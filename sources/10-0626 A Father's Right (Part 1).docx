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B366F" w:rsidR="002B366F" w:rsidP="002B366F" w:rsidRDefault="002B366F" w14:paraId="7F42DDAC" w14:textId="77777777">
      <w:pPr>
        <w:jc w:val="center"/>
        <w:rPr>
          <w:rFonts w:ascii="Arial" w:hAnsi="Arial" w:cs="Arial"/>
          <w:b/>
          <w:bCs/>
          <w:sz w:val="28"/>
          <w:szCs w:val="28"/>
        </w:rPr>
      </w:pPr>
      <w:r w:rsidRPr="002B366F">
        <w:rPr>
          <w:rFonts w:ascii="Arial" w:hAnsi="Arial" w:cs="Arial"/>
          <w:b/>
          <w:bCs/>
          <w:sz w:val="28"/>
          <w:szCs w:val="28"/>
        </w:rPr>
        <w:t>A Father's Right (Part 1)</w:t>
      </w:r>
    </w:p>
    <w:p w:rsidRPr="002B366F" w:rsidR="002B366F" w:rsidP="002B366F" w:rsidRDefault="002B366F" w14:paraId="04D6E12E" w14:textId="0C51DFE1">
      <w:pPr>
        <w:jc w:val="center"/>
        <w:rPr>
          <w:rFonts w:ascii="Arial" w:hAnsi="Arial" w:cs="Arial"/>
          <w:b/>
          <w:bCs/>
          <w:sz w:val="28"/>
          <w:szCs w:val="28"/>
        </w:rPr>
      </w:pPr>
      <w:r w:rsidRPr="002B366F">
        <w:rPr>
          <w:rFonts w:ascii="Arial" w:hAnsi="Arial" w:cs="Arial"/>
          <w:b/>
          <w:bCs/>
          <w:sz w:val="28"/>
          <w:szCs w:val="28"/>
        </w:rPr>
        <w:t>10-0626</w:t>
      </w:r>
    </w:p>
    <w:p w:rsidRPr="00D903E3" w:rsidR="002B366F" w:rsidP="002B366F" w:rsidRDefault="002B366F" w14:paraId="4289503E" w14:textId="2F189D35">
      <w:pPr>
        <w:jc w:val="both"/>
        <w:rPr>
          <w:rFonts w:ascii="Arial" w:hAnsi="Arial" w:cs="Arial"/>
          <w:sz w:val="28"/>
          <w:szCs w:val="28"/>
        </w:rPr>
      </w:pPr>
      <w:r w:rsidR="002B366F">
        <w:rPr>
          <w:rFonts w:ascii="Arial" w:hAnsi="Arial" w:cs="Arial"/>
          <w:sz w:val="28"/>
          <w:szCs w:val="28"/>
          <w:vertAlign w:val="superscript"/>
        </w:rPr>
        <w:t xml:space="preserve">1 </w:t>
      </w:r>
      <w:r w:rsidRPr="00E83C7A" w:rsidR="002B366F">
        <w:rPr>
          <w:rFonts w:ascii="Arial" w:hAnsi="Arial" w:cs="Arial"/>
          <w:sz w:val="28"/>
          <w:szCs w:val="28"/>
        </w:rPr>
        <w:t>He</w:t>
      </w:r>
      <w:r w:rsidRPr="00D903E3" w:rsidR="002B366F">
        <w:rPr>
          <w:rFonts w:ascii="Arial" w:hAnsi="Arial" w:cs="Arial"/>
          <w:sz w:val="28"/>
          <w:szCs w:val="28"/>
        </w:rPr>
        <w:t>emeni</w:t>
      </w:r>
      <w:r w:rsidRPr="00D903E3" w:rsidR="5896EFD1">
        <w:rPr>
          <w:rFonts w:ascii="Arial" w:hAnsi="Arial" w:cs="Arial"/>
          <w:sz w:val="28"/>
          <w:szCs w:val="28"/>
        </w:rPr>
        <w:t>!</w:t>
      </w:r>
      <w:r w:rsidRPr="00D903E3" w:rsidR="002B366F">
        <w:rPr>
          <w:rFonts w:ascii="Arial" w:hAnsi="Arial" w:eastAsia="Calibri" w:cs="Arial"/>
          <w:kern w:val="0"/>
          <w:sz w:val="18"/>
          <w:szCs w:val="18"/>
          <w14:ligatures w14:val="none"/>
        </w:rPr>
        <w:t xml:space="preserve"> [Congregation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Muka</w:t>
      </w:r>
      <w:r w:rsidR="002B366F">
        <w:rPr>
          <w:rFonts w:ascii="Arial" w:hAnsi="Arial" w:cs="Arial"/>
          <w:sz w:val="28"/>
          <w:szCs w:val="28"/>
        </w:rPr>
        <w:t>n</w:t>
      </w:r>
      <w:r w:rsidRPr="00D903E3" w:rsidR="002B366F">
        <w:rPr>
          <w:rFonts w:ascii="Arial" w:hAnsi="Arial" w:cs="Arial"/>
          <w:sz w:val="28"/>
          <w:szCs w:val="28"/>
        </w:rPr>
        <w:t xml:space="preserve">a  </w:t>
      </w:r>
      <w:r w:rsidRPr="00D903E3" w:rsidR="002B366F">
        <w:rPr>
          <w:rFonts w:ascii="Arial" w:hAnsi="Arial" w:cs="Arial"/>
          <w:sz w:val="28"/>
          <w:szCs w:val="28"/>
        </w:rPr>
        <w:t>mumwe</w:t>
      </w:r>
      <w:r w:rsidRPr="00D903E3" w:rsidR="002B366F">
        <w:rPr>
          <w:rFonts w:ascii="Arial" w:hAnsi="Arial" w:cs="Arial"/>
          <w:sz w:val="28"/>
          <w:szCs w:val="28"/>
        </w:rPr>
        <w:t xml:space="preserve"> </w:t>
      </w:r>
      <w:r w:rsidRPr="00D903E3" w:rsidR="002B366F">
        <w:rPr>
          <w:rFonts w:ascii="Arial" w:hAnsi="Arial" w:cs="Arial"/>
          <w:sz w:val="28"/>
          <w:szCs w:val="28"/>
        </w:rPr>
        <w:t>watapihwa</w:t>
      </w:r>
      <w:r w:rsidRPr="00D903E3" w:rsidR="002B366F">
        <w:rPr>
          <w:rFonts w:ascii="Arial" w:hAnsi="Arial" w:cs="Arial"/>
          <w:sz w:val="28"/>
          <w:szCs w:val="28"/>
        </w:rPr>
        <w:t xml:space="preserve"> </w:t>
      </w:r>
      <w:r w:rsidRPr="00D903E3" w:rsidR="002B366F">
        <w:rPr>
          <w:rFonts w:ascii="Arial" w:hAnsi="Arial" w:cs="Arial"/>
          <w:sz w:val="28"/>
          <w:szCs w:val="28"/>
        </w:rPr>
        <w:t>zv</w:t>
      </w:r>
      <w:r w:rsidR="002B366F">
        <w:rPr>
          <w:rFonts w:ascii="Arial" w:hAnsi="Arial" w:cs="Arial"/>
          <w:sz w:val="28"/>
          <w:szCs w:val="28"/>
        </w:rPr>
        <w:t>a</w:t>
      </w:r>
      <w:r w:rsidRPr="00D903E3" w:rsidR="002B366F">
        <w:rPr>
          <w:rFonts w:ascii="Arial" w:hAnsi="Arial" w:cs="Arial"/>
          <w:sz w:val="28"/>
          <w:szCs w:val="28"/>
        </w:rPr>
        <w:t>kare</w:t>
      </w:r>
      <w:r w:rsidRPr="00D903E3" w:rsidR="002B366F">
        <w:rPr>
          <w:rFonts w:ascii="Arial" w:hAnsi="Arial" w:cs="Arial"/>
          <w:sz w:val="28"/>
          <w:szCs w:val="28"/>
        </w:rPr>
        <w:t xml:space="preserve"> </w:t>
      </w:r>
      <w:r w:rsidRPr="00D903E3" w:rsidR="002B366F">
        <w:rPr>
          <w:rFonts w:ascii="Arial" w:hAnsi="Arial" w:cs="Arial"/>
          <w:sz w:val="28"/>
          <w:szCs w:val="28"/>
        </w:rPr>
        <w:t>kuswedera</w:t>
      </w:r>
      <w:r w:rsidRPr="00D903E3" w:rsidR="002B366F">
        <w:rPr>
          <w:rFonts w:ascii="Arial" w:hAnsi="Arial" w:cs="Arial"/>
          <w:sz w:val="28"/>
          <w:szCs w:val="28"/>
        </w:rPr>
        <w:t xml:space="preserve"> </w:t>
      </w:r>
      <w:r w:rsidRPr="00D903E3" w:rsidR="002B366F">
        <w:rPr>
          <w:rFonts w:ascii="Arial" w:hAnsi="Arial" w:cs="Arial"/>
          <w:sz w:val="28"/>
          <w:szCs w:val="28"/>
        </w:rPr>
        <w:t>pedyo</w:t>
      </w:r>
      <w:r w:rsidRPr="00D903E3" w:rsidR="002B366F">
        <w:rPr>
          <w:rFonts w:ascii="Arial" w:hAnsi="Arial" w:cs="Arial"/>
          <w:sz w:val="28"/>
          <w:szCs w:val="28"/>
        </w:rPr>
        <w:t xml:space="preserve"> </w:t>
      </w:r>
      <w:r w:rsidRPr="00D903E3" w:rsidR="002B366F">
        <w:rPr>
          <w:rFonts w:ascii="Arial" w:hAnsi="Arial" w:cs="Arial"/>
          <w:sz w:val="28"/>
          <w:szCs w:val="28"/>
        </w:rPr>
        <w:t>naMwari</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Mwari </w:t>
      </w:r>
      <w:r w:rsidRPr="00D903E3" w:rsidR="002B366F">
        <w:rPr>
          <w:rFonts w:ascii="Arial" w:hAnsi="Arial" w:cs="Arial"/>
          <w:sz w:val="28"/>
          <w:szCs w:val="28"/>
        </w:rPr>
        <w:t>vanopa</w:t>
      </w:r>
      <w:r w:rsidRPr="00D903E3" w:rsidR="002B366F">
        <w:rPr>
          <w:rFonts w:ascii="Arial" w:hAnsi="Arial" w:cs="Arial"/>
          <w:sz w:val="28"/>
          <w:szCs w:val="28"/>
        </w:rPr>
        <w:t xml:space="preserve"> </w:t>
      </w:r>
      <w:bookmarkStart w:name="_Int_iECYV1qN" w:id="1315102219"/>
      <w:r w:rsidRPr="00D903E3" w:rsidR="002B366F">
        <w:rPr>
          <w:rFonts w:ascii="Arial" w:hAnsi="Arial" w:cs="Arial"/>
          <w:sz w:val="28"/>
          <w:szCs w:val="28"/>
        </w:rPr>
        <w:t>makomborero</w:t>
      </w:r>
      <w:bookmarkEnd w:id="1315102219"/>
      <w:r w:rsidRPr="00D903E3" w:rsidR="6B9E543C">
        <w:rPr>
          <w:rFonts w:ascii="Arial" w:hAnsi="Arial" w:cs="Arial"/>
          <w:sz w:val="28"/>
          <w:szCs w:val="28"/>
        </w:rPr>
        <w:t>!</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[Congregation says, “Amen</w:t>
      </w:r>
      <w:r w:rsidRPr="00D903E3" w:rsidR="0D1E3924">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Mwari </w:t>
      </w:r>
      <w:bookmarkStart w:name="_Int_SRQIalhO" w:id="1476601346"/>
      <w:r w:rsidRPr="00D903E3" w:rsidR="002B366F">
        <w:rPr>
          <w:rFonts w:ascii="Arial" w:hAnsi="Arial" w:cs="Arial"/>
          <w:sz w:val="28"/>
          <w:szCs w:val="28"/>
        </w:rPr>
        <w:t>vanopo</w:t>
      </w:r>
      <w:r w:rsidR="002B366F">
        <w:rPr>
          <w:rFonts w:ascii="Arial" w:hAnsi="Arial" w:cs="Arial"/>
          <w:sz w:val="28"/>
          <w:szCs w:val="28"/>
        </w:rPr>
        <w:t>n</w:t>
      </w:r>
      <w:r w:rsidRPr="00D903E3" w:rsidR="002B366F">
        <w:rPr>
          <w:rFonts w:ascii="Arial" w:hAnsi="Arial" w:cs="Arial"/>
          <w:sz w:val="28"/>
          <w:szCs w:val="28"/>
        </w:rPr>
        <w:t>esa</w:t>
      </w:r>
      <w:bookmarkEnd w:id="1476601346"/>
      <w:r w:rsidRPr="00D903E3" w:rsidR="002B366F">
        <w:rPr>
          <w:rFonts w:ascii="Arial" w:hAnsi="Arial" w:cs="Arial"/>
          <w:sz w:val="28"/>
          <w:szCs w:val="28"/>
        </w:rPr>
        <w:t xml:space="preserve"> </w:t>
      </w:r>
      <w:r w:rsidRPr="00D903E3" w:rsidR="52152498">
        <w:rPr>
          <w:rFonts w:ascii="Arial" w:hAnsi="Arial" w:cs="Arial"/>
          <w:sz w:val="28"/>
          <w:szCs w:val="28"/>
        </w:rPr>
        <w:t xml:space="preserve">asthma, [</w:t>
      </w:r>
      <w:r w:rsidRPr="00D903E3" w:rsidR="002B366F">
        <w:rPr>
          <w:rFonts w:ascii="Arial" w:hAnsi="Arial" w:eastAsia="Calibri" w:cs="Arial"/>
          <w:kern w:val="0"/>
          <w:sz w:val="18"/>
          <w:szCs w:val="18"/>
          <w14:ligatures w14:val="none"/>
        </w:rPr>
        <w:t>Congregation says, “Amen</w:t>
      </w:r>
      <w:r w:rsidRPr="00D903E3" w:rsidR="73AFA3C2">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TB</w:t>
      </w:r>
      <w:r w:rsidRPr="00D903E3" w:rsidR="1573D45B">
        <w:rPr>
          <w:rFonts w:ascii="Arial" w:hAnsi="Arial" w:cs="Arial"/>
          <w:sz w:val="28"/>
          <w:szCs w:val="28"/>
        </w:rPr>
        <w:t xml:space="preserve">!</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[Congregation says, “Amen</w:t>
      </w:r>
      <w:r w:rsidRPr="00D903E3" w:rsidR="7FA3DB91">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w:t>
      </w:r>
      <w:bookmarkStart w:name="_Int_zMuwpwip" w:id="1689994221"/>
      <w:r w:rsidRPr="00D903E3" w:rsidR="415DAFBF">
        <w:rPr>
          <w:rFonts w:ascii="Arial" w:hAnsi="Arial" w:cs="Arial"/>
          <w:sz w:val="28"/>
          <w:szCs w:val="28"/>
        </w:rPr>
        <w:t xml:space="preserve">M</w:t>
      </w:r>
      <w:r w:rsidRPr="00D903E3" w:rsidR="002B366F">
        <w:rPr>
          <w:rFonts w:ascii="Arial" w:hAnsi="Arial" w:cs="Arial"/>
          <w:sz w:val="28"/>
          <w:szCs w:val="28"/>
        </w:rPr>
        <w:t>ukondombera</w:t>
      </w:r>
      <w:bookmarkEnd w:id="1689994221"/>
      <w:r w:rsidRPr="00D903E3" w:rsidR="266B494F">
        <w:rPr>
          <w:rFonts w:ascii="Arial" w:hAnsi="Arial" w:cs="Arial"/>
          <w:sz w:val="28"/>
          <w:szCs w:val="28"/>
        </w:rPr>
        <w:t>!</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[Congregation says, “Amen</w:t>
      </w:r>
      <w:r w:rsidRPr="00D903E3" w:rsidR="74FD5E58">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797B5F5" w:rsidR="68085CBB">
        <w:rPr>
          <w:rFonts w:ascii="Arial" w:hAnsi="Arial" w:eastAsia="Aptos" w:cs="Arial" w:asciiTheme="minorAscii" w:hAnsiTheme="minorAscii" w:eastAsiaTheme="minorAscii" w:cstheme="minorBidi"/>
          <w:color w:val="auto"/>
          <w:sz w:val="28"/>
          <w:szCs w:val="28"/>
          <w:lang w:eastAsia="en-US" w:bidi="ar-SA"/>
        </w:rPr>
        <w:t xml:space="preserve">S</w:t>
      </w:r>
      <w:r w:rsidRPr="00D903E3" w:rsidR="002B366F">
        <w:rPr>
          <w:rFonts w:ascii="Arial" w:hAnsi="Arial" w:cs="Arial"/>
          <w:sz w:val="28"/>
          <w:szCs w:val="28"/>
        </w:rPr>
        <w:t>troke</w:t>
      </w:r>
      <w:r w:rsidRPr="00D903E3" w:rsidR="24125DA9">
        <w:rPr>
          <w:rFonts w:ascii="Arial" w:hAnsi="Arial" w:cs="Arial"/>
          <w:sz w:val="28"/>
          <w:szCs w:val="28"/>
        </w:rPr>
        <w:t>!</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[Congregation says, “Amen</w:t>
      </w:r>
      <w:r w:rsidRPr="00D903E3" w:rsidR="06DD9AB3">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w:t>
      </w:r>
      <w:r w:rsidRPr="00D903E3" w:rsidR="6D34438F">
        <w:rPr>
          <w:rFonts w:ascii="Arial" w:hAnsi="Arial" w:cs="Arial"/>
          <w:sz w:val="28"/>
          <w:szCs w:val="28"/>
        </w:rPr>
        <w:t xml:space="preserve">H</w:t>
      </w:r>
      <w:r w:rsidRPr="00D903E3" w:rsidR="002B366F">
        <w:rPr>
          <w:rFonts w:ascii="Arial" w:hAnsi="Arial" w:cs="Arial"/>
          <w:sz w:val="28"/>
          <w:szCs w:val="28"/>
        </w:rPr>
        <w:t xml:space="preserve">eadache</w:t>
      </w:r>
      <w:r w:rsidRPr="00D903E3" w:rsidR="1B02595C">
        <w:rPr>
          <w:rFonts w:ascii="Arial" w:hAnsi="Arial" w:cs="Arial"/>
          <w:sz w:val="28"/>
          <w:szCs w:val="28"/>
        </w:rPr>
        <w:t xml:space="preserve">!</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[Congregation says, “Amen</w:t>
      </w:r>
      <w:r w:rsidRPr="00D903E3" w:rsidR="7E75913C">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w:t>
      </w:r>
      <w:r w:rsidRPr="00D903E3" w:rsidR="002B366F">
        <w:rPr>
          <w:rFonts w:ascii="Arial" w:hAnsi="Arial" w:cs="Arial"/>
          <w:sz w:val="28"/>
          <w:szCs w:val="28"/>
        </w:rPr>
        <w:t>Vari</w:t>
      </w:r>
      <w:r w:rsidRPr="00D903E3" w:rsidR="120E63BF">
        <w:rPr>
          <w:rFonts w:ascii="Arial" w:hAnsi="Arial" w:cs="Arial"/>
          <w:sz w:val="28"/>
          <w:szCs w:val="28"/>
        </w:rPr>
        <w:t xml:space="preserve"> </w:t>
      </w:r>
      <w:bookmarkStart w:name="_Int_VCWZxAr7" w:id="1231475665"/>
      <w:r w:rsidRPr="00D903E3" w:rsidR="002B366F">
        <w:rPr>
          <w:rFonts w:ascii="Arial" w:hAnsi="Arial" w:cs="Arial"/>
          <w:sz w:val="28"/>
          <w:szCs w:val="28"/>
        </w:rPr>
        <w:t>pano</w:t>
      </w:r>
      <w:bookmarkEnd w:id="1231475665"/>
      <w:r w:rsidRPr="00D903E3" w:rsidR="002B366F">
        <w:rPr>
          <w:rFonts w:ascii="Arial" w:hAnsi="Arial" w:cs="Arial"/>
          <w:sz w:val="28"/>
          <w:szCs w:val="28"/>
        </w:rPr>
        <w:t xml:space="preserve"> Mwari </w:t>
      </w:r>
      <w:bookmarkStart w:name="_Int_cjOwfJG7" w:id="909480581"/>
      <w:r w:rsidRPr="00D903E3" w:rsidR="002B366F">
        <w:rPr>
          <w:rFonts w:ascii="Arial" w:hAnsi="Arial" w:cs="Arial"/>
          <w:sz w:val="28"/>
          <w:szCs w:val="28"/>
        </w:rPr>
        <w:t>ivavo</w:t>
      </w:r>
      <w:bookmarkEnd w:id="909480581"/>
      <w:r w:rsidRPr="00D903E3" w:rsidR="002B366F">
        <w:rPr>
          <w:rFonts w:ascii="Arial" w:hAnsi="Arial" w:cs="Arial"/>
          <w:sz w:val="28"/>
          <w:szCs w:val="28"/>
        </w:rPr>
        <w:t>.</w:t>
      </w:r>
      <w:r w:rsidRPr="00D903E3" w:rsidR="002B366F">
        <w:rPr>
          <w:rFonts w:ascii="Arial" w:hAnsi="Arial" w:eastAsia="Calibri" w:cs="Arial"/>
          <w:kern w:val="0"/>
          <w:sz w:val="18"/>
          <w:szCs w:val="18"/>
          <w14:ligatures w14:val="none"/>
        </w:rPr>
        <w:t xml:space="preserve"> [Congregation says, “Amen</w:t>
      </w:r>
      <w:r w:rsidRPr="00D903E3" w:rsidR="5A025EC3">
        <w:rPr>
          <w:rFonts w:ascii="Arial" w:hAnsi="Arial" w:eastAsia="Calibri" w:cs="Arial"/>
          <w:kern w:val="0"/>
          <w:sz w:val="18"/>
          <w:szCs w:val="18"/>
          <w14:ligatures w14:val="none"/>
        </w:rPr>
        <w:t xml:space="preserve">/Yes Lord</w:t>
      </w:r>
      <w:r w:rsidRPr="00D903E3" w:rsidR="7D0C9FFA">
        <w:rPr>
          <w:rFonts w:ascii="Arial" w:hAnsi="Arial" w:eastAsia="Calibri" w:cs="Arial"/>
          <w:kern w:val="0"/>
          <w:sz w:val="18"/>
          <w:szCs w:val="18"/>
          <w14:ligatures w14:val="none"/>
        </w:rPr>
        <w:t xml:space="preserve">!</w:t>
      </w:r>
      <w:r w:rsidRPr="00D903E3" w:rsidR="002B366F">
        <w:rPr>
          <w:rFonts w:ascii="Arial" w:hAnsi="Arial" w:eastAsia="Calibri" w:cs="Arial"/>
          <w:kern w:val="0"/>
          <w:sz w:val="18"/>
          <w:szCs w:val="18"/>
          <w14:ligatures w14:val="none"/>
        </w:rPr>
        <w:t xml:space="preserve">”</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Mwari </w:t>
      </w:r>
      <w:bookmarkStart w:name="_Int_zSSmeiaI" w:id="415775609"/>
      <w:r w:rsidRPr="00D903E3" w:rsidR="002B366F">
        <w:rPr>
          <w:rFonts w:ascii="Arial" w:hAnsi="Arial" w:cs="Arial"/>
          <w:sz w:val="28"/>
          <w:szCs w:val="28"/>
        </w:rPr>
        <w:t>vemunana</w:t>
      </w:r>
      <w:bookmarkEnd w:id="415775609"/>
      <w:r w:rsidRPr="00D903E3" w:rsidR="1C826EA7">
        <w:rPr>
          <w:rFonts w:ascii="Arial" w:hAnsi="Arial" w:cs="Arial"/>
          <w:sz w:val="28"/>
          <w:szCs w:val="28"/>
        </w:rPr>
        <w:t>!</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[Congregation says, “Amen</w:t>
      </w:r>
      <w:r w:rsidRPr="00D903E3" w:rsidR="11952145">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Mwari </w:t>
      </w:r>
      <w:bookmarkStart w:name="_Int_XYP2C3lA" w:id="501304993"/>
      <w:r w:rsidRPr="00D903E3" w:rsidR="002B366F">
        <w:rPr>
          <w:rFonts w:ascii="Arial" w:hAnsi="Arial" w:cs="Arial"/>
          <w:sz w:val="28"/>
          <w:szCs w:val="28"/>
        </w:rPr>
        <w:t>vanodzinga</w:t>
      </w:r>
      <w:bookmarkEnd w:id="501304993"/>
      <w:r w:rsidRPr="00D903E3" w:rsidR="002B366F">
        <w:rPr>
          <w:rFonts w:ascii="Arial" w:hAnsi="Arial" w:cs="Arial"/>
          <w:sz w:val="28"/>
          <w:szCs w:val="28"/>
        </w:rPr>
        <w:t xml:space="preserve"> </w:t>
      </w:r>
      <w:bookmarkStart w:name="_Int_Ptsjx0IG" w:id="1188367031"/>
      <w:r w:rsidR="002B366F">
        <w:rPr>
          <w:rFonts w:ascii="Arial" w:hAnsi="Arial" w:cs="Arial"/>
          <w:sz w:val="28"/>
          <w:szCs w:val="28"/>
        </w:rPr>
        <w:t>m</w:t>
      </w:r>
      <w:r w:rsidRPr="00D903E3" w:rsidR="002B366F">
        <w:rPr>
          <w:rFonts w:ascii="Arial" w:hAnsi="Arial" w:cs="Arial"/>
          <w:sz w:val="28"/>
          <w:szCs w:val="28"/>
        </w:rPr>
        <w:t>weya</w:t>
      </w:r>
      <w:bookmarkEnd w:id="1188367031"/>
      <w:r w:rsidRPr="00D903E3" w:rsidR="002B366F">
        <w:rPr>
          <w:rFonts w:ascii="Arial" w:hAnsi="Arial" w:cs="Arial"/>
          <w:sz w:val="28"/>
          <w:szCs w:val="28"/>
        </w:rPr>
        <w:t xml:space="preserve"> </w:t>
      </w:r>
      <w:bookmarkStart w:name="_Int_1w8O6sEn" w:id="322776724"/>
      <w:r w:rsidRPr="00D903E3" w:rsidR="002B366F">
        <w:rPr>
          <w:rFonts w:ascii="Arial" w:hAnsi="Arial" w:cs="Arial"/>
          <w:sz w:val="28"/>
          <w:szCs w:val="28"/>
        </w:rPr>
        <w:t>yemadzinza</w:t>
      </w:r>
      <w:bookmarkEnd w:id="322776724"/>
      <w:r w:rsidRPr="00D903E3" w:rsidR="129672DA">
        <w:rPr>
          <w:rFonts w:ascii="Arial" w:hAnsi="Arial" w:cs="Arial"/>
          <w:sz w:val="28"/>
          <w:szCs w:val="28"/>
        </w:rPr>
        <w:t>!</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[Congregation says, “Amen</w:t>
      </w:r>
      <w:r w:rsidRPr="00D903E3" w:rsidR="1514460E">
        <w:rPr>
          <w:rFonts w:ascii="Arial" w:hAnsi="Arial" w:eastAsia="Calibri" w:cs="Arial"/>
          <w:kern w:val="0"/>
          <w:sz w:val="18"/>
          <w:szCs w:val="18"/>
          <w14:ligatures w14:val="none"/>
        </w:rPr>
        <w:t>/Yes Lord!</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Mwari </w:t>
      </w:r>
      <w:r w:rsidRPr="00D903E3" w:rsidR="002B366F">
        <w:rPr>
          <w:rFonts w:ascii="Arial" w:hAnsi="Arial" w:cs="Arial"/>
          <w:sz w:val="28"/>
          <w:szCs w:val="28"/>
        </w:rPr>
        <w:t>vanodzinga</w:t>
      </w:r>
      <w:r w:rsidRPr="00D903E3" w:rsidR="002B366F">
        <w:rPr>
          <w:rFonts w:ascii="Arial" w:hAnsi="Arial" w:cs="Arial"/>
          <w:sz w:val="28"/>
          <w:szCs w:val="28"/>
        </w:rPr>
        <w:t xml:space="preserve"> </w:t>
      </w:r>
      <w:bookmarkStart w:name="_Int_1cAFISSH" w:id="408076127"/>
      <w:r w:rsidRPr="00D903E3" w:rsidR="002B366F">
        <w:rPr>
          <w:rFonts w:ascii="Arial" w:hAnsi="Arial" w:cs="Arial"/>
          <w:sz w:val="28"/>
          <w:szCs w:val="28"/>
        </w:rPr>
        <w:t>hurombo</w:t>
      </w:r>
      <w:bookmarkEnd w:id="408076127"/>
      <w:r w:rsidRPr="00D903E3" w:rsidR="0B4722B7">
        <w:rPr>
          <w:rFonts w:ascii="Arial" w:hAnsi="Arial" w:cs="Arial"/>
          <w:sz w:val="28"/>
          <w:szCs w:val="28"/>
        </w:rPr>
        <w:t>!</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[Congregation says, “Amen</w:t>
      </w:r>
      <w:r w:rsidRPr="00D903E3" w:rsidR="4089AE1E">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Mwari </w:t>
      </w:r>
      <w:r w:rsidRPr="00D903E3" w:rsidR="002B366F">
        <w:rPr>
          <w:rFonts w:ascii="Arial" w:hAnsi="Arial" w:cs="Arial"/>
          <w:sz w:val="28"/>
          <w:szCs w:val="28"/>
        </w:rPr>
        <w:t>vanodzinga</w:t>
      </w:r>
      <w:r w:rsidRPr="00D903E3" w:rsidR="002B366F">
        <w:rPr>
          <w:rFonts w:ascii="Arial" w:hAnsi="Arial" w:cs="Arial"/>
          <w:sz w:val="28"/>
          <w:szCs w:val="28"/>
        </w:rPr>
        <w:t xml:space="preserve"> </w:t>
      </w:r>
      <w:bookmarkStart w:name="_Int_UsIXUcJi" w:id="2077405532"/>
      <w:r w:rsidRPr="00D903E3" w:rsidR="002B366F">
        <w:rPr>
          <w:rFonts w:ascii="Arial" w:hAnsi="Arial" w:cs="Arial"/>
          <w:sz w:val="28"/>
          <w:szCs w:val="28"/>
        </w:rPr>
        <w:t>nyonganiso</w:t>
      </w:r>
      <w:bookmarkEnd w:id="2077405532"/>
      <w:r w:rsidRPr="00D903E3" w:rsidR="6291D769">
        <w:rPr>
          <w:rFonts w:ascii="Arial" w:hAnsi="Arial" w:cs="Arial"/>
          <w:sz w:val="28"/>
          <w:szCs w:val="28"/>
        </w:rPr>
        <w:t>!</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[Congregation says, “Amen</w:t>
      </w:r>
      <w:r w:rsidRPr="00D903E3" w:rsidR="0C184571">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w:t>
      </w:r>
    </w:p>
    <w:p w:rsidRPr="00D90283" w:rsidR="002B366F" w:rsidP="4B4699D5" w:rsidRDefault="002B366F" w14:paraId="28D82CA6" w14:textId="35E10C56">
      <w:pPr>
        <w:jc w:val="both"/>
        <w:rPr>
          <w:rFonts w:ascii="Arial" w:hAnsi="Arial" w:cs="Arial"/>
          <w:i w:val="1"/>
          <w:iCs w:val="1"/>
          <w:sz w:val="28"/>
          <w:szCs w:val="28"/>
        </w:rPr>
      </w:pPr>
      <w:r w:rsidRPr="00D36302" w:rsidR="002B366F">
        <w:rPr>
          <w:rFonts w:ascii="Arial" w:hAnsi="Arial" w:cs="Arial"/>
          <w:sz w:val="28"/>
          <w:szCs w:val="28"/>
          <w:vertAlign w:val="superscript"/>
        </w:rPr>
        <w:t>2</w:t>
      </w:r>
      <w:r w:rsidR="002B366F">
        <w:rPr>
          <w:rFonts w:ascii="Arial" w:hAnsi="Arial" w:cs="Arial"/>
          <w:sz w:val="28"/>
          <w:szCs w:val="28"/>
          <w:vertAlign w:val="superscript"/>
        </w:rPr>
        <w:t xml:space="preserve"> </w:t>
      </w:r>
      <w:r w:rsidRPr="00D903E3" w:rsidR="002B366F">
        <w:rPr>
          <w:rFonts w:ascii="Arial" w:hAnsi="Arial" w:cs="Arial"/>
          <w:sz w:val="28"/>
          <w:szCs w:val="28"/>
        </w:rPr>
        <w:t xml:space="preserve">Mwari </w:t>
      </w:r>
      <w:bookmarkStart w:name="_Int_QPnVwU2P" w:id="1407096647"/>
      <w:r w:rsidR="002B366F">
        <w:rPr>
          <w:rFonts w:ascii="Arial" w:hAnsi="Arial" w:cs="Arial"/>
          <w:sz w:val="28"/>
          <w:szCs w:val="28"/>
        </w:rPr>
        <w:t>v</w:t>
      </w:r>
      <w:r w:rsidRPr="00D903E3" w:rsidR="002B366F">
        <w:rPr>
          <w:rFonts w:ascii="Arial" w:hAnsi="Arial" w:cs="Arial"/>
          <w:sz w:val="28"/>
          <w:szCs w:val="28"/>
        </w:rPr>
        <w:t>echizaruro</w:t>
      </w:r>
      <w:bookmarkEnd w:id="1407096647"/>
      <w:r w:rsidRPr="00D903E3" w:rsidR="67B3FA49">
        <w:rPr>
          <w:rFonts w:ascii="Arial" w:hAnsi="Arial" w:cs="Arial"/>
          <w:sz w:val="28"/>
          <w:szCs w:val="28"/>
        </w:rPr>
        <w:t>!</w:t>
      </w:r>
      <w:r w:rsidRPr="00D903E3" w:rsidR="002B366F">
        <w:rPr>
          <w:rFonts w:ascii="Arial" w:hAnsi="Arial" w:eastAsia="Calibri" w:cs="Arial"/>
          <w:kern w:val="0"/>
          <w:sz w:val="18"/>
          <w:szCs w:val="18"/>
          <w14:ligatures w14:val="none"/>
        </w:rPr>
        <w:t xml:space="preserve"> [Congregation says, “Amen</w:t>
      </w:r>
      <w:r w:rsidRPr="00D903E3" w:rsidR="7BF936CB">
        <w:rPr>
          <w:rFonts w:ascii="Arial" w:hAnsi="Arial" w:eastAsia="Calibri" w:cs="Arial"/>
          <w:kern w:val="0"/>
          <w:sz w:val="18"/>
          <w:szCs w:val="18"/>
          <w14:ligatures w14:val="none"/>
        </w:rPr>
        <w:t xml:space="preserve">!</w:t>
      </w:r>
      <w:r w:rsidRPr="00D903E3" w:rsidR="002B366F">
        <w:rPr>
          <w:rFonts w:ascii="Arial" w:hAnsi="Arial" w:eastAsia="Calibri" w:cs="Arial"/>
          <w:kern w:val="0"/>
          <w:sz w:val="18"/>
          <w:szCs w:val="18"/>
          <w14:ligatures w14:val="none"/>
        </w:rPr>
        <w:t xml:space="preserve">”</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Mwari </w:t>
      </w:r>
      <w:bookmarkStart w:name="_Int_16k38JPd" w:id="2090996160"/>
      <w:r w:rsidR="002B366F">
        <w:rPr>
          <w:rFonts w:ascii="Arial" w:hAnsi="Arial" w:cs="Arial"/>
          <w:sz w:val="28"/>
          <w:szCs w:val="28"/>
        </w:rPr>
        <w:t>v</w:t>
      </w:r>
      <w:r w:rsidRPr="00D903E3" w:rsidR="002B366F">
        <w:rPr>
          <w:rFonts w:ascii="Arial" w:hAnsi="Arial" w:cs="Arial"/>
          <w:sz w:val="28"/>
          <w:szCs w:val="28"/>
        </w:rPr>
        <w:t>ebarika</w:t>
      </w:r>
      <w:bookmarkEnd w:id="2090996160"/>
      <w:r w:rsidRPr="00D903E3" w:rsidR="2C4B750F">
        <w:rPr>
          <w:rFonts w:ascii="Arial" w:hAnsi="Arial" w:cs="Arial"/>
          <w:sz w:val="28"/>
          <w:szCs w:val="28"/>
        </w:rPr>
        <w:t>!</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[Congregation says, “Amen</w:t>
      </w:r>
      <w:r w:rsidRPr="00D903E3" w:rsidR="03AB355A">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w:t>
      </w:r>
      <w:r w:rsidR="002B366F">
        <w:rPr>
          <w:rFonts w:ascii="Arial" w:hAnsi="Arial" w:cs="Arial"/>
          <w:sz w:val="28"/>
          <w:szCs w:val="28"/>
        </w:rPr>
        <w:t>Va</w:t>
      </w:r>
      <w:r w:rsidRPr="00D903E3" w:rsidR="002B366F">
        <w:rPr>
          <w:rFonts w:ascii="Arial" w:hAnsi="Arial" w:cs="Arial"/>
          <w:sz w:val="28"/>
          <w:szCs w:val="28"/>
        </w:rPr>
        <w:t>ri</w:t>
      </w:r>
      <w:r w:rsidRPr="00D903E3" w:rsidR="44921F13">
        <w:rPr>
          <w:rFonts w:ascii="Arial" w:hAnsi="Arial" w:cs="Arial"/>
          <w:sz w:val="28"/>
          <w:szCs w:val="28"/>
        </w:rPr>
        <w:t xml:space="preserve"> </w:t>
      </w:r>
      <w:r w:rsidRPr="00D903E3" w:rsidR="002B366F">
        <w:rPr>
          <w:rFonts w:ascii="Arial" w:hAnsi="Arial" w:cs="Arial"/>
          <w:sz w:val="28"/>
          <w:szCs w:val="28"/>
        </w:rPr>
        <w:t>pano</w:t>
      </w:r>
      <w:r w:rsidRPr="00D903E3" w:rsidR="002B366F">
        <w:rPr>
          <w:rFonts w:ascii="Arial" w:hAnsi="Arial" w:cs="Arial"/>
          <w:sz w:val="28"/>
          <w:szCs w:val="28"/>
        </w:rPr>
        <w:t xml:space="preserve"> manheru </w:t>
      </w:r>
      <w:bookmarkStart w:name="_Int_ZYFeLYso" w:id="1931903734"/>
      <w:r w:rsidRPr="00D903E3" w:rsidR="002B366F">
        <w:rPr>
          <w:rFonts w:ascii="Arial" w:hAnsi="Arial" w:cs="Arial"/>
          <w:sz w:val="28"/>
          <w:szCs w:val="28"/>
        </w:rPr>
        <w:t>anhasi</w:t>
      </w:r>
      <w:bookmarkEnd w:id="1931903734"/>
      <w:r w:rsidRPr="00D903E3" w:rsidR="410EF508">
        <w:rPr>
          <w:rFonts w:ascii="Arial" w:hAnsi="Arial" w:cs="Arial"/>
          <w:sz w:val="28"/>
          <w:szCs w:val="28"/>
        </w:rPr>
        <w:t>!</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[Congregation says, “Amen</w:t>
      </w:r>
      <w:r w:rsidRPr="00D903E3" w:rsidR="0547E02A">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“Pane </w:t>
      </w:r>
      <w:r w:rsidRPr="00D903E3" w:rsidR="002B366F">
        <w:rPr>
          <w:rFonts w:ascii="Arial" w:hAnsi="Arial" w:cs="Arial"/>
          <w:sz w:val="28"/>
          <w:szCs w:val="28"/>
        </w:rPr>
        <w:t>vaviri</w:t>
      </w:r>
      <w:r w:rsidRPr="00D903E3" w:rsidR="002B366F">
        <w:rPr>
          <w:rFonts w:ascii="Arial" w:hAnsi="Arial" w:cs="Arial"/>
          <w:sz w:val="28"/>
          <w:szCs w:val="28"/>
        </w:rPr>
        <w:t xml:space="preserve"> kana </w:t>
      </w:r>
      <w:r w:rsidRPr="00D903E3" w:rsidR="002B366F">
        <w:rPr>
          <w:rFonts w:ascii="Arial" w:hAnsi="Arial" w:cs="Arial"/>
          <w:sz w:val="28"/>
          <w:szCs w:val="28"/>
        </w:rPr>
        <w:t>vatatu</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 xml:space="preserve">[Congregation says, </w:t>
      </w:r>
      <w:r w:rsidRPr="00D903E3" w:rsidR="4040EF0E">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Amen</w:t>
      </w:r>
      <w:r w:rsidRPr="00D903E3" w:rsidR="118B7B16">
        <w:rPr>
          <w:rFonts w:ascii="Arial" w:hAnsi="Arial" w:eastAsia="Calibri" w:cs="Arial"/>
          <w:kern w:val="0"/>
          <w:sz w:val="18"/>
          <w:szCs w:val="18"/>
          <w14:ligatures w14:val="none"/>
        </w:rPr>
        <w:t>!</w:t>
      </w:r>
      <w:r w:rsidRPr="00D903E3" w:rsidR="07640A23">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Pr="00D903E3" w:rsidR="58E519D9">
        <w:rPr>
          <w:rFonts w:ascii="Arial" w:hAnsi="Arial" w:eastAsia="Calibri" w:cs="Arial"/>
          <w:kern w:val="0"/>
          <w:sz w:val="28"/>
          <w:szCs w:val="28"/>
          <w14:ligatures w14:val="none"/>
        </w:rPr>
        <w:t xml:space="preserve">I</w:t>
      </w:r>
      <w:r w:rsidRPr="00D903E3" w:rsidR="002B366F">
        <w:rPr>
          <w:rFonts w:ascii="Arial" w:hAnsi="Arial" w:eastAsia="Calibri" w:cs="Arial"/>
          <w:kern w:val="0"/>
          <w:sz w:val="28"/>
          <w:szCs w:val="28"/>
          <w14:ligatures w14:val="none"/>
        </w:rPr>
        <w:t>ni</w:t>
      </w:r>
      <w:r w:rsidRPr="00D903E3" w:rsidR="002B366F">
        <w:rPr>
          <w:rFonts w:ascii="Arial" w:hAnsi="Arial" w:eastAsia="Calibri" w:cs="Arial"/>
          <w:kern w:val="0"/>
          <w:sz w:val="28"/>
          <w:szCs w:val="28"/>
          <w14:ligatures w14:val="none"/>
        </w:rPr>
        <w:t xml:space="preserve"> </w:t>
      </w:r>
      <w:bookmarkStart w:name="_Int_kHXZaJ2L" w:id="1220384612"/>
      <w:r w:rsidRPr="00D903E3" w:rsidR="002B366F">
        <w:rPr>
          <w:rFonts w:ascii="Arial" w:hAnsi="Arial" w:eastAsia="Calibri" w:cs="Arial"/>
          <w:kern w:val="0"/>
          <w:sz w:val="28"/>
          <w:szCs w:val="28"/>
          <w14:ligatures w14:val="none"/>
        </w:rPr>
        <w:t>ndiri</w:t>
      </w:r>
      <w:r w:rsidRPr="00D903E3" w:rsidR="002B366F">
        <w:rPr>
          <w:rFonts w:ascii="Arial" w:hAnsi="Arial" w:eastAsia="Calibri" w:cs="Arial"/>
          <w:kern w:val="0"/>
          <w:sz w:val="28"/>
          <w:szCs w:val="28"/>
          <w14:ligatures w14:val="none"/>
        </w:rPr>
        <w:t>powo</w:t>
      </w:r>
      <w:bookmarkEnd w:id="1220384612"/>
      <w:r w:rsidRPr="00D903E3" w:rsidR="002B366F">
        <w:rPr>
          <w:rFonts w:ascii="Arial" w:hAnsi="Arial" w:eastAsia="Calibri" w:cs="Arial"/>
          <w:kern w:val="0"/>
          <w:sz w:val="28"/>
          <w:szCs w:val="28"/>
          <w14:ligatures w14:val="none"/>
        </w:rPr>
        <w:t xml:space="preserve"> </w:t>
      </w:r>
      <w:bookmarkStart w:name="_Int_k8lTLhyX" w:id="1861937266"/>
      <w:r w:rsidRPr="00D903E3" w:rsidR="002B366F">
        <w:rPr>
          <w:rFonts w:ascii="Arial" w:hAnsi="Arial" w:eastAsia="Calibri" w:cs="Arial"/>
          <w:kern w:val="0"/>
          <w:sz w:val="28"/>
          <w:szCs w:val="28"/>
          <w14:ligatures w14:val="none"/>
        </w:rPr>
        <w:t>ipapo</w:t>
      </w:r>
      <w:bookmarkEnd w:id="1861937266"/>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D903E3" w:rsidR="2F72D314">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Ukakumbira</w:t>
      </w:r>
      <w:r w:rsidRPr="00D903E3" w:rsidR="002B366F">
        <w:rPr>
          <w:rFonts w:ascii="Arial" w:hAnsi="Arial" w:eastAsia="Calibri" w:cs="Arial"/>
          <w:kern w:val="0"/>
          <w:sz w:val="28"/>
          <w:szCs w:val="28"/>
          <w14:ligatures w14:val="none"/>
        </w:rPr>
        <w:t xml:space="preserve"> ne Zita </w:t>
      </w:r>
      <w:bookmarkStart w:name="_Int_mvbz9eRU" w:id="1117995579"/>
      <w:r w:rsidRPr="00D903E3" w:rsidR="5C303107">
        <w:rPr>
          <w:rFonts w:ascii="Arial" w:hAnsi="Arial" w:eastAsia="Calibri" w:cs="Arial"/>
          <w:kern w:val="0"/>
          <w:sz w:val="28"/>
          <w:szCs w:val="28"/>
          <w14:ligatures w14:val="none"/>
        </w:rPr>
        <w:t xml:space="preserve">r</w:t>
      </w:r>
      <w:r w:rsidRPr="00D903E3" w:rsidR="002B366F">
        <w:rPr>
          <w:rFonts w:ascii="Arial" w:hAnsi="Arial" w:eastAsia="Calibri" w:cs="Arial"/>
          <w:kern w:val="0"/>
          <w:sz w:val="28"/>
          <w:szCs w:val="28"/>
          <w14:ligatures w14:val="none"/>
        </w:rPr>
        <w:t xml:space="preserve">angu</w:t>
      </w:r>
      <w:bookmarkEnd w:id="1117995579"/>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 xml:space="preserve">[Congregation says, </w:t>
      </w:r>
      <w:r w:rsidRPr="00D903E3" w:rsidR="0826CA2D">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Amen,</w:t>
      </w:r>
      <w:r w:rsidRPr="00D903E3" w:rsidR="097F9323">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w:t>
      </w:r>
      <w:r w:rsidRPr="00D903E3" w:rsidR="002B366F">
        <w:rPr>
          <w:rFonts w:ascii="Arial" w:hAnsi="Arial" w:cs="Arial"/>
          <w:sz w:val="28"/>
          <w:szCs w:val="28"/>
        </w:rPr>
        <w:t>ndinokupai</w:t>
      </w:r>
      <w:r w:rsidRPr="00D903E3" w:rsidR="002B366F">
        <w:rPr>
          <w:rFonts w:ascii="Arial" w:hAnsi="Arial" w:cs="Arial"/>
          <w:sz w:val="28"/>
          <w:szCs w:val="28"/>
        </w:rPr>
        <w:t xml:space="preserve">.</w:t>
      </w:r>
      <w:r w:rsidRPr="00D903E3" w:rsidR="0EB85F0F">
        <w:rPr>
          <w:rFonts w:ascii="Arial" w:hAnsi="Arial" w:cs="Arial"/>
          <w:sz w:val="28"/>
          <w:szCs w:val="28"/>
        </w:rPr>
        <w:t xml:space="preserve">”</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w:t>
      </w:r>
      <w:r w:rsidRPr="00D903E3" w:rsidR="38B25A80">
        <w:rPr>
          <w:rFonts w:ascii="Arial" w:hAnsi="Arial" w:cs="Arial"/>
          <w:sz w:val="28"/>
          <w:szCs w:val="28"/>
        </w:rPr>
        <w:t xml:space="preserve">“</w:t>
      </w:r>
      <w:r w:rsidRPr="00D903E3" w:rsidR="002B366F">
        <w:rPr>
          <w:rFonts w:ascii="Arial" w:hAnsi="Arial" w:cs="Arial"/>
          <w:sz w:val="28"/>
          <w:szCs w:val="28"/>
        </w:rPr>
        <w:t>Gugudza</w:t>
      </w:r>
      <w:r w:rsidRPr="00D903E3" w:rsidR="002B366F">
        <w:rPr>
          <w:rFonts w:ascii="Arial" w:hAnsi="Arial" w:cs="Arial"/>
          <w:sz w:val="28"/>
          <w:szCs w:val="28"/>
        </w:rPr>
        <w:t xml:space="preserve"> </w:t>
      </w:r>
      <w:r w:rsidRPr="00D903E3" w:rsidR="002B366F">
        <w:rPr>
          <w:rFonts w:ascii="Arial" w:hAnsi="Arial" w:cs="Arial"/>
          <w:sz w:val="28"/>
          <w:szCs w:val="28"/>
        </w:rPr>
        <w:t>uno</w:t>
      </w:r>
      <w:r w:rsidR="002B366F">
        <w:rPr>
          <w:rFonts w:ascii="Arial" w:hAnsi="Arial" w:cs="Arial"/>
          <w:sz w:val="28"/>
          <w:szCs w:val="28"/>
        </w:rPr>
        <w:t>z</w:t>
      </w:r>
      <w:r w:rsidRPr="00D903E3" w:rsidR="002B366F">
        <w:rPr>
          <w:rFonts w:ascii="Arial" w:hAnsi="Arial" w:cs="Arial"/>
          <w:sz w:val="28"/>
          <w:szCs w:val="28"/>
        </w:rPr>
        <w:t>arurirwa</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 xml:space="preserve">[Congregation says, </w:t>
      </w:r>
      <w:r w:rsidRPr="00D903E3" w:rsidR="198DEA7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Amen,</w:t>
      </w:r>
      <w:r w:rsidRPr="00D903E3" w:rsidR="24463BE3">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w:t>
      </w:r>
      <w:r w:rsidRPr="00D903E3" w:rsidR="002B366F">
        <w:rPr>
          <w:rFonts w:ascii="Arial" w:hAnsi="Arial" w:cs="Arial"/>
          <w:sz w:val="28"/>
          <w:szCs w:val="28"/>
        </w:rPr>
        <w:t>tsvaka</w:t>
      </w:r>
      <w:r w:rsidRPr="00D903E3" w:rsidR="002B366F">
        <w:rPr>
          <w:rFonts w:ascii="Arial" w:hAnsi="Arial" w:cs="Arial"/>
          <w:sz w:val="28"/>
          <w:szCs w:val="28"/>
        </w:rPr>
        <w:t xml:space="preserve"> </w:t>
      </w:r>
      <w:r w:rsidRPr="00D903E3" w:rsidR="002B366F">
        <w:rPr>
          <w:rFonts w:ascii="Arial" w:hAnsi="Arial" w:cs="Arial"/>
          <w:sz w:val="28"/>
          <w:szCs w:val="28"/>
        </w:rPr>
        <w:t>unowana</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 xml:space="preserve">[Congregation says, </w:t>
      </w:r>
      <w:r w:rsidRPr="00D903E3" w:rsidR="744126D2">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Amen,</w:t>
      </w:r>
      <w:r w:rsidRPr="00D903E3" w:rsidR="014183A6">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w:t>
      </w:r>
      <w:r w:rsidRPr="00D903E3" w:rsidR="002B366F">
        <w:rPr>
          <w:rFonts w:ascii="Arial" w:hAnsi="Arial" w:cs="Arial"/>
          <w:sz w:val="28"/>
          <w:szCs w:val="28"/>
        </w:rPr>
        <w:t>kumbira</w:t>
      </w:r>
      <w:r w:rsidRPr="00D903E3" w:rsidR="002B366F">
        <w:rPr>
          <w:rFonts w:ascii="Arial" w:hAnsi="Arial" w:cs="Arial"/>
          <w:sz w:val="28"/>
          <w:szCs w:val="28"/>
        </w:rPr>
        <w:t xml:space="preserve"> </w:t>
      </w:r>
      <w:r w:rsidRPr="00D903E3" w:rsidR="002B366F">
        <w:rPr>
          <w:rFonts w:ascii="Arial" w:hAnsi="Arial" w:cs="Arial"/>
          <w:sz w:val="28"/>
          <w:szCs w:val="28"/>
        </w:rPr>
        <w:t>unopihwa</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“Regai </w:t>
      </w:r>
      <w:r w:rsidRPr="00D903E3" w:rsidR="002B366F">
        <w:rPr>
          <w:rFonts w:ascii="Arial" w:hAnsi="Arial" w:cs="Arial"/>
          <w:sz w:val="28"/>
          <w:szCs w:val="28"/>
        </w:rPr>
        <w:t>m</w:t>
      </w:r>
      <w:r w:rsidR="002B366F">
        <w:rPr>
          <w:rFonts w:ascii="Arial" w:hAnsi="Arial" w:cs="Arial"/>
          <w:sz w:val="28"/>
          <w:szCs w:val="28"/>
        </w:rPr>
        <w:t>u</w:t>
      </w:r>
      <w:r w:rsidRPr="00D903E3" w:rsidR="002B366F">
        <w:rPr>
          <w:rFonts w:ascii="Arial" w:hAnsi="Arial" w:cs="Arial"/>
          <w:sz w:val="28"/>
          <w:szCs w:val="28"/>
        </w:rPr>
        <w:t>nhu</w:t>
      </w:r>
      <w:r w:rsidRPr="00D903E3" w:rsidR="002B366F">
        <w:rPr>
          <w:rFonts w:ascii="Arial" w:hAnsi="Arial" w:cs="Arial"/>
          <w:sz w:val="28"/>
          <w:szCs w:val="28"/>
        </w:rPr>
        <w:t xml:space="preserve"> </w:t>
      </w:r>
      <w:r w:rsidRPr="00D903E3" w:rsidR="002B366F">
        <w:rPr>
          <w:rFonts w:ascii="Arial" w:hAnsi="Arial" w:cs="Arial"/>
          <w:sz w:val="28"/>
          <w:szCs w:val="28"/>
        </w:rPr>
        <w:t>wese</w:t>
      </w:r>
      <w:r w:rsidRPr="00D903E3" w:rsidR="002B366F">
        <w:rPr>
          <w:rFonts w:ascii="Arial" w:hAnsi="Arial" w:cs="Arial"/>
          <w:sz w:val="28"/>
          <w:szCs w:val="28"/>
        </w:rPr>
        <w:t xml:space="preserve"> </w:t>
      </w:r>
      <w:r w:rsidRPr="00D903E3" w:rsidR="002B366F">
        <w:rPr>
          <w:rFonts w:ascii="Arial" w:hAnsi="Arial" w:cs="Arial"/>
          <w:sz w:val="28"/>
          <w:szCs w:val="28"/>
        </w:rPr>
        <w:t>ave</w:t>
      </w:r>
      <w:r w:rsidRPr="00D903E3" w:rsidR="002B366F">
        <w:rPr>
          <w:rFonts w:ascii="Arial" w:hAnsi="Arial" w:cs="Arial"/>
          <w:sz w:val="28"/>
          <w:szCs w:val="28"/>
        </w:rPr>
        <w:t xml:space="preserve"> </w:t>
      </w:r>
      <w:r w:rsidRPr="00D903E3" w:rsidR="002B366F">
        <w:rPr>
          <w:rFonts w:ascii="Arial" w:hAnsi="Arial" w:cs="Arial"/>
          <w:sz w:val="28"/>
          <w:szCs w:val="28"/>
        </w:rPr>
        <w:t>murevi</w:t>
      </w:r>
      <w:r w:rsidRPr="00D903E3" w:rsidR="002B366F">
        <w:rPr>
          <w:rFonts w:ascii="Arial" w:hAnsi="Arial" w:cs="Arial"/>
          <w:sz w:val="28"/>
          <w:szCs w:val="28"/>
        </w:rPr>
        <w:t xml:space="preserve"> </w:t>
      </w:r>
      <w:r w:rsidRPr="00D903E3" w:rsidR="002B366F">
        <w:rPr>
          <w:rFonts w:ascii="Arial" w:hAnsi="Arial" w:cs="Arial"/>
          <w:sz w:val="28"/>
          <w:szCs w:val="28"/>
        </w:rPr>
        <w:t>wenhema</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 xml:space="preserve">[Congregation says, </w:t>
      </w:r>
      <w:r w:rsidRPr="00D903E3" w:rsidR="0270330D">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Amen,</w:t>
      </w:r>
      <w:r w:rsidRPr="00D903E3" w:rsidR="2DA48B89">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Mwari </w:t>
      </w:r>
      <w:r w:rsidRPr="00D903E3" w:rsidR="002B366F">
        <w:rPr>
          <w:rFonts w:ascii="Arial" w:hAnsi="Arial" w:cs="Arial"/>
          <w:sz w:val="28"/>
          <w:szCs w:val="28"/>
        </w:rPr>
        <w:t>vave</w:t>
      </w:r>
      <w:r w:rsidRPr="00D903E3" w:rsidR="002B366F">
        <w:rPr>
          <w:rFonts w:ascii="Arial" w:hAnsi="Arial" w:cs="Arial"/>
          <w:sz w:val="28"/>
          <w:szCs w:val="28"/>
        </w:rPr>
        <w:t xml:space="preserve"> </w:t>
      </w:r>
      <w:r w:rsidRPr="00D903E3" w:rsidR="002B366F">
        <w:rPr>
          <w:rFonts w:ascii="Arial" w:hAnsi="Arial" w:cs="Arial"/>
          <w:sz w:val="28"/>
          <w:szCs w:val="28"/>
        </w:rPr>
        <w:t>murevi</w:t>
      </w:r>
      <w:r w:rsidRPr="00D903E3" w:rsidR="002B366F">
        <w:rPr>
          <w:rFonts w:ascii="Arial" w:hAnsi="Arial" w:cs="Arial"/>
          <w:sz w:val="28"/>
          <w:szCs w:val="28"/>
        </w:rPr>
        <w:t xml:space="preserve"> </w:t>
      </w:r>
      <w:r w:rsidRPr="00D903E3" w:rsidR="002B366F">
        <w:rPr>
          <w:rFonts w:ascii="Arial" w:hAnsi="Arial" w:cs="Arial"/>
          <w:sz w:val="28"/>
          <w:szCs w:val="28"/>
        </w:rPr>
        <w:t>wechokwadi</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w:t>
      </w:r>
      <w:r w:rsidRPr="00D903E3" w:rsidR="002B366F">
        <w:rPr>
          <w:rFonts w:ascii="Arial" w:hAnsi="Arial" w:cs="Arial"/>
          <w:sz w:val="28"/>
          <w:szCs w:val="28"/>
        </w:rPr>
        <w:t>Hatirairei</w:t>
      </w:r>
      <w:r w:rsidRPr="00D903E3" w:rsidR="002B366F">
        <w:rPr>
          <w:rFonts w:ascii="Arial" w:hAnsi="Arial" w:cs="Arial"/>
          <w:sz w:val="28"/>
          <w:szCs w:val="28"/>
        </w:rPr>
        <w:t xml:space="preserve"> </w:t>
      </w:r>
      <w:r w:rsidRPr="00D903E3" w:rsidR="002B366F">
        <w:rPr>
          <w:rFonts w:ascii="Arial" w:hAnsi="Arial" w:cs="Arial"/>
          <w:sz w:val="28"/>
          <w:szCs w:val="28"/>
        </w:rPr>
        <w:t>Satani</w:t>
      </w:r>
      <w:r w:rsidRPr="00D903E3" w:rsidR="002B366F">
        <w:rPr>
          <w:rFonts w:ascii="Arial" w:hAnsi="Arial" w:cs="Arial"/>
          <w:sz w:val="28"/>
          <w:szCs w:val="28"/>
        </w:rPr>
        <w:t xml:space="preserve"> manheru </w:t>
      </w:r>
      <w:r w:rsidRPr="00D903E3" w:rsidR="002B366F">
        <w:rPr>
          <w:rFonts w:ascii="Arial" w:hAnsi="Arial" w:cs="Arial"/>
          <w:sz w:val="28"/>
          <w:szCs w:val="28"/>
        </w:rPr>
        <w:t>ano</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w:t>
      </w:r>
      <w:r w:rsidRPr="00D903E3" w:rsidR="002B366F">
        <w:rPr>
          <w:rFonts w:ascii="Arial" w:hAnsi="Arial" w:cs="Arial"/>
          <w:sz w:val="28"/>
          <w:szCs w:val="28"/>
        </w:rPr>
        <w:t>Hatipindei</w:t>
      </w:r>
      <w:r w:rsidRPr="00D903E3" w:rsidR="002B366F">
        <w:rPr>
          <w:rFonts w:ascii="Arial" w:hAnsi="Arial" w:cs="Arial"/>
          <w:sz w:val="28"/>
          <w:szCs w:val="28"/>
        </w:rPr>
        <w:t xml:space="preserve"> </w:t>
      </w:r>
      <w:r w:rsidRPr="00D903E3" w:rsidR="002B366F">
        <w:rPr>
          <w:rFonts w:ascii="Arial" w:hAnsi="Arial" w:cs="Arial"/>
          <w:sz w:val="28"/>
          <w:szCs w:val="28"/>
        </w:rPr>
        <w:t>pakunyengetera</w:t>
      </w:r>
      <w:r w:rsidRPr="00D903E3" w:rsidR="002B366F">
        <w:rPr>
          <w:rFonts w:ascii="Arial" w:hAnsi="Arial" w:cs="Arial"/>
          <w:sz w:val="28"/>
          <w:szCs w:val="28"/>
        </w:rPr>
        <w:t xml:space="preserve"> </w:t>
      </w:r>
      <w:r w:rsidRPr="00D903E3" w:rsidR="002B366F">
        <w:rPr>
          <w:rFonts w:ascii="Arial" w:hAnsi="Arial" w:cs="Arial"/>
          <w:sz w:val="28"/>
          <w:szCs w:val="28"/>
        </w:rPr>
        <w:t>tose</w:t>
      </w:r>
      <w:r w:rsidRPr="00D903E3" w:rsidR="002B366F">
        <w:rPr>
          <w:rFonts w:ascii="Arial" w:hAnsi="Arial" w:cs="Arial"/>
          <w:sz w:val="28"/>
          <w:szCs w:val="28"/>
        </w:rPr>
        <w:t xml:space="preserve">. </w:t>
      </w:r>
      <w:r w:rsidRPr="00D903E3" w:rsidR="002B366F">
        <w:rPr>
          <w:rFonts w:ascii="Arial" w:hAnsi="Arial" w:eastAsia="Calibri" w:cs="Arial"/>
          <w:kern w:val="0"/>
          <w:sz w:val="18"/>
          <w:szCs w:val="18"/>
          <w14:ligatures w14:val="none"/>
        </w:rPr>
        <w:t xml:space="preserve">[Apostle and Congregation </w:t>
      </w:r>
      <w:r w:rsidRPr="00D903E3" w:rsidR="002B366F">
        <w:rPr>
          <w:rFonts w:ascii="Arial" w:hAnsi="Arial" w:eastAsia="Calibri" w:cs="Arial"/>
          <w:kern w:val="0"/>
          <w:sz w:val="18"/>
          <w:szCs w:val="18"/>
          <w14:ligatures w14:val="none"/>
        </w:rPr>
        <w:t xml:space="preserve">enters</w:t>
      </w:r>
      <w:r w:rsidRPr="00D903E3" w:rsidR="002B366F">
        <w:rPr>
          <w:rFonts w:ascii="Arial" w:hAnsi="Arial" w:eastAsia="Calibri" w:cs="Arial"/>
          <w:kern w:val="0"/>
          <w:sz w:val="18"/>
          <w:szCs w:val="18"/>
          <w14:ligatures w14:val="none"/>
        </w:rPr>
        <w:t xml:space="preserve"> </w:t>
      </w:r>
      <w:r w:rsidR="002B366F">
        <w:rPr>
          <w:rFonts w:ascii="Arial" w:hAnsi="Arial" w:eastAsia="Calibri" w:cs="Arial"/>
          <w:kern w:val="0"/>
          <w:sz w:val="18"/>
          <w:szCs w:val="18"/>
          <w14:ligatures w14:val="none"/>
        </w:rPr>
        <w:t>P</w:t>
      </w:r>
      <w:r w:rsidRPr="00D903E3" w:rsidR="002B366F">
        <w:rPr>
          <w:rFonts w:ascii="Arial" w:hAnsi="Arial" w:eastAsia="Calibri" w:cs="Arial"/>
          <w:kern w:val="0"/>
          <w:sz w:val="18"/>
          <w:szCs w:val="18"/>
          <w14:ligatures w14:val="none"/>
        </w:rPr>
        <w:t xml:space="preserve">entecostal </w:t>
      </w:r>
      <w:r w:rsidRPr="00D903E3" w:rsidR="002B366F">
        <w:rPr>
          <w:rFonts w:ascii="Arial" w:hAnsi="Arial" w:eastAsia="Calibri" w:cs="Arial"/>
          <w:kern w:val="0"/>
          <w:sz w:val="18"/>
          <w:szCs w:val="18"/>
          <w14:ligatures w14:val="none"/>
        </w:rPr>
        <w:t xml:space="preserve">prayer</w:t>
      </w:r>
      <w:r w:rsidRPr="00D903E3" w:rsidR="525E8749">
        <w:rPr>
          <w:rFonts w:ascii="Arial" w:hAnsi="Arial" w:eastAsia="Calibri" w:cs="Arial"/>
          <w:kern w:val="0"/>
          <w:sz w:val="18"/>
          <w:szCs w:val="18"/>
          <w14:ligatures w14:val="none"/>
        </w:rPr>
        <w:t xml:space="preserve">__ED</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 xml:space="preserve"> </w:t>
      </w:r>
      <w:r w:rsidRPr="00D903E3" w:rsidR="002B366F">
        <w:rPr>
          <w:rFonts w:ascii="Arial" w:hAnsi="Arial" w:cs="Arial"/>
          <w:sz w:val="28"/>
          <w:szCs w:val="28"/>
        </w:rPr>
        <w:t xml:space="preserve"> </w:t>
      </w:r>
    </w:p>
    <w:p w:rsidRPr="00D90283" w:rsidR="002B366F" w:rsidP="002B366F" w:rsidRDefault="002B366F" w14:paraId="083592C8" w14:textId="77777777">
      <w:pPr>
        <w:jc w:val="center"/>
        <w:rPr>
          <w:rFonts w:ascii="Arial" w:hAnsi="Arial" w:cs="Arial"/>
          <w:i/>
          <w:iCs/>
          <w:sz w:val="28"/>
          <w:szCs w:val="28"/>
        </w:rPr>
      </w:pPr>
      <w:r w:rsidRPr="00D90283">
        <w:rPr>
          <w:rFonts w:ascii="Arial" w:hAnsi="Arial" w:cs="Arial"/>
          <w:i/>
          <w:iCs/>
          <w:sz w:val="28"/>
          <w:szCs w:val="28"/>
        </w:rPr>
        <w:t>….Jesu</w:t>
      </w:r>
    </w:p>
    <w:p w:rsidRPr="00D90283" w:rsidR="002B366F" w:rsidP="002B366F" w:rsidRDefault="002B366F" w14:paraId="0A4CB829" w14:textId="77777777">
      <w:pPr>
        <w:jc w:val="center"/>
        <w:rPr>
          <w:rFonts w:ascii="Arial" w:hAnsi="Arial" w:cs="Arial"/>
          <w:i/>
          <w:iCs/>
          <w:sz w:val="28"/>
          <w:szCs w:val="28"/>
        </w:rPr>
      </w:pPr>
      <w:r w:rsidRPr="00D90283">
        <w:rPr>
          <w:rFonts w:ascii="Arial" w:hAnsi="Arial" w:cs="Arial"/>
          <w:i/>
          <w:iCs/>
          <w:sz w:val="28"/>
          <w:szCs w:val="28"/>
        </w:rPr>
        <w:t>(Hallelujah)Tinotenda (Tinotenda) Jesu</w:t>
      </w:r>
    </w:p>
    <w:p w:rsidRPr="00D90283" w:rsidR="002B366F" w:rsidP="002B366F" w:rsidRDefault="002B366F" w14:paraId="3C41A488" w14:textId="77777777">
      <w:pPr>
        <w:ind w:left="2880"/>
        <w:jc w:val="both"/>
        <w:rPr>
          <w:rFonts w:ascii="Arial" w:hAnsi="Arial" w:cs="Arial"/>
          <w:i/>
          <w:iCs/>
          <w:sz w:val="28"/>
          <w:szCs w:val="28"/>
        </w:rPr>
      </w:pPr>
      <w:r w:rsidRPr="00D90283">
        <w:rPr>
          <w:rFonts w:ascii="Arial" w:hAnsi="Arial" w:cs="Arial"/>
          <w:i/>
          <w:iCs/>
          <w:sz w:val="28"/>
          <w:szCs w:val="28"/>
        </w:rPr>
        <w:t>(Hallelujah) Tinotenda  Jesu</w:t>
      </w:r>
    </w:p>
    <w:p w:rsidRPr="00D90283" w:rsidR="002B366F" w:rsidP="002B366F" w:rsidRDefault="002B366F" w14:paraId="3D51D29E" w14:textId="77777777">
      <w:pPr>
        <w:ind w:left="2880"/>
        <w:jc w:val="both"/>
        <w:rPr>
          <w:rFonts w:ascii="Arial" w:hAnsi="Arial" w:cs="Arial"/>
          <w:i/>
          <w:iCs/>
          <w:sz w:val="28"/>
          <w:szCs w:val="28"/>
        </w:rPr>
      </w:pPr>
    </w:p>
    <w:p w:rsidRPr="00D90283" w:rsidR="002B366F" w:rsidP="002B366F" w:rsidRDefault="002B366F" w14:paraId="0709CFBE" w14:textId="77777777">
      <w:pPr>
        <w:ind w:left="2880"/>
        <w:jc w:val="both"/>
        <w:rPr>
          <w:rFonts w:ascii="Arial" w:hAnsi="Arial" w:cs="Arial"/>
          <w:i/>
          <w:iCs/>
          <w:sz w:val="28"/>
          <w:szCs w:val="28"/>
        </w:rPr>
      </w:pPr>
      <w:r w:rsidRPr="00D90283">
        <w:rPr>
          <w:rFonts w:ascii="Arial" w:hAnsi="Arial" w:cs="Arial"/>
          <w:i/>
          <w:iCs/>
          <w:sz w:val="28"/>
          <w:szCs w:val="28"/>
        </w:rPr>
        <w:t>(Hallelujah) Hallelujah Amen.</w:t>
      </w:r>
    </w:p>
    <w:p w:rsidRPr="00D90283" w:rsidR="002B366F" w:rsidP="002B366F" w:rsidRDefault="002B366F" w14:paraId="1E73656C" w14:textId="77777777">
      <w:pPr>
        <w:rPr>
          <w:rFonts w:ascii="Arial" w:hAnsi="Arial" w:cs="Arial"/>
          <w:b/>
          <w:bCs/>
          <w:i/>
          <w:iCs/>
          <w:sz w:val="28"/>
          <w:szCs w:val="28"/>
          <w:u w:val="single"/>
        </w:rPr>
      </w:pPr>
    </w:p>
    <w:p w:rsidRPr="00947F1F" w:rsidR="002B366F" w:rsidP="002B366F" w:rsidRDefault="002B366F" w14:paraId="4C0698F4" w14:textId="77777777">
      <w:pPr>
        <w:spacing w:line="259" w:lineRule="auto"/>
        <w:ind w:left="2880"/>
        <w:rPr>
          <w:rFonts w:ascii="Arial" w:hAnsi="Arial" w:eastAsia="Calibri" w:cs="Arial"/>
          <w:i/>
          <w:iCs/>
          <w:kern w:val="0"/>
          <w:sz w:val="28"/>
          <w:szCs w:val="28"/>
          <w:lang w:val="fr-FR"/>
          <w14:ligatures w14:val="none"/>
        </w:rPr>
      </w:pPr>
      <w:r w:rsidRPr="00947F1F">
        <w:rPr>
          <w:rFonts w:ascii="Arial" w:hAnsi="Arial" w:eastAsia="Calibri" w:cs="Arial"/>
          <w:i/>
          <w:iCs/>
          <w:kern w:val="0"/>
          <w:sz w:val="28"/>
          <w:szCs w:val="28"/>
          <w:lang w:val="fr-FR"/>
          <w14:ligatures w14:val="none"/>
        </w:rPr>
        <w:t>(Tinotenda)Tinotenda (Tinotenda) Jesu.</w:t>
      </w:r>
    </w:p>
    <w:p w:rsidRPr="00947F1F" w:rsidR="002B366F" w:rsidP="002B366F" w:rsidRDefault="002B366F" w14:paraId="3426B5BD" w14:textId="77777777">
      <w:pPr>
        <w:spacing w:line="259" w:lineRule="auto"/>
        <w:ind w:left="2880"/>
        <w:rPr>
          <w:rFonts w:ascii="Arial" w:hAnsi="Arial" w:eastAsia="Calibri" w:cs="Arial"/>
          <w:i/>
          <w:iCs/>
          <w:kern w:val="0"/>
          <w:sz w:val="28"/>
          <w:szCs w:val="28"/>
          <w:lang w:val="fr-FR"/>
          <w14:ligatures w14:val="none"/>
        </w:rPr>
      </w:pPr>
      <w:r w:rsidRPr="00947F1F">
        <w:rPr>
          <w:rFonts w:ascii="Arial" w:hAnsi="Arial" w:eastAsia="Calibri" w:cs="Arial"/>
          <w:i/>
          <w:iCs/>
          <w:kern w:val="0"/>
          <w:sz w:val="28"/>
          <w:szCs w:val="28"/>
          <w:lang w:val="fr-FR"/>
          <w14:ligatures w14:val="none"/>
        </w:rPr>
        <w:t>(Hallelujah) Tinotenda Jesu.</w:t>
      </w:r>
    </w:p>
    <w:p w:rsidRPr="00D90283" w:rsidR="002B366F" w:rsidP="002B366F" w:rsidRDefault="002B366F" w14:paraId="4C16D91E" w14:textId="77777777">
      <w:pPr>
        <w:spacing w:line="259" w:lineRule="auto"/>
        <w:ind w:left="2880"/>
        <w:rPr>
          <w:rFonts w:ascii="Arial" w:hAnsi="Arial" w:eastAsia="Calibri" w:cs="Arial"/>
          <w:i/>
          <w:iCs/>
          <w:kern w:val="0"/>
          <w:sz w:val="28"/>
          <w:szCs w:val="28"/>
          <w14:ligatures w14:val="none"/>
        </w:rPr>
      </w:pPr>
      <w:r w:rsidRPr="00D90283">
        <w:rPr>
          <w:rFonts w:ascii="Arial" w:hAnsi="Arial" w:eastAsia="Calibri" w:cs="Arial"/>
          <w:i/>
          <w:iCs/>
          <w:kern w:val="0"/>
          <w:sz w:val="28"/>
          <w:szCs w:val="28"/>
          <w14:ligatures w14:val="none"/>
        </w:rPr>
        <w:t xml:space="preserve">(Hallelujah) </w:t>
      </w:r>
      <w:r w:rsidRPr="00D90283">
        <w:rPr>
          <w:rFonts w:ascii="Arial" w:hAnsi="Arial" w:cs="Arial"/>
          <w:i/>
          <w:iCs/>
          <w:sz w:val="28"/>
          <w:szCs w:val="28"/>
        </w:rPr>
        <w:t>Tinotend</w:t>
      </w:r>
      <w:r w:rsidRPr="00D90283">
        <w:rPr>
          <w:rFonts w:ascii="Arial" w:hAnsi="Arial" w:eastAsia="Calibri" w:cs="Arial"/>
          <w:i/>
          <w:iCs/>
          <w:kern w:val="0"/>
          <w:sz w:val="28"/>
          <w:szCs w:val="28"/>
          <w14:ligatures w14:val="none"/>
        </w:rPr>
        <w:t>a  Jesu.</w:t>
      </w:r>
    </w:p>
    <w:p w:rsidRPr="00D903E3" w:rsidR="002B366F" w:rsidP="002B366F" w:rsidRDefault="002B366F" w14:paraId="23943C5A" w14:textId="77777777">
      <w:pPr>
        <w:tabs>
          <w:tab w:val="left" w:pos="7227"/>
        </w:tabs>
        <w:spacing w:line="259" w:lineRule="auto"/>
        <w:ind w:left="2880"/>
        <w:rPr>
          <w:rFonts w:ascii="Arial" w:hAnsi="Arial" w:eastAsia="Calibri" w:cs="Arial"/>
          <w:i/>
          <w:iCs/>
          <w:kern w:val="0"/>
          <w:sz w:val="28"/>
          <w:szCs w:val="28"/>
          <w14:ligatures w14:val="none"/>
        </w:rPr>
      </w:pPr>
      <w:r w:rsidRPr="00D90283">
        <w:rPr>
          <w:rFonts w:ascii="Arial" w:hAnsi="Arial" w:eastAsia="Calibri" w:cs="Arial"/>
          <w:i/>
          <w:iCs/>
          <w:kern w:val="0"/>
          <w:sz w:val="28"/>
          <w:szCs w:val="28"/>
          <w14:ligatures w14:val="none"/>
        </w:rPr>
        <w:t>(Hallelujah) Hallelujah Amen.</w:t>
      </w:r>
      <w:r w:rsidRPr="00D903E3">
        <w:rPr>
          <w:rFonts w:ascii="Arial" w:hAnsi="Arial" w:eastAsia="Calibri" w:cs="Arial"/>
          <w:i/>
          <w:iCs/>
          <w:kern w:val="0"/>
          <w:sz w:val="28"/>
          <w:szCs w:val="28"/>
          <w14:ligatures w14:val="none"/>
        </w:rPr>
        <w:tab/>
      </w:r>
    </w:p>
    <w:p w:rsidRPr="00D903E3" w:rsidR="002B366F" w:rsidP="002B366F" w:rsidRDefault="002B366F" w14:paraId="08DC041E" w14:textId="6C04DB4A">
      <w:pPr>
        <w:tabs>
          <w:tab w:val="left" w:pos="7227"/>
        </w:tabs>
        <w:spacing w:line="259" w:lineRule="auto"/>
        <w:jc w:val="both"/>
        <w:rPr>
          <w:rFonts w:ascii="Arial" w:hAnsi="Arial" w:eastAsia="Calibri" w:cs="Arial"/>
          <w:kern w:val="0"/>
          <w:sz w:val="28"/>
          <w:szCs w:val="28"/>
          <w14:ligatures w14:val="none"/>
        </w:rPr>
      </w:pPr>
      <w:r w:rsidRPr="00D36302" w:rsidR="002B366F">
        <w:rPr>
          <w:rFonts w:ascii="Arial" w:hAnsi="Arial" w:eastAsia="Calibri" w:cs="Arial"/>
          <w:kern w:val="0"/>
          <w:sz w:val="28"/>
          <w:szCs w:val="28"/>
          <w:vertAlign w:val="superscript"/>
          <w14:ligatures w14:val="none"/>
        </w:rPr>
        <w:t>3</w:t>
      </w:r>
      <w:r w:rsidR="002B366F">
        <w:rPr>
          <w:rFonts w:ascii="Arial" w:hAnsi="Arial" w:eastAsia="Calibri" w:cs="Arial"/>
          <w:kern w:val="0"/>
          <w:sz w:val="28"/>
          <w:szCs w:val="28"/>
          <w:vertAlign w:val="superscript"/>
          <w14:ligatures w14:val="none"/>
        </w:rPr>
        <w:t xml:space="preserve"> </w:t>
      </w:r>
      <w:r w:rsidRPr="00D903E3" w:rsidR="002B366F">
        <w:rPr>
          <w:rFonts w:ascii="Arial" w:hAnsi="Arial" w:eastAsia="Calibri" w:cs="Arial"/>
          <w:kern w:val="0"/>
          <w:sz w:val="28"/>
          <w:szCs w:val="28"/>
          <w14:ligatures w14:val="none"/>
        </w:rPr>
        <w:t xml:space="preserve">Mwari </w:t>
      </w:r>
      <w:r w:rsidRPr="00D903E3" w:rsidR="002B366F">
        <w:rPr>
          <w:rFonts w:ascii="Arial" w:hAnsi="Arial" w:eastAsia="Calibri" w:cs="Arial"/>
          <w:kern w:val="0"/>
          <w:sz w:val="28"/>
          <w:szCs w:val="28"/>
          <w14:ligatures w14:val="none"/>
        </w:rPr>
        <w:t>vaAbrahama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Mwari </w:t>
      </w:r>
      <w:r w:rsidRPr="00D903E3" w:rsidR="002B366F">
        <w:rPr>
          <w:rFonts w:ascii="Arial" w:hAnsi="Arial" w:eastAsia="Calibri" w:cs="Arial"/>
          <w:kern w:val="0"/>
          <w:sz w:val="28"/>
          <w:szCs w:val="28"/>
          <w14:ligatures w14:val="none"/>
        </w:rPr>
        <w:t>vaMozisi</w:t>
      </w:r>
      <w:r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Mwari </w:t>
      </w:r>
      <w:r w:rsidRPr="00D903E3" w:rsidR="002B366F">
        <w:rPr>
          <w:rFonts w:ascii="Arial" w:hAnsi="Arial" w:eastAsia="Calibri" w:cs="Arial"/>
          <w:kern w:val="0"/>
          <w:sz w:val="28"/>
          <w:szCs w:val="28"/>
          <w14:ligatures w14:val="none"/>
        </w:rPr>
        <w:t>vaJakobho</w:t>
      </w:r>
      <w:r w:rsidRPr="00D903E3" w:rsidR="002B366F">
        <w:rPr>
          <w:rFonts w:ascii="Arial" w:hAnsi="Arial" w:eastAsia="Calibri" w:cs="Arial"/>
          <w:kern w:val="0"/>
          <w:sz w:val="28"/>
          <w:szCs w:val="28"/>
          <w14:ligatures w14:val="none"/>
        </w:rPr>
        <w:t>.</w:t>
      </w:r>
      <w:r w:rsidRPr="00D903E3" w:rsidR="002B366F">
        <w:rPr>
          <w:rFonts w:ascii="Arial" w:hAnsi="Arial" w:eastAsia="Calibri" w:cs="Arial"/>
          <w:kern w:val="0"/>
          <w:sz w:val="18"/>
          <w:szCs w:val="18"/>
          <w14:ligatures w14:val="none"/>
        </w:rPr>
        <w:t xml:space="preserve"> [Congregation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Tinokutendai</w:t>
      </w:r>
      <w:r w:rsidRPr="00D903E3" w:rsidR="002B366F">
        <w:rPr>
          <w:rFonts w:ascii="Arial" w:hAnsi="Arial" w:eastAsia="Calibri" w:cs="Arial"/>
          <w:kern w:val="0"/>
          <w:sz w:val="28"/>
          <w:szCs w:val="28"/>
          <w14:ligatures w14:val="none"/>
        </w:rPr>
        <w:t xml:space="preserve"> nenyasha </w:t>
      </w:r>
      <w:r w:rsidRPr="00D903E3" w:rsidR="002B366F">
        <w:rPr>
          <w:rFonts w:ascii="Arial" w:hAnsi="Arial" w:eastAsia="Calibri" w:cs="Arial"/>
          <w:kern w:val="0"/>
          <w:sz w:val="28"/>
          <w:szCs w:val="28"/>
          <w14:ligatures w14:val="none"/>
        </w:rPr>
        <w:t>dzekufamba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D903E3" w:rsidR="4AE5DE02">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Tinofara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kuona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vatsvene</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vese</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vari</w:t>
      </w:r>
      <w:r w:rsidRPr="00D903E3" w:rsidR="459BFA03">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pano</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D903E3" w:rsidR="4FAD1F3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Mwari </w:t>
      </w:r>
      <w:r w:rsidRPr="00D903E3" w:rsidR="002B366F">
        <w:rPr>
          <w:rFonts w:ascii="Arial" w:hAnsi="Arial" w:eastAsia="Calibri" w:cs="Arial"/>
          <w:kern w:val="0"/>
          <w:sz w:val="28"/>
          <w:szCs w:val="28"/>
          <w14:ligatures w14:val="none"/>
        </w:rPr>
        <w:t>vese</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vafamba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nedzimotokari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nemabhazi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Mavatarisira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mumigwagwa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Mwari makanaka </w:t>
      </w:r>
      <w:r w:rsidRPr="00D903E3" w:rsidR="002B366F">
        <w:rPr>
          <w:rFonts w:ascii="Arial" w:hAnsi="Arial" w:eastAsia="Calibri" w:cs="Arial"/>
          <w:kern w:val="0"/>
          <w:sz w:val="28"/>
          <w:szCs w:val="28"/>
          <w14:ligatures w14:val="none"/>
        </w:rPr>
        <w:t>tinopa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mbiri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kuZita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renyu</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nekuda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kwaizvozvo</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p>
    <w:p w:rsidRPr="00D903E3" w:rsidR="002B366F" w:rsidP="002B366F" w:rsidRDefault="002B366F" w14:paraId="7B96A7F2" w14:textId="3FA37852">
      <w:pPr>
        <w:tabs>
          <w:tab w:val="left" w:pos="7227"/>
        </w:tabs>
        <w:spacing w:line="259" w:lineRule="auto"/>
        <w:jc w:val="both"/>
        <w:rPr>
          <w:rFonts w:ascii="Arial" w:hAnsi="Arial" w:eastAsia="Calibri" w:cs="Arial"/>
          <w:kern w:val="0"/>
          <w:sz w:val="28"/>
          <w:szCs w:val="28"/>
          <w14:ligatures w14:val="none"/>
        </w:rPr>
      </w:pPr>
      <w:r w:rsidRPr="00D36302" w:rsidR="002B366F">
        <w:rPr>
          <w:rFonts w:ascii="Arial" w:hAnsi="Arial" w:eastAsia="Calibri" w:cs="Arial"/>
          <w:kern w:val="0"/>
          <w:sz w:val="28"/>
          <w:szCs w:val="28"/>
          <w:vertAlign w:val="superscript"/>
          <w14:ligatures w14:val="none"/>
        </w:rPr>
        <w:t>4</w:t>
      </w:r>
      <w:r w:rsidR="002B366F">
        <w:rPr>
          <w:rFonts w:ascii="Arial" w:hAnsi="Arial" w:eastAsia="Calibri" w:cs="Arial"/>
          <w:kern w:val="0"/>
          <w:sz w:val="28"/>
          <w:szCs w:val="28"/>
          <w:vertAlign w:val="superscript"/>
          <w14:ligatures w14:val="none"/>
        </w:rPr>
        <w:t xml:space="preserve"> </w:t>
      </w:r>
      <w:r w:rsidRPr="00D903E3" w:rsidR="002B366F">
        <w:rPr>
          <w:rFonts w:ascii="Arial" w:hAnsi="Arial" w:eastAsia="Calibri" w:cs="Arial"/>
          <w:kern w:val="0"/>
          <w:sz w:val="28"/>
          <w:szCs w:val="28"/>
          <w14:ligatures w14:val="none"/>
        </w:rPr>
        <w:t xml:space="preserve">Pakati </w:t>
      </w:r>
      <w:r w:rsidRPr="00D903E3" w:rsidR="002B366F">
        <w:rPr>
          <w:rFonts w:ascii="Arial" w:hAnsi="Arial" w:eastAsia="Calibri" w:cs="Arial"/>
          <w:kern w:val="0"/>
          <w:sz w:val="28"/>
          <w:szCs w:val="28"/>
          <w14:ligatures w14:val="none"/>
        </w:rPr>
        <w:t>pedu</w:t>
      </w:r>
      <w:r w:rsidRPr="00D903E3" w:rsidR="002B366F">
        <w:rPr>
          <w:rFonts w:ascii="Arial" w:hAnsi="Arial" w:eastAsia="Calibri" w:cs="Arial"/>
          <w:kern w:val="0"/>
          <w:sz w:val="28"/>
          <w:szCs w:val="28"/>
          <w14:ligatures w14:val="none"/>
        </w:rPr>
        <w:t xml:space="preserve"> Baba </w:t>
      </w:r>
      <w:r w:rsidRPr="00D903E3" w:rsidR="002B366F">
        <w:rPr>
          <w:rFonts w:ascii="Arial" w:hAnsi="Arial" w:eastAsia="Calibri" w:cs="Arial"/>
          <w:kern w:val="0"/>
          <w:sz w:val="28"/>
          <w:szCs w:val="28"/>
          <w14:ligatures w14:val="none"/>
        </w:rPr>
        <w:t>taunganira</w:t>
      </w:r>
      <w:r w:rsidRPr="00D903E3" w:rsidR="002B366F">
        <w:rPr>
          <w:rFonts w:ascii="Arial" w:hAnsi="Arial" w:eastAsia="Calibri" w:cs="Arial"/>
          <w:kern w:val="0"/>
          <w:sz w:val="28"/>
          <w:szCs w:val="28"/>
          <w14:ligatures w14:val="none"/>
        </w:rPr>
        <w:t xml:space="preserve"> Shoko </w:t>
      </w:r>
      <w:r w:rsidRPr="00D903E3" w:rsidR="002B366F">
        <w:rPr>
          <w:rFonts w:ascii="Arial" w:hAnsi="Arial" w:eastAsia="Calibri" w:cs="Arial"/>
          <w:kern w:val="0"/>
          <w:sz w:val="28"/>
          <w:szCs w:val="28"/>
          <w14:ligatures w14:val="none"/>
        </w:rPr>
        <w:t>renyu</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Tipei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zvakatiringana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pazuva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ranhasi</w:t>
      </w:r>
      <w:r w:rsidRPr="00D903E3" w:rsidR="002B366F">
        <w:rPr>
          <w:rFonts w:ascii="Arial" w:hAnsi="Arial" w:eastAsia="Calibri" w:cs="Arial"/>
          <w:kern w:val="0"/>
          <w:sz w:val="28"/>
          <w:szCs w:val="28"/>
          <w14:ligatures w14:val="none"/>
        </w:rPr>
        <w:t>.</w:t>
      </w:r>
      <w:r w:rsidRPr="00D903E3" w:rsidR="002B366F">
        <w:rPr>
          <w:rFonts w:ascii="Arial" w:hAnsi="Arial" w:eastAsia="Calibri" w:cs="Arial"/>
          <w:kern w:val="0"/>
          <w:sz w:val="18"/>
          <w:szCs w:val="18"/>
          <w14:ligatures w14:val="none"/>
        </w:rPr>
        <w:t xml:space="preserve"> [Congregation says, “Amen</w:t>
      </w:r>
      <w:r w:rsidRPr="00D903E3" w:rsidR="408FE26D">
        <w:rPr>
          <w:rFonts w:ascii="Arial" w:hAnsi="Arial" w:eastAsia="Calibri" w:cs="Arial"/>
          <w:kern w:val="0"/>
          <w:sz w:val="18"/>
          <w:szCs w:val="18"/>
          <w14:ligatures w14:val="none"/>
        </w:rPr>
        <w:t xml:space="preserve">.</w:t>
      </w:r>
      <w:r w:rsidRPr="00D903E3" w:rsidR="002B366F">
        <w:rPr>
          <w:rFonts w:ascii="Arial" w:hAnsi="Arial" w:eastAsia="Calibri" w:cs="Arial"/>
          <w:kern w:val="0"/>
          <w:sz w:val="18"/>
          <w:szCs w:val="18"/>
          <w14:ligatures w14:val="none"/>
        </w:rPr>
        <w:t xml:space="preserve">”</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Shoko </w:t>
      </w:r>
      <w:r w:rsidRPr="00D903E3" w:rsidR="002B366F">
        <w:rPr>
          <w:rFonts w:ascii="Arial" w:hAnsi="Arial" w:eastAsia="Calibri" w:cs="Arial"/>
          <w:kern w:val="0"/>
          <w:sz w:val="28"/>
          <w:szCs w:val="28"/>
          <w14:ligatures w14:val="none"/>
        </w:rPr>
        <w:t>renyu</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rikawana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kuparidzwa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pazuva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ranhasi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tinokunda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mweya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yemadzinza</w:t>
      </w:r>
      <w:r w:rsidR="002B366F">
        <w:rPr>
          <w:rFonts w:ascii="Arial" w:hAnsi="Arial" w:eastAsia="Calibri" w:cs="Arial"/>
          <w:kern w:val="0"/>
          <w:sz w:val="28"/>
          <w:szCs w:val="2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D903E3" w:rsidR="6EBB1D41">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002B366F">
        <w:rPr>
          <w:rFonts w:ascii="Arial" w:hAnsi="Arial" w:eastAsia="Calibri" w:cs="Arial"/>
          <w:kern w:val="0"/>
          <w:sz w:val="28"/>
          <w:szCs w:val="28"/>
          <w14:ligatures w14:val="none"/>
        </w:rPr>
        <w:t>t</w:t>
      </w:r>
      <w:r w:rsidRPr="00D903E3" w:rsidR="002B366F">
        <w:rPr>
          <w:rFonts w:ascii="Arial" w:hAnsi="Arial" w:eastAsia="Calibri" w:cs="Arial"/>
          <w:kern w:val="0"/>
          <w:sz w:val="28"/>
          <w:szCs w:val="28"/>
          <w14:ligatures w14:val="none"/>
        </w:rPr>
        <w:t>inotsiura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hurombo</w:t>
      </w:r>
      <w:r w:rsidR="002B366F">
        <w:rPr>
          <w:rFonts w:ascii="Arial" w:hAnsi="Arial" w:eastAsia="Calibri" w:cs="Arial"/>
          <w:kern w:val="0"/>
          <w:sz w:val="28"/>
          <w:szCs w:val="2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D903E3" w:rsidR="4EF698D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002B366F">
        <w:rPr>
          <w:rFonts w:ascii="Arial" w:hAnsi="Arial" w:eastAsia="Calibri" w:cs="Arial"/>
          <w:kern w:val="0"/>
          <w:sz w:val="28"/>
          <w:szCs w:val="28"/>
          <w14:ligatures w14:val="none"/>
        </w:rPr>
        <w:t>t</w:t>
      </w:r>
      <w:r w:rsidRPr="00D903E3" w:rsidR="002B366F">
        <w:rPr>
          <w:rFonts w:ascii="Arial" w:hAnsi="Arial" w:eastAsia="Calibri" w:cs="Arial"/>
          <w:kern w:val="0"/>
          <w:sz w:val="28"/>
          <w:szCs w:val="28"/>
          <w14:ligatures w14:val="none"/>
        </w:rPr>
        <w:t>inowana</w:t>
      </w:r>
      <w:r w:rsidRPr="00D903E3" w:rsidR="002B366F">
        <w:rPr>
          <w:rFonts w:ascii="Arial" w:hAnsi="Arial" w:eastAsia="Calibri" w:cs="Arial"/>
          <w:kern w:val="0"/>
          <w:sz w:val="28"/>
          <w:szCs w:val="28"/>
          <w14:ligatures w14:val="none"/>
        </w:rPr>
        <w:t xml:space="preserve"> healing</w:t>
      </w:r>
      <w:r w:rsidR="002B366F">
        <w:rPr>
          <w:rFonts w:ascii="Arial" w:hAnsi="Arial" w:eastAsia="Calibri" w:cs="Arial"/>
          <w:kern w:val="0"/>
          <w:sz w:val="28"/>
          <w:szCs w:val="28"/>
          <w14:ligatures w14:val="none"/>
        </w:rPr>
        <w:t>,</w:t>
      </w:r>
      <w:r w:rsidRPr="00E41BFA" w:rsidR="002B366F">
        <w:rPr>
          <w:rFonts w:ascii="Arial" w:hAnsi="Arial" w:eastAsia="Calibri" w:cs="Arial"/>
          <w:kern w:val="0"/>
          <w:sz w:val="18"/>
          <w:szCs w:val="18"/>
          <w14:ligatures w14:val="none"/>
        </w:rPr>
        <w:t xml:space="preserve"> </w:t>
      </w:r>
      <w:r w:rsidRPr="00D903E3" w:rsidR="002B366F">
        <w:rPr>
          <w:rFonts w:ascii="Arial" w:hAnsi="Arial" w:eastAsia="Calibri" w:cs="Arial"/>
          <w:kern w:val="0"/>
          <w:sz w:val="18"/>
          <w:szCs w:val="18"/>
          <w14:ligatures w14:val="none"/>
        </w:rPr>
        <w:t>[Congregation says, “Amen</w:t>
      </w:r>
      <w:r w:rsidRPr="00D903E3" w:rsidR="5E078350">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002B366F">
        <w:rPr>
          <w:rFonts w:ascii="Arial" w:hAnsi="Arial" w:eastAsia="Calibri" w:cs="Arial"/>
          <w:kern w:val="0"/>
          <w:sz w:val="28"/>
          <w:szCs w:val="28"/>
          <w14:ligatures w14:val="none"/>
        </w:rPr>
        <w:t>t</w:t>
      </w:r>
      <w:r w:rsidRPr="00D903E3" w:rsidR="002B366F">
        <w:rPr>
          <w:rFonts w:ascii="Arial" w:hAnsi="Arial" w:eastAsia="Calibri" w:cs="Arial"/>
          <w:kern w:val="0"/>
          <w:sz w:val="28"/>
          <w:szCs w:val="28"/>
          <w14:ligatures w14:val="none"/>
        </w:rPr>
        <w:t>inowana</w:t>
      </w:r>
      <w:r w:rsidRPr="00D903E3" w:rsidR="002B366F">
        <w:rPr>
          <w:rFonts w:ascii="Arial" w:hAnsi="Arial" w:eastAsia="Calibri" w:cs="Arial"/>
          <w:kern w:val="0"/>
          <w:sz w:val="28"/>
          <w:szCs w:val="28"/>
          <w14:ligatures w14:val="none"/>
        </w:rPr>
        <w:t xml:space="preserve"> tariro</w:t>
      </w:r>
      <w:r w:rsidR="002B366F">
        <w:rPr>
          <w:rFonts w:ascii="Arial" w:hAnsi="Arial" w:eastAsia="Calibri" w:cs="Arial"/>
          <w:kern w:val="0"/>
          <w:sz w:val="28"/>
          <w:szCs w:val="28"/>
          <w14:ligatures w14:val="none"/>
        </w:rPr>
        <w:t>.</w:t>
      </w:r>
      <w:r w:rsidRPr="002F610A" w:rsidR="002B366F">
        <w:rPr>
          <w:rFonts w:ascii="Arial" w:hAnsi="Arial" w:eastAsia="Calibri" w:cs="Arial"/>
          <w:kern w:val="0"/>
          <w:sz w:val="18"/>
          <w:szCs w:val="18"/>
          <w14:ligatures w14:val="none"/>
        </w:rPr>
        <w:t xml:space="preserve"> </w:t>
      </w:r>
      <w:r w:rsidRPr="00D903E3" w:rsidR="002B366F">
        <w:rPr>
          <w:rFonts w:ascii="Arial" w:hAnsi="Arial" w:eastAsia="Calibri" w:cs="Arial"/>
          <w:kern w:val="0"/>
          <w:sz w:val="18"/>
          <w:szCs w:val="18"/>
          <w14:ligatures w14:val="none"/>
        </w:rPr>
        <w:t>[Congregation says, “Amen</w:t>
      </w:r>
      <w:r w:rsidRPr="00D903E3" w:rsidR="3E0400E9">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Tipeiwo</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zvikumbirwa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izv</w:t>
      </w:r>
      <w:r w:rsidR="002B366F">
        <w:rPr>
          <w:rFonts w:ascii="Arial" w:hAnsi="Arial" w:eastAsia="Calibri" w:cs="Arial"/>
          <w:kern w:val="0"/>
          <w:sz w:val="28"/>
          <w:szCs w:val="28"/>
          <w14:ligatures w14:val="none"/>
        </w:rPr>
        <w:t>i</w:t>
      </w:r>
      <w:r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Baba</w:t>
      </w:r>
      <w:r w:rsidR="002B366F">
        <w:rPr>
          <w:rFonts w:ascii="Arial" w:hAnsi="Arial" w:eastAsia="Calibri" w:cs="Arial"/>
          <w:kern w:val="0"/>
          <w:sz w:val="28"/>
          <w:szCs w:val="2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Congregation says, “Amen</w:t>
      </w:r>
      <w:r w:rsidRPr="00D903E3" w:rsidR="77A8DAFA">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tibude</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muno</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mwoyo</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yedu</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yakazara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nekufara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D903E3" w:rsidR="45797EE8">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p>
    <w:p w:rsidRPr="00D903E3" w:rsidR="002B366F" w:rsidP="002B366F" w:rsidRDefault="002B366F" w14:paraId="5DB5DFD4" w14:textId="23620FF3">
      <w:pPr>
        <w:tabs>
          <w:tab w:val="left" w:pos="7227"/>
        </w:tabs>
        <w:spacing w:line="259" w:lineRule="auto"/>
        <w:jc w:val="both"/>
        <w:rPr>
          <w:rFonts w:ascii="Arial" w:hAnsi="Arial" w:eastAsia="Calibri" w:cs="Arial"/>
          <w:kern w:val="0"/>
          <w:sz w:val="28"/>
          <w:szCs w:val="28"/>
          <w14:ligatures w14:val="none"/>
        </w:rPr>
      </w:pPr>
      <w:r w:rsidRPr="00D36302" w:rsidR="002B366F">
        <w:rPr>
          <w:rFonts w:ascii="Arial" w:hAnsi="Arial" w:eastAsia="Calibri" w:cs="Arial"/>
          <w:kern w:val="0"/>
          <w:sz w:val="28"/>
          <w:szCs w:val="28"/>
          <w:vertAlign w:val="superscript"/>
          <w14:ligatures w14:val="none"/>
        </w:rPr>
        <w:t>5</w:t>
      </w:r>
      <w:r w:rsidR="002B366F">
        <w:rPr>
          <w:rFonts w:ascii="Arial" w:hAnsi="Arial" w:eastAsia="Calibri" w:cs="Arial"/>
          <w:kern w:val="0"/>
          <w:sz w:val="28"/>
          <w:szCs w:val="28"/>
          <w:vertAlign w:val="superscript"/>
          <w14:ligatures w14:val="none"/>
        </w:rPr>
        <w:t xml:space="preserve"> </w:t>
      </w:r>
      <w:r w:rsidRPr="00D903E3" w:rsidR="002B366F">
        <w:rPr>
          <w:rFonts w:ascii="Arial" w:hAnsi="Arial" w:eastAsia="Calibri" w:cs="Arial"/>
          <w:kern w:val="0"/>
          <w:sz w:val="28"/>
          <w:szCs w:val="28"/>
          <w14:ligatures w14:val="none"/>
        </w:rPr>
        <w:t>Chibatsirai</w:t>
      </w:r>
      <w:r w:rsidRPr="00D903E3" w:rsidR="002B366F">
        <w:rPr>
          <w:rFonts w:ascii="Arial" w:hAnsi="Arial" w:eastAsia="Calibri" w:cs="Arial"/>
          <w:kern w:val="0"/>
          <w:sz w:val="28"/>
          <w:szCs w:val="28"/>
          <w14:ligatures w14:val="none"/>
        </w:rPr>
        <w:t xml:space="preserve"> Baba </w:t>
      </w:r>
      <w:r w:rsidR="002B366F">
        <w:rPr>
          <w:rFonts w:ascii="Arial" w:hAnsi="Arial" w:eastAsia="Calibri" w:cs="Arial"/>
          <w:kern w:val="0"/>
          <w:sz w:val="28"/>
          <w:szCs w:val="28"/>
          <w14:ligatures w14:val="none"/>
        </w:rPr>
        <w:t>w</w:t>
      </w:r>
      <w:r w:rsidRPr="00D903E3" w:rsidR="002B366F">
        <w:rPr>
          <w:rFonts w:ascii="Arial" w:hAnsi="Arial" w:eastAsia="Calibri" w:cs="Arial"/>
          <w:kern w:val="0"/>
          <w:sz w:val="28"/>
          <w:szCs w:val="28"/>
          <w14:ligatures w14:val="none"/>
        </w:rPr>
        <w:t>akanaka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vese</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vari</w:t>
      </w:r>
      <w:r w:rsidRPr="00D903E3" w:rsidR="4D347184">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kurwara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Pr="00D903E3" w:rsidR="4E61BA18">
        <w:rPr>
          <w:rFonts w:ascii="Arial" w:hAnsi="Arial" w:eastAsia="Calibri" w:cs="Arial"/>
          <w:kern w:val="0"/>
          <w:sz w:val="28"/>
          <w:szCs w:val="28"/>
          <w14:ligatures w14:val="none"/>
        </w:rPr>
        <w:t xml:space="preserve">V</w:t>
      </w:r>
      <w:r w:rsidRPr="00D903E3" w:rsidR="002B366F">
        <w:rPr>
          <w:rFonts w:ascii="Arial" w:hAnsi="Arial" w:eastAsia="Calibri" w:cs="Arial"/>
          <w:kern w:val="0"/>
          <w:sz w:val="28"/>
          <w:szCs w:val="28"/>
          <w14:ligatures w14:val="none"/>
        </w:rPr>
        <w:t>anonoka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kubatsirwa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Variku</w:t>
      </w:r>
      <w:commentRangeStart w:id="0"/>
      <w:r w:rsidRPr="00D903E3" w:rsidR="002B366F">
        <w:rPr>
          <w:rFonts w:ascii="Arial" w:hAnsi="Arial" w:eastAsia="Calibri" w:cs="Arial"/>
          <w:kern w:val="0"/>
          <w:sz w:val="28"/>
          <w:szCs w:val="28"/>
          <w14:ligatures w14:val="none"/>
        </w:rPr>
        <w:t>…?...</w:t>
      </w:r>
      <w:commentRangeEnd w:id="0"/>
      <w:r>
        <w:rPr>
          <w:rStyle w:val="CommentReference"/>
        </w:rPr>
        <w:commentReference w:id="0"/>
      </w:r>
      <w:r w:rsidRPr="00D903E3" w:rsidR="676365A0">
        <w:rPr>
          <w:rFonts w:ascii="Arial" w:hAnsi="Arial" w:eastAsia="Calibri" w:cs="Arial"/>
          <w:kern w:val="0"/>
          <w:sz w:val="28"/>
          <w:szCs w:val="28"/>
          <w14:ligatures w14:val="none"/>
        </w:rPr>
        <w:t xml:space="preserve">mbuka</w:t>
      </w:r>
      <w:r w:rsidRPr="00D903E3" w:rsidR="676365A0">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ne</w:t>
      </w:r>
      <w:r w:rsidRPr="00D903E3" w:rsidR="002B366F">
        <w:rPr>
          <w:rFonts w:ascii="Arial" w:hAnsi="Arial" w:eastAsia="Calibri" w:cs="Arial"/>
          <w:kern w:val="0"/>
          <w:sz w:val="28"/>
          <w:szCs w:val="28"/>
          <w14:ligatures w14:val="none"/>
        </w:rPr>
        <w:t xml:space="preserve"> strok</w:t>
      </w:r>
      <w:r w:rsidR="002B366F">
        <w:rPr>
          <w:rFonts w:ascii="Arial" w:hAnsi="Arial" w:eastAsia="Calibri" w:cs="Arial"/>
          <w:kern w:val="0"/>
          <w:sz w:val="28"/>
          <w:szCs w:val="28"/>
          <w14:ligatures w14:val="none"/>
        </w:rPr>
        <w:t xml:space="preserve">e </w:t>
      </w:r>
      <w:r w:rsidRPr="00D903E3" w:rsidR="002B366F">
        <w:rPr>
          <w:rFonts w:ascii="Arial" w:hAnsi="Arial" w:eastAsia="Calibri" w:cs="Arial"/>
          <w:kern w:val="0"/>
          <w:sz w:val="28"/>
          <w:szCs w:val="28"/>
          <w14:ligatures w14:val="none"/>
        </w:rPr>
        <w:t xml:space="preserve">Baba.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Mwari </w:t>
      </w:r>
      <w:r w:rsidR="002B366F">
        <w:rPr>
          <w:rFonts w:ascii="Arial" w:hAnsi="Arial" w:eastAsia="Calibri" w:cs="Arial"/>
          <w:kern w:val="0"/>
          <w:sz w:val="28"/>
          <w:szCs w:val="28"/>
          <w14:ligatures w14:val="none"/>
        </w:rPr>
        <w:t>m</w:t>
      </w:r>
      <w:r w:rsidRPr="00D903E3" w:rsidR="002B366F">
        <w:rPr>
          <w:rFonts w:ascii="Arial" w:hAnsi="Arial" w:eastAsia="Calibri" w:cs="Arial"/>
          <w:kern w:val="0"/>
          <w:sz w:val="28"/>
          <w:szCs w:val="28"/>
          <w14:ligatures w14:val="none"/>
        </w:rPr>
        <w:t>akarurama</w:t>
      </w:r>
      <w:r w:rsidRPr="00D903E3" w:rsidR="002B366F">
        <w:rPr>
          <w:rFonts w:ascii="Arial" w:hAnsi="Arial" w:eastAsia="Calibri" w:cs="Arial"/>
          <w:kern w:val="0"/>
          <w:sz w:val="28"/>
          <w:szCs w:val="28"/>
          <w14:ligatures w14:val="none"/>
        </w:rPr>
        <w:t xml:space="preserve"> vane effects ema accidents.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Toda </w:t>
      </w:r>
      <w:r w:rsidRPr="00D903E3" w:rsidR="002B366F">
        <w:rPr>
          <w:rFonts w:ascii="Arial" w:hAnsi="Arial" w:eastAsia="Calibri" w:cs="Arial"/>
          <w:kern w:val="0"/>
          <w:sz w:val="28"/>
          <w:szCs w:val="28"/>
          <w14:ligatures w14:val="none"/>
        </w:rPr>
        <w:t>kubuda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muno</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tava</w:t>
      </w:r>
      <w:r w:rsidRPr="00D903E3" w:rsidR="002B366F">
        <w:rPr>
          <w:rFonts w:ascii="Arial" w:hAnsi="Arial" w:eastAsia="Calibri" w:cs="Arial"/>
          <w:kern w:val="0"/>
          <w:sz w:val="28"/>
          <w:szCs w:val="28"/>
          <w14:ligatures w14:val="none"/>
        </w:rPr>
        <w:t xml:space="preserve"> nenyasha. </w:t>
      </w:r>
      <w:r w:rsidRPr="00D903E3" w:rsidR="002B366F">
        <w:rPr>
          <w:rFonts w:ascii="Arial" w:hAnsi="Arial" w:eastAsia="Calibri" w:cs="Arial"/>
          <w:kern w:val="0"/>
          <w:sz w:val="18"/>
          <w:szCs w:val="18"/>
          <w14:ligatures w14:val="none"/>
        </w:rPr>
        <w:t>[Congregation says, “Amen</w:t>
      </w:r>
      <w:r w:rsidRPr="00D903E3" w:rsidR="04799B69">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Tichipa</w:t>
      </w:r>
      <w:r w:rsidRPr="00D903E3" w:rsidR="39D0B8C5">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mbiri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ku</w:t>
      </w:r>
      <w:r w:rsidR="002B366F">
        <w:rPr>
          <w:rFonts w:ascii="Arial" w:hAnsi="Arial" w:eastAsia="Calibri" w:cs="Arial"/>
          <w:kern w:val="0"/>
          <w:sz w:val="28"/>
          <w:szCs w:val="28"/>
          <w14:ligatures w14:val="none"/>
        </w:rPr>
        <w:t>Z</w:t>
      </w:r>
      <w:r w:rsidRPr="00D903E3" w:rsidR="002B366F">
        <w:rPr>
          <w:rFonts w:ascii="Arial" w:hAnsi="Arial" w:eastAsia="Calibri" w:cs="Arial"/>
          <w:kern w:val="0"/>
          <w:sz w:val="28"/>
          <w:szCs w:val="28"/>
          <w14:ligatures w14:val="none"/>
        </w:rPr>
        <w:t>ita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raMwari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D903E3" w:rsidR="3A7792D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Baba </w:t>
      </w:r>
      <w:r w:rsidRPr="00D903E3" w:rsidR="002B366F">
        <w:rPr>
          <w:rFonts w:ascii="Arial" w:hAnsi="Arial" w:eastAsia="Calibri" w:cs="Arial"/>
          <w:kern w:val="0"/>
          <w:sz w:val="28"/>
          <w:szCs w:val="28"/>
          <w14:ligatures w14:val="none"/>
        </w:rPr>
        <w:t>tauya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kuzo</w:t>
      </w:r>
      <w:r w:rsidRPr="00D903E3" w:rsidR="002B366F">
        <w:rPr>
          <w:rFonts w:ascii="Arial" w:hAnsi="Arial" w:eastAsia="Calibri" w:cs="Arial"/>
          <w:kern w:val="0"/>
          <w:sz w:val="28"/>
          <w:szCs w:val="28"/>
          <w14:ligatures w14:val="none"/>
        </w:rPr>
        <w:t>dairwa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matambudziko</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edu</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D903E3" w:rsidR="06FB7853">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Tauya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kuzodzidziswa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nemi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D903E3" w:rsidR="0FD8C751">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Pindirai</w:t>
      </w:r>
      <w:r w:rsidRPr="00D903E3" w:rsidR="002B366F">
        <w:rPr>
          <w:rFonts w:ascii="Arial" w:hAnsi="Arial" w:eastAsia="Calibri" w:cs="Arial"/>
          <w:kern w:val="0"/>
          <w:sz w:val="28"/>
          <w:szCs w:val="28"/>
          <w14:ligatures w14:val="none"/>
        </w:rPr>
        <w:t xml:space="preserve"> manheru </w:t>
      </w:r>
      <w:r w:rsidRPr="00D903E3" w:rsidR="002B366F">
        <w:rPr>
          <w:rFonts w:ascii="Arial" w:hAnsi="Arial" w:eastAsia="Calibri" w:cs="Arial"/>
          <w:kern w:val="0"/>
          <w:sz w:val="28"/>
          <w:szCs w:val="28"/>
          <w14:ligatures w14:val="none"/>
        </w:rPr>
        <w:t>anhasi</w:t>
      </w:r>
      <w:r w:rsidRPr="00D903E3" w:rsidR="002B366F">
        <w:rPr>
          <w:rFonts w:ascii="Arial" w:hAnsi="Arial" w:eastAsia="Calibri" w:cs="Arial"/>
          <w:kern w:val="0"/>
          <w:sz w:val="28"/>
          <w:szCs w:val="28"/>
          <w14:ligatures w14:val="none"/>
        </w:rPr>
        <w:t xml:space="preserve">. </w:t>
      </w:r>
    </w:p>
    <w:p w:rsidRPr="00D903E3" w:rsidR="002B366F" w:rsidP="002B366F" w:rsidRDefault="002B366F" w14:paraId="2558BE08" w14:textId="79E644B1">
      <w:pPr>
        <w:tabs>
          <w:tab w:val="left" w:pos="7227"/>
        </w:tabs>
        <w:spacing w:line="259" w:lineRule="auto"/>
        <w:jc w:val="both"/>
        <w:rPr>
          <w:rFonts w:ascii="Arial" w:hAnsi="Arial" w:eastAsia="Calibri" w:cs="Arial"/>
          <w:kern w:val="0"/>
          <w:sz w:val="28"/>
          <w:szCs w:val="28"/>
          <w14:ligatures w14:val="none"/>
        </w:rPr>
      </w:pPr>
      <w:r w:rsidRPr="00D36302" w:rsidR="002B366F">
        <w:rPr>
          <w:rFonts w:ascii="Arial" w:hAnsi="Arial" w:eastAsia="Calibri" w:cs="Arial"/>
          <w:kern w:val="0"/>
          <w:sz w:val="28"/>
          <w:szCs w:val="28"/>
          <w:vertAlign w:val="superscript"/>
          <w14:ligatures w14:val="none"/>
        </w:rPr>
        <w:t>6</w:t>
      </w:r>
      <w:r w:rsidR="002B366F">
        <w:rPr>
          <w:rFonts w:ascii="Arial" w:hAnsi="Arial" w:eastAsia="Calibri" w:cs="Arial"/>
          <w:kern w:val="0"/>
          <w:sz w:val="28"/>
          <w:szCs w:val="28"/>
          <w:vertAlign w:val="superscript"/>
          <w14:ligatures w14:val="none"/>
        </w:rPr>
        <w:t xml:space="preserve"> </w:t>
      </w:r>
      <w:r w:rsidRPr="00D903E3" w:rsidR="002B366F">
        <w:rPr>
          <w:rFonts w:ascii="Arial" w:hAnsi="Arial" w:eastAsia="Calibri" w:cs="Arial"/>
          <w:kern w:val="0"/>
          <w:sz w:val="28"/>
          <w:szCs w:val="28"/>
          <w14:ligatures w14:val="none"/>
        </w:rPr>
        <w:t xml:space="preserve">Baba makanaka </w:t>
      </w:r>
      <w:r w:rsidRPr="00D903E3" w:rsidR="002B366F">
        <w:rPr>
          <w:rFonts w:ascii="Arial" w:hAnsi="Arial" w:eastAsia="Calibri" w:cs="Arial"/>
          <w:kern w:val="0"/>
          <w:sz w:val="28"/>
          <w:szCs w:val="28"/>
          <w14:ligatures w14:val="none"/>
        </w:rPr>
        <w:t>chivai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nevatsvene</w:t>
      </w:r>
      <w:r w:rsidRPr="00D903E3" w:rsidR="002B366F">
        <w:rPr>
          <w:rFonts w:ascii="Arial" w:hAnsi="Arial" w:eastAsia="Calibri" w:cs="Arial"/>
          <w:kern w:val="0"/>
          <w:sz w:val="28"/>
          <w:szCs w:val="28"/>
          <w14:ligatures w14:val="none"/>
        </w:rPr>
        <w:t xml:space="preserve">, Baba </w:t>
      </w:r>
      <w:r w:rsidRPr="00D903E3" w:rsidR="002B366F">
        <w:rPr>
          <w:rFonts w:ascii="Arial" w:hAnsi="Arial" w:eastAsia="Calibri" w:cs="Arial"/>
          <w:kern w:val="0"/>
          <w:sz w:val="28"/>
          <w:szCs w:val="28"/>
          <w14:ligatures w14:val="none"/>
        </w:rPr>
        <w:t>wakanaka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vatadza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kuvapano</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Kana </w:t>
      </w:r>
      <w:r w:rsidRPr="00D903E3" w:rsidR="002B366F">
        <w:rPr>
          <w:rFonts w:ascii="Arial" w:hAnsi="Arial" w:eastAsia="Calibri" w:cs="Arial"/>
          <w:kern w:val="0"/>
          <w:sz w:val="28"/>
          <w:szCs w:val="28"/>
          <w14:ligatures w14:val="none"/>
        </w:rPr>
        <w:t>kungadai</w:t>
      </w:r>
      <w:r w:rsidR="002B366F">
        <w:rPr>
          <w:rFonts w:ascii="Arial" w:hAnsi="Arial" w:eastAsia="Calibri" w:cs="Arial"/>
          <w:kern w:val="0"/>
          <w:sz w:val="28"/>
          <w:szCs w:val="28"/>
          <w14:ligatures w14:val="none"/>
        </w:rPr>
        <w:t>—</w:t>
      </w:r>
      <w:r w:rsidRPr="00D903E3" w:rsidR="002B366F">
        <w:rPr>
          <w:rFonts w:ascii="Arial" w:hAnsi="Arial" w:eastAsia="Calibri" w:cs="Arial"/>
          <w:kern w:val="0"/>
          <w:sz w:val="28"/>
          <w:szCs w:val="28"/>
          <w14:ligatures w14:val="none"/>
        </w:rPr>
        <w:t>kungadai</w:t>
      </w:r>
      <w:r w:rsidRPr="00D903E3" w:rsidR="002B366F">
        <w:rPr>
          <w:rFonts w:ascii="Arial" w:hAnsi="Arial" w:eastAsia="Calibri" w:cs="Arial"/>
          <w:kern w:val="0"/>
          <w:sz w:val="28"/>
          <w:szCs w:val="28"/>
          <w14:ligatures w14:val="none"/>
        </w:rPr>
        <w:t xml:space="preserve"> kune </w:t>
      </w:r>
      <w:r w:rsidRPr="00D903E3" w:rsidR="002B366F">
        <w:rPr>
          <w:rFonts w:ascii="Arial" w:hAnsi="Arial" w:eastAsia="Calibri" w:cs="Arial"/>
          <w:kern w:val="0"/>
          <w:sz w:val="28"/>
          <w:szCs w:val="28"/>
          <w14:ligatures w14:val="none"/>
        </w:rPr>
        <w:t>avo</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vachiri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mumugwagwa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Mwari </w:t>
      </w:r>
      <w:r w:rsidRPr="00D903E3" w:rsidR="002B366F">
        <w:rPr>
          <w:rFonts w:ascii="Arial" w:hAnsi="Arial" w:eastAsia="Calibri" w:cs="Arial"/>
          <w:kern w:val="0"/>
          <w:sz w:val="28"/>
          <w:szCs w:val="28"/>
          <w14:ligatures w14:val="none"/>
        </w:rPr>
        <w:t>tinopa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mbiri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kuZita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renyu</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Ndimi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muchengeti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wevanhu</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vese</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ivavo</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Chitigadzirirai</w:t>
      </w:r>
      <w:r w:rsidRPr="00D903E3" w:rsidR="002B366F">
        <w:rPr>
          <w:rFonts w:ascii="Arial" w:hAnsi="Arial" w:eastAsia="Calibri" w:cs="Arial"/>
          <w:kern w:val="0"/>
          <w:sz w:val="28"/>
          <w:szCs w:val="28"/>
          <w14:ligatures w14:val="none"/>
        </w:rPr>
        <w:t xml:space="preserve"> August </w:t>
      </w:r>
      <w:r w:rsidRPr="00D903E3" w:rsidR="002B366F">
        <w:rPr>
          <w:rFonts w:ascii="Arial" w:hAnsi="Arial" w:eastAsia="Calibri" w:cs="Arial"/>
          <w:kern w:val="0"/>
          <w:sz w:val="28"/>
          <w:szCs w:val="28"/>
          <w14:ligatures w14:val="none"/>
        </w:rPr>
        <w:t>yedu</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Baba </w:t>
      </w:r>
      <w:r w:rsidRPr="0797B5F5" w:rsidR="002B366F">
        <w:rPr>
          <w:rFonts w:ascii="Times New Roman" w:hAnsi="Times New Roman" w:eastAsia="Times New Roman" w:cs="Times New Roman"/>
          <w:kern w:val="0"/>
          <w:sz w:val="28"/>
          <w:szCs w:val="28"/>
          <w:highlight w:val="yellow"/>
          <w14:ligatures w14:val="none"/>
        </w:rPr>
        <w:t>ti</w:t>
      </w:r>
      <w:r w:rsidRPr="0797B5F5" w:rsidR="002B366F">
        <w:rPr>
          <w:rFonts w:ascii="Times New Roman" w:hAnsi="Times New Roman" w:eastAsia="Times New Roman" w:cs="Times New Roman"/>
          <w:kern w:val="0"/>
          <w:sz w:val="28"/>
          <w:szCs w:val="28"/>
          <w:highlight w:val="yellow"/>
          <w14:ligatures w14:val="none"/>
        </w:rPr>
        <w:t>t</w:t>
      </w:r>
      <w:r w:rsidRPr="0797B5F5" w:rsidR="002B366F">
        <w:rPr>
          <w:rFonts w:ascii="Times New Roman" w:hAnsi="Times New Roman" w:eastAsia="Times New Roman" w:cs="Times New Roman"/>
          <w:kern w:val="0"/>
          <w:sz w:val="28"/>
          <w:szCs w:val="28"/>
          <w:highlight w:val="yellow"/>
          <w14:ligatures w14:val="none"/>
        </w:rPr>
        <w:t>arir</w:t>
      </w:r>
      <w:r w:rsidRPr="0797B5F5" w:rsidR="2492A3D9">
        <w:rPr>
          <w:rFonts w:ascii="Times New Roman" w:hAnsi="Times New Roman" w:eastAsia="Times New Roman" w:cs="Times New Roman"/>
          <w:kern w:val="0"/>
          <w:sz w:val="28"/>
          <w:szCs w:val="28"/>
          <w:highlight w:val="yellow"/>
          <w14:ligatures w14:val="none"/>
        </w:rPr>
        <w:t>a</w:t>
      </w:r>
      <w:r w:rsidRPr="0797B5F5" w:rsidR="002B366F">
        <w:rPr>
          <w:rFonts w:ascii="Times New Roman" w:hAnsi="Times New Roman" w:eastAsia="Times New Roman" w:cs="Times New Roman"/>
          <w:kern w:val="0"/>
          <w:sz w:val="28"/>
          <w:szCs w:val="28"/>
          <w:highlight w:val="yellow"/>
          <w14:ligatures w14:val="none"/>
        </w:rPr>
        <w:t>i</w:t>
      </w:r>
      <w:r w:rsidRPr="0797B5F5" w:rsidR="002B366F">
        <w:rPr>
          <w:rFonts w:ascii="Times New Roman" w:hAnsi="Times New Roman" w:eastAsia="Times New Roman" w:cs="Times New Roman"/>
          <w:kern w:val="0"/>
          <w:sz w:val="28"/>
          <w:szCs w:val="28"/>
          <w:highlight w:val="yellow"/>
          <w14:ligatures w14:val="none"/>
        </w:rPr>
        <w:t xml:space="preserve">  </w:t>
      </w:r>
      <w:commentRangeStart w:id="379419449"/>
      <w:r w:rsidRPr="0797B5F5" w:rsidR="002B366F">
        <w:rPr>
          <w:rFonts w:ascii="Times New Roman" w:hAnsi="Times New Roman" w:eastAsia="Times New Roman" w:cs="Times New Roman"/>
          <w:kern w:val="0"/>
          <w:sz w:val="28"/>
          <w:szCs w:val="28"/>
          <w:highlight w:val="yellow"/>
          <w14:ligatures w14:val="none"/>
        </w:rPr>
        <w:t>mu</w:t>
      </w:r>
      <w:r w:rsidRPr="0797B5F5" w:rsidR="002B366F">
        <w:rPr>
          <w:rFonts w:ascii="Times New Roman" w:hAnsi="Times New Roman" w:eastAsia="Times New Roman" w:cs="Times New Roman"/>
          <w:kern w:val="0"/>
          <w:sz w:val="28"/>
          <w:szCs w:val="28"/>
          <w:highlight w:val="yellow"/>
          <w14:ligatures w14:val="none"/>
        </w:rPr>
        <w:t>d</w:t>
      </w:r>
      <w:r w:rsidRPr="0797B5F5" w:rsidR="002B366F">
        <w:rPr>
          <w:rFonts w:ascii="Times New Roman" w:hAnsi="Times New Roman" w:eastAsia="Times New Roman" w:cs="Times New Roman"/>
          <w:kern w:val="0"/>
          <w:sz w:val="28"/>
          <w:szCs w:val="28"/>
          <w:highlight w:val="yellow"/>
          <w14:ligatures w14:val="none"/>
        </w:rPr>
        <w:t>euro</w:t>
      </w:r>
      <w:commentRangeEnd w:id="379419449"/>
      <w:r>
        <w:rPr>
          <w:rStyle w:val="CommentReference"/>
        </w:rPr>
        <w:commentReference w:id="379419449"/>
      </w:r>
      <w:r w:rsidRPr="0797B5F5" w:rsidR="002B366F">
        <w:rPr>
          <w:rFonts w:ascii="Times New Roman" w:hAnsi="Times New Roman" w:eastAsia="Times New Roman" w:cs="Times New Roman"/>
          <w:kern w:val="0"/>
          <w:sz w:val="28"/>
          <w:szCs w:val="28"/>
          <w14:ligatures w14:val="none"/>
        </w:rPr>
        <w:t xml:space="preserve"> </w:t>
      </w:r>
      <w:r w:rsidRPr="00D903E3" w:rsidR="002B366F">
        <w:rPr>
          <w:rFonts w:ascii="Arial" w:hAnsi="Arial" w:eastAsia="Calibri" w:cs="Arial"/>
          <w:kern w:val="0"/>
          <w:sz w:val="28"/>
          <w:szCs w:val="28"/>
          <w14:ligatures w14:val="none"/>
        </w:rPr>
        <w:t>yedu</w:t>
      </w:r>
      <w:r w:rsidRPr="00D903E3" w:rsidR="002B366F">
        <w:rPr>
          <w:rFonts w:ascii="Arial" w:hAnsi="Arial" w:eastAsia="Calibri" w:cs="Arial"/>
          <w:kern w:val="0"/>
          <w:sz w:val="28"/>
          <w:szCs w:val="28"/>
          <w14:ligatures w14:val="none"/>
        </w:rPr>
        <w:t>.</w:t>
      </w:r>
      <w:r w:rsidRPr="00C57F60" w:rsidR="002B366F">
        <w:rPr>
          <w:rFonts w:ascii="Arial" w:hAnsi="Arial" w:eastAsia="Calibri" w:cs="Arial"/>
          <w:kern w:val="0"/>
          <w:sz w:val="18"/>
          <w:szCs w:val="18"/>
          <w14:ligatures w14:val="none"/>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Toda </w:t>
      </w:r>
      <w:r w:rsidRPr="00D903E3" w:rsidR="002B366F">
        <w:rPr>
          <w:rFonts w:ascii="Arial" w:hAnsi="Arial" w:eastAsia="Calibri" w:cs="Arial"/>
          <w:kern w:val="0"/>
          <w:sz w:val="28"/>
          <w:szCs w:val="28"/>
          <w14:ligatures w14:val="none"/>
        </w:rPr>
        <w:t xml:space="preserve">Sanduko</w:t>
      </w:r>
      <w:r w:rsidRPr="00D903E3" w:rsidR="002B366F">
        <w:rPr>
          <w:rFonts w:ascii="Arial" w:hAnsi="Arial" w:eastAsia="Calibri" w:cs="Arial"/>
          <w:kern w:val="0"/>
          <w:sz w:val="28"/>
          <w:szCs w:val="28"/>
          <w14:ligatures w14:val="none"/>
        </w:rPr>
        <w:t xml:space="preserve"> gore </w:t>
      </w:r>
      <w:r w:rsidRPr="00D903E3" w:rsidR="002B366F">
        <w:rPr>
          <w:rFonts w:ascii="Arial" w:hAnsi="Arial" w:eastAsia="Calibri" w:cs="Arial"/>
          <w:kern w:val="0"/>
          <w:sz w:val="28"/>
          <w:szCs w:val="28"/>
          <w14:ligatures w14:val="none"/>
        </w:rPr>
        <w:t>rino</w:t>
      </w:r>
      <w:r w:rsidRPr="00D903E3" w:rsidR="7690F5BA">
        <w:rPr>
          <w:rFonts w:ascii="Arial" w:hAnsi="Arial" w:eastAsia="Calibri" w:cs="Arial"/>
          <w:kern w:val="0"/>
          <w:sz w:val="28"/>
          <w:szCs w:val="28"/>
          <w14:ligatures w14:val="none"/>
        </w:rPr>
        <w:t>.</w:t>
      </w:r>
      <w:r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D903E3" w:rsidR="369B2714">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Pr="00D903E3" w:rsidR="2855D504">
        <w:rPr>
          <w:rFonts w:ascii="Arial" w:hAnsi="Arial" w:eastAsia="Calibri" w:cs="Arial"/>
          <w:kern w:val="0"/>
          <w:sz w:val="28"/>
          <w:szCs w:val="28"/>
          <w14:ligatures w14:val="none"/>
        </w:rPr>
        <w:t xml:space="preserve">T</w:t>
      </w:r>
      <w:r w:rsidRPr="00D903E3" w:rsidR="002B366F">
        <w:rPr>
          <w:rFonts w:ascii="Arial" w:hAnsi="Arial" w:eastAsia="Calibri" w:cs="Arial"/>
          <w:kern w:val="0"/>
          <w:sz w:val="28"/>
          <w:szCs w:val="28"/>
          <w14:ligatures w14:val="none"/>
        </w:rPr>
        <w:t>oda</w:t>
      </w:r>
      <w:r w:rsidRPr="00D903E3" w:rsidR="002B366F">
        <w:rPr>
          <w:rFonts w:ascii="Arial" w:hAnsi="Arial" w:eastAsia="Calibri" w:cs="Arial"/>
          <w:kern w:val="0"/>
          <w:sz w:val="28"/>
          <w:szCs w:val="28"/>
          <w14:ligatures w14:val="none"/>
        </w:rPr>
        <w:t xml:space="preserve"> change of status</w:t>
      </w:r>
      <w:r w:rsidRPr="00D903E3" w:rsidR="76647408">
        <w:rPr>
          <w:rFonts w:ascii="Arial" w:hAnsi="Arial" w:eastAsia="Calibri" w:cs="Arial"/>
          <w:kern w:val="0"/>
          <w:sz w:val="28"/>
          <w:szCs w:val="28"/>
          <w14:ligatures w14:val="none"/>
        </w:rPr>
        <w:t xml:space="preserve">.</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D903E3" w:rsidR="4457444D">
        <w:rPr>
          <w:rFonts w:ascii="Arial" w:hAnsi="Arial" w:eastAsia="Calibri" w:cs="Arial"/>
          <w:kern w:val="0"/>
          <w:sz w:val="18"/>
          <w:szCs w:val="18"/>
          <w14:ligatures w14:val="none"/>
        </w:rPr>
        <w:t>!</w:t>
      </w:r>
      <w:r w:rsidRPr="00D903E3" w:rsidR="4457444D">
        <w:rPr>
          <w:rFonts w:ascii="Arial" w:hAnsi="Arial" w:eastAsia="Calibri" w:cs="Arial"/>
          <w:kern w:val="0"/>
          <w:sz w:val="18"/>
          <w:szCs w:val="18"/>
          <w14:ligatures w14:val="none"/>
        </w:rPr>
        <w:t>”]</w:t>
      </w:r>
      <w:r w:rsidRPr="0797B5F5" w:rsidR="4457444D">
        <w:rPr>
          <w:rFonts w:ascii="Arial" w:hAnsi="Arial" w:eastAsia="Calibri" w:cs="Arial"/>
          <w:kern w:val="0"/>
          <w:sz w:val="24"/>
          <w:szCs w:val="24"/>
          <w14:ligatures w14:val="none"/>
        </w:rPr>
        <w:t xml:space="preserve"> </w:t>
      </w:r>
      <w:r w:rsidRPr="0797B5F5" w:rsidR="4457444D">
        <w:rPr>
          <w:rFonts w:ascii="Arial" w:hAnsi="Arial" w:eastAsia="Calibri" w:cs="Arial"/>
          <w:kern w:val="0"/>
          <w:sz w:val="28"/>
          <w:szCs w:val="28"/>
          <w14:ligatures w14:val="none"/>
        </w:rPr>
        <w:t>Satan</w:t>
      </w:r>
      <w:r w:rsidRPr="0797B5F5" w:rsidR="002B366F">
        <w:rPr>
          <w:rFonts w:ascii="Arial" w:hAnsi="Arial" w:eastAsia="Calibri" w:cs="Arial"/>
          <w:kern w:val="0"/>
          <w:sz w:val="24"/>
          <w:szCs w:val="24"/>
          <w14:ligatures w14:val="none"/>
        </w:rPr>
        <w:t xml:space="preserve"> </w:t>
      </w:r>
      <w:r w:rsidRPr="00D903E3" w:rsidR="002B366F">
        <w:rPr>
          <w:rFonts w:ascii="Arial" w:hAnsi="Arial" w:eastAsia="Calibri" w:cs="Arial"/>
          <w:kern w:val="0"/>
          <w:sz w:val="28"/>
          <w:szCs w:val="28"/>
          <w14:ligatures w14:val="none"/>
        </w:rPr>
        <w:t xml:space="preserve">come out of everybody</w:t>
      </w:r>
      <w:r w:rsidR="002B366F">
        <w:rPr>
          <w:rFonts w:ascii="Arial" w:hAnsi="Arial" w:eastAsia="Calibri" w:cs="Arial"/>
          <w:kern w:val="0"/>
          <w:sz w:val="28"/>
          <w:szCs w:val="28"/>
          <w14:ligatures w14:val="none"/>
        </w:rPr>
        <w:t>,</w:t>
      </w:r>
      <w:r w:rsidRPr="00D903E3" w:rsidR="002B366F">
        <w:rPr>
          <w:rFonts w:ascii="Arial" w:hAnsi="Arial" w:eastAsia="Calibri" w:cs="Arial"/>
          <w:kern w:val="0"/>
          <w:sz w:val="28"/>
          <w:szCs w:val="28"/>
          <w14:ligatures w14:val="none"/>
        </w:rPr>
        <w:t xml:space="preserve"> </w:t>
      </w:r>
      <w:r w:rsidR="002B366F">
        <w:rPr>
          <w:rFonts w:ascii="Arial" w:hAnsi="Arial" w:eastAsia="Calibri" w:cs="Arial"/>
          <w:kern w:val="0"/>
          <w:sz w:val="28"/>
          <w:szCs w:val="28"/>
          <w14:ligatures w14:val="none"/>
        </w:rPr>
        <w:t>m</w:t>
      </w:r>
      <w:r w:rsidRPr="00D903E3" w:rsidR="002B366F">
        <w:rPr>
          <w:rFonts w:ascii="Arial" w:hAnsi="Arial" w:eastAsia="Calibri" w:cs="Arial"/>
          <w:kern w:val="0"/>
          <w:sz w:val="28"/>
          <w:szCs w:val="28"/>
          <w14:ligatures w14:val="none"/>
        </w:rPr>
        <w:t>uZita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raJeso</w:t>
      </w:r>
      <w:r w:rsidRPr="00D903E3" w:rsidR="08F4B8FF">
        <w:rPr>
          <w:rFonts w:ascii="Arial" w:hAnsi="Arial" w:eastAsia="Calibri" w:cs="Arial"/>
          <w:kern w:val="0"/>
          <w:sz w:val="28"/>
          <w:szCs w:val="2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D903E3" w:rsidR="72035E4D">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p>
    <w:p w:rsidRPr="00B354E0" w:rsidR="002B366F" w:rsidP="002B366F" w:rsidRDefault="002B366F" w14:paraId="587EEF9A" w14:textId="6060623E">
      <w:pPr>
        <w:tabs>
          <w:tab w:val="left" w:pos="7227"/>
        </w:tabs>
        <w:spacing w:line="259" w:lineRule="auto"/>
        <w:jc w:val="both"/>
        <w:rPr>
          <w:rFonts w:ascii="Arial" w:hAnsi="Arial" w:eastAsia="Calibri" w:cs="Arial"/>
          <w:kern w:val="0"/>
          <w:sz w:val="18"/>
          <w:szCs w:val="18"/>
          <w14:ligatures w14:val="none"/>
        </w:rPr>
      </w:pPr>
      <w:r w:rsidRPr="00D36302" w:rsidR="002B366F">
        <w:rPr>
          <w:rFonts w:ascii="Arial" w:hAnsi="Arial" w:eastAsia="Calibri" w:cs="Arial"/>
          <w:kern w:val="0"/>
          <w:sz w:val="28"/>
          <w:szCs w:val="28"/>
          <w:vertAlign w:val="superscript"/>
          <w14:ligatures w14:val="none"/>
        </w:rPr>
        <w:t>7</w:t>
      </w:r>
      <w:r w:rsidR="002B366F">
        <w:rPr>
          <w:rFonts w:ascii="Arial" w:hAnsi="Arial" w:eastAsia="Calibri" w:cs="Arial"/>
          <w:kern w:val="0"/>
          <w:sz w:val="28"/>
          <w:szCs w:val="28"/>
          <w:vertAlign w:val="superscript"/>
          <w14:ligatures w14:val="none"/>
        </w:rPr>
        <w:t xml:space="preserve"> </w:t>
      </w:r>
      <w:r w:rsidRPr="00D903E3" w:rsidR="002B366F">
        <w:rPr>
          <w:rFonts w:ascii="Arial" w:hAnsi="Arial" w:eastAsia="Calibri" w:cs="Arial"/>
          <w:kern w:val="0"/>
          <w:sz w:val="28"/>
          <w:szCs w:val="28"/>
          <w14:ligatures w14:val="none"/>
        </w:rPr>
        <w:t>Chiuyai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mubatsire</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mumwe</w:t>
      </w:r>
      <w:r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w:t>
      </w:r>
      <w:r w:rsidR="002B366F">
        <w:rPr>
          <w:rFonts w:ascii="Arial" w:hAnsi="Arial" w:eastAsia="Calibri" w:cs="Arial"/>
          <w:kern w:val="0"/>
          <w:sz w:val="18"/>
          <w:szCs w:val="18"/>
          <w14:ligatures w14:val="none"/>
        </w:rPr>
        <w:t>Apostle claps his hands multiple times—ED</w:t>
      </w:r>
      <w:r w:rsidRPr="00132E59" w:rsidR="002B366F">
        <w:rPr>
          <w:rFonts w:ascii="Arial" w:hAnsi="Arial" w:eastAsia="Calibri" w:cs="Arial"/>
          <w:kern w:val="0"/>
          <w:sz w:val="18"/>
          <w:szCs w:val="18"/>
          <w14:ligatures w14:val="none"/>
        </w:rPr>
        <w:t>]</w:t>
      </w:r>
      <w:r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nemumwe</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ari</w:t>
      </w:r>
      <w:r w:rsidRPr="00D903E3" w:rsidR="3F85F5E0">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mukati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memba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ino</w:t>
      </w:r>
      <w:r w:rsidRPr="00D903E3" w:rsidR="002B366F">
        <w:rPr>
          <w:rFonts w:ascii="Arial" w:hAnsi="Arial" w:eastAsia="Calibri" w:cs="Arial"/>
          <w:kern w:val="0"/>
          <w:sz w:val="28"/>
          <w:szCs w:val="28"/>
          <w14:ligatures w14:val="none"/>
        </w:rPr>
        <w:t xml:space="preserve"> </w:t>
      </w:r>
      <w:r w:rsidR="002B366F">
        <w:rPr>
          <w:rFonts w:ascii="Arial" w:hAnsi="Arial" w:eastAsia="Calibri" w:cs="Arial"/>
          <w:kern w:val="0"/>
          <w:sz w:val="28"/>
          <w:szCs w:val="28"/>
          <w14:ligatures w14:val="none"/>
        </w:rPr>
        <w:t>T</w:t>
      </w:r>
      <w:r w:rsidRPr="00D903E3" w:rsidR="002B366F">
        <w:rPr>
          <w:rFonts w:ascii="Arial" w:hAnsi="Arial" w:eastAsia="Calibri" w:cs="Arial"/>
          <w:kern w:val="0"/>
          <w:sz w:val="28"/>
          <w:szCs w:val="28"/>
          <w14:ligatures w14:val="none"/>
        </w:rPr>
        <w:t>enzi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wangu</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Toda </w:t>
      </w:r>
      <w:r w:rsidRPr="00D903E3" w:rsidR="002B366F">
        <w:rPr>
          <w:rFonts w:ascii="Arial" w:hAnsi="Arial" w:eastAsia="Calibri" w:cs="Arial"/>
          <w:kern w:val="0"/>
          <w:sz w:val="28"/>
          <w:szCs w:val="28"/>
          <w14:ligatures w14:val="none"/>
        </w:rPr>
        <w:t>kubuda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muno</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tichiti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zvanga</w:t>
      </w:r>
      <w:r w:rsidRPr="00D903E3" w:rsidR="002B366F">
        <w:rPr>
          <w:rFonts w:ascii="Arial" w:hAnsi="Arial" w:eastAsia="Calibri" w:cs="Arial"/>
          <w:kern w:val="0"/>
          <w:sz w:val="28"/>
          <w:szCs w:val="28"/>
          <w14:ligatures w14:val="none"/>
        </w:rPr>
        <w:t xml:space="preserve"> zvakanaka </w:t>
      </w:r>
      <w:r w:rsidRPr="00D903E3" w:rsidR="002B366F">
        <w:rPr>
          <w:rFonts w:ascii="Arial" w:hAnsi="Arial" w:eastAsia="Calibri" w:cs="Arial"/>
          <w:kern w:val="0"/>
          <w:sz w:val="28"/>
          <w:szCs w:val="28"/>
          <w14:ligatures w14:val="none"/>
        </w:rPr>
        <w:t>kuti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tive</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muimba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yaMwari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Chivai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nevatsvena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varikugadzirira</w:t>
      </w:r>
      <w:r w:rsidRPr="00D903E3" w:rsidR="002B366F">
        <w:rPr>
          <w:rFonts w:ascii="Arial" w:hAnsi="Arial" w:eastAsia="Calibri" w:cs="Arial"/>
          <w:kern w:val="0"/>
          <w:sz w:val="28"/>
          <w:szCs w:val="28"/>
          <w14:ligatures w14:val="none"/>
        </w:rPr>
        <w:t xml:space="preserve"> August Britain ne America.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Isusuwo</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pano</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chitipaiwo</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gadziriro</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yakanaka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Tinotenda ne </w:t>
      </w:r>
      <w:r w:rsidRPr="00D903E3" w:rsidR="002B366F">
        <w:rPr>
          <w:rFonts w:ascii="Arial" w:hAnsi="Arial" w:eastAsia="Calibri" w:cs="Arial"/>
          <w:kern w:val="0"/>
          <w:sz w:val="28"/>
          <w:szCs w:val="28"/>
          <w14:ligatures w14:val="none"/>
        </w:rPr>
        <w:t>gohwo</w:t>
      </w:r>
      <w:r w:rsidRPr="00D903E3" w:rsidR="002B366F">
        <w:rPr>
          <w:rFonts w:ascii="Arial" w:hAnsi="Arial" w:eastAsia="Calibri" w:cs="Arial"/>
          <w:kern w:val="0"/>
          <w:sz w:val="28"/>
          <w:szCs w:val="28"/>
          <w14:ligatures w14:val="none"/>
        </w:rPr>
        <w:t xml:space="preserve"> Baba.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Tinotenda </w:t>
      </w:r>
      <w:r w:rsidRPr="00D903E3" w:rsidR="002B366F">
        <w:rPr>
          <w:rFonts w:ascii="Arial" w:hAnsi="Arial" w:eastAsia="Calibri" w:cs="Arial"/>
          <w:kern w:val="0"/>
          <w:sz w:val="28"/>
          <w:szCs w:val="28"/>
          <w14:ligatures w14:val="none"/>
        </w:rPr>
        <w:t>nevakabatsirwa</w:t>
      </w:r>
      <w:r w:rsidRPr="00D903E3" w:rsidR="002B366F">
        <w:rPr>
          <w:rFonts w:ascii="Arial" w:hAnsi="Arial" w:eastAsia="Calibri" w:cs="Arial"/>
          <w:kern w:val="0"/>
          <w:sz w:val="28"/>
          <w:szCs w:val="28"/>
          <w14:ligatures w14:val="none"/>
        </w:rPr>
        <w:t xml:space="preserve"> zvakanaka.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Tinotenda </w:t>
      </w:r>
      <w:r w:rsidRPr="00D903E3" w:rsidR="002B366F">
        <w:rPr>
          <w:rFonts w:ascii="Arial" w:hAnsi="Arial" w:eastAsia="Calibri" w:cs="Arial"/>
          <w:kern w:val="0"/>
          <w:sz w:val="28"/>
          <w:szCs w:val="28"/>
          <w14:ligatures w14:val="none"/>
        </w:rPr>
        <w:t>nevazvitakura</w:t>
      </w:r>
      <w:r w:rsidRPr="00D903E3" w:rsidR="002B366F">
        <w:rPr>
          <w:rFonts w:ascii="Arial" w:hAnsi="Arial" w:eastAsia="Calibri" w:cs="Arial"/>
          <w:kern w:val="0"/>
          <w:sz w:val="28"/>
          <w:szCs w:val="28"/>
          <w14:ligatures w14:val="none"/>
        </w:rPr>
        <w:t xml:space="preserve"> iye</w:t>
      </w:r>
      <w:r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zvino</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Tenderai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kuti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mimba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idzodzo</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dzisabve</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002B366F">
        <w:rPr>
          <w:rFonts w:ascii="Arial" w:hAnsi="Arial" w:eastAsia="Calibri" w:cs="Arial"/>
          <w:kern w:val="0"/>
          <w:sz w:val="18"/>
          <w:szCs w:val="18"/>
          <w14:ligatures w14:val="none"/>
        </w:rPr>
        <w:t>,</w:t>
      </w:r>
      <w:r w:rsidRPr="00D903E3" w:rsidR="002B366F">
        <w:rPr>
          <w:rFonts w:ascii="Arial" w:hAnsi="Arial" w:eastAsia="Calibri" w:cs="Arial"/>
          <w:kern w:val="0"/>
          <w:sz w:val="18"/>
          <w:szCs w:val="18"/>
          <w14:ligatures w14:val="none"/>
        </w:rPr>
        <w:t>”</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nekuti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makati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 xml:space="preserve">“ No</w:t>
      </w:r>
      <w:r w:rsidRPr="00D903E3" w:rsidR="002B366F">
        <w:rPr>
          <w:rFonts w:ascii="Arial" w:hAnsi="Arial" w:eastAsia="Calibri" w:cs="Arial"/>
          <w:kern w:val="0"/>
          <w:sz w:val="28"/>
          <w:szCs w:val="28"/>
          <w14:ligatures w14:val="none"/>
        </w:rPr>
        <w:t xml:space="preserve"> barren in Israel.”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Vasina </w:t>
      </w:r>
      <w:r w:rsidRPr="00D903E3" w:rsidR="002B366F">
        <w:rPr>
          <w:rFonts w:ascii="Arial" w:hAnsi="Arial" w:eastAsia="Calibri" w:cs="Arial"/>
          <w:kern w:val="0"/>
          <w:sz w:val="28"/>
          <w:szCs w:val="28"/>
          <w14:ligatures w14:val="none"/>
        </w:rPr>
        <w:t>vana</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28"/>
          <w:szCs w:val="28"/>
          <w14:ligatures w14:val="none"/>
        </w:rPr>
        <w:t>vapei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Tinotenda </w:t>
      </w:r>
      <w:r w:rsidRPr="00D903E3" w:rsidR="002B366F">
        <w:rPr>
          <w:rFonts w:ascii="Arial" w:hAnsi="Arial" w:eastAsia="Calibri" w:cs="Arial"/>
          <w:kern w:val="0"/>
          <w:sz w:val="28"/>
          <w:szCs w:val="28"/>
          <w14:ligatures w14:val="none"/>
        </w:rPr>
        <w:t>negohwo</w:t>
      </w:r>
      <w:r w:rsidRPr="00D903E3" w:rsidR="002B366F">
        <w:rPr>
          <w:rFonts w:ascii="Arial" w:hAnsi="Arial" w:eastAsia="Calibri" w:cs="Arial"/>
          <w:kern w:val="0"/>
          <w:sz w:val="28"/>
          <w:szCs w:val="28"/>
          <w14:ligatures w14:val="none"/>
        </w:rPr>
        <w:t>.</w:t>
      </w:r>
      <w:r w:rsidRPr="00D903E3" w:rsidR="002B366F">
        <w:rPr>
          <w:rFonts w:ascii="Arial" w:hAnsi="Arial" w:eastAsia="Calibri" w:cs="Arial"/>
          <w:kern w:val="0"/>
          <w:sz w:val="18"/>
          <w:szCs w:val="18"/>
          <w14:ligatures w14:val="none"/>
        </w:rPr>
        <w:t xml:space="preserve"> [Congregation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Baba makanaka kune </w:t>
      </w:r>
      <w:r w:rsidRPr="00D903E3" w:rsidR="002B366F">
        <w:rPr>
          <w:rFonts w:ascii="Arial" w:hAnsi="Arial" w:eastAsia="Calibri" w:cs="Arial"/>
          <w:kern w:val="0"/>
          <w:sz w:val="28"/>
          <w:szCs w:val="28"/>
          <w14:ligatures w14:val="none"/>
        </w:rPr>
        <w:t>va</w:t>
      </w:r>
      <w:r w:rsidR="002B366F">
        <w:rPr>
          <w:rFonts w:ascii="Arial" w:hAnsi="Arial" w:eastAsia="Calibri" w:cs="Arial"/>
          <w:kern w:val="0"/>
          <w:sz w:val="28"/>
          <w:szCs w:val="28"/>
          <w14:ligatures w14:val="none"/>
        </w:rPr>
        <w:t>n</w:t>
      </w:r>
      <w:r w:rsidRPr="00D903E3" w:rsidR="002B366F">
        <w:rPr>
          <w:rFonts w:ascii="Arial" w:hAnsi="Arial" w:eastAsia="Calibri" w:cs="Arial"/>
          <w:kern w:val="0"/>
          <w:sz w:val="28"/>
          <w:szCs w:val="28"/>
          <w14:ligatures w14:val="none"/>
        </w:rPr>
        <w:t>okudai</w:t>
      </w:r>
      <w:r w:rsidRPr="00D903E3" w:rsidR="002B366F">
        <w:rPr>
          <w:rFonts w:ascii="Arial" w:hAnsi="Arial" w:eastAsia="Calibri" w:cs="Arial"/>
          <w:kern w:val="0"/>
          <w:sz w:val="28"/>
          <w:szCs w:val="28"/>
          <w14:ligatures w14:val="none"/>
        </w:rPr>
        <w:t xml:space="preserve">. </w:t>
      </w:r>
      <w:r w:rsidRPr="00D903E3" w:rsidR="002B366F">
        <w:rPr>
          <w:rFonts w:ascii="Arial" w:hAnsi="Arial" w:eastAsia="Calibri" w:cs="Arial"/>
          <w:kern w:val="0"/>
          <w:sz w:val="18"/>
          <w:szCs w:val="18"/>
          <w14:ligatures w14:val="none"/>
        </w:rPr>
        <w:t>[Congregation says, “Amen.”</w:t>
      </w:r>
      <w:r w:rsidRPr="00132E59" w:rsidR="002B366F">
        <w:rPr>
          <w:rFonts w:ascii="Arial" w:hAnsi="Arial" w:eastAsia="Calibri" w:cs="Arial"/>
          <w:kern w:val="0"/>
          <w:sz w:val="18"/>
          <w:szCs w:val="18"/>
          <w14:ligatures w14:val="none"/>
        </w:rPr>
        <w:t>]</w:t>
      </w:r>
      <w:r w:rsidRPr="00D903E3" w:rsidR="002B366F">
        <w:rPr>
          <w:rFonts w:ascii="Arial" w:hAnsi="Arial" w:eastAsia="Calibri" w:cs="Arial"/>
          <w:kern w:val="0"/>
          <w:sz w:val="28"/>
          <w:szCs w:val="28"/>
          <w14:ligatures w14:val="none"/>
        </w:rPr>
        <w:t xml:space="preserve"> </w:t>
      </w:r>
    </w:p>
    <w:p w:rsidRPr="00D903E3" w:rsidR="002B366F" w:rsidP="002B366F" w:rsidRDefault="002B366F" w14:paraId="18BAD7B7" w14:textId="77777777">
      <w:pPr>
        <w:tabs>
          <w:tab w:val="left" w:pos="7227"/>
        </w:tabs>
        <w:spacing w:line="259" w:lineRule="auto"/>
        <w:jc w:val="both"/>
        <w:rPr>
          <w:rFonts w:ascii="Arial" w:hAnsi="Arial" w:eastAsia="Calibri" w:cs="Arial"/>
          <w:kern w:val="0"/>
          <w:sz w:val="28"/>
          <w:szCs w:val="28"/>
          <w14:ligatures w14:val="none"/>
        </w:rPr>
      </w:pPr>
      <w:r w:rsidRPr="00D36302">
        <w:rPr>
          <w:rFonts w:ascii="Arial" w:hAnsi="Arial" w:eastAsia="Calibri" w:cs="Arial"/>
          <w:kern w:val="0"/>
          <w:sz w:val="28"/>
          <w:szCs w:val="28"/>
          <w:vertAlign w:val="superscript"/>
          <w14:ligatures w14:val="none"/>
        </w:rPr>
        <w:t>8</w:t>
      </w:r>
      <w:r>
        <w:rPr>
          <w:rFonts w:ascii="Arial" w:hAnsi="Arial" w:eastAsia="Calibri" w:cs="Arial"/>
          <w:kern w:val="0"/>
          <w:sz w:val="28"/>
          <w:szCs w:val="28"/>
          <w:vertAlign w:val="superscript"/>
          <w14:ligatures w14:val="none"/>
        </w:rPr>
        <w:t xml:space="preserve"> </w:t>
      </w:r>
      <w:proofErr w:type="spellStart"/>
      <w:r w:rsidRPr="00D903E3">
        <w:rPr>
          <w:rFonts w:ascii="Arial" w:hAnsi="Arial" w:eastAsia="Calibri" w:cs="Arial"/>
          <w:kern w:val="0"/>
          <w:sz w:val="28"/>
          <w:szCs w:val="28"/>
          <w14:ligatures w14:val="none"/>
        </w:rPr>
        <w:t>Zvinhu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zvese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zvinofamba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mukanaka</w:t>
      </w:r>
      <w:proofErr w:type="spellEnd"/>
      <w:r w:rsidRPr="00D903E3">
        <w:rPr>
          <w:rFonts w:ascii="Arial" w:hAnsi="Arial" w:eastAsia="Calibri" w:cs="Arial"/>
          <w:kern w:val="0"/>
          <w:sz w:val="28"/>
          <w:szCs w:val="28"/>
          <w14:ligatures w14:val="none"/>
        </w:rPr>
        <w:t xml:space="preserve"> kune</w:t>
      </w:r>
      <w:r>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vanokunamatai</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Satani</w:t>
      </w:r>
      <w:proofErr w:type="spellEnd"/>
      <w:r w:rsidRPr="00D903E3">
        <w:rPr>
          <w:rFonts w:ascii="Arial" w:hAnsi="Arial" w:eastAsia="Calibri" w:cs="Arial"/>
          <w:kern w:val="0"/>
          <w:sz w:val="28"/>
          <w:szCs w:val="28"/>
          <w14:ligatures w14:val="none"/>
        </w:rPr>
        <w:t xml:space="preserve"> come out.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In the </w:t>
      </w:r>
      <w:r>
        <w:rPr>
          <w:rFonts w:ascii="Arial" w:hAnsi="Arial" w:eastAsia="Calibri" w:cs="Arial"/>
          <w:kern w:val="0"/>
          <w:sz w:val="28"/>
          <w:szCs w:val="28"/>
          <w14:ligatures w14:val="none"/>
        </w:rPr>
        <w:t>N</w:t>
      </w:r>
      <w:r w:rsidRPr="00D903E3">
        <w:rPr>
          <w:rFonts w:ascii="Arial" w:hAnsi="Arial" w:eastAsia="Calibri" w:cs="Arial"/>
          <w:kern w:val="0"/>
          <w:sz w:val="28"/>
          <w:szCs w:val="28"/>
          <w14:ligatures w14:val="none"/>
        </w:rPr>
        <w:t>ame of Jesus.</w:t>
      </w:r>
      <w:r w:rsidRPr="00D903E3">
        <w:rPr>
          <w:rFonts w:ascii="Arial" w:hAnsi="Arial" w:eastAsia="Calibri" w:cs="Arial"/>
          <w:kern w:val="0"/>
          <w:sz w:val="18"/>
          <w:szCs w:val="18"/>
          <w14:ligatures w14:val="none"/>
        </w:rPr>
        <w:t xml:space="preserve"> [Congregation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I bind you </w:t>
      </w:r>
      <w:r w:rsidRPr="00D903E3">
        <w:rPr>
          <w:rFonts w:ascii="Arial" w:hAnsi="Arial" w:eastAsia="Calibri" w:cs="Arial"/>
          <w:kern w:val="0"/>
          <w:sz w:val="28"/>
          <w:szCs w:val="28"/>
          <w14:ligatures w14:val="none"/>
        </w:rPr>
        <w:t xml:space="preserve"> right away</w:t>
      </w:r>
      <w:r>
        <w:rPr>
          <w:rFonts w:ascii="Arial" w:hAnsi="Arial" w:eastAsia="Calibri" w:cs="Arial"/>
          <w:kern w:val="0"/>
          <w:sz w:val="28"/>
          <w:szCs w:val="28"/>
          <w14:ligatures w14:val="none"/>
        </w:rPr>
        <w:t>!</w:t>
      </w:r>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Tadza</w:t>
      </w:r>
      <w:proofErr w:type="spellEnd"/>
      <w:r w:rsidRPr="00D903E3">
        <w:rPr>
          <w:rFonts w:ascii="Arial" w:hAnsi="Arial" w:eastAsia="Calibri" w:cs="Arial"/>
          <w:kern w:val="0"/>
          <w:sz w:val="28"/>
          <w:szCs w:val="28"/>
          <w14:ligatures w14:val="none"/>
        </w:rPr>
        <w:t xml:space="preserve"> kuwana </w:t>
      </w:r>
      <w:proofErr w:type="spellStart"/>
      <w:r w:rsidRPr="00D903E3">
        <w:rPr>
          <w:rFonts w:ascii="Arial" w:hAnsi="Arial" w:eastAsia="Calibri" w:cs="Arial"/>
          <w:kern w:val="0"/>
          <w:sz w:val="28"/>
          <w:szCs w:val="28"/>
          <w14:ligatures w14:val="none"/>
        </w:rPr>
        <w:t>chaunoita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mukati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memba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yaMwari</w:t>
      </w:r>
      <w:proofErr w:type="spellEnd"/>
      <w:r w:rsidRPr="00D903E3">
        <w:rPr>
          <w:rFonts w:ascii="Arial" w:hAnsi="Arial" w:eastAsia="Calibri" w:cs="Arial"/>
          <w:kern w:val="0"/>
          <w:sz w:val="28"/>
          <w:szCs w:val="28"/>
          <w14:ligatures w14:val="none"/>
        </w:rPr>
        <w:t xml:space="preserve">. Baba </w:t>
      </w:r>
      <w:proofErr w:type="spellStart"/>
      <w:r w:rsidRPr="00D903E3">
        <w:rPr>
          <w:rFonts w:ascii="Arial" w:hAnsi="Arial" w:eastAsia="Calibri" w:cs="Arial"/>
          <w:kern w:val="0"/>
          <w:sz w:val="28"/>
          <w:szCs w:val="28"/>
          <w14:ligatures w14:val="none"/>
        </w:rPr>
        <w:t>chibatsirai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w:t>
      </w:r>
      <w:r>
        <w:rPr>
          <w:rFonts w:ascii="Arial" w:hAnsi="Arial" w:eastAsia="Calibri" w:cs="Arial"/>
          <w:kern w:val="0"/>
          <w:sz w:val="28"/>
          <w:szCs w:val="28"/>
          <w14:ligatures w14:val="none"/>
        </w:rPr>
        <w:t>y</w:t>
      </w:r>
      <w:r w:rsidRPr="00D903E3">
        <w:rPr>
          <w:rFonts w:ascii="Arial" w:hAnsi="Arial" w:eastAsia="Calibri" w:cs="Arial"/>
          <w:kern w:val="0"/>
          <w:sz w:val="28"/>
          <w:szCs w:val="28"/>
          <w14:ligatures w14:val="none"/>
        </w:rPr>
        <w:t>enzi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mumwe</w:t>
      </w:r>
      <w:proofErr w:type="spellEnd"/>
      <w:r w:rsidRPr="00D903E3">
        <w:rPr>
          <w:rFonts w:ascii="Arial" w:hAnsi="Arial" w:eastAsia="Calibri" w:cs="Arial"/>
          <w:kern w:val="0"/>
          <w:sz w:val="28"/>
          <w:szCs w:val="28"/>
          <w14:ligatures w14:val="none"/>
        </w:rPr>
        <w:t xml:space="preserve"> ne </w:t>
      </w:r>
      <w:proofErr w:type="spellStart"/>
      <w:r w:rsidRPr="00D903E3">
        <w:rPr>
          <w:rFonts w:ascii="Arial" w:hAnsi="Arial" w:eastAsia="Calibri" w:cs="Arial"/>
          <w:kern w:val="0"/>
          <w:sz w:val="28"/>
          <w:szCs w:val="28"/>
          <w14:ligatures w14:val="none"/>
        </w:rPr>
        <w:t>mumwe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auya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pakati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pedu</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Awane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nyasha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mukati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memaoko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enyu</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
    <w:p w:rsidRPr="00D903E3" w:rsidR="002B366F" w:rsidP="002B366F" w:rsidRDefault="002B366F" w14:paraId="52F2491E" w14:textId="77777777">
      <w:pPr>
        <w:tabs>
          <w:tab w:val="left" w:pos="7227"/>
        </w:tabs>
        <w:spacing w:line="259" w:lineRule="auto"/>
        <w:jc w:val="both"/>
        <w:rPr>
          <w:rFonts w:ascii="Arial" w:hAnsi="Arial" w:eastAsia="Calibri" w:cs="Arial"/>
          <w:kern w:val="0"/>
          <w:sz w:val="28"/>
          <w:szCs w:val="28"/>
          <w14:ligatures w14:val="none"/>
        </w:rPr>
      </w:pPr>
      <w:r w:rsidRPr="00D36302">
        <w:rPr>
          <w:rFonts w:ascii="Arial" w:hAnsi="Arial" w:eastAsia="Calibri" w:cs="Arial"/>
          <w:kern w:val="0"/>
          <w:sz w:val="28"/>
          <w:szCs w:val="28"/>
          <w:vertAlign w:val="superscript"/>
          <w14:ligatures w14:val="none"/>
        </w:rPr>
        <w:t>9</w:t>
      </w:r>
      <w:r>
        <w:rPr>
          <w:rFonts w:ascii="Arial" w:hAnsi="Arial" w:eastAsia="Calibri" w:cs="Arial"/>
          <w:kern w:val="0"/>
          <w:sz w:val="28"/>
          <w:szCs w:val="28"/>
          <w:vertAlign w:val="superscript"/>
          <w14:ligatures w14:val="none"/>
        </w:rPr>
        <w:t xml:space="preserve"> </w:t>
      </w:r>
      <w:proofErr w:type="spellStart"/>
      <w:r w:rsidRPr="00D903E3">
        <w:rPr>
          <w:rFonts w:ascii="Arial" w:hAnsi="Arial" w:eastAsia="Calibri" w:cs="Arial"/>
          <w:kern w:val="0"/>
          <w:sz w:val="28"/>
          <w:szCs w:val="28"/>
          <w14:ligatures w14:val="none"/>
        </w:rPr>
        <w:t>Tinokutendai</w:t>
      </w:r>
      <w:proofErr w:type="spellEnd"/>
      <w:r w:rsidRPr="00D903E3">
        <w:rPr>
          <w:rFonts w:ascii="Arial" w:hAnsi="Arial" w:eastAsia="Calibri" w:cs="Arial"/>
          <w:kern w:val="0"/>
          <w:sz w:val="28"/>
          <w:szCs w:val="28"/>
          <w14:ligatures w14:val="none"/>
        </w:rPr>
        <w:t xml:space="preserve"> Baba </w:t>
      </w:r>
      <w:proofErr w:type="spellStart"/>
      <w:r w:rsidRPr="00D903E3">
        <w:rPr>
          <w:rFonts w:ascii="Arial" w:hAnsi="Arial" w:eastAsia="Calibri" w:cs="Arial"/>
          <w:kern w:val="0"/>
          <w:sz w:val="28"/>
          <w:szCs w:val="28"/>
          <w14:ligatures w14:val="none"/>
        </w:rPr>
        <w:t>wakanaka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kuva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mukati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memba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ino</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Chitiparidzirai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imimi</w:t>
      </w:r>
      <w:proofErr w:type="spellEnd"/>
      <w:r w:rsidRPr="00D903E3">
        <w:rPr>
          <w:rFonts w:ascii="Arial" w:hAnsi="Arial" w:eastAsia="Calibri" w:cs="Arial"/>
          <w:kern w:val="0"/>
          <w:sz w:val="28"/>
          <w:szCs w:val="28"/>
          <w14:ligatures w14:val="none"/>
        </w:rPr>
        <w:t xml:space="preserve"> manheru </w:t>
      </w:r>
      <w:proofErr w:type="spellStart"/>
      <w:r w:rsidRPr="00D903E3">
        <w:rPr>
          <w:rFonts w:ascii="Arial" w:hAnsi="Arial" w:eastAsia="Calibri" w:cs="Arial"/>
          <w:kern w:val="0"/>
          <w:sz w:val="28"/>
          <w:szCs w:val="28"/>
          <w14:ligatures w14:val="none"/>
        </w:rPr>
        <w:t>ano</w:t>
      </w:r>
      <w:proofErr w:type="spellEnd"/>
      <w:ins w:author="Transcriber01 JHB" w:date="2025-08-25T15:05:00Z" w16du:dateUtc="2025-08-25T13:05:00Z" w:id="1">
        <w:r>
          <w:rPr>
            <w:rFonts w:ascii="Arial" w:hAnsi="Arial" w:eastAsia="Calibri" w:cs="Arial"/>
            <w:kern w:val="0"/>
            <w:sz w:val="28"/>
            <w:szCs w:val="28"/>
            <w14:ligatures w14:val="none"/>
          </w:rPr>
          <w:t>,</w:t>
        </w:r>
      </w:ins>
      <w:del w:author="Transcriber01 JHB" w:date="2025-08-25T15:05:00Z" w16du:dateUtc="2025-08-25T13:05:00Z" w:id="2">
        <w:r w:rsidRPr="00D903E3" w:rsidDel="008D02D6">
          <w:rPr>
            <w:rFonts w:ascii="Arial" w:hAnsi="Arial" w:eastAsia="Calibri" w:cs="Arial"/>
            <w:kern w:val="0"/>
            <w:sz w:val="28"/>
            <w:szCs w:val="28"/>
            <w14:ligatures w14:val="none"/>
          </w:rPr>
          <w:delText>.</w:delText>
        </w:r>
      </w:del>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ins w:author="Transcriber01 JHB" w:date="2025-08-25T15:05:00Z" w16du:dateUtc="2025-08-25T13:05:00Z" w:id="3">
        <w:r>
          <w:rPr>
            <w:rFonts w:ascii="Arial" w:hAnsi="Arial" w:eastAsia="Calibri" w:cs="Arial"/>
            <w:kern w:val="0"/>
            <w:sz w:val="28"/>
            <w:szCs w:val="28"/>
            <w14:ligatures w14:val="none"/>
          </w:rPr>
          <w:t>t</w:t>
        </w:r>
      </w:ins>
      <w:del w:author="Transcriber01 JHB" w:date="2025-08-25T15:05:00Z" w16du:dateUtc="2025-08-25T13:05:00Z" w:id="4">
        <w:r w:rsidRPr="00D903E3" w:rsidDel="00A14207">
          <w:rPr>
            <w:rFonts w:ascii="Arial" w:hAnsi="Arial" w:eastAsia="Calibri" w:cs="Arial"/>
            <w:kern w:val="0"/>
            <w:sz w:val="28"/>
            <w:szCs w:val="28"/>
            <w14:ligatures w14:val="none"/>
          </w:rPr>
          <w:delText>T</w:delText>
        </w:r>
      </w:del>
      <w:r w:rsidRPr="00D903E3">
        <w:rPr>
          <w:rFonts w:ascii="Arial" w:hAnsi="Arial" w:eastAsia="Calibri" w:cs="Arial"/>
          <w:kern w:val="0"/>
          <w:sz w:val="28"/>
          <w:szCs w:val="28"/>
          <w14:ligatures w14:val="none"/>
        </w:rPr>
        <w:t>aikumbira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izvi</w:t>
      </w:r>
      <w:proofErr w:type="spellEnd"/>
      <w:r w:rsidRPr="00D903E3">
        <w:rPr>
          <w:rFonts w:ascii="Arial" w:hAnsi="Arial" w:eastAsia="Calibri" w:cs="Arial"/>
          <w:kern w:val="0"/>
          <w:sz w:val="28"/>
          <w:szCs w:val="28"/>
          <w14:ligatures w14:val="none"/>
        </w:rPr>
        <w:t xml:space="preserve"> Ishe </w:t>
      </w:r>
      <w:proofErr w:type="spellStart"/>
      <w:r w:rsidRPr="00D903E3">
        <w:rPr>
          <w:rFonts w:ascii="Arial" w:hAnsi="Arial" w:eastAsia="Calibri" w:cs="Arial"/>
          <w:kern w:val="0"/>
          <w:sz w:val="28"/>
          <w:szCs w:val="28"/>
          <w14:ligatures w14:val="none"/>
        </w:rPr>
        <w:t>wekururama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nekutenda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Chitichengeterai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kwatafuratira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kwose</w:t>
      </w:r>
      <w:proofErr w:type="spellEnd"/>
      <w:ins w:author="Transcriber01 JHB" w:date="2025-08-25T15:05:00Z" w16du:dateUtc="2025-08-25T13:05:00Z" w:id="5">
        <w:r>
          <w:rPr>
            <w:rFonts w:ascii="Arial" w:hAnsi="Arial" w:eastAsia="Calibri" w:cs="Arial"/>
            <w:kern w:val="0"/>
            <w:sz w:val="28"/>
            <w:szCs w:val="28"/>
            <w14:ligatures w14:val="none"/>
          </w:rPr>
          <w:t>,</w:t>
        </w:r>
      </w:ins>
      <w:del w:author="Transcriber01 JHB" w:date="2025-08-25T15:05:00Z" w16du:dateUtc="2025-08-25T13:05:00Z" w:id="6">
        <w:r w:rsidRPr="00D903E3" w:rsidDel="00A14207">
          <w:rPr>
            <w:rFonts w:ascii="Arial" w:hAnsi="Arial" w:eastAsia="Calibri" w:cs="Arial"/>
            <w:kern w:val="0"/>
            <w:sz w:val="28"/>
            <w:szCs w:val="28"/>
            <w14:ligatures w14:val="none"/>
          </w:rPr>
          <w:delText>.</w:delText>
        </w:r>
      </w:del>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ins w:author="Transcriber01 JHB" w:date="2025-08-25T15:05:00Z" w16du:dateUtc="2025-08-25T13:05:00Z" w:id="7">
        <w:r>
          <w:rPr>
            <w:rFonts w:ascii="Arial" w:hAnsi="Arial" w:eastAsia="Calibri" w:cs="Arial"/>
            <w:kern w:val="0"/>
            <w:sz w:val="28"/>
            <w:szCs w:val="28"/>
            <w14:ligatures w14:val="none"/>
          </w:rPr>
          <w:t>m</w:t>
        </w:r>
      </w:ins>
      <w:del w:author="Transcriber01 JHB" w:date="2025-08-25T15:05:00Z" w16du:dateUtc="2025-08-25T13:05:00Z" w:id="8">
        <w:r w:rsidRPr="00D903E3" w:rsidDel="00A14207">
          <w:rPr>
            <w:rFonts w:ascii="Arial" w:hAnsi="Arial" w:eastAsia="Calibri" w:cs="Arial"/>
            <w:kern w:val="0"/>
            <w:sz w:val="28"/>
            <w:szCs w:val="28"/>
            <w14:ligatures w14:val="none"/>
          </w:rPr>
          <w:delText>M</w:delText>
        </w:r>
      </w:del>
      <w:r w:rsidRPr="00D903E3">
        <w:rPr>
          <w:rFonts w:ascii="Arial" w:hAnsi="Arial" w:eastAsia="Calibri" w:cs="Arial"/>
          <w:kern w:val="0"/>
          <w:sz w:val="28"/>
          <w:szCs w:val="28"/>
          <w14:ligatures w14:val="none"/>
        </w:rPr>
        <w:t>uZita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raTenzi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Jeso</w:t>
      </w:r>
      <w:proofErr w:type="spellEnd"/>
      <w:r w:rsidRPr="00D903E3">
        <w:rPr>
          <w:rFonts w:ascii="Arial" w:hAnsi="Arial" w:eastAsia="Calibri" w:cs="Arial"/>
          <w:kern w:val="0"/>
          <w:sz w:val="28"/>
          <w:szCs w:val="28"/>
          <w14:ligatures w14:val="none"/>
        </w:rPr>
        <w:t xml:space="preserve"> Kristu</w:t>
      </w:r>
      <w:r>
        <w:rPr>
          <w:rFonts w:ascii="Arial" w:hAnsi="Arial" w:eastAsia="Calibri" w:cs="Arial"/>
          <w:kern w:val="0"/>
          <w:sz w:val="28"/>
          <w:szCs w:val="28"/>
          <w14:ligatures w14:val="none"/>
        </w:rPr>
        <w:t>,</w:t>
      </w:r>
      <w:r w:rsidRPr="00D903E3">
        <w:rPr>
          <w:rFonts w:ascii="Arial" w:hAnsi="Arial" w:eastAsia="Calibri" w:cs="Arial"/>
          <w:kern w:val="0"/>
          <w:sz w:val="28"/>
          <w:szCs w:val="28"/>
          <w14:ligatures w14:val="none"/>
        </w:rPr>
        <w:t xml:space="preserve"> Amen and Amen.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Tigar</w:t>
      </w:r>
      <w:r>
        <w:rPr>
          <w:rFonts w:ascii="Arial" w:hAnsi="Arial" w:eastAsia="Calibri" w:cs="Arial"/>
          <w:kern w:val="0"/>
          <w:sz w:val="28"/>
          <w:szCs w:val="28"/>
          <w14:ligatures w14:val="none"/>
        </w:rPr>
        <w:t>e</w:t>
      </w:r>
      <w:proofErr w:type="spellEnd"/>
      <w:r w:rsidRPr="00D903E3">
        <w:rPr>
          <w:rFonts w:ascii="Arial" w:hAnsi="Arial" w:eastAsia="Calibri" w:cs="Arial"/>
          <w:kern w:val="0"/>
          <w:sz w:val="28"/>
          <w:szCs w:val="28"/>
          <w14:ligatures w14:val="none"/>
        </w:rPr>
        <w:t xml:space="preserve"> tese </w:t>
      </w:r>
      <w:proofErr w:type="spellStart"/>
      <w:r w:rsidRPr="00D903E3">
        <w:rPr>
          <w:rFonts w:ascii="Arial" w:hAnsi="Arial" w:eastAsia="Calibri" w:cs="Arial"/>
          <w:kern w:val="0"/>
          <w:sz w:val="28"/>
          <w:szCs w:val="28"/>
          <w14:ligatures w14:val="none"/>
        </w:rPr>
        <w:t>pasi</w:t>
      </w:r>
      <w:proofErr w:type="spellEnd"/>
      <w:r w:rsidRPr="00D903E3">
        <w:rPr>
          <w:rFonts w:ascii="Arial" w:hAnsi="Arial" w:eastAsia="Calibri" w:cs="Arial"/>
          <w:kern w:val="0"/>
          <w:sz w:val="28"/>
          <w:szCs w:val="28"/>
          <w14:ligatures w14:val="none"/>
        </w:rPr>
        <w:t xml:space="preserve">. </w:t>
      </w:r>
    </w:p>
    <w:p w:rsidRPr="00D903E3" w:rsidR="002B366F" w:rsidP="002B366F" w:rsidRDefault="002B366F" w14:paraId="33EBE23C" w14:textId="77777777">
      <w:pPr>
        <w:tabs>
          <w:tab w:val="left" w:pos="7227"/>
        </w:tabs>
        <w:spacing w:line="259" w:lineRule="auto"/>
        <w:jc w:val="both"/>
        <w:rPr>
          <w:rFonts w:ascii="Arial" w:hAnsi="Arial" w:eastAsia="Calibri" w:cs="Arial"/>
          <w:kern w:val="0"/>
          <w:sz w:val="28"/>
          <w:szCs w:val="28"/>
          <w14:ligatures w14:val="none"/>
        </w:rPr>
      </w:pPr>
      <w:r w:rsidRPr="00D36302">
        <w:rPr>
          <w:rFonts w:ascii="Arial" w:hAnsi="Arial" w:eastAsia="Calibri" w:cs="Arial"/>
          <w:kern w:val="0"/>
          <w:sz w:val="28"/>
          <w:szCs w:val="28"/>
          <w:vertAlign w:val="superscript"/>
          <w14:ligatures w14:val="none"/>
        </w:rPr>
        <w:t>10</w:t>
      </w:r>
      <w:r>
        <w:rPr>
          <w:rFonts w:ascii="Arial" w:hAnsi="Arial" w:eastAsia="Calibri" w:cs="Arial"/>
          <w:kern w:val="0"/>
          <w:sz w:val="28"/>
          <w:szCs w:val="28"/>
          <w:vertAlign w:val="superscript"/>
          <w14:ligatures w14:val="none"/>
        </w:rPr>
        <w:t xml:space="preserve"> </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muZita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Tenzi</w:t>
      </w:r>
      <w:proofErr w:type="spellEnd"/>
      <w:r w:rsidRPr="00D903E3">
        <w:rPr>
          <w:rFonts w:ascii="Arial" w:hAnsi="Arial" w:eastAsia="Calibri" w:cs="Arial"/>
          <w:kern w:val="0"/>
          <w:sz w:val="28"/>
          <w:szCs w:val="28"/>
          <w14:ligatures w14:val="none"/>
        </w:rPr>
        <w:t xml:space="preserve"> Jeso Kristu.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Tafara </w:t>
      </w:r>
      <w:proofErr w:type="spellStart"/>
      <w:r w:rsidRPr="00D903E3">
        <w:rPr>
          <w:rFonts w:ascii="Arial" w:hAnsi="Arial" w:eastAsia="Calibri" w:cs="Arial"/>
          <w:kern w:val="0"/>
          <w:sz w:val="28"/>
          <w:szCs w:val="28"/>
          <w14:ligatures w14:val="none"/>
        </w:rPr>
        <w:t>zvak</w:t>
      </w:r>
      <w:r>
        <w:rPr>
          <w:rFonts w:ascii="Arial" w:hAnsi="Arial" w:eastAsia="Calibri" w:cs="Arial"/>
          <w:kern w:val="0"/>
          <w:sz w:val="28"/>
          <w:szCs w:val="28"/>
          <w14:ligatures w14:val="none"/>
        </w:rPr>
        <w:t>are</w:t>
      </w:r>
      <w:proofErr w:type="spellEnd"/>
      <w:r>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kusanganiswa</w:t>
      </w:r>
      <w:proofErr w:type="spellEnd"/>
      <w:r>
        <w:rPr>
          <w:rFonts w:ascii="Arial" w:hAnsi="Arial" w:eastAsia="Calibri" w:cs="Arial"/>
          <w:kern w:val="0"/>
          <w:sz w:val="28"/>
          <w:szCs w:val="28"/>
          <w14:ligatures w14:val="none"/>
        </w:rPr>
        <w:t>,</w:t>
      </w:r>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Pr>
          <w:rFonts w:ascii="Arial" w:hAnsi="Arial" w:eastAsia="Calibri" w:cs="Arial"/>
          <w:kern w:val="0"/>
          <w:sz w:val="18"/>
          <w:szCs w:val="18"/>
          <w14:ligatures w14:val="none"/>
        </w:rPr>
        <w:t>,</w:t>
      </w:r>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w:t>
      </w:r>
      <w:r w:rsidRPr="00D903E3">
        <w:rPr>
          <w:rFonts w:ascii="Arial" w:hAnsi="Arial" w:eastAsia="Calibri" w:cs="Arial"/>
          <w:kern w:val="0"/>
          <w:sz w:val="28"/>
          <w:szCs w:val="28"/>
          <w14:ligatures w14:val="none"/>
        </w:rPr>
        <w:t>uva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ranhasi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muimba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yaMwari</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Hazvisi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nyore</w:t>
      </w:r>
      <w:proofErr w:type="spellEnd"/>
      <w:r w:rsidRPr="00D903E3">
        <w:rPr>
          <w:rFonts w:ascii="Arial" w:hAnsi="Arial" w:eastAsia="Calibri" w:cs="Arial"/>
          <w:kern w:val="0"/>
          <w:sz w:val="28"/>
          <w:szCs w:val="28"/>
          <w14:ligatures w14:val="none"/>
        </w:rPr>
        <w:t xml:space="preserve"> , </w:t>
      </w:r>
      <w:proofErr w:type="spellStart"/>
      <w:r w:rsidRPr="00D903E3">
        <w:rPr>
          <w:rFonts w:ascii="Arial" w:hAnsi="Arial" w:eastAsia="Calibri" w:cs="Arial"/>
          <w:kern w:val="0"/>
          <w:sz w:val="28"/>
          <w:szCs w:val="28"/>
          <w14:ligatures w14:val="none"/>
        </w:rPr>
        <w:t>inyasha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dzani</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sidRPr="00D903E3">
        <w:rPr>
          <w:rFonts w:ascii="Arial" w:hAnsi="Arial" w:eastAsia="Calibri" w:cs="Arial"/>
          <w:kern w:val="0"/>
          <w:sz w:val="18"/>
          <w:szCs w:val="18"/>
          <w14:ligatures w14:val="none"/>
        </w:rPr>
        <w:t>dzaMwari</w:t>
      </w:r>
      <w:proofErr w:type="spellEnd"/>
      <w:r>
        <w:rPr>
          <w:rFonts w:ascii="Arial" w:hAnsi="Arial" w:eastAsia="Calibri" w:cs="Arial"/>
          <w:kern w:val="0"/>
          <w:sz w:val="18"/>
          <w:szCs w:val="18"/>
          <w14:ligatures w14:val="none"/>
        </w:rPr>
        <w:t>,</w:t>
      </w:r>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dzaMwari</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28"/>
          <w:szCs w:val="28"/>
          <w14:ligatures w14:val="none"/>
        </w:rPr>
        <w:t>You might take it for granted coming every time and havin</w:t>
      </w:r>
      <w:r>
        <w:rPr>
          <w:rFonts w:ascii="Arial" w:hAnsi="Arial" w:eastAsia="Calibri" w:cs="Arial"/>
          <w:kern w:val="0"/>
          <w:sz w:val="28"/>
          <w:szCs w:val="28"/>
          <w14:ligatures w14:val="none"/>
        </w:rPr>
        <w:t>g</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s</w:t>
      </w:r>
      <w:r w:rsidRPr="00D903E3">
        <w:rPr>
          <w:rFonts w:ascii="Arial" w:hAnsi="Arial" w:eastAsia="Calibri" w:cs="Arial"/>
          <w:kern w:val="0"/>
          <w:sz w:val="28"/>
          <w:szCs w:val="28"/>
          <w14:ligatures w14:val="none"/>
        </w:rPr>
        <w:t xml:space="preserve">ervices and going back. It’s not that easy.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Mwari </w:t>
      </w:r>
      <w:proofErr w:type="spellStart"/>
      <w:r w:rsidRPr="00D903E3">
        <w:rPr>
          <w:rFonts w:ascii="Arial" w:hAnsi="Arial" w:eastAsia="Calibri" w:cs="Arial"/>
          <w:kern w:val="0"/>
          <w:sz w:val="28"/>
          <w:szCs w:val="28"/>
          <w14:ligatures w14:val="none"/>
        </w:rPr>
        <w:t>vanotiitira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nyasha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zuva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rimwe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nei</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sidRPr="00D903E3">
        <w:rPr>
          <w:rFonts w:ascii="Arial" w:hAnsi="Arial" w:eastAsia="Calibri" w:cs="Arial"/>
          <w:kern w:val="0"/>
          <w:sz w:val="18"/>
          <w:szCs w:val="18"/>
          <w14:ligatures w14:val="none"/>
        </w:rPr>
        <w:t>nerimwe</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nerimwe</w:t>
      </w:r>
      <w:proofErr w:type="spellEnd"/>
      <w:r w:rsidRPr="00D903E3">
        <w:rPr>
          <w:rFonts w:ascii="Arial" w:hAnsi="Arial" w:eastAsia="Calibri" w:cs="Arial"/>
          <w:kern w:val="0"/>
          <w:sz w:val="28"/>
          <w:szCs w:val="28"/>
          <w14:ligatures w14:val="none"/>
        </w:rPr>
        <w:t xml:space="preserve">. </w:t>
      </w:r>
    </w:p>
    <w:p w:rsidRPr="00D903E3" w:rsidR="002B366F" w:rsidP="002B366F" w:rsidRDefault="002B366F" w14:paraId="7B52E592" w14:textId="77777777">
      <w:pPr>
        <w:tabs>
          <w:tab w:val="left" w:pos="7227"/>
        </w:tabs>
        <w:spacing w:line="259" w:lineRule="auto"/>
        <w:jc w:val="both"/>
        <w:rPr>
          <w:rFonts w:ascii="Arial" w:hAnsi="Arial" w:eastAsia="Calibri" w:cs="Arial"/>
          <w:kern w:val="0"/>
          <w:sz w:val="28"/>
          <w:szCs w:val="28"/>
          <w14:ligatures w14:val="none"/>
        </w:rPr>
      </w:pPr>
      <w:r w:rsidRPr="003174BC">
        <w:rPr>
          <w:rFonts w:ascii="Arial" w:hAnsi="Arial" w:eastAsia="Calibri" w:cs="Arial"/>
          <w:kern w:val="0"/>
          <w:sz w:val="28"/>
          <w:szCs w:val="28"/>
          <w:vertAlign w:val="superscript"/>
          <w14:ligatures w14:val="none"/>
        </w:rPr>
        <w:t>11</w:t>
      </w:r>
      <w:r>
        <w:rPr>
          <w:rFonts w:ascii="Arial" w:hAnsi="Arial" w:eastAsia="Calibri" w:cs="Arial"/>
          <w:kern w:val="0"/>
          <w:sz w:val="28"/>
          <w:szCs w:val="28"/>
          <w:vertAlign w:val="superscript"/>
          <w14:ligatures w14:val="none"/>
        </w:rPr>
        <w:t xml:space="preserve"> </w:t>
      </w:r>
      <w:proofErr w:type="spellStart"/>
      <w:r w:rsidRPr="00D903E3">
        <w:rPr>
          <w:rFonts w:ascii="Arial" w:hAnsi="Arial" w:eastAsia="Calibri" w:cs="Arial"/>
          <w:kern w:val="0"/>
          <w:sz w:val="28"/>
          <w:szCs w:val="28"/>
          <w14:ligatures w14:val="none"/>
        </w:rPr>
        <w:t>Totenda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hama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dzafamba</w:t>
      </w:r>
      <w:proofErr w:type="spellEnd"/>
      <w:r w:rsidRPr="00D903E3">
        <w:rPr>
          <w:rFonts w:ascii="Arial" w:hAnsi="Arial" w:eastAsia="Calibri" w:cs="Arial"/>
          <w:kern w:val="0"/>
          <w:sz w:val="28"/>
          <w:szCs w:val="28"/>
          <w14:ligatures w14:val="none"/>
        </w:rPr>
        <w:t xml:space="preserve"> zvakanaka. </w:t>
      </w:r>
      <w:proofErr w:type="spellStart"/>
      <w:r w:rsidRPr="00D903E3">
        <w:rPr>
          <w:rFonts w:ascii="Arial" w:hAnsi="Arial" w:eastAsia="Calibri" w:cs="Arial"/>
          <w:kern w:val="0"/>
          <w:sz w:val="28"/>
          <w:szCs w:val="28"/>
          <w14:ligatures w14:val="none"/>
        </w:rPr>
        <w:t>Tichitenda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kuona</w:t>
      </w:r>
      <w:proofErr w:type="spellEnd"/>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B</w:t>
      </w:r>
      <w:r w:rsidRPr="00D903E3">
        <w:rPr>
          <w:rFonts w:ascii="Arial" w:hAnsi="Arial" w:eastAsia="Calibri" w:cs="Arial"/>
          <w:kern w:val="0"/>
          <w:sz w:val="28"/>
          <w:szCs w:val="28"/>
          <w14:ligatures w14:val="none"/>
        </w:rPr>
        <w:t xml:space="preserve">rother </w:t>
      </w:r>
      <w:r>
        <w:rPr>
          <w:rFonts w:ascii="Arial" w:hAnsi="Arial" w:eastAsia="Calibri" w:cs="Arial"/>
          <w:kern w:val="0"/>
          <w:sz w:val="28"/>
          <w:szCs w:val="28"/>
          <w14:ligatures w14:val="none"/>
        </w:rPr>
        <w:t>T</w:t>
      </w:r>
      <w:r w:rsidRPr="00D903E3">
        <w:rPr>
          <w:rFonts w:ascii="Arial" w:hAnsi="Arial" w:eastAsia="Calibri" w:cs="Arial"/>
          <w:kern w:val="0"/>
          <w:sz w:val="28"/>
          <w:szCs w:val="28"/>
          <w14:ligatures w14:val="none"/>
        </w:rPr>
        <w:t xml:space="preserve">ino after a long time. </w:t>
      </w:r>
      <w:proofErr w:type="spellStart"/>
      <w:r w:rsidRPr="00D903E3">
        <w:rPr>
          <w:rFonts w:ascii="Arial" w:hAnsi="Arial" w:eastAsia="Calibri" w:cs="Arial"/>
          <w:kern w:val="0"/>
          <w:sz w:val="28"/>
          <w:szCs w:val="28"/>
          <w14:ligatures w14:val="none"/>
        </w:rPr>
        <w:t>Vanogara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kure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vanotadza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kuuya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nguva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zhinji</w:t>
      </w:r>
      <w:proofErr w:type="spellEnd"/>
      <w:r>
        <w:rPr>
          <w:rFonts w:ascii="Arial" w:hAnsi="Arial" w:eastAsia="Calibri" w:cs="Arial"/>
          <w:kern w:val="0"/>
          <w:sz w:val="28"/>
          <w:szCs w:val="28"/>
          <w14:ligatures w14:val="none"/>
        </w:rPr>
        <w:t>,</w:t>
      </w:r>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t</w:t>
      </w:r>
      <w:r w:rsidRPr="00D903E3">
        <w:rPr>
          <w:rFonts w:ascii="Arial" w:hAnsi="Arial" w:eastAsia="Calibri" w:cs="Arial"/>
          <w:kern w:val="0"/>
          <w:sz w:val="28"/>
          <w:szCs w:val="28"/>
          <w14:ligatures w14:val="none"/>
        </w:rPr>
        <w:t xml:space="preserve">ine </w:t>
      </w:r>
      <w:proofErr w:type="spellStart"/>
      <w:r w:rsidRPr="00D903E3">
        <w:rPr>
          <w:rFonts w:ascii="Arial" w:hAnsi="Arial" w:eastAsia="Calibri" w:cs="Arial"/>
          <w:kern w:val="0"/>
          <w:sz w:val="28"/>
          <w:szCs w:val="28"/>
          <w14:ligatures w14:val="none"/>
        </w:rPr>
        <w:t>mufaro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kuva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navo</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Hama </w:t>
      </w:r>
      <w:proofErr w:type="spellStart"/>
      <w:r w:rsidRPr="00D903E3">
        <w:rPr>
          <w:rFonts w:ascii="Arial" w:hAnsi="Arial" w:eastAsia="Calibri" w:cs="Arial"/>
          <w:kern w:val="0"/>
          <w:sz w:val="28"/>
          <w:szCs w:val="28"/>
          <w14:ligatures w14:val="none"/>
        </w:rPr>
        <w:t>dzedu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dze</w:t>
      </w:r>
      <w:proofErr w:type="spellEnd"/>
      <w:r w:rsidRPr="00D903E3">
        <w:rPr>
          <w:rFonts w:ascii="Arial" w:hAnsi="Arial" w:eastAsia="Calibri" w:cs="Arial"/>
          <w:kern w:val="0"/>
          <w:sz w:val="28"/>
          <w:szCs w:val="28"/>
          <w14:ligatures w14:val="none"/>
        </w:rPr>
        <w:t xml:space="preserve"> Botswana we are happy to </w:t>
      </w:r>
      <w:proofErr w:type="gramStart"/>
      <w:r w:rsidRPr="00D903E3">
        <w:rPr>
          <w:rFonts w:ascii="Arial" w:hAnsi="Arial" w:eastAsia="Calibri" w:cs="Arial"/>
          <w:kern w:val="0"/>
          <w:sz w:val="28"/>
          <w:szCs w:val="28"/>
          <w14:ligatures w14:val="none"/>
        </w:rPr>
        <w:t>see</w:t>
      </w:r>
      <w:r>
        <w:rPr>
          <w:rFonts w:ascii="Arial" w:hAnsi="Arial" w:eastAsia="Calibri" w:cs="Arial"/>
          <w:kern w:val="0"/>
          <w:sz w:val="28"/>
          <w:szCs w:val="28"/>
          <w14:ligatures w14:val="none"/>
        </w:rPr>
        <w:t>ing</w:t>
      </w:r>
      <w:proofErr w:type="gramEnd"/>
      <w:r w:rsidRPr="00D903E3">
        <w:rPr>
          <w:rFonts w:ascii="Arial" w:hAnsi="Arial" w:eastAsia="Calibri" w:cs="Arial"/>
          <w:kern w:val="0"/>
          <w:sz w:val="28"/>
          <w:szCs w:val="28"/>
          <w14:ligatures w14:val="none"/>
        </w:rPr>
        <w:t xml:space="preserve"> you all of you.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Then </w:t>
      </w:r>
      <w:proofErr w:type="spellStart"/>
      <w:r w:rsidRPr="00D903E3">
        <w:rPr>
          <w:rFonts w:ascii="Arial" w:hAnsi="Arial" w:eastAsia="Calibri" w:cs="Arial"/>
          <w:kern w:val="0"/>
          <w:sz w:val="28"/>
          <w:szCs w:val="28"/>
          <w14:ligatures w14:val="none"/>
        </w:rPr>
        <w:t>hama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dzedu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dzeJoni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vakwani</w:t>
      </w:r>
      <w:r>
        <w:rPr>
          <w:rFonts w:ascii="Arial" w:hAnsi="Arial" w:eastAsia="Calibri" w:cs="Arial"/>
          <w:kern w:val="0"/>
          <w:sz w:val="28"/>
          <w:szCs w:val="28"/>
          <w14:ligatures w14:val="none"/>
        </w:rPr>
        <w:t>s</w:t>
      </w:r>
      <w:r w:rsidRPr="00D903E3">
        <w:rPr>
          <w:rFonts w:ascii="Arial" w:hAnsi="Arial" w:eastAsia="Calibri" w:cs="Arial"/>
          <w:kern w:val="0"/>
          <w:sz w:val="28"/>
          <w:szCs w:val="28"/>
          <w14:ligatures w14:val="none"/>
        </w:rPr>
        <w: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kuuya</w:t>
      </w:r>
      <w:proofErr w:type="spellEnd"/>
      <w:r w:rsidRPr="00D903E3">
        <w:rPr>
          <w:rFonts w:ascii="Arial" w:hAnsi="Arial" w:eastAsia="Calibri" w:cs="Arial"/>
          <w:kern w:val="0"/>
          <w:sz w:val="28"/>
          <w:szCs w:val="28"/>
          <w14:ligatures w14:val="none"/>
        </w:rPr>
        <w:t xml:space="preserve"> tinotenda </w:t>
      </w:r>
      <w:proofErr w:type="spellStart"/>
      <w:r w:rsidRPr="00D903E3">
        <w:rPr>
          <w:rFonts w:ascii="Arial" w:hAnsi="Arial" w:eastAsia="Calibri" w:cs="Arial"/>
          <w:kern w:val="0"/>
          <w:sz w:val="28"/>
          <w:szCs w:val="28"/>
          <w14:ligatures w14:val="none"/>
        </w:rPr>
        <w:t>nyasha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chaizvo</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Mwari </w:t>
      </w:r>
      <w:proofErr w:type="spellStart"/>
      <w:r w:rsidRPr="00D903E3">
        <w:rPr>
          <w:rFonts w:ascii="Arial" w:hAnsi="Arial" w:eastAsia="Calibri" w:cs="Arial"/>
          <w:kern w:val="0"/>
          <w:sz w:val="28"/>
          <w:szCs w:val="28"/>
          <w14:ligatures w14:val="none"/>
        </w:rPr>
        <w:t>ngavakuitirei</w:t>
      </w:r>
      <w:proofErr w:type="spellEnd"/>
      <w:r w:rsidRPr="00D903E3">
        <w:rPr>
          <w:rFonts w:ascii="Arial" w:hAnsi="Arial" w:eastAsia="Calibri" w:cs="Arial"/>
          <w:kern w:val="0"/>
          <w:sz w:val="28"/>
          <w:szCs w:val="28"/>
          <w14:ligatures w14:val="none"/>
        </w:rPr>
        <w:t xml:space="preserve"> zvakanaka.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
    <w:p w:rsidRPr="00D903E3" w:rsidR="002B366F" w:rsidP="002B366F" w:rsidRDefault="002B366F" w14:paraId="363E00B6" w14:textId="77777777">
      <w:pPr>
        <w:tabs>
          <w:tab w:val="left" w:pos="7227"/>
        </w:tabs>
        <w:spacing w:line="259" w:lineRule="auto"/>
        <w:jc w:val="both"/>
        <w:rPr>
          <w:rFonts w:ascii="Arial" w:hAnsi="Arial" w:eastAsia="Calibri" w:cs="Arial"/>
          <w:kern w:val="0"/>
          <w:sz w:val="28"/>
          <w:szCs w:val="28"/>
          <w14:ligatures w14:val="none"/>
        </w:rPr>
      </w:pPr>
      <w:r w:rsidRPr="003174BC">
        <w:rPr>
          <w:rFonts w:ascii="Arial" w:hAnsi="Arial" w:eastAsia="Calibri" w:cs="Arial"/>
          <w:kern w:val="0"/>
          <w:sz w:val="28"/>
          <w:szCs w:val="28"/>
          <w:vertAlign w:val="superscript"/>
          <w14:ligatures w14:val="none"/>
        </w:rPr>
        <w:t>12</w:t>
      </w:r>
      <w:r>
        <w:rPr>
          <w:rFonts w:ascii="Arial" w:hAnsi="Arial" w:eastAsia="Calibri" w:cs="Arial"/>
          <w:kern w:val="0"/>
          <w:sz w:val="28"/>
          <w:szCs w:val="28"/>
          <w:vertAlign w:val="superscript"/>
          <w14:ligatures w14:val="none"/>
        </w:rPr>
        <w:t xml:space="preserve"> </w:t>
      </w:r>
      <w:r w:rsidRPr="00D903E3">
        <w:rPr>
          <w:rFonts w:ascii="Arial" w:hAnsi="Arial" w:eastAsia="Calibri" w:cs="Arial"/>
          <w:kern w:val="0"/>
          <w:sz w:val="28"/>
          <w:szCs w:val="28"/>
          <w14:ligatures w14:val="none"/>
        </w:rPr>
        <w:t xml:space="preserve">Mwari </w:t>
      </w:r>
      <w:proofErr w:type="spellStart"/>
      <w:r w:rsidRPr="00D903E3">
        <w:rPr>
          <w:rFonts w:ascii="Arial" w:hAnsi="Arial" w:eastAsia="Calibri" w:cs="Arial"/>
          <w:kern w:val="0"/>
          <w:sz w:val="28"/>
          <w:szCs w:val="28"/>
          <w14:ligatures w14:val="none"/>
        </w:rPr>
        <w:t>vanokoshesa</w:t>
      </w:r>
      <w:proofErr w:type="spellEnd"/>
      <w:r w:rsidRPr="00D903E3">
        <w:rPr>
          <w:rFonts w:ascii="Arial" w:hAnsi="Arial" w:eastAsia="Calibri" w:cs="Arial"/>
          <w:kern w:val="0"/>
          <w:sz w:val="28"/>
          <w:szCs w:val="28"/>
          <w14:ligatures w14:val="none"/>
        </w:rPr>
        <w:t xml:space="preserve"> Shoko </w:t>
      </w:r>
      <w:proofErr w:type="spellStart"/>
      <w:r w:rsidRPr="00D903E3">
        <w:rPr>
          <w:rFonts w:ascii="Arial" w:hAnsi="Arial" w:eastAsia="Calibri" w:cs="Arial"/>
          <w:kern w:val="0"/>
          <w:sz w:val="28"/>
          <w:szCs w:val="28"/>
          <w14:ligatures w14:val="none"/>
        </w:rPr>
        <w:t>ravo</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Effort </w:t>
      </w:r>
      <w:proofErr w:type="spellStart"/>
      <w:r w:rsidRPr="00D903E3">
        <w:rPr>
          <w:rFonts w:ascii="Arial" w:hAnsi="Arial" w:eastAsia="Calibri" w:cs="Arial"/>
          <w:kern w:val="0"/>
          <w:sz w:val="28"/>
          <w:szCs w:val="28"/>
          <w14:ligatures w14:val="none"/>
        </w:rPr>
        <w:t>iyoyo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yekuuya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iyoyiyi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inoratidza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wa</w:t>
      </w:r>
      <w:r>
        <w:rPr>
          <w:rFonts w:ascii="Arial" w:hAnsi="Arial" w:eastAsia="Calibri" w:cs="Arial"/>
          <w:kern w:val="0"/>
          <w:sz w:val="28"/>
          <w:szCs w:val="28"/>
          <w14:ligatures w14:val="none"/>
        </w:rPr>
        <w:t>r</w:t>
      </w:r>
      <w:r w:rsidRPr="00D903E3">
        <w:rPr>
          <w:rFonts w:ascii="Arial" w:hAnsi="Arial" w:eastAsia="Calibri" w:cs="Arial"/>
          <w:kern w:val="0"/>
          <w:sz w:val="28"/>
          <w:szCs w:val="28"/>
          <w14:ligatures w14:val="none"/>
        </w:rPr>
        <w:t>ikoshesa</w:t>
      </w:r>
      <w:proofErr w:type="spellEnd"/>
      <w:r w:rsidRPr="00D903E3">
        <w:rPr>
          <w:rFonts w:ascii="Arial" w:hAnsi="Arial" w:eastAsia="Calibri" w:cs="Arial"/>
          <w:kern w:val="0"/>
          <w:sz w:val="28"/>
          <w:szCs w:val="28"/>
          <w14:ligatures w14:val="none"/>
        </w:rPr>
        <w:t xml:space="preserve"> chai…? </w:t>
      </w:r>
      <w:r w:rsidRPr="00D903E3">
        <w:rPr>
          <w:rFonts w:ascii="Arial" w:hAnsi="Arial" w:eastAsia="Calibri" w:cs="Arial"/>
          <w:kern w:val="0"/>
          <w:sz w:val="18"/>
          <w:szCs w:val="18"/>
          <w14:ligatures w14:val="none"/>
        </w:rPr>
        <w:t>[Congregation says, “</w:t>
      </w:r>
      <w:proofErr w:type="spellStart"/>
      <w:r w:rsidRPr="00D903E3">
        <w:rPr>
          <w:rFonts w:ascii="Arial" w:hAnsi="Arial" w:eastAsia="Calibri" w:cs="Arial"/>
          <w:kern w:val="0"/>
          <w:sz w:val="18"/>
          <w:szCs w:val="18"/>
          <w14:ligatures w14:val="none"/>
        </w:rPr>
        <w:t>chaizvo</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chaizvo</w:t>
      </w:r>
      <w:r>
        <w:rPr>
          <w:rFonts w:ascii="Arial" w:hAnsi="Arial" w:eastAsia="Calibri" w:cs="Arial"/>
          <w:kern w:val="0"/>
          <w:sz w:val="28"/>
          <w:szCs w:val="28"/>
          <w14:ligatures w14:val="none"/>
        </w:rPr>
        <w:t>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Ha’maona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Neniwo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ndakudzidza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kukoshesa</w:t>
      </w:r>
      <w:proofErr w:type="spellEnd"/>
      <w:r w:rsidRPr="00D903E3">
        <w:rPr>
          <w:rFonts w:ascii="Arial" w:hAnsi="Arial" w:eastAsia="Calibri" w:cs="Arial"/>
          <w:kern w:val="0"/>
          <w:sz w:val="28"/>
          <w:szCs w:val="28"/>
          <w14:ligatures w14:val="none"/>
        </w:rPr>
        <w:t xml:space="preserve"> Shoko </w:t>
      </w:r>
      <w:proofErr w:type="spellStart"/>
      <w:r w:rsidRPr="00D903E3">
        <w:rPr>
          <w:rFonts w:ascii="Arial" w:hAnsi="Arial" w:eastAsia="Calibri" w:cs="Arial"/>
          <w:kern w:val="0"/>
          <w:sz w:val="28"/>
          <w:szCs w:val="28"/>
          <w14:ligatures w14:val="none"/>
        </w:rPr>
        <w:t>raMwari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nekuda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kwevamwe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vano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i/>
          <w:iCs/>
          <w:kern w:val="0"/>
          <w:sz w:val="28"/>
          <w:szCs w:val="28"/>
          <w14:ligatures w14:val="none"/>
        </w:rPr>
        <w:t>sacrifi-sawo</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[to sacrifice—ED</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Ndandichitaura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ndaka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ndakaneta</w:t>
      </w:r>
      <w:proofErr w:type="spellEnd"/>
      <w:r w:rsidRPr="00D903E3">
        <w:rPr>
          <w:rFonts w:ascii="Arial" w:hAnsi="Arial" w:eastAsia="Calibri" w:cs="Arial"/>
          <w:kern w:val="0"/>
          <w:sz w:val="28"/>
          <w:szCs w:val="28"/>
          <w14:ligatures w14:val="none"/>
        </w:rPr>
        <w:t xml:space="preserve"> for the past two- two weeks or so </w:t>
      </w:r>
      <w:proofErr w:type="spellStart"/>
      <w:r w:rsidRPr="00D903E3">
        <w:rPr>
          <w:rFonts w:ascii="Arial" w:hAnsi="Arial" w:eastAsia="Calibri" w:cs="Arial"/>
          <w:kern w:val="0"/>
          <w:sz w:val="28"/>
          <w:szCs w:val="28"/>
          <w14:ligatures w14:val="none"/>
        </w:rPr>
        <w:t>ndichinzwa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aah</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Iyoyi</w:t>
      </w:r>
      <w:proofErr w:type="spellEnd"/>
      <w:r w:rsidRPr="00D903E3">
        <w:rPr>
          <w:rFonts w:ascii="Arial" w:hAnsi="Arial" w:eastAsia="Calibri" w:cs="Arial"/>
          <w:kern w:val="0"/>
          <w:sz w:val="28"/>
          <w:szCs w:val="28"/>
          <w14:ligatures w14:val="none"/>
        </w:rPr>
        <w:t xml:space="preserve"> weekend </w:t>
      </w:r>
      <w:proofErr w:type="spellStart"/>
      <w:r w:rsidRPr="00D903E3">
        <w:rPr>
          <w:rFonts w:ascii="Arial" w:hAnsi="Arial" w:eastAsia="Calibri" w:cs="Arial"/>
          <w:kern w:val="0"/>
          <w:sz w:val="28"/>
          <w:szCs w:val="28"/>
          <w14:ligatures w14:val="none"/>
        </w:rPr>
        <w:t>ino</w:t>
      </w:r>
      <w:proofErr w:type="spellEnd"/>
      <w:r w:rsidRPr="00D903E3">
        <w:rPr>
          <w:rFonts w:ascii="Arial" w:hAnsi="Arial" w:eastAsia="Calibri" w:cs="Arial"/>
          <w:kern w:val="0"/>
          <w:sz w:val="28"/>
          <w:szCs w:val="28"/>
          <w14:ligatures w14:val="none"/>
        </w:rPr>
        <w:t xml:space="preserve"> iyi </w:t>
      </w:r>
      <w:proofErr w:type="spellStart"/>
      <w:r w:rsidRPr="00D903E3">
        <w:rPr>
          <w:rFonts w:ascii="Arial" w:hAnsi="Arial" w:eastAsia="Calibri" w:cs="Arial"/>
          <w:kern w:val="0"/>
          <w:sz w:val="28"/>
          <w:szCs w:val="28"/>
          <w14:ligatures w14:val="none"/>
        </w:rPr>
        <w:t>ndandakaneta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zvekufa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chaizvo</w:t>
      </w:r>
      <w:proofErr w:type="spellEnd"/>
      <w:r w:rsidRPr="00D903E3">
        <w:rPr>
          <w:rFonts w:ascii="Arial" w:hAnsi="Arial" w:eastAsia="Calibri" w:cs="Arial"/>
          <w:kern w:val="0"/>
          <w:sz w:val="28"/>
          <w:szCs w:val="28"/>
          <w14:ligatures w14:val="none"/>
        </w:rPr>
        <w:t xml:space="preserve">. </w:t>
      </w:r>
      <w:r>
        <w:rPr>
          <w:rFonts w:ascii="Arial" w:hAnsi="Arial" w:eastAsia="Calibri" w:cs="Arial"/>
          <w:kern w:val="0"/>
          <w:sz w:val="18"/>
          <w:szCs w:val="18"/>
          <w14:ligatures w14:val="none"/>
        </w:rPr>
        <w:t xml:space="preserve"> </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Zvokuti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dai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kwanga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kusiri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kuda</w:t>
      </w:r>
      <w:proofErr w:type="spellEnd"/>
      <w:r w:rsidRPr="00D903E3">
        <w:rPr>
          <w:rFonts w:ascii="Arial" w:hAnsi="Arial" w:eastAsia="Calibri" w:cs="Arial"/>
          <w:kern w:val="0"/>
          <w:sz w:val="28"/>
          <w:szCs w:val="28"/>
          <w14:ligatures w14:val="none"/>
        </w:rPr>
        <w:t xml:space="preserve"> Mwari </w:t>
      </w:r>
      <w:proofErr w:type="spellStart"/>
      <w:r w:rsidRPr="00D903E3">
        <w:rPr>
          <w:rFonts w:ascii="Arial" w:hAnsi="Arial" w:eastAsia="Calibri" w:cs="Arial"/>
          <w:kern w:val="0"/>
          <w:sz w:val="28"/>
          <w:szCs w:val="28"/>
          <w14:ligatures w14:val="none"/>
        </w:rPr>
        <w:t>nekuremekedza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ah </w:t>
      </w:r>
      <w:proofErr w:type="spellStart"/>
      <w:r w:rsidRPr="00D903E3">
        <w:rPr>
          <w:rFonts w:ascii="Arial" w:hAnsi="Arial" w:eastAsia="Calibri" w:cs="Arial"/>
          <w:kern w:val="0"/>
          <w:sz w:val="28"/>
          <w:szCs w:val="28"/>
          <w14:ligatures w14:val="none"/>
        </w:rPr>
        <w:t>vamwe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vafamba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ndingadei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ndangoto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w:t>
      </w:r>
      <w:r>
        <w:rPr>
          <w:rFonts w:ascii="Arial" w:hAnsi="Arial" w:eastAsia="Calibri" w:cs="Arial"/>
          <w:kern w:val="0"/>
          <w:sz w:val="28"/>
          <w:szCs w:val="28"/>
          <w14:ligatures w14:val="none"/>
        </w:rPr>
        <w:t>a</w:t>
      </w:r>
      <w:proofErr w:type="spellEnd"/>
      <w:r w:rsidRPr="00D903E3">
        <w:rPr>
          <w:rFonts w:ascii="Arial" w:hAnsi="Arial" w:eastAsia="Calibri" w:cs="Arial"/>
          <w:kern w:val="0"/>
          <w:sz w:val="28"/>
          <w:szCs w:val="28"/>
          <w14:ligatures w14:val="none"/>
        </w:rPr>
        <w:t xml:space="preserve"> Pasto</w:t>
      </w:r>
      <w:r>
        <w:rPr>
          <w:rFonts w:ascii="Arial" w:hAnsi="Arial" w:eastAsia="Calibri" w:cs="Arial"/>
          <w:kern w:val="0"/>
          <w:sz w:val="28"/>
          <w:szCs w:val="28"/>
          <w14:ligatures w14:val="none"/>
        </w:rPr>
        <w:t>r</w:t>
      </w:r>
      <w:r w:rsidRPr="00D903E3">
        <w:rPr>
          <w:rFonts w:ascii="Arial" w:hAnsi="Arial" w:eastAsia="Calibri" w:cs="Arial"/>
          <w:kern w:val="0"/>
          <w:sz w:val="28"/>
          <w:szCs w:val="28"/>
          <w14:ligatures w14:val="none"/>
        </w:rPr>
        <w:t xml:space="preserve"> Chuma </w:t>
      </w:r>
      <w:proofErr w:type="spellStart"/>
      <w:r w:rsidRPr="00D903E3">
        <w:rPr>
          <w:rFonts w:ascii="Arial" w:hAnsi="Arial" w:eastAsia="Calibri" w:cs="Arial"/>
          <w:kern w:val="0"/>
          <w:sz w:val="28"/>
          <w:szCs w:val="28"/>
          <w14:ligatures w14:val="none"/>
        </w:rPr>
        <w:t>torai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imwe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yanhasi</w:t>
      </w:r>
      <w:proofErr w:type="spellEnd"/>
      <w:r w:rsidRPr="00D903E3">
        <w:rPr>
          <w:rFonts w:ascii="Arial" w:hAnsi="Arial" w:eastAsia="Calibri" w:cs="Arial"/>
          <w:kern w:val="0"/>
          <w:sz w:val="28"/>
          <w:szCs w:val="28"/>
          <w14:ligatures w14:val="none"/>
        </w:rPr>
        <w:t>, Broth</w:t>
      </w:r>
      <w:r>
        <w:rPr>
          <w:rFonts w:ascii="Arial" w:hAnsi="Arial" w:eastAsia="Calibri" w:cs="Arial"/>
          <w:kern w:val="0"/>
          <w:sz w:val="28"/>
          <w:szCs w:val="28"/>
          <w14:ligatures w14:val="none"/>
        </w:rPr>
        <w:t>er</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Rusono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torai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imwe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mangwana</w:t>
      </w:r>
      <w:proofErr w:type="spellEnd"/>
      <w:r w:rsidRPr="00D903E3">
        <w:rPr>
          <w:rFonts w:ascii="Arial" w:hAnsi="Arial" w:eastAsia="Calibri" w:cs="Arial"/>
          <w:kern w:val="0"/>
          <w:sz w:val="28"/>
          <w:szCs w:val="28"/>
          <w14:ligatures w14:val="none"/>
        </w:rPr>
        <w:t xml:space="preserve">. Kuti </w:t>
      </w:r>
      <w:proofErr w:type="spellStart"/>
      <w:r w:rsidRPr="00D903E3">
        <w:rPr>
          <w:rFonts w:ascii="Arial" w:hAnsi="Arial" w:eastAsia="Calibri" w:cs="Arial"/>
          <w:kern w:val="0"/>
          <w:sz w:val="28"/>
          <w:szCs w:val="28"/>
          <w14:ligatures w14:val="none"/>
        </w:rPr>
        <w:t>ungo</w:t>
      </w:r>
      <w:proofErr w:type="spellEnd"/>
      <w:r>
        <w:rPr>
          <w:rFonts w:ascii="Arial" w:hAnsi="Arial" w:eastAsia="Calibri" w:cs="Arial"/>
          <w:kern w:val="0"/>
          <w:sz w:val="28"/>
          <w:szCs w:val="28"/>
          <w14:ligatures w14:val="none"/>
        </w:rPr>
        <w:t>—</w:t>
      </w:r>
      <w:proofErr w:type="spellStart"/>
      <w:r w:rsidRPr="00D903E3">
        <w:rPr>
          <w:rFonts w:ascii="Arial" w:hAnsi="Arial" w:eastAsia="Calibri" w:cs="Arial"/>
          <w:kern w:val="0"/>
          <w:sz w:val="28"/>
          <w:szCs w:val="28"/>
          <w14:ligatures w14:val="none"/>
        </w:rPr>
        <w:t>ungo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nyama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dzibatane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uzorore</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
    <w:p w:rsidRPr="00D903E3" w:rsidR="002B366F" w:rsidP="002B366F" w:rsidRDefault="002B366F" w14:paraId="03AE0489" w14:textId="77777777">
      <w:pPr>
        <w:tabs>
          <w:tab w:val="left" w:pos="7227"/>
        </w:tabs>
        <w:spacing w:line="259" w:lineRule="auto"/>
        <w:jc w:val="both"/>
        <w:rPr>
          <w:rFonts w:ascii="Arial" w:hAnsi="Arial" w:eastAsia="Calibri" w:cs="Arial"/>
          <w:kern w:val="0"/>
          <w:sz w:val="28"/>
          <w:szCs w:val="28"/>
          <w14:ligatures w14:val="none"/>
        </w:rPr>
      </w:pPr>
      <w:r w:rsidRPr="003174BC">
        <w:rPr>
          <w:rFonts w:ascii="Arial" w:hAnsi="Arial" w:eastAsia="Calibri" w:cs="Arial"/>
          <w:kern w:val="0"/>
          <w:sz w:val="28"/>
          <w:szCs w:val="28"/>
          <w:vertAlign w:val="superscript"/>
          <w14:ligatures w14:val="none"/>
        </w:rPr>
        <w:t>13</w:t>
      </w:r>
      <w:r>
        <w:rPr>
          <w:rFonts w:ascii="Arial" w:hAnsi="Arial" w:eastAsia="Calibri" w:cs="Arial"/>
          <w:kern w:val="0"/>
          <w:sz w:val="28"/>
          <w:szCs w:val="28"/>
          <w:vertAlign w:val="superscript"/>
          <w14:ligatures w14:val="none"/>
        </w:rPr>
        <w:t xml:space="preserve"> </w:t>
      </w:r>
      <w:r w:rsidRPr="00D903E3">
        <w:rPr>
          <w:rFonts w:ascii="Arial" w:hAnsi="Arial" w:eastAsia="Calibri" w:cs="Arial"/>
          <w:kern w:val="0"/>
          <w:sz w:val="28"/>
          <w:szCs w:val="28"/>
          <w14:ligatures w14:val="none"/>
        </w:rPr>
        <w:t xml:space="preserve">But </w:t>
      </w:r>
      <w:proofErr w:type="spellStart"/>
      <w:r w:rsidRPr="00D903E3">
        <w:rPr>
          <w:rFonts w:ascii="Arial" w:hAnsi="Arial" w:eastAsia="Calibri" w:cs="Arial"/>
          <w:kern w:val="0"/>
          <w:sz w:val="28"/>
          <w:szCs w:val="28"/>
          <w14:ligatures w14:val="none"/>
        </w:rPr>
        <w:t>unongozvisimbisa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aihwa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takavimbisa</w:t>
      </w:r>
      <w:proofErr w:type="spellEnd"/>
      <w:r w:rsidRPr="00D903E3">
        <w:rPr>
          <w:rFonts w:ascii="Arial" w:hAnsi="Arial" w:eastAsia="Calibri" w:cs="Arial"/>
          <w:kern w:val="0"/>
          <w:sz w:val="28"/>
          <w:szCs w:val="28"/>
          <w14:ligatures w14:val="none"/>
        </w:rPr>
        <w:t xml:space="preserve"> Mwari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gore rose.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He</w:t>
      </w:r>
      <w:r>
        <w:rPr>
          <w:rFonts w:ascii="Arial" w:hAnsi="Arial" w:eastAsia="Calibri" w:cs="Arial"/>
          <w:kern w:val="0"/>
          <w:sz w:val="28"/>
          <w:szCs w:val="28"/>
          <w14:ligatures w14:val="none"/>
        </w:rPr>
        <w:t>e</w:t>
      </w:r>
      <w:r w:rsidRPr="00D903E3">
        <w:rPr>
          <w:rFonts w:ascii="Arial" w:hAnsi="Arial" w:eastAsia="Calibri" w:cs="Arial"/>
          <w:kern w:val="0"/>
          <w:sz w:val="28"/>
          <w:szCs w:val="28"/>
          <w14:ligatures w14:val="none"/>
        </w:rPr>
        <w:t>meni</w:t>
      </w:r>
      <w:proofErr w:type="spellEnd"/>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I</w:t>
      </w:r>
      <w:r w:rsidRPr="00D903E3">
        <w:rPr>
          <w:rFonts w:ascii="Arial" w:hAnsi="Arial" w:eastAsia="Calibri" w:cs="Arial"/>
          <w:kern w:val="0"/>
          <w:sz w:val="28"/>
          <w:szCs w:val="28"/>
          <w14:ligatures w14:val="none"/>
        </w:rPr>
        <w:t>chauya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hayo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nguva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yatichatora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marivhi</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28"/>
          <w:szCs w:val="28"/>
          <w14:ligatures w14:val="none"/>
        </w:rPr>
        <w:t>chai</w:t>
      </w:r>
      <w:r>
        <w:rPr>
          <w:rFonts w:ascii="Arial" w:hAnsi="Arial" w:eastAsia="Calibri" w:cs="Arial"/>
          <w:kern w:val="0"/>
          <w:sz w:val="28"/>
          <w:szCs w:val="28"/>
          <w14:ligatures w14:val="none"/>
        </w:rPr>
        <w:t>…</w:t>
      </w:r>
      <w:proofErr w:type="spellStart"/>
      <w:r w:rsidRPr="00D903E3">
        <w:rPr>
          <w:rFonts w:ascii="Arial" w:hAnsi="Arial" w:eastAsia="Calibri" w:cs="Arial"/>
          <w:kern w:val="0"/>
          <w:sz w:val="28"/>
          <w:szCs w:val="28"/>
          <w14:ligatures w14:val="none"/>
        </w:rPr>
        <w:t>chaizvo</w:t>
      </w:r>
      <w:proofErr w:type="spellEnd"/>
      <w:r w:rsidRPr="00D903E3">
        <w:rPr>
          <w:rFonts w:ascii="Arial" w:hAnsi="Arial" w:eastAsia="Calibri" w:cs="Arial"/>
          <w:kern w:val="0"/>
          <w:sz w:val="28"/>
          <w:szCs w:val="28"/>
          <w14:ligatures w14:val="none"/>
        </w:rPr>
        <w:t>. But iye</w:t>
      </w:r>
      <w:r>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zvino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hatidi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titi kana </w:t>
      </w:r>
      <w:proofErr w:type="spellStart"/>
      <w:r w:rsidRPr="00D903E3">
        <w:rPr>
          <w:rFonts w:ascii="Arial" w:hAnsi="Arial" w:eastAsia="Calibri" w:cs="Arial"/>
          <w:kern w:val="0"/>
          <w:sz w:val="28"/>
          <w:szCs w:val="28"/>
          <w14:ligatures w14:val="none"/>
        </w:rPr>
        <w:t>zvinhu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zvatinenge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takakumbira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pamberi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paMwari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zvikarega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kuitika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wowana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chimwe</w:t>
      </w:r>
      <w:proofErr w:type="spellEnd"/>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chino</w:t>
      </w:r>
      <w:r w:rsidRPr="00D903E3">
        <w:rPr>
          <w:rFonts w:ascii="Arial" w:hAnsi="Arial" w:eastAsia="Calibri" w:cs="Arial"/>
          <w:kern w:val="0"/>
          <w:sz w:val="28"/>
          <w:szCs w:val="28"/>
          <w14:ligatures w14:val="none"/>
        </w:rPr>
        <w:t>ku</w:t>
      </w:r>
      <w:r>
        <w:rPr>
          <w:rFonts w:ascii="Arial" w:hAnsi="Arial" w:eastAsia="Calibri" w:cs="Arial"/>
          <w:kern w:val="0"/>
          <w:sz w:val="28"/>
          <w:szCs w:val="28"/>
          <w14:ligatures w14:val="none"/>
        </w:rPr>
        <w:t>u</w:t>
      </w:r>
      <w:r w:rsidRPr="00D903E3">
        <w:rPr>
          <w:rFonts w:ascii="Arial" w:hAnsi="Arial" w:eastAsia="Calibri" w:cs="Arial"/>
          <w:kern w:val="0"/>
          <w:sz w:val="28"/>
          <w:szCs w:val="28"/>
          <w14:ligatures w14:val="none"/>
        </w:rPr>
        <w:t>dza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wakanga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wakuita</w:t>
      </w:r>
      <w:proofErr w:type="spellEnd"/>
      <w:r w:rsidRPr="00D903E3">
        <w:rPr>
          <w:rFonts w:ascii="Arial" w:hAnsi="Arial" w:eastAsia="Calibri" w:cs="Arial"/>
          <w:kern w:val="0"/>
          <w:sz w:val="28"/>
          <w:szCs w:val="28"/>
          <w14:ligatures w14:val="none"/>
        </w:rPr>
        <w:t xml:space="preserve"> slake.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I would never want that to be an excuse.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Saka </w:t>
      </w:r>
      <w:proofErr w:type="spellStart"/>
      <w:r w:rsidRPr="00D903E3">
        <w:rPr>
          <w:rFonts w:ascii="Arial" w:hAnsi="Arial" w:eastAsia="Calibri" w:cs="Arial"/>
          <w:kern w:val="0"/>
          <w:sz w:val="28"/>
          <w:szCs w:val="28"/>
          <w14:ligatures w14:val="none"/>
        </w:rPr>
        <w:t>tirikuti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dai</w:t>
      </w:r>
      <w:proofErr w:type="spellEnd"/>
      <w:r w:rsidRPr="00D903E3">
        <w:rPr>
          <w:rFonts w:ascii="Arial" w:hAnsi="Arial" w:eastAsia="Calibri" w:cs="Arial"/>
          <w:kern w:val="0"/>
          <w:sz w:val="28"/>
          <w:szCs w:val="28"/>
          <w14:ligatures w14:val="none"/>
        </w:rPr>
        <w:t xml:space="preserve"> Mwari </w:t>
      </w:r>
      <w:proofErr w:type="spellStart"/>
      <w:r w:rsidRPr="00D903E3">
        <w:rPr>
          <w:rFonts w:ascii="Arial" w:hAnsi="Arial" w:eastAsia="Calibri" w:cs="Arial"/>
          <w:kern w:val="0"/>
          <w:sz w:val="28"/>
          <w:szCs w:val="28"/>
          <w14:ligatures w14:val="none"/>
        </w:rPr>
        <w:t>akatiitira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nyasha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Tadzimara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tauya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hanti’maona</w:t>
      </w:r>
      <w:proofErr w:type="spellEnd"/>
      <w:r w:rsidRPr="00D903E3">
        <w:rPr>
          <w:rFonts w:ascii="Arial" w:hAnsi="Arial" w:eastAsia="Calibri" w:cs="Arial"/>
          <w:kern w:val="0"/>
          <w:sz w:val="28"/>
          <w:szCs w:val="28"/>
          <w14:ligatures w14:val="none"/>
        </w:rPr>
        <w:t xml:space="preserve">? </w:t>
      </w:r>
    </w:p>
    <w:p w:rsidRPr="00D903E3" w:rsidR="002B366F" w:rsidP="002B366F" w:rsidRDefault="002B366F" w14:paraId="45F0BB02" w14:textId="77777777">
      <w:pPr>
        <w:tabs>
          <w:tab w:val="left" w:pos="7227"/>
        </w:tabs>
        <w:spacing w:line="259" w:lineRule="auto"/>
        <w:jc w:val="both"/>
        <w:rPr>
          <w:rFonts w:ascii="Arial" w:hAnsi="Arial" w:eastAsia="Calibri" w:cs="Arial"/>
          <w:kern w:val="0"/>
          <w:sz w:val="28"/>
          <w:szCs w:val="28"/>
          <w14:ligatures w14:val="none"/>
        </w:rPr>
      </w:pPr>
      <w:r w:rsidRPr="003174BC">
        <w:rPr>
          <w:rFonts w:ascii="Arial" w:hAnsi="Arial" w:eastAsia="Calibri" w:cs="Arial"/>
          <w:kern w:val="0"/>
          <w:sz w:val="28"/>
          <w:szCs w:val="28"/>
          <w:vertAlign w:val="superscript"/>
          <w14:ligatures w14:val="none"/>
        </w:rPr>
        <w:t>14</w:t>
      </w:r>
      <w:r>
        <w:rPr>
          <w:rFonts w:ascii="Arial" w:hAnsi="Arial" w:eastAsia="Calibri" w:cs="Arial"/>
          <w:kern w:val="0"/>
          <w:sz w:val="28"/>
          <w:szCs w:val="28"/>
          <w:vertAlign w:val="superscript"/>
          <w14:ligatures w14:val="none"/>
        </w:rPr>
        <w:t xml:space="preserve"> </w:t>
      </w:r>
      <w:r w:rsidRPr="00D903E3">
        <w:rPr>
          <w:rFonts w:ascii="Arial" w:hAnsi="Arial" w:eastAsia="Calibri" w:cs="Arial"/>
          <w:kern w:val="0"/>
          <w:sz w:val="28"/>
          <w:szCs w:val="28"/>
          <w14:ligatures w14:val="none"/>
        </w:rPr>
        <w:t xml:space="preserve">Saka   </w:t>
      </w:r>
      <w:proofErr w:type="spellStart"/>
      <w:r w:rsidRPr="00D903E3">
        <w:rPr>
          <w:rFonts w:ascii="Arial" w:hAnsi="Arial" w:eastAsia="Calibri" w:cs="Arial"/>
          <w:kern w:val="0"/>
          <w:sz w:val="28"/>
          <w:szCs w:val="28"/>
          <w14:ligatures w14:val="none"/>
        </w:rPr>
        <w:t>unozviona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kunyangwe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wakaneta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ukada</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28"/>
          <w:szCs w:val="28"/>
          <w14:ligatures w14:val="none"/>
        </w:rPr>
        <w:t xml:space="preserve">Mwari </w:t>
      </w:r>
      <w:proofErr w:type="spellStart"/>
      <w:r>
        <w:rPr>
          <w:rFonts w:ascii="Arial" w:hAnsi="Arial" w:eastAsia="Calibri" w:cs="Arial"/>
          <w:kern w:val="0"/>
          <w:sz w:val="28"/>
          <w:szCs w:val="28"/>
          <w14:ligatures w14:val="none"/>
        </w:rPr>
        <w:t>v</w:t>
      </w:r>
      <w:r w:rsidRPr="00D903E3">
        <w:rPr>
          <w:rFonts w:ascii="Arial" w:hAnsi="Arial" w:eastAsia="Calibri" w:cs="Arial"/>
          <w:kern w:val="0"/>
          <w:sz w:val="28"/>
          <w:szCs w:val="28"/>
          <w14:ligatures w14:val="none"/>
        </w:rPr>
        <w:t>anoita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nyasha</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Hauterere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nyama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yakoba</w:t>
      </w:r>
      <w:proofErr w:type="spellEnd"/>
      <w:r w:rsidRPr="00D903E3">
        <w:rPr>
          <w:rFonts w:ascii="Arial" w:hAnsi="Arial" w:eastAsia="Calibri" w:cs="Arial"/>
          <w:kern w:val="0"/>
          <w:sz w:val="28"/>
          <w:szCs w:val="28"/>
          <w14:ligatures w14:val="none"/>
        </w:rPr>
        <w:t>.</w:t>
      </w:r>
      <w:r w:rsidRPr="00D903E3">
        <w:rPr>
          <w:rFonts w:ascii="Arial" w:hAnsi="Arial" w:eastAsia="Calibri" w:cs="Arial"/>
          <w:kern w:val="0"/>
          <w:sz w:val="18"/>
          <w:szCs w:val="18"/>
          <w14:ligatures w14:val="none"/>
        </w:rPr>
        <w:t xml:space="preserve"> [Congregation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Unozozviona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wapokuti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aihwa</w:t>
      </w:r>
      <w:proofErr w:type="spellEnd"/>
      <w:r w:rsidRPr="00D903E3">
        <w:rPr>
          <w:rFonts w:ascii="Arial" w:hAnsi="Arial" w:eastAsia="Calibri" w:cs="Arial"/>
          <w:kern w:val="0"/>
          <w:sz w:val="28"/>
          <w:szCs w:val="28"/>
          <w14:ligatures w14:val="none"/>
        </w:rPr>
        <w:t xml:space="preserve"> Mwari vane </w:t>
      </w:r>
      <w:proofErr w:type="spellStart"/>
      <w:r w:rsidRPr="00D903E3">
        <w:rPr>
          <w:rFonts w:ascii="Arial" w:hAnsi="Arial" w:eastAsia="Calibri" w:cs="Arial"/>
          <w:kern w:val="0"/>
          <w:sz w:val="28"/>
          <w:szCs w:val="28"/>
          <w14:ligatures w14:val="none"/>
        </w:rPr>
        <w:t>ngoni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Uchinyatsoona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aihwa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nhau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yakaoma</w:t>
      </w:r>
      <w:proofErr w:type="spellEnd"/>
      <w:r w:rsidRPr="00D903E3">
        <w:rPr>
          <w:rFonts w:ascii="Arial" w:hAnsi="Arial" w:eastAsia="Calibri" w:cs="Arial"/>
          <w:kern w:val="0"/>
          <w:sz w:val="28"/>
          <w:szCs w:val="28"/>
          <w14:ligatures w14:val="none"/>
        </w:rPr>
        <w:t xml:space="preserve"> iyi. But </w:t>
      </w:r>
      <w:proofErr w:type="spellStart"/>
      <w:r w:rsidRPr="00D903E3">
        <w:rPr>
          <w:rFonts w:ascii="Arial" w:hAnsi="Arial" w:eastAsia="Calibri" w:cs="Arial"/>
          <w:kern w:val="0"/>
          <w:sz w:val="28"/>
          <w:szCs w:val="28"/>
          <w14:ligatures w14:val="none"/>
        </w:rPr>
        <w:t>unozozviona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Mwari vane </w:t>
      </w:r>
      <w:proofErr w:type="spellStart"/>
      <w:r w:rsidRPr="00D903E3">
        <w:rPr>
          <w:rFonts w:ascii="Arial" w:hAnsi="Arial" w:eastAsia="Calibri" w:cs="Arial"/>
          <w:kern w:val="0"/>
          <w:sz w:val="28"/>
          <w:szCs w:val="28"/>
          <w14:ligatures w14:val="none"/>
        </w:rPr>
        <w:t>nyasha</w:t>
      </w:r>
      <w:proofErr w:type="spellEnd"/>
      <w:r>
        <w:rPr>
          <w:rFonts w:ascii="Arial" w:hAnsi="Arial" w:eastAsia="Calibri" w:cs="Arial"/>
          <w:kern w:val="0"/>
          <w:sz w:val="28"/>
          <w:szCs w:val="2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w:t>
      </w:r>
      <w:r w:rsidRPr="00D903E3">
        <w:rPr>
          <w:rFonts w:ascii="Arial" w:hAnsi="Arial" w:eastAsia="Calibri" w:cs="Arial"/>
          <w:kern w:val="0"/>
          <w:sz w:val="28"/>
          <w:szCs w:val="28"/>
          <w14:ligatures w14:val="none"/>
        </w:rPr>
        <w:t>anditika</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Vanopindira</w:t>
      </w:r>
      <w:proofErr w:type="spellEnd"/>
      <w:r w:rsidRPr="00D903E3">
        <w:rPr>
          <w:rFonts w:ascii="Arial" w:hAnsi="Arial" w:eastAsia="Calibri" w:cs="Arial"/>
          <w:kern w:val="0"/>
          <w:sz w:val="28"/>
          <w:szCs w:val="28"/>
          <w14:ligatures w14:val="none"/>
        </w:rPr>
        <w:t xml:space="preserve"> so…? </w:t>
      </w:r>
      <w:r w:rsidRPr="00D903E3">
        <w:rPr>
          <w:rFonts w:ascii="Arial" w:hAnsi="Arial" w:eastAsia="Calibri" w:cs="Arial"/>
          <w:kern w:val="0"/>
          <w:sz w:val="18"/>
          <w:szCs w:val="18"/>
          <w14:ligatures w14:val="none"/>
        </w:rPr>
        <w:t>[Congregation says, “somehow,”</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somehow</w:t>
      </w:r>
      <w:r>
        <w:rPr>
          <w:rFonts w:ascii="Arial" w:hAnsi="Arial" w:eastAsia="Calibri" w:cs="Arial"/>
          <w:kern w:val="0"/>
          <w:sz w:val="28"/>
          <w:szCs w:val="2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w:t>
      </w:r>
      <w:r w:rsidRPr="00D903E3">
        <w:rPr>
          <w:rFonts w:ascii="Arial" w:hAnsi="Arial" w:eastAsia="Calibri" w:cs="Arial"/>
          <w:kern w:val="0"/>
          <w:sz w:val="28"/>
          <w:szCs w:val="28"/>
          <w14:ligatures w14:val="none"/>
        </w:rPr>
        <w:t>anti’maona</w:t>
      </w:r>
      <w:proofErr w:type="spellEnd"/>
      <w:r w:rsidRPr="00D903E3">
        <w:rPr>
          <w:rFonts w:ascii="Arial" w:hAnsi="Arial" w:eastAsia="Calibri" w:cs="Arial"/>
          <w:kern w:val="0"/>
          <w:sz w:val="28"/>
          <w:szCs w:val="28"/>
          <w14:ligatures w14:val="none"/>
        </w:rPr>
        <w:t xml:space="preserve">? Saka </w:t>
      </w:r>
      <w:proofErr w:type="spellStart"/>
      <w:r w:rsidRPr="00D903E3">
        <w:rPr>
          <w:rFonts w:ascii="Arial" w:hAnsi="Arial" w:eastAsia="Calibri" w:cs="Arial"/>
          <w:kern w:val="0"/>
          <w:sz w:val="28"/>
          <w:szCs w:val="28"/>
          <w14:ligatures w14:val="none"/>
        </w:rPr>
        <w:t>kuuya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w:t>
      </w:r>
      <w:proofErr w:type="spellEnd"/>
      <w:ins w:author="Transcriber01 JHB" w:date="2025-08-22T15:16:00Z" w16du:dateUtc="2025-08-22T13:16:00Z" w:id="9">
        <w:r>
          <w:rPr>
            <w:rFonts w:ascii="Arial" w:hAnsi="Arial" w:eastAsia="Calibri" w:cs="Arial"/>
            <w:kern w:val="0"/>
            <w:sz w:val="28"/>
            <w:szCs w:val="28"/>
            <w14:ligatures w14:val="none"/>
          </w:rPr>
          <w:t xml:space="preserve"> </w:t>
        </w:r>
      </w:ins>
      <w:proofErr w:type="spellStart"/>
      <w:r w:rsidRPr="00D903E3">
        <w:rPr>
          <w:rFonts w:ascii="Arial" w:hAnsi="Arial" w:eastAsia="Calibri" w:cs="Arial"/>
          <w:kern w:val="0"/>
          <w:sz w:val="28"/>
          <w:szCs w:val="28"/>
          <w14:ligatures w14:val="none"/>
        </w:rPr>
        <w:t>Chuch</w:t>
      </w:r>
      <w:proofErr w:type="spellEnd"/>
      <w:r w:rsidRPr="00D903E3">
        <w:rPr>
          <w:rFonts w:ascii="Arial" w:hAnsi="Arial" w:eastAsia="Calibri" w:cs="Arial"/>
          <w:kern w:val="0"/>
          <w:sz w:val="28"/>
          <w:szCs w:val="28"/>
          <w14:ligatures w14:val="none"/>
        </w:rPr>
        <w:t xml:space="preserve"> it’s a thing that we should never underestimate.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
    <w:p w:rsidRPr="00D903E3" w:rsidR="002B366F" w:rsidP="002B366F" w:rsidRDefault="002B366F" w14:paraId="3F432141" w14:textId="77E86493">
      <w:pPr>
        <w:tabs>
          <w:tab w:val="left" w:pos="7227"/>
        </w:tabs>
        <w:spacing w:line="259" w:lineRule="auto"/>
        <w:jc w:val="both"/>
        <w:rPr>
          <w:rFonts w:ascii="Arial" w:hAnsi="Arial" w:eastAsia="Calibri" w:cs="Arial"/>
          <w:kern w:val="0"/>
          <w:sz w:val="28"/>
          <w:szCs w:val="28"/>
          <w14:ligatures w14:val="none"/>
        </w:rPr>
      </w:pPr>
      <w:r w:rsidRPr="00FC5D4B">
        <w:rPr>
          <w:rFonts w:ascii="Arial" w:hAnsi="Arial" w:eastAsia="Calibri" w:cs="Arial"/>
          <w:kern w:val="0"/>
          <w:sz w:val="28"/>
          <w:szCs w:val="28"/>
          <w:vertAlign w:val="superscript"/>
          <w14:ligatures w14:val="none"/>
        </w:rPr>
        <w:t>15</w:t>
      </w:r>
      <w:r>
        <w:rPr>
          <w:rFonts w:ascii="Arial" w:hAnsi="Arial" w:eastAsia="Calibri" w:cs="Arial"/>
          <w:kern w:val="0"/>
          <w:sz w:val="28"/>
          <w:szCs w:val="28"/>
          <w:vertAlign w:val="superscript"/>
          <w14:ligatures w14:val="none"/>
        </w:rPr>
        <w:t xml:space="preserve"> </w:t>
      </w:r>
      <w:r w:rsidRPr="00D903E3">
        <w:rPr>
          <w:rFonts w:ascii="Arial" w:hAnsi="Arial" w:eastAsia="Calibri" w:cs="Arial"/>
          <w:kern w:val="0"/>
          <w:sz w:val="28"/>
          <w:szCs w:val="28"/>
          <w14:ligatures w14:val="none"/>
        </w:rPr>
        <w:t xml:space="preserve">Nehama </w:t>
      </w:r>
      <w:proofErr w:type="spellStart"/>
      <w:r w:rsidRPr="00D903E3">
        <w:rPr>
          <w:rFonts w:ascii="Arial" w:hAnsi="Arial" w:eastAsia="Calibri" w:cs="Arial"/>
          <w:kern w:val="0"/>
          <w:sz w:val="28"/>
          <w:szCs w:val="28"/>
          <w14:ligatures w14:val="none"/>
        </w:rPr>
        <w:t>dzose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dzafamba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kubva</w:t>
      </w:r>
      <w:proofErr w:type="spellEnd"/>
      <w:r w:rsidRPr="00D903E3">
        <w:rPr>
          <w:rFonts w:ascii="Arial" w:hAnsi="Arial" w:eastAsia="Calibri" w:cs="Arial"/>
          <w:kern w:val="0"/>
          <w:sz w:val="28"/>
          <w:szCs w:val="28"/>
          <w14:ligatures w14:val="none"/>
        </w:rPr>
        <w:t xml:space="preserve"> Bruwayo, tinotenda</w:t>
      </w:r>
      <w:r>
        <w:rPr>
          <w:rFonts w:ascii="Arial" w:hAnsi="Arial" w:eastAsia="Calibri" w:cs="Arial"/>
          <w:kern w:val="0"/>
          <w:sz w:val="28"/>
          <w:szCs w:val="28"/>
          <w14:ligatures w14:val="none"/>
        </w:rPr>
        <w:t xml:space="preserve"> </w:t>
      </w:r>
      <w:r w:rsidRPr="00D903E3">
        <w:rPr>
          <w:rFonts w:ascii="Arial" w:hAnsi="Arial" w:eastAsia="Calibri" w:cs="Arial"/>
          <w:kern w:val="0"/>
          <w:sz w:val="28"/>
          <w:szCs w:val="28"/>
          <w14:ligatures w14:val="none"/>
        </w:rPr>
        <w:t xml:space="preserve">Mwari.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Hama </w:t>
      </w:r>
      <w:proofErr w:type="spellStart"/>
      <w:r w:rsidRPr="00D903E3">
        <w:rPr>
          <w:rFonts w:ascii="Arial" w:hAnsi="Arial" w:eastAsia="Calibri" w:cs="Arial"/>
          <w:kern w:val="0"/>
          <w:sz w:val="28"/>
          <w:szCs w:val="28"/>
          <w14:ligatures w14:val="none"/>
        </w:rPr>
        <w:t>dzabva</w:t>
      </w:r>
      <w:proofErr w:type="spellEnd"/>
      <w:r w:rsidRPr="00D903E3">
        <w:rPr>
          <w:rFonts w:ascii="Arial" w:hAnsi="Arial" w:eastAsia="Calibri" w:cs="Arial"/>
          <w:kern w:val="0"/>
          <w:sz w:val="28"/>
          <w:szCs w:val="28"/>
          <w14:ligatures w14:val="none"/>
        </w:rPr>
        <w:t xml:space="preserve"> Harare, Kwekwe, Kadoma. </w:t>
      </w:r>
      <w:proofErr w:type="spellStart"/>
      <w:r w:rsidRPr="00D903E3">
        <w:rPr>
          <w:rFonts w:ascii="Arial" w:hAnsi="Arial" w:eastAsia="Calibri" w:cs="Arial"/>
          <w:kern w:val="0"/>
          <w:sz w:val="28"/>
          <w:szCs w:val="28"/>
          <w14:ligatures w14:val="none"/>
        </w:rPr>
        <w:t>Kwese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kwabviwa</w:t>
      </w:r>
      <w:proofErr w:type="spellEnd"/>
      <w:r w:rsidRPr="00D903E3">
        <w:rPr>
          <w:rFonts w:ascii="Arial" w:hAnsi="Arial" w:eastAsia="Calibri" w:cs="Arial"/>
          <w:kern w:val="0"/>
          <w:sz w:val="28"/>
          <w:szCs w:val="28"/>
          <w14:ligatures w14:val="none"/>
        </w:rPr>
        <w:t>,</w:t>
      </w:r>
      <w:r>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tinokudza</w:t>
      </w:r>
      <w:proofErr w:type="spellEnd"/>
      <w:r w:rsidRPr="00D903E3">
        <w:rPr>
          <w:rFonts w:ascii="Arial" w:hAnsi="Arial" w:eastAsia="Calibri" w:cs="Arial"/>
          <w:kern w:val="0"/>
          <w:sz w:val="28"/>
          <w:szCs w:val="28"/>
          <w14:ligatures w14:val="none"/>
        </w:rPr>
        <w:t xml:space="preserve"> Zita </w:t>
      </w:r>
      <w:proofErr w:type="spellStart"/>
      <w:r w:rsidRPr="00D903E3">
        <w:rPr>
          <w:rFonts w:ascii="Arial" w:hAnsi="Arial" w:eastAsia="Calibri" w:cs="Arial"/>
          <w:kern w:val="0"/>
          <w:sz w:val="28"/>
          <w:szCs w:val="28"/>
          <w14:ligatures w14:val="none"/>
        </w:rPr>
        <w:t>raMwari</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“Do not forsake the assembling</w:t>
      </w:r>
      <w:r>
        <w:rPr>
          <w:rFonts w:ascii="Arial" w:hAnsi="Arial" w:eastAsia="Calibri" w:cs="Arial"/>
          <w:kern w:val="0"/>
          <w:sz w:val="28"/>
          <w:szCs w:val="28"/>
          <w14:ligatures w14:val="none"/>
        </w:rPr>
        <w:t xml:space="preserve">’s </w:t>
      </w:r>
      <w:r w:rsidRPr="00D903E3">
        <w:rPr>
          <w:rFonts w:ascii="Arial" w:hAnsi="Arial" w:eastAsia="Calibri" w:cs="Arial"/>
          <w:kern w:val="0"/>
          <w:sz w:val="28"/>
          <w:szCs w:val="28"/>
          <w14:ligatures w14:val="none"/>
        </w:rPr>
        <w:t xml:space="preserve">of one another to…? </w:t>
      </w:r>
      <w:r w:rsidRPr="00D903E3">
        <w:rPr>
          <w:rFonts w:ascii="Arial" w:hAnsi="Arial" w:eastAsia="Calibri" w:cs="Arial"/>
          <w:kern w:val="0"/>
          <w:sz w:val="18"/>
          <w:szCs w:val="18"/>
          <w14:ligatures w14:val="none"/>
        </w:rPr>
        <w:t>[Congregation says, “together,”</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as you see the day a…?</w:t>
      </w:r>
      <w:r>
        <w:rPr>
          <w:rFonts w:ascii="Arial" w:hAnsi="Arial" w:eastAsia="Calibri" w:cs="Arial"/>
          <w:kern w:val="0"/>
          <w:sz w:val="28"/>
          <w:szCs w:val="28"/>
          <w14:ligatures w14:val="none"/>
        </w:rPr>
        <w:t>”</w:t>
      </w:r>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“approaching .”</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Hanti’maona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Vanhu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ngavaungane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vachinamata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nguva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dzo</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sidRPr="00D903E3">
        <w:rPr>
          <w:rFonts w:ascii="Arial" w:hAnsi="Arial" w:eastAsia="Calibri" w:cs="Arial"/>
          <w:kern w:val="0"/>
          <w:sz w:val="18"/>
          <w:szCs w:val="18"/>
          <w14:ligatures w14:val="none"/>
        </w:rPr>
        <w:t>dzose</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dzose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w:t>
      </w:r>
      <w:r w:rsidRPr="00D903E3">
        <w:rPr>
          <w:rFonts w:ascii="Arial" w:hAnsi="Arial" w:eastAsia="Calibri" w:cs="Arial"/>
          <w:kern w:val="0"/>
          <w:sz w:val="28"/>
          <w:szCs w:val="28"/>
          <w14:ligatures w14:val="none"/>
        </w:rPr>
        <w:t>anti’moona</w:t>
      </w:r>
      <w:proofErr w:type="spellEnd"/>
      <w:r w:rsidRPr="00D903E3">
        <w:rPr>
          <w:rFonts w:ascii="Arial" w:hAnsi="Arial" w:eastAsia="Calibri" w:cs="Arial"/>
          <w:kern w:val="0"/>
          <w:sz w:val="28"/>
          <w:szCs w:val="28"/>
          <w14:ligatures w14:val="none"/>
        </w:rPr>
        <w:t xml:space="preserve"> ? </w:t>
      </w:r>
      <w:proofErr w:type="spellStart"/>
      <w:r w:rsidRPr="00D903E3">
        <w:rPr>
          <w:rFonts w:ascii="Arial" w:hAnsi="Arial" w:eastAsia="Calibri" w:cs="Arial"/>
          <w:kern w:val="0"/>
          <w:sz w:val="28"/>
          <w:szCs w:val="28"/>
          <w14:ligatures w14:val="none"/>
        </w:rPr>
        <w:t>Izvozvi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zvatirikuita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izvozvizvi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zvinesimba</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Zvine</w:t>
      </w:r>
      <w:proofErr w:type="spellEnd"/>
      <w:r>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simba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risingaite</w:t>
      </w:r>
      <w:proofErr w:type="spellEnd"/>
      <w:r>
        <w:rPr>
          <w:rFonts w:ascii="Arial" w:hAnsi="Arial" w:eastAsia="Calibri" w:cs="Arial"/>
          <w:kern w:val="0"/>
          <w:sz w:val="28"/>
          <w:szCs w:val="28"/>
          <w14:ligatures w14:val="none"/>
        </w:rPr>
        <w:t>,</w:t>
      </w:r>
      <w:ins w:author="Transcriber01 JHB" w:date="2025-08-25T15:41:00Z" w16du:dateUtc="2025-08-25T13:41:00Z" w:id="10">
        <w:r>
          <w:rPr>
            <w:rFonts w:ascii="Arial" w:hAnsi="Arial" w:eastAsia="Calibri" w:cs="Arial"/>
            <w:kern w:val="0"/>
            <w:sz w:val="28"/>
            <w:szCs w:val="28"/>
            <w14:ligatures w14:val="none"/>
          </w:rPr>
          <w:t xml:space="preserve"> </w:t>
        </w:r>
      </w:ins>
      <w:proofErr w:type="spellStart"/>
      <w:r>
        <w:rPr>
          <w:rFonts w:ascii="Arial" w:hAnsi="Arial" w:eastAsia="Calibri" w:cs="Arial"/>
          <w:kern w:val="0"/>
          <w:sz w:val="28"/>
          <w:szCs w:val="28"/>
          <w14:ligatures w14:val="none"/>
        </w:rPr>
        <w:t>h</w:t>
      </w:r>
      <w:r w:rsidRPr="00D903E3">
        <w:rPr>
          <w:rFonts w:ascii="Arial" w:hAnsi="Arial" w:eastAsia="Calibri" w:cs="Arial"/>
          <w:kern w:val="0"/>
          <w:sz w:val="28"/>
          <w:szCs w:val="28"/>
          <w14:ligatures w14:val="none"/>
        </w:rPr>
        <w:t>ant</w:t>
      </w:r>
      <w:r w:rsidR="0003547D">
        <w:rPr>
          <w:rFonts w:ascii="Arial" w:hAnsi="Arial" w:eastAsia="Calibri" w:cs="Arial"/>
          <w:kern w:val="0"/>
          <w:sz w:val="28"/>
          <w:szCs w:val="28"/>
          <w14:ligatures w14:val="none"/>
        </w:rPr>
        <w:t>i</w:t>
      </w:r>
      <w:r w:rsidRPr="00D903E3">
        <w:rPr>
          <w:rFonts w:ascii="Arial" w:hAnsi="Arial" w:eastAsia="Calibri" w:cs="Arial"/>
          <w:kern w:val="0"/>
          <w:sz w:val="28"/>
          <w:szCs w:val="28"/>
          <w14:ligatures w14:val="none"/>
        </w:rPr>
        <w:t>’maona</w:t>
      </w:r>
      <w:proofErr w:type="spellEnd"/>
      <w:r w:rsidRPr="00D903E3">
        <w:rPr>
          <w:rFonts w:ascii="Arial" w:hAnsi="Arial" w:eastAsia="Calibri" w:cs="Arial"/>
          <w:kern w:val="0"/>
          <w:sz w:val="28"/>
          <w:szCs w:val="28"/>
          <w14:ligatures w14:val="none"/>
        </w:rPr>
        <w:t xml:space="preserve">? Saka </w:t>
      </w:r>
      <w:proofErr w:type="spellStart"/>
      <w:r w:rsidRPr="00D903E3">
        <w:rPr>
          <w:rFonts w:ascii="Arial" w:hAnsi="Arial" w:eastAsia="Calibri" w:cs="Arial"/>
          <w:kern w:val="0"/>
          <w:sz w:val="28"/>
          <w:szCs w:val="28"/>
          <w14:ligatures w14:val="none"/>
        </w:rPr>
        <w:t>mufaro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wedu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tiri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muimba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yaMwari</w:t>
      </w:r>
      <w:proofErr w:type="spellEnd"/>
      <w:r w:rsidRPr="00D903E3">
        <w:rPr>
          <w:rFonts w:ascii="Arial" w:hAnsi="Arial" w:eastAsia="Calibri" w:cs="Arial"/>
          <w:kern w:val="0"/>
          <w:sz w:val="28"/>
          <w:szCs w:val="28"/>
          <w14:ligatures w14:val="none"/>
        </w:rPr>
        <w:t xml:space="preserve">. </w:t>
      </w:r>
    </w:p>
    <w:p w:rsidRPr="00D903E3" w:rsidR="002B366F" w:rsidP="002B366F" w:rsidRDefault="002B366F" w14:paraId="0D5F992D" w14:textId="03F3FA69">
      <w:pPr>
        <w:tabs>
          <w:tab w:val="left" w:pos="7227"/>
        </w:tabs>
        <w:spacing w:line="259" w:lineRule="auto"/>
        <w:jc w:val="both"/>
        <w:rPr>
          <w:rFonts w:ascii="Arial" w:hAnsi="Arial" w:eastAsia="Calibri" w:cs="Arial"/>
          <w:kern w:val="0"/>
          <w:sz w:val="28"/>
          <w:szCs w:val="28"/>
          <w14:ligatures w14:val="none"/>
        </w:rPr>
      </w:pPr>
      <w:r w:rsidRPr="00FC5D4B">
        <w:rPr>
          <w:rFonts w:ascii="Arial" w:hAnsi="Arial" w:eastAsia="Calibri" w:cs="Arial"/>
          <w:kern w:val="0"/>
          <w:sz w:val="28"/>
          <w:szCs w:val="28"/>
          <w:vertAlign w:val="superscript"/>
          <w14:ligatures w14:val="none"/>
        </w:rPr>
        <w:t>16</w:t>
      </w:r>
      <w:r>
        <w:rPr>
          <w:rFonts w:ascii="Arial" w:hAnsi="Arial" w:eastAsia="Calibri" w:cs="Arial"/>
          <w:kern w:val="0"/>
          <w:sz w:val="28"/>
          <w:szCs w:val="28"/>
          <w:vertAlign w:val="superscript"/>
          <w14:ligatures w14:val="none"/>
        </w:rPr>
        <w:t xml:space="preserve"> </w:t>
      </w:r>
      <w:r w:rsidRPr="00D903E3">
        <w:rPr>
          <w:rFonts w:ascii="Arial" w:hAnsi="Arial" w:eastAsia="Calibri" w:cs="Arial"/>
          <w:kern w:val="0"/>
          <w:sz w:val="28"/>
          <w:szCs w:val="28"/>
          <w14:ligatures w14:val="none"/>
        </w:rPr>
        <w:t xml:space="preserve">Tinotenda Mwari </w:t>
      </w:r>
      <w:proofErr w:type="spellStart"/>
      <w:r w:rsidRPr="00D903E3">
        <w:rPr>
          <w:rFonts w:ascii="Arial" w:hAnsi="Arial" w:eastAsia="Calibri" w:cs="Arial"/>
          <w:kern w:val="0"/>
          <w:sz w:val="28"/>
          <w:szCs w:val="28"/>
          <w14:ligatures w14:val="none"/>
        </w:rPr>
        <w:t>takawana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gowo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rakanaka</w:t>
      </w:r>
      <w:proofErr w:type="spellEnd"/>
      <w:r w:rsidRPr="00D903E3">
        <w:rPr>
          <w:rFonts w:ascii="Arial" w:hAnsi="Arial" w:eastAsia="Calibri" w:cs="Arial"/>
          <w:kern w:val="0"/>
          <w:sz w:val="28"/>
          <w:szCs w:val="28"/>
          <w14:ligatures w14:val="none"/>
        </w:rPr>
        <w:t xml:space="preserve"> funn</w:t>
      </w:r>
      <w:r>
        <w:rPr>
          <w:rFonts w:ascii="Arial" w:hAnsi="Arial" w:eastAsia="Calibri" w:cs="Arial"/>
          <w:kern w:val="0"/>
          <w:sz w:val="28"/>
          <w:szCs w:val="28"/>
          <w14:ligatures w14:val="none"/>
        </w:rPr>
        <w:t>y</w:t>
      </w:r>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Taitarisira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hedu</w:t>
      </w:r>
      <w:proofErr w:type="spellEnd"/>
      <w:r w:rsidRPr="00D903E3">
        <w:rPr>
          <w:rFonts w:ascii="Arial" w:hAnsi="Arial" w:eastAsia="Calibri" w:cs="Arial"/>
          <w:kern w:val="0"/>
          <w:sz w:val="28"/>
          <w:szCs w:val="28"/>
          <w14:ligatures w14:val="none"/>
        </w:rPr>
        <w:t xml:space="preserve"> hundred ma—tonne</w:t>
      </w:r>
      <w:r>
        <w:rPr>
          <w:rFonts w:ascii="Arial" w:hAnsi="Arial" w:eastAsia="Calibri" w:cs="Arial"/>
          <w:kern w:val="0"/>
          <w:sz w:val="28"/>
          <w:szCs w:val="2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w:t>
      </w:r>
      <w:r w:rsidRPr="00D903E3">
        <w:rPr>
          <w:rFonts w:ascii="Arial" w:hAnsi="Arial" w:eastAsia="Calibri" w:cs="Arial"/>
          <w:kern w:val="0"/>
          <w:sz w:val="28"/>
          <w:szCs w:val="28"/>
          <w14:ligatures w14:val="none"/>
        </w:rPr>
        <w:t>si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takazoita</w:t>
      </w:r>
      <w:proofErr w:type="spellEnd"/>
      <w:r w:rsidRPr="00D903E3">
        <w:rPr>
          <w:rFonts w:ascii="Arial" w:hAnsi="Arial" w:eastAsia="Calibri" w:cs="Arial"/>
          <w:kern w:val="0"/>
          <w:sz w:val="28"/>
          <w:szCs w:val="28"/>
          <w14:ligatures w14:val="none"/>
        </w:rPr>
        <w:t xml:space="preserve"> </w:t>
      </w:r>
      <w:r w:rsidRPr="00D903E3" w:rsidR="00CB6BAF">
        <w:rPr>
          <w:rFonts w:ascii="Arial" w:hAnsi="Arial" w:eastAsia="Calibri" w:cs="Arial"/>
          <w:kern w:val="0"/>
          <w:sz w:val="28"/>
          <w:szCs w:val="28"/>
          <w14:ligatures w14:val="none"/>
        </w:rPr>
        <w:t>seventy-three</w:t>
      </w:r>
      <w:r w:rsidRPr="00D903E3">
        <w:rPr>
          <w:rFonts w:ascii="Arial" w:hAnsi="Arial" w:eastAsia="Calibri" w:cs="Arial"/>
          <w:kern w:val="0"/>
          <w:sz w:val="28"/>
          <w:szCs w:val="28"/>
          <w14:ligatures w14:val="none"/>
        </w:rPr>
        <w:t xml:space="preserve"> tonnes.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Still </w:t>
      </w:r>
      <w:r w:rsidRPr="00D903E3" w:rsidR="00CB6BAF">
        <w:rPr>
          <w:rFonts w:ascii="Arial" w:hAnsi="Arial" w:eastAsia="Calibri" w:cs="Arial"/>
          <w:kern w:val="0"/>
          <w:sz w:val="28"/>
          <w:szCs w:val="28"/>
          <w14:ligatures w14:val="none"/>
        </w:rPr>
        <w:t>seventy-three</w:t>
      </w:r>
      <w:r w:rsidRPr="00D903E3">
        <w:rPr>
          <w:rFonts w:ascii="Arial" w:hAnsi="Arial" w:eastAsia="Calibri" w:cs="Arial"/>
          <w:kern w:val="0"/>
          <w:sz w:val="28"/>
          <w:szCs w:val="28"/>
          <w14:ligatures w14:val="none"/>
        </w:rPr>
        <w:t xml:space="preserve"> tonnes is not a Joke. </w:t>
      </w:r>
      <w:r w:rsidRPr="00D903E3">
        <w:rPr>
          <w:rFonts w:ascii="Arial" w:hAnsi="Arial" w:eastAsia="Calibri" w:cs="Arial"/>
          <w:kern w:val="0"/>
          <w:sz w:val="18"/>
          <w:szCs w:val="18"/>
          <w14:ligatures w14:val="none"/>
        </w:rPr>
        <w:t>[Congregation  claps ululates</w:t>
      </w:r>
      <w:r>
        <w:rPr>
          <w:rFonts w:ascii="Arial" w:hAnsi="Arial" w:eastAsia="Calibri" w:cs="Arial"/>
          <w:kern w:val="0"/>
          <w:sz w:val="18"/>
          <w:szCs w:val="18"/>
          <w14:ligatures w14:val="none"/>
        </w:rPr>
        <w:t xml:space="preserve">, claps </w:t>
      </w:r>
      <w:r w:rsidRPr="00D903E3">
        <w:rPr>
          <w:rFonts w:ascii="Arial" w:hAnsi="Arial" w:eastAsia="Calibri" w:cs="Arial"/>
          <w:kern w:val="0"/>
          <w:sz w:val="18"/>
          <w:szCs w:val="18"/>
          <w14:ligatures w14:val="none"/>
        </w:rPr>
        <w:t>and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Saka </w:t>
      </w:r>
      <w:proofErr w:type="spellStart"/>
      <w:r w:rsidRPr="00D903E3">
        <w:rPr>
          <w:rFonts w:ascii="Arial" w:hAnsi="Arial" w:eastAsia="Calibri" w:cs="Arial"/>
          <w:kern w:val="0"/>
          <w:sz w:val="28"/>
          <w:szCs w:val="28"/>
          <w14:ligatures w14:val="none"/>
        </w:rPr>
        <w:t>hatina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kuendera</w:t>
      </w:r>
      <w:proofErr w:type="spellEnd"/>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w:t>
      </w:r>
      <w:r w:rsidRPr="00D903E3">
        <w:rPr>
          <w:rFonts w:ascii="Arial" w:hAnsi="Arial" w:eastAsia="Calibri" w:cs="Arial"/>
          <w:kern w:val="0"/>
          <w:sz w:val="28"/>
          <w:szCs w:val="28"/>
          <w14:ligatures w14:val="none"/>
        </w:rPr>
        <w:t>ainga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pasina</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Taifambira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zviri</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sidRPr="00D903E3">
        <w:rPr>
          <w:rFonts w:ascii="Arial" w:hAnsi="Arial" w:eastAsia="Calibri" w:cs="Arial"/>
          <w:kern w:val="0"/>
          <w:sz w:val="18"/>
          <w:szCs w:val="18"/>
          <w14:ligatures w14:val="none"/>
        </w:rPr>
        <w:t>zviripo</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zviripo</w:t>
      </w:r>
      <w:proofErr w:type="spellEnd"/>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W</w:t>
      </w:r>
      <w:r w:rsidRPr="00D903E3">
        <w:rPr>
          <w:rFonts w:ascii="Arial" w:hAnsi="Arial" w:eastAsia="Calibri" w:cs="Arial"/>
          <w:kern w:val="0"/>
          <w:sz w:val="28"/>
          <w:szCs w:val="28"/>
          <w14:ligatures w14:val="none"/>
        </w:rPr>
        <w:t xml:space="preserve">e have </w:t>
      </w:r>
      <w:r w:rsidRPr="00D903E3" w:rsidR="00CB6BAF">
        <w:rPr>
          <w:rFonts w:ascii="Arial" w:hAnsi="Arial" w:eastAsia="Calibri" w:cs="Arial"/>
          <w:kern w:val="0"/>
          <w:sz w:val="28"/>
          <w:szCs w:val="28"/>
          <w14:ligatures w14:val="none"/>
        </w:rPr>
        <w:t>seventy-three</w:t>
      </w:r>
      <w:r w:rsidRPr="00D903E3">
        <w:rPr>
          <w:rFonts w:ascii="Arial" w:hAnsi="Arial" w:eastAsia="Calibri" w:cs="Arial"/>
          <w:kern w:val="0"/>
          <w:sz w:val="28"/>
          <w:szCs w:val="28"/>
          <w14:ligatures w14:val="none"/>
        </w:rPr>
        <w:t xml:space="preserve"> tonnes, and we thank God for those </w:t>
      </w:r>
      <w:r w:rsidRPr="00D903E3" w:rsidR="00CB6BAF">
        <w:rPr>
          <w:rFonts w:ascii="Arial" w:hAnsi="Arial" w:eastAsia="Calibri" w:cs="Arial"/>
          <w:kern w:val="0"/>
          <w:sz w:val="28"/>
          <w:szCs w:val="28"/>
          <w14:ligatures w14:val="none"/>
        </w:rPr>
        <w:t>seventy-three</w:t>
      </w:r>
      <w:r w:rsidRPr="00D903E3">
        <w:rPr>
          <w:rFonts w:ascii="Arial" w:hAnsi="Arial" w:eastAsia="Calibri" w:cs="Arial"/>
          <w:kern w:val="0"/>
          <w:sz w:val="28"/>
          <w:szCs w:val="28"/>
          <w14:ligatures w14:val="none"/>
        </w:rPr>
        <w:t xml:space="preserve"> tonnes.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
    <w:p w:rsidRPr="00D903E3" w:rsidR="002B366F" w:rsidP="002B366F" w:rsidRDefault="002B366F" w14:paraId="27840FAB" w14:textId="7955478A">
      <w:pPr>
        <w:tabs>
          <w:tab w:val="left" w:pos="7227"/>
        </w:tabs>
        <w:spacing w:line="259" w:lineRule="auto"/>
        <w:jc w:val="both"/>
        <w:rPr>
          <w:rFonts w:ascii="Arial" w:hAnsi="Arial" w:eastAsia="Calibri" w:cs="Arial"/>
          <w:kern w:val="0"/>
          <w:sz w:val="28"/>
          <w:szCs w:val="28"/>
          <w14:ligatures w14:val="none"/>
        </w:rPr>
      </w:pPr>
      <w:r w:rsidRPr="00D903E3">
        <w:rPr>
          <w:rFonts w:ascii="Arial" w:hAnsi="Arial" w:eastAsia="Calibri" w:cs="Arial"/>
          <w:kern w:val="0"/>
          <w:sz w:val="28"/>
          <w:szCs w:val="28"/>
          <w14:ligatures w14:val="none"/>
        </w:rPr>
        <w:t xml:space="preserve"> </w:t>
      </w:r>
      <w:r w:rsidRPr="00FC5D4B">
        <w:rPr>
          <w:rFonts w:ascii="Arial" w:hAnsi="Arial" w:eastAsia="Calibri" w:cs="Arial"/>
          <w:kern w:val="0"/>
          <w:sz w:val="28"/>
          <w:szCs w:val="28"/>
          <w:vertAlign w:val="superscript"/>
          <w14:ligatures w14:val="none"/>
        </w:rPr>
        <w:t>17</w:t>
      </w:r>
      <w:r>
        <w:rPr>
          <w:rFonts w:ascii="Arial" w:hAnsi="Arial" w:eastAsia="Calibri" w:cs="Arial"/>
          <w:kern w:val="0"/>
          <w:sz w:val="28"/>
          <w:szCs w:val="28"/>
          <w:vertAlign w:val="superscript"/>
          <w14:ligatures w14:val="none"/>
        </w:rPr>
        <w:t xml:space="preserve"> </w:t>
      </w:r>
      <w:r w:rsidRPr="00D903E3">
        <w:rPr>
          <w:rFonts w:ascii="Arial" w:hAnsi="Arial" w:eastAsia="Calibri" w:cs="Arial"/>
          <w:kern w:val="0"/>
          <w:sz w:val="28"/>
          <w:szCs w:val="28"/>
          <w14:ligatures w14:val="none"/>
        </w:rPr>
        <w:t xml:space="preserve">Ende </w:t>
      </w:r>
      <w:proofErr w:type="spellStart"/>
      <w:r w:rsidRPr="00D903E3">
        <w:rPr>
          <w:rFonts w:ascii="Arial" w:hAnsi="Arial" w:eastAsia="Calibri" w:cs="Arial"/>
          <w:kern w:val="0"/>
          <w:sz w:val="28"/>
          <w:szCs w:val="28"/>
          <w14:ligatures w14:val="none"/>
        </w:rPr>
        <w:t>totenda</w:t>
      </w:r>
      <w:proofErr w:type="spellEnd"/>
      <w:r w:rsidRPr="00D903E3">
        <w:rPr>
          <w:rFonts w:ascii="Arial" w:hAnsi="Arial" w:eastAsia="Calibri" w:cs="Arial"/>
          <w:kern w:val="0"/>
          <w:sz w:val="28"/>
          <w:szCs w:val="28"/>
          <w14:ligatures w14:val="none"/>
        </w:rPr>
        <w:t xml:space="preserve"> Mwari because hapana </w:t>
      </w:r>
      <w:proofErr w:type="spellStart"/>
      <w:r w:rsidRPr="00D903E3">
        <w:rPr>
          <w:rFonts w:ascii="Arial" w:hAnsi="Arial" w:eastAsia="Calibri" w:cs="Arial"/>
          <w:kern w:val="0"/>
          <w:sz w:val="28"/>
          <w:szCs w:val="28"/>
          <w14:ligatures w14:val="none"/>
        </w:rPr>
        <w:t>chasiyana</w:t>
      </w:r>
      <w:proofErr w:type="spellEnd"/>
      <w:r w:rsidRPr="00D903E3">
        <w:rPr>
          <w:rFonts w:ascii="Arial" w:hAnsi="Arial" w:eastAsia="Calibri" w:cs="Arial"/>
          <w:kern w:val="0"/>
          <w:sz w:val="28"/>
          <w:szCs w:val="28"/>
          <w14:ligatures w14:val="none"/>
        </w:rPr>
        <w:t xml:space="preserve">. </w:t>
      </w:r>
      <w:r w:rsidRPr="00D903E3" w:rsidR="00CB6BAF">
        <w:rPr>
          <w:rFonts w:ascii="Arial" w:hAnsi="Arial" w:eastAsia="Calibri" w:cs="Arial"/>
          <w:kern w:val="0"/>
          <w:sz w:val="28"/>
          <w:szCs w:val="28"/>
          <w14:ligatures w14:val="none"/>
        </w:rPr>
        <w:t>Seventy-three</w:t>
      </w:r>
      <w:r w:rsidRPr="00D903E3">
        <w:rPr>
          <w:rFonts w:ascii="Arial" w:hAnsi="Arial" w:eastAsia="Calibri" w:cs="Arial"/>
          <w:kern w:val="0"/>
          <w:sz w:val="28"/>
          <w:szCs w:val="28"/>
          <w14:ligatures w14:val="none"/>
        </w:rPr>
        <w:t xml:space="preserve"> tonnes </w:t>
      </w:r>
      <w:proofErr w:type="spellStart"/>
      <w:r w:rsidRPr="00D903E3">
        <w:rPr>
          <w:rFonts w:ascii="Arial" w:hAnsi="Arial" w:eastAsia="Calibri" w:cs="Arial"/>
          <w:kern w:val="0"/>
          <w:sz w:val="28"/>
          <w:szCs w:val="28"/>
          <w14:ligatures w14:val="none"/>
        </w:rPr>
        <w:t>idzodzo</w:t>
      </w:r>
      <w:proofErr w:type="spellEnd"/>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g</w:t>
      </w:r>
      <w:r w:rsidRPr="00D903E3">
        <w:rPr>
          <w:rFonts w:ascii="Arial" w:hAnsi="Arial" w:eastAsia="Calibri" w:cs="Arial"/>
          <w:kern w:val="0"/>
          <w:sz w:val="28"/>
          <w:szCs w:val="28"/>
          <w14:ligatures w14:val="none"/>
        </w:rPr>
        <w:t xml:space="preserve">ore </w:t>
      </w:r>
      <w:proofErr w:type="spellStart"/>
      <w:r w:rsidRPr="00D903E3">
        <w:rPr>
          <w:rFonts w:ascii="Arial" w:hAnsi="Arial" w:eastAsia="Calibri" w:cs="Arial"/>
          <w:kern w:val="0"/>
          <w:sz w:val="28"/>
          <w:szCs w:val="28"/>
          <w14:ligatures w14:val="none"/>
        </w:rPr>
        <w:t>rakapera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pata</w:t>
      </w:r>
      <w:r>
        <w:rPr>
          <w:rFonts w:ascii="Arial" w:hAnsi="Arial" w:eastAsia="Calibri" w:cs="Arial"/>
          <w:kern w:val="0"/>
          <w:sz w:val="28"/>
          <w:szCs w:val="28"/>
          <w14:ligatures w14:val="none"/>
        </w:rPr>
        <w:t>ka</w:t>
      </w:r>
      <w:r w:rsidRPr="00D903E3">
        <w:rPr>
          <w:rFonts w:ascii="Arial" w:hAnsi="Arial" w:eastAsia="Calibri" w:cs="Arial"/>
          <w:kern w:val="0"/>
          <w:sz w:val="28"/>
          <w:szCs w:val="28"/>
          <w14:ligatures w14:val="none"/>
        </w:rPr>
        <w:t>nga</w:t>
      </w:r>
      <w:proofErr w:type="spellEnd"/>
      <w:r w:rsidRPr="00D903E3">
        <w:rPr>
          <w:rFonts w:ascii="Arial" w:hAnsi="Arial" w:eastAsia="Calibri" w:cs="Arial"/>
          <w:kern w:val="0"/>
          <w:sz w:val="28"/>
          <w:szCs w:val="28"/>
          <w14:ligatures w14:val="none"/>
        </w:rPr>
        <w:t xml:space="preserve"> tine hundred ten, hundred and twenty. We couldn’t finish </w:t>
      </w:r>
      <w:r w:rsidRPr="00D903E3" w:rsidR="00CB6BAF">
        <w:rPr>
          <w:rFonts w:ascii="Arial" w:hAnsi="Arial" w:eastAsia="Calibri" w:cs="Arial"/>
          <w:kern w:val="0"/>
          <w:sz w:val="28"/>
          <w:szCs w:val="28"/>
          <w14:ligatures w14:val="none"/>
        </w:rPr>
        <w:t>twenty-five</w:t>
      </w:r>
      <w:r>
        <w:rPr>
          <w:rFonts w:ascii="Arial" w:hAnsi="Arial" w:eastAsia="Calibri" w:cs="Arial"/>
          <w:kern w:val="0"/>
          <w:sz w:val="28"/>
          <w:szCs w:val="2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d</w:t>
      </w:r>
      <w:r w:rsidRPr="00D903E3">
        <w:rPr>
          <w:rFonts w:ascii="Arial" w:hAnsi="Arial" w:eastAsia="Calibri" w:cs="Arial"/>
          <w:kern w:val="0"/>
          <w:sz w:val="28"/>
          <w:szCs w:val="28"/>
          <w14:ligatures w14:val="none"/>
        </w:rPr>
        <w:t>ze</w:t>
      </w:r>
      <w:proofErr w:type="spellEnd"/>
      <w:r w:rsidRPr="00D903E3">
        <w:rPr>
          <w:rFonts w:ascii="Arial" w:hAnsi="Arial" w:eastAsia="Calibri" w:cs="Arial"/>
          <w:kern w:val="0"/>
          <w:sz w:val="28"/>
          <w:szCs w:val="28"/>
          <w14:ligatures w14:val="none"/>
        </w:rPr>
        <w:t xml:space="preserve"> last </w:t>
      </w:r>
      <w:proofErr w:type="spellStart"/>
      <w:r w:rsidRPr="00D903E3">
        <w:rPr>
          <w:rFonts w:ascii="Arial" w:hAnsi="Arial" w:eastAsia="Calibri" w:cs="Arial"/>
          <w:kern w:val="0"/>
          <w:sz w:val="28"/>
          <w:szCs w:val="28"/>
          <w14:ligatures w14:val="none"/>
        </w:rPr>
        <w:t>chii</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“year.”</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So, if we have </w:t>
      </w:r>
      <w:r w:rsidRPr="00D903E3" w:rsidR="00CB6BAF">
        <w:rPr>
          <w:rFonts w:ascii="Arial" w:hAnsi="Arial" w:eastAsia="Calibri" w:cs="Arial"/>
          <w:kern w:val="0"/>
          <w:sz w:val="28"/>
          <w:szCs w:val="28"/>
          <w14:ligatures w14:val="none"/>
        </w:rPr>
        <w:t>seventy-three</w:t>
      </w:r>
      <w:r w:rsidRPr="00D903E3">
        <w:rPr>
          <w:rFonts w:ascii="Arial" w:hAnsi="Arial" w:eastAsia="Calibri" w:cs="Arial"/>
          <w:kern w:val="0"/>
          <w:sz w:val="28"/>
          <w:szCs w:val="28"/>
          <w14:ligatures w14:val="none"/>
        </w:rPr>
        <w:t xml:space="preserve"> this year</w:t>
      </w:r>
      <w:r>
        <w:rPr>
          <w:rFonts w:ascii="Arial" w:hAnsi="Arial" w:eastAsia="Calibri" w:cs="Arial"/>
          <w:kern w:val="0"/>
          <w:sz w:val="28"/>
          <w:szCs w:val="28"/>
          <w14:ligatures w14:val="none"/>
        </w:rPr>
        <w:t>, t</w:t>
      </w:r>
      <w:r w:rsidRPr="00D903E3">
        <w:rPr>
          <w:rFonts w:ascii="Arial" w:hAnsi="Arial" w:eastAsia="Calibri" w:cs="Arial"/>
          <w:kern w:val="0"/>
          <w:sz w:val="28"/>
          <w:szCs w:val="28"/>
          <w14:ligatures w14:val="none"/>
        </w:rPr>
        <w:t xml:space="preserve">hen </w:t>
      </w:r>
      <w:r w:rsidRPr="00D903E3" w:rsidR="00CB6BAF">
        <w:rPr>
          <w:rFonts w:ascii="Arial" w:hAnsi="Arial" w:eastAsia="Calibri" w:cs="Arial"/>
          <w:kern w:val="0"/>
          <w:sz w:val="28"/>
          <w:szCs w:val="28"/>
          <w14:ligatures w14:val="none"/>
        </w:rPr>
        <w:t>twenty-five</w:t>
      </w:r>
      <w:r w:rsidRPr="00D903E3">
        <w:rPr>
          <w:rFonts w:ascii="Arial" w:hAnsi="Arial" w:eastAsia="Calibri" w:cs="Arial"/>
          <w:kern w:val="0"/>
          <w:sz w:val="28"/>
          <w:szCs w:val="28"/>
          <w14:ligatures w14:val="none"/>
        </w:rPr>
        <w:t xml:space="preserve"> tonnes </w:t>
      </w:r>
      <w:proofErr w:type="spellStart"/>
      <w:r w:rsidRPr="00D903E3">
        <w:rPr>
          <w:rFonts w:ascii="Arial" w:hAnsi="Arial" w:eastAsia="Calibri" w:cs="Arial"/>
          <w:kern w:val="0"/>
          <w:sz w:val="28"/>
          <w:szCs w:val="28"/>
          <w14:ligatures w14:val="none"/>
        </w:rPr>
        <w:t>dze</w:t>
      </w:r>
      <w:proofErr w:type="spellEnd"/>
      <w:r w:rsidRPr="00D903E3">
        <w:rPr>
          <w:rFonts w:ascii="Arial" w:hAnsi="Arial" w:eastAsia="Calibri" w:cs="Arial"/>
          <w:kern w:val="0"/>
          <w:sz w:val="28"/>
          <w:szCs w:val="28"/>
          <w14:ligatures w14:val="none"/>
        </w:rPr>
        <w:t xml:space="preserve"> last year. That gives us </w:t>
      </w:r>
      <w:r w:rsidRPr="00D903E3" w:rsidR="00CB6BAF">
        <w:rPr>
          <w:rFonts w:ascii="Arial" w:hAnsi="Arial" w:eastAsia="Calibri" w:cs="Arial"/>
          <w:kern w:val="0"/>
          <w:sz w:val="28"/>
          <w:szCs w:val="28"/>
          <w14:ligatures w14:val="none"/>
        </w:rPr>
        <w:t>ninety-eight</w:t>
      </w:r>
      <w:r>
        <w:rPr>
          <w:rFonts w:ascii="Arial" w:hAnsi="Arial" w:eastAsia="Calibri" w:cs="Arial"/>
          <w:kern w:val="0"/>
          <w:sz w:val="28"/>
          <w:szCs w:val="28"/>
          <w14:ligatures w14:val="none"/>
        </w:rPr>
        <w:t>.</w:t>
      </w:r>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S</w:t>
      </w:r>
      <w:r w:rsidRPr="00D903E3">
        <w:rPr>
          <w:rFonts w:ascii="Arial" w:hAnsi="Arial" w:eastAsia="Calibri" w:cs="Arial"/>
          <w:kern w:val="0"/>
          <w:sz w:val="28"/>
          <w:szCs w:val="28"/>
          <w14:ligatures w14:val="none"/>
        </w:rPr>
        <w:t xml:space="preserve">aka </w:t>
      </w:r>
      <w:proofErr w:type="spellStart"/>
      <w:r w:rsidRPr="00D903E3">
        <w:rPr>
          <w:rFonts w:ascii="Arial" w:hAnsi="Arial" w:eastAsia="Calibri" w:cs="Arial"/>
          <w:kern w:val="0"/>
          <w:sz w:val="28"/>
          <w:szCs w:val="28"/>
          <w14:ligatures w14:val="none"/>
        </w:rPr>
        <w:t>tadzokera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futi</w:t>
      </w:r>
      <w:proofErr w:type="spellEnd"/>
      <w:r w:rsidRPr="00D903E3">
        <w:rPr>
          <w:rFonts w:ascii="Arial" w:hAnsi="Arial" w:eastAsia="Calibri" w:cs="Arial"/>
          <w:kern w:val="0"/>
          <w:sz w:val="28"/>
          <w:szCs w:val="28"/>
          <w14:ligatures w14:val="none"/>
        </w:rPr>
        <w:t xml:space="preserve"> pa hundred paya.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Yataingoda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iyoyo</w:t>
      </w:r>
      <w:proofErr w:type="spellEnd"/>
      <w:r w:rsidRPr="00D903E3">
        <w:rPr>
          <w:rFonts w:ascii="Arial" w:hAnsi="Arial" w:eastAsia="Calibri" w:cs="Arial"/>
          <w:kern w:val="0"/>
          <w:sz w:val="28"/>
          <w:szCs w:val="28"/>
          <w14:ligatures w14:val="none"/>
        </w:rPr>
        <w:t xml:space="preserve"> Mwari </w:t>
      </w:r>
      <w:proofErr w:type="spellStart"/>
      <w:r w:rsidRPr="00D903E3">
        <w:rPr>
          <w:rFonts w:ascii="Arial" w:hAnsi="Arial" w:eastAsia="Calibri" w:cs="Arial"/>
          <w:kern w:val="0"/>
          <w:sz w:val="28"/>
          <w:szCs w:val="28"/>
          <w14:ligatures w14:val="none"/>
        </w:rPr>
        <w:t>aizviziva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zvamati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munoda</w:t>
      </w:r>
      <w:proofErr w:type="spellEnd"/>
      <w:r w:rsidRPr="00D903E3">
        <w:rPr>
          <w:rFonts w:ascii="Arial" w:hAnsi="Arial" w:eastAsia="Calibri" w:cs="Arial"/>
          <w:kern w:val="0"/>
          <w:sz w:val="28"/>
          <w:szCs w:val="28"/>
          <w14:ligatures w14:val="none"/>
        </w:rPr>
        <w:t xml:space="preserve"> hundred ka </w:t>
      </w:r>
      <w:proofErr w:type="spellStart"/>
      <w:r w:rsidRPr="00D903E3">
        <w:rPr>
          <w:rFonts w:ascii="Arial" w:hAnsi="Arial" w:eastAsia="Calibri" w:cs="Arial"/>
          <w:kern w:val="0"/>
          <w:sz w:val="28"/>
          <w:szCs w:val="28"/>
          <w14:ligatures w14:val="none"/>
        </w:rPr>
        <w:t>dzimwe</w:t>
      </w:r>
      <w:proofErr w:type="spellEnd"/>
      <w:r w:rsidRPr="00D903E3">
        <w:rPr>
          <w:rFonts w:ascii="Arial" w:hAnsi="Arial" w:eastAsia="Calibri" w:cs="Arial"/>
          <w:kern w:val="0"/>
          <w:sz w:val="28"/>
          <w:szCs w:val="28"/>
          <w14:ligatures w14:val="none"/>
        </w:rPr>
        <w:t xml:space="preserve"> </w:t>
      </w:r>
      <w:r w:rsidRPr="00D903E3" w:rsidR="00CB6BAF">
        <w:rPr>
          <w:rFonts w:ascii="Arial" w:hAnsi="Arial" w:eastAsia="Calibri" w:cs="Arial"/>
          <w:kern w:val="0"/>
          <w:sz w:val="28"/>
          <w:szCs w:val="28"/>
          <w14:ligatures w14:val="none"/>
        </w:rPr>
        <w:t>twenty-five</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munadzo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kudha</w:t>
      </w:r>
      <w:proofErr w:type="spellEnd"/>
      <w:r w:rsidRPr="00D903E3">
        <w:rPr>
          <w:rFonts w:ascii="Arial" w:hAnsi="Arial" w:eastAsia="Calibri" w:cs="Arial"/>
          <w:kern w:val="0"/>
          <w:sz w:val="28"/>
          <w:szCs w:val="28"/>
          <w14:ligatures w14:val="none"/>
        </w:rPr>
        <w:t>…?</w:t>
      </w:r>
      <w:r w:rsidRPr="00D903E3">
        <w:rPr>
          <w:rFonts w:ascii="Arial" w:hAnsi="Arial" w:eastAsia="Calibri" w:cs="Arial"/>
          <w:kern w:val="0"/>
          <w:sz w:val="18"/>
          <w:szCs w:val="18"/>
          <w14:ligatures w14:val="none"/>
        </w:rPr>
        <w:t>[Congregation says, “</w:t>
      </w:r>
      <w:proofErr w:type="spellStart"/>
      <w:r w:rsidRPr="00D903E3">
        <w:rPr>
          <w:rFonts w:ascii="Arial" w:hAnsi="Arial" w:eastAsia="Calibri" w:cs="Arial"/>
          <w:kern w:val="0"/>
          <w:sz w:val="18"/>
          <w:szCs w:val="18"/>
          <w14:ligatures w14:val="none"/>
        </w:rPr>
        <w:t>kudhara</w:t>
      </w:r>
      <w:proofErr w:type="spellEnd"/>
      <w:r w:rsidRPr="00D903E3">
        <w:rPr>
          <w:rFonts w:ascii="Arial" w:hAnsi="Arial" w:eastAsia="Calibri" w:cs="Arial"/>
          <w:kern w:val="0"/>
          <w:sz w:val="18"/>
          <w:szCs w:val="18"/>
          <w14:ligatures w14:val="none"/>
        </w:rPr>
        <w:t>,</w:t>
      </w:r>
      <w:r>
        <w:rPr>
          <w:rFonts w:ascii="Arial" w:hAnsi="Arial" w:eastAsia="Calibri" w:cs="Arial"/>
          <w:kern w:val="0"/>
          <w:sz w:val="18"/>
          <w:szCs w:val="18"/>
          <w14:ligatures w14:val="none"/>
        </w:rPr>
        <w:t xml:space="preserve"> </w:t>
      </w:r>
      <w:r w:rsidRPr="00D903E3">
        <w:rPr>
          <w:rFonts w:ascii="Arial" w:hAnsi="Arial" w:eastAsia="Calibri" w:cs="Arial"/>
          <w:kern w:val="0"/>
          <w:sz w:val="18"/>
          <w:szCs w:val="18"/>
          <w14:ligatures w14:val="none"/>
        </w:rPr>
        <w:t xml:space="preserve">Amen.” </w:t>
      </w:r>
      <w:r w:rsidRPr="0003797E">
        <w:rPr>
          <w:rFonts w:ascii="Arial" w:hAnsi="Arial" w:eastAsia="Calibri" w:cs="Arial"/>
          <w:kern w:val="0"/>
          <w:sz w:val="18"/>
          <w:szCs w:val="18"/>
          <w14:ligatures w14:val="none"/>
        </w:rPr>
        <w:t>Apostle chuckles—ED]</w:t>
      </w:r>
      <w:r w:rsidRPr="0003797E">
        <w:rPr>
          <w:rFonts w:ascii="Arial" w:hAnsi="Arial" w:eastAsia="Calibri" w:cs="Arial"/>
          <w:kern w:val="0"/>
          <w:sz w:val="28"/>
          <w:szCs w:val="28"/>
          <w14:ligatures w14:val="none"/>
        </w:rPr>
        <w:t xml:space="preserve"> Saka tinotenda Mwari </w:t>
      </w:r>
      <w:proofErr w:type="spellStart"/>
      <w:r w:rsidRPr="0003797E">
        <w:rPr>
          <w:rFonts w:ascii="Arial" w:hAnsi="Arial" w:eastAsia="Calibri" w:cs="Arial"/>
          <w:kern w:val="0"/>
          <w:sz w:val="28"/>
          <w:szCs w:val="28"/>
          <w14:ligatures w14:val="none"/>
        </w:rPr>
        <w:t>chaizvo</w:t>
      </w:r>
      <w:proofErr w:type="spellEnd"/>
      <w:r w:rsidRPr="0003797E">
        <w:rPr>
          <w:rFonts w:ascii="Arial" w:hAnsi="Arial" w:eastAsia="Calibri" w:cs="Arial"/>
          <w:kern w:val="0"/>
          <w:sz w:val="28"/>
          <w:szCs w:val="28"/>
          <w14:ligatures w14:val="none"/>
        </w:rPr>
        <w:t xml:space="preserve"> </w:t>
      </w:r>
      <w:proofErr w:type="spellStart"/>
      <w:r w:rsidRPr="0003797E">
        <w:rPr>
          <w:rFonts w:ascii="Arial" w:hAnsi="Arial" w:eastAsia="Calibri" w:cs="Arial"/>
          <w:kern w:val="0"/>
          <w:sz w:val="28"/>
          <w:szCs w:val="28"/>
          <w14:ligatures w14:val="none"/>
        </w:rPr>
        <w:t>ehe</w:t>
      </w:r>
      <w:proofErr w:type="spellEnd"/>
      <w:r w:rsidRPr="0003797E">
        <w:rPr>
          <w:rFonts w:ascii="Arial" w:hAnsi="Arial" w:eastAsia="Calibri" w:cs="Arial"/>
          <w:kern w:val="0"/>
          <w:sz w:val="28"/>
          <w:szCs w:val="28"/>
          <w14:ligatures w14:val="none"/>
        </w:rPr>
        <w:t xml:space="preserve">, </w:t>
      </w:r>
      <w:proofErr w:type="spellStart"/>
      <w:r w:rsidRPr="0003797E">
        <w:rPr>
          <w:rFonts w:ascii="Arial" w:hAnsi="Arial" w:eastAsia="Calibri" w:cs="Arial"/>
          <w:kern w:val="0"/>
          <w:sz w:val="28"/>
          <w:szCs w:val="28"/>
          <w14:ligatures w14:val="none"/>
        </w:rPr>
        <w:t>tinotenada</w:t>
      </w:r>
      <w:proofErr w:type="spellEnd"/>
      <w:r w:rsidRPr="0003797E">
        <w:rPr>
          <w:rFonts w:ascii="Arial" w:hAnsi="Arial" w:eastAsia="Calibri" w:cs="Arial"/>
          <w:kern w:val="0"/>
          <w:sz w:val="28"/>
          <w:szCs w:val="28"/>
          <w14:ligatures w14:val="none"/>
        </w:rPr>
        <w:t xml:space="preserve"> Mwari </w:t>
      </w:r>
      <w:proofErr w:type="spellStart"/>
      <w:r w:rsidRPr="0003797E">
        <w:rPr>
          <w:rFonts w:ascii="Arial" w:hAnsi="Arial" w:eastAsia="Calibri" w:cs="Arial"/>
          <w:kern w:val="0"/>
          <w:sz w:val="28"/>
          <w:szCs w:val="28"/>
          <w14:ligatures w14:val="none"/>
        </w:rPr>
        <w:t>chaizvo</w:t>
      </w:r>
      <w:proofErr w:type="spellEnd"/>
      <w:r w:rsidRPr="0003797E">
        <w:rPr>
          <w:rFonts w:ascii="Arial" w:hAnsi="Arial" w:eastAsia="Calibri" w:cs="Arial"/>
          <w:kern w:val="0"/>
          <w:sz w:val="28"/>
          <w:szCs w:val="28"/>
          <w14:ligatures w14:val="none"/>
        </w:rPr>
        <w:t xml:space="preserve">. </w:t>
      </w:r>
      <w:r w:rsidRPr="00D903E3">
        <w:rPr>
          <w:rFonts w:ascii="Arial" w:hAnsi="Arial" w:eastAsia="Calibri" w:cs="Arial"/>
          <w:kern w:val="0"/>
          <w:sz w:val="28"/>
          <w:szCs w:val="28"/>
          <w14:ligatures w14:val="none"/>
        </w:rPr>
        <w:t xml:space="preserve">Ende </w:t>
      </w:r>
      <w:proofErr w:type="spellStart"/>
      <w:r w:rsidRPr="00D903E3">
        <w:rPr>
          <w:rFonts w:ascii="Arial" w:hAnsi="Arial" w:eastAsia="Calibri" w:cs="Arial"/>
          <w:kern w:val="0"/>
          <w:sz w:val="28"/>
          <w:szCs w:val="28"/>
          <w14:ligatures w14:val="none"/>
        </w:rPr>
        <w:t>mapimiro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edu</w:t>
      </w:r>
      <w:proofErr w:type="spellEnd"/>
      <w:r w:rsidRPr="00D903E3">
        <w:rPr>
          <w:rFonts w:ascii="Arial" w:hAnsi="Arial" w:eastAsia="Calibri" w:cs="Arial"/>
          <w:kern w:val="0"/>
          <w:sz w:val="28"/>
          <w:szCs w:val="28"/>
          <w14:ligatures w14:val="none"/>
        </w:rPr>
        <w:t xml:space="preserve"> kana </w:t>
      </w:r>
      <w:proofErr w:type="spellStart"/>
      <w:r w:rsidRPr="00D903E3">
        <w:rPr>
          <w:rFonts w:ascii="Arial" w:hAnsi="Arial" w:eastAsia="Calibri" w:cs="Arial"/>
          <w:kern w:val="0"/>
          <w:sz w:val="28"/>
          <w:szCs w:val="28"/>
          <w14:ligatures w14:val="none"/>
        </w:rPr>
        <w:t>ariwo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avaiita</w:t>
      </w:r>
      <w:proofErr w:type="spellEnd"/>
      <w:r w:rsidRPr="00D903E3">
        <w:rPr>
          <w:rFonts w:ascii="Arial" w:hAnsi="Arial" w:eastAsia="Calibri" w:cs="Arial"/>
          <w:kern w:val="0"/>
          <w:sz w:val="28"/>
          <w:szCs w:val="28"/>
          <w14:ligatures w14:val="none"/>
        </w:rPr>
        <w:t xml:space="preserve"> ma brother </w:t>
      </w:r>
      <w:proofErr w:type="spellStart"/>
      <w:r w:rsidRPr="00D903E3">
        <w:rPr>
          <w:rFonts w:ascii="Arial" w:hAnsi="Arial" w:eastAsia="Calibri" w:cs="Arial"/>
          <w:kern w:val="0"/>
          <w:sz w:val="28"/>
          <w:szCs w:val="28"/>
          <w14:ligatures w14:val="none"/>
        </w:rPr>
        <w:t>egore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rakapera</w:t>
      </w:r>
      <w:proofErr w:type="spellEnd"/>
      <w:r w:rsidRPr="00D903E3">
        <w:rPr>
          <w:rFonts w:ascii="Arial" w:hAnsi="Arial" w:eastAsia="Calibri" w:cs="Arial"/>
          <w:kern w:val="0"/>
          <w:sz w:val="28"/>
          <w:szCs w:val="28"/>
          <w14:ligatures w14:val="none"/>
        </w:rPr>
        <w:t xml:space="preserve">, it’s definitely more than </w:t>
      </w:r>
      <w:r w:rsidRPr="00D903E3" w:rsidR="0003547D">
        <w:rPr>
          <w:rFonts w:ascii="Arial" w:hAnsi="Arial" w:eastAsia="Calibri" w:cs="Arial"/>
          <w:kern w:val="0"/>
          <w:sz w:val="28"/>
          <w:szCs w:val="28"/>
          <w14:ligatures w14:val="none"/>
        </w:rPr>
        <w:t>seventy-three</w:t>
      </w:r>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
    <w:p w:rsidRPr="00D903E3" w:rsidR="002B366F" w:rsidP="002B366F" w:rsidRDefault="002B366F" w14:paraId="1059CF11" w14:textId="4E1AD1DA">
      <w:pPr>
        <w:tabs>
          <w:tab w:val="left" w:pos="7227"/>
        </w:tabs>
        <w:spacing w:line="259" w:lineRule="auto"/>
        <w:jc w:val="both"/>
        <w:rPr>
          <w:rFonts w:ascii="Arial" w:hAnsi="Arial" w:eastAsia="Calibri" w:cs="Arial"/>
          <w:kern w:val="0"/>
          <w:sz w:val="28"/>
          <w:szCs w:val="28"/>
          <w14:ligatures w14:val="none"/>
        </w:rPr>
      </w:pPr>
      <w:r w:rsidRPr="00FC5D4B">
        <w:rPr>
          <w:rFonts w:ascii="Arial" w:hAnsi="Arial" w:eastAsia="Calibri" w:cs="Arial"/>
          <w:kern w:val="0"/>
          <w:sz w:val="28"/>
          <w:szCs w:val="28"/>
          <w:vertAlign w:val="superscript"/>
          <w14:ligatures w14:val="none"/>
        </w:rPr>
        <w:t>18</w:t>
      </w:r>
      <w:r>
        <w:rPr>
          <w:rFonts w:ascii="Arial" w:hAnsi="Arial" w:eastAsia="Calibri" w:cs="Arial"/>
          <w:kern w:val="0"/>
          <w:sz w:val="28"/>
          <w:szCs w:val="28"/>
          <w:vertAlign w:val="superscript"/>
          <w14:ligatures w14:val="none"/>
        </w:rPr>
        <w:t xml:space="preserve"> </w:t>
      </w:r>
      <w:r w:rsidRPr="00D903E3">
        <w:rPr>
          <w:rFonts w:ascii="Arial" w:hAnsi="Arial" w:eastAsia="Calibri" w:cs="Arial"/>
          <w:kern w:val="0"/>
          <w:sz w:val="28"/>
          <w:szCs w:val="28"/>
          <w14:ligatures w14:val="none"/>
        </w:rPr>
        <w:t xml:space="preserve">Kana </w:t>
      </w:r>
      <w:proofErr w:type="spellStart"/>
      <w:r w:rsidRPr="00D903E3">
        <w:rPr>
          <w:rFonts w:ascii="Arial" w:hAnsi="Arial" w:eastAsia="Calibri" w:cs="Arial"/>
          <w:kern w:val="0"/>
          <w:sz w:val="28"/>
          <w:szCs w:val="28"/>
          <w14:ligatures w14:val="none"/>
        </w:rPr>
        <w:t>vaiita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mapekero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ataiita</w:t>
      </w:r>
      <w:proofErr w:type="spellEnd"/>
      <w:r w:rsidRPr="00D903E3">
        <w:rPr>
          <w:rFonts w:ascii="Arial" w:hAnsi="Arial" w:eastAsia="Calibri" w:cs="Arial"/>
          <w:kern w:val="0"/>
          <w:sz w:val="28"/>
          <w:szCs w:val="28"/>
          <w14:ligatures w14:val="none"/>
        </w:rPr>
        <w:t xml:space="preserve"> last year but I think our— we were not </w:t>
      </w:r>
      <w:r w:rsidRPr="00D903E3" w:rsidR="0003547D">
        <w:rPr>
          <w:rFonts w:ascii="Arial" w:hAnsi="Arial" w:eastAsia="Calibri" w:cs="Arial"/>
          <w:kern w:val="0"/>
          <w:sz w:val="28"/>
          <w:szCs w:val="28"/>
          <w14:ligatures w14:val="none"/>
        </w:rPr>
        <w:t>there,</w:t>
      </w:r>
      <w:r w:rsidRPr="00D903E3">
        <w:rPr>
          <w:rFonts w:ascii="Arial" w:hAnsi="Arial" w:eastAsia="Calibri" w:cs="Arial"/>
          <w:kern w:val="0"/>
          <w:sz w:val="28"/>
          <w:szCs w:val="28"/>
          <w14:ligatures w14:val="none"/>
        </w:rPr>
        <w:t xml:space="preserve"> and we don’t know how there were packing these brothers. Kana </w:t>
      </w:r>
      <w:proofErr w:type="spellStart"/>
      <w:r w:rsidRPr="00D903E3">
        <w:rPr>
          <w:rFonts w:ascii="Arial" w:hAnsi="Arial" w:eastAsia="Calibri" w:cs="Arial"/>
          <w:kern w:val="0"/>
          <w:sz w:val="28"/>
          <w:szCs w:val="28"/>
          <w14:ligatures w14:val="none"/>
        </w:rPr>
        <w:t>vainyatsoti</w:t>
      </w:r>
      <w:proofErr w:type="spellEnd"/>
      <w:r w:rsidRPr="00D903E3">
        <w:rPr>
          <w:rFonts w:ascii="Arial" w:hAnsi="Arial" w:eastAsia="Calibri" w:cs="Arial"/>
          <w:kern w:val="0"/>
          <w:sz w:val="28"/>
          <w:szCs w:val="28"/>
          <w14:ligatures w14:val="none"/>
        </w:rPr>
        <w:t xml:space="preserve"> saga </w:t>
      </w:r>
      <w:proofErr w:type="spellStart"/>
      <w:r>
        <w:rPr>
          <w:rFonts w:ascii="Arial" w:hAnsi="Arial" w:eastAsia="Calibri" w:cs="Arial"/>
          <w:kern w:val="0"/>
          <w:sz w:val="28"/>
          <w:szCs w:val="28"/>
          <w14:ligatures w14:val="none"/>
        </w:rPr>
        <w:t>chaa</w:t>
      </w:r>
      <w:proofErr w:type="spellEnd"/>
      <w:r w:rsidRPr="00D903E3">
        <w:rPr>
          <w:rFonts w:ascii="Arial" w:hAnsi="Arial" w:eastAsia="Calibri" w:cs="Arial"/>
          <w:kern w:val="0"/>
          <w:sz w:val="28"/>
          <w:szCs w:val="28"/>
          <w14:ligatures w14:val="none"/>
        </w:rPr>
        <w:t xml:space="preserve"> three </w:t>
      </w:r>
      <w:proofErr w:type="spellStart"/>
      <w:r w:rsidRPr="00D903E3">
        <w:rPr>
          <w:rFonts w:ascii="Arial" w:hAnsi="Arial" w:eastAsia="Calibri" w:cs="Arial"/>
          <w:kern w:val="0"/>
          <w:sz w:val="28"/>
          <w:szCs w:val="28"/>
          <w14:ligatures w14:val="none"/>
        </w:rPr>
        <w:t>mabaghidhi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handitika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maiisa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mabhanghindi</w:t>
      </w:r>
      <w:proofErr w:type="spellEnd"/>
      <w:r w:rsidRPr="00D903E3">
        <w:rPr>
          <w:rFonts w:ascii="Arial" w:hAnsi="Arial" w:eastAsia="Calibri" w:cs="Arial"/>
          <w:kern w:val="0"/>
          <w:sz w:val="28"/>
          <w:szCs w:val="28"/>
          <w14:ligatures w14:val="none"/>
        </w:rPr>
        <w:t xml:space="preserve"> ma</w:t>
      </w:r>
      <w:r>
        <w:rPr>
          <w:rFonts w:ascii="Arial" w:hAnsi="Arial" w:eastAsia="Calibri" w:cs="Arial"/>
          <w:kern w:val="0"/>
          <w:sz w:val="28"/>
          <w:szCs w:val="28"/>
          <w14:ligatures w14:val="none"/>
        </w:rPr>
        <w:t>tatu</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pasaga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rimwe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chete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handiti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Vaivepo</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Ndozvamaiita</w:t>
      </w:r>
      <w:proofErr w:type="spellEnd"/>
      <w:r w:rsidRPr="00D903E3">
        <w:rPr>
          <w:rFonts w:ascii="Arial" w:hAnsi="Arial" w:eastAsia="Calibri" w:cs="Arial"/>
          <w:kern w:val="0"/>
          <w:sz w:val="28"/>
          <w:szCs w:val="28"/>
          <w14:ligatures w14:val="none"/>
        </w:rPr>
        <w:t xml:space="preserve">? </w:t>
      </w:r>
      <w:del w:author="Transcriber01 JHB" w:date="2025-08-25T15:44:00Z" w16du:dateUtc="2025-08-25T13:44:00Z" w:id="11">
        <w:r w:rsidRPr="00D903E3" w:rsidDel="00660C66">
          <w:rPr>
            <w:rFonts w:ascii="Arial" w:hAnsi="Arial" w:eastAsia="Calibri" w:cs="Arial"/>
            <w:kern w:val="0"/>
            <w:sz w:val="18"/>
            <w:szCs w:val="18"/>
            <w14:ligatures w14:val="none"/>
          </w:rPr>
          <w:delText>[Congregation says, “Amen.”</w:delText>
        </w:r>
        <w:r w:rsidRPr="00132E59" w:rsidDel="00660C66">
          <w:rPr>
            <w:rFonts w:ascii="Arial" w:hAnsi="Arial" w:eastAsia="Calibri" w:cs="Arial"/>
            <w:kern w:val="0"/>
            <w:sz w:val="18"/>
            <w:szCs w:val="18"/>
            <w14:ligatures w14:val="none"/>
          </w:rPr>
          <w:delText>]</w:delText>
        </w:r>
      </w:del>
      <w:r w:rsidRPr="00D903E3">
        <w:rPr>
          <w:rFonts w:ascii="Arial" w:hAnsi="Arial" w:eastAsia="Calibri" w:cs="Arial"/>
          <w:kern w:val="0"/>
          <w:sz w:val="28"/>
          <w:szCs w:val="28"/>
          <w14:ligatures w14:val="none"/>
        </w:rPr>
        <w:t xml:space="preserve">  Saka you were putting more than fifty kg</w:t>
      </w:r>
      <w:r>
        <w:rPr>
          <w:rFonts w:ascii="Arial" w:hAnsi="Arial" w:eastAsia="Calibri" w:cs="Arial"/>
          <w:kern w:val="0"/>
          <w:sz w:val="28"/>
          <w:szCs w:val="28"/>
          <w14:ligatures w14:val="none"/>
        </w:rPr>
        <w:t>’</w:t>
      </w:r>
      <w:r w:rsidRPr="00D903E3">
        <w:rPr>
          <w:rFonts w:ascii="Arial" w:hAnsi="Arial" w:eastAsia="Calibri" w:cs="Arial"/>
          <w:kern w:val="0"/>
          <w:sz w:val="28"/>
          <w:szCs w:val="28"/>
          <w14:ligatures w14:val="none"/>
        </w:rPr>
        <w:t xml:space="preserve">s </w:t>
      </w:r>
      <w:proofErr w:type="spellStart"/>
      <w:r w:rsidRPr="00D903E3">
        <w:rPr>
          <w:rFonts w:ascii="Arial" w:hAnsi="Arial" w:eastAsia="Calibri" w:cs="Arial"/>
          <w:kern w:val="0"/>
          <w:sz w:val="28"/>
          <w:szCs w:val="28"/>
          <w14:ligatures w14:val="none"/>
        </w:rPr>
        <w:t>handitika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Kureva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generally we are over a hundred slightly, slightly . </w:t>
      </w:r>
      <w:proofErr w:type="spellStart"/>
      <w:r w:rsidRPr="00D903E3">
        <w:rPr>
          <w:rFonts w:ascii="Arial" w:hAnsi="Arial" w:eastAsia="Calibri" w:cs="Arial"/>
          <w:kern w:val="0"/>
          <w:sz w:val="28"/>
          <w:szCs w:val="28"/>
          <w14:ligatures w14:val="none"/>
        </w:rPr>
        <w:t>Ndozvazviri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nguva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dzo</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sidRPr="00D903E3">
        <w:rPr>
          <w:rFonts w:ascii="Arial" w:hAnsi="Arial" w:eastAsia="Calibri" w:cs="Arial"/>
          <w:kern w:val="0"/>
          <w:sz w:val="18"/>
          <w:szCs w:val="18"/>
          <w14:ligatures w14:val="none"/>
        </w:rPr>
        <w:t>dzose</w:t>
      </w:r>
      <w:proofErr w:type="spellEnd"/>
      <w:r w:rsidRPr="00D903E3">
        <w:rPr>
          <w:rFonts w:ascii="Arial" w:hAnsi="Arial" w:eastAsia="Calibri" w:cs="Arial"/>
          <w:kern w:val="0"/>
          <w:sz w:val="18"/>
          <w:szCs w:val="18"/>
          <w14:ligatures w14:val="none"/>
        </w:rPr>
        <w:t xml:space="preserve"> .”</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
    <w:p w:rsidRPr="00D903E3" w:rsidR="002B366F" w:rsidP="002B366F" w:rsidRDefault="002B366F" w14:paraId="60697EA3" w14:textId="4A0EBA13">
      <w:pPr>
        <w:tabs>
          <w:tab w:val="left" w:pos="7227"/>
        </w:tabs>
        <w:spacing w:line="259" w:lineRule="auto"/>
        <w:jc w:val="both"/>
        <w:rPr>
          <w:rFonts w:ascii="Arial" w:hAnsi="Arial" w:eastAsia="Calibri" w:cs="Arial"/>
          <w:kern w:val="0"/>
          <w:sz w:val="28"/>
          <w:szCs w:val="28"/>
          <w14:ligatures w14:val="none"/>
        </w:rPr>
      </w:pPr>
      <w:r w:rsidRPr="00FC5D4B">
        <w:rPr>
          <w:rFonts w:ascii="Arial" w:hAnsi="Arial" w:eastAsia="Calibri" w:cs="Arial"/>
          <w:kern w:val="0"/>
          <w:sz w:val="28"/>
          <w:szCs w:val="28"/>
          <w:vertAlign w:val="superscript"/>
          <w14:ligatures w14:val="none"/>
        </w:rPr>
        <w:t>19</w:t>
      </w:r>
      <w:r>
        <w:rPr>
          <w:rFonts w:ascii="Arial" w:hAnsi="Arial" w:eastAsia="Calibri" w:cs="Arial"/>
          <w:kern w:val="0"/>
          <w:sz w:val="28"/>
          <w:szCs w:val="28"/>
          <w:vertAlign w:val="superscript"/>
          <w14:ligatures w14:val="none"/>
        </w:rPr>
        <w:t xml:space="preserve"> </w:t>
      </w:r>
      <w:r w:rsidRPr="00D903E3">
        <w:rPr>
          <w:rFonts w:ascii="Arial" w:hAnsi="Arial" w:eastAsia="Calibri" w:cs="Arial"/>
          <w:kern w:val="0"/>
          <w:sz w:val="28"/>
          <w:szCs w:val="28"/>
          <w14:ligatures w14:val="none"/>
        </w:rPr>
        <w:t xml:space="preserve">Saka </w:t>
      </w:r>
      <w:proofErr w:type="spellStart"/>
      <w:r w:rsidRPr="00D903E3">
        <w:rPr>
          <w:rFonts w:ascii="Arial" w:hAnsi="Arial" w:eastAsia="Calibri" w:cs="Arial"/>
          <w:kern w:val="0"/>
          <w:sz w:val="28"/>
          <w:szCs w:val="28"/>
          <w14:ligatures w14:val="none"/>
        </w:rPr>
        <w:t>isu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tinopima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manje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tinotora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masaga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Rinenge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richifanira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ripinde</w:t>
      </w:r>
      <w:proofErr w:type="spellEnd"/>
      <w:r w:rsidRPr="00D903E3">
        <w:rPr>
          <w:rFonts w:ascii="Arial" w:hAnsi="Arial" w:eastAsia="Calibri" w:cs="Arial"/>
          <w:kern w:val="0"/>
          <w:sz w:val="28"/>
          <w:szCs w:val="28"/>
          <w14:ligatures w14:val="none"/>
        </w:rPr>
        <w:t xml:space="preserve"> two and half buckets. </w:t>
      </w:r>
      <w:proofErr w:type="spellStart"/>
      <w:r w:rsidRPr="00D903E3">
        <w:rPr>
          <w:rFonts w:ascii="Arial" w:hAnsi="Arial" w:eastAsia="Calibri" w:cs="Arial"/>
          <w:kern w:val="0"/>
          <w:sz w:val="28"/>
          <w:szCs w:val="28"/>
          <w14:ligatures w14:val="none"/>
        </w:rPr>
        <w:t>Isu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tinoisa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mangani</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“three.”</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three, </w:t>
      </w:r>
      <w:proofErr w:type="spellStart"/>
      <w:r>
        <w:rPr>
          <w:rFonts w:ascii="Arial" w:hAnsi="Arial" w:eastAsia="Calibri" w:cs="Arial"/>
          <w:kern w:val="0"/>
          <w:sz w:val="28"/>
          <w:szCs w:val="28"/>
          <w14:ligatures w14:val="none"/>
        </w:rPr>
        <w:t>n</w:t>
      </w:r>
      <w:r w:rsidRPr="00D903E3">
        <w:rPr>
          <w:rFonts w:ascii="Arial" w:hAnsi="Arial" w:eastAsia="Calibri" w:cs="Arial"/>
          <w:kern w:val="0"/>
          <w:sz w:val="28"/>
          <w:szCs w:val="28"/>
          <w14:ligatures w14:val="none"/>
        </w:rPr>
        <w:t>do</w:t>
      </w:r>
      <w:proofErr w:type="spellEnd"/>
      <w:r w:rsidRPr="00D903E3">
        <w:rPr>
          <w:rFonts w:ascii="Arial" w:hAnsi="Arial" w:eastAsia="Calibri" w:cs="Arial"/>
          <w:kern w:val="0"/>
          <w:sz w:val="28"/>
          <w:szCs w:val="28"/>
          <w14:ligatures w14:val="none"/>
        </w:rPr>
        <w:t xml:space="preserve"> </w:t>
      </w:r>
      <w:r w:rsidRPr="00D903E3" w:rsidR="0003547D">
        <w:rPr>
          <w:rFonts w:ascii="Arial" w:hAnsi="Arial" w:eastAsia="Calibri" w:cs="Arial"/>
          <w:kern w:val="0"/>
          <w:sz w:val="28"/>
          <w:szCs w:val="28"/>
          <w14:ligatures w14:val="none"/>
        </w:rPr>
        <w:t>seventy-three</w:t>
      </w:r>
      <w:r w:rsidRPr="00D903E3">
        <w:rPr>
          <w:rFonts w:ascii="Arial" w:hAnsi="Arial" w:eastAsia="Calibri" w:cs="Arial"/>
          <w:kern w:val="0"/>
          <w:sz w:val="28"/>
          <w:szCs w:val="28"/>
          <w14:ligatures w14:val="none"/>
        </w:rPr>
        <w:t xml:space="preserve"> tonnes </w:t>
      </w:r>
      <w:proofErr w:type="spellStart"/>
      <w:r w:rsidRPr="00D903E3">
        <w:rPr>
          <w:rFonts w:ascii="Arial" w:hAnsi="Arial" w:eastAsia="Calibri" w:cs="Arial"/>
          <w:kern w:val="0"/>
          <w:sz w:val="28"/>
          <w:szCs w:val="28"/>
          <w14:ligatures w14:val="none"/>
        </w:rPr>
        <w:t>yedu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Ukanzwa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tichiti</w:t>
      </w:r>
      <w:proofErr w:type="spellEnd"/>
      <w:r w:rsidRPr="00D903E3">
        <w:rPr>
          <w:rFonts w:ascii="Arial" w:hAnsi="Arial" w:eastAsia="Calibri" w:cs="Arial"/>
          <w:kern w:val="0"/>
          <w:sz w:val="28"/>
          <w:szCs w:val="28"/>
          <w14:ligatures w14:val="none"/>
        </w:rPr>
        <w:t xml:space="preserve"> tawana hundred it’s more.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Tikawana</w:t>
      </w:r>
      <w:proofErr w:type="spellEnd"/>
      <w:r w:rsidRPr="00D903E3">
        <w:rPr>
          <w:rFonts w:ascii="Arial" w:hAnsi="Arial" w:eastAsia="Calibri" w:cs="Arial"/>
          <w:kern w:val="0"/>
          <w:sz w:val="28"/>
          <w:szCs w:val="28"/>
          <w14:ligatures w14:val="none"/>
        </w:rPr>
        <w:t xml:space="preserve"> </w:t>
      </w:r>
      <w:r w:rsidRPr="00D903E3" w:rsidR="0003547D">
        <w:rPr>
          <w:rFonts w:ascii="Arial" w:hAnsi="Arial" w:eastAsia="Calibri" w:cs="Arial"/>
          <w:kern w:val="0"/>
          <w:sz w:val="28"/>
          <w:szCs w:val="28"/>
          <w14:ligatures w14:val="none"/>
        </w:rPr>
        <w:t>seventy-three</w:t>
      </w:r>
      <w:r w:rsidRPr="00D903E3">
        <w:rPr>
          <w:rFonts w:ascii="Arial" w:hAnsi="Arial" w:eastAsia="Calibri" w:cs="Arial"/>
          <w:kern w:val="0"/>
          <w:sz w:val="28"/>
          <w:szCs w:val="28"/>
          <w14:ligatures w14:val="none"/>
        </w:rPr>
        <w:t xml:space="preserve"> tonnes it will</w:t>
      </w:r>
      <w:r>
        <w:rPr>
          <w:rFonts w:ascii="Arial" w:hAnsi="Arial" w:eastAsia="Calibri" w:cs="Arial"/>
          <w:kern w:val="0"/>
          <w:sz w:val="28"/>
          <w:szCs w:val="28"/>
          <w14:ligatures w14:val="none"/>
        </w:rPr>
        <w:t>—it’s</w:t>
      </w:r>
      <w:r w:rsidRPr="00D903E3">
        <w:rPr>
          <w:rFonts w:ascii="Arial" w:hAnsi="Arial" w:eastAsia="Calibri" w:cs="Arial"/>
          <w:kern w:val="0"/>
          <w:sz w:val="28"/>
          <w:szCs w:val="28"/>
          <w14:ligatures w14:val="none"/>
        </w:rPr>
        <w:t xml:space="preserve"> definitely…? </w:t>
      </w:r>
      <w:r w:rsidRPr="00D903E3">
        <w:rPr>
          <w:rFonts w:ascii="Arial" w:hAnsi="Arial" w:eastAsia="Calibri" w:cs="Arial"/>
          <w:kern w:val="0"/>
          <w:sz w:val="18"/>
          <w:szCs w:val="18"/>
          <w14:ligatures w14:val="none"/>
        </w:rPr>
        <w:t>[Congregation says, “more.”</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Over eighty.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Dzinenge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dzirimo</w:t>
      </w:r>
      <w:proofErr w:type="spellEnd"/>
      <w:r w:rsidRPr="00D903E3">
        <w:rPr>
          <w:rFonts w:ascii="Arial" w:hAnsi="Arial" w:eastAsia="Calibri" w:cs="Arial"/>
          <w:kern w:val="0"/>
          <w:sz w:val="28"/>
          <w:szCs w:val="28"/>
          <w14:ligatures w14:val="none"/>
        </w:rPr>
        <w:t xml:space="preserve"> imo…? </w:t>
      </w:r>
      <w:r w:rsidRPr="00D903E3">
        <w:rPr>
          <w:rFonts w:ascii="Arial" w:hAnsi="Arial" w:eastAsia="Calibri" w:cs="Arial"/>
          <w:kern w:val="0"/>
          <w:sz w:val="18"/>
          <w:szCs w:val="18"/>
          <w14:ligatures w14:val="none"/>
        </w:rPr>
        <w:t>[Congregation says, “</w:t>
      </w:r>
      <w:proofErr w:type="spellStart"/>
      <w:r w:rsidRPr="00D903E3">
        <w:rPr>
          <w:rFonts w:ascii="Arial" w:hAnsi="Arial" w:eastAsia="Calibri" w:cs="Arial"/>
          <w:kern w:val="0"/>
          <w:sz w:val="18"/>
          <w:szCs w:val="18"/>
          <w14:ligatures w14:val="none"/>
        </w:rPr>
        <w:t>imomo</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imomo</w:t>
      </w:r>
      <w:proofErr w:type="spellEnd"/>
      <w:r w:rsidRPr="00D903E3">
        <w:rPr>
          <w:rFonts w:ascii="Arial" w:hAnsi="Arial" w:eastAsia="Calibri" w:cs="Arial"/>
          <w:kern w:val="0"/>
          <w:sz w:val="28"/>
          <w:szCs w:val="28"/>
          <w14:ligatures w14:val="none"/>
        </w:rPr>
        <w:t xml:space="preserve"> plus last year </w:t>
      </w:r>
      <w:r w:rsidRPr="00D903E3" w:rsidR="0003547D">
        <w:rPr>
          <w:rFonts w:ascii="Arial" w:hAnsi="Arial" w:eastAsia="Calibri" w:cs="Arial"/>
          <w:kern w:val="0"/>
          <w:sz w:val="28"/>
          <w:szCs w:val="28"/>
          <w14:ligatures w14:val="none"/>
        </w:rPr>
        <w:t>twenty-five</w:t>
      </w:r>
      <w:r w:rsidRPr="00D903E3">
        <w:rPr>
          <w:rFonts w:ascii="Arial" w:hAnsi="Arial" w:eastAsia="Calibri" w:cs="Arial"/>
          <w:kern w:val="0"/>
          <w:sz w:val="28"/>
          <w:szCs w:val="28"/>
          <w14:ligatures w14:val="none"/>
        </w:rPr>
        <w:t xml:space="preserve">. Which is not really </w:t>
      </w:r>
      <w:r w:rsidRPr="00D903E3" w:rsidR="0003547D">
        <w:rPr>
          <w:rFonts w:ascii="Arial" w:hAnsi="Arial" w:eastAsia="Calibri" w:cs="Arial"/>
          <w:kern w:val="0"/>
          <w:sz w:val="28"/>
          <w:szCs w:val="28"/>
          <w14:ligatures w14:val="none"/>
        </w:rPr>
        <w:t>twenty-five</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futi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futi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dze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dziri</w:t>
      </w:r>
      <w:proofErr w:type="spellEnd"/>
      <w:r w:rsidRPr="00D903E3">
        <w:rPr>
          <w:rFonts w:ascii="Arial" w:hAnsi="Arial" w:eastAsia="Calibri" w:cs="Arial"/>
          <w:kern w:val="0"/>
          <w:sz w:val="28"/>
          <w:szCs w:val="28"/>
          <w14:ligatures w14:val="none"/>
        </w:rPr>
        <w:t xml:space="preserve"> more.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p>
    <w:p w:rsidRPr="00D903E3" w:rsidR="002B366F" w:rsidP="002B366F" w:rsidRDefault="002B366F" w14:paraId="4A2C2DA6" w14:textId="77777777">
      <w:pPr>
        <w:tabs>
          <w:tab w:val="left" w:pos="7227"/>
        </w:tabs>
        <w:spacing w:line="259" w:lineRule="auto"/>
        <w:jc w:val="both"/>
        <w:rPr>
          <w:rFonts w:ascii="Arial" w:hAnsi="Arial" w:eastAsia="Calibri" w:cs="Arial"/>
          <w:kern w:val="0"/>
          <w:sz w:val="28"/>
          <w:szCs w:val="28"/>
          <w14:ligatures w14:val="none"/>
        </w:rPr>
      </w:pPr>
      <w:r w:rsidRPr="002B366F">
        <w:rPr>
          <w:rFonts w:ascii="Arial" w:hAnsi="Arial" w:eastAsia="Calibri" w:cs="Arial"/>
          <w:kern w:val="0"/>
          <w:sz w:val="28"/>
          <w:szCs w:val="28"/>
          <w:vertAlign w:val="superscript"/>
          <w:lang w:val="en-ZW"/>
          <w14:ligatures w14:val="none"/>
        </w:rPr>
        <w:t xml:space="preserve">20 </w:t>
      </w:r>
      <w:r w:rsidRPr="002B366F">
        <w:rPr>
          <w:rFonts w:ascii="Arial" w:hAnsi="Arial" w:eastAsia="Calibri" w:cs="Arial"/>
          <w:kern w:val="0"/>
          <w:sz w:val="28"/>
          <w:szCs w:val="28"/>
          <w:lang w:val="en-ZW"/>
          <w14:ligatures w14:val="none"/>
        </w:rPr>
        <w:t xml:space="preserve">Saka </w:t>
      </w:r>
      <w:proofErr w:type="spellStart"/>
      <w:r w:rsidRPr="002B366F">
        <w:rPr>
          <w:rFonts w:ascii="Arial" w:hAnsi="Arial" w:eastAsia="Calibri" w:cs="Arial"/>
          <w:kern w:val="0"/>
          <w:sz w:val="28"/>
          <w:szCs w:val="28"/>
          <w:lang w:val="en-ZW"/>
          <w14:ligatures w14:val="none"/>
        </w:rPr>
        <w:t>ngatipei</w:t>
      </w:r>
      <w:proofErr w:type="spellEnd"/>
      <w:r w:rsidRPr="002B366F">
        <w:rPr>
          <w:rFonts w:ascii="Arial" w:hAnsi="Arial" w:eastAsia="Calibri" w:cs="Arial"/>
          <w:kern w:val="0"/>
          <w:sz w:val="28"/>
          <w:szCs w:val="28"/>
          <w:lang w:val="en-ZW"/>
          <w14:ligatures w14:val="none"/>
        </w:rPr>
        <w:t xml:space="preserve"> kutenda kuna Mwari.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Tinotenda chai…? </w:t>
      </w:r>
      <w:r w:rsidRPr="00D903E3">
        <w:rPr>
          <w:rFonts w:ascii="Arial" w:hAnsi="Arial" w:eastAsia="Calibri" w:cs="Arial"/>
          <w:kern w:val="0"/>
          <w:sz w:val="18"/>
          <w:szCs w:val="18"/>
          <w14:ligatures w14:val="none"/>
        </w:rPr>
        <w:t>[Congregation says, “</w:t>
      </w:r>
      <w:proofErr w:type="spellStart"/>
      <w:r w:rsidRPr="00D903E3">
        <w:rPr>
          <w:rFonts w:ascii="Arial" w:hAnsi="Arial" w:eastAsia="Calibri" w:cs="Arial"/>
          <w:kern w:val="0"/>
          <w:sz w:val="18"/>
          <w:szCs w:val="18"/>
          <w14:ligatures w14:val="none"/>
        </w:rPr>
        <w:t>chaizvo</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chaizvo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hanti’moona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ehe</w:t>
      </w:r>
      <w:proofErr w:type="spellEnd"/>
      <w:r w:rsidRPr="00D903E3">
        <w:rPr>
          <w:rFonts w:ascii="Arial" w:hAnsi="Arial" w:eastAsia="Calibri" w:cs="Arial"/>
          <w:kern w:val="0"/>
          <w:sz w:val="28"/>
          <w:szCs w:val="28"/>
          <w14:ligatures w14:val="none"/>
        </w:rPr>
        <w:t xml:space="preserve">? Mwari </w:t>
      </w:r>
      <w:proofErr w:type="spellStart"/>
      <w:r w:rsidRPr="00D903E3">
        <w:rPr>
          <w:rFonts w:ascii="Arial" w:hAnsi="Arial" w:eastAsia="Calibri" w:cs="Arial"/>
          <w:kern w:val="0"/>
          <w:sz w:val="28"/>
          <w:szCs w:val="28"/>
          <w14:ligatures w14:val="none"/>
        </w:rPr>
        <w:t>vakaita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nyasha</w:t>
      </w:r>
      <w:proofErr w:type="spellEnd"/>
      <w:r w:rsidRPr="00D903E3">
        <w:rPr>
          <w:rFonts w:ascii="Arial" w:hAnsi="Arial" w:eastAsia="Calibri" w:cs="Arial"/>
          <w:kern w:val="0"/>
          <w:sz w:val="28"/>
          <w:szCs w:val="28"/>
          <w14:ligatures w14:val="none"/>
        </w:rPr>
        <w:t xml:space="preserve">. Saka still if we decide to sell some which will </w:t>
      </w:r>
      <w:proofErr w:type="spellStart"/>
      <w:r w:rsidRPr="00D903E3">
        <w:rPr>
          <w:rFonts w:ascii="Arial" w:hAnsi="Arial" w:eastAsia="Calibri" w:cs="Arial"/>
          <w:kern w:val="0"/>
          <w:sz w:val="28"/>
          <w:szCs w:val="28"/>
          <w14:ligatures w14:val="none"/>
        </w:rPr>
        <w:t>tinokwanisa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kutenga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futi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mbeu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yedu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yegore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rino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nedhiziri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redu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nefetiraiza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yedu</w:t>
      </w:r>
      <w:proofErr w:type="spellEnd"/>
      <w:r w:rsidRPr="00D903E3">
        <w:rPr>
          <w:rFonts w:ascii="Arial" w:hAnsi="Arial" w:eastAsia="Calibri" w:cs="Arial"/>
          <w:kern w:val="0"/>
          <w:sz w:val="28"/>
          <w:szCs w:val="28"/>
          <w14:ligatures w14:val="none"/>
        </w:rPr>
        <w:t xml:space="preserve"> from our last year’s </w:t>
      </w:r>
      <w:proofErr w:type="spellStart"/>
      <w:r w:rsidRPr="00D903E3">
        <w:rPr>
          <w:rFonts w:ascii="Arial" w:hAnsi="Arial" w:eastAsia="Calibri" w:cs="Arial"/>
          <w:kern w:val="0"/>
          <w:sz w:val="28"/>
          <w:szCs w:val="28"/>
          <w14:ligatures w14:val="none"/>
        </w:rPr>
        <w:t>har</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“harvest</w:t>
      </w:r>
      <w:r>
        <w:rPr>
          <w:rFonts w:ascii="Arial" w:hAnsi="Arial" w:eastAsia="Calibri" w:cs="Arial"/>
          <w:kern w:val="0"/>
          <w:sz w:val="18"/>
          <w:szCs w:val="18"/>
          <w14:ligatures w14:val="none"/>
        </w:rPr>
        <w:t>,</w:t>
      </w:r>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harvest. </w:t>
      </w:r>
      <w:r w:rsidRPr="00D903E3">
        <w:rPr>
          <w:rFonts w:ascii="Arial" w:hAnsi="Arial" w:eastAsia="Calibri" w:cs="Arial"/>
          <w:kern w:val="0"/>
          <w:sz w:val="28"/>
          <w:szCs w:val="28"/>
          <w14:ligatures w14:val="none"/>
        </w:rPr>
        <w:t xml:space="preserve">Which is wonderful. </w:t>
      </w:r>
      <w:proofErr w:type="spellStart"/>
      <w:r w:rsidRPr="00D903E3">
        <w:rPr>
          <w:rFonts w:ascii="Arial" w:hAnsi="Arial" w:eastAsia="Calibri" w:cs="Arial"/>
          <w:kern w:val="0"/>
          <w:sz w:val="28"/>
          <w:szCs w:val="28"/>
          <w14:ligatures w14:val="none"/>
        </w:rPr>
        <w:t>Tobhadharawo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magetsi</w:t>
      </w:r>
      <w:proofErr w:type="spellEnd"/>
      <w:r w:rsidRPr="00D903E3">
        <w:rPr>
          <w:rFonts w:ascii="Arial" w:hAnsi="Arial" w:eastAsia="Calibri" w:cs="Arial"/>
          <w:kern w:val="0"/>
          <w:sz w:val="28"/>
          <w:szCs w:val="28"/>
          <w14:ligatures w14:val="none"/>
        </w:rPr>
        <w:t xml:space="preserve"> a few dates here and</w:t>
      </w:r>
      <w:r>
        <w:rPr>
          <w:rFonts w:ascii="Arial" w:hAnsi="Arial" w:eastAsia="Calibri" w:cs="Arial"/>
          <w:kern w:val="0"/>
          <w:sz w:val="28"/>
          <w:szCs w:val="28"/>
          <w14:ligatures w14:val="none"/>
        </w:rPr>
        <w:t>… here and</w:t>
      </w:r>
      <w:r w:rsidRPr="00D903E3">
        <w:rPr>
          <w:rFonts w:ascii="Arial" w:hAnsi="Arial" w:eastAsia="Calibri" w:cs="Arial"/>
          <w:kern w:val="0"/>
          <w:sz w:val="28"/>
          <w:szCs w:val="28"/>
          <w14:ligatures w14:val="none"/>
        </w:rPr>
        <w:t xml:space="preserve"> there. I will not be able to thank God with my mouth.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The Lord has been indeed </w:t>
      </w:r>
      <w:proofErr w:type="spellStart"/>
      <w:r w:rsidRPr="00D903E3">
        <w:rPr>
          <w:rFonts w:ascii="Arial" w:hAnsi="Arial" w:eastAsia="Calibri" w:cs="Arial"/>
          <w:kern w:val="0"/>
          <w:sz w:val="28"/>
          <w:szCs w:val="28"/>
          <w14:ligatures w14:val="none"/>
        </w:rPr>
        <w:t>gra</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“gracious.”</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
    <w:p w:rsidRPr="00D903E3" w:rsidR="002B366F" w:rsidP="002B366F" w:rsidRDefault="002B366F" w14:paraId="1BE00B81" w14:textId="77777777">
      <w:pPr>
        <w:tabs>
          <w:tab w:val="left" w:pos="7227"/>
        </w:tabs>
        <w:spacing w:line="259" w:lineRule="auto"/>
        <w:jc w:val="both"/>
        <w:rPr>
          <w:rFonts w:ascii="Arial" w:hAnsi="Arial" w:eastAsia="Calibri" w:cs="Arial"/>
          <w:kern w:val="0"/>
          <w:sz w:val="28"/>
          <w:szCs w:val="28"/>
          <w14:ligatures w14:val="none"/>
        </w:rPr>
      </w:pPr>
      <w:r w:rsidRPr="00FC5D4B">
        <w:rPr>
          <w:rFonts w:ascii="Arial" w:hAnsi="Arial" w:eastAsia="Calibri" w:cs="Arial"/>
          <w:kern w:val="0"/>
          <w:sz w:val="28"/>
          <w:szCs w:val="28"/>
          <w:vertAlign w:val="superscript"/>
          <w14:ligatures w14:val="none"/>
        </w:rPr>
        <w:t>21</w:t>
      </w:r>
      <w:r>
        <w:rPr>
          <w:rFonts w:ascii="Arial" w:hAnsi="Arial" w:eastAsia="Calibri" w:cs="Arial"/>
          <w:kern w:val="0"/>
          <w:sz w:val="28"/>
          <w:szCs w:val="28"/>
          <w:vertAlign w:val="superscript"/>
          <w14:ligatures w14:val="none"/>
        </w:rPr>
        <w:t xml:space="preserve"> </w:t>
      </w:r>
      <w:r w:rsidRPr="00D903E3">
        <w:rPr>
          <w:rFonts w:ascii="Arial" w:hAnsi="Arial" w:eastAsia="Calibri" w:cs="Arial"/>
          <w:kern w:val="0"/>
          <w:sz w:val="28"/>
          <w:szCs w:val="28"/>
          <w14:ligatures w14:val="none"/>
        </w:rPr>
        <w:t xml:space="preserve">Ranga </w:t>
      </w:r>
      <w:proofErr w:type="spellStart"/>
      <w:r w:rsidRPr="00D903E3">
        <w:rPr>
          <w:rFonts w:ascii="Arial" w:hAnsi="Arial" w:eastAsia="Calibri" w:cs="Arial"/>
          <w:kern w:val="0"/>
          <w:sz w:val="28"/>
          <w:szCs w:val="28"/>
          <w14:ligatures w14:val="none"/>
        </w:rPr>
        <w:t>riri</w:t>
      </w:r>
      <w:proofErr w:type="spellEnd"/>
      <w:r w:rsidRPr="00D903E3">
        <w:rPr>
          <w:rFonts w:ascii="Arial" w:hAnsi="Arial" w:eastAsia="Calibri" w:cs="Arial"/>
          <w:kern w:val="0"/>
          <w:sz w:val="28"/>
          <w:szCs w:val="28"/>
          <w14:ligatures w14:val="none"/>
        </w:rPr>
        <w:t xml:space="preserve"> gore </w:t>
      </w:r>
      <w:proofErr w:type="spellStart"/>
      <w:r w:rsidRPr="00D903E3">
        <w:rPr>
          <w:rFonts w:ascii="Arial" w:hAnsi="Arial" w:eastAsia="Calibri" w:cs="Arial"/>
          <w:kern w:val="0"/>
          <w:sz w:val="28"/>
          <w:szCs w:val="28"/>
          <w14:ligatures w14:val="none"/>
        </w:rPr>
        <w:t>rakanaka</w:t>
      </w:r>
      <w:proofErr w:type="spellEnd"/>
      <w:r w:rsidRPr="00D903E3">
        <w:rPr>
          <w:rFonts w:ascii="Arial" w:hAnsi="Arial" w:eastAsia="Calibri" w:cs="Arial"/>
          <w:kern w:val="0"/>
          <w:sz w:val="28"/>
          <w:szCs w:val="28"/>
          <w14:ligatures w14:val="none"/>
        </w:rPr>
        <w:t xml:space="preserve"> chai…? </w:t>
      </w:r>
      <w:r w:rsidRPr="00D903E3">
        <w:rPr>
          <w:rFonts w:ascii="Arial" w:hAnsi="Arial" w:eastAsia="Calibri" w:cs="Arial"/>
          <w:kern w:val="0"/>
          <w:sz w:val="18"/>
          <w:szCs w:val="18"/>
          <w14:ligatures w14:val="none"/>
        </w:rPr>
        <w:t>[Congregation says, “</w:t>
      </w:r>
      <w:proofErr w:type="spellStart"/>
      <w:r w:rsidRPr="00D903E3">
        <w:rPr>
          <w:rFonts w:ascii="Arial" w:hAnsi="Arial" w:eastAsia="Calibri" w:cs="Arial"/>
          <w:kern w:val="0"/>
          <w:sz w:val="18"/>
          <w:szCs w:val="18"/>
          <w14:ligatures w14:val="none"/>
        </w:rPr>
        <w:t>chaizvo</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chaizvo</w:t>
      </w:r>
      <w:proofErr w:type="spellEnd"/>
      <w:r w:rsidRPr="00D903E3">
        <w:rPr>
          <w:rFonts w:ascii="Arial" w:hAnsi="Arial" w:eastAsia="Calibri" w:cs="Arial"/>
          <w:kern w:val="0"/>
          <w:sz w:val="28"/>
          <w:szCs w:val="28"/>
          <w14:ligatures w14:val="none"/>
        </w:rPr>
        <w:t xml:space="preserve">. Now let’s start praying for next season.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Pr>
          <w:rFonts w:ascii="Arial" w:hAnsi="Arial" w:eastAsia="Calibri" w:cs="Arial"/>
          <w:kern w:val="0"/>
          <w:sz w:val="28"/>
          <w:szCs w:val="28"/>
          <w14:ligatures w14:val="none"/>
        </w:rPr>
        <w:t xml:space="preserve"> Next </w:t>
      </w:r>
      <w:r w:rsidRPr="00D903E3">
        <w:rPr>
          <w:rFonts w:ascii="Arial" w:hAnsi="Arial" w:eastAsia="Calibri" w:cs="Arial"/>
          <w:kern w:val="0"/>
          <w:sz w:val="28"/>
          <w:szCs w:val="28"/>
          <w14:ligatures w14:val="none"/>
        </w:rPr>
        <w:t xml:space="preserve">season </w:t>
      </w:r>
      <w:proofErr w:type="spellStart"/>
      <w:r w:rsidRPr="00D903E3">
        <w:rPr>
          <w:rFonts w:ascii="Arial" w:hAnsi="Arial" w:eastAsia="Calibri" w:cs="Arial"/>
          <w:kern w:val="0"/>
          <w:sz w:val="28"/>
          <w:szCs w:val="28"/>
          <w14:ligatures w14:val="none"/>
        </w:rPr>
        <w:t>yangosa</w:t>
      </w:r>
      <w:r>
        <w:rPr>
          <w:rFonts w:ascii="Arial" w:hAnsi="Arial" w:eastAsia="Calibri" w:cs="Arial"/>
          <w:kern w:val="0"/>
          <w:sz w:val="28"/>
          <w:szCs w:val="28"/>
          <w14:ligatures w14:val="none"/>
        </w:rPr>
        <w:t>ri</w:t>
      </w:r>
      <w:r w:rsidRPr="00D903E3">
        <w:rPr>
          <w:rFonts w:ascii="Arial" w:hAnsi="Arial" w:eastAsia="Calibri" w:cs="Arial"/>
          <w:kern w:val="0"/>
          <w:sz w:val="28"/>
          <w:szCs w:val="28"/>
          <w14:ligatures w14:val="none"/>
        </w:rPr>
        <w:t>rwa</w:t>
      </w:r>
      <w:proofErr w:type="spellEnd"/>
      <w:r w:rsidRPr="00D903E3">
        <w:rPr>
          <w:rFonts w:ascii="Arial" w:hAnsi="Arial" w:eastAsia="Calibri" w:cs="Arial"/>
          <w:kern w:val="0"/>
          <w:sz w:val="28"/>
          <w:szCs w:val="28"/>
          <w14:ligatures w14:val="none"/>
        </w:rPr>
        <w:t xml:space="preserve"> ne three months. August, September, October</w:t>
      </w:r>
      <w:r>
        <w:rPr>
          <w:rFonts w:ascii="Arial" w:hAnsi="Arial" w:eastAsia="Calibri" w:cs="Arial"/>
          <w:kern w:val="0"/>
          <w:sz w:val="28"/>
          <w:szCs w:val="28"/>
          <w14:ligatures w14:val="none"/>
        </w:rPr>
        <w:t>,</w:t>
      </w:r>
      <w:r w:rsidRPr="00D903E3">
        <w:rPr>
          <w:rFonts w:ascii="Arial" w:hAnsi="Arial" w:eastAsia="Calibri" w:cs="Arial"/>
          <w:kern w:val="0"/>
          <w:sz w:val="28"/>
          <w:szCs w:val="28"/>
          <w14:ligatures w14:val="none"/>
        </w:rPr>
        <w:t xml:space="preserve"> November </w:t>
      </w:r>
      <w:proofErr w:type="spellStart"/>
      <w:r w:rsidRPr="00D903E3">
        <w:rPr>
          <w:rFonts w:ascii="Arial" w:hAnsi="Arial" w:eastAsia="Calibri" w:cs="Arial"/>
          <w:kern w:val="0"/>
          <w:sz w:val="28"/>
          <w:szCs w:val="28"/>
          <w14:ligatures w14:val="none"/>
        </w:rPr>
        <w:t>tinenge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takungodyara</w:t>
      </w:r>
      <w:proofErr w:type="spellEnd"/>
      <w:r w:rsidRPr="00D903E3">
        <w:rPr>
          <w:rFonts w:ascii="Arial" w:hAnsi="Arial" w:eastAsia="Calibri" w:cs="Arial"/>
          <w:kern w:val="0"/>
          <w:sz w:val="28"/>
          <w:szCs w:val="28"/>
          <w14:ligatures w14:val="none"/>
        </w:rPr>
        <w:t>. We only have three months</w:t>
      </w:r>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w:t>
      </w:r>
      <w:r w:rsidRPr="00D903E3">
        <w:rPr>
          <w:rFonts w:ascii="Arial" w:hAnsi="Arial" w:eastAsia="Calibri" w:cs="Arial"/>
          <w:kern w:val="0"/>
          <w:sz w:val="28"/>
          <w:szCs w:val="28"/>
          <w14:ligatures w14:val="none"/>
        </w:rPr>
        <w:t>a’maona</w:t>
      </w:r>
      <w:proofErr w:type="spellEnd"/>
      <w:r w:rsidRPr="00D903E3">
        <w:rPr>
          <w:rFonts w:ascii="Arial" w:hAnsi="Arial" w:eastAsia="Calibri" w:cs="Arial"/>
          <w:kern w:val="0"/>
          <w:sz w:val="28"/>
          <w:szCs w:val="28"/>
          <w14:ligatures w14:val="none"/>
        </w:rPr>
        <w:t xml:space="preserve">? For the next </w:t>
      </w:r>
      <w:proofErr w:type="spellStart"/>
      <w:r w:rsidRPr="00D903E3">
        <w:rPr>
          <w:rFonts w:ascii="Arial" w:hAnsi="Arial" w:eastAsia="Calibri" w:cs="Arial"/>
          <w:kern w:val="0"/>
          <w:sz w:val="28"/>
          <w:szCs w:val="28"/>
          <w14:ligatures w14:val="none"/>
        </w:rPr>
        <w:t>eeh</w:t>
      </w:r>
      <w:proofErr w:type="spellEnd"/>
      <w:r w:rsidRPr="00D903E3">
        <w:rPr>
          <w:rFonts w:ascii="Arial" w:hAnsi="Arial" w:eastAsia="Calibri" w:cs="Arial"/>
          <w:kern w:val="0"/>
          <w:sz w:val="28"/>
          <w:szCs w:val="28"/>
          <w14:ligatures w14:val="none"/>
        </w:rPr>
        <w:t xml:space="preserve"> season Saka </w:t>
      </w:r>
      <w:proofErr w:type="spellStart"/>
      <w:r w:rsidRPr="00D903E3">
        <w:rPr>
          <w:rFonts w:ascii="Arial" w:hAnsi="Arial" w:eastAsia="Calibri" w:cs="Arial"/>
          <w:kern w:val="0"/>
          <w:sz w:val="28"/>
          <w:szCs w:val="28"/>
          <w14:ligatures w14:val="none"/>
        </w:rPr>
        <w:t>ha</w:t>
      </w:r>
      <w:r>
        <w:rPr>
          <w:rFonts w:ascii="Arial" w:hAnsi="Arial" w:eastAsia="Calibri" w:cs="Arial"/>
          <w:kern w:val="0"/>
          <w:sz w:val="28"/>
          <w:szCs w:val="28"/>
          <w14:ligatures w14:val="none"/>
        </w:rPr>
        <w:t>a</w:t>
      </w:r>
      <w:r w:rsidRPr="00D903E3">
        <w:rPr>
          <w:rFonts w:ascii="Arial" w:hAnsi="Arial" w:eastAsia="Calibri" w:cs="Arial"/>
          <w:kern w:val="0"/>
          <w:sz w:val="28"/>
          <w:szCs w:val="28"/>
          <w14:ligatures w14:val="none"/>
        </w:rPr>
        <w: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tiri</w:t>
      </w:r>
      <w:proofErr w:type="spellEnd"/>
      <w:r>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kutarisira</w:t>
      </w:r>
      <w:proofErr w:type="spellEnd"/>
      <w:r w:rsidRPr="00D903E3">
        <w:rPr>
          <w:rFonts w:ascii="Arial" w:hAnsi="Arial" w:eastAsia="Calibri" w:cs="Arial"/>
          <w:kern w:val="0"/>
          <w:sz w:val="28"/>
          <w:szCs w:val="28"/>
          <w14:ligatures w14:val="none"/>
        </w:rPr>
        <w:t xml:space="preserve"> chai…? </w:t>
      </w:r>
      <w:r w:rsidRPr="00D903E3">
        <w:rPr>
          <w:rFonts w:ascii="Arial" w:hAnsi="Arial" w:eastAsia="Calibri" w:cs="Arial"/>
          <w:kern w:val="0"/>
          <w:sz w:val="18"/>
          <w:szCs w:val="18"/>
          <w14:ligatures w14:val="none"/>
        </w:rPr>
        <w:t>[Congregation says, “</w:t>
      </w:r>
      <w:proofErr w:type="spellStart"/>
      <w:r w:rsidRPr="00D903E3">
        <w:rPr>
          <w:rFonts w:ascii="Arial" w:hAnsi="Arial" w:eastAsia="Calibri" w:cs="Arial"/>
          <w:kern w:val="0"/>
          <w:sz w:val="18"/>
          <w:szCs w:val="18"/>
          <w14:ligatures w14:val="none"/>
        </w:rPr>
        <w:t>chaizvo</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Gore </w:t>
      </w:r>
      <w:proofErr w:type="spellStart"/>
      <w:r w:rsidRPr="00D903E3">
        <w:rPr>
          <w:rFonts w:ascii="Arial" w:hAnsi="Arial" w:eastAsia="Calibri" w:cs="Arial"/>
          <w:kern w:val="0"/>
          <w:sz w:val="28"/>
          <w:szCs w:val="28"/>
          <w14:ligatures w14:val="none"/>
        </w:rPr>
        <w:t>rino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takawana</w:t>
      </w:r>
      <w:proofErr w:type="spellEnd"/>
      <w:r w:rsidRPr="00D903E3">
        <w:rPr>
          <w:rFonts w:ascii="Arial" w:hAnsi="Arial" w:eastAsia="Calibri" w:cs="Arial"/>
          <w:kern w:val="0"/>
          <w:sz w:val="28"/>
          <w:szCs w:val="28"/>
          <w14:ligatures w14:val="none"/>
        </w:rPr>
        <w:t xml:space="preserve"> planter </w:t>
      </w:r>
      <w:proofErr w:type="spellStart"/>
      <w:r w:rsidRPr="00D903E3">
        <w:rPr>
          <w:rFonts w:ascii="Arial" w:hAnsi="Arial" w:eastAsia="Calibri" w:cs="Arial"/>
          <w:kern w:val="0"/>
          <w:sz w:val="28"/>
          <w:szCs w:val="28"/>
          <w14:ligatures w14:val="none"/>
        </w:rPr>
        <w:t>nyowani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Tikawana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muromo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wegejo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munyowani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watakatenga</w:t>
      </w:r>
      <w:proofErr w:type="spellEnd"/>
      <w:r w:rsidRPr="00D903E3">
        <w:rPr>
          <w:rFonts w:ascii="Arial" w:hAnsi="Arial" w:eastAsia="Calibri" w:cs="Arial"/>
          <w:kern w:val="0"/>
          <w:sz w:val="28"/>
          <w:szCs w:val="28"/>
          <w14:ligatures w14:val="none"/>
        </w:rPr>
        <w:t xml:space="preserve">. </w:t>
      </w:r>
    </w:p>
    <w:p w:rsidRPr="00D903E3" w:rsidR="002B366F" w:rsidP="002B366F" w:rsidRDefault="002B366F" w14:paraId="7D26114D" w14:textId="77777777">
      <w:pPr>
        <w:tabs>
          <w:tab w:val="left" w:pos="7227"/>
        </w:tabs>
        <w:spacing w:line="259" w:lineRule="auto"/>
        <w:jc w:val="both"/>
        <w:rPr>
          <w:rFonts w:ascii="Arial" w:hAnsi="Arial" w:eastAsia="Calibri" w:cs="Arial"/>
          <w:kern w:val="0"/>
          <w:sz w:val="28"/>
          <w:szCs w:val="28"/>
          <w14:ligatures w14:val="none"/>
        </w:rPr>
      </w:pPr>
      <w:r w:rsidRPr="00FC5D4B">
        <w:rPr>
          <w:rFonts w:ascii="Arial" w:hAnsi="Arial" w:eastAsia="Calibri" w:cs="Arial"/>
          <w:kern w:val="0"/>
          <w:sz w:val="28"/>
          <w:szCs w:val="28"/>
          <w:vertAlign w:val="superscript"/>
          <w14:ligatures w14:val="none"/>
        </w:rPr>
        <w:t>22</w:t>
      </w:r>
      <w:r>
        <w:rPr>
          <w:rFonts w:ascii="Arial" w:hAnsi="Arial" w:eastAsia="Calibri" w:cs="Arial"/>
          <w:kern w:val="0"/>
          <w:sz w:val="28"/>
          <w:szCs w:val="28"/>
          <w:vertAlign w:val="superscript"/>
          <w14:ligatures w14:val="none"/>
        </w:rPr>
        <w:t xml:space="preserve"> </w:t>
      </w:r>
      <w:r w:rsidRPr="00D903E3">
        <w:rPr>
          <w:rFonts w:ascii="Arial" w:hAnsi="Arial" w:eastAsia="Calibri" w:cs="Arial"/>
          <w:kern w:val="0"/>
          <w:sz w:val="28"/>
          <w:szCs w:val="28"/>
          <w14:ligatures w14:val="none"/>
        </w:rPr>
        <w:t xml:space="preserve">Saka </w:t>
      </w:r>
      <w:proofErr w:type="spellStart"/>
      <w:r w:rsidRPr="00D903E3">
        <w:rPr>
          <w:rFonts w:ascii="Arial" w:hAnsi="Arial" w:eastAsia="Calibri" w:cs="Arial"/>
          <w:kern w:val="0"/>
          <w:sz w:val="28"/>
          <w:szCs w:val="28"/>
          <w14:ligatures w14:val="none"/>
        </w:rPr>
        <w:t>marimiro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acho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achatipfuurei</w:t>
      </w:r>
      <w:proofErr w:type="spellEnd"/>
      <w:r w:rsidRPr="00D903E3">
        <w:rPr>
          <w:rFonts w:ascii="Arial" w:hAnsi="Arial" w:eastAsia="Calibri" w:cs="Arial"/>
          <w:kern w:val="0"/>
          <w:sz w:val="28"/>
          <w:szCs w:val="28"/>
          <w14:ligatures w14:val="none"/>
        </w:rPr>
        <w:t xml:space="preserve"> gore </w:t>
      </w:r>
      <w:proofErr w:type="spellStart"/>
      <w:r w:rsidRPr="00D903E3">
        <w:rPr>
          <w:rFonts w:ascii="Arial" w:hAnsi="Arial" w:eastAsia="Calibri" w:cs="Arial"/>
          <w:kern w:val="0"/>
          <w:sz w:val="28"/>
          <w:szCs w:val="28"/>
          <w14:ligatures w14:val="none"/>
        </w:rPr>
        <w:t>raka</w:t>
      </w:r>
      <w:proofErr w:type="spellEnd"/>
      <w:r w:rsidRPr="00D903E3">
        <w:rPr>
          <w:rFonts w:ascii="Arial" w:hAnsi="Arial" w:eastAsia="Calibri" w:cs="Arial"/>
          <w:kern w:val="0"/>
          <w:sz w:val="28"/>
          <w:szCs w:val="28"/>
          <w14:ligatures w14:val="none"/>
        </w:rPr>
        <w:t>—</w:t>
      </w:r>
      <w:proofErr w:type="spellStart"/>
      <w:r w:rsidRPr="00D903E3">
        <w:rPr>
          <w:rFonts w:ascii="Arial" w:hAnsi="Arial" w:eastAsia="Calibri" w:cs="Arial"/>
          <w:kern w:val="0"/>
          <w:sz w:val="28"/>
          <w:szCs w:val="28"/>
          <w14:ligatures w14:val="none"/>
        </w:rPr>
        <w:t>rakapera</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28"/>
          <w:szCs w:val="28"/>
          <w14:ligatures w14:val="none"/>
        </w:rPr>
        <w:tab/>
      </w:r>
      <w:r w:rsidRPr="00D903E3">
        <w:rPr>
          <w:rFonts w:ascii="Arial" w:hAnsi="Arial" w:eastAsia="Calibri" w:cs="Arial"/>
          <w:kern w:val="0"/>
          <w:sz w:val="28"/>
          <w:szCs w:val="28"/>
          <w14:ligatures w14:val="none"/>
        </w:rPr>
        <w:t xml:space="preserve">Ende </w:t>
      </w:r>
      <w:proofErr w:type="spellStart"/>
      <w:r w:rsidRPr="00D903E3">
        <w:rPr>
          <w:rFonts w:ascii="Arial" w:hAnsi="Arial" w:eastAsia="Calibri" w:cs="Arial"/>
          <w:kern w:val="0"/>
          <w:sz w:val="28"/>
          <w:szCs w:val="28"/>
          <w14:ligatures w14:val="none"/>
        </w:rPr>
        <w:t>tirikutarisa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tikatanga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kunamatira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mvura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w:t>
      </w:r>
      <w:r>
        <w:rPr>
          <w:rFonts w:ascii="Arial" w:hAnsi="Arial" w:eastAsia="Calibri" w:cs="Arial"/>
          <w:kern w:val="0"/>
          <w:sz w:val="28"/>
          <w:szCs w:val="28"/>
          <w14:ligatures w14:val="none"/>
        </w:rPr>
        <w:t>e</w:t>
      </w:r>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ndi</w:t>
      </w:r>
      <w:r>
        <w:rPr>
          <w:rFonts w:ascii="Arial" w:hAnsi="Arial" w:eastAsia="Calibri" w:cs="Arial"/>
          <w:kern w:val="0"/>
          <w:sz w:val="28"/>
          <w:szCs w:val="28"/>
          <w14:ligatures w14:val="none"/>
        </w:rPr>
        <w:t>k</w:t>
      </w:r>
      <w:r w:rsidRPr="00D903E3">
        <w:rPr>
          <w:rFonts w:ascii="Arial" w:hAnsi="Arial" w:eastAsia="Calibri" w:cs="Arial"/>
          <w:kern w:val="0"/>
          <w:sz w:val="28"/>
          <w:szCs w:val="28"/>
          <w14:ligatures w14:val="none"/>
        </w:rPr>
        <w:t>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kurarama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kwedu</w:t>
      </w:r>
      <w:proofErr w:type="spellEnd"/>
      <w:r w:rsidRPr="00D903E3">
        <w:rPr>
          <w:rFonts w:ascii="Arial" w:hAnsi="Arial" w:eastAsia="Calibri" w:cs="Arial"/>
          <w:kern w:val="0"/>
          <w:sz w:val="28"/>
          <w:szCs w:val="28"/>
          <w14:ligatures w14:val="none"/>
        </w:rPr>
        <w:t xml:space="preserve">. Mwari </w:t>
      </w:r>
      <w:proofErr w:type="spellStart"/>
      <w:r w:rsidRPr="00D903E3">
        <w:rPr>
          <w:rFonts w:ascii="Arial" w:hAnsi="Arial" w:eastAsia="Calibri" w:cs="Arial"/>
          <w:kern w:val="0"/>
          <w:sz w:val="28"/>
          <w:szCs w:val="28"/>
          <w14:ligatures w14:val="none"/>
        </w:rPr>
        <w:t>anotiropafadza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kubudikidza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nemuzvirimwa</w:t>
      </w:r>
      <w:proofErr w:type="spellEnd"/>
      <w:r>
        <w:rPr>
          <w:rFonts w:ascii="Arial" w:hAnsi="Arial" w:eastAsia="Calibri" w:cs="Arial"/>
          <w:kern w:val="0"/>
          <w:sz w:val="28"/>
          <w:szCs w:val="28"/>
          <w14:ligatures w14:val="none"/>
        </w:rPr>
        <w:t>,</w:t>
      </w:r>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Pr>
          <w:rFonts w:ascii="Arial" w:hAnsi="Arial" w:eastAsia="Calibri" w:cs="Arial"/>
          <w:kern w:val="0"/>
          <w:sz w:val="18"/>
          <w:szCs w:val="18"/>
          <w14:ligatures w14:val="none"/>
        </w:rPr>
        <w:t>,</w:t>
      </w:r>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w:t>
      </w:r>
      <w:r w:rsidRPr="00D903E3">
        <w:rPr>
          <w:rFonts w:ascii="Arial" w:hAnsi="Arial" w:eastAsia="Calibri" w:cs="Arial"/>
          <w:kern w:val="0"/>
          <w:sz w:val="28"/>
          <w:szCs w:val="28"/>
          <w14:ligatures w14:val="none"/>
        </w:rPr>
        <w:t>emuzvipfuwo</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Heemeni</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Takawona</w:t>
      </w:r>
      <w:proofErr w:type="spellEnd"/>
      <w:r w:rsidRPr="00D903E3">
        <w:rPr>
          <w:rFonts w:ascii="Arial" w:hAnsi="Arial" w:eastAsia="Calibri" w:cs="Arial"/>
          <w:kern w:val="0"/>
          <w:sz w:val="28"/>
          <w:szCs w:val="28"/>
          <w14:ligatures w14:val="none"/>
        </w:rPr>
        <w:t xml:space="preserve"> pa last week’s message </w:t>
      </w:r>
      <w:proofErr w:type="spellStart"/>
      <w:r w:rsidRPr="00D903E3">
        <w:rPr>
          <w:rFonts w:ascii="Arial" w:hAnsi="Arial" w:eastAsia="Calibri" w:cs="Arial"/>
          <w:kern w:val="0"/>
          <w:sz w:val="28"/>
          <w:szCs w:val="28"/>
          <w14:ligatures w14:val="none"/>
        </w:rPr>
        <w:t>yedu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w:t>
      </w:r>
      <w:r w:rsidRPr="00D903E3">
        <w:rPr>
          <w:rFonts w:ascii="Arial" w:hAnsi="Arial" w:eastAsia="Calibri" w:cs="Arial"/>
          <w:kern w:val="0"/>
          <w:sz w:val="28"/>
          <w:szCs w:val="28"/>
          <w14:ligatures w14:val="none"/>
        </w:rPr>
        <w:t>urume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akanga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ainee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hw</w:t>
      </w:r>
      <w:r>
        <w:rPr>
          <w:rFonts w:ascii="Arial" w:hAnsi="Arial" w:eastAsia="Calibri" w:cs="Arial"/>
          <w:kern w:val="0"/>
          <w:sz w:val="28"/>
          <w:szCs w:val="28"/>
          <w14:ligatures w14:val="none"/>
        </w:rPr>
        <w:t>ai</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28"/>
          <w:szCs w:val="28"/>
          <w14:ligatures w14:val="none"/>
        </w:rPr>
        <w:t xml:space="preserve">seven thou…? </w:t>
      </w:r>
      <w:r w:rsidRPr="00D903E3">
        <w:rPr>
          <w:rFonts w:ascii="Arial" w:hAnsi="Arial" w:eastAsia="Calibri" w:cs="Arial"/>
          <w:kern w:val="0"/>
          <w:sz w:val="18"/>
          <w:szCs w:val="18"/>
          <w14:ligatures w14:val="none"/>
        </w:rPr>
        <w:t>[Congregation says, “seven thousand.”</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
    <w:p w:rsidRPr="005B6D6D" w:rsidR="002B366F" w:rsidP="002B366F" w:rsidRDefault="002B366F" w14:paraId="3872B514" w14:textId="77777777">
      <w:pPr>
        <w:tabs>
          <w:tab w:val="left" w:pos="7227"/>
        </w:tabs>
        <w:spacing w:line="259" w:lineRule="auto"/>
        <w:jc w:val="both"/>
        <w:rPr>
          <w:rFonts w:ascii="Arial" w:hAnsi="Arial" w:eastAsia="Calibri" w:cs="Arial"/>
          <w:kern w:val="0"/>
          <w:sz w:val="18"/>
          <w:szCs w:val="18"/>
          <w14:ligatures w14:val="none"/>
        </w:rPr>
      </w:pPr>
      <w:r w:rsidRPr="00FC5D4B">
        <w:rPr>
          <w:rFonts w:ascii="Arial" w:hAnsi="Arial" w:eastAsia="Calibri" w:cs="Arial"/>
          <w:kern w:val="0"/>
          <w:sz w:val="28"/>
          <w:szCs w:val="28"/>
          <w:vertAlign w:val="superscript"/>
          <w14:ligatures w14:val="none"/>
        </w:rPr>
        <w:t>23</w:t>
      </w:r>
      <w:r>
        <w:rPr>
          <w:rFonts w:ascii="Arial" w:hAnsi="Arial" w:eastAsia="Calibri" w:cs="Arial"/>
          <w:kern w:val="0"/>
          <w:sz w:val="28"/>
          <w:szCs w:val="28"/>
          <w:vertAlign w:val="superscript"/>
          <w14:ligatures w14:val="none"/>
        </w:rPr>
        <w:t xml:space="preserve"> </w:t>
      </w:r>
      <w:r w:rsidRPr="00D903E3">
        <w:rPr>
          <w:rFonts w:ascii="Arial" w:hAnsi="Arial" w:eastAsia="Calibri" w:cs="Arial"/>
          <w:kern w:val="0"/>
          <w:sz w:val="28"/>
          <w:szCs w:val="28"/>
          <w14:ligatures w14:val="none"/>
        </w:rPr>
        <w:t xml:space="preserve">Hanti’ </w:t>
      </w:r>
      <w:proofErr w:type="spellStart"/>
      <w:r w:rsidRPr="00D903E3">
        <w:rPr>
          <w:rFonts w:ascii="Arial" w:hAnsi="Arial" w:eastAsia="Calibri" w:cs="Arial"/>
          <w:kern w:val="0"/>
          <w:sz w:val="28"/>
          <w:szCs w:val="28"/>
          <w14:ligatures w14:val="none"/>
        </w:rPr>
        <w:t>takamuona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murume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aive</w:t>
      </w:r>
      <w:proofErr w:type="spellEnd"/>
      <w:r w:rsidRPr="00D903E3">
        <w:rPr>
          <w:rFonts w:ascii="Arial" w:hAnsi="Arial" w:eastAsia="Calibri" w:cs="Arial"/>
          <w:kern w:val="0"/>
          <w:sz w:val="28"/>
          <w:szCs w:val="28"/>
          <w14:ligatures w14:val="none"/>
        </w:rPr>
        <w:t xml:space="preserve"> me </w:t>
      </w:r>
      <w:proofErr w:type="spellStart"/>
      <w:r w:rsidRPr="00D903E3">
        <w:rPr>
          <w:rFonts w:ascii="Arial" w:hAnsi="Arial" w:eastAsia="Calibri" w:cs="Arial"/>
          <w:kern w:val="0"/>
          <w:sz w:val="28"/>
          <w:szCs w:val="28"/>
          <w14:ligatures w14:val="none"/>
        </w:rPr>
        <w:t>hwai</w:t>
      </w:r>
      <w:proofErr w:type="spellEnd"/>
      <w:r w:rsidRPr="00D903E3">
        <w:rPr>
          <w:rFonts w:ascii="Arial" w:hAnsi="Arial" w:eastAsia="Calibri" w:cs="Arial"/>
          <w:kern w:val="0"/>
          <w:sz w:val="28"/>
          <w:szCs w:val="28"/>
          <w14:ligatures w14:val="none"/>
        </w:rPr>
        <w:t xml:space="preserve"> seven thousand.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Ndiani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murume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uyu</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“Job.”</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Kureva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Jobho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waigona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kudya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hwai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imwe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chete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pazu</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sidRPr="00D903E3">
        <w:rPr>
          <w:rFonts w:ascii="Arial" w:hAnsi="Arial" w:eastAsia="Calibri" w:cs="Arial"/>
          <w:kern w:val="0"/>
          <w:sz w:val="18"/>
          <w:szCs w:val="18"/>
          <w14:ligatures w14:val="none"/>
        </w:rPr>
        <w:t>pazuva</w:t>
      </w:r>
      <w:proofErr w:type="spellEnd"/>
      <w:r w:rsidRPr="00D903E3">
        <w:rPr>
          <w:rFonts w:ascii="Arial" w:hAnsi="Arial" w:eastAsia="Calibri" w:cs="Arial"/>
          <w:kern w:val="0"/>
          <w:sz w:val="18"/>
          <w:szCs w:val="18"/>
          <w14:ligatures w14:val="none"/>
        </w:rPr>
        <w:t xml:space="preserve"> .”</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Akasazvi</w:t>
      </w:r>
      <w:proofErr w:type="spellEnd"/>
      <w:r w:rsidRPr="00D903E3">
        <w:rPr>
          <w:rFonts w:ascii="Arial" w:hAnsi="Arial" w:eastAsia="Calibri" w:cs="Arial"/>
          <w:kern w:val="0"/>
          <w:sz w:val="28"/>
          <w:szCs w:val="28"/>
          <w14:ligatures w14:val="none"/>
        </w:rPr>
        <w:t xml:space="preserve"> filler, </w:t>
      </w:r>
      <w:proofErr w:type="spellStart"/>
      <w:r w:rsidRPr="00D903E3">
        <w:rPr>
          <w:rFonts w:ascii="Arial" w:hAnsi="Arial" w:eastAsia="Calibri" w:cs="Arial"/>
          <w:kern w:val="0"/>
          <w:sz w:val="28"/>
          <w:szCs w:val="28"/>
          <w14:ligatures w14:val="none"/>
        </w:rPr>
        <w:t>nokuti</w:t>
      </w:r>
      <w:proofErr w:type="spellEnd"/>
      <w:r w:rsidRPr="00D903E3">
        <w:rPr>
          <w:rFonts w:ascii="Arial" w:hAnsi="Arial" w:eastAsia="Calibri" w:cs="Arial"/>
          <w:kern w:val="0"/>
          <w:sz w:val="28"/>
          <w:szCs w:val="28"/>
          <w14:ligatures w14:val="none"/>
        </w:rPr>
        <w:t xml:space="preserve"> seven thousand ka </w:t>
      </w:r>
      <w:proofErr w:type="spellStart"/>
      <w:r w:rsidRPr="00D903E3">
        <w:rPr>
          <w:rFonts w:ascii="Arial" w:hAnsi="Arial" w:eastAsia="Calibri" w:cs="Arial"/>
          <w:kern w:val="0"/>
          <w:sz w:val="28"/>
          <w:szCs w:val="28"/>
          <w14:ligatures w14:val="none"/>
        </w:rPr>
        <w:t>unongotora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tochingoti</w:t>
      </w:r>
      <w:proofErr w:type="spellEnd"/>
      <w:r w:rsidRPr="00D903E3">
        <w:rPr>
          <w:rFonts w:ascii="Arial" w:hAnsi="Arial" w:eastAsia="Calibri" w:cs="Arial"/>
          <w:kern w:val="0"/>
          <w:sz w:val="28"/>
          <w:szCs w:val="28"/>
          <w14:ligatures w14:val="none"/>
        </w:rPr>
        <w:t xml:space="preserve"> four hundred </w:t>
      </w:r>
      <w:proofErr w:type="spellStart"/>
      <w:r w:rsidRPr="00D903E3">
        <w:rPr>
          <w:rFonts w:ascii="Arial" w:hAnsi="Arial" w:eastAsia="Calibri" w:cs="Arial"/>
          <w:kern w:val="0"/>
          <w:sz w:val="28"/>
          <w:szCs w:val="28"/>
          <w14:ligatures w14:val="none"/>
        </w:rPr>
        <w:t>dzawatora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pagore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panosara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eeh</w:t>
      </w:r>
      <w:proofErr w:type="spellEnd"/>
      <w:r w:rsidRPr="00D903E3">
        <w:rPr>
          <w:rFonts w:ascii="Arial" w:hAnsi="Arial" w:eastAsia="Calibri" w:cs="Arial"/>
          <w:kern w:val="0"/>
          <w:sz w:val="28"/>
          <w:szCs w:val="28"/>
          <w14:ligatures w14:val="none"/>
        </w:rPr>
        <w:t xml:space="preserve"> six thousand. </w:t>
      </w:r>
      <w:r w:rsidRPr="00D903E3">
        <w:rPr>
          <w:rFonts w:ascii="Arial" w:hAnsi="Arial" w:eastAsia="Calibri" w:cs="Arial"/>
          <w:kern w:val="0"/>
          <w:sz w:val="18"/>
          <w:szCs w:val="18"/>
          <w14:ligatures w14:val="none"/>
        </w:rPr>
        <w:t>[Congregation says, “six hundred</w:t>
      </w:r>
      <w:r>
        <w:rPr>
          <w:rFonts w:ascii="Arial" w:hAnsi="Arial" w:eastAsia="Calibri" w:cs="Arial"/>
          <w:kern w:val="0"/>
          <w:sz w:val="18"/>
          <w:szCs w:val="18"/>
          <w14:ligatures w14:val="none"/>
        </w:rPr>
        <w:t>,</w:t>
      </w:r>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six hundred.</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Tochingoti</w:t>
      </w:r>
      <w:proofErr w:type="spellEnd"/>
      <w:r w:rsidRPr="00D903E3">
        <w:rPr>
          <w:rFonts w:ascii="Arial" w:hAnsi="Arial" w:eastAsia="Calibri" w:cs="Arial"/>
          <w:kern w:val="0"/>
          <w:sz w:val="28"/>
          <w:szCs w:val="28"/>
          <w14:ligatures w14:val="none"/>
        </w:rPr>
        <w:t xml:space="preserve"> pa six hundred </w:t>
      </w:r>
      <w:proofErr w:type="spellStart"/>
      <w:r w:rsidRPr="00D903E3">
        <w:rPr>
          <w:rFonts w:ascii="Arial" w:hAnsi="Arial" w:eastAsia="Calibri" w:cs="Arial"/>
          <w:kern w:val="0"/>
          <w:sz w:val="28"/>
          <w:szCs w:val="28"/>
          <w14:ligatures w14:val="none"/>
        </w:rPr>
        <w:t>chete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ndodzobereka</w:t>
      </w:r>
      <w:proofErr w:type="spellEnd"/>
      <w:r w:rsidRPr="00D903E3">
        <w:rPr>
          <w:rFonts w:ascii="Arial" w:hAnsi="Arial" w:eastAsia="Calibri" w:cs="Arial"/>
          <w:kern w:val="0"/>
          <w:sz w:val="28"/>
          <w:szCs w:val="28"/>
          <w14:ligatures w14:val="none"/>
        </w:rPr>
        <w:t xml:space="preserve"> gore </w:t>
      </w:r>
      <w:proofErr w:type="spellStart"/>
      <w:r w:rsidRPr="00D903E3">
        <w:rPr>
          <w:rFonts w:ascii="Arial" w:hAnsi="Arial" w:eastAsia="Calibri" w:cs="Arial"/>
          <w:kern w:val="0"/>
          <w:sz w:val="28"/>
          <w:szCs w:val="28"/>
          <w14:ligatures w14:val="none"/>
        </w:rPr>
        <w:t>iroro</w:t>
      </w:r>
      <w:proofErr w:type="spellEnd"/>
      <w:r w:rsidRPr="00D903E3">
        <w:rPr>
          <w:rFonts w:ascii="Arial" w:hAnsi="Arial" w:eastAsia="Calibri" w:cs="Arial"/>
          <w:kern w:val="0"/>
          <w:sz w:val="28"/>
          <w:szCs w:val="28"/>
          <w14:ligatures w14:val="none"/>
        </w:rPr>
        <w:t xml:space="preserve">. Seven thousand </w:t>
      </w:r>
      <w:proofErr w:type="spellStart"/>
      <w:r w:rsidRPr="00D903E3">
        <w:rPr>
          <w:rFonts w:ascii="Arial" w:hAnsi="Arial" w:eastAsia="Calibri" w:cs="Arial"/>
          <w:kern w:val="0"/>
          <w:sz w:val="28"/>
          <w:szCs w:val="28"/>
          <w14:ligatures w14:val="none"/>
        </w:rPr>
        <w:t>dzovhara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dzese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Hanti’moona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dz</w:t>
      </w:r>
      <w:r>
        <w:rPr>
          <w:rFonts w:ascii="Arial" w:hAnsi="Arial" w:eastAsia="Calibri" w:cs="Arial"/>
          <w:kern w:val="0"/>
          <w:sz w:val="28"/>
          <w:szCs w:val="28"/>
          <w14:ligatures w14:val="none"/>
        </w:rPr>
        <w:t>a</w:t>
      </w:r>
      <w:r w:rsidRPr="00D903E3">
        <w:rPr>
          <w:rFonts w:ascii="Arial" w:hAnsi="Arial" w:eastAsia="Calibri" w:cs="Arial"/>
          <w:kern w:val="0"/>
          <w:sz w:val="28"/>
          <w:szCs w:val="28"/>
          <w14:ligatures w14:val="none"/>
        </w:rPr>
        <w:t>dzokera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futi</w:t>
      </w:r>
      <w:proofErr w:type="spellEnd"/>
      <w:r w:rsidRPr="00D903E3">
        <w:rPr>
          <w:rFonts w:ascii="Arial" w:hAnsi="Arial" w:eastAsia="Calibri" w:cs="Arial"/>
          <w:kern w:val="0"/>
          <w:sz w:val="28"/>
          <w:szCs w:val="28"/>
          <w14:ligatures w14:val="none"/>
        </w:rPr>
        <w:t xml:space="preserve"> pa seven thousand.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But </w:t>
      </w:r>
      <w:proofErr w:type="spellStart"/>
      <w:r w:rsidRPr="00D903E3">
        <w:rPr>
          <w:rFonts w:ascii="Arial" w:hAnsi="Arial" w:eastAsia="Calibri" w:cs="Arial"/>
          <w:kern w:val="0"/>
          <w:sz w:val="28"/>
          <w:szCs w:val="28"/>
          <w14:ligatures w14:val="none"/>
        </w:rPr>
        <w:t>munofunga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ins w:author="Transcriber01 JHB" w:date="2025-08-26T08:44:00Z" w16du:dateUtc="2025-08-26T06:44:00Z" w:id="12">
        <w:r w:rsidRPr="00D903E3">
          <w:rPr>
            <w:rFonts w:ascii="Arial" w:hAnsi="Arial" w:eastAsia="Calibri" w:cs="Arial"/>
            <w:kern w:val="0"/>
            <w:sz w:val="28"/>
            <w:szCs w:val="28"/>
            <w14:ligatures w14:val="none"/>
          </w:rPr>
          <w:t xml:space="preserve"> </w:t>
        </w:r>
      </w:ins>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aiti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akauraya</w:t>
      </w:r>
      <w:proofErr w:type="spellEnd"/>
      <w:r w:rsidRPr="00D903E3">
        <w:rPr>
          <w:rFonts w:ascii="Arial" w:hAnsi="Arial" w:eastAsia="Calibri" w:cs="Arial"/>
          <w:kern w:val="0"/>
          <w:sz w:val="28"/>
          <w:szCs w:val="28"/>
          <w14:ligatures w14:val="none"/>
        </w:rPr>
        <w:t xml:space="preserve"> four hundred </w:t>
      </w:r>
      <w:proofErr w:type="spellStart"/>
      <w:r w:rsidRPr="00D903E3">
        <w:rPr>
          <w:rFonts w:ascii="Arial" w:hAnsi="Arial" w:eastAsia="Calibri" w:cs="Arial"/>
          <w:kern w:val="0"/>
          <w:sz w:val="28"/>
          <w:szCs w:val="28"/>
          <w14:ligatures w14:val="none"/>
        </w:rPr>
        <w:t>pagore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iroro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pobereka</w:t>
      </w:r>
      <w:proofErr w:type="spellEnd"/>
      <w:r w:rsidRPr="00D903E3">
        <w:rPr>
          <w:rFonts w:ascii="Arial" w:hAnsi="Arial" w:eastAsia="Calibri" w:cs="Arial"/>
          <w:kern w:val="0"/>
          <w:sz w:val="28"/>
          <w:szCs w:val="28"/>
          <w14:ligatures w14:val="none"/>
        </w:rPr>
        <w:t xml:space="preserve"> three thousand. </w:t>
      </w:r>
      <w:proofErr w:type="spellStart"/>
      <w:r w:rsidRPr="00D903E3">
        <w:rPr>
          <w:rFonts w:ascii="Arial" w:hAnsi="Arial" w:eastAsia="Calibri" w:cs="Arial"/>
          <w:kern w:val="0"/>
          <w:sz w:val="28"/>
          <w:szCs w:val="28"/>
          <w14:ligatures w14:val="none"/>
        </w:rPr>
        <w:t>Hazvina</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w:t>
      </w:r>
      <w:r>
        <w:rPr>
          <w:rFonts w:ascii="Arial" w:hAnsi="Arial" w:eastAsia="Calibri" w:cs="Arial"/>
          <w:kern w:val="0"/>
          <w:sz w:val="18"/>
          <w:szCs w:val="18"/>
          <w14:ligatures w14:val="none"/>
        </w:rPr>
        <w:t>Apostle claps once—ED</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zvazvachinja</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Vaitokwikwidzana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nekudzidya</w:t>
      </w:r>
      <w:proofErr w:type="spellEnd"/>
      <w:r w:rsidRPr="00D903E3">
        <w:rPr>
          <w:rFonts w:ascii="Arial" w:hAnsi="Arial" w:eastAsia="Calibri" w:cs="Arial"/>
          <w:kern w:val="0"/>
          <w:sz w:val="28"/>
          <w:szCs w:val="28"/>
          <w14:ligatures w14:val="none"/>
        </w:rPr>
        <w:t xml:space="preserve">, but hapana </w:t>
      </w:r>
      <w:proofErr w:type="spellStart"/>
      <w:r w:rsidRPr="00D903E3">
        <w:rPr>
          <w:rFonts w:ascii="Arial" w:hAnsi="Arial" w:eastAsia="Calibri" w:cs="Arial"/>
          <w:kern w:val="0"/>
          <w:sz w:val="28"/>
          <w:szCs w:val="28"/>
          <w14:ligatures w14:val="none"/>
        </w:rPr>
        <w:t>zvavaidii</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zvavaiita</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Mombe </w:t>
      </w:r>
      <w:proofErr w:type="spellStart"/>
      <w:r w:rsidRPr="00D903E3">
        <w:rPr>
          <w:rFonts w:ascii="Arial" w:hAnsi="Arial" w:eastAsia="Calibri" w:cs="Arial"/>
          <w:kern w:val="0"/>
          <w:sz w:val="28"/>
          <w:szCs w:val="28"/>
          <w14:ligatures w14:val="none"/>
        </w:rPr>
        <w:t>anga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aine</w:t>
      </w:r>
      <w:proofErr w:type="spellEnd"/>
      <w:r w:rsidRPr="00D903E3">
        <w:rPr>
          <w:rFonts w:ascii="Arial" w:hAnsi="Arial" w:eastAsia="Calibri" w:cs="Arial"/>
          <w:kern w:val="0"/>
          <w:sz w:val="28"/>
          <w:szCs w:val="28"/>
          <w14:ligatures w14:val="none"/>
        </w:rPr>
        <w:t xml:space="preserve"> five hundred </w:t>
      </w:r>
      <w:proofErr w:type="spellStart"/>
      <w:r w:rsidRPr="00D903E3">
        <w:rPr>
          <w:rFonts w:ascii="Arial" w:hAnsi="Arial" w:eastAsia="Calibri" w:cs="Arial"/>
          <w:kern w:val="0"/>
          <w:sz w:val="28"/>
          <w:szCs w:val="28"/>
          <w14:ligatures w14:val="none"/>
        </w:rPr>
        <w:t>mombe</w:t>
      </w:r>
      <w:proofErr w:type="spellEnd"/>
      <w:r>
        <w:rPr>
          <w:rFonts w:ascii="Arial" w:hAnsi="Arial" w:eastAsia="Calibri" w:cs="Arial"/>
          <w:kern w:val="0"/>
          <w:sz w:val="28"/>
          <w:szCs w:val="2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manje</w:t>
      </w:r>
      <w:proofErr w:type="spellEnd"/>
      <w:r w:rsidRPr="00D903E3">
        <w:rPr>
          <w:rFonts w:ascii="Arial" w:hAnsi="Arial" w:eastAsia="Calibri" w:cs="Arial"/>
          <w:kern w:val="0"/>
          <w:sz w:val="28"/>
          <w:szCs w:val="28"/>
          <w14:ligatures w14:val="none"/>
        </w:rPr>
        <w:t xml:space="preserve"> a family of Job which was ten people vanga </w:t>
      </w:r>
      <w:proofErr w:type="spellStart"/>
      <w:r w:rsidRPr="00D903E3">
        <w:rPr>
          <w:rFonts w:ascii="Arial" w:hAnsi="Arial" w:eastAsia="Calibri" w:cs="Arial"/>
          <w:kern w:val="0"/>
          <w:sz w:val="28"/>
          <w:szCs w:val="28"/>
          <w14:ligatures w14:val="none"/>
        </w:rPr>
        <w:t>vari</w:t>
      </w:r>
      <w:proofErr w:type="spellEnd"/>
      <w:r w:rsidRPr="00D903E3">
        <w:rPr>
          <w:rFonts w:ascii="Arial" w:hAnsi="Arial" w:eastAsia="Calibri" w:cs="Arial"/>
          <w:kern w:val="0"/>
          <w:sz w:val="28"/>
          <w:szCs w:val="28"/>
          <w14:ligatures w14:val="none"/>
        </w:rPr>
        <w:t xml:space="preserve"> ten </w:t>
      </w:r>
      <w:proofErr w:type="spellStart"/>
      <w:r w:rsidRPr="00D903E3">
        <w:rPr>
          <w:rFonts w:ascii="Arial" w:hAnsi="Arial" w:eastAsia="Calibri" w:cs="Arial"/>
          <w:kern w:val="0"/>
          <w:sz w:val="28"/>
          <w:szCs w:val="28"/>
          <w14:ligatures w14:val="none"/>
        </w:rPr>
        <w:t>handiti</w:t>
      </w:r>
      <w:proofErr w:type="spellEnd"/>
      <w:r w:rsidRPr="00D903E3">
        <w:rPr>
          <w:rFonts w:ascii="Arial" w:hAnsi="Arial" w:eastAsia="Calibri" w:cs="Arial"/>
          <w:kern w:val="0"/>
          <w:sz w:val="28"/>
          <w:szCs w:val="28"/>
          <w14:ligatures w14:val="none"/>
        </w:rPr>
        <w:t xml:space="preserve">? He had seven sons and three daughters </w:t>
      </w:r>
      <w:proofErr w:type="spellStart"/>
      <w:r w:rsidRPr="00D903E3">
        <w:rPr>
          <w:rFonts w:ascii="Arial" w:hAnsi="Arial" w:eastAsia="Calibri" w:cs="Arial"/>
          <w:kern w:val="0"/>
          <w:sz w:val="28"/>
          <w:szCs w:val="28"/>
          <w14:ligatures w14:val="none"/>
        </w:rPr>
        <w:t>ndizvoka</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Then </w:t>
      </w:r>
      <w:proofErr w:type="spellStart"/>
      <w:r w:rsidRPr="00D903E3">
        <w:rPr>
          <w:rFonts w:ascii="Arial" w:hAnsi="Arial" w:eastAsia="Calibri" w:cs="Arial"/>
          <w:kern w:val="0"/>
          <w:sz w:val="28"/>
          <w:szCs w:val="28"/>
          <w14:ligatures w14:val="none"/>
        </w:rPr>
        <w:t>ivo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varimukadzi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nemui</w:t>
      </w:r>
      <w:proofErr w:type="spellEnd"/>
      <w:r w:rsidRPr="00D903E3">
        <w:rPr>
          <w:rFonts w:ascii="Arial" w:hAnsi="Arial" w:eastAsia="Calibri" w:cs="Arial"/>
          <w:kern w:val="0"/>
          <w:sz w:val="28"/>
          <w:szCs w:val="28"/>
          <w14:ligatures w14:val="none"/>
        </w:rPr>
        <w:t>…</w:t>
      </w:r>
      <w:r>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ne</w:t>
      </w:r>
      <w:r>
        <w:rPr>
          <w:rFonts w:ascii="Arial" w:hAnsi="Arial" w:eastAsia="Calibri" w:cs="Arial"/>
          <w:kern w:val="0"/>
          <w:sz w:val="28"/>
          <w:szCs w:val="28"/>
          <w14:ligatures w14:val="none"/>
        </w:rPr>
        <w:t>m</w:t>
      </w:r>
      <w:r w:rsidRPr="00D903E3">
        <w:rPr>
          <w:rFonts w:ascii="Arial" w:hAnsi="Arial" w:eastAsia="Calibri" w:cs="Arial"/>
          <w:kern w:val="0"/>
          <w:sz w:val="28"/>
          <w:szCs w:val="28"/>
          <w14:ligatures w14:val="none"/>
        </w:rPr>
        <w:t>urume</w:t>
      </w:r>
      <w:proofErr w:type="spellEnd"/>
      <w:r w:rsidRPr="00D903E3">
        <w:rPr>
          <w:rFonts w:ascii="Arial" w:hAnsi="Arial" w:eastAsia="Calibri" w:cs="Arial"/>
          <w:kern w:val="0"/>
          <w:sz w:val="28"/>
          <w:szCs w:val="28"/>
          <w14:ligatures w14:val="none"/>
        </w:rPr>
        <w:t xml:space="preserve"> then ne household. </w:t>
      </w:r>
    </w:p>
    <w:p w:rsidRPr="00D903E3" w:rsidR="002B366F" w:rsidP="002B366F" w:rsidRDefault="002B366F" w14:paraId="23998EB8" w14:textId="77777777">
      <w:pPr>
        <w:tabs>
          <w:tab w:val="left" w:pos="7227"/>
        </w:tabs>
        <w:spacing w:line="259" w:lineRule="auto"/>
        <w:jc w:val="both"/>
        <w:rPr>
          <w:rFonts w:ascii="Arial" w:hAnsi="Arial" w:eastAsia="Calibri" w:cs="Arial"/>
          <w:kern w:val="0"/>
          <w:sz w:val="28"/>
          <w:szCs w:val="28"/>
          <w14:ligatures w14:val="none"/>
        </w:rPr>
      </w:pPr>
      <w:r w:rsidRPr="00BD148E">
        <w:rPr>
          <w:rFonts w:ascii="Arial" w:hAnsi="Arial" w:eastAsia="Calibri" w:cs="Arial"/>
          <w:kern w:val="0"/>
          <w:sz w:val="28"/>
          <w:szCs w:val="28"/>
          <w:vertAlign w:val="superscript"/>
          <w14:ligatures w14:val="none"/>
        </w:rPr>
        <w:t>24</w:t>
      </w:r>
      <w:r>
        <w:rPr>
          <w:rFonts w:ascii="Arial" w:hAnsi="Arial" w:eastAsia="Calibri" w:cs="Arial"/>
          <w:kern w:val="0"/>
          <w:sz w:val="28"/>
          <w:szCs w:val="28"/>
          <w:vertAlign w:val="superscript"/>
          <w14:ligatures w14:val="none"/>
        </w:rPr>
        <w:t xml:space="preserve"> </w:t>
      </w:r>
      <w:proofErr w:type="spellStart"/>
      <w:r w:rsidRPr="00D903E3">
        <w:rPr>
          <w:rFonts w:ascii="Arial" w:hAnsi="Arial" w:eastAsia="Calibri" w:cs="Arial"/>
          <w:kern w:val="0"/>
          <w:sz w:val="28"/>
          <w:szCs w:val="28"/>
          <w14:ligatures w14:val="none"/>
        </w:rPr>
        <w:t>Vakau</w:t>
      </w:r>
      <w:r>
        <w:rPr>
          <w:rFonts w:ascii="Arial" w:hAnsi="Arial" w:eastAsia="Calibri" w:cs="Arial"/>
          <w:kern w:val="0"/>
          <w:sz w:val="28"/>
          <w:szCs w:val="28"/>
          <w14:ligatures w14:val="none"/>
        </w:rPr>
        <w:t>ra</w:t>
      </w:r>
      <w:r w:rsidRPr="00D903E3">
        <w:rPr>
          <w:rFonts w:ascii="Arial" w:hAnsi="Arial" w:eastAsia="Calibri" w:cs="Arial"/>
          <w:kern w:val="0"/>
          <w:sz w:val="28"/>
          <w:szCs w:val="28"/>
          <w14:ligatures w14:val="none"/>
        </w:rPr>
        <w:t>ya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mombe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yaichovha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zvisingadii</w:t>
      </w:r>
      <w:proofErr w:type="spellEnd"/>
      <w:r w:rsidRPr="00D903E3">
        <w:rPr>
          <w:rFonts w:ascii="Arial" w:hAnsi="Arial" w:eastAsia="Calibri" w:cs="Arial"/>
          <w:kern w:val="0"/>
          <w:sz w:val="28"/>
          <w:szCs w:val="28"/>
          <w14:ligatures w14:val="none"/>
        </w:rPr>
        <w:t>…?</w:t>
      </w:r>
      <w:r w:rsidRPr="00D903E3">
        <w:rPr>
          <w:rFonts w:ascii="Arial" w:hAnsi="Arial" w:eastAsia="Calibri" w:cs="Arial"/>
          <w:kern w:val="0"/>
          <w:sz w:val="18"/>
          <w:szCs w:val="18"/>
          <w14:ligatures w14:val="none"/>
        </w:rPr>
        <w:t xml:space="preserve"> [Congregation says, “</w:t>
      </w:r>
      <w:proofErr w:type="spellStart"/>
      <w:r>
        <w:rPr>
          <w:rFonts w:ascii="Arial" w:hAnsi="Arial" w:eastAsia="Calibri" w:cs="Arial"/>
          <w:kern w:val="0"/>
          <w:sz w:val="18"/>
          <w:szCs w:val="18"/>
          <w14:ligatures w14:val="none"/>
        </w:rPr>
        <w:t>zvisingaite</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Vakadonhedza</w:t>
      </w:r>
      <w:proofErr w:type="spellEnd"/>
      <w:r w:rsidRPr="00D903E3">
        <w:rPr>
          <w:rFonts w:ascii="Arial" w:hAnsi="Arial" w:eastAsia="Calibri" w:cs="Arial"/>
          <w:kern w:val="0"/>
          <w:sz w:val="28"/>
          <w:szCs w:val="28"/>
          <w14:ligatures w14:val="none"/>
        </w:rPr>
        <w:t xml:space="preserve"> one </w:t>
      </w:r>
      <w:proofErr w:type="spellStart"/>
      <w:r w:rsidRPr="00D903E3">
        <w:rPr>
          <w:rFonts w:ascii="Arial" w:hAnsi="Arial" w:eastAsia="Calibri" w:cs="Arial"/>
          <w:kern w:val="0"/>
          <w:sz w:val="28"/>
          <w:szCs w:val="28"/>
          <w14:ligatures w14:val="none"/>
        </w:rPr>
        <w:t>mombe</w:t>
      </w:r>
      <w:proofErr w:type="spellEnd"/>
      <w:r w:rsidRPr="00D903E3">
        <w:rPr>
          <w:rFonts w:ascii="Arial" w:hAnsi="Arial" w:eastAsia="Calibri" w:cs="Arial"/>
          <w:kern w:val="0"/>
          <w:sz w:val="28"/>
          <w:szCs w:val="28"/>
          <w14:ligatures w14:val="none"/>
        </w:rPr>
        <w:t xml:space="preserve">, two weeks </w:t>
      </w:r>
      <w:proofErr w:type="spellStart"/>
      <w:r w:rsidRPr="00D903E3">
        <w:rPr>
          <w:rFonts w:ascii="Arial" w:hAnsi="Arial" w:eastAsia="Calibri" w:cs="Arial"/>
          <w:kern w:val="0"/>
          <w:sz w:val="28"/>
          <w:szCs w:val="28"/>
          <w14:ligatures w14:val="none"/>
        </w:rPr>
        <w:t>vainayo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Zvino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vaibva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mombe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voti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hwai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aaah</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pamwe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nengarikuni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pamuso</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sidRPr="00D903E3">
        <w:rPr>
          <w:rFonts w:ascii="Arial" w:hAnsi="Arial" w:eastAsia="Calibri" w:cs="Arial"/>
          <w:kern w:val="0"/>
          <w:sz w:val="18"/>
          <w:szCs w:val="18"/>
          <w14:ligatures w14:val="none"/>
        </w:rPr>
        <w:t>pamusoro</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w:t>
      </w:r>
      <w:r w:rsidRPr="00D903E3">
        <w:rPr>
          <w:rFonts w:ascii="Arial" w:hAnsi="Arial" w:eastAsia="Calibri" w:cs="Arial"/>
          <w:kern w:val="0"/>
          <w:sz w:val="28"/>
          <w:szCs w:val="28"/>
          <w14:ligatures w14:val="none"/>
        </w:rPr>
        <w:t>anhu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vainzi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vakapfuma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kare</w:t>
      </w:r>
      <w:proofErr w:type="spellEnd"/>
      <w:r>
        <w:rPr>
          <w:rFonts w:ascii="Arial" w:hAnsi="Arial" w:eastAsia="Calibri" w:cs="Arial"/>
          <w:kern w:val="0"/>
          <w:sz w:val="28"/>
          <w:szCs w:val="28"/>
          <w14:ligatures w14:val="none"/>
        </w:rPr>
        <w:t>—</w:t>
      </w:r>
      <w:proofErr w:type="spellStart"/>
      <w:r w:rsidRPr="00D903E3">
        <w:rPr>
          <w:rFonts w:ascii="Arial" w:hAnsi="Arial" w:eastAsia="Calibri" w:cs="Arial"/>
          <w:kern w:val="0"/>
          <w:sz w:val="28"/>
          <w:szCs w:val="28"/>
          <w14:ligatures w14:val="none"/>
        </w:rPr>
        <w:t>kare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vaipfuma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nezvipfuwo</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Ndopfuma</w:t>
      </w:r>
      <w:proofErr w:type="spellEnd"/>
      <w:r w:rsidRPr="00D903E3">
        <w:rPr>
          <w:rFonts w:ascii="Arial" w:hAnsi="Arial" w:eastAsia="Calibri" w:cs="Arial"/>
          <w:kern w:val="0"/>
          <w:sz w:val="28"/>
          <w:szCs w:val="28"/>
          <w14:ligatures w14:val="none"/>
        </w:rPr>
        <w:t xml:space="preserve"> chai…? </w:t>
      </w:r>
      <w:r w:rsidRPr="00D903E3">
        <w:rPr>
          <w:rFonts w:ascii="Arial" w:hAnsi="Arial" w:eastAsia="Calibri" w:cs="Arial"/>
          <w:kern w:val="0"/>
          <w:sz w:val="18"/>
          <w:szCs w:val="18"/>
          <w14:ligatures w14:val="none"/>
        </w:rPr>
        <w:t>[Congregation says, “chaiyo.”</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Now we have learnt that when you saw the dollar become </w:t>
      </w:r>
      <w:proofErr w:type="spellStart"/>
      <w:r w:rsidRPr="00D903E3">
        <w:rPr>
          <w:rFonts w:ascii="Arial" w:hAnsi="Arial" w:eastAsia="Calibri" w:cs="Arial"/>
          <w:kern w:val="0"/>
          <w:sz w:val="28"/>
          <w:szCs w:val="28"/>
          <w14:ligatures w14:val="none"/>
        </w:rPr>
        <w:t>ba</w:t>
      </w:r>
      <w:proofErr w:type="spellEnd"/>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bankrupt </w:t>
      </w:r>
      <w:r w:rsidRPr="00D903E3">
        <w:rPr>
          <w:rFonts w:ascii="Arial" w:hAnsi="Arial" w:eastAsia="Calibri" w:cs="Arial"/>
          <w:kern w:val="0"/>
          <w:sz w:val="28"/>
          <w:szCs w:val="28"/>
          <w14:ligatures w14:val="none"/>
        </w:rPr>
        <w:t xml:space="preserve"> Zimbabwe became bankrupt and the dollar became moneyless, valueless, until un—</w:t>
      </w:r>
      <w:proofErr w:type="spellStart"/>
      <w:r w:rsidRPr="00D903E3">
        <w:rPr>
          <w:rFonts w:ascii="Arial" w:hAnsi="Arial" w:eastAsia="Calibri" w:cs="Arial"/>
          <w:kern w:val="0"/>
          <w:sz w:val="28"/>
          <w:szCs w:val="28"/>
          <w14:ligatures w14:val="none"/>
        </w:rPr>
        <w:t>noona</w:t>
      </w:r>
      <w:proofErr w:type="spellEnd"/>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B</w:t>
      </w:r>
      <w:r w:rsidRPr="00D903E3">
        <w:rPr>
          <w:rFonts w:ascii="Arial" w:hAnsi="Arial" w:eastAsia="Calibri" w:cs="Arial"/>
          <w:kern w:val="0"/>
          <w:sz w:val="28"/>
          <w:szCs w:val="28"/>
          <w14:ligatures w14:val="none"/>
        </w:rPr>
        <w:t xml:space="preserve">eira </w:t>
      </w:r>
      <w:r>
        <w:rPr>
          <w:rFonts w:ascii="Arial" w:hAnsi="Arial" w:eastAsia="Calibri" w:cs="Arial"/>
          <w:kern w:val="0"/>
          <w:sz w:val="28"/>
          <w:szCs w:val="28"/>
          <w14:ligatures w14:val="none"/>
        </w:rPr>
        <w:t>C</w:t>
      </w:r>
      <w:r w:rsidRPr="00D903E3">
        <w:rPr>
          <w:rFonts w:ascii="Arial" w:hAnsi="Arial" w:eastAsia="Calibri" w:cs="Arial"/>
          <w:kern w:val="0"/>
          <w:sz w:val="28"/>
          <w:szCs w:val="28"/>
          <w14:ligatures w14:val="none"/>
        </w:rPr>
        <w:t xml:space="preserve">heque </w:t>
      </w:r>
      <w:proofErr w:type="spellStart"/>
      <w:r w:rsidRPr="00D903E3">
        <w:rPr>
          <w:rFonts w:ascii="Arial" w:hAnsi="Arial" w:eastAsia="Calibri" w:cs="Arial"/>
          <w:kern w:val="0"/>
          <w:sz w:val="28"/>
          <w:szCs w:val="28"/>
          <w14:ligatures w14:val="none"/>
        </w:rPr>
        <w:t>rakadonhera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apa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anodi</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sidRPr="00D903E3">
        <w:rPr>
          <w:rFonts w:ascii="Arial" w:hAnsi="Arial" w:eastAsia="Calibri" w:cs="Arial"/>
          <w:kern w:val="0"/>
          <w:sz w:val="18"/>
          <w:szCs w:val="18"/>
          <w14:ligatures w14:val="none"/>
        </w:rPr>
        <w:t>anorinonga</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
    <w:p w:rsidRPr="00D903E3" w:rsidR="002B366F" w:rsidP="002B366F" w:rsidRDefault="002B366F" w14:paraId="5504E323" w14:textId="77777777">
      <w:pPr>
        <w:tabs>
          <w:tab w:val="left" w:pos="7227"/>
        </w:tabs>
        <w:spacing w:line="259" w:lineRule="auto"/>
        <w:jc w:val="both"/>
        <w:rPr>
          <w:rFonts w:ascii="Arial" w:hAnsi="Arial" w:eastAsia="Calibri" w:cs="Arial"/>
          <w:kern w:val="0"/>
          <w:sz w:val="28"/>
          <w:szCs w:val="28"/>
          <w14:ligatures w14:val="none"/>
        </w:rPr>
      </w:pPr>
      <w:r w:rsidRPr="005F1DE4">
        <w:rPr>
          <w:rFonts w:ascii="Arial" w:hAnsi="Arial" w:eastAsia="Calibri" w:cs="Arial"/>
          <w:kern w:val="0"/>
          <w:sz w:val="28"/>
          <w:szCs w:val="28"/>
          <w:vertAlign w:val="superscript"/>
          <w14:ligatures w14:val="none"/>
        </w:rPr>
        <w:t>25</w:t>
      </w:r>
      <w:r>
        <w:rPr>
          <w:rFonts w:ascii="Arial" w:hAnsi="Arial" w:eastAsia="Calibri" w:cs="Arial"/>
          <w:kern w:val="0"/>
          <w:sz w:val="28"/>
          <w:szCs w:val="28"/>
          <w:vertAlign w:val="superscript"/>
          <w14:ligatures w14:val="none"/>
        </w:rPr>
        <w:t xml:space="preserve"> </w:t>
      </w:r>
      <w:r w:rsidRPr="00D903E3">
        <w:rPr>
          <w:rFonts w:ascii="Arial" w:hAnsi="Arial" w:eastAsia="Calibri" w:cs="Arial"/>
          <w:kern w:val="0"/>
          <w:sz w:val="28"/>
          <w:szCs w:val="28"/>
          <w14:ligatures w14:val="none"/>
        </w:rPr>
        <w:t xml:space="preserve">But </w:t>
      </w:r>
      <w:proofErr w:type="spellStart"/>
      <w:r w:rsidRPr="00D903E3">
        <w:rPr>
          <w:rFonts w:ascii="Arial" w:hAnsi="Arial" w:eastAsia="Calibri" w:cs="Arial"/>
          <w:kern w:val="0"/>
          <w:sz w:val="28"/>
          <w:szCs w:val="28"/>
          <w14:ligatures w14:val="none"/>
        </w:rPr>
        <w:t>mbudzi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panguva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iyoyo</w:t>
      </w:r>
      <w:proofErr w:type="spellEnd"/>
      <w:r w:rsidRPr="00D903E3">
        <w:rPr>
          <w:rFonts w:ascii="Arial" w:hAnsi="Arial" w:eastAsia="Calibri" w:cs="Arial"/>
          <w:kern w:val="0"/>
          <w:sz w:val="28"/>
          <w:szCs w:val="28"/>
          <w14:ligatures w14:val="none"/>
        </w:rPr>
        <w:t xml:space="preserve"> pane </w:t>
      </w:r>
      <w:proofErr w:type="spellStart"/>
      <w:r w:rsidRPr="00D903E3">
        <w:rPr>
          <w:rFonts w:ascii="Arial" w:hAnsi="Arial" w:eastAsia="Calibri" w:cs="Arial"/>
          <w:kern w:val="0"/>
          <w:sz w:val="28"/>
          <w:szCs w:val="28"/>
          <w14:ligatures w14:val="none"/>
        </w:rPr>
        <w:t>musi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unomuka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mbudzi</w:t>
      </w:r>
      <w:proofErr w:type="spellEnd"/>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isina</w:t>
      </w:r>
      <w:proofErr w:type="spellEnd"/>
      <w:r>
        <w:rPr>
          <w:rFonts w:ascii="Arial" w:hAnsi="Arial" w:eastAsia="Calibri" w:cs="Arial"/>
          <w:kern w:val="0"/>
          <w:sz w:val="28"/>
          <w:szCs w:val="28"/>
          <w14:ligatures w14:val="none"/>
        </w:rPr>
        <w:t xml:space="preserve"> value?</w:t>
      </w:r>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[Bother laughs and says, “</w:t>
      </w:r>
      <w:proofErr w:type="spellStart"/>
      <w:r w:rsidRPr="00D903E3">
        <w:rPr>
          <w:rFonts w:ascii="Arial" w:hAnsi="Arial" w:eastAsia="Calibri" w:cs="Arial"/>
          <w:kern w:val="0"/>
          <w:sz w:val="18"/>
          <w:szCs w:val="18"/>
          <w14:ligatures w14:val="none"/>
        </w:rPr>
        <w:t>hayaya</w:t>
      </w:r>
      <w:proofErr w:type="spellEnd"/>
      <w:r w:rsidRPr="00D903E3">
        <w:rPr>
          <w:rFonts w:ascii="Arial" w:hAnsi="Arial" w:eastAsia="Calibri" w:cs="Arial"/>
          <w:kern w:val="0"/>
          <w:sz w:val="18"/>
          <w:szCs w:val="18"/>
          <w14:ligatures w14:val="none"/>
        </w:rPr>
        <w:t xml:space="preserve"> kana,” congregation laughs—ED</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Muri</w:t>
      </w:r>
      <w:r>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kuzvionaka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pfuma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inoramba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iri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yakanzi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naMwari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ndiyo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chii</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sidRPr="00D903E3">
        <w:rPr>
          <w:rFonts w:ascii="Arial" w:hAnsi="Arial" w:eastAsia="Calibri" w:cs="Arial"/>
          <w:kern w:val="0"/>
          <w:sz w:val="18"/>
          <w:szCs w:val="18"/>
          <w14:ligatures w14:val="none"/>
        </w:rPr>
        <w:t>pfuma</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Tingaita</w:t>
      </w:r>
      <w:proofErr w:type="spellEnd"/>
      <w:r w:rsidRPr="00D903E3">
        <w:rPr>
          <w:rFonts w:ascii="Arial" w:hAnsi="Arial" w:eastAsia="Calibri" w:cs="Arial"/>
          <w:kern w:val="0"/>
          <w:sz w:val="28"/>
          <w:szCs w:val="28"/>
          <w14:ligatures w14:val="none"/>
        </w:rPr>
        <w:t xml:space="preserve"> Amen here </w:t>
      </w:r>
      <w:proofErr w:type="spellStart"/>
      <w:r w:rsidRPr="00D903E3">
        <w:rPr>
          <w:rFonts w:ascii="Arial" w:hAnsi="Arial" w:eastAsia="Calibri" w:cs="Arial"/>
          <w:kern w:val="0"/>
          <w:sz w:val="28"/>
          <w:szCs w:val="28"/>
          <w14:ligatures w14:val="none"/>
        </w:rPr>
        <w:t>ipapo</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Ehe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mombe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haimuk</w:t>
      </w:r>
      <w:r>
        <w:rPr>
          <w:rFonts w:ascii="Arial" w:hAnsi="Arial" w:eastAsia="Calibri" w:cs="Arial"/>
          <w:kern w:val="0"/>
          <w:sz w:val="28"/>
          <w:szCs w:val="28"/>
          <w14:ligatures w14:val="none"/>
        </w:rPr>
        <w:t>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kuseni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ichinzi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nhasi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mombe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haisisina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basa</w:t>
      </w:r>
      <w:proofErr w:type="spellEnd"/>
      <w:r w:rsidRPr="00D903E3">
        <w:rPr>
          <w:rFonts w:ascii="Arial" w:hAnsi="Arial" w:eastAsia="Calibri" w:cs="Arial"/>
          <w:kern w:val="0"/>
          <w:sz w:val="28"/>
          <w:szCs w:val="28"/>
          <w14:ligatures w14:val="none"/>
        </w:rPr>
        <w:t xml:space="preserve">. Hapana </w:t>
      </w:r>
      <w:proofErr w:type="spellStart"/>
      <w:r w:rsidRPr="00D903E3">
        <w:rPr>
          <w:rFonts w:ascii="Arial" w:hAnsi="Arial" w:eastAsia="Calibri" w:cs="Arial"/>
          <w:kern w:val="0"/>
          <w:sz w:val="28"/>
          <w:szCs w:val="28"/>
          <w14:ligatures w14:val="none"/>
        </w:rPr>
        <w:t>pamunoti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mombe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ingashaya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munhu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anoiba</w:t>
      </w:r>
      <w:proofErr w:type="spellEnd"/>
      <w:r w:rsidRPr="00D903E3">
        <w:rPr>
          <w:rFonts w:ascii="Arial" w:hAnsi="Arial" w:eastAsia="Calibri" w:cs="Arial"/>
          <w:kern w:val="0"/>
          <w:sz w:val="28"/>
          <w:szCs w:val="28"/>
          <w14:ligatures w14:val="none"/>
        </w:rPr>
        <w:t xml:space="preserve">. Mombe </w:t>
      </w:r>
      <w:proofErr w:type="spellStart"/>
      <w:r w:rsidRPr="00D903E3">
        <w:rPr>
          <w:rFonts w:ascii="Arial" w:hAnsi="Arial" w:eastAsia="Calibri" w:cs="Arial"/>
          <w:kern w:val="0"/>
          <w:sz w:val="28"/>
          <w:szCs w:val="28"/>
          <w14:ligatures w14:val="none"/>
        </w:rPr>
        <w:t>inogara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yakadaro</w:t>
      </w:r>
      <w:proofErr w:type="spellEnd"/>
      <w:r w:rsidRPr="00D903E3">
        <w:rPr>
          <w:rFonts w:ascii="Arial" w:hAnsi="Arial" w:eastAsia="Calibri" w:cs="Arial"/>
          <w:kern w:val="0"/>
          <w:sz w:val="28"/>
          <w:szCs w:val="28"/>
          <w14:ligatures w14:val="none"/>
        </w:rPr>
        <w:t xml:space="preserve">, but </w:t>
      </w:r>
      <w:proofErr w:type="spellStart"/>
      <w:r w:rsidRPr="00D903E3">
        <w:rPr>
          <w:rFonts w:ascii="Arial" w:hAnsi="Arial" w:eastAsia="Calibri" w:cs="Arial"/>
          <w:kern w:val="0"/>
          <w:sz w:val="28"/>
          <w:szCs w:val="28"/>
          <w14:ligatures w14:val="none"/>
        </w:rPr>
        <w:t>Bheira</w:t>
      </w:r>
      <w:proofErr w:type="spellEnd"/>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C</w:t>
      </w:r>
      <w:r w:rsidRPr="00D903E3">
        <w:rPr>
          <w:rFonts w:ascii="Arial" w:hAnsi="Arial" w:eastAsia="Calibri" w:cs="Arial"/>
          <w:kern w:val="0"/>
          <w:sz w:val="28"/>
          <w:szCs w:val="28"/>
          <w14:ligatures w14:val="none"/>
        </w:rPr>
        <w:t xml:space="preserve">heque </w:t>
      </w:r>
      <w:proofErr w:type="spellStart"/>
      <w:r w:rsidRPr="00D903E3">
        <w:rPr>
          <w:rFonts w:ascii="Arial" w:hAnsi="Arial" w:eastAsia="Calibri" w:cs="Arial"/>
          <w:kern w:val="0"/>
          <w:sz w:val="28"/>
          <w:szCs w:val="28"/>
          <w14:ligatures w14:val="none"/>
        </w:rPr>
        <w:t>rakashaya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munhu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akarinhonga</w:t>
      </w:r>
      <w:proofErr w:type="spellEnd"/>
      <w:r w:rsidRPr="00D903E3">
        <w:rPr>
          <w:rFonts w:ascii="Arial" w:hAnsi="Arial" w:eastAsia="Calibri" w:cs="Arial"/>
          <w:kern w:val="0"/>
          <w:sz w:val="28"/>
          <w:szCs w:val="28"/>
          <w14:ligatures w14:val="none"/>
        </w:rPr>
        <w:t xml:space="preserve"> mu road.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p>
    <w:p w:rsidRPr="00D903E3" w:rsidR="002B366F" w:rsidP="002B366F" w:rsidRDefault="002B366F" w14:paraId="378A9BB1" w14:textId="77777777">
      <w:pPr>
        <w:tabs>
          <w:tab w:val="left" w:pos="7227"/>
        </w:tabs>
        <w:spacing w:line="259" w:lineRule="auto"/>
        <w:jc w:val="both"/>
        <w:rPr>
          <w:rFonts w:ascii="Arial" w:hAnsi="Arial" w:eastAsia="Calibri" w:cs="Arial"/>
          <w:kern w:val="0"/>
          <w:sz w:val="28"/>
          <w:szCs w:val="28"/>
          <w14:ligatures w14:val="none"/>
        </w:rPr>
      </w:pPr>
      <w:r w:rsidRPr="0076088E">
        <w:rPr>
          <w:rFonts w:ascii="Arial" w:hAnsi="Arial" w:eastAsia="Calibri" w:cs="Arial"/>
          <w:kern w:val="0"/>
          <w:sz w:val="28"/>
          <w:szCs w:val="28"/>
          <w:vertAlign w:val="superscript"/>
          <w14:ligatures w14:val="none"/>
        </w:rPr>
        <w:t>26</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Iyezvino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unovhura</w:t>
      </w:r>
      <w:proofErr w:type="spellEnd"/>
      <w:r w:rsidRPr="00D903E3">
        <w:rPr>
          <w:rFonts w:ascii="Arial" w:hAnsi="Arial" w:eastAsia="Calibri" w:cs="Arial"/>
          <w:kern w:val="0"/>
          <w:sz w:val="28"/>
          <w:szCs w:val="28"/>
          <w14:ligatures w14:val="none"/>
        </w:rPr>
        <w:t xml:space="preserve"> drawer so </w:t>
      </w:r>
      <w:proofErr w:type="spellStart"/>
      <w:r w:rsidRPr="00D903E3">
        <w:rPr>
          <w:rFonts w:ascii="Arial" w:hAnsi="Arial" w:eastAsia="Calibri" w:cs="Arial"/>
          <w:kern w:val="0"/>
          <w:sz w:val="28"/>
          <w:szCs w:val="28"/>
          <w14:ligatures w14:val="none"/>
        </w:rPr>
        <w:t>yakazara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nema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Bheira</w:t>
      </w:r>
      <w:proofErr w:type="spellEnd"/>
      <w:r w:rsidRPr="00D903E3">
        <w:rPr>
          <w:rFonts w:ascii="Arial" w:hAnsi="Arial" w:eastAsia="Calibri" w:cs="Arial"/>
          <w:kern w:val="0"/>
          <w:sz w:val="28"/>
          <w:szCs w:val="28"/>
          <w14:ligatures w14:val="none"/>
        </w:rPr>
        <w:t xml:space="preserve"> cheque hapana kana one </w:t>
      </w:r>
      <w:proofErr w:type="spellStart"/>
      <w:r w:rsidRPr="00D903E3">
        <w:rPr>
          <w:rFonts w:ascii="Arial" w:hAnsi="Arial" w:eastAsia="Calibri" w:cs="Arial"/>
          <w:kern w:val="0"/>
          <w:sz w:val="28"/>
          <w:szCs w:val="28"/>
          <w14:ligatures w14:val="none"/>
        </w:rPr>
        <w:t>anoribata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mumba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ma</w:t>
      </w:r>
      <w:r>
        <w:rPr>
          <w:rFonts w:ascii="Arial" w:hAnsi="Arial" w:eastAsia="Calibri" w:cs="Arial"/>
          <w:kern w:val="0"/>
          <w:sz w:val="28"/>
          <w:szCs w:val="28"/>
          <w14:ligatures w14:val="none"/>
        </w:rPr>
        <w:t>ngu</w:t>
      </w:r>
      <w:proofErr w:type="spellEnd"/>
      <w:r w:rsidRPr="00D903E3">
        <w:rPr>
          <w:rFonts w:ascii="Arial" w:hAnsi="Arial" w:eastAsia="Calibri" w:cs="Arial"/>
          <w:kern w:val="0"/>
          <w:sz w:val="28"/>
          <w:szCs w:val="28"/>
          <w14:ligatures w14:val="none"/>
        </w:rPr>
        <w:t>.</w:t>
      </w:r>
      <w:r w:rsidRPr="00D903E3">
        <w:rPr>
          <w:rFonts w:ascii="Arial" w:hAnsi="Arial" w:eastAsia="Calibri" w:cs="Arial"/>
          <w:kern w:val="0"/>
          <w:sz w:val="18"/>
          <w:szCs w:val="18"/>
          <w14:ligatures w14:val="none"/>
        </w:rPr>
        <w:t xml:space="preserve"> [Apostle claps his hands five times—ED</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But pane piece </w:t>
      </w:r>
      <w:proofErr w:type="spellStart"/>
      <w:r w:rsidRPr="00D903E3">
        <w:rPr>
          <w:rFonts w:ascii="Arial" w:hAnsi="Arial" w:eastAsia="Calibri" w:cs="Arial"/>
          <w:kern w:val="0"/>
          <w:sz w:val="28"/>
          <w:szCs w:val="28"/>
          <w14:ligatures w14:val="none"/>
        </w:rPr>
        <w:t>yenyama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vanotora</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Saka </w:t>
      </w:r>
      <w:proofErr w:type="spellStart"/>
      <w:r w:rsidRPr="00D903E3">
        <w:rPr>
          <w:rFonts w:ascii="Arial" w:hAnsi="Arial" w:eastAsia="Calibri" w:cs="Arial"/>
          <w:kern w:val="0"/>
          <w:sz w:val="28"/>
          <w:szCs w:val="28"/>
          <w14:ligatures w14:val="none"/>
        </w:rPr>
        <w:t>pfuma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taiziva</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Tirikuti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dai</w:t>
      </w:r>
      <w:proofErr w:type="spellEnd"/>
      <w:r w:rsidRPr="00D903E3">
        <w:rPr>
          <w:rFonts w:ascii="Arial" w:hAnsi="Arial" w:eastAsia="Calibri" w:cs="Arial"/>
          <w:kern w:val="0"/>
          <w:sz w:val="28"/>
          <w:szCs w:val="28"/>
          <w14:ligatures w14:val="none"/>
        </w:rPr>
        <w:t xml:space="preserve"> Mwari </w:t>
      </w:r>
      <w:proofErr w:type="spellStart"/>
      <w:r w:rsidRPr="00D903E3">
        <w:rPr>
          <w:rFonts w:ascii="Arial" w:hAnsi="Arial" w:eastAsia="Calibri" w:cs="Arial"/>
          <w:kern w:val="0"/>
          <w:sz w:val="28"/>
          <w:szCs w:val="28"/>
          <w14:ligatures w14:val="none"/>
        </w:rPr>
        <w:t>akatiitira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nyasha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tikaziva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izvozvo</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Mu</w:t>
      </w:r>
      <w:r w:rsidRPr="00D903E3">
        <w:rPr>
          <w:rFonts w:ascii="Arial" w:hAnsi="Arial" w:eastAsia="Calibri" w:cs="Arial"/>
          <w:kern w:val="0"/>
          <w:sz w:val="28"/>
          <w:szCs w:val="28"/>
          <w14:ligatures w14:val="none"/>
        </w:rPr>
        <w:t>mwe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ne</w:t>
      </w:r>
      <w:r>
        <w:rPr>
          <w:rFonts w:ascii="Arial" w:hAnsi="Arial" w:eastAsia="Calibri" w:cs="Arial"/>
          <w:kern w:val="0"/>
          <w:sz w:val="28"/>
          <w:szCs w:val="28"/>
          <w14:ligatures w14:val="none"/>
        </w:rPr>
        <w:t>m</w:t>
      </w:r>
      <w:r w:rsidRPr="00D903E3">
        <w:rPr>
          <w:rFonts w:ascii="Arial" w:hAnsi="Arial" w:eastAsia="Calibri" w:cs="Arial"/>
          <w:kern w:val="0"/>
          <w:sz w:val="28"/>
          <w:szCs w:val="28"/>
          <w14:ligatures w14:val="none"/>
        </w:rPr>
        <w:t>umwe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wedu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akakwanisa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ane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mhuri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yake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uwane</w:t>
      </w:r>
      <w:proofErr w:type="spellEnd"/>
      <w:r w:rsidRPr="00D903E3">
        <w:rPr>
          <w:rFonts w:ascii="Arial" w:hAnsi="Arial" w:eastAsia="Calibri" w:cs="Arial"/>
          <w:kern w:val="0"/>
          <w:sz w:val="28"/>
          <w:szCs w:val="28"/>
          <w14:ligatures w14:val="none"/>
        </w:rPr>
        <w:t xml:space="preserve"> ka portion </w:t>
      </w:r>
      <w:proofErr w:type="spellStart"/>
      <w:r w:rsidRPr="00D903E3">
        <w:rPr>
          <w:rFonts w:ascii="Arial" w:hAnsi="Arial" w:eastAsia="Calibri" w:cs="Arial"/>
          <w:kern w:val="0"/>
          <w:sz w:val="28"/>
          <w:szCs w:val="28"/>
          <w14:ligatures w14:val="none"/>
        </w:rPr>
        <w:t>kaunoita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huku</w:t>
      </w:r>
      <w:proofErr w:type="spellEnd"/>
      <w:r w:rsidRPr="00D903E3">
        <w:rPr>
          <w:rFonts w:ascii="Arial" w:hAnsi="Arial" w:eastAsia="Calibri" w:cs="Arial"/>
          <w:kern w:val="0"/>
          <w:sz w:val="28"/>
          <w:szCs w:val="28"/>
          <w14:ligatures w14:val="none"/>
        </w:rPr>
        <w:t xml:space="preserve">, ka portion </w:t>
      </w:r>
      <w:proofErr w:type="spellStart"/>
      <w:r w:rsidRPr="00D903E3">
        <w:rPr>
          <w:rFonts w:ascii="Arial" w:hAnsi="Arial" w:eastAsia="Calibri" w:cs="Arial"/>
          <w:kern w:val="0"/>
          <w:sz w:val="28"/>
          <w:szCs w:val="28"/>
          <w14:ligatures w14:val="none"/>
        </w:rPr>
        <w:t>kaunoita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mbudzi</w:t>
      </w:r>
      <w:proofErr w:type="spellEnd"/>
      <w:r w:rsidRPr="00D903E3">
        <w:rPr>
          <w:rFonts w:ascii="Arial" w:hAnsi="Arial" w:eastAsia="Calibri" w:cs="Arial"/>
          <w:kern w:val="0"/>
          <w:sz w:val="28"/>
          <w:szCs w:val="28"/>
          <w14:ligatures w14:val="none"/>
        </w:rPr>
        <w:t xml:space="preserve">, ka portion </w:t>
      </w:r>
      <w:proofErr w:type="spellStart"/>
      <w:r w:rsidRPr="00D903E3">
        <w:rPr>
          <w:rFonts w:ascii="Arial" w:hAnsi="Arial" w:eastAsia="Calibri" w:cs="Arial"/>
          <w:kern w:val="0"/>
          <w:sz w:val="28"/>
          <w:szCs w:val="28"/>
          <w14:ligatures w14:val="none"/>
        </w:rPr>
        <w:t>kaunoita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mangarikuni</w:t>
      </w:r>
      <w:proofErr w:type="spellEnd"/>
      <w:r w:rsidRPr="00D903E3">
        <w:rPr>
          <w:rFonts w:ascii="Arial" w:hAnsi="Arial" w:eastAsia="Calibri" w:cs="Arial"/>
          <w:kern w:val="0"/>
          <w:sz w:val="28"/>
          <w:szCs w:val="28"/>
          <w14:ligatures w14:val="none"/>
        </w:rPr>
        <w:t xml:space="preserve">, ka portion </w:t>
      </w:r>
      <w:proofErr w:type="spellStart"/>
      <w:r w:rsidRPr="00D903E3">
        <w:rPr>
          <w:rFonts w:ascii="Arial" w:hAnsi="Arial" w:eastAsia="Calibri" w:cs="Arial"/>
          <w:kern w:val="0"/>
          <w:sz w:val="28"/>
          <w:szCs w:val="28"/>
          <w14:ligatures w14:val="none"/>
        </w:rPr>
        <w:t>kaunoita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nyama</w:t>
      </w:r>
      <w:proofErr w:type="spellEnd"/>
      <w:r>
        <w:rPr>
          <w:rFonts w:ascii="Arial" w:hAnsi="Arial" w:eastAsia="Calibri" w:cs="Arial"/>
          <w:kern w:val="0"/>
          <w:sz w:val="28"/>
          <w:szCs w:val="28"/>
          <w14:ligatures w14:val="none"/>
        </w:rPr>
        <w:t>—</w:t>
      </w:r>
      <w:proofErr w:type="spellStart"/>
      <w:r w:rsidRPr="00D903E3">
        <w:rPr>
          <w:rFonts w:ascii="Arial" w:hAnsi="Arial" w:eastAsia="Calibri" w:cs="Arial"/>
          <w:kern w:val="0"/>
          <w:sz w:val="28"/>
          <w:szCs w:val="28"/>
          <w14:ligatures w14:val="none"/>
        </w:rPr>
        <w:t>huku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dzemazai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pfuma</w:t>
      </w:r>
      <w:proofErr w:type="spellEnd"/>
      <w:r w:rsidRPr="00D903E3">
        <w:rPr>
          <w:rFonts w:ascii="Arial" w:hAnsi="Arial" w:eastAsia="Calibri" w:cs="Arial"/>
          <w:kern w:val="0"/>
          <w:sz w:val="28"/>
          <w:szCs w:val="28"/>
          <w14:ligatures w14:val="none"/>
        </w:rPr>
        <w:t xml:space="preserve"> chaiyo </w:t>
      </w:r>
      <w:proofErr w:type="spellStart"/>
      <w:r w:rsidRPr="00D903E3">
        <w:rPr>
          <w:rFonts w:ascii="Arial" w:hAnsi="Arial" w:eastAsia="Calibri" w:cs="Arial"/>
          <w:kern w:val="0"/>
          <w:sz w:val="28"/>
          <w:szCs w:val="28"/>
          <w14:ligatures w14:val="none"/>
        </w:rPr>
        <w:t>chaiyo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huku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dziripa</w:t>
      </w:r>
      <w:proofErr w:type="spellEnd"/>
      <w:r w:rsidRPr="00D903E3">
        <w:rPr>
          <w:rFonts w:ascii="Arial" w:hAnsi="Arial" w:eastAsia="Calibri" w:cs="Arial"/>
          <w:kern w:val="0"/>
          <w:sz w:val="28"/>
          <w:szCs w:val="28"/>
          <w14:ligatures w14:val="none"/>
        </w:rPr>
        <w:t xml:space="preserve"> yard, </w:t>
      </w:r>
      <w:proofErr w:type="spellStart"/>
      <w:r w:rsidRPr="00D903E3">
        <w:rPr>
          <w:rFonts w:ascii="Arial" w:hAnsi="Arial" w:eastAsia="Calibri" w:cs="Arial"/>
          <w:kern w:val="0"/>
          <w:sz w:val="28"/>
          <w:szCs w:val="28"/>
          <w14:ligatures w14:val="none"/>
        </w:rPr>
        <w:t>mbudzi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kwete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mari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iri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w:t>
      </w:r>
      <w:proofErr w:type="spellEnd"/>
      <w:r w:rsidRPr="00D903E3">
        <w:rPr>
          <w:rFonts w:ascii="Arial" w:hAnsi="Arial" w:eastAsia="Calibri" w:cs="Arial"/>
          <w:kern w:val="0"/>
          <w:sz w:val="28"/>
          <w:szCs w:val="28"/>
          <w14:ligatures w14:val="none"/>
        </w:rPr>
        <w:t xml:space="preserve"> bank. </w:t>
      </w:r>
    </w:p>
    <w:p w:rsidRPr="00D903E3" w:rsidR="002B366F" w:rsidP="002B366F" w:rsidRDefault="002B366F" w14:paraId="5B83B74E" w14:textId="77777777">
      <w:pPr>
        <w:tabs>
          <w:tab w:val="left" w:pos="7227"/>
        </w:tabs>
        <w:spacing w:line="259" w:lineRule="auto"/>
        <w:jc w:val="both"/>
        <w:rPr>
          <w:rFonts w:ascii="Arial" w:hAnsi="Arial" w:eastAsia="Calibri" w:cs="Arial"/>
          <w:kern w:val="0"/>
          <w:sz w:val="28"/>
          <w:szCs w:val="28"/>
          <w14:ligatures w14:val="none"/>
        </w:rPr>
      </w:pPr>
      <w:r w:rsidRPr="00BC7750">
        <w:rPr>
          <w:rFonts w:ascii="Arial" w:hAnsi="Arial" w:eastAsia="Calibri" w:cs="Arial"/>
          <w:kern w:val="0"/>
          <w:sz w:val="28"/>
          <w:szCs w:val="28"/>
          <w:vertAlign w:val="superscript"/>
          <w14:ligatures w14:val="none"/>
        </w:rPr>
        <w:t>27</w:t>
      </w:r>
      <w:r>
        <w:rPr>
          <w:rFonts w:ascii="Arial" w:hAnsi="Arial" w:eastAsia="Calibri" w:cs="Arial"/>
          <w:kern w:val="0"/>
          <w:sz w:val="28"/>
          <w:szCs w:val="28"/>
          <w:vertAlign w:val="superscript"/>
          <w14:ligatures w14:val="none"/>
        </w:rPr>
        <w:t xml:space="preserve"> </w:t>
      </w:r>
      <w:proofErr w:type="spellStart"/>
      <w:r w:rsidRPr="00D903E3">
        <w:rPr>
          <w:rFonts w:ascii="Arial" w:hAnsi="Arial" w:eastAsia="Calibri" w:cs="Arial"/>
          <w:kern w:val="0"/>
          <w:sz w:val="28"/>
          <w:szCs w:val="28"/>
          <w14:ligatures w14:val="none"/>
        </w:rPr>
        <w:t>Takadzidza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unomuka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kuseni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mari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iyoyo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isisa</w:t>
      </w:r>
      <w:r>
        <w:rPr>
          <w:rFonts w:ascii="Arial" w:hAnsi="Arial" w:eastAsia="Calibri" w:cs="Arial"/>
          <w:kern w:val="0"/>
          <w:sz w:val="28"/>
          <w:szCs w:val="28"/>
          <w14:ligatures w14:val="none"/>
        </w:rPr>
        <w:t>reve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chii</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sidRPr="00D903E3">
        <w:rPr>
          <w:rFonts w:ascii="Arial" w:hAnsi="Arial" w:eastAsia="Calibri" w:cs="Arial"/>
          <w:kern w:val="0"/>
          <w:sz w:val="18"/>
          <w:szCs w:val="18"/>
          <w14:ligatures w14:val="none"/>
        </w:rPr>
        <w:t>chinhu</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Unomuka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w:t>
      </w:r>
      <w:proofErr w:type="spellEnd"/>
      <w:r w:rsidRPr="00D903E3">
        <w:rPr>
          <w:rFonts w:ascii="Arial" w:hAnsi="Arial" w:eastAsia="Calibri" w:cs="Arial"/>
          <w:kern w:val="0"/>
          <w:sz w:val="28"/>
          <w:szCs w:val="28"/>
          <w14:ligatures w14:val="none"/>
        </w:rPr>
        <w:t xml:space="preserve"> bank </w:t>
      </w:r>
      <w:proofErr w:type="spellStart"/>
      <w:r w:rsidRPr="00D903E3">
        <w:rPr>
          <w:rFonts w:ascii="Arial" w:hAnsi="Arial" w:eastAsia="Calibri" w:cs="Arial"/>
          <w:kern w:val="0"/>
          <w:sz w:val="28"/>
          <w:szCs w:val="28"/>
          <w14:ligatures w14:val="none"/>
        </w:rPr>
        <w:t>zvonzi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mari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yako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haichareva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chinhu</w:t>
      </w:r>
      <w:proofErr w:type="spellEnd"/>
      <w:r w:rsidRPr="00D903E3">
        <w:rPr>
          <w:rFonts w:ascii="Arial" w:hAnsi="Arial" w:eastAsia="Calibri" w:cs="Arial"/>
          <w:kern w:val="0"/>
          <w:sz w:val="28"/>
          <w:szCs w:val="28"/>
          <w14:ligatures w14:val="none"/>
        </w:rPr>
        <w:t>.</w:t>
      </w:r>
    </w:p>
    <w:p w:rsidRPr="00D903E3" w:rsidR="002B366F" w:rsidP="002B366F" w:rsidRDefault="002B366F" w14:paraId="671C1BA7" w14:textId="77777777">
      <w:pPr>
        <w:tabs>
          <w:tab w:val="left" w:pos="7227"/>
        </w:tabs>
        <w:spacing w:line="259" w:lineRule="auto"/>
        <w:jc w:val="both"/>
        <w:rPr>
          <w:rFonts w:ascii="Arial" w:hAnsi="Arial" w:eastAsia="Calibri" w:cs="Arial"/>
          <w:kern w:val="0"/>
          <w:sz w:val="28"/>
          <w:szCs w:val="28"/>
          <w14:ligatures w14:val="none"/>
        </w:rPr>
      </w:pPr>
      <w:r w:rsidRPr="00D903E3">
        <w:rPr>
          <w:rFonts w:ascii="Arial" w:hAnsi="Arial" w:eastAsia="Calibri" w:cs="Arial"/>
          <w:kern w:val="0"/>
          <w:sz w:val="28"/>
          <w:szCs w:val="28"/>
          <w14:ligatures w14:val="none"/>
        </w:rPr>
        <w:t>“</w:t>
      </w:r>
      <w:proofErr w:type="spellStart"/>
      <w:r w:rsidRPr="00D903E3">
        <w:rPr>
          <w:rFonts w:ascii="Arial" w:hAnsi="Arial" w:eastAsia="Calibri" w:cs="Arial"/>
          <w:kern w:val="0"/>
          <w:sz w:val="28"/>
          <w:szCs w:val="28"/>
          <w14:ligatures w14:val="none"/>
        </w:rPr>
        <w:t>Ndine</w:t>
      </w:r>
      <w:proofErr w:type="spellEnd"/>
      <w:r w:rsidRPr="00D903E3">
        <w:rPr>
          <w:rFonts w:ascii="Arial" w:hAnsi="Arial" w:eastAsia="Calibri" w:cs="Arial"/>
          <w:kern w:val="0"/>
          <w:sz w:val="28"/>
          <w:szCs w:val="28"/>
          <w14:ligatures w14:val="none"/>
        </w:rPr>
        <w:t xml:space="preserve"> one trillion.” </w:t>
      </w:r>
    </w:p>
    <w:p w:rsidRPr="00D903E3" w:rsidR="002B366F" w:rsidP="002B366F" w:rsidRDefault="002B366F" w14:paraId="3C5DBA39" w14:textId="77777777">
      <w:pPr>
        <w:tabs>
          <w:tab w:val="left" w:pos="7227"/>
        </w:tabs>
        <w:spacing w:line="259" w:lineRule="auto"/>
        <w:jc w:val="both"/>
        <w:rPr>
          <w:rFonts w:ascii="Arial" w:hAnsi="Arial" w:eastAsia="Calibri" w:cs="Arial"/>
          <w:kern w:val="0"/>
          <w:sz w:val="28"/>
          <w:szCs w:val="28"/>
          <w14:ligatures w14:val="none"/>
        </w:rPr>
      </w:pPr>
      <w:proofErr w:type="spellStart"/>
      <w:r w:rsidRPr="00D903E3">
        <w:rPr>
          <w:rFonts w:ascii="Arial" w:hAnsi="Arial" w:eastAsia="Calibri" w:cs="Arial"/>
          <w:kern w:val="0"/>
          <w:sz w:val="28"/>
          <w:szCs w:val="28"/>
          <w14:ligatures w14:val="none"/>
        </w:rPr>
        <w:t>Zvonzi</w:t>
      </w:r>
      <w:proofErr w:type="spellEnd"/>
      <w:r w:rsidRPr="00D903E3">
        <w:rPr>
          <w:rFonts w:ascii="Arial" w:hAnsi="Arial" w:eastAsia="Calibri" w:cs="Arial"/>
          <w:kern w:val="0"/>
          <w:sz w:val="28"/>
          <w:szCs w:val="28"/>
          <w14:ligatures w14:val="none"/>
        </w:rPr>
        <w:t>, “</w:t>
      </w:r>
      <w:proofErr w:type="spellStart"/>
      <w:r w:rsidRPr="00D903E3">
        <w:rPr>
          <w:rFonts w:ascii="Arial" w:hAnsi="Arial" w:eastAsia="Calibri" w:cs="Arial"/>
          <w:kern w:val="0"/>
          <w:sz w:val="28"/>
          <w:szCs w:val="28"/>
          <w14:ligatures w14:val="none"/>
        </w:rPr>
        <w:t>Ehe</w:t>
      </w:r>
      <w:proofErr w:type="spellEnd"/>
      <w:r w:rsidRPr="00D903E3">
        <w:rPr>
          <w:rFonts w:ascii="Arial" w:hAnsi="Arial" w:eastAsia="Calibri" w:cs="Arial"/>
          <w:kern w:val="0"/>
          <w:sz w:val="28"/>
          <w:szCs w:val="28"/>
          <w14:ligatures w14:val="none"/>
        </w:rPr>
        <w:t xml:space="preserve"> one trillion </w:t>
      </w:r>
      <w:proofErr w:type="spellStart"/>
      <w:r w:rsidRPr="00D903E3">
        <w:rPr>
          <w:rFonts w:ascii="Arial" w:hAnsi="Arial" w:eastAsia="Calibri" w:cs="Arial"/>
          <w:kern w:val="0"/>
          <w:sz w:val="28"/>
          <w:szCs w:val="28"/>
          <w14:ligatures w14:val="none"/>
        </w:rPr>
        <w:t>iyoyo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haitengi</w:t>
      </w:r>
      <w:proofErr w:type="spellEnd"/>
      <w:r w:rsidRPr="00D903E3">
        <w:rPr>
          <w:rFonts w:ascii="Arial" w:hAnsi="Arial" w:eastAsia="Calibri" w:cs="Arial"/>
          <w:kern w:val="0"/>
          <w:sz w:val="28"/>
          <w:szCs w:val="28"/>
          <w14:ligatures w14:val="none"/>
        </w:rPr>
        <w:t xml:space="preserve"> kana </w:t>
      </w:r>
      <w:proofErr w:type="spellStart"/>
      <w:r w:rsidRPr="00D903E3">
        <w:rPr>
          <w:rFonts w:ascii="Arial" w:hAnsi="Arial" w:eastAsia="Calibri" w:cs="Arial"/>
          <w:kern w:val="0"/>
          <w:sz w:val="28"/>
          <w:szCs w:val="28"/>
          <w14:ligatures w14:val="none"/>
        </w:rPr>
        <w:t>imba</w:t>
      </w:r>
      <w:proofErr w:type="spellEnd"/>
      <w:r w:rsidRPr="00D903E3">
        <w:rPr>
          <w:rFonts w:ascii="Arial" w:hAnsi="Arial" w:eastAsia="Calibri" w:cs="Arial"/>
          <w:kern w:val="0"/>
          <w:sz w:val="28"/>
          <w:szCs w:val="28"/>
          <w14:ligatures w14:val="none"/>
        </w:rPr>
        <w:t>.”</w:t>
      </w:r>
    </w:p>
    <w:p w:rsidRPr="00D903E3" w:rsidR="002B366F" w:rsidP="002B366F" w:rsidRDefault="002B366F" w14:paraId="72BDED67" w14:textId="77777777">
      <w:pPr>
        <w:tabs>
          <w:tab w:val="left" w:pos="7227"/>
        </w:tabs>
        <w:spacing w:line="259" w:lineRule="auto"/>
        <w:jc w:val="both"/>
        <w:rPr>
          <w:rFonts w:ascii="Arial" w:hAnsi="Arial" w:eastAsia="Calibri" w:cs="Arial"/>
          <w:kern w:val="0"/>
          <w:sz w:val="28"/>
          <w:szCs w:val="28"/>
          <w14:ligatures w14:val="none"/>
        </w:rPr>
      </w:pPr>
      <w:r w:rsidRPr="00D903E3">
        <w:rPr>
          <w:rFonts w:ascii="Arial" w:hAnsi="Arial" w:eastAsia="Calibri" w:cs="Arial"/>
          <w:kern w:val="0"/>
          <w:sz w:val="28"/>
          <w:szCs w:val="28"/>
          <w14:ligatures w14:val="none"/>
        </w:rPr>
        <w:t xml:space="preserve">“Saka </w:t>
      </w:r>
      <w:proofErr w:type="spellStart"/>
      <w:r w:rsidRPr="00D903E3">
        <w:rPr>
          <w:rFonts w:ascii="Arial" w:hAnsi="Arial" w:eastAsia="Calibri" w:cs="Arial"/>
          <w:kern w:val="0"/>
          <w:sz w:val="28"/>
          <w:szCs w:val="28"/>
          <w14:ligatures w14:val="none"/>
        </w:rPr>
        <w:t>mati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ndodyei</w:t>
      </w:r>
      <w:proofErr w:type="spellEnd"/>
      <w:r w:rsidRPr="00D903E3">
        <w:rPr>
          <w:rFonts w:ascii="Arial" w:hAnsi="Arial" w:eastAsia="Calibri" w:cs="Arial"/>
          <w:kern w:val="0"/>
          <w:sz w:val="28"/>
          <w:szCs w:val="28"/>
          <w14:ligatures w14:val="none"/>
        </w:rPr>
        <w:t>”</w:t>
      </w:r>
    </w:p>
    <w:p w:rsidRPr="00D903E3" w:rsidR="002B366F" w:rsidP="002B366F" w:rsidRDefault="002B366F" w14:paraId="7B497A4E" w14:textId="77777777">
      <w:pPr>
        <w:tabs>
          <w:tab w:val="left" w:pos="7227"/>
        </w:tabs>
        <w:spacing w:line="259" w:lineRule="auto"/>
        <w:jc w:val="both"/>
        <w:rPr>
          <w:rFonts w:ascii="Arial" w:hAnsi="Arial" w:eastAsia="Calibri" w:cs="Arial"/>
          <w:kern w:val="0"/>
          <w:sz w:val="28"/>
          <w:szCs w:val="28"/>
          <w14:ligatures w14:val="none"/>
        </w:rPr>
      </w:pPr>
      <w:r w:rsidRPr="00D903E3">
        <w:rPr>
          <w:rFonts w:ascii="Arial" w:hAnsi="Arial" w:eastAsia="Calibri" w:cs="Arial"/>
          <w:kern w:val="0"/>
          <w:sz w:val="28"/>
          <w:szCs w:val="28"/>
          <w14:ligatures w14:val="none"/>
        </w:rPr>
        <w:t>Voti, “</w:t>
      </w:r>
      <w:proofErr w:type="spellStart"/>
      <w:r w:rsidRPr="00D903E3">
        <w:rPr>
          <w:rFonts w:ascii="Arial" w:hAnsi="Arial" w:eastAsia="Calibri" w:cs="Arial"/>
          <w:kern w:val="0"/>
          <w:sz w:val="28"/>
          <w:szCs w:val="28"/>
          <w14:ligatures w14:val="none"/>
        </w:rPr>
        <w:t>Hameno</w:t>
      </w:r>
      <w:proofErr w:type="spellEnd"/>
      <w:r w:rsidRPr="00D903E3">
        <w:rPr>
          <w:rFonts w:ascii="Arial" w:hAnsi="Arial" w:eastAsia="Calibri" w:cs="Arial"/>
          <w:kern w:val="0"/>
          <w:sz w:val="28"/>
          <w:szCs w:val="28"/>
          <w14:ligatures w14:val="none"/>
        </w:rPr>
        <w:t xml:space="preserve">.” </w:t>
      </w:r>
    </w:p>
    <w:p w:rsidRPr="00D903E3" w:rsidR="002B366F" w:rsidP="002B366F" w:rsidRDefault="002B366F" w14:paraId="4CE60622" w14:textId="77777777">
      <w:pPr>
        <w:tabs>
          <w:tab w:val="left" w:pos="7227"/>
        </w:tabs>
        <w:spacing w:line="259" w:lineRule="auto"/>
        <w:jc w:val="both"/>
        <w:rPr>
          <w:rFonts w:ascii="Arial" w:hAnsi="Arial" w:eastAsia="Calibri" w:cs="Arial"/>
          <w:kern w:val="0"/>
          <w:sz w:val="28"/>
          <w:szCs w:val="28"/>
          <w14:ligatures w14:val="none"/>
        </w:rPr>
      </w:pPr>
      <w:r w:rsidRPr="00FC0A5A">
        <w:rPr>
          <w:rFonts w:ascii="Arial" w:hAnsi="Arial" w:eastAsia="Calibri" w:cs="Arial"/>
          <w:kern w:val="0"/>
          <w:sz w:val="28"/>
          <w:szCs w:val="28"/>
          <w:vertAlign w:val="superscript"/>
          <w14:ligatures w14:val="none"/>
        </w:rPr>
        <w:t>28</w:t>
      </w:r>
      <w:r>
        <w:rPr>
          <w:rFonts w:ascii="Arial" w:hAnsi="Arial" w:eastAsia="Calibri" w:cs="Arial"/>
          <w:kern w:val="0"/>
          <w:sz w:val="28"/>
          <w:szCs w:val="28"/>
          <w:vertAlign w:val="superscript"/>
          <w14:ligatures w14:val="none"/>
        </w:rPr>
        <w:t xml:space="preserve"> </w:t>
      </w:r>
      <w:r w:rsidRPr="00D903E3">
        <w:rPr>
          <w:rFonts w:ascii="Arial" w:hAnsi="Arial" w:eastAsia="Calibri" w:cs="Arial"/>
          <w:kern w:val="0"/>
          <w:sz w:val="28"/>
          <w:szCs w:val="28"/>
          <w14:ligatures w14:val="none"/>
        </w:rPr>
        <w:t xml:space="preserve">But kana </w:t>
      </w:r>
      <w:proofErr w:type="spellStart"/>
      <w:r w:rsidRPr="00D903E3">
        <w:rPr>
          <w:rFonts w:ascii="Arial" w:hAnsi="Arial" w:eastAsia="Calibri" w:cs="Arial"/>
          <w:kern w:val="0"/>
          <w:sz w:val="28"/>
          <w:szCs w:val="28"/>
          <w14:ligatures w14:val="none"/>
        </w:rPr>
        <w:t>une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kumusha</w:t>
      </w:r>
      <w:proofErr w:type="spellEnd"/>
      <w:r w:rsidRPr="00D903E3">
        <w:rPr>
          <w:rFonts w:ascii="Arial" w:hAnsi="Arial" w:eastAsia="Calibri" w:cs="Arial"/>
          <w:kern w:val="0"/>
          <w:sz w:val="28"/>
          <w:szCs w:val="28"/>
          <w14:ligatures w14:val="none"/>
        </w:rPr>
        <w:t xml:space="preserve"> kune </w:t>
      </w:r>
      <w:proofErr w:type="spellStart"/>
      <w:r w:rsidRPr="00D903E3">
        <w:rPr>
          <w:rFonts w:ascii="Arial" w:hAnsi="Arial" w:eastAsia="Calibri" w:cs="Arial"/>
          <w:kern w:val="0"/>
          <w:sz w:val="28"/>
          <w:szCs w:val="28"/>
          <w14:ligatures w14:val="none"/>
        </w:rPr>
        <w:t>mbudzi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unodii</w:t>
      </w:r>
      <w:proofErr w:type="spellEnd"/>
      <w:r w:rsidRPr="00D903E3">
        <w:rPr>
          <w:rFonts w:ascii="Arial" w:hAnsi="Arial" w:eastAsia="Calibri" w:cs="Arial"/>
          <w:kern w:val="0"/>
          <w:sz w:val="28"/>
          <w:szCs w:val="28"/>
          <w14:ligatures w14:val="none"/>
        </w:rPr>
        <w:t xml:space="preserve">… ? </w:t>
      </w:r>
      <w:r w:rsidRPr="00D903E3">
        <w:rPr>
          <w:rFonts w:ascii="Arial" w:hAnsi="Arial" w:eastAsia="Calibri" w:cs="Arial"/>
          <w:kern w:val="0"/>
          <w:sz w:val="18"/>
          <w:szCs w:val="18"/>
          <w14:ligatures w14:val="none"/>
        </w:rPr>
        <w:t>[Congregation says, “</w:t>
      </w:r>
      <w:proofErr w:type="spellStart"/>
      <w:r w:rsidRPr="00D903E3">
        <w:rPr>
          <w:rFonts w:ascii="Arial" w:hAnsi="Arial" w:eastAsia="Calibri" w:cs="Arial"/>
          <w:kern w:val="0"/>
          <w:sz w:val="18"/>
          <w:szCs w:val="18"/>
          <w14:ligatures w14:val="none"/>
        </w:rPr>
        <w:t>unoenda</w:t>
      </w:r>
      <w:proofErr w:type="spellEnd"/>
      <w:r w:rsidRPr="00D903E3">
        <w:rPr>
          <w:rFonts w:ascii="Arial" w:hAnsi="Arial" w:eastAsia="Calibri" w:cs="Arial"/>
          <w:kern w:val="0"/>
          <w:sz w:val="18"/>
          <w:szCs w:val="18"/>
          <w14:ligatures w14:val="none"/>
        </w:rPr>
        <w:t xml:space="preserve"> .”</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Wonodimbura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humbudzi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yenyu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musoro</w:t>
      </w:r>
      <w:proofErr w:type="spellEnd"/>
      <w:r w:rsidRPr="00D903E3">
        <w:rPr>
          <w:rFonts w:ascii="Arial" w:hAnsi="Arial" w:eastAsia="Calibri" w:cs="Arial"/>
          <w:kern w:val="0"/>
          <w:sz w:val="28"/>
          <w:szCs w:val="28"/>
          <w14:ligatures w14:val="none"/>
        </w:rPr>
        <w:t xml:space="preserve">. Saka </w:t>
      </w:r>
      <w:proofErr w:type="spellStart"/>
      <w:r w:rsidRPr="00D903E3">
        <w:rPr>
          <w:rFonts w:ascii="Arial" w:hAnsi="Arial" w:eastAsia="Calibri" w:cs="Arial"/>
          <w:kern w:val="0"/>
          <w:sz w:val="28"/>
          <w:szCs w:val="28"/>
          <w14:ligatures w14:val="none"/>
        </w:rPr>
        <w:t>vanepfuma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vanhu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vanezvipfuwo</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Vane</w:t>
      </w:r>
      <w:r>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pfuma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vanhu</w:t>
      </w:r>
      <w:proofErr w:type="spellEnd"/>
      <w:r w:rsidRPr="00D903E3">
        <w:rPr>
          <w:rFonts w:ascii="Arial" w:hAnsi="Arial" w:eastAsia="Calibri" w:cs="Arial"/>
          <w:kern w:val="0"/>
          <w:sz w:val="28"/>
          <w:szCs w:val="28"/>
          <w14:ligatures w14:val="none"/>
        </w:rPr>
        <w:t xml:space="preserve"> vane</w:t>
      </w:r>
      <w:r>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zvirimwa</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Takapihwa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zvisingaite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naMwari</w:t>
      </w:r>
      <w:proofErr w:type="spellEnd"/>
      <w:r w:rsidRPr="00D903E3">
        <w:rPr>
          <w:rFonts w:ascii="Arial" w:hAnsi="Arial" w:eastAsia="Calibri" w:cs="Arial"/>
          <w:kern w:val="0"/>
          <w:sz w:val="28"/>
          <w:szCs w:val="28"/>
          <w14:ligatures w14:val="none"/>
        </w:rPr>
        <w:t xml:space="preserve"> gore </w:t>
      </w:r>
      <w:proofErr w:type="spellStart"/>
      <w:r w:rsidRPr="00D903E3">
        <w:rPr>
          <w:rFonts w:ascii="Arial" w:hAnsi="Arial" w:eastAsia="Calibri" w:cs="Arial"/>
          <w:kern w:val="0"/>
          <w:sz w:val="28"/>
          <w:szCs w:val="28"/>
          <w14:ligatures w14:val="none"/>
        </w:rPr>
        <w:t>rino</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Pr>
          <w:rFonts w:ascii="Arial" w:hAnsi="Arial" w:eastAsia="Calibri" w:cs="Arial"/>
          <w:kern w:val="0"/>
          <w:sz w:val="28"/>
          <w:szCs w:val="28"/>
          <w14:ligatures w14:val="none"/>
        </w:rPr>
        <w:t xml:space="preserve"> Moona?</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Ndosaka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ngatitendei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chaizvo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Tiende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mberi</w:t>
      </w:r>
      <w:proofErr w:type="spellEnd"/>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nekuramba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tichinyengetera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Mwari </w:t>
      </w:r>
      <w:proofErr w:type="spellStart"/>
      <w:r w:rsidRPr="00D903E3">
        <w:rPr>
          <w:rFonts w:ascii="Arial" w:hAnsi="Arial" w:eastAsia="Calibri" w:cs="Arial"/>
          <w:kern w:val="0"/>
          <w:sz w:val="28"/>
          <w:szCs w:val="28"/>
          <w14:ligatures w14:val="none"/>
        </w:rPr>
        <w:t>tiitirei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nyasha</w:t>
      </w:r>
      <w:r>
        <w:rPr>
          <w:rFonts w:ascii="Arial" w:hAnsi="Arial" w:eastAsia="Calibri" w:cs="Arial"/>
          <w:kern w:val="0"/>
          <w:sz w:val="28"/>
          <w:szCs w:val="28"/>
          <w14:ligatures w14:val="none"/>
        </w:rPr>
        <w:t>,</w:t>
      </w:r>
      <w:r w:rsidRPr="00D903E3">
        <w:rPr>
          <w:rFonts w:ascii="Arial" w:hAnsi="Arial" w:eastAsia="Calibri" w:cs="Arial"/>
          <w:kern w:val="0"/>
          <w:sz w:val="28"/>
          <w:szCs w:val="28"/>
          <w14:ligatures w14:val="none"/>
        </w:rPr>
        <w:t>hanti’moona</w:t>
      </w:r>
      <w:proofErr w:type="spellEnd"/>
      <w:r w:rsidRPr="00D903E3">
        <w:rPr>
          <w:rFonts w:ascii="Arial" w:hAnsi="Arial" w:eastAsia="Calibri" w:cs="Arial"/>
          <w:kern w:val="0"/>
          <w:sz w:val="28"/>
          <w:szCs w:val="28"/>
          <w14:ligatures w14:val="none"/>
        </w:rPr>
        <w:t xml:space="preserve">? </w:t>
      </w:r>
    </w:p>
    <w:p w:rsidRPr="00D903E3" w:rsidR="002B366F" w:rsidP="002B366F" w:rsidRDefault="002B366F" w14:paraId="2F8633AC" w14:textId="77777777">
      <w:pPr>
        <w:tabs>
          <w:tab w:val="left" w:pos="7227"/>
        </w:tabs>
        <w:spacing w:line="259" w:lineRule="auto"/>
        <w:jc w:val="both"/>
        <w:rPr>
          <w:rFonts w:ascii="Arial" w:hAnsi="Arial" w:eastAsia="Calibri" w:cs="Arial"/>
          <w:kern w:val="0"/>
          <w:sz w:val="28"/>
          <w:szCs w:val="28"/>
          <w14:ligatures w14:val="none"/>
        </w:rPr>
      </w:pPr>
      <w:r w:rsidRPr="00D51AC9">
        <w:rPr>
          <w:rFonts w:ascii="Arial" w:hAnsi="Arial" w:eastAsia="Calibri" w:cs="Arial"/>
          <w:kern w:val="0"/>
          <w:sz w:val="28"/>
          <w:szCs w:val="28"/>
          <w:vertAlign w:val="superscript"/>
          <w14:ligatures w14:val="none"/>
        </w:rPr>
        <w:t>29</w:t>
      </w:r>
      <w:r>
        <w:rPr>
          <w:rFonts w:ascii="Arial" w:hAnsi="Arial" w:eastAsia="Calibri" w:cs="Arial"/>
          <w:kern w:val="0"/>
          <w:sz w:val="28"/>
          <w:szCs w:val="28"/>
          <w:vertAlign w:val="superscript"/>
          <w14:ligatures w14:val="none"/>
        </w:rPr>
        <w:t xml:space="preserve"> </w:t>
      </w:r>
      <w:r w:rsidRPr="00D903E3">
        <w:rPr>
          <w:rFonts w:ascii="Arial" w:hAnsi="Arial" w:eastAsia="Calibri" w:cs="Arial"/>
          <w:kern w:val="0"/>
          <w:sz w:val="28"/>
          <w:szCs w:val="28"/>
          <w14:ligatures w14:val="none"/>
        </w:rPr>
        <w:t xml:space="preserve">Then </w:t>
      </w:r>
      <w:proofErr w:type="spellStart"/>
      <w:r>
        <w:rPr>
          <w:rFonts w:ascii="Arial" w:hAnsi="Arial" w:eastAsia="Calibri" w:cs="Arial"/>
          <w:kern w:val="0"/>
          <w:sz w:val="28"/>
          <w:szCs w:val="28"/>
          <w14:ligatures w14:val="none"/>
        </w:rPr>
        <w:t>t</w:t>
      </w:r>
      <w:r w:rsidRPr="00D903E3">
        <w:rPr>
          <w:rFonts w:ascii="Arial" w:hAnsi="Arial" w:eastAsia="Calibri" w:cs="Arial"/>
          <w:kern w:val="0"/>
          <w:sz w:val="28"/>
          <w:szCs w:val="28"/>
          <w14:ligatures w14:val="none"/>
        </w:rPr>
        <w:t>oda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kuratidza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chinhu</w:t>
      </w:r>
      <w:proofErr w:type="spellEnd"/>
      <w:r w:rsidRPr="00D903E3">
        <w:rPr>
          <w:rFonts w:ascii="Arial" w:hAnsi="Arial" w:eastAsia="Calibri" w:cs="Arial"/>
          <w:kern w:val="0"/>
          <w:sz w:val="28"/>
          <w:szCs w:val="28"/>
          <w14:ligatures w14:val="none"/>
        </w:rPr>
        <w:t xml:space="preserve"> one </w:t>
      </w:r>
      <w:proofErr w:type="spellStart"/>
      <w:r w:rsidRPr="00D903E3">
        <w:rPr>
          <w:rFonts w:ascii="Arial" w:hAnsi="Arial" w:eastAsia="Calibri" w:cs="Arial"/>
          <w:kern w:val="0"/>
          <w:sz w:val="28"/>
          <w:szCs w:val="28"/>
          <w14:ligatures w14:val="none"/>
        </w:rPr>
        <w:t>zuva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ranhasi</w:t>
      </w:r>
      <w:proofErr w:type="spellEnd"/>
      <w:r w:rsidRPr="00D903E3">
        <w:rPr>
          <w:rFonts w:ascii="Arial" w:hAnsi="Arial" w:eastAsia="Calibri" w:cs="Arial"/>
          <w:kern w:val="0"/>
          <w:sz w:val="28"/>
          <w:szCs w:val="28"/>
          <w14:ligatures w14:val="none"/>
        </w:rPr>
        <w:t xml:space="preserve"> uno service </w:t>
      </w:r>
      <w:proofErr w:type="spellStart"/>
      <w:r>
        <w:rPr>
          <w:rFonts w:ascii="Arial" w:hAnsi="Arial" w:eastAsia="Calibri" w:cs="Arial"/>
          <w:kern w:val="0"/>
          <w:sz w:val="28"/>
          <w:szCs w:val="28"/>
          <w14:ligatures w14:val="none"/>
        </w:rPr>
        <w:t>yedu</w:t>
      </w:r>
      <w:proofErr w:type="spellEnd"/>
      <w:r>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yanhasi</w:t>
      </w:r>
      <w:proofErr w:type="spellEnd"/>
      <w:r w:rsidRPr="00D903E3">
        <w:rPr>
          <w:rFonts w:ascii="Arial" w:hAnsi="Arial" w:eastAsia="Calibri" w:cs="Arial"/>
          <w:kern w:val="0"/>
          <w:sz w:val="28"/>
          <w:szCs w:val="28"/>
          <w14:ligatures w14:val="none"/>
        </w:rPr>
        <w:t xml:space="preserve">. It’s the same thing that we will be talking about but </w:t>
      </w:r>
      <w:proofErr w:type="spellStart"/>
      <w:r>
        <w:rPr>
          <w:rFonts w:ascii="Arial" w:hAnsi="Arial" w:eastAsia="Calibri" w:cs="Arial"/>
          <w:kern w:val="0"/>
          <w:sz w:val="28"/>
          <w:szCs w:val="28"/>
          <w14:ligatures w14:val="none"/>
        </w:rPr>
        <w:t>ti</w:t>
      </w:r>
      <w:r w:rsidRPr="00D903E3">
        <w:rPr>
          <w:rFonts w:ascii="Arial" w:hAnsi="Arial" w:eastAsia="Calibri" w:cs="Arial"/>
          <w:kern w:val="0"/>
          <w:sz w:val="28"/>
          <w:szCs w:val="28"/>
          <w14:ligatures w14:val="none"/>
        </w:rPr>
        <w:t>chingo</w:t>
      </w:r>
      <w:proofErr w:type="spellEnd"/>
      <w:r w:rsidRPr="00D903E3">
        <w:rPr>
          <w:rFonts w:ascii="Arial" w:hAnsi="Arial" w:eastAsia="Calibri" w:cs="Arial"/>
          <w:kern w:val="0"/>
          <w:sz w:val="28"/>
          <w:szCs w:val="28"/>
          <w14:ligatures w14:val="none"/>
        </w:rPr>
        <w:t xml:space="preserve"> tryer </w:t>
      </w:r>
      <w:proofErr w:type="spellStart"/>
      <w:r w:rsidRPr="00D903E3">
        <w:rPr>
          <w:rFonts w:ascii="Arial" w:hAnsi="Arial" w:eastAsia="Calibri" w:cs="Arial"/>
          <w:kern w:val="0"/>
          <w:sz w:val="28"/>
          <w:szCs w:val="28"/>
          <w14:ligatures w14:val="none"/>
        </w:rPr>
        <w:t>kutora</w:t>
      </w:r>
      <w:proofErr w:type="spellEnd"/>
      <w:r w:rsidRPr="00D903E3">
        <w:rPr>
          <w:rFonts w:ascii="Arial" w:hAnsi="Arial" w:eastAsia="Calibri" w:cs="Arial"/>
          <w:kern w:val="0"/>
          <w:sz w:val="28"/>
          <w:szCs w:val="28"/>
          <w14:ligatures w14:val="none"/>
        </w:rPr>
        <w:t xml:space="preserve"> ma </w:t>
      </w:r>
      <w:r>
        <w:rPr>
          <w:rFonts w:ascii="Arial" w:hAnsi="Arial" w:eastAsia="Calibri" w:cs="Arial"/>
          <w:kern w:val="0"/>
          <w:sz w:val="28"/>
          <w:szCs w:val="28"/>
          <w14:ligatures w14:val="none"/>
        </w:rPr>
        <w:t xml:space="preserve">angles </w:t>
      </w:r>
      <w:proofErr w:type="spellStart"/>
      <w:r w:rsidRPr="007076F5">
        <w:rPr>
          <w:rFonts w:ascii="Arial" w:hAnsi="Arial" w:eastAsia="Calibri" w:cs="Arial"/>
          <w:kern w:val="0"/>
          <w:sz w:val="28"/>
          <w:szCs w:val="28"/>
          <w14:ligatures w14:val="none"/>
        </w:rPr>
        <w:t>aka</w:t>
      </w:r>
      <w:r w:rsidRPr="00D903E3">
        <w:rPr>
          <w:rFonts w:ascii="Arial" w:hAnsi="Arial" w:eastAsia="Calibri" w:cs="Arial"/>
          <w:kern w:val="0"/>
          <w:sz w:val="28"/>
          <w:szCs w:val="28"/>
          <w14:ligatures w14:val="none"/>
        </w:rPr>
        <w:t>wanda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kunzwisisa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kwako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kukure</w:t>
      </w:r>
      <w:proofErr w:type="spellEnd"/>
      <w:r w:rsidRPr="00D903E3">
        <w:rPr>
          <w:rFonts w:ascii="Arial" w:hAnsi="Arial" w:eastAsia="Calibri" w:cs="Arial"/>
          <w:kern w:val="0"/>
          <w:sz w:val="28"/>
          <w:szCs w:val="28"/>
          <w14:ligatures w14:val="none"/>
        </w:rPr>
        <w:t xml:space="preserve">. </w:t>
      </w:r>
      <w:r w:rsidRPr="004C7F4F">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Toda </w:t>
      </w:r>
      <w:proofErr w:type="spellStart"/>
      <w:r w:rsidRPr="00D903E3">
        <w:rPr>
          <w:rFonts w:ascii="Arial" w:hAnsi="Arial" w:eastAsia="Calibri" w:cs="Arial"/>
          <w:kern w:val="0"/>
          <w:sz w:val="28"/>
          <w:szCs w:val="28"/>
          <w14:ligatures w14:val="none"/>
        </w:rPr>
        <w:t>kutaura</w:t>
      </w:r>
      <w:proofErr w:type="spellEnd"/>
      <w:r w:rsidRPr="00D903E3">
        <w:rPr>
          <w:rFonts w:ascii="Arial" w:hAnsi="Arial" w:eastAsia="Calibri" w:cs="Arial"/>
          <w:kern w:val="0"/>
          <w:sz w:val="28"/>
          <w:szCs w:val="28"/>
          <w14:ligatures w14:val="none"/>
        </w:rPr>
        <w:t xml:space="preserve"> about a </w:t>
      </w:r>
      <w:r w:rsidRPr="00D903E3">
        <w:rPr>
          <w:rFonts w:ascii="Arial" w:hAnsi="Arial" w:eastAsia="Calibri" w:cs="Arial"/>
          <w:i/>
          <w:iCs/>
          <w:kern w:val="0"/>
          <w:sz w:val="28"/>
          <w:szCs w:val="28"/>
          <w14:ligatures w14:val="none"/>
        </w:rPr>
        <w:t>Father’s Right,</w:t>
      </w:r>
      <w:r w:rsidRPr="00D903E3">
        <w:rPr>
          <w:rFonts w:ascii="Arial" w:hAnsi="Arial" w:eastAsia="Calibri" w:cs="Arial"/>
          <w:kern w:val="0"/>
          <w:sz w:val="28"/>
          <w:szCs w:val="28"/>
          <w14:ligatures w14:val="none"/>
        </w:rPr>
        <w:t xml:space="preserve">  ma rights aba… </w:t>
      </w:r>
      <w:proofErr w:type="spellStart"/>
      <w:r>
        <w:rPr>
          <w:rFonts w:ascii="Arial" w:hAnsi="Arial" w:eastAsia="Calibri" w:cs="Arial"/>
          <w:kern w:val="0"/>
          <w:sz w:val="28"/>
          <w:szCs w:val="28"/>
          <w14:ligatures w14:val="none"/>
        </w:rPr>
        <w:t>a</w:t>
      </w:r>
      <w:r w:rsidRPr="00D903E3">
        <w:rPr>
          <w:rFonts w:ascii="Arial" w:hAnsi="Arial" w:eastAsia="Calibri" w:cs="Arial"/>
          <w:kern w:val="0"/>
          <w:sz w:val="28"/>
          <w:szCs w:val="28"/>
          <w14:ligatures w14:val="none"/>
        </w:rPr>
        <w:t>baba</w:t>
      </w:r>
      <w:proofErr w:type="spellEnd"/>
      <w:r w:rsidRPr="00D903E3">
        <w:rPr>
          <w:rFonts w:ascii="Arial" w:hAnsi="Arial" w:eastAsia="Calibri" w:cs="Arial"/>
          <w:kern w:val="0"/>
          <w:sz w:val="28"/>
          <w:szCs w:val="28"/>
          <w14:ligatures w14:val="none"/>
        </w:rPr>
        <w:t xml:space="preserve">. </w:t>
      </w:r>
      <w:r w:rsidRPr="00D903E3">
        <w:rPr>
          <w:rFonts w:ascii="Arial" w:hAnsi="Arial" w:eastAsia="Calibri" w:cs="Arial"/>
          <w:i/>
          <w:iCs/>
          <w:kern w:val="0"/>
          <w:sz w:val="28"/>
          <w:szCs w:val="28"/>
          <w14:ligatures w14:val="none"/>
        </w:rPr>
        <w:t>A Father’s Right,</w:t>
      </w:r>
      <w:r w:rsidRPr="00D903E3">
        <w:rPr>
          <w:rFonts w:ascii="Arial" w:hAnsi="Arial" w:eastAsia="Calibri" w:cs="Arial"/>
          <w:kern w:val="0"/>
          <w:sz w:val="28"/>
          <w:szCs w:val="28"/>
          <w14:ligatures w14:val="none"/>
        </w:rPr>
        <w:t xml:space="preserve"> Father’s</w:t>
      </w:r>
      <w:r w:rsidRPr="00D903E3">
        <w:rPr>
          <w:rFonts w:ascii="Arial" w:hAnsi="Arial" w:eastAsia="Calibri" w:cs="Arial"/>
          <w:i/>
          <w:iCs/>
          <w:kern w:val="0"/>
          <w:sz w:val="28"/>
          <w:szCs w:val="28"/>
          <w14:ligatures w14:val="none"/>
        </w:rPr>
        <w:t xml:space="preserve"> Rights or a Father’s Right</w:t>
      </w:r>
      <w:r w:rsidRPr="00D903E3">
        <w:rPr>
          <w:rFonts w:ascii="Arial" w:hAnsi="Arial" w:eastAsia="Calibri" w:cs="Arial"/>
          <w:kern w:val="0"/>
          <w:sz w:val="28"/>
          <w:szCs w:val="28"/>
          <w14:ligatures w14:val="none"/>
        </w:rPr>
        <w:t xml:space="preserve"> hm.  Now with that in mind, </w:t>
      </w:r>
      <w:proofErr w:type="spellStart"/>
      <w:r w:rsidRPr="00D903E3">
        <w:rPr>
          <w:rFonts w:ascii="Arial" w:hAnsi="Arial" w:eastAsia="Calibri" w:cs="Arial"/>
          <w:kern w:val="0"/>
          <w:sz w:val="28"/>
          <w:szCs w:val="28"/>
          <w14:ligatures w14:val="none"/>
        </w:rPr>
        <w:t>ndoda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munhu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wese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azive</w:t>
      </w:r>
      <w:proofErr w:type="spellEnd"/>
      <w:r w:rsidRPr="00D903E3">
        <w:rPr>
          <w:rFonts w:ascii="Arial" w:hAnsi="Arial" w:eastAsia="Calibri" w:cs="Arial"/>
          <w:kern w:val="0"/>
          <w:sz w:val="28"/>
          <w:szCs w:val="28"/>
          <w14:ligatures w14:val="none"/>
        </w:rPr>
        <w:t xml:space="preserve"> heritage </w:t>
      </w:r>
      <w:proofErr w:type="spellStart"/>
      <w:r w:rsidRPr="00D903E3">
        <w:rPr>
          <w:rFonts w:ascii="Arial" w:hAnsi="Arial" w:eastAsia="Calibri" w:cs="Arial"/>
          <w:kern w:val="0"/>
          <w:sz w:val="28"/>
          <w:szCs w:val="28"/>
          <w14:ligatures w14:val="none"/>
        </w:rPr>
        <w:t>yevanhu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vaMwari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Nhaka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yevanhu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vaMwari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ko, </w:t>
      </w:r>
      <w:proofErr w:type="spellStart"/>
      <w:r w:rsidRPr="00D903E3">
        <w:rPr>
          <w:rFonts w:ascii="Arial" w:hAnsi="Arial" w:eastAsia="Calibri" w:cs="Arial"/>
          <w:kern w:val="0"/>
          <w:sz w:val="28"/>
          <w:szCs w:val="28"/>
          <w14:ligatures w14:val="none"/>
        </w:rPr>
        <w:t>nhaka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ye</w:t>
      </w:r>
      <w:r>
        <w:rPr>
          <w:rFonts w:ascii="Arial" w:hAnsi="Arial" w:eastAsia="Calibri" w:cs="Arial"/>
          <w:kern w:val="0"/>
          <w:sz w:val="28"/>
          <w:szCs w:val="28"/>
          <w14:ligatures w14:val="none"/>
        </w:rPr>
        <w:t>va</w:t>
      </w:r>
      <w:r w:rsidRPr="00D903E3">
        <w:rPr>
          <w:rFonts w:ascii="Arial" w:hAnsi="Arial" w:eastAsia="Calibri" w:cs="Arial"/>
          <w:kern w:val="0"/>
          <w:sz w:val="28"/>
          <w:szCs w:val="28"/>
          <w14:ligatures w14:val="none"/>
        </w:rPr>
        <w:t>nhu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vaMwari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chiiko</w:t>
      </w:r>
      <w:proofErr w:type="spellEnd"/>
      <w:r w:rsidRPr="00D903E3">
        <w:rPr>
          <w:rFonts w:ascii="Arial" w:hAnsi="Arial" w:eastAsia="Calibri" w:cs="Arial"/>
          <w:kern w:val="0"/>
          <w:sz w:val="28"/>
          <w:szCs w:val="28"/>
          <w14:ligatures w14:val="none"/>
        </w:rPr>
        <w:t xml:space="preserve">?  Heritage </w:t>
      </w:r>
      <w:proofErr w:type="spellStart"/>
      <w:r w:rsidRPr="00D903E3">
        <w:rPr>
          <w:rFonts w:ascii="Arial" w:hAnsi="Arial" w:eastAsia="Calibri" w:cs="Arial"/>
          <w:kern w:val="0"/>
          <w:sz w:val="28"/>
          <w:szCs w:val="28"/>
          <w14:ligatures w14:val="none"/>
        </w:rPr>
        <w:t>yavo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tetichingobata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hedu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maGwaro</w:t>
      </w:r>
      <w:proofErr w:type="spellEnd"/>
      <w:r w:rsidRPr="00D903E3">
        <w:rPr>
          <w:rFonts w:ascii="Arial" w:hAnsi="Arial" w:eastAsia="Calibri" w:cs="Arial"/>
          <w:kern w:val="0"/>
          <w:sz w:val="28"/>
          <w:szCs w:val="28"/>
          <w14:ligatures w14:val="none"/>
        </w:rPr>
        <w:t xml:space="preserve"> apo </w:t>
      </w:r>
      <w:proofErr w:type="spellStart"/>
      <w:r w:rsidRPr="00D903E3">
        <w:rPr>
          <w:rFonts w:ascii="Arial" w:hAnsi="Arial" w:eastAsia="Calibri" w:cs="Arial"/>
          <w:kern w:val="0"/>
          <w:sz w:val="28"/>
          <w:szCs w:val="28"/>
          <w14:ligatures w14:val="none"/>
        </w:rPr>
        <w:t>nepapo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tichibata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maGwaro</w:t>
      </w:r>
      <w:proofErr w:type="spellEnd"/>
      <w:r w:rsidRPr="00D903E3">
        <w:rPr>
          <w:rFonts w:ascii="Arial" w:hAnsi="Arial" w:eastAsia="Calibri" w:cs="Arial"/>
          <w:kern w:val="0"/>
          <w:sz w:val="28"/>
          <w:szCs w:val="28"/>
          <w14:ligatures w14:val="none"/>
        </w:rPr>
        <w:t xml:space="preserve"> apo </w:t>
      </w:r>
      <w:proofErr w:type="spellStart"/>
      <w:r w:rsidRPr="00D903E3">
        <w:rPr>
          <w:rFonts w:ascii="Arial" w:hAnsi="Arial" w:eastAsia="Calibri" w:cs="Arial"/>
          <w:kern w:val="0"/>
          <w:sz w:val="28"/>
          <w:szCs w:val="28"/>
          <w14:ligatures w14:val="none"/>
        </w:rPr>
        <w:t>nepapo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tichibata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maGwaro</w:t>
      </w:r>
      <w:proofErr w:type="spellEnd"/>
      <w:r w:rsidRPr="00D903E3">
        <w:rPr>
          <w:rFonts w:ascii="Arial" w:hAnsi="Arial" w:eastAsia="Calibri" w:cs="Arial"/>
          <w:kern w:val="0"/>
          <w:sz w:val="28"/>
          <w:szCs w:val="28"/>
          <w14:ligatures w14:val="none"/>
        </w:rPr>
        <w:t xml:space="preserve"> apo </w:t>
      </w:r>
      <w:proofErr w:type="spellStart"/>
      <w:r w:rsidRPr="00D903E3">
        <w:rPr>
          <w:rFonts w:ascii="Arial" w:hAnsi="Arial" w:eastAsia="Calibri" w:cs="Arial"/>
          <w:kern w:val="0"/>
          <w:sz w:val="28"/>
          <w:szCs w:val="28"/>
          <w14:ligatures w14:val="none"/>
        </w:rPr>
        <w:t>nepapo</w:t>
      </w:r>
      <w:proofErr w:type="spellEnd"/>
      <w:r w:rsidRPr="00D903E3">
        <w:rPr>
          <w:rFonts w:ascii="Arial" w:hAnsi="Arial" w:eastAsia="Calibri" w:cs="Arial"/>
          <w:kern w:val="0"/>
          <w:sz w:val="28"/>
          <w:szCs w:val="28"/>
          <w14:ligatures w14:val="none"/>
        </w:rPr>
        <w:t xml:space="preserve">. But </w:t>
      </w:r>
      <w:proofErr w:type="spellStart"/>
      <w:r w:rsidRPr="00D903E3">
        <w:rPr>
          <w:rFonts w:ascii="Arial" w:hAnsi="Arial" w:eastAsia="Calibri" w:cs="Arial"/>
          <w:kern w:val="0"/>
          <w:sz w:val="28"/>
          <w:szCs w:val="28"/>
          <w14:ligatures w14:val="none"/>
        </w:rPr>
        <w:t>pfungwa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yangu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yandinayo</w:t>
      </w:r>
      <w:proofErr w:type="spellEnd"/>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tetichida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kuita</w:t>
      </w:r>
      <w:proofErr w:type="spellEnd"/>
      <w:r w:rsidRPr="00D903E3">
        <w:rPr>
          <w:rFonts w:ascii="Arial" w:hAnsi="Arial" w:eastAsia="Calibri" w:cs="Arial"/>
          <w:kern w:val="0"/>
          <w:sz w:val="28"/>
          <w:szCs w:val="28"/>
          <w14:ligatures w14:val="none"/>
        </w:rPr>
        <w:t xml:space="preserve"> summary </w:t>
      </w:r>
      <w:proofErr w:type="spellStart"/>
      <w:r w:rsidRPr="00D903E3">
        <w:rPr>
          <w:rFonts w:ascii="Arial" w:hAnsi="Arial" w:eastAsia="Calibri" w:cs="Arial"/>
          <w:kern w:val="0"/>
          <w:sz w:val="28"/>
          <w:szCs w:val="28"/>
          <w14:ligatures w14:val="none"/>
        </w:rPr>
        <w:t>yezv</w:t>
      </w:r>
      <w:r>
        <w:rPr>
          <w:rFonts w:ascii="Arial" w:hAnsi="Arial" w:eastAsia="Calibri" w:cs="Arial"/>
          <w:kern w:val="0"/>
          <w:sz w:val="28"/>
          <w:szCs w:val="28"/>
          <w14:ligatures w14:val="none"/>
        </w:rPr>
        <w:t>a</w:t>
      </w:r>
      <w:r w:rsidRPr="00D903E3">
        <w:rPr>
          <w:rFonts w:ascii="Arial" w:hAnsi="Arial" w:eastAsia="Calibri" w:cs="Arial"/>
          <w:kern w:val="0"/>
          <w:sz w:val="28"/>
          <w:szCs w:val="28"/>
          <w14:ligatures w14:val="none"/>
        </w:rPr>
        <w:t>tinenge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tambogoverena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nevamwe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Svondo</w:t>
      </w:r>
      <w:proofErr w:type="spellEnd"/>
      <w:r w:rsidRPr="00D903E3">
        <w:rPr>
          <w:rFonts w:ascii="Arial" w:hAnsi="Arial" w:eastAsia="Calibri" w:cs="Arial"/>
          <w:kern w:val="0"/>
          <w:sz w:val="28"/>
          <w:szCs w:val="28"/>
          <w14:ligatures w14:val="none"/>
        </w:rPr>
        <w:t xml:space="preserve"> iyi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uite</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28"/>
          <w:szCs w:val="28"/>
          <w14:ligatures w14:val="none"/>
        </w:rPr>
        <w:t xml:space="preserve">picture </w:t>
      </w:r>
      <w:proofErr w:type="spellStart"/>
      <w:r w:rsidRPr="00D903E3">
        <w:rPr>
          <w:rFonts w:ascii="Arial" w:hAnsi="Arial" w:eastAsia="Calibri" w:cs="Arial"/>
          <w:kern w:val="0"/>
          <w:sz w:val="28"/>
          <w:szCs w:val="28"/>
          <w14:ligatures w14:val="none"/>
        </w:rPr>
        <w:t>yezvatirikudya</w:t>
      </w:r>
      <w:proofErr w:type="spellEnd"/>
      <w:r w:rsidRPr="00D903E3">
        <w:rPr>
          <w:rFonts w:ascii="Arial" w:hAnsi="Arial" w:eastAsia="Calibri" w:cs="Arial"/>
          <w:kern w:val="0"/>
          <w:sz w:val="28"/>
          <w:szCs w:val="28"/>
          <w14:ligatures w14:val="none"/>
        </w:rPr>
        <w:t xml:space="preserve"> tese.</w:t>
      </w:r>
      <w:r w:rsidRPr="001E1B87">
        <w:rPr>
          <w:rFonts w:ascii="Arial" w:hAnsi="Arial" w:eastAsia="Calibri" w:cs="Arial"/>
          <w:kern w:val="0"/>
          <w:sz w:val="18"/>
          <w:szCs w:val="1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 </w:t>
      </w:r>
    </w:p>
    <w:p w:rsidRPr="0097058E" w:rsidR="002B366F" w:rsidP="002B366F" w:rsidRDefault="002B366F" w14:paraId="4A7927D9" w14:textId="77777777">
      <w:pPr>
        <w:tabs>
          <w:tab w:val="left" w:pos="7227"/>
        </w:tabs>
        <w:spacing w:line="259" w:lineRule="auto"/>
        <w:jc w:val="both"/>
        <w:rPr>
          <w:rFonts w:ascii="Arial" w:hAnsi="Arial" w:eastAsia="Calibri" w:cs="Arial"/>
          <w:kern w:val="0"/>
          <w:sz w:val="18"/>
          <w:szCs w:val="18"/>
          <w14:ligatures w14:val="none"/>
        </w:rPr>
      </w:pPr>
      <w:r w:rsidRPr="00D51AC9">
        <w:rPr>
          <w:rFonts w:ascii="Arial" w:hAnsi="Arial" w:eastAsia="Calibri" w:cs="Arial"/>
          <w:kern w:val="0"/>
          <w:sz w:val="28"/>
          <w:szCs w:val="28"/>
          <w:vertAlign w:val="superscript"/>
          <w14:ligatures w14:val="none"/>
        </w:rPr>
        <w:t>30</w:t>
      </w:r>
      <w:r>
        <w:rPr>
          <w:rFonts w:ascii="Arial" w:hAnsi="Arial" w:eastAsia="Calibri" w:cs="Arial"/>
          <w:kern w:val="0"/>
          <w:sz w:val="28"/>
          <w:szCs w:val="28"/>
          <w:vertAlign w:val="superscript"/>
          <w14:ligatures w14:val="none"/>
        </w:rPr>
        <w:t xml:space="preserve"> </w:t>
      </w:r>
      <w:proofErr w:type="spellStart"/>
      <w:r w:rsidRPr="00D903E3">
        <w:rPr>
          <w:rFonts w:ascii="Arial" w:hAnsi="Arial" w:eastAsia="Calibri" w:cs="Arial"/>
          <w:kern w:val="0"/>
          <w:sz w:val="28"/>
          <w:szCs w:val="28"/>
          <w14:ligatures w14:val="none"/>
        </w:rPr>
        <w:t>Mukaona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ha’moona</w:t>
      </w:r>
      <w:proofErr w:type="spellEnd"/>
      <w:r>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munhu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wese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panyika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akauya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panyika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anoda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chinhu</w:t>
      </w:r>
      <w:proofErr w:type="spellEnd"/>
      <w:r w:rsidRPr="00D903E3">
        <w:rPr>
          <w:rFonts w:ascii="Arial" w:hAnsi="Arial" w:eastAsia="Calibri" w:cs="Arial"/>
          <w:kern w:val="0"/>
          <w:sz w:val="28"/>
          <w:szCs w:val="28"/>
          <w14:ligatures w14:val="none"/>
        </w:rPr>
        <w:t xml:space="preserve"> one, </w:t>
      </w:r>
      <w:proofErr w:type="spellStart"/>
      <w:r w:rsidRPr="00D903E3">
        <w:rPr>
          <w:rFonts w:ascii="Arial" w:hAnsi="Arial" w:eastAsia="Calibri" w:cs="Arial"/>
          <w:kern w:val="0"/>
          <w:sz w:val="28"/>
          <w:szCs w:val="28"/>
          <w14:ligatures w14:val="none"/>
        </w:rPr>
        <w:t>kugara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zvakadii</w:t>
      </w:r>
      <w:proofErr w:type="spellEnd"/>
      <w:r w:rsidRPr="00D903E3">
        <w:rPr>
          <w:rFonts w:ascii="Arial" w:hAnsi="Arial" w:eastAsia="Calibri" w:cs="Arial"/>
          <w:kern w:val="0"/>
          <w:sz w:val="28"/>
          <w:szCs w:val="28"/>
          <w14:ligatures w14:val="none"/>
        </w:rPr>
        <w:t xml:space="preserve">…? </w:t>
      </w:r>
      <w:r w:rsidRPr="001E1B87">
        <w:rPr>
          <w:rFonts w:ascii="Arial" w:hAnsi="Arial" w:eastAsia="Calibri" w:cs="Arial"/>
          <w:kern w:val="0"/>
          <w:sz w:val="18"/>
          <w:szCs w:val="18"/>
          <w14:ligatures w14:val="none"/>
        </w:rPr>
        <w:t>[Congregation says, “zvakanaka.”</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Ndochinangwa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chekunamata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ndoda</w:t>
      </w:r>
      <w:proofErr w:type="spellEnd"/>
      <w:r w:rsidRPr="00D903E3">
        <w:rPr>
          <w:rFonts w:ascii="Arial" w:hAnsi="Arial" w:eastAsia="Calibri" w:cs="Arial"/>
          <w:kern w:val="0"/>
          <w:sz w:val="28"/>
          <w:szCs w:val="28"/>
          <w14:ligatures w14:val="none"/>
        </w:rPr>
        <w:t xml:space="preserve"> Amen</w:t>
      </w:r>
      <w:r>
        <w:rPr>
          <w:rFonts w:ascii="Arial" w:hAnsi="Arial" w:eastAsia="Calibri" w:cs="Arial"/>
          <w:kern w:val="0"/>
          <w:sz w:val="28"/>
          <w:szCs w:val="28"/>
          <w14:ligatures w14:val="none"/>
        </w:rPr>
        <w:t>i</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ipap</w:t>
      </w:r>
      <w:r>
        <w:rPr>
          <w:rFonts w:ascii="Arial" w:hAnsi="Arial" w:eastAsia="Calibri" w:cs="Arial"/>
          <w:kern w:val="0"/>
          <w:sz w:val="28"/>
          <w:szCs w:val="28"/>
          <w14:ligatures w14:val="none"/>
        </w:rPr>
        <w: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kahama</w:t>
      </w:r>
      <w:proofErr w:type="spellEnd"/>
      <w:r w:rsidRPr="00D903E3">
        <w:rPr>
          <w:rFonts w:ascii="Arial" w:hAnsi="Arial" w:eastAsia="Calibri" w:cs="Arial"/>
          <w:kern w:val="0"/>
          <w:sz w:val="28"/>
          <w:szCs w:val="28"/>
          <w14:ligatures w14:val="none"/>
        </w:rPr>
        <w:t xml:space="preserve">, </w:t>
      </w:r>
      <w:r w:rsidRPr="002826EE">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Chinangwa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chekunamata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kugara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zvakadii</w:t>
      </w:r>
      <w:proofErr w:type="spellEnd"/>
      <w:r w:rsidRPr="00D903E3">
        <w:rPr>
          <w:rFonts w:ascii="Arial" w:hAnsi="Arial" w:eastAsia="Calibri" w:cs="Arial"/>
          <w:kern w:val="0"/>
          <w:sz w:val="28"/>
          <w:szCs w:val="28"/>
          <w14:ligatures w14:val="none"/>
        </w:rPr>
        <w:t xml:space="preserve">…? </w:t>
      </w:r>
      <w:r w:rsidRPr="00F078EF">
        <w:rPr>
          <w:rFonts w:ascii="Arial" w:hAnsi="Arial" w:eastAsia="Calibri" w:cs="Arial"/>
          <w:kern w:val="0"/>
          <w:sz w:val="18"/>
          <w:szCs w:val="18"/>
          <w14:ligatures w14:val="none"/>
        </w:rPr>
        <w:t>[Congregation says, “zvakanaka.”</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Hatitaurei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tose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chinangwa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chekunamata</w:t>
      </w:r>
      <w:proofErr w:type="spellEnd"/>
      <w:r w:rsidRPr="00D903E3">
        <w:rPr>
          <w:rFonts w:ascii="Arial" w:hAnsi="Arial" w:eastAsia="Calibri" w:cs="Arial"/>
          <w:kern w:val="0"/>
          <w:sz w:val="28"/>
          <w:szCs w:val="28"/>
          <w14:ligatures w14:val="none"/>
        </w:rPr>
        <w:t>…? [</w:t>
      </w:r>
      <w:r w:rsidRPr="007E658E">
        <w:rPr>
          <w:rFonts w:ascii="Arial" w:hAnsi="Arial" w:eastAsia="Calibri" w:cs="Arial"/>
          <w:kern w:val="0"/>
          <w:sz w:val="18"/>
          <w:szCs w:val="18"/>
          <w14:ligatures w14:val="none"/>
        </w:rPr>
        <w:t>Congregation says, “</w:t>
      </w:r>
      <w:proofErr w:type="spellStart"/>
      <w:r w:rsidRPr="007E658E">
        <w:rPr>
          <w:rFonts w:ascii="Arial" w:hAnsi="Arial" w:eastAsia="Calibri" w:cs="Arial"/>
          <w:kern w:val="0"/>
          <w:sz w:val="18"/>
          <w:szCs w:val="18"/>
          <w14:ligatures w14:val="none"/>
        </w:rPr>
        <w:t>chinangwa</w:t>
      </w:r>
      <w:proofErr w:type="spellEnd"/>
      <w:r w:rsidRPr="007E658E">
        <w:rPr>
          <w:rFonts w:ascii="Arial" w:hAnsi="Arial" w:eastAsia="Calibri" w:cs="Arial"/>
          <w:kern w:val="0"/>
          <w:sz w:val="18"/>
          <w:szCs w:val="18"/>
          <w14:ligatures w14:val="none"/>
        </w:rPr>
        <w:t xml:space="preserve"> </w:t>
      </w:r>
      <w:r>
        <w:rPr>
          <w:rFonts w:ascii="Arial" w:hAnsi="Arial" w:eastAsia="Calibri" w:cs="Arial"/>
          <w:kern w:val="0"/>
          <w:sz w:val="18"/>
          <w:szCs w:val="18"/>
          <w14:ligatures w14:val="none"/>
        </w:rPr>
        <w:t xml:space="preserve"> </w:t>
      </w:r>
      <w:proofErr w:type="spellStart"/>
      <w:r w:rsidRPr="007E658E">
        <w:rPr>
          <w:rFonts w:ascii="Arial" w:hAnsi="Arial" w:eastAsia="Calibri" w:cs="Arial"/>
          <w:kern w:val="0"/>
          <w:sz w:val="18"/>
          <w:szCs w:val="18"/>
          <w14:ligatures w14:val="none"/>
        </w:rPr>
        <w:t>chekunamata</w:t>
      </w:r>
      <w:proofErr w:type="spellEnd"/>
      <w:r>
        <w:rPr>
          <w:rFonts w:ascii="Arial" w:hAnsi="Arial" w:eastAsia="Calibri" w:cs="Arial"/>
          <w:kern w:val="0"/>
          <w:sz w:val="18"/>
          <w:szCs w:val="18"/>
          <w14:ligatures w14:val="none"/>
        </w:rPr>
        <w:t>,</w:t>
      </w:r>
      <w:r w:rsidRPr="007E658E">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w:t>
      </w:r>
      <w:r w:rsidRPr="00D903E3">
        <w:rPr>
          <w:rFonts w:ascii="Arial" w:hAnsi="Arial" w:eastAsia="Calibri" w:cs="Arial"/>
          <w:kern w:val="0"/>
          <w:sz w:val="28"/>
          <w:szCs w:val="28"/>
          <w14:ligatures w14:val="none"/>
        </w:rPr>
        <w:t>ugara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zvakadii</w:t>
      </w:r>
      <w:proofErr w:type="spellEnd"/>
      <w:r w:rsidRPr="00D903E3">
        <w:rPr>
          <w:rFonts w:ascii="Arial" w:hAnsi="Arial" w:eastAsia="Calibri" w:cs="Arial"/>
          <w:kern w:val="0"/>
          <w:sz w:val="28"/>
          <w:szCs w:val="28"/>
          <w14:ligatures w14:val="none"/>
        </w:rPr>
        <w:t xml:space="preserve">…? </w:t>
      </w:r>
      <w:r w:rsidRPr="007E658E">
        <w:rPr>
          <w:rFonts w:ascii="Arial" w:hAnsi="Arial" w:eastAsia="Calibri" w:cs="Arial"/>
          <w:kern w:val="0"/>
          <w:sz w:val="18"/>
          <w:szCs w:val="18"/>
          <w14:ligatures w14:val="none"/>
        </w:rPr>
        <w:t>[Congregation says, “</w:t>
      </w:r>
      <w:proofErr w:type="spellStart"/>
      <w:r w:rsidRPr="007E658E">
        <w:rPr>
          <w:rFonts w:ascii="Arial" w:hAnsi="Arial" w:eastAsia="Calibri" w:cs="Arial"/>
          <w:kern w:val="0"/>
          <w:sz w:val="18"/>
          <w:szCs w:val="18"/>
          <w14:ligatures w14:val="none"/>
        </w:rPr>
        <w:t>kugara</w:t>
      </w:r>
      <w:proofErr w:type="spellEnd"/>
      <w:r w:rsidRPr="007E658E">
        <w:rPr>
          <w:rFonts w:ascii="Arial" w:hAnsi="Arial" w:eastAsia="Calibri" w:cs="Arial"/>
          <w:kern w:val="0"/>
          <w:sz w:val="18"/>
          <w:szCs w:val="18"/>
          <w14:ligatures w14:val="none"/>
        </w:rPr>
        <w:t xml:space="preserve"> zvakana</w:t>
      </w:r>
      <w:r>
        <w:rPr>
          <w:rFonts w:ascii="Arial" w:hAnsi="Arial" w:eastAsia="Calibri" w:cs="Arial"/>
          <w:kern w:val="0"/>
          <w:sz w:val="18"/>
          <w:szCs w:val="18"/>
          <w14:ligatures w14:val="none"/>
        </w:rPr>
        <w:t>ka,</w:t>
      </w:r>
      <w:r w:rsidRPr="007E658E">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i</w:t>
      </w:r>
      <w:r w:rsidRPr="00D903E3">
        <w:rPr>
          <w:rFonts w:ascii="Arial" w:hAnsi="Arial" w:eastAsia="Calibri" w:cs="Arial"/>
          <w:kern w:val="0"/>
          <w:sz w:val="28"/>
          <w:szCs w:val="28"/>
          <w14:ligatures w14:val="none"/>
        </w:rPr>
        <w:t>mba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yakanaka</w:t>
      </w:r>
      <w:proofErr w:type="spellEnd"/>
      <w:r w:rsidRPr="00D903E3">
        <w:rPr>
          <w:rFonts w:ascii="Arial" w:hAnsi="Arial" w:eastAsia="Calibri" w:cs="Arial"/>
          <w:kern w:val="0"/>
          <w:sz w:val="28"/>
          <w:szCs w:val="28"/>
          <w14:ligatures w14:val="none"/>
        </w:rPr>
        <w:t xml:space="preserve">…? </w:t>
      </w:r>
      <w:r w:rsidRPr="007E658E">
        <w:rPr>
          <w:rFonts w:ascii="Arial" w:hAnsi="Arial" w:eastAsia="Calibri" w:cs="Arial"/>
          <w:kern w:val="0"/>
          <w:sz w:val="18"/>
          <w:szCs w:val="18"/>
          <w14:ligatures w14:val="none"/>
        </w:rPr>
        <w:t>[Congregation says, “</w:t>
      </w:r>
      <w:proofErr w:type="spellStart"/>
      <w:r w:rsidRPr="007E658E">
        <w:rPr>
          <w:rFonts w:ascii="Arial" w:hAnsi="Arial" w:eastAsia="Calibri" w:cs="Arial"/>
          <w:kern w:val="0"/>
          <w:sz w:val="18"/>
          <w:szCs w:val="18"/>
          <w14:ligatures w14:val="none"/>
        </w:rPr>
        <w:t>imba</w:t>
      </w:r>
      <w:proofErr w:type="spellEnd"/>
      <w:r w:rsidRPr="007E658E">
        <w:rPr>
          <w:rFonts w:ascii="Arial" w:hAnsi="Arial" w:eastAsia="Calibri" w:cs="Arial"/>
          <w:kern w:val="0"/>
          <w:sz w:val="18"/>
          <w:szCs w:val="18"/>
          <w14:ligatures w14:val="none"/>
        </w:rPr>
        <w:t xml:space="preserve"> </w:t>
      </w:r>
      <w:proofErr w:type="spellStart"/>
      <w:r w:rsidRPr="007E658E">
        <w:rPr>
          <w:rFonts w:ascii="Arial" w:hAnsi="Arial" w:eastAsia="Calibri" w:cs="Arial"/>
          <w:kern w:val="0"/>
          <w:sz w:val="18"/>
          <w:szCs w:val="18"/>
          <w14:ligatures w14:val="none"/>
        </w:rPr>
        <w:t>yakanaka</w:t>
      </w:r>
      <w:proofErr w:type="spellEnd"/>
      <w:r>
        <w:rPr>
          <w:rFonts w:ascii="Arial" w:hAnsi="Arial" w:eastAsia="Calibri" w:cs="Arial"/>
          <w:kern w:val="0"/>
          <w:sz w:val="18"/>
          <w:szCs w:val="18"/>
          <w14:ligatures w14:val="none"/>
        </w:rPr>
        <w:t>,</w:t>
      </w:r>
      <w:r w:rsidRPr="007E658E">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w:t>
      </w:r>
      <w:r w:rsidRPr="00D903E3">
        <w:rPr>
          <w:rFonts w:ascii="Arial" w:hAnsi="Arial" w:eastAsia="Calibri" w:cs="Arial"/>
          <w:kern w:val="0"/>
          <w:sz w:val="28"/>
          <w:szCs w:val="28"/>
          <w14:ligatures w14:val="none"/>
        </w:rPr>
        <w:t>ota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yakanaka</w:t>
      </w:r>
      <w:proofErr w:type="spellEnd"/>
      <w:r w:rsidRPr="00F75ABF">
        <w:rPr>
          <w:rFonts w:ascii="Arial" w:hAnsi="Arial" w:eastAsia="Calibri" w:cs="Arial"/>
          <w:kern w:val="0"/>
          <w:sz w:val="28"/>
          <w:szCs w:val="28"/>
          <w14:ligatures w14:val="none"/>
        </w:rPr>
        <w:t>…?</w:t>
      </w:r>
      <w:r w:rsidRPr="001B55FE">
        <w:rPr>
          <w:rFonts w:ascii="Arial" w:hAnsi="Arial" w:eastAsia="Calibri" w:cs="Arial"/>
          <w:kern w:val="0"/>
          <w:sz w:val="18"/>
          <w:szCs w:val="18"/>
          <w14:ligatures w14:val="none"/>
        </w:rPr>
        <w:t xml:space="preserve"> [Congregation says, “</w:t>
      </w:r>
      <w:proofErr w:type="spellStart"/>
      <w:r w:rsidRPr="001B55FE">
        <w:rPr>
          <w:rFonts w:ascii="Arial" w:hAnsi="Arial" w:eastAsia="Calibri" w:cs="Arial"/>
          <w:kern w:val="0"/>
          <w:sz w:val="18"/>
          <w:szCs w:val="18"/>
          <w14:ligatures w14:val="none"/>
        </w:rPr>
        <w:t>mota</w:t>
      </w:r>
      <w:proofErr w:type="spellEnd"/>
      <w:r w:rsidRPr="001B55FE">
        <w:rPr>
          <w:rFonts w:ascii="Arial" w:hAnsi="Arial" w:eastAsia="Calibri" w:cs="Arial"/>
          <w:kern w:val="0"/>
          <w:sz w:val="18"/>
          <w:szCs w:val="18"/>
          <w14:ligatures w14:val="none"/>
        </w:rPr>
        <w:t xml:space="preserve"> </w:t>
      </w:r>
      <w:proofErr w:type="spellStart"/>
      <w:r w:rsidRPr="001B55FE">
        <w:rPr>
          <w:rFonts w:ascii="Arial" w:hAnsi="Arial" w:eastAsia="Calibri" w:cs="Arial"/>
          <w:kern w:val="0"/>
          <w:sz w:val="18"/>
          <w:szCs w:val="18"/>
          <w14:ligatures w14:val="none"/>
        </w:rPr>
        <w:t>yakanaka</w:t>
      </w:r>
      <w:proofErr w:type="spellEnd"/>
      <w:r>
        <w:rPr>
          <w:rFonts w:ascii="Arial" w:hAnsi="Arial" w:eastAsia="Calibri" w:cs="Arial"/>
          <w:kern w:val="0"/>
          <w:sz w:val="18"/>
          <w:szCs w:val="18"/>
          <w14:ligatures w14:val="none"/>
        </w:rPr>
        <w:t>,</w:t>
      </w:r>
      <w:r w:rsidRPr="001B55FE">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w:t>
      </w:r>
      <w:r w:rsidRPr="00D903E3">
        <w:rPr>
          <w:rFonts w:ascii="Arial" w:hAnsi="Arial" w:eastAsia="Calibri" w:cs="Arial"/>
          <w:kern w:val="0"/>
          <w:sz w:val="28"/>
          <w:szCs w:val="28"/>
          <w14:ligatures w14:val="none"/>
        </w:rPr>
        <w:t>embe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dzakanaka</w:t>
      </w:r>
      <w:proofErr w:type="spellEnd"/>
      <w:r w:rsidRPr="00D903E3">
        <w:rPr>
          <w:rFonts w:ascii="Arial" w:hAnsi="Arial" w:eastAsia="Calibri" w:cs="Arial"/>
          <w:kern w:val="0"/>
          <w:sz w:val="28"/>
          <w:szCs w:val="28"/>
          <w14:ligatures w14:val="none"/>
        </w:rPr>
        <w:t xml:space="preserve">…? </w:t>
      </w:r>
      <w:r w:rsidRPr="001B55FE">
        <w:rPr>
          <w:rFonts w:ascii="Arial" w:hAnsi="Arial" w:eastAsia="Calibri" w:cs="Arial"/>
          <w:kern w:val="0"/>
          <w:sz w:val="18"/>
          <w:szCs w:val="18"/>
          <w14:ligatures w14:val="none"/>
        </w:rPr>
        <w:t>[Congregation says, “</w:t>
      </w:r>
      <w:proofErr w:type="spellStart"/>
      <w:r w:rsidRPr="001B55FE">
        <w:rPr>
          <w:rFonts w:ascii="Arial" w:hAnsi="Arial" w:eastAsia="Calibri" w:cs="Arial"/>
          <w:kern w:val="0"/>
          <w:sz w:val="18"/>
          <w:szCs w:val="18"/>
          <w14:ligatures w14:val="none"/>
        </w:rPr>
        <w:t>hembe</w:t>
      </w:r>
      <w:proofErr w:type="spellEnd"/>
      <w:r w:rsidRPr="001B55FE">
        <w:rPr>
          <w:rFonts w:ascii="Arial" w:hAnsi="Arial" w:eastAsia="Calibri" w:cs="Arial"/>
          <w:kern w:val="0"/>
          <w:sz w:val="18"/>
          <w:szCs w:val="18"/>
          <w14:ligatures w14:val="none"/>
        </w:rPr>
        <w:t xml:space="preserve"> </w:t>
      </w:r>
      <w:proofErr w:type="spellStart"/>
      <w:r w:rsidRPr="001B55FE">
        <w:rPr>
          <w:rFonts w:ascii="Arial" w:hAnsi="Arial" w:eastAsia="Calibri" w:cs="Arial"/>
          <w:kern w:val="0"/>
          <w:sz w:val="18"/>
          <w:szCs w:val="18"/>
          <w14:ligatures w14:val="none"/>
        </w:rPr>
        <w:t>dzakanaka</w:t>
      </w:r>
      <w:proofErr w:type="spellEnd"/>
      <w:r>
        <w:rPr>
          <w:rFonts w:ascii="Arial" w:hAnsi="Arial" w:eastAsia="Calibri" w:cs="Arial"/>
          <w:kern w:val="0"/>
          <w:sz w:val="18"/>
          <w:szCs w:val="18"/>
          <w14:ligatures w14:val="none"/>
        </w:rPr>
        <w:t>,</w:t>
      </w:r>
      <w:r w:rsidRPr="001B55FE">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1B55FE">
        <w:rPr>
          <w:rFonts w:ascii="Arial" w:hAnsi="Arial" w:eastAsia="Calibri" w:cs="Arial"/>
          <w:kern w:val="0"/>
          <w:sz w:val="18"/>
          <w:szCs w:val="18"/>
          <w14:ligatures w14:val="none"/>
        </w:rPr>
        <w:t xml:space="preserve"> </w:t>
      </w:r>
      <w:proofErr w:type="spellStart"/>
      <w:r>
        <w:rPr>
          <w:rFonts w:ascii="Arial" w:hAnsi="Arial" w:eastAsia="Calibri" w:cs="Arial"/>
          <w:kern w:val="0"/>
          <w:sz w:val="28"/>
          <w:szCs w:val="28"/>
          <w14:ligatures w14:val="none"/>
        </w:rPr>
        <w:t>c</w:t>
      </w:r>
      <w:r w:rsidRPr="00D903E3">
        <w:rPr>
          <w:rFonts w:ascii="Arial" w:hAnsi="Arial" w:eastAsia="Calibri" w:cs="Arial"/>
          <w:kern w:val="0"/>
          <w:sz w:val="28"/>
          <w:szCs w:val="28"/>
          <w14:ligatures w14:val="none"/>
        </w:rPr>
        <w:t>hikafu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chakanaka</w:t>
      </w:r>
      <w:proofErr w:type="spellEnd"/>
      <w:r w:rsidRPr="00D903E3">
        <w:rPr>
          <w:rFonts w:ascii="Arial" w:hAnsi="Arial" w:eastAsia="Calibri" w:cs="Arial"/>
          <w:kern w:val="0"/>
          <w:sz w:val="28"/>
          <w:szCs w:val="28"/>
          <w14:ligatures w14:val="none"/>
        </w:rPr>
        <w:t xml:space="preserve">…? </w:t>
      </w:r>
      <w:r w:rsidRPr="001B55FE">
        <w:rPr>
          <w:rFonts w:ascii="Arial" w:hAnsi="Arial" w:eastAsia="Calibri" w:cs="Arial"/>
          <w:kern w:val="0"/>
          <w:sz w:val="18"/>
          <w:szCs w:val="18"/>
          <w14:ligatures w14:val="none"/>
        </w:rPr>
        <w:t>[Congregation says, “</w:t>
      </w:r>
      <w:proofErr w:type="spellStart"/>
      <w:r w:rsidRPr="001B55FE">
        <w:rPr>
          <w:rFonts w:ascii="Arial" w:hAnsi="Arial" w:eastAsia="Calibri" w:cs="Arial"/>
          <w:kern w:val="0"/>
          <w:sz w:val="18"/>
          <w:szCs w:val="18"/>
          <w14:ligatures w14:val="none"/>
        </w:rPr>
        <w:t>chikafu</w:t>
      </w:r>
      <w:proofErr w:type="spellEnd"/>
      <w:r w:rsidRPr="001B55FE">
        <w:rPr>
          <w:rFonts w:ascii="Arial" w:hAnsi="Arial" w:eastAsia="Calibri" w:cs="Arial"/>
          <w:kern w:val="0"/>
          <w:sz w:val="18"/>
          <w:szCs w:val="18"/>
          <w14:ligatures w14:val="none"/>
        </w:rPr>
        <w:t xml:space="preserve"> </w:t>
      </w:r>
      <w:proofErr w:type="spellStart"/>
      <w:r w:rsidRPr="001B55FE">
        <w:rPr>
          <w:rFonts w:ascii="Arial" w:hAnsi="Arial" w:eastAsia="Calibri" w:cs="Arial"/>
          <w:kern w:val="0"/>
          <w:sz w:val="18"/>
          <w:szCs w:val="18"/>
          <w14:ligatures w14:val="none"/>
        </w:rPr>
        <w:t>chakanaka</w:t>
      </w:r>
      <w:proofErr w:type="spellEnd"/>
      <w:r>
        <w:rPr>
          <w:rFonts w:ascii="Arial" w:hAnsi="Arial" w:eastAsia="Calibri" w:cs="Arial"/>
          <w:kern w:val="0"/>
          <w:sz w:val="18"/>
          <w:szCs w:val="18"/>
          <w14:ligatures w14:val="none"/>
        </w:rPr>
        <w:t>,</w:t>
      </w:r>
      <w:r w:rsidRPr="001B55FE">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w:t>
      </w:r>
      <w:r w:rsidRPr="00D903E3">
        <w:rPr>
          <w:rFonts w:ascii="Arial" w:hAnsi="Arial" w:eastAsia="Calibri" w:cs="Arial"/>
          <w:kern w:val="0"/>
          <w:sz w:val="28"/>
          <w:szCs w:val="28"/>
          <w14:ligatures w14:val="none"/>
        </w:rPr>
        <w:t>utano</w:t>
      </w:r>
      <w:proofErr w:type="spellEnd"/>
      <w:r w:rsidRPr="00D903E3">
        <w:rPr>
          <w:rFonts w:ascii="Arial" w:hAnsi="Arial" w:eastAsia="Calibri" w:cs="Arial"/>
          <w:kern w:val="0"/>
          <w:sz w:val="28"/>
          <w:szCs w:val="28"/>
          <w14:ligatures w14:val="none"/>
        </w:rPr>
        <w:t xml:space="preserve">…? </w:t>
      </w:r>
      <w:r w:rsidRPr="00A95929">
        <w:rPr>
          <w:rFonts w:ascii="Arial" w:hAnsi="Arial" w:eastAsia="Calibri" w:cs="Arial"/>
          <w:kern w:val="0"/>
          <w:sz w:val="18"/>
          <w:szCs w:val="18"/>
          <w14:ligatures w14:val="none"/>
        </w:rPr>
        <w:t>[Congregation says, “</w:t>
      </w:r>
      <w:proofErr w:type="spellStart"/>
      <w:r w:rsidRPr="00A95929">
        <w:rPr>
          <w:rFonts w:ascii="Arial" w:hAnsi="Arial" w:eastAsia="Calibri" w:cs="Arial"/>
          <w:kern w:val="0"/>
          <w:sz w:val="18"/>
          <w:szCs w:val="18"/>
          <w14:ligatures w14:val="none"/>
        </w:rPr>
        <w:t>hutano</w:t>
      </w:r>
      <w:proofErr w:type="spellEnd"/>
      <w:r>
        <w:rPr>
          <w:rFonts w:ascii="Arial" w:hAnsi="Arial" w:eastAsia="Calibri" w:cs="Arial"/>
          <w:kern w:val="0"/>
          <w:sz w:val="18"/>
          <w:szCs w:val="18"/>
          <w14:ligatures w14:val="none"/>
        </w:rPr>
        <w:t>,</w:t>
      </w:r>
      <w:r w:rsidRPr="00A95929">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f</w:t>
      </w:r>
      <w:r w:rsidRPr="00D903E3">
        <w:rPr>
          <w:rFonts w:ascii="Arial" w:hAnsi="Arial" w:eastAsia="Calibri" w:cs="Arial"/>
          <w:kern w:val="0"/>
          <w:sz w:val="28"/>
          <w:szCs w:val="28"/>
          <w14:ligatures w14:val="none"/>
        </w:rPr>
        <w:t xml:space="preserve">urniture…? </w:t>
      </w:r>
      <w:r w:rsidRPr="001B55FE">
        <w:rPr>
          <w:rFonts w:ascii="Arial" w:hAnsi="Arial" w:eastAsia="Calibri" w:cs="Arial"/>
          <w:kern w:val="0"/>
          <w:sz w:val="18"/>
          <w:szCs w:val="18"/>
          <w14:ligatures w14:val="none"/>
        </w:rPr>
        <w:t>[Congregation says, “furniture</w:t>
      </w:r>
      <w:r>
        <w:rPr>
          <w:rFonts w:ascii="Arial" w:hAnsi="Arial" w:eastAsia="Calibri" w:cs="Arial"/>
          <w:kern w:val="0"/>
          <w:sz w:val="18"/>
          <w:szCs w:val="18"/>
          <w14:ligatures w14:val="none"/>
        </w:rPr>
        <w:t>,</w:t>
      </w:r>
      <w:r w:rsidRPr="001B55FE">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w:t>
      </w:r>
      <w:r w:rsidRPr="00D903E3">
        <w:rPr>
          <w:rFonts w:ascii="Arial" w:hAnsi="Arial" w:eastAsia="Calibri" w:cs="Arial"/>
          <w:kern w:val="0"/>
          <w:sz w:val="28"/>
          <w:szCs w:val="28"/>
          <w14:ligatures w14:val="none"/>
        </w:rPr>
        <w:t>huri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hombe</w:t>
      </w:r>
      <w:proofErr w:type="spellEnd"/>
      <w:r w:rsidRPr="00D903E3">
        <w:rPr>
          <w:rFonts w:ascii="Arial" w:hAnsi="Arial" w:eastAsia="Calibri" w:cs="Arial"/>
          <w:kern w:val="0"/>
          <w:sz w:val="28"/>
          <w:szCs w:val="28"/>
          <w14:ligatures w14:val="none"/>
        </w:rPr>
        <w:t xml:space="preserve">…? </w:t>
      </w:r>
      <w:r w:rsidRPr="001B55FE">
        <w:rPr>
          <w:rFonts w:ascii="Arial" w:hAnsi="Arial" w:eastAsia="Calibri" w:cs="Arial"/>
          <w:kern w:val="0"/>
          <w:sz w:val="18"/>
          <w:szCs w:val="18"/>
          <w14:ligatures w14:val="none"/>
        </w:rPr>
        <w:t>[Congregation says, “</w:t>
      </w:r>
      <w:proofErr w:type="spellStart"/>
      <w:r w:rsidRPr="001B55FE">
        <w:rPr>
          <w:rFonts w:ascii="Arial" w:hAnsi="Arial" w:eastAsia="Calibri" w:cs="Arial"/>
          <w:kern w:val="0"/>
          <w:sz w:val="18"/>
          <w:szCs w:val="18"/>
          <w14:ligatures w14:val="none"/>
        </w:rPr>
        <w:t>mhuri</w:t>
      </w:r>
      <w:proofErr w:type="spellEnd"/>
      <w:r w:rsidRPr="001B55FE">
        <w:rPr>
          <w:rFonts w:ascii="Arial" w:hAnsi="Arial" w:eastAsia="Calibri" w:cs="Arial"/>
          <w:kern w:val="0"/>
          <w:sz w:val="18"/>
          <w:szCs w:val="18"/>
          <w14:ligatures w14:val="none"/>
        </w:rPr>
        <w:t xml:space="preserve"> </w:t>
      </w:r>
      <w:proofErr w:type="spellStart"/>
      <w:r w:rsidRPr="001B55FE">
        <w:rPr>
          <w:rFonts w:ascii="Arial" w:hAnsi="Arial" w:eastAsia="Calibri" w:cs="Arial"/>
          <w:kern w:val="0"/>
          <w:sz w:val="18"/>
          <w:szCs w:val="18"/>
          <w14:ligatures w14:val="none"/>
        </w:rPr>
        <w:t>hombe</w:t>
      </w:r>
      <w:proofErr w:type="spellEnd"/>
      <w:r w:rsidRPr="001B55FE">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1B55FE">
        <w:rPr>
          <w:rFonts w:ascii="Arial" w:hAnsi="Arial" w:eastAsia="Calibri" w:cs="Arial"/>
          <w:kern w:val="0"/>
          <w:sz w:val="18"/>
          <w:szCs w:val="18"/>
          <w14:ligatures w14:val="none"/>
        </w:rPr>
        <w:t xml:space="preserve"> </w:t>
      </w:r>
      <w:proofErr w:type="spellStart"/>
      <w:r w:rsidRPr="00774D58">
        <w:rPr>
          <w:rFonts w:ascii="Arial" w:hAnsi="Arial" w:eastAsia="Calibri" w:cs="Arial"/>
          <w:kern w:val="0"/>
          <w:sz w:val="28"/>
          <w:szCs w:val="28"/>
          <w14:ligatures w14:val="none"/>
          <w:rPrChange w:author="Transcriber01 JHB" w:date="2025-08-25T14:50:00Z" w16du:dateUtc="2025-08-25T12:50:00Z" w:id="13">
            <w:rPr>
              <w:rFonts w:ascii="Arial" w:hAnsi="Arial" w:eastAsia="Calibri" w:cs="Arial"/>
              <w:kern w:val="0"/>
              <w:sz w:val="28"/>
              <w:szCs w:val="28"/>
              <w:lang w:val="fr-FR"/>
              <w14:ligatures w14:val="none"/>
            </w:rPr>
          </w:rPrChange>
        </w:rPr>
        <w:t>Ndozvatinonamatira</w:t>
      </w:r>
      <w:proofErr w:type="spellEnd"/>
      <w:r w:rsidRPr="00774D58">
        <w:rPr>
          <w:rFonts w:ascii="Arial" w:hAnsi="Arial" w:eastAsia="Calibri" w:cs="Arial"/>
          <w:kern w:val="0"/>
          <w:sz w:val="28"/>
          <w:szCs w:val="28"/>
          <w14:ligatures w14:val="none"/>
          <w:rPrChange w:author="Transcriber01 JHB" w:date="2025-08-25T14:50:00Z" w16du:dateUtc="2025-08-25T12:50:00Z" w:id="14">
            <w:rPr>
              <w:rFonts w:ascii="Arial" w:hAnsi="Arial" w:eastAsia="Calibri" w:cs="Arial"/>
              <w:kern w:val="0"/>
              <w:sz w:val="28"/>
              <w:szCs w:val="28"/>
              <w:lang w:val="fr-FR"/>
              <w14:ligatures w14:val="none"/>
            </w:rPr>
          </w:rPrChange>
        </w:rPr>
        <w:t xml:space="preserve">… ? </w:t>
      </w:r>
      <w:r w:rsidRPr="00774D58">
        <w:rPr>
          <w:rFonts w:ascii="Arial" w:hAnsi="Arial" w:eastAsia="Calibri" w:cs="Arial"/>
          <w:kern w:val="0"/>
          <w:sz w:val="18"/>
          <w:szCs w:val="18"/>
          <w14:ligatures w14:val="none"/>
          <w:rPrChange w:author="Transcriber01 JHB" w:date="2025-08-25T14:50:00Z" w16du:dateUtc="2025-08-25T12:50:00Z" w:id="15">
            <w:rPr>
              <w:rFonts w:ascii="Arial" w:hAnsi="Arial" w:eastAsia="Calibri" w:cs="Arial"/>
              <w:kern w:val="0"/>
              <w:sz w:val="18"/>
              <w:szCs w:val="18"/>
              <w:lang w:val="fr-FR"/>
              <w14:ligatures w14:val="none"/>
            </w:rPr>
          </w:rPrChange>
        </w:rPr>
        <w:t>[Congregation says, “</w:t>
      </w:r>
      <w:proofErr w:type="spellStart"/>
      <w:r w:rsidRPr="00774D58">
        <w:rPr>
          <w:rFonts w:ascii="Arial" w:hAnsi="Arial" w:eastAsia="Calibri" w:cs="Arial"/>
          <w:kern w:val="0"/>
          <w:sz w:val="18"/>
          <w:szCs w:val="18"/>
          <w14:ligatures w14:val="none"/>
          <w:rPrChange w:author="Transcriber01 JHB" w:date="2025-08-25T14:50:00Z" w16du:dateUtc="2025-08-25T12:50:00Z" w:id="16">
            <w:rPr>
              <w:rFonts w:ascii="Arial" w:hAnsi="Arial" w:eastAsia="Calibri" w:cs="Arial"/>
              <w:kern w:val="0"/>
              <w:sz w:val="18"/>
              <w:szCs w:val="18"/>
              <w:lang w:val="fr-FR"/>
              <w14:ligatures w14:val="none"/>
            </w:rPr>
          </w:rPrChange>
        </w:rPr>
        <w:t>ndozvatinonamatira</w:t>
      </w:r>
      <w:proofErr w:type="spellEnd"/>
      <w:r>
        <w:rPr>
          <w:rFonts w:ascii="Arial" w:hAnsi="Arial" w:eastAsia="Calibri" w:cs="Arial"/>
          <w:kern w:val="0"/>
          <w:sz w:val="18"/>
          <w:szCs w:val="18"/>
          <w14:ligatures w14:val="none"/>
        </w:rPr>
        <w:t>,</w:t>
      </w:r>
      <w:r w:rsidRPr="00774D58">
        <w:rPr>
          <w:rFonts w:ascii="Arial" w:hAnsi="Arial" w:eastAsia="Calibri" w:cs="Arial"/>
          <w:kern w:val="0"/>
          <w:sz w:val="18"/>
          <w:szCs w:val="18"/>
          <w14:ligatures w14:val="none"/>
          <w:rPrChange w:author="Transcriber01 JHB" w:date="2025-08-25T14:50:00Z" w16du:dateUtc="2025-08-25T12:50:00Z" w:id="17">
            <w:rPr>
              <w:rFonts w:ascii="Arial" w:hAnsi="Arial" w:eastAsia="Calibri" w:cs="Arial"/>
              <w:kern w:val="0"/>
              <w:sz w:val="18"/>
              <w:szCs w:val="18"/>
              <w:lang w:val="fr-FR"/>
              <w14:ligatures w14:val="none"/>
            </w:rPr>
          </w:rPrChange>
        </w:rPr>
        <w:t>”]</w:t>
      </w:r>
      <w:r w:rsidRPr="00774D58">
        <w:rPr>
          <w:rFonts w:ascii="Arial" w:hAnsi="Arial" w:eastAsia="Calibri" w:cs="Arial"/>
          <w:kern w:val="0"/>
          <w:sz w:val="28"/>
          <w:szCs w:val="28"/>
          <w14:ligatures w14:val="none"/>
          <w:rPrChange w:author="Transcriber01 JHB" w:date="2025-08-25T14:50:00Z" w16du:dateUtc="2025-08-25T12:50:00Z" w:id="18">
            <w:rPr>
              <w:rFonts w:ascii="Arial" w:hAnsi="Arial" w:eastAsia="Calibri" w:cs="Arial"/>
              <w:kern w:val="0"/>
              <w:sz w:val="28"/>
              <w:szCs w:val="28"/>
              <w:lang w:val="fr-FR"/>
              <w14:ligatures w14:val="none"/>
            </w:rPr>
          </w:rPrChange>
        </w:rPr>
        <w:t xml:space="preserve"> </w:t>
      </w:r>
      <w:proofErr w:type="spellStart"/>
      <w:r>
        <w:rPr>
          <w:rFonts w:ascii="Arial" w:hAnsi="Arial" w:eastAsia="Calibri" w:cs="Arial"/>
          <w:kern w:val="0"/>
          <w:sz w:val="28"/>
          <w:szCs w:val="28"/>
          <w14:ligatures w14:val="none"/>
        </w:rPr>
        <w:t>p</w:t>
      </w:r>
      <w:r w:rsidRPr="00774D58">
        <w:rPr>
          <w:rFonts w:ascii="Arial" w:hAnsi="Arial" w:eastAsia="Calibri" w:cs="Arial"/>
          <w:kern w:val="0"/>
          <w:sz w:val="28"/>
          <w:szCs w:val="28"/>
          <w14:ligatures w14:val="none"/>
          <w:rPrChange w:author="Transcriber01 JHB" w:date="2025-08-25T14:50:00Z" w16du:dateUtc="2025-08-25T12:50:00Z" w:id="19">
            <w:rPr>
              <w:rFonts w:ascii="Arial" w:hAnsi="Arial" w:eastAsia="Calibri" w:cs="Arial"/>
              <w:kern w:val="0"/>
              <w:sz w:val="28"/>
              <w:szCs w:val="28"/>
              <w:lang w:val="fr-FR"/>
              <w14:ligatures w14:val="none"/>
            </w:rPr>
          </w:rPrChange>
        </w:rPr>
        <w:t>asi</w:t>
      </w:r>
      <w:proofErr w:type="spellEnd"/>
      <w:r w:rsidRPr="00774D58">
        <w:rPr>
          <w:rFonts w:ascii="Arial" w:hAnsi="Arial" w:eastAsia="Calibri" w:cs="Arial"/>
          <w:kern w:val="0"/>
          <w:sz w:val="28"/>
          <w:szCs w:val="28"/>
          <w14:ligatures w14:val="none"/>
          <w:rPrChange w:author="Transcriber01 JHB" w:date="2025-08-25T14:50:00Z" w16du:dateUtc="2025-08-25T12:50:00Z" w:id="20">
            <w:rPr>
              <w:rFonts w:ascii="Arial" w:hAnsi="Arial" w:eastAsia="Calibri" w:cs="Arial"/>
              <w:kern w:val="0"/>
              <w:sz w:val="28"/>
              <w:szCs w:val="28"/>
              <w:lang w:val="fr-FR"/>
              <w14:ligatures w14:val="none"/>
            </w:rPr>
          </w:rPrChange>
        </w:rPr>
        <w:t xml:space="preserve"> </w:t>
      </w:r>
      <w:proofErr w:type="spellStart"/>
      <w:r w:rsidRPr="00774D58">
        <w:rPr>
          <w:rFonts w:ascii="Arial" w:hAnsi="Arial" w:eastAsia="Calibri" w:cs="Arial"/>
          <w:kern w:val="0"/>
          <w:sz w:val="28"/>
          <w:szCs w:val="28"/>
          <w14:ligatures w14:val="none"/>
          <w:rPrChange w:author="Transcriber01 JHB" w:date="2025-08-25T14:50:00Z" w16du:dateUtc="2025-08-25T12:50:00Z" w:id="21">
            <w:rPr>
              <w:rFonts w:ascii="Arial" w:hAnsi="Arial" w:eastAsia="Calibri" w:cs="Arial"/>
              <w:kern w:val="0"/>
              <w:sz w:val="28"/>
              <w:szCs w:val="28"/>
              <w:lang w:val="fr-FR"/>
              <w14:ligatures w14:val="none"/>
            </w:rPr>
          </w:rPrChange>
        </w:rPr>
        <w:t>pano</w:t>
      </w:r>
      <w:proofErr w:type="spellEnd"/>
      <w:r w:rsidRPr="00774D58">
        <w:rPr>
          <w:rFonts w:ascii="Arial" w:hAnsi="Arial" w:eastAsia="Calibri" w:cs="Arial"/>
          <w:kern w:val="0"/>
          <w:sz w:val="28"/>
          <w:szCs w:val="28"/>
          <w14:ligatures w14:val="none"/>
          <w:rPrChange w:author="Transcriber01 JHB" w:date="2025-08-25T14:50:00Z" w16du:dateUtc="2025-08-25T12:50:00Z" w:id="22">
            <w:rPr>
              <w:rFonts w:ascii="Arial" w:hAnsi="Arial" w:eastAsia="Calibri" w:cs="Arial"/>
              <w:kern w:val="0"/>
              <w:sz w:val="28"/>
              <w:szCs w:val="28"/>
              <w:lang w:val="fr-FR"/>
              <w14:ligatures w14:val="none"/>
            </w:rPr>
          </w:rPrChange>
        </w:rPr>
        <w:t xml:space="preserve">…? </w:t>
      </w:r>
      <w:r w:rsidRPr="00774D58">
        <w:rPr>
          <w:rFonts w:ascii="Arial" w:hAnsi="Arial" w:eastAsia="Calibri" w:cs="Arial"/>
          <w:kern w:val="0"/>
          <w:sz w:val="18"/>
          <w:szCs w:val="18"/>
          <w14:ligatures w14:val="none"/>
          <w:rPrChange w:author="Transcriber01 JHB" w:date="2025-08-25T14:50:00Z" w16du:dateUtc="2025-08-25T12:50:00Z" w:id="23">
            <w:rPr>
              <w:rFonts w:ascii="Arial" w:hAnsi="Arial" w:eastAsia="Calibri" w:cs="Arial"/>
              <w:kern w:val="0"/>
              <w:sz w:val="18"/>
              <w:szCs w:val="18"/>
              <w:lang w:val="fr-FR"/>
              <w14:ligatures w14:val="none"/>
            </w:rPr>
          </w:rPrChange>
        </w:rPr>
        <w:t>[Congregation says, “</w:t>
      </w:r>
      <w:proofErr w:type="spellStart"/>
      <w:r w:rsidRPr="00774D58">
        <w:rPr>
          <w:rFonts w:ascii="Arial" w:hAnsi="Arial" w:eastAsia="Calibri" w:cs="Arial"/>
          <w:kern w:val="0"/>
          <w:sz w:val="18"/>
          <w:szCs w:val="18"/>
          <w14:ligatures w14:val="none"/>
          <w:rPrChange w:author="Transcriber01 JHB" w:date="2025-08-25T14:50:00Z" w16du:dateUtc="2025-08-25T12:50:00Z" w:id="24">
            <w:rPr>
              <w:rFonts w:ascii="Arial" w:hAnsi="Arial" w:eastAsia="Calibri" w:cs="Arial"/>
              <w:kern w:val="0"/>
              <w:sz w:val="18"/>
              <w:szCs w:val="18"/>
              <w:lang w:val="fr-FR"/>
              <w14:ligatures w14:val="none"/>
            </w:rPr>
          </w:rPrChange>
        </w:rPr>
        <w:t>pasi</w:t>
      </w:r>
      <w:proofErr w:type="spellEnd"/>
      <w:r w:rsidRPr="00774D58">
        <w:rPr>
          <w:rFonts w:ascii="Arial" w:hAnsi="Arial" w:eastAsia="Calibri" w:cs="Arial"/>
          <w:kern w:val="0"/>
          <w:sz w:val="18"/>
          <w:szCs w:val="18"/>
          <w14:ligatures w14:val="none"/>
          <w:rPrChange w:author="Transcriber01 JHB" w:date="2025-08-25T14:50:00Z" w16du:dateUtc="2025-08-25T12:50:00Z" w:id="25">
            <w:rPr>
              <w:rFonts w:ascii="Arial" w:hAnsi="Arial" w:eastAsia="Calibri" w:cs="Arial"/>
              <w:kern w:val="0"/>
              <w:sz w:val="18"/>
              <w:szCs w:val="18"/>
              <w:lang w:val="fr-FR"/>
              <w14:ligatures w14:val="none"/>
            </w:rPr>
          </w:rPrChange>
        </w:rPr>
        <w:t xml:space="preserve"> </w:t>
      </w:r>
      <w:proofErr w:type="spellStart"/>
      <w:r w:rsidRPr="00774D58">
        <w:rPr>
          <w:rFonts w:ascii="Arial" w:hAnsi="Arial" w:eastAsia="Calibri" w:cs="Arial"/>
          <w:kern w:val="0"/>
          <w:sz w:val="18"/>
          <w:szCs w:val="18"/>
          <w14:ligatures w14:val="none"/>
          <w:rPrChange w:author="Transcriber01 JHB" w:date="2025-08-25T14:50:00Z" w16du:dateUtc="2025-08-25T12:50:00Z" w:id="26">
            <w:rPr>
              <w:rFonts w:ascii="Arial" w:hAnsi="Arial" w:eastAsia="Calibri" w:cs="Arial"/>
              <w:kern w:val="0"/>
              <w:sz w:val="18"/>
              <w:szCs w:val="18"/>
              <w:lang w:val="fr-FR"/>
              <w14:ligatures w14:val="none"/>
            </w:rPr>
          </w:rPrChange>
        </w:rPr>
        <w:t>pano</w:t>
      </w:r>
      <w:proofErr w:type="spellEnd"/>
      <w:r>
        <w:rPr>
          <w:rFonts w:ascii="Arial" w:hAnsi="Arial" w:eastAsia="Calibri" w:cs="Arial"/>
          <w:kern w:val="0"/>
          <w:sz w:val="18"/>
          <w:szCs w:val="18"/>
          <w14:ligatures w14:val="none"/>
        </w:rPr>
        <w:t>,</w:t>
      </w:r>
      <w:r w:rsidRPr="00774D58">
        <w:rPr>
          <w:rFonts w:ascii="Arial" w:hAnsi="Arial" w:eastAsia="Calibri" w:cs="Arial"/>
          <w:kern w:val="0"/>
          <w:sz w:val="18"/>
          <w:szCs w:val="18"/>
          <w14:ligatures w14:val="none"/>
          <w:rPrChange w:author="Transcriber01 JHB" w:date="2025-08-25T14:50:00Z" w16du:dateUtc="2025-08-25T12:50:00Z" w:id="27">
            <w:rPr>
              <w:rFonts w:ascii="Arial" w:hAnsi="Arial" w:eastAsia="Calibri" w:cs="Arial"/>
              <w:kern w:val="0"/>
              <w:sz w:val="18"/>
              <w:szCs w:val="18"/>
              <w:lang w:val="fr-FR"/>
              <w14:ligatures w14:val="none"/>
            </w:rPr>
          </w:rPrChange>
        </w:rPr>
        <w:t>”]</w:t>
      </w:r>
      <w:r w:rsidRPr="00774D58">
        <w:rPr>
          <w:rFonts w:ascii="Arial" w:hAnsi="Arial" w:eastAsia="Calibri" w:cs="Arial"/>
          <w:kern w:val="0"/>
          <w:sz w:val="28"/>
          <w:szCs w:val="28"/>
          <w14:ligatures w14:val="none"/>
          <w:rPrChange w:author="Transcriber01 JHB" w:date="2025-08-25T14:50:00Z" w16du:dateUtc="2025-08-25T12:50:00Z" w:id="28">
            <w:rPr>
              <w:rFonts w:ascii="Arial" w:hAnsi="Arial" w:eastAsia="Calibri" w:cs="Arial"/>
              <w:kern w:val="0"/>
              <w:sz w:val="28"/>
              <w:szCs w:val="28"/>
              <w:lang w:val="fr-FR"/>
              <w14:ligatures w14:val="none"/>
            </w:rPr>
          </w:rPrChange>
        </w:rPr>
        <w:t xml:space="preserve"> </w:t>
      </w:r>
      <w:r>
        <w:rPr>
          <w:rFonts w:ascii="Arial" w:hAnsi="Arial" w:eastAsia="Calibri" w:cs="Arial"/>
          <w:kern w:val="0"/>
          <w:sz w:val="28"/>
          <w:szCs w:val="28"/>
          <w14:ligatures w14:val="none"/>
        </w:rPr>
        <w:t>k</w:t>
      </w:r>
      <w:r w:rsidRPr="00774D58">
        <w:rPr>
          <w:rFonts w:ascii="Arial" w:hAnsi="Arial" w:eastAsia="Calibri" w:cs="Arial"/>
          <w:kern w:val="0"/>
          <w:sz w:val="28"/>
          <w:szCs w:val="28"/>
          <w14:ligatures w14:val="none"/>
          <w:rPrChange w:author="Transcriber01 JHB" w:date="2025-08-25T14:50:00Z" w16du:dateUtc="2025-08-25T12:50:00Z" w:id="29">
            <w:rPr>
              <w:rFonts w:ascii="Arial" w:hAnsi="Arial" w:eastAsia="Calibri" w:cs="Arial"/>
              <w:kern w:val="0"/>
              <w:sz w:val="28"/>
              <w:szCs w:val="28"/>
              <w:lang w:val="fr-FR"/>
              <w14:ligatures w14:val="none"/>
            </w:rPr>
          </w:rPrChange>
        </w:rPr>
        <w:t xml:space="preserve">ana </w:t>
      </w:r>
      <w:proofErr w:type="spellStart"/>
      <w:r w:rsidRPr="00774D58">
        <w:rPr>
          <w:rFonts w:ascii="Arial" w:hAnsi="Arial" w:eastAsia="Calibri" w:cs="Arial"/>
          <w:kern w:val="0"/>
          <w:sz w:val="28"/>
          <w:szCs w:val="28"/>
          <w14:ligatures w14:val="none"/>
          <w:rPrChange w:author="Transcriber01 JHB" w:date="2025-08-25T14:50:00Z" w16du:dateUtc="2025-08-25T12:50:00Z" w:id="30">
            <w:rPr>
              <w:rFonts w:ascii="Arial" w:hAnsi="Arial" w:eastAsia="Calibri" w:cs="Arial"/>
              <w:kern w:val="0"/>
              <w:sz w:val="28"/>
              <w:szCs w:val="28"/>
              <w:lang w:val="fr-FR"/>
              <w14:ligatures w14:val="none"/>
            </w:rPr>
          </w:rPrChange>
        </w:rPr>
        <w:t>izvozvo</w:t>
      </w:r>
      <w:proofErr w:type="spellEnd"/>
      <w:r w:rsidRPr="00774D58">
        <w:rPr>
          <w:rFonts w:ascii="Arial" w:hAnsi="Arial" w:eastAsia="Calibri" w:cs="Arial"/>
          <w:kern w:val="0"/>
          <w:sz w:val="28"/>
          <w:szCs w:val="28"/>
          <w14:ligatures w14:val="none"/>
          <w:rPrChange w:author="Transcriber01 JHB" w:date="2025-08-25T14:50:00Z" w16du:dateUtc="2025-08-25T12:50:00Z" w:id="31">
            <w:rPr>
              <w:rFonts w:ascii="Arial" w:hAnsi="Arial" w:eastAsia="Calibri" w:cs="Arial"/>
              <w:kern w:val="0"/>
              <w:sz w:val="28"/>
              <w:szCs w:val="28"/>
              <w:lang w:val="fr-FR"/>
              <w14:ligatures w14:val="none"/>
            </w:rPr>
          </w:rPrChange>
        </w:rPr>
        <w:t xml:space="preserve"> </w:t>
      </w:r>
      <w:proofErr w:type="spellStart"/>
      <w:r w:rsidRPr="00774D58">
        <w:rPr>
          <w:rFonts w:ascii="Arial" w:hAnsi="Arial" w:eastAsia="Calibri" w:cs="Arial"/>
          <w:kern w:val="0"/>
          <w:sz w:val="28"/>
          <w:szCs w:val="28"/>
          <w14:ligatures w14:val="none"/>
          <w:rPrChange w:author="Transcriber01 JHB" w:date="2025-08-25T14:50:00Z" w16du:dateUtc="2025-08-25T12:50:00Z" w:id="32">
            <w:rPr>
              <w:rFonts w:ascii="Arial" w:hAnsi="Arial" w:eastAsia="Calibri" w:cs="Arial"/>
              <w:kern w:val="0"/>
              <w:sz w:val="28"/>
              <w:szCs w:val="28"/>
              <w:lang w:val="fr-FR"/>
              <w14:ligatures w14:val="none"/>
            </w:rPr>
          </w:rPrChange>
        </w:rPr>
        <w:t>zvapfuura</w:t>
      </w:r>
      <w:proofErr w:type="spellEnd"/>
      <w:r w:rsidRPr="00774D58">
        <w:rPr>
          <w:rFonts w:ascii="Arial" w:hAnsi="Arial" w:eastAsia="Calibri" w:cs="Arial"/>
          <w:kern w:val="0"/>
          <w:sz w:val="28"/>
          <w:szCs w:val="28"/>
          <w14:ligatures w14:val="none"/>
          <w:rPrChange w:author="Transcriber01 JHB" w:date="2025-08-25T14:50:00Z" w16du:dateUtc="2025-08-25T12:50:00Z" w:id="33">
            <w:rPr>
              <w:rFonts w:ascii="Arial" w:hAnsi="Arial" w:eastAsia="Calibri" w:cs="Arial"/>
              <w:kern w:val="0"/>
              <w:sz w:val="28"/>
              <w:szCs w:val="28"/>
              <w:lang w:val="fr-FR"/>
              <w14:ligatures w14:val="none"/>
            </w:rPr>
          </w:rPrChange>
        </w:rPr>
        <w:t xml:space="preserve"> </w:t>
      </w:r>
      <w:proofErr w:type="spellStart"/>
      <w:r w:rsidRPr="00774D58">
        <w:rPr>
          <w:rFonts w:ascii="Arial" w:hAnsi="Arial" w:eastAsia="Calibri" w:cs="Arial"/>
          <w:kern w:val="0"/>
          <w:sz w:val="28"/>
          <w:szCs w:val="28"/>
          <w14:ligatures w14:val="none"/>
          <w:rPrChange w:author="Transcriber01 JHB" w:date="2025-08-25T14:50:00Z" w16du:dateUtc="2025-08-25T12:50:00Z" w:id="34">
            <w:rPr>
              <w:rFonts w:ascii="Arial" w:hAnsi="Arial" w:eastAsia="Calibri" w:cs="Arial"/>
              <w:kern w:val="0"/>
              <w:sz w:val="28"/>
              <w:szCs w:val="28"/>
              <w:lang w:val="fr-FR"/>
              <w14:ligatures w14:val="none"/>
            </w:rPr>
          </w:rPrChange>
        </w:rPr>
        <w:t>zvepasi</w:t>
      </w:r>
      <w:proofErr w:type="spellEnd"/>
      <w:r w:rsidRPr="00774D58">
        <w:rPr>
          <w:rFonts w:ascii="Arial" w:hAnsi="Arial" w:eastAsia="Calibri" w:cs="Arial"/>
          <w:kern w:val="0"/>
          <w:sz w:val="28"/>
          <w:szCs w:val="28"/>
          <w14:ligatures w14:val="none"/>
          <w:rPrChange w:author="Transcriber01 JHB" w:date="2025-08-25T14:50:00Z" w16du:dateUtc="2025-08-25T12:50:00Z" w:id="35">
            <w:rPr>
              <w:rFonts w:ascii="Arial" w:hAnsi="Arial" w:eastAsia="Calibri" w:cs="Arial"/>
              <w:kern w:val="0"/>
              <w:sz w:val="28"/>
              <w:szCs w:val="28"/>
              <w:lang w:val="fr-FR"/>
              <w14:ligatures w14:val="none"/>
            </w:rPr>
          </w:rPrChange>
        </w:rPr>
        <w:t xml:space="preserve"> </w:t>
      </w:r>
      <w:proofErr w:type="spellStart"/>
      <w:r w:rsidRPr="00774D58">
        <w:rPr>
          <w:rFonts w:ascii="Arial" w:hAnsi="Arial" w:eastAsia="Calibri" w:cs="Arial"/>
          <w:kern w:val="0"/>
          <w:sz w:val="28"/>
          <w:szCs w:val="28"/>
          <w14:ligatures w14:val="none"/>
          <w:rPrChange w:author="Transcriber01 JHB" w:date="2025-08-25T14:50:00Z" w16du:dateUtc="2025-08-25T12:50:00Z" w:id="36">
            <w:rPr>
              <w:rFonts w:ascii="Arial" w:hAnsi="Arial" w:eastAsia="Calibri" w:cs="Arial"/>
              <w:kern w:val="0"/>
              <w:sz w:val="28"/>
              <w:szCs w:val="28"/>
              <w:lang w:val="fr-FR"/>
              <w14:ligatures w14:val="none"/>
            </w:rPr>
          </w:rPrChange>
        </w:rPr>
        <w:t>pano</w:t>
      </w:r>
      <w:proofErr w:type="spellEnd"/>
      <w:r w:rsidRPr="00774D58">
        <w:rPr>
          <w:rFonts w:ascii="Arial" w:hAnsi="Arial" w:eastAsia="Calibri" w:cs="Arial"/>
          <w:kern w:val="0"/>
          <w:sz w:val="28"/>
          <w:szCs w:val="28"/>
          <w14:ligatures w14:val="none"/>
          <w:rPrChange w:author="Transcriber01 JHB" w:date="2025-08-25T14:50:00Z" w16du:dateUtc="2025-08-25T12:50:00Z" w:id="37">
            <w:rPr>
              <w:rFonts w:ascii="Arial" w:hAnsi="Arial" w:eastAsia="Calibri" w:cs="Arial"/>
              <w:kern w:val="0"/>
              <w:sz w:val="28"/>
              <w:szCs w:val="28"/>
              <w:lang w:val="fr-FR"/>
              <w14:ligatures w14:val="none"/>
            </w:rPr>
          </w:rPrChange>
        </w:rPr>
        <w:t xml:space="preserve">…? </w:t>
      </w:r>
      <w:r w:rsidRPr="00774D58">
        <w:rPr>
          <w:rFonts w:ascii="Arial" w:hAnsi="Arial" w:eastAsia="Calibri" w:cs="Arial"/>
          <w:kern w:val="0"/>
          <w:sz w:val="18"/>
          <w:szCs w:val="18"/>
          <w:lang w:val="en-ZW"/>
          <w14:ligatures w14:val="none"/>
          <w:rPrChange w:author="Transcriber01 JHB" w:date="2025-08-25T14:50:00Z" w16du:dateUtc="2025-08-25T12:50:00Z" w:id="38">
            <w:rPr>
              <w:rFonts w:ascii="Arial" w:hAnsi="Arial" w:eastAsia="Calibri" w:cs="Arial"/>
              <w:kern w:val="0"/>
              <w:sz w:val="18"/>
              <w:szCs w:val="18"/>
              <w:lang w:val="fr-FR"/>
              <w14:ligatures w14:val="none"/>
            </w:rPr>
          </w:rPrChange>
        </w:rPr>
        <w:t xml:space="preserve">[Congregation says, “kana </w:t>
      </w:r>
      <w:proofErr w:type="spellStart"/>
      <w:r w:rsidRPr="00774D58">
        <w:rPr>
          <w:rFonts w:ascii="Arial" w:hAnsi="Arial" w:eastAsia="Calibri" w:cs="Arial"/>
          <w:kern w:val="0"/>
          <w:sz w:val="18"/>
          <w:szCs w:val="18"/>
          <w:lang w:val="en-ZW"/>
          <w14:ligatures w14:val="none"/>
          <w:rPrChange w:author="Transcriber01 JHB" w:date="2025-08-25T14:50:00Z" w16du:dateUtc="2025-08-25T12:50:00Z" w:id="39">
            <w:rPr>
              <w:rFonts w:ascii="Arial" w:hAnsi="Arial" w:eastAsia="Calibri" w:cs="Arial"/>
              <w:kern w:val="0"/>
              <w:sz w:val="18"/>
              <w:szCs w:val="18"/>
              <w:lang w:val="fr-FR"/>
              <w14:ligatures w14:val="none"/>
            </w:rPr>
          </w:rPrChange>
        </w:rPr>
        <w:t>izvozvo</w:t>
      </w:r>
      <w:proofErr w:type="spellEnd"/>
      <w:r w:rsidRPr="00774D58">
        <w:rPr>
          <w:rFonts w:ascii="Arial" w:hAnsi="Arial" w:eastAsia="Calibri" w:cs="Arial"/>
          <w:kern w:val="0"/>
          <w:sz w:val="18"/>
          <w:szCs w:val="18"/>
          <w:lang w:val="en-ZW"/>
          <w14:ligatures w14:val="none"/>
          <w:rPrChange w:author="Transcriber01 JHB" w:date="2025-08-25T14:50:00Z" w16du:dateUtc="2025-08-25T12:50:00Z" w:id="40">
            <w:rPr>
              <w:rFonts w:ascii="Arial" w:hAnsi="Arial" w:eastAsia="Calibri" w:cs="Arial"/>
              <w:kern w:val="0"/>
              <w:sz w:val="18"/>
              <w:szCs w:val="18"/>
              <w:lang w:val="fr-FR"/>
              <w14:ligatures w14:val="none"/>
            </w:rPr>
          </w:rPrChange>
        </w:rPr>
        <w:t xml:space="preserve"> </w:t>
      </w:r>
      <w:proofErr w:type="spellStart"/>
      <w:r w:rsidRPr="00774D58">
        <w:rPr>
          <w:rFonts w:ascii="Arial" w:hAnsi="Arial" w:eastAsia="Calibri" w:cs="Arial"/>
          <w:kern w:val="0"/>
          <w:sz w:val="18"/>
          <w:szCs w:val="18"/>
          <w:lang w:val="en-ZW"/>
          <w14:ligatures w14:val="none"/>
          <w:rPrChange w:author="Transcriber01 JHB" w:date="2025-08-25T14:50:00Z" w16du:dateUtc="2025-08-25T12:50:00Z" w:id="41">
            <w:rPr>
              <w:rFonts w:ascii="Arial" w:hAnsi="Arial" w:eastAsia="Calibri" w:cs="Arial"/>
              <w:kern w:val="0"/>
              <w:sz w:val="18"/>
              <w:szCs w:val="18"/>
              <w:lang w:val="fr-FR"/>
              <w14:ligatures w14:val="none"/>
            </w:rPr>
          </w:rPrChange>
        </w:rPr>
        <w:t>zvapfuura</w:t>
      </w:r>
      <w:proofErr w:type="spellEnd"/>
      <w:r w:rsidRPr="00774D58">
        <w:rPr>
          <w:rFonts w:ascii="Arial" w:hAnsi="Arial" w:eastAsia="Calibri" w:cs="Arial"/>
          <w:kern w:val="0"/>
          <w:sz w:val="18"/>
          <w:szCs w:val="18"/>
          <w:lang w:val="en-ZW"/>
          <w14:ligatures w14:val="none"/>
          <w:rPrChange w:author="Transcriber01 JHB" w:date="2025-08-25T14:50:00Z" w16du:dateUtc="2025-08-25T12:50:00Z" w:id="42">
            <w:rPr>
              <w:rFonts w:ascii="Arial" w:hAnsi="Arial" w:eastAsia="Calibri" w:cs="Arial"/>
              <w:kern w:val="0"/>
              <w:sz w:val="18"/>
              <w:szCs w:val="18"/>
              <w:lang w:val="fr-FR"/>
              <w14:ligatures w14:val="none"/>
            </w:rPr>
          </w:rPrChange>
        </w:rPr>
        <w:t xml:space="preserve"> </w:t>
      </w:r>
      <w:proofErr w:type="spellStart"/>
      <w:r w:rsidRPr="00774D58">
        <w:rPr>
          <w:rFonts w:ascii="Arial" w:hAnsi="Arial" w:eastAsia="Calibri" w:cs="Arial"/>
          <w:kern w:val="0"/>
          <w:sz w:val="18"/>
          <w:szCs w:val="18"/>
          <w:lang w:val="en-ZW"/>
          <w14:ligatures w14:val="none"/>
          <w:rPrChange w:author="Transcriber01 JHB" w:date="2025-08-25T14:50:00Z" w16du:dateUtc="2025-08-25T12:50:00Z" w:id="43">
            <w:rPr>
              <w:rFonts w:ascii="Arial" w:hAnsi="Arial" w:eastAsia="Calibri" w:cs="Arial"/>
              <w:kern w:val="0"/>
              <w:sz w:val="18"/>
              <w:szCs w:val="18"/>
              <w:lang w:val="fr-FR"/>
              <w14:ligatures w14:val="none"/>
            </w:rPr>
          </w:rPrChange>
        </w:rPr>
        <w:t>zvepasi</w:t>
      </w:r>
      <w:proofErr w:type="spellEnd"/>
      <w:r w:rsidRPr="00774D58">
        <w:rPr>
          <w:rFonts w:ascii="Arial" w:hAnsi="Arial" w:eastAsia="Calibri" w:cs="Arial"/>
          <w:kern w:val="0"/>
          <w:sz w:val="18"/>
          <w:szCs w:val="18"/>
          <w:lang w:val="en-ZW"/>
          <w14:ligatures w14:val="none"/>
          <w:rPrChange w:author="Transcriber01 JHB" w:date="2025-08-25T14:50:00Z" w16du:dateUtc="2025-08-25T12:50:00Z" w:id="44">
            <w:rPr>
              <w:rFonts w:ascii="Arial" w:hAnsi="Arial" w:eastAsia="Calibri" w:cs="Arial"/>
              <w:kern w:val="0"/>
              <w:sz w:val="18"/>
              <w:szCs w:val="18"/>
              <w:lang w:val="fr-FR"/>
              <w14:ligatures w14:val="none"/>
            </w:rPr>
          </w:rPrChange>
        </w:rPr>
        <w:t xml:space="preserve"> </w:t>
      </w:r>
      <w:proofErr w:type="spellStart"/>
      <w:r w:rsidRPr="00774D58">
        <w:rPr>
          <w:rFonts w:ascii="Arial" w:hAnsi="Arial" w:eastAsia="Calibri" w:cs="Arial"/>
          <w:kern w:val="0"/>
          <w:sz w:val="18"/>
          <w:szCs w:val="18"/>
          <w:lang w:val="en-ZW"/>
          <w14:ligatures w14:val="none"/>
          <w:rPrChange w:author="Transcriber01 JHB" w:date="2025-08-25T14:50:00Z" w16du:dateUtc="2025-08-25T12:50:00Z" w:id="45">
            <w:rPr>
              <w:rFonts w:ascii="Arial" w:hAnsi="Arial" w:eastAsia="Calibri" w:cs="Arial"/>
              <w:kern w:val="0"/>
              <w:sz w:val="18"/>
              <w:szCs w:val="18"/>
              <w:lang w:val="fr-FR"/>
              <w14:ligatures w14:val="none"/>
            </w:rPr>
          </w:rPrChange>
        </w:rPr>
        <w:t>pano</w:t>
      </w:r>
      <w:proofErr w:type="spellEnd"/>
      <w:r>
        <w:rPr>
          <w:rFonts w:ascii="Arial" w:hAnsi="Arial" w:eastAsia="Calibri" w:cs="Arial"/>
          <w:kern w:val="0"/>
          <w:sz w:val="18"/>
          <w:szCs w:val="18"/>
          <w:lang w:val="en-ZW"/>
          <w14:ligatures w14:val="none"/>
        </w:rPr>
        <w:t>,</w:t>
      </w:r>
      <w:r w:rsidRPr="00774D58">
        <w:rPr>
          <w:rFonts w:ascii="Arial" w:hAnsi="Arial" w:eastAsia="Calibri" w:cs="Arial"/>
          <w:kern w:val="0"/>
          <w:sz w:val="18"/>
          <w:szCs w:val="18"/>
          <w:lang w:val="en-ZW"/>
          <w14:ligatures w14:val="none"/>
          <w:rPrChange w:author="Transcriber01 JHB" w:date="2025-08-25T14:50:00Z" w16du:dateUtc="2025-08-25T12:50:00Z" w:id="46">
            <w:rPr>
              <w:rFonts w:ascii="Arial" w:hAnsi="Arial" w:eastAsia="Calibri" w:cs="Arial"/>
              <w:kern w:val="0"/>
              <w:sz w:val="18"/>
              <w:szCs w:val="18"/>
              <w:lang w:val="fr-FR"/>
              <w14:ligatures w14:val="none"/>
            </w:rPr>
          </w:rPrChange>
        </w:rPr>
        <w:t>”]</w:t>
      </w:r>
      <w:r w:rsidRPr="00774D58">
        <w:rPr>
          <w:rFonts w:ascii="Arial" w:hAnsi="Arial" w:eastAsia="Calibri" w:cs="Arial"/>
          <w:kern w:val="0"/>
          <w:sz w:val="28"/>
          <w:szCs w:val="28"/>
          <w:lang w:val="en-ZW"/>
          <w14:ligatures w14:val="none"/>
          <w:rPrChange w:author="Transcriber01 JHB" w:date="2025-08-25T14:50:00Z" w16du:dateUtc="2025-08-25T12:50:00Z" w:id="47">
            <w:rPr>
              <w:rFonts w:ascii="Arial" w:hAnsi="Arial" w:eastAsia="Calibri" w:cs="Arial"/>
              <w:kern w:val="0"/>
              <w:sz w:val="28"/>
              <w:szCs w:val="28"/>
              <w:lang w:val="fr-FR"/>
              <w14:ligatures w14:val="none"/>
            </w:rPr>
          </w:rPrChange>
        </w:rPr>
        <w:t xml:space="preserve"> </w:t>
      </w:r>
      <w:proofErr w:type="spellStart"/>
      <w:r>
        <w:rPr>
          <w:rFonts w:ascii="Arial" w:hAnsi="Arial" w:eastAsia="Calibri" w:cs="Arial"/>
          <w:kern w:val="0"/>
          <w:sz w:val="28"/>
          <w:szCs w:val="28"/>
          <w14:ligatures w14:val="none"/>
        </w:rPr>
        <w:t>h</w:t>
      </w:r>
      <w:r w:rsidRPr="00D903E3">
        <w:rPr>
          <w:rFonts w:ascii="Arial" w:hAnsi="Arial" w:eastAsia="Calibri" w:cs="Arial"/>
          <w:kern w:val="0"/>
          <w:sz w:val="28"/>
          <w:szCs w:val="28"/>
          <w14:ligatures w14:val="none"/>
        </w:rPr>
        <w:t>upenyu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husingapere</w:t>
      </w:r>
      <w:proofErr w:type="spellEnd"/>
      <w:r w:rsidRPr="00D903E3">
        <w:rPr>
          <w:rFonts w:ascii="Arial" w:hAnsi="Arial" w:eastAsia="Calibri" w:cs="Arial"/>
          <w:kern w:val="0"/>
          <w:sz w:val="28"/>
          <w:szCs w:val="28"/>
          <w14:ligatures w14:val="none"/>
        </w:rPr>
        <w:t xml:space="preserve">…? </w:t>
      </w:r>
      <w:r w:rsidRPr="0097058E">
        <w:rPr>
          <w:rFonts w:ascii="Arial" w:hAnsi="Arial" w:eastAsia="Calibri" w:cs="Arial"/>
          <w:kern w:val="0"/>
          <w:sz w:val="18"/>
          <w:szCs w:val="18"/>
          <w14:ligatures w14:val="none"/>
        </w:rPr>
        <w:t>[Congregation says, “</w:t>
      </w:r>
      <w:proofErr w:type="spellStart"/>
      <w:r w:rsidRPr="0097058E">
        <w:rPr>
          <w:rFonts w:ascii="Arial" w:hAnsi="Arial" w:eastAsia="Calibri" w:cs="Arial"/>
          <w:kern w:val="0"/>
          <w:sz w:val="18"/>
          <w:szCs w:val="18"/>
          <w14:ligatures w14:val="none"/>
        </w:rPr>
        <w:t>hupenyu</w:t>
      </w:r>
      <w:proofErr w:type="spellEnd"/>
      <w:r w:rsidRPr="0097058E">
        <w:rPr>
          <w:rFonts w:ascii="Arial" w:hAnsi="Arial" w:eastAsia="Calibri" w:cs="Arial"/>
          <w:kern w:val="0"/>
          <w:sz w:val="18"/>
          <w:szCs w:val="18"/>
          <w14:ligatures w14:val="none"/>
        </w:rPr>
        <w:t xml:space="preserve"> </w:t>
      </w:r>
      <w:proofErr w:type="spellStart"/>
      <w:r w:rsidRPr="0097058E">
        <w:rPr>
          <w:rFonts w:ascii="Arial" w:hAnsi="Arial" w:eastAsia="Calibri" w:cs="Arial"/>
          <w:kern w:val="0"/>
          <w:sz w:val="18"/>
          <w:szCs w:val="18"/>
          <w14:ligatures w14:val="none"/>
        </w:rPr>
        <w:t>husingapere</w:t>
      </w:r>
      <w:proofErr w:type="spellEnd"/>
      <w:r w:rsidRPr="0097058E">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p>
    <w:p w:rsidR="002B366F" w:rsidP="002B366F" w:rsidRDefault="002B366F" w14:paraId="24FA8BEC" w14:textId="77777777">
      <w:pPr>
        <w:tabs>
          <w:tab w:val="left" w:pos="7227"/>
        </w:tabs>
        <w:spacing w:line="259" w:lineRule="auto"/>
        <w:jc w:val="both"/>
        <w:rPr>
          <w:rFonts w:ascii="Arial" w:hAnsi="Arial" w:eastAsia="Calibri" w:cs="Arial"/>
          <w:kern w:val="0"/>
          <w:sz w:val="28"/>
          <w:szCs w:val="28"/>
          <w14:ligatures w14:val="none"/>
        </w:rPr>
      </w:pPr>
      <w:r w:rsidRPr="00B7463E">
        <w:rPr>
          <w:rFonts w:ascii="Arial" w:hAnsi="Arial" w:eastAsia="Calibri" w:cs="Arial"/>
          <w:kern w:val="0"/>
          <w:sz w:val="28"/>
          <w:szCs w:val="28"/>
          <w:vertAlign w:val="superscript"/>
          <w14:ligatures w14:val="none"/>
        </w:rPr>
        <w:t>31</w:t>
      </w:r>
      <w:r>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Tinganzwa</w:t>
      </w:r>
      <w:proofErr w:type="spellEnd"/>
      <w:r w:rsidRPr="00D903E3">
        <w:rPr>
          <w:rFonts w:ascii="Arial" w:hAnsi="Arial" w:eastAsia="Calibri" w:cs="Arial"/>
          <w:kern w:val="0"/>
          <w:sz w:val="28"/>
          <w:szCs w:val="28"/>
          <w14:ligatures w14:val="none"/>
        </w:rPr>
        <w:t xml:space="preserve"> Ame</w:t>
      </w:r>
      <w:r>
        <w:rPr>
          <w:rFonts w:ascii="Arial" w:hAnsi="Arial" w:eastAsia="Calibri" w:cs="Arial"/>
          <w:kern w:val="0"/>
          <w:sz w:val="28"/>
          <w:szCs w:val="28"/>
          <w14:ligatures w14:val="none"/>
        </w:rPr>
        <w:t>ni</w:t>
      </w:r>
      <w:r w:rsidRPr="00D903E3">
        <w:rPr>
          <w:rFonts w:ascii="Arial" w:hAnsi="Arial" w:eastAsia="Calibri" w:cs="Arial"/>
          <w:kern w:val="0"/>
          <w:sz w:val="28"/>
          <w:szCs w:val="28"/>
          <w14:ligatures w14:val="none"/>
        </w:rPr>
        <w:t xml:space="preserve"> here </w:t>
      </w:r>
      <w:proofErr w:type="spellStart"/>
      <w:r w:rsidRPr="00D903E3">
        <w:rPr>
          <w:rFonts w:ascii="Arial" w:hAnsi="Arial" w:eastAsia="Calibri" w:cs="Arial"/>
          <w:kern w:val="0"/>
          <w:sz w:val="28"/>
          <w:szCs w:val="28"/>
          <w14:ligatures w14:val="none"/>
        </w:rPr>
        <w:t>ipapa</w:t>
      </w:r>
      <w:proofErr w:type="spellEnd"/>
      <w:r w:rsidRPr="00D903E3">
        <w:rPr>
          <w:rFonts w:ascii="Arial" w:hAnsi="Arial" w:eastAsia="Calibri" w:cs="Arial"/>
          <w:kern w:val="0"/>
          <w:sz w:val="28"/>
          <w:szCs w:val="28"/>
          <w14:ligatures w14:val="none"/>
        </w:rPr>
        <w:t xml:space="preserve">. </w:t>
      </w:r>
      <w:r w:rsidRPr="008757E0">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Ha’moona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zvatinouyira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w:t>
      </w:r>
      <w:proofErr w:type="spellEnd"/>
      <w:r w:rsidRPr="00D903E3">
        <w:rPr>
          <w:rFonts w:ascii="Arial" w:hAnsi="Arial" w:eastAsia="Calibri" w:cs="Arial"/>
          <w:kern w:val="0"/>
          <w:sz w:val="28"/>
          <w:szCs w:val="28"/>
          <w14:ligatures w14:val="none"/>
        </w:rPr>
        <w:t xml:space="preserve"> Church, </w:t>
      </w:r>
      <w:proofErr w:type="spellStart"/>
      <w:r w:rsidRPr="00D903E3">
        <w:rPr>
          <w:rFonts w:ascii="Arial" w:hAnsi="Arial" w:eastAsia="Calibri" w:cs="Arial"/>
          <w:kern w:val="0"/>
          <w:sz w:val="28"/>
          <w:szCs w:val="28"/>
          <w14:ligatures w14:val="none"/>
        </w:rPr>
        <w:t>saka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ukanzwa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munhu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achiti</w:t>
      </w:r>
      <w:proofErr w:type="spellEnd"/>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ngandi</w:t>
      </w:r>
      <w:r w:rsidRPr="00D903E3">
        <w:rPr>
          <w:rFonts w:ascii="Arial" w:hAnsi="Arial" w:eastAsia="Calibri" w:cs="Arial"/>
          <w:kern w:val="0"/>
          <w:sz w:val="28"/>
          <w:szCs w:val="28"/>
          <w14:ligatures w14:val="none"/>
        </w:rPr>
        <w:t>tambure</w:t>
      </w:r>
      <w:proofErr w:type="spellEnd"/>
      <w:r>
        <w:rPr>
          <w:rFonts w:ascii="Arial" w:hAnsi="Arial" w:eastAsia="Calibri" w:cs="Arial"/>
          <w:kern w:val="0"/>
          <w:sz w:val="28"/>
          <w:szCs w:val="2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w:t>
      </w:r>
      <w:r w:rsidRPr="00D903E3">
        <w:rPr>
          <w:rFonts w:ascii="Arial" w:hAnsi="Arial" w:eastAsia="Calibri" w:cs="Arial"/>
          <w:kern w:val="0"/>
          <w:sz w:val="28"/>
          <w:szCs w:val="28"/>
          <w14:ligatures w14:val="none"/>
        </w:rPr>
        <w:t>aazive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zvaari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kunamatira</w:t>
      </w:r>
      <w:proofErr w:type="spellEnd"/>
      <w:r>
        <w:rPr>
          <w:rFonts w:ascii="Arial" w:hAnsi="Arial" w:eastAsia="Calibri" w:cs="Arial"/>
          <w:kern w:val="0"/>
          <w:sz w:val="28"/>
          <w:szCs w:val="2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w:t>
      </w:r>
      <w:r w:rsidRPr="00D903E3">
        <w:rPr>
          <w:rFonts w:ascii="Arial" w:hAnsi="Arial" w:eastAsia="Calibri" w:cs="Arial"/>
          <w:kern w:val="0"/>
          <w:sz w:val="28"/>
          <w:szCs w:val="28"/>
          <w14:ligatures w14:val="none"/>
        </w:rPr>
        <w:t>dozva</w:t>
      </w:r>
      <w:r>
        <w:rPr>
          <w:rFonts w:ascii="Arial" w:hAnsi="Arial" w:eastAsia="Calibri" w:cs="Arial"/>
          <w:kern w:val="0"/>
          <w:sz w:val="28"/>
          <w:szCs w:val="28"/>
          <w14:ligatures w14:val="none"/>
        </w:rPr>
        <w:t>nd</w:t>
      </w:r>
      <w:r w:rsidRPr="00D903E3">
        <w:rPr>
          <w:rFonts w:ascii="Arial" w:hAnsi="Arial" w:eastAsia="Calibri" w:cs="Arial"/>
          <w:kern w:val="0"/>
          <w:sz w:val="28"/>
          <w:szCs w:val="28"/>
          <w14:ligatures w14:val="none"/>
        </w:rPr>
        <w:t>aiyedza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kuratidza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Mwari </w:t>
      </w:r>
      <w:proofErr w:type="spellStart"/>
      <w:r w:rsidRPr="00D903E3">
        <w:rPr>
          <w:rFonts w:ascii="Arial" w:hAnsi="Arial" w:eastAsia="Calibri" w:cs="Arial"/>
          <w:kern w:val="0"/>
          <w:sz w:val="28"/>
          <w:szCs w:val="28"/>
          <w14:ligatures w14:val="none"/>
        </w:rPr>
        <w:t>vakagara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vati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vanhu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vanondinamata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ndichakupai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zvamunoda</w:t>
      </w:r>
      <w:proofErr w:type="spellEnd"/>
      <w:r w:rsidRPr="00D903E3">
        <w:rPr>
          <w:rFonts w:ascii="Arial" w:hAnsi="Arial" w:eastAsia="Calibri" w:cs="Arial"/>
          <w:kern w:val="0"/>
          <w:sz w:val="28"/>
          <w:szCs w:val="28"/>
          <w14:ligatures w14:val="none"/>
        </w:rPr>
        <w:t xml:space="preserve"> me…? </w:t>
      </w:r>
      <w:r w:rsidRPr="008757E0">
        <w:rPr>
          <w:rFonts w:ascii="Arial" w:hAnsi="Arial" w:eastAsia="Calibri" w:cs="Arial"/>
          <w:kern w:val="0"/>
          <w:sz w:val="18"/>
          <w:szCs w:val="18"/>
          <w14:ligatures w14:val="none"/>
        </w:rPr>
        <w:t>[Congregation says, “mese</w:t>
      </w:r>
      <w:r>
        <w:rPr>
          <w:rFonts w:ascii="Arial" w:hAnsi="Arial" w:eastAsia="Calibri" w:cs="Arial"/>
          <w:kern w:val="0"/>
          <w:sz w:val="18"/>
          <w:szCs w:val="18"/>
          <w14:ligatures w14:val="none"/>
        </w:rPr>
        <w:t>,</w:t>
      </w:r>
      <w:r w:rsidRPr="008757E0">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m</w:t>
      </w:r>
      <w:r w:rsidRPr="00D903E3">
        <w:rPr>
          <w:rFonts w:ascii="Arial" w:hAnsi="Arial" w:eastAsia="Calibri" w:cs="Arial"/>
          <w:kern w:val="0"/>
          <w:sz w:val="28"/>
          <w:szCs w:val="28"/>
          <w14:ligatures w14:val="none"/>
        </w:rPr>
        <w:t xml:space="preserve">ese. </w:t>
      </w:r>
      <w:proofErr w:type="spellStart"/>
      <w:r w:rsidRPr="00D903E3">
        <w:rPr>
          <w:rFonts w:ascii="Arial" w:hAnsi="Arial" w:eastAsia="Calibri" w:cs="Arial"/>
          <w:kern w:val="0"/>
          <w:sz w:val="28"/>
          <w:szCs w:val="28"/>
          <w14:ligatures w14:val="none"/>
        </w:rPr>
        <w:t>Ndosaka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muchiona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ndichifarira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nziyo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yevana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w:t>
      </w:r>
    </w:p>
    <w:p w:rsidRPr="00863994" w:rsidR="002B366F" w:rsidP="002B366F" w:rsidRDefault="002B366F" w14:paraId="3AD69947" w14:textId="77777777">
      <w:pPr>
        <w:tabs>
          <w:tab w:val="left" w:pos="7227"/>
        </w:tabs>
        <w:spacing w:line="259" w:lineRule="auto"/>
        <w:jc w:val="center"/>
        <w:rPr>
          <w:rFonts w:ascii="Arial" w:hAnsi="Arial" w:eastAsia="Calibri" w:cs="Arial"/>
          <w:i/>
          <w:iCs/>
          <w:kern w:val="0"/>
          <w:sz w:val="28"/>
          <w:szCs w:val="28"/>
          <w14:ligatures w14:val="none"/>
        </w:rPr>
      </w:pPr>
      <w:proofErr w:type="spellStart"/>
      <w:r w:rsidRPr="00863994">
        <w:rPr>
          <w:rFonts w:ascii="Arial" w:hAnsi="Arial" w:eastAsia="Calibri" w:cs="Arial"/>
          <w:i/>
          <w:iCs/>
          <w:kern w:val="0"/>
          <w:sz w:val="28"/>
          <w:szCs w:val="28"/>
          <w14:ligatures w14:val="none"/>
        </w:rPr>
        <w:t>Nezuva</w:t>
      </w:r>
      <w:proofErr w:type="spellEnd"/>
      <w:r w:rsidRPr="00863994">
        <w:rPr>
          <w:rFonts w:ascii="Arial" w:hAnsi="Arial" w:eastAsia="Calibri" w:cs="Arial"/>
          <w:i/>
          <w:iCs/>
          <w:kern w:val="0"/>
          <w:sz w:val="28"/>
          <w:szCs w:val="28"/>
          <w14:ligatures w14:val="none"/>
        </w:rPr>
        <w:t xml:space="preserve"> </w:t>
      </w:r>
      <w:proofErr w:type="spellStart"/>
      <w:r w:rsidRPr="00863994">
        <w:rPr>
          <w:rFonts w:ascii="Arial" w:hAnsi="Arial" w:eastAsia="Calibri" w:cs="Arial"/>
          <w:i/>
          <w:iCs/>
          <w:kern w:val="0"/>
          <w:sz w:val="28"/>
          <w:szCs w:val="28"/>
          <w14:ligatures w14:val="none"/>
        </w:rPr>
        <w:t>iro</w:t>
      </w:r>
      <w:proofErr w:type="spellEnd"/>
      <w:r w:rsidRPr="00863994">
        <w:rPr>
          <w:rFonts w:ascii="Arial" w:hAnsi="Arial" w:eastAsia="Calibri" w:cs="Arial"/>
          <w:i/>
          <w:iCs/>
          <w:kern w:val="0"/>
          <w:sz w:val="28"/>
          <w:szCs w:val="28"/>
          <w14:ligatures w14:val="none"/>
        </w:rPr>
        <w:t xml:space="preserve"> </w:t>
      </w:r>
      <w:proofErr w:type="spellStart"/>
      <w:r w:rsidRPr="00863994">
        <w:rPr>
          <w:rFonts w:ascii="Arial" w:hAnsi="Arial" w:eastAsia="Calibri" w:cs="Arial"/>
          <w:i/>
          <w:iCs/>
          <w:kern w:val="0"/>
          <w:sz w:val="28"/>
          <w:szCs w:val="28"/>
          <w14:ligatures w14:val="none"/>
        </w:rPr>
        <w:t>tichaziva</w:t>
      </w:r>
      <w:proofErr w:type="spellEnd"/>
      <w:r w:rsidRPr="00863994">
        <w:rPr>
          <w:rFonts w:ascii="Arial" w:hAnsi="Arial" w:eastAsia="Calibri" w:cs="Arial"/>
          <w:i/>
          <w:iCs/>
          <w:kern w:val="0"/>
          <w:sz w:val="28"/>
          <w:szCs w:val="28"/>
          <w14:ligatures w14:val="none"/>
        </w:rPr>
        <w:t xml:space="preserve"> Mwari</w:t>
      </w:r>
    </w:p>
    <w:p w:rsidRPr="00863994" w:rsidR="002B366F" w:rsidP="002B366F" w:rsidRDefault="002B366F" w14:paraId="55C309A4" w14:textId="77777777">
      <w:pPr>
        <w:tabs>
          <w:tab w:val="left" w:pos="7227"/>
        </w:tabs>
        <w:spacing w:line="259" w:lineRule="auto"/>
        <w:jc w:val="center"/>
        <w:rPr>
          <w:rFonts w:ascii="Arial" w:hAnsi="Arial" w:eastAsia="Calibri" w:cs="Arial"/>
          <w:i/>
          <w:iCs/>
          <w:kern w:val="0"/>
          <w:sz w:val="28"/>
          <w:szCs w:val="28"/>
          <w14:ligatures w14:val="none"/>
        </w:rPr>
      </w:pPr>
      <w:r w:rsidRPr="00863994">
        <w:rPr>
          <w:rFonts w:ascii="Arial" w:hAnsi="Arial" w:eastAsia="Calibri" w:cs="Arial"/>
          <w:i/>
          <w:iCs/>
          <w:kern w:val="0"/>
          <w:sz w:val="28"/>
          <w:szCs w:val="28"/>
          <w14:ligatures w14:val="none"/>
        </w:rPr>
        <w:t xml:space="preserve">kana </w:t>
      </w:r>
      <w:proofErr w:type="spellStart"/>
      <w:r w:rsidRPr="00863994">
        <w:rPr>
          <w:rFonts w:ascii="Arial" w:hAnsi="Arial" w:eastAsia="Calibri" w:cs="Arial"/>
          <w:i/>
          <w:iCs/>
          <w:kern w:val="0"/>
          <w:sz w:val="28"/>
          <w:szCs w:val="28"/>
          <w14:ligatures w14:val="none"/>
        </w:rPr>
        <w:t>tose</w:t>
      </w:r>
      <w:proofErr w:type="spellEnd"/>
      <w:r w:rsidRPr="00863994">
        <w:rPr>
          <w:rFonts w:ascii="Arial" w:hAnsi="Arial" w:eastAsia="Calibri" w:cs="Arial"/>
          <w:i/>
          <w:iCs/>
          <w:kern w:val="0"/>
          <w:sz w:val="28"/>
          <w:szCs w:val="28"/>
          <w14:ligatures w14:val="none"/>
        </w:rPr>
        <w:t xml:space="preserve"> </w:t>
      </w:r>
      <w:proofErr w:type="spellStart"/>
      <w:r w:rsidRPr="00863994">
        <w:rPr>
          <w:rFonts w:ascii="Arial" w:hAnsi="Arial" w:eastAsia="Calibri" w:cs="Arial"/>
          <w:i/>
          <w:iCs/>
          <w:kern w:val="0"/>
          <w:sz w:val="28"/>
          <w:szCs w:val="28"/>
          <w14:ligatures w14:val="none"/>
        </w:rPr>
        <w:t>taropafadzwa</w:t>
      </w:r>
      <w:proofErr w:type="spellEnd"/>
      <w:r w:rsidRPr="00863994">
        <w:rPr>
          <w:rFonts w:ascii="Arial" w:hAnsi="Arial" w:eastAsia="Calibri" w:cs="Arial"/>
          <w:i/>
          <w:iCs/>
          <w:kern w:val="0"/>
          <w:sz w:val="28"/>
          <w:szCs w:val="28"/>
          <w14:ligatures w14:val="none"/>
        </w:rPr>
        <w:t>.</w:t>
      </w:r>
    </w:p>
    <w:p w:rsidRPr="00863994" w:rsidR="002B366F" w:rsidP="002B366F" w:rsidRDefault="002B366F" w14:paraId="3655B20B" w14:textId="77777777">
      <w:pPr>
        <w:tabs>
          <w:tab w:val="left" w:pos="7227"/>
        </w:tabs>
        <w:spacing w:line="259" w:lineRule="auto"/>
        <w:jc w:val="center"/>
        <w:rPr>
          <w:rFonts w:ascii="Arial" w:hAnsi="Arial" w:eastAsia="Calibri" w:cs="Arial"/>
          <w:i/>
          <w:iCs/>
          <w:kern w:val="0"/>
          <w:sz w:val="28"/>
          <w:szCs w:val="28"/>
          <w14:ligatures w14:val="none"/>
        </w:rPr>
      </w:pPr>
      <w:r w:rsidRPr="00863994">
        <w:rPr>
          <w:rFonts w:ascii="Arial" w:hAnsi="Arial" w:eastAsia="Calibri" w:cs="Arial"/>
          <w:i/>
          <w:iCs/>
          <w:kern w:val="0"/>
          <w:sz w:val="28"/>
          <w:szCs w:val="28"/>
          <w14:ligatures w14:val="none"/>
        </w:rPr>
        <w:t xml:space="preserve"> </w:t>
      </w:r>
      <w:proofErr w:type="spellStart"/>
      <w:r w:rsidRPr="00863994">
        <w:rPr>
          <w:rFonts w:ascii="Arial" w:hAnsi="Arial" w:eastAsia="Calibri" w:cs="Arial"/>
          <w:i/>
          <w:iCs/>
          <w:kern w:val="0"/>
          <w:sz w:val="28"/>
          <w:szCs w:val="28"/>
          <w14:ligatures w14:val="none"/>
        </w:rPr>
        <w:t>Nezuva</w:t>
      </w:r>
      <w:proofErr w:type="spellEnd"/>
      <w:r w:rsidRPr="00863994">
        <w:rPr>
          <w:rFonts w:ascii="Arial" w:hAnsi="Arial" w:eastAsia="Calibri" w:cs="Arial"/>
          <w:i/>
          <w:iCs/>
          <w:kern w:val="0"/>
          <w:sz w:val="28"/>
          <w:szCs w:val="28"/>
          <w14:ligatures w14:val="none"/>
        </w:rPr>
        <w:t xml:space="preserve"> </w:t>
      </w:r>
      <w:proofErr w:type="spellStart"/>
      <w:r w:rsidRPr="00863994">
        <w:rPr>
          <w:rFonts w:ascii="Arial" w:hAnsi="Arial" w:eastAsia="Calibri" w:cs="Arial"/>
          <w:i/>
          <w:iCs/>
          <w:kern w:val="0"/>
          <w:sz w:val="28"/>
          <w:szCs w:val="28"/>
          <w14:ligatures w14:val="none"/>
        </w:rPr>
        <w:t>iro</w:t>
      </w:r>
      <w:proofErr w:type="spellEnd"/>
      <w:r w:rsidRPr="00863994">
        <w:rPr>
          <w:rFonts w:ascii="Arial" w:hAnsi="Arial" w:eastAsia="Calibri" w:cs="Arial"/>
          <w:i/>
          <w:iCs/>
          <w:kern w:val="0"/>
          <w:sz w:val="28"/>
          <w:szCs w:val="28"/>
          <w14:ligatures w14:val="none"/>
        </w:rPr>
        <w:t xml:space="preserve"> </w:t>
      </w:r>
      <w:proofErr w:type="spellStart"/>
      <w:r w:rsidRPr="00863994">
        <w:rPr>
          <w:rFonts w:ascii="Arial" w:hAnsi="Arial" w:eastAsia="Calibri" w:cs="Arial"/>
          <w:i/>
          <w:iCs/>
          <w:kern w:val="0"/>
          <w:sz w:val="28"/>
          <w:szCs w:val="28"/>
          <w14:ligatures w14:val="none"/>
        </w:rPr>
        <w:t>tichaziva</w:t>
      </w:r>
      <w:proofErr w:type="spellEnd"/>
      <w:r w:rsidRPr="00863994">
        <w:rPr>
          <w:rFonts w:ascii="Arial" w:hAnsi="Arial" w:eastAsia="Calibri" w:cs="Arial"/>
          <w:i/>
          <w:iCs/>
          <w:kern w:val="0"/>
          <w:sz w:val="28"/>
          <w:szCs w:val="28"/>
          <w14:ligatures w14:val="none"/>
        </w:rPr>
        <w:t xml:space="preserve"> Mwari </w:t>
      </w:r>
    </w:p>
    <w:p w:rsidRPr="00863994" w:rsidR="002B366F" w:rsidP="002B366F" w:rsidRDefault="002B366F" w14:paraId="109C2531" w14:textId="77777777">
      <w:pPr>
        <w:tabs>
          <w:tab w:val="left" w:pos="7227"/>
        </w:tabs>
        <w:spacing w:line="259" w:lineRule="auto"/>
        <w:jc w:val="center"/>
        <w:rPr>
          <w:rFonts w:ascii="Arial" w:hAnsi="Arial" w:eastAsia="Calibri" w:cs="Arial"/>
          <w:i/>
          <w:iCs/>
          <w:kern w:val="0"/>
          <w:sz w:val="28"/>
          <w:szCs w:val="28"/>
          <w14:ligatures w14:val="none"/>
        </w:rPr>
      </w:pPr>
      <w:r w:rsidRPr="00863994">
        <w:rPr>
          <w:rFonts w:ascii="Arial" w:hAnsi="Arial" w:eastAsia="Calibri" w:cs="Arial"/>
          <w:i/>
          <w:iCs/>
          <w:kern w:val="0"/>
          <w:sz w:val="28"/>
          <w:szCs w:val="28"/>
          <w14:ligatures w14:val="none"/>
        </w:rPr>
        <w:t xml:space="preserve">kana </w:t>
      </w:r>
      <w:proofErr w:type="spellStart"/>
      <w:r w:rsidRPr="00863994">
        <w:rPr>
          <w:rFonts w:ascii="Arial" w:hAnsi="Arial" w:eastAsia="Calibri" w:cs="Arial"/>
          <w:i/>
          <w:iCs/>
          <w:kern w:val="0"/>
          <w:sz w:val="28"/>
          <w:szCs w:val="28"/>
          <w14:ligatures w14:val="none"/>
        </w:rPr>
        <w:t>tose</w:t>
      </w:r>
      <w:proofErr w:type="spellEnd"/>
      <w:r w:rsidRPr="00863994">
        <w:rPr>
          <w:rFonts w:ascii="Arial" w:hAnsi="Arial" w:eastAsia="Calibri" w:cs="Arial"/>
          <w:i/>
          <w:iCs/>
          <w:kern w:val="0"/>
          <w:sz w:val="28"/>
          <w:szCs w:val="28"/>
          <w14:ligatures w14:val="none"/>
        </w:rPr>
        <w:t xml:space="preserve"> </w:t>
      </w:r>
      <w:proofErr w:type="spellStart"/>
      <w:r w:rsidRPr="00863994">
        <w:rPr>
          <w:rFonts w:ascii="Arial" w:hAnsi="Arial" w:eastAsia="Calibri" w:cs="Arial"/>
          <w:i/>
          <w:iCs/>
          <w:kern w:val="0"/>
          <w:sz w:val="28"/>
          <w:szCs w:val="28"/>
          <w14:ligatures w14:val="none"/>
        </w:rPr>
        <w:t>takomborerwa</w:t>
      </w:r>
      <w:proofErr w:type="spellEnd"/>
    </w:p>
    <w:p w:rsidRPr="00B51A84" w:rsidR="002B366F" w:rsidP="002B366F" w:rsidRDefault="002B366F" w14:paraId="514B906E" w14:textId="77777777">
      <w:pPr>
        <w:tabs>
          <w:tab w:val="left" w:pos="7227"/>
        </w:tabs>
        <w:spacing w:line="259" w:lineRule="auto"/>
        <w:jc w:val="both"/>
        <w:rPr>
          <w:rFonts w:ascii="Arial" w:hAnsi="Arial" w:eastAsia="Calibri" w:cs="Arial"/>
          <w:kern w:val="0"/>
          <w:sz w:val="28"/>
          <w:szCs w:val="28"/>
          <w14:ligatures w14:val="none"/>
        </w:rPr>
      </w:pPr>
      <w:r w:rsidRPr="00B7463E">
        <w:rPr>
          <w:rFonts w:ascii="Arial" w:hAnsi="Arial" w:eastAsia="Calibri" w:cs="Arial"/>
          <w:kern w:val="0"/>
          <w:sz w:val="28"/>
          <w:szCs w:val="28"/>
          <w:vertAlign w:val="superscript"/>
          <w14:ligatures w14:val="none"/>
        </w:rPr>
        <w:t>32</w:t>
      </w:r>
      <w:r>
        <w:rPr>
          <w:rFonts w:ascii="Arial" w:hAnsi="Arial" w:eastAsia="Calibri" w:cs="Arial"/>
          <w:kern w:val="0"/>
          <w:sz w:val="28"/>
          <w:szCs w:val="28"/>
          <w:vertAlign w:val="superscript"/>
          <w14:ligatures w14:val="none"/>
        </w:rPr>
        <w:t xml:space="preserve"> </w:t>
      </w:r>
      <w:r w:rsidRPr="00863994">
        <w:rPr>
          <w:rFonts w:ascii="Arial" w:hAnsi="Arial" w:eastAsia="Calibri" w:cs="Arial"/>
          <w:kern w:val="0"/>
          <w:sz w:val="28"/>
          <w:szCs w:val="28"/>
          <w14:ligatures w14:val="none"/>
        </w:rPr>
        <w:t xml:space="preserve">Amen! </w:t>
      </w:r>
      <w:r w:rsidRPr="00863994">
        <w:rPr>
          <w:rFonts w:ascii="Arial" w:hAnsi="Arial" w:eastAsia="Calibri" w:cs="Arial"/>
          <w:kern w:val="0"/>
          <w:sz w:val="18"/>
          <w:szCs w:val="18"/>
          <w14:ligatures w14:val="none"/>
        </w:rPr>
        <w:t>[Congregation says, “Amen.”]</w:t>
      </w:r>
      <w:r w:rsidRPr="00863994">
        <w:rPr>
          <w:rFonts w:ascii="Arial" w:hAnsi="Arial" w:eastAsia="Calibri" w:cs="Arial"/>
          <w:kern w:val="0"/>
          <w:sz w:val="28"/>
          <w:szCs w:val="28"/>
          <w14:ligatures w14:val="none"/>
        </w:rPr>
        <w:t xml:space="preserve"> Saka </w:t>
      </w:r>
      <w:proofErr w:type="spellStart"/>
      <w:r w:rsidRPr="00863994">
        <w:rPr>
          <w:rFonts w:ascii="Arial" w:hAnsi="Arial" w:eastAsia="Calibri" w:cs="Arial"/>
          <w:kern w:val="0"/>
          <w:sz w:val="28"/>
          <w:szCs w:val="28"/>
          <w14:ligatures w14:val="none"/>
        </w:rPr>
        <w:t>hurombo</w:t>
      </w:r>
      <w:proofErr w:type="spellEnd"/>
      <w:r w:rsidRPr="00863994">
        <w:rPr>
          <w:rFonts w:ascii="Arial" w:hAnsi="Arial" w:eastAsia="Calibri" w:cs="Arial"/>
          <w:kern w:val="0"/>
          <w:sz w:val="28"/>
          <w:szCs w:val="28"/>
          <w14:ligatures w14:val="none"/>
        </w:rPr>
        <w:t xml:space="preserve"> </w:t>
      </w:r>
      <w:proofErr w:type="spellStart"/>
      <w:r w:rsidRPr="00863994">
        <w:rPr>
          <w:rFonts w:ascii="Arial" w:hAnsi="Arial" w:eastAsia="Calibri" w:cs="Arial"/>
          <w:kern w:val="0"/>
          <w:sz w:val="28"/>
          <w:szCs w:val="28"/>
          <w14:ligatures w14:val="none"/>
        </w:rPr>
        <w:t>inhaka</w:t>
      </w:r>
      <w:proofErr w:type="spellEnd"/>
      <w:r w:rsidRPr="00863994">
        <w:rPr>
          <w:rFonts w:ascii="Arial" w:hAnsi="Arial" w:eastAsia="Calibri" w:cs="Arial"/>
          <w:kern w:val="0"/>
          <w:sz w:val="28"/>
          <w:szCs w:val="28"/>
          <w14:ligatures w14:val="none"/>
        </w:rPr>
        <w:t xml:space="preserve"> </w:t>
      </w:r>
      <w:proofErr w:type="spellStart"/>
      <w:r w:rsidRPr="00863994">
        <w:rPr>
          <w:rFonts w:ascii="Arial" w:hAnsi="Arial" w:eastAsia="Calibri" w:cs="Arial"/>
          <w:kern w:val="0"/>
          <w:sz w:val="28"/>
          <w:szCs w:val="28"/>
          <w14:ligatures w14:val="none"/>
        </w:rPr>
        <w:t>yekunamata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mudzimu</w:t>
      </w:r>
      <w:proofErr w:type="spellEnd"/>
      <w:r>
        <w:rPr>
          <w:rFonts w:ascii="Arial" w:hAnsi="Arial" w:eastAsia="Calibri" w:cs="Arial"/>
          <w:kern w:val="0"/>
          <w:sz w:val="28"/>
          <w:szCs w:val="2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w:t>
      </w:r>
      <w:r w:rsidRPr="00D903E3">
        <w:rPr>
          <w:rFonts w:ascii="Arial" w:hAnsi="Arial" w:eastAsia="Calibri" w:cs="Arial"/>
          <w:kern w:val="0"/>
          <w:sz w:val="28"/>
          <w:szCs w:val="28"/>
          <w14:ligatures w14:val="none"/>
        </w:rPr>
        <w:t>urombo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inhaka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yekusaziva</w:t>
      </w:r>
      <w:proofErr w:type="spellEnd"/>
      <w:r w:rsidRPr="00D903E3">
        <w:rPr>
          <w:rFonts w:ascii="Arial" w:hAnsi="Arial" w:eastAsia="Calibri" w:cs="Arial"/>
          <w:kern w:val="0"/>
          <w:sz w:val="28"/>
          <w:szCs w:val="28"/>
          <w14:ligatures w14:val="none"/>
        </w:rPr>
        <w:t xml:space="preserve"> ani…? </w:t>
      </w:r>
      <w:r w:rsidRPr="004703C0">
        <w:rPr>
          <w:rFonts w:ascii="Arial" w:hAnsi="Arial" w:eastAsia="Calibri" w:cs="Arial"/>
          <w:kern w:val="0"/>
          <w:sz w:val="18"/>
          <w:szCs w:val="18"/>
          <w14:ligatures w14:val="none"/>
        </w:rPr>
        <w:t>[Congregation says, “Mwari.”</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Vana </w:t>
      </w:r>
      <w:proofErr w:type="spellStart"/>
      <w:r w:rsidRPr="00D903E3">
        <w:rPr>
          <w:rFonts w:ascii="Arial" w:hAnsi="Arial" w:eastAsia="Calibri" w:cs="Arial"/>
          <w:kern w:val="0"/>
          <w:sz w:val="28"/>
          <w:szCs w:val="28"/>
          <w14:ligatures w14:val="none"/>
        </w:rPr>
        <w:t>vasinga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teerere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vakakudzwa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kunz</w:t>
      </w:r>
      <w:r>
        <w:rPr>
          <w:rFonts w:ascii="Arial" w:hAnsi="Arial" w:eastAsia="Calibri" w:cs="Arial"/>
          <w:kern w:val="0"/>
          <w:sz w:val="28"/>
          <w:szCs w:val="28"/>
          <w14:ligatures w14:val="none"/>
        </w:rPr>
        <w:t>w</w:t>
      </w:r>
      <w:r w:rsidRPr="00D903E3">
        <w:rPr>
          <w:rFonts w:ascii="Arial" w:hAnsi="Arial" w:eastAsia="Calibri" w:cs="Arial"/>
          <w:kern w:val="0"/>
          <w:sz w:val="28"/>
          <w:szCs w:val="28"/>
          <w14:ligatures w14:val="none"/>
        </w:rPr>
        <w:t>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kwe</w:t>
      </w:r>
      <w:proofErr w:type="spellEnd"/>
      <w:r w:rsidRPr="00D903E3">
        <w:rPr>
          <w:rFonts w:ascii="Arial" w:hAnsi="Arial" w:eastAsia="Calibri" w:cs="Arial"/>
          <w:kern w:val="0"/>
          <w:sz w:val="28"/>
          <w:szCs w:val="28"/>
          <w14:ligatures w14:val="none"/>
        </w:rPr>
        <w:t xml:space="preserve"> Bhaibhiri</w:t>
      </w:r>
      <w:r>
        <w:rPr>
          <w:rFonts w:ascii="Arial" w:hAnsi="Arial" w:eastAsia="Calibri" w:cs="Arial"/>
          <w:kern w:val="0"/>
          <w:sz w:val="28"/>
          <w:szCs w:val="28"/>
          <w14:ligatures w14:val="none"/>
        </w:rPr>
        <w:t>.</w:t>
      </w:r>
      <w:r w:rsidRPr="00D903E3">
        <w:rPr>
          <w:rFonts w:ascii="Arial" w:hAnsi="Arial" w:eastAsia="Calibri" w:cs="Arial"/>
          <w:kern w:val="0"/>
          <w:sz w:val="28"/>
          <w:szCs w:val="28"/>
          <w14:ligatures w14:val="none"/>
        </w:rPr>
        <w:t xml:space="preserve"> Mwari </w:t>
      </w:r>
      <w:proofErr w:type="spellStart"/>
      <w:r w:rsidRPr="00D903E3">
        <w:rPr>
          <w:rFonts w:ascii="Arial" w:hAnsi="Arial" w:eastAsia="Calibri" w:cs="Arial"/>
          <w:kern w:val="0"/>
          <w:sz w:val="28"/>
          <w:szCs w:val="28"/>
          <w14:ligatures w14:val="none"/>
        </w:rPr>
        <w:t>havamudii</w:t>
      </w:r>
      <w:proofErr w:type="spellEnd"/>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w:t>
      </w:r>
      <w:r w:rsidRPr="00D903E3">
        <w:rPr>
          <w:rFonts w:ascii="Arial" w:hAnsi="Arial" w:eastAsia="Calibri" w:cs="Arial"/>
          <w:kern w:val="0"/>
          <w:sz w:val="28"/>
          <w:szCs w:val="28"/>
          <w14:ligatures w14:val="none"/>
        </w:rPr>
        <w:t>avamuzive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vakakudzwa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kunze</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kweBhaibhiri</w:t>
      </w:r>
      <w:proofErr w:type="spellEnd"/>
      <w:r w:rsidRPr="00D903E3">
        <w:rPr>
          <w:rFonts w:ascii="Arial" w:hAnsi="Arial" w:eastAsia="Calibri" w:cs="Arial"/>
          <w:kern w:val="0"/>
          <w:sz w:val="28"/>
          <w:szCs w:val="28"/>
          <w14:ligatures w14:val="none"/>
        </w:rPr>
        <w:t xml:space="preserve">. Saka </w:t>
      </w:r>
      <w:proofErr w:type="spellStart"/>
      <w:r w:rsidRPr="00D903E3">
        <w:rPr>
          <w:rFonts w:ascii="Arial" w:hAnsi="Arial" w:eastAsia="Calibri" w:cs="Arial"/>
          <w:kern w:val="0"/>
          <w:sz w:val="28"/>
          <w:szCs w:val="28"/>
          <w14:ligatures w14:val="none"/>
        </w:rPr>
        <w:t>vana</w:t>
      </w:r>
      <w:proofErr w:type="spellEnd"/>
      <w:r w:rsidRPr="00D903E3">
        <w:rPr>
          <w:rFonts w:ascii="Arial" w:hAnsi="Arial" w:eastAsia="Calibri" w:cs="Arial"/>
          <w:kern w:val="0"/>
          <w:sz w:val="28"/>
          <w:szCs w:val="28"/>
          <w14:ligatures w14:val="none"/>
        </w:rPr>
        <w:t xml:space="preserve"> ava </w:t>
      </w:r>
      <w:proofErr w:type="spellStart"/>
      <w:r w:rsidRPr="00D903E3">
        <w:rPr>
          <w:rFonts w:ascii="Arial" w:hAnsi="Arial" w:eastAsia="Calibri" w:cs="Arial"/>
          <w:kern w:val="0"/>
          <w:sz w:val="28"/>
          <w:szCs w:val="28"/>
          <w14:ligatures w14:val="none"/>
        </w:rPr>
        <w:t>vanoteera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tsika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dzekunzvimbo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dzavakurira.</w:t>
      </w:r>
      <w:r w:rsidRPr="00696340">
        <w:rPr>
          <w:rFonts w:ascii="Arial" w:hAnsi="Arial" w:eastAsia="Calibri" w:cs="Arial"/>
          <w:kern w:val="0"/>
          <w:sz w:val="28"/>
          <w:szCs w:val="28"/>
          <w14:ligatures w14:val="none"/>
        </w:rPr>
        <w:t>Vanemararamiro</w:t>
      </w:r>
      <w:proofErr w:type="spellEnd"/>
      <w:r w:rsidRPr="00696340">
        <w:rPr>
          <w:rFonts w:ascii="Arial" w:hAnsi="Arial" w:eastAsia="Calibri" w:cs="Arial"/>
          <w:kern w:val="0"/>
          <w:sz w:val="28"/>
          <w:szCs w:val="28"/>
          <w14:ligatures w14:val="none"/>
        </w:rPr>
        <w:t xml:space="preserve"> </w:t>
      </w:r>
      <w:proofErr w:type="spellStart"/>
      <w:r w:rsidRPr="00696340">
        <w:rPr>
          <w:rFonts w:ascii="Arial" w:hAnsi="Arial" w:eastAsia="Calibri" w:cs="Arial"/>
          <w:kern w:val="0"/>
          <w:sz w:val="28"/>
          <w:szCs w:val="28"/>
          <w14:ligatures w14:val="none"/>
        </w:rPr>
        <w:t>vakakopa</w:t>
      </w:r>
      <w:proofErr w:type="spellEnd"/>
      <w:r w:rsidRPr="00696340">
        <w:rPr>
          <w:rFonts w:ascii="Arial" w:hAnsi="Arial" w:eastAsia="Calibri" w:cs="Arial"/>
          <w:kern w:val="0"/>
          <w:sz w:val="28"/>
          <w:szCs w:val="28"/>
          <w14:ligatures w14:val="none"/>
        </w:rPr>
        <w:t xml:space="preserve"> </w:t>
      </w:r>
      <w:proofErr w:type="spellStart"/>
      <w:r w:rsidRPr="00696340">
        <w:rPr>
          <w:rFonts w:ascii="Arial" w:hAnsi="Arial" w:eastAsia="Calibri" w:cs="Arial"/>
          <w:kern w:val="0"/>
          <w:sz w:val="28"/>
          <w:szCs w:val="28"/>
          <w14:ligatures w14:val="none"/>
        </w:rPr>
        <w:t>muma</w:t>
      </w:r>
      <w:proofErr w:type="spellEnd"/>
      <w:r w:rsidRPr="00696340">
        <w:rPr>
          <w:rFonts w:ascii="Arial" w:hAnsi="Arial" w:eastAsia="Calibri" w:cs="Arial"/>
          <w:kern w:val="0"/>
          <w:sz w:val="28"/>
          <w:szCs w:val="28"/>
          <w14:ligatures w14:val="none"/>
        </w:rPr>
        <w:t xml:space="preserve"> </w:t>
      </w:r>
      <w:proofErr w:type="spellStart"/>
      <w:r w:rsidRPr="00696340">
        <w:rPr>
          <w:rFonts w:ascii="Arial" w:hAnsi="Arial" w:eastAsia="Calibri" w:cs="Arial"/>
          <w:kern w:val="0"/>
          <w:sz w:val="28"/>
          <w:szCs w:val="28"/>
          <w14:ligatures w14:val="none"/>
        </w:rPr>
        <w:t>rokisheni</w:t>
      </w:r>
      <w:proofErr w:type="spellEnd"/>
      <w:r w:rsidRPr="00696340">
        <w:rPr>
          <w:rFonts w:ascii="Arial" w:hAnsi="Arial" w:eastAsia="Calibri" w:cs="Arial"/>
          <w:kern w:val="0"/>
          <w:sz w:val="28"/>
          <w:szCs w:val="28"/>
          <w14:ligatures w14:val="none"/>
        </w:rPr>
        <w:t xml:space="preserve">, </w:t>
      </w:r>
      <w:proofErr w:type="spellStart"/>
      <w:r w:rsidRPr="00696340">
        <w:rPr>
          <w:rFonts w:ascii="Arial" w:hAnsi="Arial" w:eastAsia="Calibri" w:cs="Arial"/>
          <w:kern w:val="0"/>
          <w:sz w:val="28"/>
          <w:szCs w:val="28"/>
          <w14:ligatures w14:val="none"/>
        </w:rPr>
        <w:t>avakakopa</w:t>
      </w:r>
      <w:proofErr w:type="spellEnd"/>
      <w:r w:rsidRPr="00696340">
        <w:rPr>
          <w:rFonts w:ascii="Arial" w:hAnsi="Arial" w:eastAsia="Calibri" w:cs="Arial"/>
          <w:kern w:val="0"/>
          <w:sz w:val="28"/>
          <w:szCs w:val="28"/>
          <w14:ligatures w14:val="none"/>
        </w:rPr>
        <w:t xml:space="preserve"> </w:t>
      </w:r>
      <w:proofErr w:type="spellStart"/>
      <w:r w:rsidRPr="00696340">
        <w:rPr>
          <w:rFonts w:ascii="Arial" w:hAnsi="Arial" w:eastAsia="Calibri" w:cs="Arial"/>
          <w:kern w:val="0"/>
          <w:sz w:val="28"/>
          <w:szCs w:val="28"/>
          <w14:ligatures w14:val="none"/>
        </w:rPr>
        <w:t>muma</w:t>
      </w:r>
      <w:proofErr w:type="spellEnd"/>
      <w:r w:rsidRPr="00696340">
        <w:rPr>
          <w:rFonts w:ascii="Arial" w:hAnsi="Arial" w:eastAsia="Calibri" w:cs="Arial"/>
          <w:kern w:val="0"/>
          <w:sz w:val="28"/>
          <w:szCs w:val="28"/>
          <w14:ligatures w14:val="none"/>
        </w:rPr>
        <w:t xml:space="preserve"> village. </w:t>
      </w:r>
      <w:r w:rsidRPr="00774D58">
        <w:rPr>
          <w:rFonts w:ascii="Arial" w:hAnsi="Arial" w:eastAsia="Calibri" w:cs="Arial"/>
          <w:kern w:val="0"/>
          <w:sz w:val="28"/>
          <w:szCs w:val="28"/>
          <w14:ligatures w14:val="none"/>
          <w:rPrChange w:author="Transcriber01 JHB" w:date="2025-08-25T14:50:00Z" w16du:dateUtc="2025-08-25T12:50:00Z" w:id="48">
            <w:rPr>
              <w:rFonts w:ascii="Arial" w:hAnsi="Arial" w:eastAsia="Calibri" w:cs="Arial"/>
              <w:kern w:val="0"/>
              <w:sz w:val="28"/>
              <w:szCs w:val="28"/>
              <w:lang w:val="fr-FR"/>
              <w14:ligatures w14:val="none"/>
            </w:rPr>
          </w:rPrChange>
        </w:rPr>
        <w:t xml:space="preserve">Asi </w:t>
      </w:r>
      <w:proofErr w:type="spellStart"/>
      <w:r w:rsidRPr="00774D58">
        <w:rPr>
          <w:rFonts w:ascii="Arial" w:hAnsi="Arial" w:eastAsia="Calibri" w:cs="Arial"/>
          <w:kern w:val="0"/>
          <w:sz w:val="28"/>
          <w:szCs w:val="28"/>
          <w14:ligatures w14:val="none"/>
          <w:rPrChange w:author="Transcriber01 JHB" w:date="2025-08-25T14:50:00Z" w16du:dateUtc="2025-08-25T12:50:00Z" w:id="49">
            <w:rPr>
              <w:rFonts w:ascii="Arial" w:hAnsi="Arial" w:eastAsia="Calibri" w:cs="Arial"/>
              <w:kern w:val="0"/>
              <w:sz w:val="28"/>
              <w:szCs w:val="28"/>
              <w:lang w:val="fr-FR"/>
              <w14:ligatures w14:val="none"/>
            </w:rPr>
          </w:rPrChange>
        </w:rPr>
        <w:t>mwa</w:t>
      </w:r>
      <w:proofErr w:type="spellEnd"/>
      <w:r w:rsidRPr="00774D58">
        <w:rPr>
          <w:rFonts w:ascii="Arial" w:hAnsi="Arial" w:eastAsia="Calibri" w:cs="Arial"/>
          <w:kern w:val="0"/>
          <w:sz w:val="28"/>
          <w:szCs w:val="28"/>
          <w14:ligatures w14:val="none"/>
          <w:rPrChange w:author="Transcriber01 JHB" w:date="2025-08-25T14:50:00Z" w16du:dateUtc="2025-08-25T12:50:00Z" w:id="50">
            <w:rPr>
              <w:rFonts w:ascii="Arial" w:hAnsi="Arial" w:eastAsia="Calibri" w:cs="Arial"/>
              <w:kern w:val="0"/>
              <w:sz w:val="28"/>
              <w:szCs w:val="28"/>
              <w:lang w:val="fr-FR"/>
              <w14:ligatures w14:val="none"/>
            </w:rPr>
          </w:rPrChange>
        </w:rPr>
        <w:t>…</w:t>
      </w:r>
      <w:proofErr w:type="spellStart"/>
      <w:r>
        <w:rPr>
          <w:rFonts w:ascii="Arial" w:hAnsi="Arial" w:eastAsia="Calibri" w:cs="Arial"/>
          <w:kern w:val="0"/>
          <w:sz w:val="28"/>
          <w:szCs w:val="28"/>
          <w14:ligatures w14:val="none"/>
        </w:rPr>
        <w:t>m</w:t>
      </w:r>
      <w:r w:rsidRPr="00774D58">
        <w:rPr>
          <w:rFonts w:ascii="Arial" w:hAnsi="Arial" w:eastAsia="Calibri" w:cs="Arial"/>
          <w:kern w:val="0"/>
          <w:sz w:val="28"/>
          <w:szCs w:val="28"/>
          <w14:ligatures w14:val="none"/>
          <w:rPrChange w:author="Transcriber01 JHB" w:date="2025-08-25T14:50:00Z" w16du:dateUtc="2025-08-25T12:50:00Z" w:id="51">
            <w:rPr>
              <w:rFonts w:ascii="Arial" w:hAnsi="Arial" w:eastAsia="Calibri" w:cs="Arial"/>
              <w:kern w:val="0"/>
              <w:sz w:val="28"/>
              <w:szCs w:val="28"/>
              <w:lang w:val="fr-FR"/>
              <w14:ligatures w14:val="none"/>
            </w:rPr>
          </w:rPrChange>
        </w:rPr>
        <w:t>unhu</w:t>
      </w:r>
      <w:proofErr w:type="spellEnd"/>
      <w:r w:rsidRPr="00774D58">
        <w:rPr>
          <w:rFonts w:ascii="Arial" w:hAnsi="Arial" w:eastAsia="Calibri" w:cs="Arial"/>
          <w:kern w:val="0"/>
          <w:sz w:val="28"/>
          <w:szCs w:val="28"/>
          <w14:ligatures w14:val="none"/>
          <w:rPrChange w:author="Transcriber01 JHB" w:date="2025-08-25T14:50:00Z" w16du:dateUtc="2025-08-25T12:50:00Z" w:id="52">
            <w:rPr>
              <w:rFonts w:ascii="Arial" w:hAnsi="Arial" w:eastAsia="Calibri" w:cs="Arial"/>
              <w:kern w:val="0"/>
              <w:sz w:val="28"/>
              <w:szCs w:val="28"/>
              <w:lang w:val="fr-FR"/>
              <w14:ligatures w14:val="none"/>
            </w:rPr>
          </w:rPrChange>
        </w:rPr>
        <w:t>…</w:t>
      </w:r>
      <w:proofErr w:type="spellStart"/>
      <w:r w:rsidRPr="00774D58">
        <w:rPr>
          <w:rFonts w:ascii="Arial" w:hAnsi="Arial" w:eastAsia="Calibri" w:cs="Arial"/>
          <w:kern w:val="0"/>
          <w:sz w:val="28"/>
          <w:szCs w:val="28"/>
          <w14:ligatures w14:val="none"/>
          <w:rPrChange w:author="Transcriber01 JHB" w:date="2025-08-25T14:50:00Z" w16du:dateUtc="2025-08-25T12:50:00Z" w:id="53">
            <w:rPr>
              <w:rFonts w:ascii="Arial" w:hAnsi="Arial" w:eastAsia="Calibri" w:cs="Arial"/>
              <w:kern w:val="0"/>
              <w:sz w:val="28"/>
              <w:szCs w:val="28"/>
              <w:lang w:val="fr-FR"/>
              <w14:ligatures w14:val="none"/>
            </w:rPr>
          </w:rPrChange>
        </w:rPr>
        <w:t>mwana</w:t>
      </w:r>
      <w:proofErr w:type="spellEnd"/>
      <w:r w:rsidRPr="00774D58">
        <w:rPr>
          <w:rFonts w:ascii="Arial" w:hAnsi="Arial" w:eastAsia="Calibri" w:cs="Arial"/>
          <w:kern w:val="0"/>
          <w:sz w:val="28"/>
          <w:szCs w:val="28"/>
          <w14:ligatures w14:val="none"/>
          <w:rPrChange w:author="Transcriber01 JHB" w:date="2025-08-25T14:50:00Z" w16du:dateUtc="2025-08-25T12:50:00Z" w:id="54">
            <w:rPr>
              <w:rFonts w:ascii="Arial" w:hAnsi="Arial" w:eastAsia="Calibri" w:cs="Arial"/>
              <w:kern w:val="0"/>
              <w:sz w:val="28"/>
              <w:szCs w:val="28"/>
              <w:lang w:val="fr-FR"/>
              <w14:ligatures w14:val="none"/>
            </w:rPr>
          </w:rPrChange>
        </w:rPr>
        <w:t xml:space="preserve"> </w:t>
      </w:r>
      <w:proofErr w:type="spellStart"/>
      <w:r w:rsidRPr="00774D58">
        <w:rPr>
          <w:rFonts w:ascii="Arial" w:hAnsi="Arial" w:eastAsia="Calibri" w:cs="Arial"/>
          <w:kern w:val="0"/>
          <w:sz w:val="28"/>
          <w:szCs w:val="28"/>
          <w14:ligatures w14:val="none"/>
          <w:rPrChange w:author="Transcriber01 JHB" w:date="2025-08-25T14:50:00Z" w16du:dateUtc="2025-08-25T12:50:00Z" w:id="55">
            <w:rPr>
              <w:rFonts w:ascii="Arial" w:hAnsi="Arial" w:eastAsia="Calibri" w:cs="Arial"/>
              <w:kern w:val="0"/>
              <w:sz w:val="28"/>
              <w:szCs w:val="28"/>
              <w:lang w:val="fr-FR"/>
              <w14:ligatures w14:val="none"/>
            </w:rPr>
          </w:rPrChange>
        </w:rPr>
        <w:t>wemunhu</w:t>
      </w:r>
      <w:proofErr w:type="spellEnd"/>
      <w:r w:rsidRPr="00774D58">
        <w:rPr>
          <w:rFonts w:ascii="Arial" w:hAnsi="Arial" w:eastAsia="Calibri" w:cs="Arial"/>
          <w:kern w:val="0"/>
          <w:sz w:val="28"/>
          <w:szCs w:val="28"/>
          <w14:ligatures w14:val="none"/>
          <w:rPrChange w:author="Transcriber01 JHB" w:date="2025-08-25T14:50:00Z" w16du:dateUtc="2025-08-25T12:50:00Z" w:id="56">
            <w:rPr>
              <w:rFonts w:ascii="Arial" w:hAnsi="Arial" w:eastAsia="Calibri" w:cs="Arial"/>
              <w:kern w:val="0"/>
              <w:sz w:val="28"/>
              <w:szCs w:val="28"/>
              <w:lang w:val="fr-FR"/>
              <w14:ligatures w14:val="none"/>
            </w:rPr>
          </w:rPrChange>
        </w:rPr>
        <w:t xml:space="preserve"> </w:t>
      </w:r>
      <w:proofErr w:type="spellStart"/>
      <w:r w:rsidRPr="00774D58">
        <w:rPr>
          <w:rFonts w:ascii="Arial" w:hAnsi="Arial" w:eastAsia="Calibri" w:cs="Arial"/>
          <w:kern w:val="0"/>
          <w:sz w:val="28"/>
          <w:szCs w:val="28"/>
          <w14:ligatures w14:val="none"/>
          <w:rPrChange w:author="Transcriber01 JHB" w:date="2025-08-25T14:50:00Z" w16du:dateUtc="2025-08-25T12:50:00Z" w:id="57">
            <w:rPr>
              <w:rFonts w:ascii="Arial" w:hAnsi="Arial" w:eastAsia="Calibri" w:cs="Arial"/>
              <w:kern w:val="0"/>
              <w:sz w:val="28"/>
              <w:szCs w:val="28"/>
              <w:lang w:val="fr-FR"/>
              <w14:ligatures w14:val="none"/>
            </w:rPr>
          </w:rPrChange>
        </w:rPr>
        <w:t>waMwari</w:t>
      </w:r>
      <w:proofErr w:type="spellEnd"/>
      <w:r w:rsidRPr="00774D58">
        <w:rPr>
          <w:rFonts w:ascii="Arial" w:hAnsi="Arial" w:eastAsia="Calibri" w:cs="Arial"/>
          <w:kern w:val="0"/>
          <w:sz w:val="28"/>
          <w:szCs w:val="28"/>
          <w14:ligatures w14:val="none"/>
          <w:rPrChange w:author="Transcriber01 JHB" w:date="2025-08-25T14:50:00Z" w16du:dateUtc="2025-08-25T12:50:00Z" w:id="58">
            <w:rPr>
              <w:rFonts w:ascii="Arial" w:hAnsi="Arial" w:eastAsia="Calibri" w:cs="Arial"/>
              <w:kern w:val="0"/>
              <w:sz w:val="28"/>
              <w:szCs w:val="28"/>
              <w:lang w:val="fr-FR"/>
              <w14:ligatures w14:val="none"/>
            </w:rPr>
          </w:rPrChange>
        </w:rPr>
        <w:t xml:space="preserve"> </w:t>
      </w:r>
      <w:proofErr w:type="spellStart"/>
      <w:r w:rsidRPr="00774D58">
        <w:rPr>
          <w:rFonts w:ascii="Arial" w:hAnsi="Arial" w:eastAsia="Calibri" w:cs="Arial"/>
          <w:kern w:val="0"/>
          <w:sz w:val="28"/>
          <w:szCs w:val="28"/>
          <w14:ligatures w14:val="none"/>
          <w:rPrChange w:author="Transcriber01 JHB" w:date="2025-08-25T14:50:00Z" w16du:dateUtc="2025-08-25T12:50:00Z" w:id="59">
            <w:rPr>
              <w:rFonts w:ascii="Arial" w:hAnsi="Arial" w:eastAsia="Calibri" w:cs="Arial"/>
              <w:kern w:val="0"/>
              <w:sz w:val="28"/>
              <w:szCs w:val="28"/>
              <w:lang w:val="fr-FR"/>
              <w14:ligatures w14:val="none"/>
            </w:rPr>
          </w:rPrChange>
        </w:rPr>
        <w:t>haakope</w:t>
      </w:r>
      <w:proofErr w:type="spellEnd"/>
      <w:r w:rsidRPr="00774D58">
        <w:rPr>
          <w:rFonts w:ascii="Arial" w:hAnsi="Arial" w:eastAsia="Calibri" w:cs="Arial"/>
          <w:kern w:val="0"/>
          <w:sz w:val="28"/>
          <w:szCs w:val="28"/>
          <w14:ligatures w14:val="none"/>
          <w:rPrChange w:author="Transcriber01 JHB" w:date="2025-08-25T14:50:00Z" w16du:dateUtc="2025-08-25T12:50:00Z" w:id="60">
            <w:rPr>
              <w:rFonts w:ascii="Arial" w:hAnsi="Arial" w:eastAsia="Calibri" w:cs="Arial"/>
              <w:kern w:val="0"/>
              <w:sz w:val="28"/>
              <w:szCs w:val="28"/>
              <w:lang w:val="fr-FR"/>
              <w14:ligatures w14:val="none"/>
            </w:rPr>
          </w:rPrChange>
        </w:rPr>
        <w:t xml:space="preserve"> </w:t>
      </w:r>
      <w:proofErr w:type="spellStart"/>
      <w:r w:rsidRPr="00774D58">
        <w:rPr>
          <w:rFonts w:ascii="Arial" w:hAnsi="Arial" w:eastAsia="Calibri" w:cs="Arial"/>
          <w:kern w:val="0"/>
          <w:sz w:val="28"/>
          <w:szCs w:val="28"/>
          <w14:ligatures w14:val="none"/>
          <w:rPrChange w:author="Transcriber01 JHB" w:date="2025-08-25T14:50:00Z" w16du:dateUtc="2025-08-25T12:50:00Z" w:id="61">
            <w:rPr>
              <w:rFonts w:ascii="Arial" w:hAnsi="Arial" w:eastAsia="Calibri" w:cs="Arial"/>
              <w:kern w:val="0"/>
              <w:sz w:val="28"/>
              <w:szCs w:val="28"/>
              <w:lang w:val="fr-FR"/>
              <w14:ligatures w14:val="none"/>
            </w:rPr>
          </w:rPrChange>
        </w:rPr>
        <w:t>mararamiro</w:t>
      </w:r>
      <w:proofErr w:type="spellEnd"/>
      <w:r w:rsidRPr="00774D58">
        <w:rPr>
          <w:rFonts w:ascii="Arial" w:hAnsi="Arial" w:eastAsia="Calibri" w:cs="Arial"/>
          <w:kern w:val="0"/>
          <w:sz w:val="28"/>
          <w:szCs w:val="28"/>
          <w14:ligatures w14:val="none"/>
          <w:rPrChange w:author="Transcriber01 JHB" w:date="2025-08-25T14:50:00Z" w16du:dateUtc="2025-08-25T12:50:00Z" w:id="62">
            <w:rPr>
              <w:rFonts w:ascii="Arial" w:hAnsi="Arial" w:eastAsia="Calibri" w:cs="Arial"/>
              <w:kern w:val="0"/>
              <w:sz w:val="28"/>
              <w:szCs w:val="28"/>
              <w:lang w:val="fr-FR"/>
              <w14:ligatures w14:val="none"/>
            </w:rPr>
          </w:rPrChange>
        </w:rPr>
        <w:t xml:space="preserve"> </w:t>
      </w:r>
      <w:proofErr w:type="spellStart"/>
      <w:r w:rsidRPr="00774D58">
        <w:rPr>
          <w:rFonts w:ascii="Arial" w:hAnsi="Arial" w:eastAsia="Calibri" w:cs="Arial"/>
          <w:kern w:val="0"/>
          <w:sz w:val="28"/>
          <w:szCs w:val="28"/>
          <w14:ligatures w14:val="none"/>
          <w:rPrChange w:author="Transcriber01 JHB" w:date="2025-08-25T14:50:00Z" w16du:dateUtc="2025-08-25T12:50:00Z" w:id="63">
            <w:rPr>
              <w:rFonts w:ascii="Arial" w:hAnsi="Arial" w:eastAsia="Calibri" w:cs="Arial"/>
              <w:kern w:val="0"/>
              <w:sz w:val="28"/>
              <w:szCs w:val="28"/>
              <w:lang w:val="fr-FR"/>
              <w14:ligatures w14:val="none"/>
            </w:rPr>
          </w:rPrChange>
        </w:rPr>
        <w:t>anoitwa</w:t>
      </w:r>
      <w:proofErr w:type="spellEnd"/>
      <w:r w:rsidRPr="00774D58">
        <w:rPr>
          <w:rFonts w:ascii="Arial" w:hAnsi="Arial" w:eastAsia="Calibri" w:cs="Arial"/>
          <w:kern w:val="0"/>
          <w:sz w:val="28"/>
          <w:szCs w:val="28"/>
          <w14:ligatures w14:val="none"/>
          <w:rPrChange w:author="Transcriber01 JHB" w:date="2025-08-25T14:50:00Z" w16du:dateUtc="2025-08-25T12:50:00Z" w:id="64">
            <w:rPr>
              <w:rFonts w:ascii="Arial" w:hAnsi="Arial" w:eastAsia="Calibri" w:cs="Arial"/>
              <w:kern w:val="0"/>
              <w:sz w:val="28"/>
              <w:szCs w:val="28"/>
              <w:lang w:val="fr-FR"/>
              <w14:ligatures w14:val="none"/>
            </w:rPr>
          </w:rPrChange>
        </w:rPr>
        <w:t xml:space="preserve"> </w:t>
      </w:r>
      <w:proofErr w:type="spellStart"/>
      <w:r w:rsidRPr="00774D58">
        <w:rPr>
          <w:rFonts w:ascii="Arial" w:hAnsi="Arial" w:eastAsia="Calibri" w:cs="Arial"/>
          <w:kern w:val="0"/>
          <w:sz w:val="28"/>
          <w:szCs w:val="28"/>
          <w14:ligatures w14:val="none"/>
          <w:rPrChange w:author="Transcriber01 JHB" w:date="2025-08-25T14:50:00Z" w16du:dateUtc="2025-08-25T12:50:00Z" w:id="65">
            <w:rPr>
              <w:rFonts w:ascii="Arial" w:hAnsi="Arial" w:eastAsia="Calibri" w:cs="Arial"/>
              <w:kern w:val="0"/>
              <w:sz w:val="28"/>
              <w:szCs w:val="28"/>
              <w:lang w:val="fr-FR"/>
              <w14:ligatures w14:val="none"/>
            </w:rPr>
          </w:rPrChange>
        </w:rPr>
        <w:t>muma</w:t>
      </w:r>
      <w:proofErr w:type="spellEnd"/>
      <w:r w:rsidRPr="00774D58">
        <w:rPr>
          <w:rFonts w:ascii="Arial" w:hAnsi="Arial" w:eastAsia="Calibri" w:cs="Arial"/>
          <w:kern w:val="0"/>
          <w:sz w:val="28"/>
          <w:szCs w:val="28"/>
          <w14:ligatures w14:val="none"/>
          <w:rPrChange w:author="Transcriber01 JHB" w:date="2025-08-25T14:50:00Z" w16du:dateUtc="2025-08-25T12:50:00Z" w:id="66">
            <w:rPr>
              <w:rFonts w:ascii="Arial" w:hAnsi="Arial" w:eastAsia="Calibri" w:cs="Arial"/>
              <w:kern w:val="0"/>
              <w:sz w:val="28"/>
              <w:szCs w:val="28"/>
              <w:lang w:val="fr-FR"/>
              <w14:ligatures w14:val="none"/>
            </w:rPr>
          </w:rPrChange>
        </w:rPr>
        <w:t xml:space="preserve"> </w:t>
      </w:r>
      <w:proofErr w:type="spellStart"/>
      <w:r w:rsidRPr="00774D58">
        <w:rPr>
          <w:rFonts w:ascii="Arial" w:hAnsi="Arial" w:eastAsia="Calibri" w:cs="Arial"/>
          <w:kern w:val="0"/>
          <w:sz w:val="28"/>
          <w:szCs w:val="28"/>
          <w14:ligatures w14:val="none"/>
          <w:rPrChange w:author="Transcriber01 JHB" w:date="2025-08-25T14:50:00Z" w16du:dateUtc="2025-08-25T12:50:00Z" w:id="67">
            <w:rPr>
              <w:rFonts w:ascii="Arial" w:hAnsi="Arial" w:eastAsia="Calibri" w:cs="Arial"/>
              <w:kern w:val="0"/>
              <w:sz w:val="28"/>
              <w:szCs w:val="28"/>
              <w:lang w:val="fr-FR"/>
              <w14:ligatures w14:val="none"/>
            </w:rPr>
          </w:rPrChange>
        </w:rPr>
        <w:t>raini</w:t>
      </w:r>
      <w:proofErr w:type="spellEnd"/>
      <w:r w:rsidRPr="00774D58">
        <w:rPr>
          <w:rFonts w:ascii="Arial" w:hAnsi="Arial" w:eastAsia="Calibri" w:cs="Arial"/>
          <w:kern w:val="0"/>
          <w:sz w:val="28"/>
          <w:szCs w:val="28"/>
          <w14:ligatures w14:val="none"/>
          <w:rPrChange w:author="Transcriber01 JHB" w:date="2025-08-25T14:50:00Z" w16du:dateUtc="2025-08-25T12:50:00Z" w:id="68">
            <w:rPr>
              <w:rFonts w:ascii="Arial" w:hAnsi="Arial" w:eastAsia="Calibri" w:cs="Arial"/>
              <w:kern w:val="0"/>
              <w:sz w:val="28"/>
              <w:szCs w:val="28"/>
              <w:lang w:val="fr-FR"/>
              <w14:ligatures w14:val="none"/>
            </w:rPr>
          </w:rPrChange>
        </w:rPr>
        <w:t xml:space="preserve">. </w:t>
      </w:r>
      <w:r w:rsidRPr="00BD4095">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Mwana </w:t>
      </w:r>
      <w:proofErr w:type="spellStart"/>
      <w:r w:rsidRPr="00D903E3">
        <w:rPr>
          <w:rFonts w:ascii="Arial" w:hAnsi="Arial" w:eastAsia="Calibri" w:cs="Arial"/>
          <w:kern w:val="0"/>
          <w:sz w:val="28"/>
          <w:szCs w:val="28"/>
          <w14:ligatures w14:val="none"/>
        </w:rPr>
        <w:t>wemunhu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waMwari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anokopa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mararamiro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aanodzidziswa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nababa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vake</w:t>
      </w:r>
      <w:proofErr w:type="spellEnd"/>
      <w:r w:rsidRPr="00D903E3">
        <w:rPr>
          <w:rFonts w:ascii="Arial" w:hAnsi="Arial" w:eastAsia="Calibri" w:cs="Arial"/>
          <w:kern w:val="0"/>
          <w:sz w:val="28"/>
          <w:szCs w:val="28"/>
          <w14:ligatures w14:val="none"/>
        </w:rPr>
        <w:t xml:space="preserve">. </w:t>
      </w:r>
      <w:r w:rsidRPr="00BD4095">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Handisi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kunzwa</w:t>
      </w:r>
      <w:proofErr w:type="spellEnd"/>
      <w:r w:rsidRPr="00D903E3">
        <w:rPr>
          <w:rFonts w:ascii="Arial" w:hAnsi="Arial" w:eastAsia="Calibri" w:cs="Arial"/>
          <w:kern w:val="0"/>
          <w:sz w:val="28"/>
          <w:szCs w:val="28"/>
          <w14:ligatures w14:val="none"/>
        </w:rPr>
        <w:t xml:space="preserve"> Amen</w:t>
      </w:r>
      <w:r>
        <w:rPr>
          <w:rFonts w:ascii="Arial" w:hAnsi="Arial" w:eastAsia="Calibri" w:cs="Arial"/>
          <w:kern w:val="0"/>
          <w:sz w:val="28"/>
          <w:szCs w:val="28"/>
          <w14:ligatures w14:val="none"/>
        </w:rPr>
        <w:t>i</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ipapo</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hama</w:t>
      </w:r>
      <w:proofErr w:type="spellEnd"/>
      <w:r w:rsidRPr="00D903E3">
        <w:rPr>
          <w:rFonts w:ascii="Arial" w:hAnsi="Arial" w:eastAsia="Calibri" w:cs="Arial"/>
          <w:kern w:val="0"/>
          <w:sz w:val="28"/>
          <w:szCs w:val="28"/>
          <w14:ligatures w14:val="none"/>
        </w:rPr>
        <w:t xml:space="preserve">. </w:t>
      </w:r>
      <w:r w:rsidRPr="00BD4095">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p>
    <w:p w:rsidR="002B366F" w:rsidP="002B366F" w:rsidRDefault="002B366F" w14:paraId="5AF0BEAD" w14:textId="77777777">
      <w:pPr>
        <w:tabs>
          <w:tab w:val="left" w:pos="7227"/>
        </w:tabs>
        <w:spacing w:line="259" w:lineRule="auto"/>
        <w:jc w:val="both"/>
        <w:rPr>
          <w:rFonts w:ascii="Arial" w:hAnsi="Arial" w:eastAsia="Calibri" w:cs="Arial"/>
          <w:kern w:val="0"/>
          <w:sz w:val="28"/>
          <w:szCs w:val="28"/>
          <w14:ligatures w14:val="none"/>
        </w:rPr>
      </w:pPr>
      <w:r w:rsidRPr="00B04A0D">
        <w:rPr>
          <w:rFonts w:ascii="Arial" w:hAnsi="Arial" w:eastAsia="Calibri" w:cs="Arial"/>
          <w:kern w:val="0"/>
          <w:sz w:val="28"/>
          <w:szCs w:val="28"/>
          <w:vertAlign w:val="superscript"/>
          <w14:ligatures w14:val="none"/>
        </w:rPr>
        <w:t>33</w:t>
      </w:r>
      <w:r>
        <w:rPr>
          <w:rFonts w:ascii="Arial" w:hAnsi="Arial" w:eastAsia="Calibri" w:cs="Arial"/>
          <w:kern w:val="0"/>
          <w:sz w:val="28"/>
          <w:szCs w:val="28"/>
          <w:vertAlign w:val="superscript"/>
          <w14:ligatures w14:val="none"/>
        </w:rPr>
        <w:t xml:space="preserve"> </w:t>
      </w:r>
      <w:r>
        <w:rPr>
          <w:rFonts w:ascii="Arial" w:hAnsi="Arial" w:eastAsia="Calibri" w:cs="Arial"/>
          <w:kern w:val="0"/>
          <w:sz w:val="28"/>
          <w:szCs w:val="28"/>
          <w14:ligatures w14:val="none"/>
        </w:rPr>
        <w:t>Ende</w:t>
      </w:r>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vana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vedu</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havasi</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vekutaurira</w:t>
      </w:r>
      <w:proofErr w:type="spellEnd"/>
      <w:r w:rsidRPr="00D903E3">
        <w:rPr>
          <w:rFonts w:ascii="Arial" w:hAnsi="Arial" w:eastAsia="Calibri" w:cs="Arial"/>
          <w:kern w:val="0"/>
          <w:sz w:val="28"/>
          <w:szCs w:val="28"/>
          <w14:ligatures w14:val="none"/>
        </w:rPr>
        <w:t xml:space="preserve"> </w:t>
      </w:r>
      <w:proofErr w:type="spellStart"/>
      <w:r w:rsidRPr="00D903E3">
        <w:rPr>
          <w:rFonts w:ascii="Arial" w:hAnsi="Arial" w:eastAsia="Calibri" w:cs="Arial"/>
          <w:kern w:val="0"/>
          <w:sz w:val="28"/>
          <w:szCs w:val="28"/>
          <w14:ligatures w14:val="none"/>
        </w:rPr>
        <w:t>kuti</w:t>
      </w:r>
      <w:proofErr w:type="spellEnd"/>
      <w:r w:rsidRPr="00D903E3">
        <w:rPr>
          <w:rFonts w:ascii="Arial" w:hAnsi="Arial" w:eastAsia="Calibri" w:cs="Arial"/>
          <w:kern w:val="0"/>
          <w:sz w:val="28"/>
          <w:szCs w:val="28"/>
          <w14:ligatures w14:val="none"/>
        </w:rPr>
        <w:t xml:space="preserve"> Mwari </w:t>
      </w:r>
      <w:proofErr w:type="spellStart"/>
      <w:r w:rsidRPr="00D903E3">
        <w:rPr>
          <w:rFonts w:ascii="Arial" w:hAnsi="Arial" w:eastAsia="Calibri" w:cs="Arial"/>
          <w:kern w:val="0"/>
          <w:sz w:val="28"/>
          <w:szCs w:val="28"/>
          <w14:ligatures w14:val="none"/>
        </w:rPr>
        <w:t>akadai</w:t>
      </w:r>
      <w:proofErr w:type="spellEnd"/>
      <w:r w:rsidRPr="00D903E3">
        <w:rPr>
          <w:rFonts w:ascii="Arial" w:hAnsi="Arial" w:eastAsia="Calibri" w:cs="Arial"/>
          <w:kern w:val="0"/>
          <w:sz w:val="28"/>
          <w:szCs w:val="28"/>
          <w14:ligatures w14:val="none"/>
        </w:rPr>
        <w:t>, it’s very difficult now the world is c</w:t>
      </w:r>
      <w:r>
        <w:rPr>
          <w:rFonts w:ascii="Arial" w:hAnsi="Arial" w:eastAsia="Calibri" w:cs="Arial"/>
          <w:kern w:val="0"/>
          <w:sz w:val="28"/>
          <w:szCs w:val="28"/>
          <w14:ligatures w14:val="none"/>
        </w:rPr>
        <w:t>h</w:t>
      </w:r>
      <w:r w:rsidRPr="00D903E3">
        <w:rPr>
          <w:rFonts w:ascii="Arial" w:hAnsi="Arial" w:eastAsia="Calibri" w:cs="Arial"/>
          <w:kern w:val="0"/>
          <w:sz w:val="28"/>
          <w:szCs w:val="28"/>
          <w14:ligatures w14:val="none"/>
        </w:rPr>
        <w:t xml:space="preserve">ao—chaotic </w:t>
      </w:r>
      <w:r>
        <w:rPr>
          <w:rFonts w:ascii="Arial" w:hAnsi="Arial" w:eastAsia="Calibri" w:cs="Arial"/>
          <w:kern w:val="0"/>
          <w:sz w:val="28"/>
          <w:szCs w:val="28"/>
          <w14:ligatures w14:val="none"/>
        </w:rPr>
        <w:t xml:space="preserve"> very chaotic. You can’t go, </w:t>
      </w:r>
      <w:proofErr w:type="spellStart"/>
      <w:r>
        <w:rPr>
          <w:rFonts w:ascii="Arial" w:hAnsi="Arial" w:eastAsia="Calibri" w:cs="Arial"/>
          <w:kern w:val="0"/>
          <w:sz w:val="28"/>
          <w:szCs w:val="28"/>
          <w14:ligatures w14:val="none"/>
        </w:rPr>
        <w:t>woyenda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wonoudza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mwana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wako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kuti</w:t>
      </w:r>
      <w:proofErr w:type="spellEnd"/>
      <w:r>
        <w:rPr>
          <w:rFonts w:ascii="Arial" w:hAnsi="Arial" w:eastAsia="Calibri" w:cs="Arial"/>
          <w:kern w:val="0"/>
          <w:sz w:val="28"/>
          <w:szCs w:val="28"/>
          <w14:ligatures w14:val="none"/>
        </w:rPr>
        <w:t xml:space="preserve"> Mwari </w:t>
      </w:r>
      <w:proofErr w:type="spellStart"/>
      <w:r>
        <w:rPr>
          <w:rFonts w:ascii="Arial" w:hAnsi="Arial" w:eastAsia="Calibri" w:cs="Arial"/>
          <w:kern w:val="0"/>
          <w:sz w:val="28"/>
          <w:szCs w:val="28"/>
          <w14:ligatures w14:val="none"/>
        </w:rPr>
        <w:t>ndeuyu</w:t>
      </w:r>
      <w:proofErr w:type="spellEnd"/>
      <w:r>
        <w:rPr>
          <w:rFonts w:ascii="Arial" w:hAnsi="Arial" w:eastAsia="Calibri" w:cs="Arial"/>
          <w:kern w:val="0"/>
          <w:sz w:val="28"/>
          <w:szCs w:val="28"/>
          <w14:ligatures w14:val="none"/>
        </w:rPr>
        <w:t xml:space="preserve">, Mwari </w:t>
      </w:r>
      <w:proofErr w:type="spellStart"/>
      <w:r>
        <w:rPr>
          <w:rFonts w:ascii="Arial" w:hAnsi="Arial" w:eastAsia="Calibri" w:cs="Arial"/>
          <w:kern w:val="0"/>
          <w:sz w:val="28"/>
          <w:szCs w:val="28"/>
          <w14:ligatures w14:val="none"/>
        </w:rPr>
        <w:t>ndeuyu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havachateerera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vedu</w:t>
      </w:r>
      <w:proofErr w:type="spellEnd"/>
      <w:r>
        <w:rPr>
          <w:rFonts w:ascii="Arial" w:hAnsi="Arial" w:eastAsia="Calibri" w:cs="Arial"/>
          <w:kern w:val="0"/>
          <w:sz w:val="28"/>
          <w:szCs w:val="28"/>
          <w14:ligatures w14:val="none"/>
        </w:rPr>
        <w:t xml:space="preserve">. Vana </w:t>
      </w:r>
      <w:proofErr w:type="spellStart"/>
      <w:r>
        <w:rPr>
          <w:rFonts w:ascii="Arial" w:hAnsi="Arial" w:eastAsia="Calibri" w:cs="Arial"/>
          <w:kern w:val="0"/>
          <w:sz w:val="28"/>
          <w:szCs w:val="28"/>
          <w14:ligatures w14:val="none"/>
        </w:rPr>
        <w:t>vedu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vakuda</w:t>
      </w:r>
      <w:proofErr w:type="spellEnd"/>
      <w:r>
        <w:rPr>
          <w:rFonts w:ascii="Arial" w:hAnsi="Arial" w:eastAsia="Calibri" w:cs="Arial"/>
          <w:kern w:val="0"/>
          <w:sz w:val="28"/>
          <w:szCs w:val="28"/>
          <w14:ligatures w14:val="none"/>
        </w:rPr>
        <w:t xml:space="preserve"> Mwari </w:t>
      </w:r>
      <w:proofErr w:type="spellStart"/>
      <w:r>
        <w:rPr>
          <w:rFonts w:ascii="Arial" w:hAnsi="Arial" w:eastAsia="Calibri" w:cs="Arial"/>
          <w:kern w:val="0"/>
          <w:sz w:val="28"/>
          <w:szCs w:val="28"/>
          <w14:ligatures w14:val="none"/>
        </w:rPr>
        <w:t>wavanoona</w:t>
      </w:r>
      <w:proofErr w:type="spellEnd"/>
      <w:r>
        <w:rPr>
          <w:rFonts w:ascii="Arial" w:hAnsi="Arial" w:eastAsia="Calibri" w:cs="Arial"/>
          <w:kern w:val="0"/>
          <w:sz w:val="28"/>
          <w:szCs w:val="28"/>
          <w14:ligatures w14:val="none"/>
        </w:rPr>
        <w:t xml:space="preserve">. </w:t>
      </w:r>
      <w:r w:rsidRPr="00BD4095">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Paive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nekamwana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kakanga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kachitya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mabhanan’ana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husiku</w:t>
      </w:r>
      <w:proofErr w:type="spellEnd"/>
      <w:r>
        <w:rPr>
          <w:rFonts w:ascii="Arial" w:hAnsi="Arial" w:eastAsia="Calibri" w:cs="Arial"/>
          <w:kern w:val="0"/>
          <w:sz w:val="28"/>
          <w:szCs w:val="28"/>
          <w14:ligatures w14:val="none"/>
        </w:rPr>
        <w:t xml:space="preserve">. Huh? </w:t>
      </w:r>
      <w:proofErr w:type="spellStart"/>
      <w:r>
        <w:rPr>
          <w:rFonts w:ascii="Arial" w:hAnsi="Arial" w:eastAsia="Calibri" w:cs="Arial"/>
          <w:kern w:val="0"/>
          <w:sz w:val="28"/>
          <w:szCs w:val="28"/>
          <w14:ligatures w14:val="none"/>
        </w:rPr>
        <w:t>Ndobva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kwatibikira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husiku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manje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mhenhi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dzakurira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pava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pava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pava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hova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hova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hova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kamwana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kabva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katanga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kuchema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mhamha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vacho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ndobva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vayenda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ikoko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zvikanzi</w:t>
      </w:r>
      <w:proofErr w:type="spellEnd"/>
      <w:r>
        <w:rPr>
          <w:rFonts w:ascii="Arial" w:hAnsi="Arial" w:eastAsia="Calibri" w:cs="Arial"/>
          <w:kern w:val="0"/>
          <w:sz w:val="28"/>
          <w:szCs w:val="28"/>
          <w14:ligatures w14:val="none"/>
        </w:rPr>
        <w:t>, “</w:t>
      </w:r>
      <w:proofErr w:type="spellStart"/>
      <w:r>
        <w:rPr>
          <w:rFonts w:ascii="Arial" w:hAnsi="Arial" w:eastAsia="Calibri" w:cs="Arial"/>
          <w:kern w:val="0"/>
          <w:sz w:val="28"/>
          <w:szCs w:val="28"/>
          <w14:ligatures w14:val="none"/>
        </w:rPr>
        <w:t>Nyarara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kani</w:t>
      </w:r>
      <w:proofErr w:type="spellEnd"/>
      <w:r>
        <w:rPr>
          <w:rFonts w:ascii="Arial" w:hAnsi="Arial" w:eastAsia="Calibri" w:cs="Arial"/>
          <w:kern w:val="0"/>
          <w:sz w:val="28"/>
          <w:szCs w:val="28"/>
          <w14:ligatures w14:val="none"/>
        </w:rPr>
        <w:t>.</w:t>
      </w:r>
      <w:bookmarkStart w:name="_Hlk207198233" w:id="69"/>
      <w:r>
        <w:rPr>
          <w:rFonts w:ascii="Arial" w:hAnsi="Arial" w:eastAsia="Calibri" w:cs="Arial"/>
          <w:kern w:val="0"/>
          <w:sz w:val="28"/>
          <w:szCs w:val="28"/>
          <w14:ligatures w14:val="none"/>
        </w:rPr>
        <w:t>”</w:t>
      </w:r>
      <w:bookmarkEnd w:id="69"/>
      <w:r>
        <w:rPr>
          <w:rFonts w:ascii="Arial" w:hAnsi="Arial" w:eastAsia="Calibri" w:cs="Arial"/>
          <w:kern w:val="0"/>
          <w:sz w:val="28"/>
          <w:szCs w:val="28"/>
          <w14:ligatures w14:val="none"/>
        </w:rPr>
        <w:t xml:space="preserve"> </w:t>
      </w:r>
    </w:p>
    <w:p w:rsidR="002B366F" w:rsidP="6141C31A" w:rsidRDefault="002B366F" w14:paraId="60CFD035" w14:textId="77777777">
      <w:pPr>
        <w:tabs>
          <w:tab w:val="left" w:pos="7227"/>
        </w:tabs>
        <w:spacing w:line="259" w:lineRule="auto"/>
        <w:rPr>
          <w:rFonts w:ascii="Arial" w:hAnsi="Arial" w:eastAsia="Calibri" w:cs="Arial"/>
          <w:kern w:val="0"/>
          <w:sz w:val="28"/>
          <w:szCs w:val="28"/>
          <w:lang w:val="en-GB"/>
          <w14:ligatures w14:val="none"/>
        </w:rPr>
      </w:pPr>
      <w:r w:rsidRPr="6141C31A" w:rsidR="002B366F">
        <w:rPr>
          <w:rFonts w:ascii="Arial" w:hAnsi="Arial" w:eastAsia="Calibri" w:cs="Arial"/>
          <w:kern w:val="0"/>
          <w:sz w:val="28"/>
          <w:szCs w:val="28"/>
          <w:vertAlign w:val="superscript"/>
          <w:lang w:val="en-GB"/>
          <w14:ligatures w14:val="none"/>
        </w:rPr>
        <w:t>34</w:t>
      </w:r>
      <w:r w:rsidRPr="6141C31A" w:rsidR="002B366F">
        <w:rPr>
          <w:rFonts w:ascii="Arial" w:hAnsi="Arial" w:eastAsia="Calibri" w:cs="Arial"/>
          <w:kern w:val="0"/>
          <w:sz w:val="28"/>
          <w:szCs w:val="28"/>
          <w:vertAlign w:val="superscript"/>
          <w:lang w:val="en-GB"/>
          <w14:ligatures w14:val="none"/>
        </w:rPr>
        <w:t xml:space="preserve"> </w:t>
      </w:r>
      <w:r w:rsidRPr="6141C31A" w:rsidR="002B366F">
        <w:rPr>
          <w:rFonts w:ascii="Arial" w:hAnsi="Arial" w:eastAsia="Calibri" w:cs="Arial"/>
          <w:kern w:val="0"/>
          <w:sz w:val="28"/>
          <w:szCs w:val="28"/>
          <w:lang w:val="en-GB"/>
          <w14:ligatures w14:val="none"/>
        </w:rPr>
        <w:t>Zvikanzi</w:t>
      </w:r>
      <w:r w:rsidRPr="6141C31A" w:rsidR="002B366F">
        <w:rPr>
          <w:rFonts w:ascii="Arial" w:hAnsi="Arial" w:eastAsia="Calibri" w:cs="Arial"/>
          <w:kern w:val="0"/>
          <w:sz w:val="28"/>
          <w:szCs w:val="28"/>
          <w:lang w:val="en-GB"/>
          <w14:ligatures w14:val="none"/>
        </w:rPr>
        <w:t xml:space="preserve">, </w:t>
      </w:r>
      <w:bookmarkStart w:name="_Hlk207198281" w:id="70"/>
      <w:r w:rsidRPr="6141C31A" w:rsidR="002B366F">
        <w:rPr>
          <w:rFonts w:ascii="Arial" w:hAnsi="Arial" w:eastAsia="Calibri" w:cs="Arial"/>
          <w:kern w:val="0"/>
          <w:sz w:val="28"/>
          <w:szCs w:val="28"/>
          <w:lang w:val="en-GB"/>
          <w14:ligatures w14:val="none"/>
        </w:rPr>
        <w:t>“</w:t>
      </w:r>
      <w:bookmarkEnd w:id="70"/>
      <w:r w:rsidRPr="6141C31A" w:rsidR="002B366F">
        <w:rPr>
          <w:rFonts w:ascii="Arial" w:hAnsi="Arial" w:eastAsia="Calibri" w:cs="Arial"/>
          <w:kern w:val="0"/>
          <w:sz w:val="28"/>
          <w:szCs w:val="28"/>
          <w:lang w:val="en-GB"/>
          <w14:ligatures w14:val="none"/>
        </w:rPr>
        <w:t>Ndiri</w:t>
      </w:r>
      <w:r w:rsidRPr="6141C31A" w:rsidR="002B366F">
        <w:rPr>
          <w:rFonts w:ascii="Arial" w:hAnsi="Arial" w:eastAsia="Calibri" w:cs="Arial"/>
          <w:kern w:val="0"/>
          <w:sz w:val="28"/>
          <w:szCs w:val="28"/>
          <w:lang w:val="en-GB"/>
          <w14:ligatures w14:val="none"/>
        </w:rPr>
        <w:t xml:space="preserve"> </w:t>
      </w:r>
      <w:r w:rsidRPr="6141C31A" w:rsidR="002B366F">
        <w:rPr>
          <w:rFonts w:ascii="Arial" w:hAnsi="Arial" w:eastAsia="Calibri" w:cs="Arial"/>
          <w:kern w:val="0"/>
          <w:sz w:val="28"/>
          <w:szCs w:val="28"/>
          <w:lang w:val="en-GB"/>
          <w14:ligatures w14:val="none"/>
        </w:rPr>
        <w:t>kutya</w:t>
      </w:r>
      <w:r w:rsidRPr="6141C31A" w:rsidR="002B366F">
        <w:rPr>
          <w:rFonts w:ascii="Arial" w:hAnsi="Arial" w:eastAsia="Calibri" w:cs="Arial"/>
          <w:kern w:val="0"/>
          <w:sz w:val="28"/>
          <w:szCs w:val="28"/>
          <w:lang w:val="en-GB"/>
          <w14:ligatures w14:val="none"/>
        </w:rPr>
        <w:t xml:space="preserve"> </w:t>
      </w:r>
      <w:r w:rsidRPr="6141C31A" w:rsidR="002B366F">
        <w:rPr>
          <w:rFonts w:ascii="Arial" w:hAnsi="Arial" w:eastAsia="Calibri" w:cs="Arial"/>
          <w:kern w:val="0"/>
          <w:sz w:val="28"/>
          <w:szCs w:val="28"/>
          <w:lang w:val="en-GB"/>
          <w14:ligatures w14:val="none"/>
        </w:rPr>
        <w:t>ini</w:t>
      </w:r>
      <w:r w:rsidRPr="6141C31A" w:rsidR="002B366F">
        <w:rPr>
          <w:rFonts w:ascii="Arial" w:hAnsi="Arial" w:eastAsia="Calibri" w:cs="Arial"/>
          <w:kern w:val="0"/>
          <w:sz w:val="28"/>
          <w:szCs w:val="28"/>
          <w:lang w:val="en-GB"/>
          <w14:ligatures w14:val="none"/>
        </w:rPr>
        <w:t xml:space="preserve"> </w:t>
      </w:r>
      <w:r w:rsidRPr="6141C31A" w:rsidR="002B366F">
        <w:rPr>
          <w:rFonts w:ascii="Arial" w:hAnsi="Arial" w:eastAsia="Calibri" w:cs="Arial"/>
          <w:kern w:val="0"/>
          <w:sz w:val="28"/>
          <w:szCs w:val="28"/>
          <w:lang w:val="en-GB"/>
          <w14:ligatures w14:val="none"/>
        </w:rPr>
        <w:t>p</w:t>
      </w:r>
      <w:r w:rsidRPr="6141C31A" w:rsidR="002B366F">
        <w:rPr>
          <w:rFonts w:ascii="Arial" w:hAnsi="Arial" w:eastAsia="Calibri" w:cs="Arial"/>
          <w:kern w:val="0"/>
          <w:sz w:val="28"/>
          <w:szCs w:val="28"/>
          <w:lang w:val="en-GB"/>
          <w14:ligatures w14:val="none"/>
        </w:rPr>
        <w:t>anze</w:t>
      </w:r>
      <w:r w:rsidRPr="6141C31A" w:rsidR="002B366F">
        <w:rPr>
          <w:rFonts w:ascii="Arial" w:hAnsi="Arial" w:eastAsia="Calibri" w:cs="Arial"/>
          <w:kern w:val="0"/>
          <w:sz w:val="28"/>
          <w:szCs w:val="28"/>
          <w:lang w:val="en-GB"/>
          <w14:ligatures w14:val="none"/>
        </w:rPr>
        <w:t xml:space="preserve"> </w:t>
      </w:r>
      <w:r w:rsidRPr="6141C31A" w:rsidR="002B366F">
        <w:rPr>
          <w:rFonts w:ascii="Arial" w:hAnsi="Arial" w:eastAsia="Calibri" w:cs="Arial"/>
          <w:kern w:val="0"/>
          <w:sz w:val="28"/>
          <w:szCs w:val="28"/>
          <w:lang w:val="en-GB"/>
          <w14:ligatures w14:val="none"/>
        </w:rPr>
        <w:t>apa</w:t>
      </w:r>
      <w:r w:rsidRPr="6141C31A" w:rsidR="002B366F">
        <w:rPr>
          <w:rFonts w:ascii="Arial" w:hAnsi="Arial" w:eastAsia="Calibri" w:cs="Arial"/>
          <w:kern w:val="0"/>
          <w:sz w:val="28"/>
          <w:szCs w:val="28"/>
          <w:lang w:val="en-GB"/>
          <w14:ligatures w14:val="none"/>
        </w:rPr>
        <w:t>, </w:t>
      </w:r>
      <w:r w:rsidRPr="6141C31A" w:rsidR="002B366F">
        <w:rPr>
          <w:rFonts w:ascii="Arial" w:hAnsi="Arial" w:eastAsia="Calibri" w:cs="Arial"/>
          <w:kern w:val="0"/>
          <w:sz w:val="28"/>
          <w:szCs w:val="28"/>
          <w:lang w:val="en-GB"/>
          <w14:ligatures w14:val="none"/>
        </w:rPr>
        <w:t>”</w:t>
      </w:r>
    </w:p>
    <w:p w:rsidR="002B366F" w:rsidP="002B366F" w:rsidRDefault="002B366F" w14:paraId="1F736789" w14:textId="77777777">
      <w:pPr>
        <w:tabs>
          <w:tab w:val="left" w:pos="7227"/>
        </w:tabs>
        <w:spacing w:line="259" w:lineRule="auto"/>
        <w:rPr>
          <w:rFonts w:ascii="Arial" w:hAnsi="Arial" w:eastAsia="Calibri" w:cs="Arial"/>
          <w:kern w:val="0"/>
          <w:sz w:val="28"/>
          <w:szCs w:val="28"/>
          <w:lang w:val="fr-FR"/>
          <w14:ligatures w14:val="none"/>
        </w:rPr>
      </w:pPr>
      <w:proofErr w:type="spellStart"/>
      <w:r>
        <w:rPr>
          <w:rFonts w:ascii="Arial" w:hAnsi="Arial" w:eastAsia="Calibri" w:cs="Arial"/>
          <w:kern w:val="0"/>
          <w:sz w:val="28"/>
          <w:szCs w:val="28"/>
          <w:lang w:val="fr-FR"/>
          <w14:ligatures w14:val="none"/>
        </w:rPr>
        <w:t>Zvikanzi</w:t>
      </w:r>
      <w:proofErr w:type="spellEnd"/>
      <w:r>
        <w:rPr>
          <w:rFonts w:ascii="Arial" w:hAnsi="Arial" w:eastAsia="Calibri" w:cs="Arial"/>
          <w:kern w:val="0"/>
          <w:sz w:val="28"/>
          <w:szCs w:val="28"/>
          <w:lang w:val="fr-FR"/>
          <w14:ligatures w14:val="none"/>
        </w:rPr>
        <w:t xml:space="preserve">, </w:t>
      </w:r>
      <w:r w:rsidRPr="005D059C">
        <w:rPr>
          <w:rFonts w:ascii="Arial" w:hAnsi="Arial" w:eastAsia="Calibri" w:cs="Arial"/>
          <w:kern w:val="0"/>
          <w:sz w:val="28"/>
          <w:szCs w:val="28"/>
          <w:lang w:val="fr-FR"/>
          <w14:ligatures w14:val="none"/>
        </w:rPr>
        <w:t>“</w:t>
      </w:r>
      <w:proofErr w:type="spellStart"/>
      <w:r>
        <w:rPr>
          <w:rFonts w:ascii="Arial" w:hAnsi="Arial" w:eastAsia="Calibri" w:cs="Arial"/>
          <w:kern w:val="0"/>
          <w:sz w:val="28"/>
          <w:szCs w:val="28"/>
          <w:lang w:val="fr-FR"/>
          <w14:ligatures w14:val="none"/>
        </w:rPr>
        <w:t>Ayiwa</w:t>
      </w:r>
      <w:proofErr w:type="spellEnd"/>
      <w:r>
        <w:rPr>
          <w:rFonts w:ascii="Arial" w:hAnsi="Arial" w:eastAsia="Calibri" w:cs="Arial"/>
          <w:kern w:val="0"/>
          <w:sz w:val="28"/>
          <w:szCs w:val="28"/>
          <w:lang w:val="fr-FR"/>
          <w14:ligatures w14:val="none"/>
        </w:rPr>
        <w:t xml:space="preserve">, ko </w:t>
      </w:r>
      <w:proofErr w:type="spellStart"/>
      <w:r>
        <w:rPr>
          <w:rFonts w:ascii="Arial" w:hAnsi="Arial" w:eastAsia="Calibri" w:cs="Arial"/>
          <w:kern w:val="0"/>
          <w:sz w:val="28"/>
          <w:szCs w:val="28"/>
          <w:lang w:val="fr-FR"/>
          <w14:ligatures w14:val="none"/>
        </w:rPr>
        <w:t>uchatyei</w:t>
      </w:r>
      <w:proofErr w:type="spellEnd"/>
      <w:r>
        <w:rPr>
          <w:rFonts w:ascii="Arial" w:hAnsi="Arial" w:eastAsia="Calibri" w:cs="Arial"/>
          <w:kern w:val="0"/>
          <w:sz w:val="28"/>
          <w:szCs w:val="28"/>
          <w:lang w:val="fr-FR"/>
          <w14:ligatures w14:val="none"/>
        </w:rPr>
        <w:t xml:space="preserve"> ko </w:t>
      </w:r>
      <w:proofErr w:type="spellStart"/>
      <w:r>
        <w:rPr>
          <w:rFonts w:ascii="Arial" w:hAnsi="Arial" w:eastAsia="Calibri" w:cs="Arial"/>
          <w:kern w:val="0"/>
          <w:sz w:val="28"/>
          <w:szCs w:val="28"/>
          <w:lang w:val="fr-FR"/>
          <w14:ligatures w14:val="none"/>
        </w:rPr>
        <w:t>nhai</w:t>
      </w:r>
      <w:proofErr w:type="spellEnd"/>
      <w:r>
        <w:rPr>
          <w:rFonts w:ascii="Arial" w:hAnsi="Arial" w:eastAsia="Calibri" w:cs="Arial"/>
          <w:kern w:val="0"/>
          <w:sz w:val="28"/>
          <w:szCs w:val="28"/>
          <w:lang w:val="fr-FR"/>
          <w14:ligatures w14:val="none"/>
        </w:rPr>
        <w:t xml:space="preserve">. Mwari </w:t>
      </w:r>
      <w:proofErr w:type="spellStart"/>
      <w:r>
        <w:rPr>
          <w:rFonts w:ascii="Arial" w:hAnsi="Arial" w:eastAsia="Calibri" w:cs="Arial"/>
          <w:kern w:val="0"/>
          <w:sz w:val="28"/>
          <w:szCs w:val="28"/>
          <w:lang w:val="fr-FR"/>
          <w14:ligatures w14:val="none"/>
        </w:rPr>
        <w:t>vanokuchengeta</w:t>
      </w:r>
      <w:proofErr w:type="spellEnd"/>
      <w:r>
        <w:rPr>
          <w:rFonts w:ascii="Arial" w:hAnsi="Arial" w:eastAsia="Calibri" w:cs="Arial"/>
          <w:kern w:val="0"/>
          <w:sz w:val="28"/>
          <w:szCs w:val="28"/>
          <w:lang w:val="fr-FR"/>
          <w14:ligatures w14:val="none"/>
        </w:rPr>
        <w:t xml:space="preserve"> </w:t>
      </w:r>
      <w:proofErr w:type="spellStart"/>
      <w:r>
        <w:rPr>
          <w:rFonts w:ascii="Arial" w:hAnsi="Arial" w:eastAsia="Calibri" w:cs="Arial"/>
          <w:kern w:val="0"/>
          <w:sz w:val="28"/>
          <w:szCs w:val="28"/>
          <w:lang w:val="fr-FR"/>
          <w14:ligatures w14:val="none"/>
        </w:rPr>
        <w:t>muno</w:t>
      </w:r>
      <w:proofErr w:type="spellEnd"/>
      <w:r>
        <w:rPr>
          <w:rFonts w:ascii="Arial" w:hAnsi="Arial" w:eastAsia="Calibri" w:cs="Arial"/>
          <w:kern w:val="0"/>
          <w:sz w:val="28"/>
          <w:szCs w:val="28"/>
          <w:lang w:val="fr-FR"/>
          <w14:ligatures w14:val="none"/>
        </w:rPr>
        <w:t xml:space="preserve">.’’ </w:t>
      </w:r>
    </w:p>
    <w:p w:rsidRPr="008A4C02" w:rsidR="002B366F" w:rsidP="002B366F" w:rsidRDefault="002B366F" w14:paraId="2957A3ED" w14:textId="77777777">
      <w:pPr>
        <w:tabs>
          <w:tab w:val="left" w:pos="7227"/>
        </w:tabs>
        <w:spacing w:line="259" w:lineRule="auto"/>
        <w:jc w:val="both"/>
        <w:rPr>
          <w:rFonts w:ascii="Arial" w:hAnsi="Arial" w:eastAsia="Calibri" w:cs="Arial"/>
          <w:kern w:val="0"/>
          <w:sz w:val="18"/>
          <w:szCs w:val="18"/>
          <w:lang w:val="en-ZW"/>
          <w14:ligatures w14:val="none"/>
        </w:rPr>
      </w:pPr>
      <w:r w:rsidRPr="00CB6BAF" w:rsidR="002B366F">
        <w:rPr>
          <w:rFonts w:ascii="Arial" w:hAnsi="Arial" w:eastAsia="Calibri" w:cs="Arial"/>
          <w:kern w:val="0"/>
          <w:sz w:val="28"/>
          <w:szCs w:val="28"/>
          <w:lang w:val="en-ZW"/>
          <w14:ligatures w14:val="none"/>
        </w:rPr>
        <w:t xml:space="preserve">Zvikanzi, ‘’Ah-ah </w:t>
      </w:r>
      <w:r w:rsidRPr="00CB6BAF" w:rsidR="002B366F">
        <w:rPr>
          <w:rFonts w:ascii="Arial" w:hAnsi="Arial" w:eastAsia="Calibri" w:cs="Arial"/>
          <w:kern w:val="0"/>
          <w:sz w:val="28"/>
          <w:szCs w:val="28"/>
          <w:lang w:val="en-ZW"/>
          <w14:ligatures w14:val="none"/>
        </w:rPr>
        <w:t>ndoda</w:t>
      </w:r>
      <w:r w:rsidRPr="00CB6BAF" w:rsidR="002B366F">
        <w:rPr>
          <w:rFonts w:ascii="Arial" w:hAnsi="Arial" w:eastAsia="Calibri" w:cs="Arial"/>
          <w:kern w:val="0"/>
          <w:sz w:val="28"/>
          <w:szCs w:val="28"/>
          <w:lang w:val="en-ZW"/>
          <w14:ligatures w14:val="none"/>
        </w:rPr>
        <w:t xml:space="preserve"> Mwari </w:t>
      </w:r>
      <w:r w:rsidRPr="00CB6BAF" w:rsidR="002B366F">
        <w:rPr>
          <w:rFonts w:ascii="Arial" w:hAnsi="Arial" w:eastAsia="Calibri" w:cs="Arial"/>
          <w:kern w:val="0"/>
          <w:sz w:val="28"/>
          <w:szCs w:val="28"/>
          <w:lang w:val="en-ZW"/>
          <w14:ligatures w14:val="none"/>
        </w:rPr>
        <w:t>wandinobata</w:t>
      </w:r>
      <w:r w:rsidRPr="00CB6BAF" w:rsidR="002B366F">
        <w:rPr>
          <w:rFonts w:ascii="Arial" w:hAnsi="Arial" w:eastAsia="Calibri" w:cs="Arial"/>
          <w:kern w:val="0"/>
          <w:sz w:val="28"/>
          <w:szCs w:val="28"/>
          <w:lang w:val="en-ZW"/>
          <w14:ligatures w14:val="none"/>
        </w:rPr>
        <w:t xml:space="preserve">. </w:t>
      </w:r>
      <w:r w:rsidRPr="00CB6BAF" w:rsidR="002B366F">
        <w:rPr>
          <w:rFonts w:ascii="Arial" w:hAnsi="Arial" w:eastAsia="Calibri" w:cs="Arial"/>
          <w:kern w:val="0"/>
          <w:sz w:val="28"/>
          <w:szCs w:val="28"/>
          <w:lang w:val="en-ZW"/>
          <w14:ligatures w14:val="none"/>
        </w:rPr>
        <w:t>Zvekuti</w:t>
      </w:r>
      <w:r w:rsidRPr="00CB6BAF" w:rsidR="002B366F">
        <w:rPr>
          <w:rFonts w:ascii="Arial" w:hAnsi="Arial" w:eastAsia="Calibri" w:cs="Arial"/>
          <w:kern w:val="0"/>
          <w:sz w:val="28"/>
          <w:szCs w:val="28"/>
          <w:lang w:val="en-ZW"/>
          <w14:ligatures w14:val="none"/>
        </w:rPr>
        <w:t xml:space="preserve"> </w:t>
      </w:r>
      <w:r w:rsidRPr="00CB6BAF" w:rsidR="002B366F">
        <w:rPr>
          <w:rFonts w:ascii="Arial" w:hAnsi="Arial" w:eastAsia="Calibri" w:cs="Arial"/>
          <w:kern w:val="0"/>
          <w:sz w:val="28"/>
          <w:szCs w:val="28"/>
          <w:lang w:val="en-ZW"/>
          <w14:ligatures w14:val="none"/>
        </w:rPr>
        <w:t>mundisiye</w:t>
      </w:r>
      <w:r w:rsidRPr="00CB6BAF" w:rsidR="002B366F">
        <w:rPr>
          <w:rFonts w:ascii="Arial" w:hAnsi="Arial" w:eastAsia="Calibri" w:cs="Arial"/>
          <w:kern w:val="0"/>
          <w:sz w:val="28"/>
          <w:szCs w:val="28"/>
          <w:lang w:val="en-ZW"/>
          <w14:ligatures w14:val="none"/>
        </w:rPr>
        <w:t xml:space="preserve"> </w:t>
      </w:r>
      <w:r w:rsidRPr="00CB6BAF" w:rsidR="002B366F">
        <w:rPr>
          <w:rFonts w:ascii="Arial" w:hAnsi="Arial" w:eastAsia="Calibri" w:cs="Arial"/>
          <w:kern w:val="0"/>
          <w:sz w:val="28"/>
          <w:szCs w:val="28"/>
          <w:lang w:val="en-ZW"/>
          <w14:ligatures w14:val="none"/>
        </w:rPr>
        <w:t>pano</w:t>
      </w:r>
      <w:r w:rsidRPr="00CB6BAF" w:rsidR="002B366F">
        <w:rPr>
          <w:rFonts w:ascii="Arial" w:hAnsi="Arial" w:eastAsia="Calibri" w:cs="Arial"/>
          <w:kern w:val="0"/>
          <w:sz w:val="28"/>
          <w:szCs w:val="28"/>
          <w:lang w:val="en-ZW"/>
          <w14:ligatures w14:val="none"/>
        </w:rPr>
        <w:t xml:space="preserve"> </w:t>
      </w:r>
      <w:r w:rsidRPr="00CB6BAF" w:rsidR="002B366F">
        <w:rPr>
          <w:rFonts w:ascii="Arial" w:hAnsi="Arial" w:eastAsia="Calibri" w:cs="Arial"/>
          <w:kern w:val="0"/>
          <w:sz w:val="28"/>
          <w:szCs w:val="28"/>
          <w:lang w:val="en-ZW"/>
          <w14:ligatures w14:val="none"/>
        </w:rPr>
        <w:t>muchindiudza</w:t>
      </w:r>
      <w:r w:rsidRPr="00CB6BAF" w:rsidR="002B366F">
        <w:rPr>
          <w:rFonts w:ascii="Arial" w:hAnsi="Arial" w:eastAsia="Calibri" w:cs="Arial"/>
          <w:kern w:val="0"/>
          <w:sz w:val="28"/>
          <w:szCs w:val="28"/>
          <w:lang w:val="en-ZW"/>
          <w14:ligatures w14:val="none"/>
        </w:rPr>
        <w:t xml:space="preserve"> </w:t>
      </w:r>
      <w:r w:rsidRPr="00CB6BAF" w:rsidR="002B366F">
        <w:rPr>
          <w:rFonts w:ascii="Arial" w:hAnsi="Arial" w:eastAsia="Calibri" w:cs="Arial"/>
          <w:kern w:val="0"/>
          <w:sz w:val="28"/>
          <w:szCs w:val="28"/>
          <w:lang w:val="en-ZW"/>
          <w14:ligatures w14:val="none"/>
        </w:rPr>
        <w:t>kuti</w:t>
      </w:r>
      <w:r w:rsidRPr="00CB6BAF" w:rsidR="002B366F">
        <w:rPr>
          <w:rFonts w:ascii="Arial" w:hAnsi="Arial" w:eastAsia="Calibri" w:cs="Arial"/>
          <w:kern w:val="0"/>
          <w:sz w:val="28"/>
          <w:szCs w:val="28"/>
          <w:lang w:val="en-ZW"/>
          <w14:ligatures w14:val="none"/>
        </w:rPr>
        <w:t xml:space="preserve"> Mwari </w:t>
      </w:r>
      <w:r w:rsidRPr="00CB6BAF" w:rsidR="002B366F">
        <w:rPr>
          <w:rFonts w:ascii="Arial" w:hAnsi="Arial" w:eastAsia="Calibri" w:cs="Arial"/>
          <w:kern w:val="0"/>
          <w:sz w:val="18"/>
          <w:szCs w:val="18"/>
          <w:lang w:val="en-ZW"/>
          <w14:ligatures w14:val="none"/>
        </w:rPr>
        <w:t>[Apostle chuckles—ED ]</w:t>
      </w:r>
      <w:r w:rsidRPr="00CB6BAF" w:rsidR="002B366F">
        <w:rPr>
          <w:rFonts w:ascii="Arial" w:hAnsi="Arial" w:eastAsia="Calibri" w:cs="Arial"/>
          <w:kern w:val="0"/>
          <w:sz w:val="28"/>
          <w:szCs w:val="28"/>
          <w:lang w:val="en-ZW"/>
          <w14:ligatures w14:val="none"/>
        </w:rPr>
        <w:t xml:space="preserve"> hapana, </w:t>
      </w:r>
      <w:r w:rsidRPr="00CB6BAF" w:rsidR="002B366F">
        <w:rPr>
          <w:rFonts w:ascii="Arial" w:hAnsi="Arial" w:eastAsia="Calibri" w:cs="Arial"/>
          <w:kern w:val="0"/>
          <w:sz w:val="28"/>
          <w:szCs w:val="28"/>
          <w:lang w:val="en-ZW"/>
          <w14:ligatures w14:val="none"/>
        </w:rPr>
        <w:t>izvozvo</w:t>
      </w:r>
      <w:r w:rsidRPr="00CB6BAF" w:rsidR="002B366F">
        <w:rPr>
          <w:rFonts w:ascii="Arial" w:hAnsi="Arial" w:eastAsia="Calibri" w:cs="Arial"/>
          <w:kern w:val="0"/>
          <w:sz w:val="28"/>
          <w:szCs w:val="28"/>
          <w:lang w:val="en-ZW"/>
          <w14:ligatures w14:val="none"/>
        </w:rPr>
        <w:t xml:space="preserve"> </w:t>
      </w:r>
      <w:r w:rsidRPr="00CB6BAF" w:rsidR="002B366F">
        <w:rPr>
          <w:rFonts w:ascii="Arial" w:hAnsi="Arial" w:eastAsia="Calibri" w:cs="Arial"/>
          <w:kern w:val="0"/>
          <w:sz w:val="28"/>
          <w:szCs w:val="28"/>
          <w:lang w:val="en-ZW"/>
          <w14:ligatures w14:val="none"/>
        </w:rPr>
        <w:t>chimbondisiyai</w:t>
      </w:r>
      <w:r w:rsidRPr="00CB6BAF" w:rsidR="002B366F">
        <w:rPr>
          <w:rFonts w:ascii="Arial" w:hAnsi="Arial" w:eastAsia="Calibri" w:cs="Arial"/>
          <w:kern w:val="0"/>
          <w:sz w:val="28"/>
          <w:szCs w:val="28"/>
          <w:lang w:val="en-ZW"/>
          <w14:ligatures w14:val="none"/>
        </w:rPr>
        <w:t xml:space="preserve">. </w:t>
      </w:r>
      <w:r w:rsidRPr="00263727" w:rsidR="002B366F">
        <w:rPr>
          <w:rFonts w:ascii="Arial" w:hAnsi="Arial" w:eastAsia="Calibri" w:cs="Arial"/>
          <w:kern w:val="0"/>
          <w:sz w:val="28"/>
          <w:szCs w:val="28"/>
          <w:lang w:val="en-ZW"/>
          <w14:ligatures w14:val="none"/>
        </w:rPr>
        <w:t>Ndoda</w:t>
      </w:r>
      <w:r w:rsidRPr="00263727" w:rsidR="002B366F">
        <w:rPr>
          <w:rFonts w:ascii="Arial" w:hAnsi="Arial" w:eastAsia="Calibri" w:cs="Arial"/>
          <w:kern w:val="0"/>
          <w:sz w:val="28"/>
          <w:szCs w:val="28"/>
          <w:lang w:val="en-ZW"/>
          <w14:ligatures w14:val="none"/>
        </w:rPr>
        <w:t xml:space="preserve"> Mwari </w:t>
      </w:r>
      <w:r w:rsidRPr="00263727" w:rsidR="002B366F">
        <w:rPr>
          <w:rFonts w:ascii="Arial" w:hAnsi="Arial" w:eastAsia="Calibri" w:cs="Arial"/>
          <w:kern w:val="0"/>
          <w:sz w:val="28"/>
          <w:szCs w:val="28"/>
          <w:lang w:val="en-ZW"/>
          <w14:ligatures w14:val="none"/>
        </w:rPr>
        <w:t>wandinodii</w:t>
      </w:r>
      <w:r w:rsidRPr="00263727" w:rsidR="002B366F">
        <w:rPr>
          <w:rFonts w:ascii="Arial" w:hAnsi="Arial" w:eastAsia="Calibri" w:cs="Arial"/>
          <w:kern w:val="0"/>
          <w:sz w:val="28"/>
          <w:szCs w:val="28"/>
          <w:lang w:val="en-ZW"/>
          <w14:ligatures w14:val="none"/>
        </w:rPr>
        <w:t xml:space="preserve">… ? </w:t>
      </w:r>
      <w:r w:rsidRPr="005D3EF5" w:rsidR="002B366F">
        <w:rPr>
          <w:rFonts w:ascii="Arial" w:hAnsi="Arial" w:eastAsia="Calibri" w:cs="Arial"/>
          <w:kern w:val="0"/>
          <w:sz w:val="18"/>
          <w:szCs w:val="18"/>
          <w:lang w:val="en-ZW"/>
          <w14:ligatures w14:val="none"/>
        </w:rPr>
        <w:t>[Congregation says, “</w:t>
      </w:r>
      <w:r w:rsidRPr="005D3EF5" w:rsidR="002B366F">
        <w:rPr>
          <w:rFonts w:ascii="Arial" w:hAnsi="Arial" w:eastAsia="Calibri" w:cs="Arial"/>
          <w:kern w:val="0"/>
          <w:sz w:val="18"/>
          <w:szCs w:val="18"/>
          <w:lang w:val="en-ZW"/>
          <w14:ligatures w14:val="none"/>
        </w:rPr>
        <w:t>wandinobata</w:t>
      </w:r>
      <w:r w:rsidRPr="005D3EF5" w:rsidR="002B366F">
        <w:rPr>
          <w:rFonts w:ascii="Arial" w:hAnsi="Arial" w:eastAsia="Calibri" w:cs="Arial"/>
          <w:kern w:val="0"/>
          <w:sz w:val="18"/>
          <w:szCs w:val="18"/>
          <w:lang w:val="en-ZW"/>
          <w14:ligatures w14:val="none"/>
        </w:rPr>
        <w:t>.”</w:t>
      </w:r>
      <w:r w:rsidRPr="00132E59" w:rsidR="002B366F">
        <w:rPr>
          <w:rFonts w:ascii="Arial" w:hAnsi="Arial" w:eastAsia="Calibri" w:cs="Arial"/>
          <w:kern w:val="0"/>
          <w:sz w:val="18"/>
          <w:szCs w:val="18"/>
          <w:lang w:val="en-ZW"/>
          <w14:ligatures w14:val="none"/>
        </w:rPr>
        <w:t>]</w:t>
      </w:r>
      <w:r w:rsidRPr="00263727" w:rsidR="002B366F">
        <w:rPr>
          <w:rFonts w:ascii="Arial" w:hAnsi="Arial" w:eastAsia="Calibri" w:cs="Arial"/>
          <w:kern w:val="0"/>
          <w:sz w:val="28"/>
          <w:szCs w:val="28"/>
          <w:lang w:val="en-ZW"/>
          <w14:ligatures w14:val="none"/>
        </w:rPr>
        <w:t xml:space="preserve"> </w:t>
      </w:r>
      <w:r w:rsidRPr="00263727" w:rsidR="002B366F">
        <w:rPr>
          <w:rFonts w:ascii="Arial" w:hAnsi="Arial" w:eastAsia="Calibri" w:cs="Arial"/>
          <w:kern w:val="0"/>
          <w:sz w:val="28"/>
          <w:szCs w:val="28"/>
          <w:lang w:val="en-ZW"/>
          <w14:ligatures w14:val="none"/>
        </w:rPr>
        <w:t>Ndoda</w:t>
      </w:r>
      <w:r w:rsidRPr="00263727" w:rsidR="002B366F">
        <w:rPr>
          <w:rFonts w:ascii="Arial" w:hAnsi="Arial" w:eastAsia="Calibri" w:cs="Arial"/>
          <w:kern w:val="0"/>
          <w:sz w:val="28"/>
          <w:szCs w:val="28"/>
          <w:lang w:val="en-ZW"/>
          <w14:ligatures w14:val="none"/>
        </w:rPr>
        <w:t xml:space="preserve"> </w:t>
      </w:r>
      <w:r w:rsidRPr="00263727" w:rsidR="002B366F">
        <w:rPr>
          <w:rFonts w:ascii="Arial" w:hAnsi="Arial" w:eastAsia="Calibri" w:cs="Arial"/>
          <w:kern w:val="0"/>
          <w:sz w:val="28"/>
          <w:szCs w:val="28"/>
          <w:lang w:val="en-ZW"/>
          <w14:ligatures w14:val="none"/>
        </w:rPr>
        <w:t>kumu</w:t>
      </w:r>
      <w:r w:rsidR="002B366F">
        <w:rPr>
          <w:rFonts w:ascii="Arial" w:hAnsi="Arial" w:eastAsia="Calibri" w:cs="Arial"/>
          <w:kern w:val="0"/>
          <w:sz w:val="28"/>
          <w:szCs w:val="28"/>
          <w:lang w:val="en-ZW"/>
          <w14:ligatures w14:val="none"/>
        </w:rPr>
        <w:t>nz</w:t>
      </w:r>
      <w:r w:rsidRPr="00263727" w:rsidR="002B366F">
        <w:rPr>
          <w:rFonts w:ascii="Arial" w:hAnsi="Arial" w:eastAsia="Calibri" w:cs="Arial"/>
          <w:kern w:val="0"/>
          <w:sz w:val="28"/>
          <w:szCs w:val="28"/>
          <w:lang w:val="en-ZW"/>
          <w14:ligatures w14:val="none"/>
        </w:rPr>
        <w:t>wa</w:t>
      </w:r>
      <w:r w:rsidRPr="00263727" w:rsidR="002B366F">
        <w:rPr>
          <w:rFonts w:ascii="Arial" w:hAnsi="Arial" w:eastAsia="Calibri" w:cs="Arial"/>
          <w:kern w:val="0"/>
          <w:sz w:val="28"/>
          <w:szCs w:val="28"/>
          <w:lang w:val="en-ZW"/>
          <w14:ligatures w14:val="none"/>
        </w:rPr>
        <w:t xml:space="preserve"> Mwari </w:t>
      </w:r>
      <w:r w:rsidRPr="00263727" w:rsidR="002B366F">
        <w:rPr>
          <w:rFonts w:ascii="Arial" w:hAnsi="Arial" w:eastAsia="Calibri" w:cs="Arial"/>
          <w:kern w:val="0"/>
          <w:sz w:val="28"/>
          <w:szCs w:val="28"/>
          <w:lang w:val="en-ZW"/>
          <w14:ligatures w14:val="none"/>
        </w:rPr>
        <w:t>uyu</w:t>
      </w:r>
      <w:r w:rsidR="002B366F">
        <w:rPr>
          <w:rFonts w:ascii="Arial" w:hAnsi="Arial" w:eastAsia="Calibri" w:cs="Arial"/>
          <w:kern w:val="0"/>
          <w:sz w:val="28"/>
          <w:szCs w:val="28"/>
          <w:lang w:val="en-ZW"/>
          <w14:ligatures w14:val="none"/>
        </w:rPr>
        <w:t xml:space="preserve">.”  Yes! Man want God with skin </w:t>
      </w:r>
      <w:commentRangeStart w:id="71"/>
      <w:r w:rsidR="002B366F">
        <w:rPr>
          <w:rFonts w:ascii="Arial" w:hAnsi="Arial" w:eastAsia="Calibri" w:cs="Arial"/>
          <w:kern w:val="0"/>
          <w:sz w:val="28"/>
          <w:szCs w:val="28"/>
          <w:lang w:val="en-ZW"/>
          <w14:ligatures w14:val="none"/>
        </w:rPr>
        <w:t>all.</w:t>
      </w:r>
      <w:commentRangeEnd w:id="71"/>
      <w:r>
        <w:rPr>
          <w:rStyle w:val="CommentReference"/>
        </w:rPr>
        <w:commentReference w:id="71"/>
      </w:r>
      <w:r w:rsidR="002B366F">
        <w:rPr>
          <w:rFonts w:ascii="Arial" w:hAnsi="Arial" w:eastAsia="Calibri" w:cs="Arial"/>
          <w:kern w:val="0"/>
          <w:sz w:val="28"/>
          <w:szCs w:val="28"/>
          <w:lang w:val="en-ZW"/>
          <w14:ligatures w14:val="none"/>
        </w:rPr>
        <w:t xml:space="preserve"> </w:t>
      </w:r>
      <w:r w:rsidRPr="008A4C02" w:rsidR="002B366F">
        <w:rPr>
          <w:rFonts w:ascii="Arial" w:hAnsi="Arial" w:eastAsia="Calibri" w:cs="Arial"/>
          <w:kern w:val="0"/>
          <w:sz w:val="18"/>
          <w:szCs w:val="18"/>
          <w:lang w:val="en-ZW"/>
          <w14:ligatures w14:val="none"/>
        </w:rPr>
        <w:t>[Congregation says, “Amen.”</w:t>
      </w:r>
      <w:r w:rsidRPr="00132E59" w:rsidR="002B366F">
        <w:rPr>
          <w:rFonts w:ascii="Arial" w:hAnsi="Arial" w:eastAsia="Calibri" w:cs="Arial"/>
          <w:kern w:val="0"/>
          <w:sz w:val="18"/>
          <w:szCs w:val="18"/>
          <w:lang w:val="en-ZW"/>
          <w14:ligatures w14:val="none"/>
        </w:rPr>
        <w:t>]</w:t>
      </w:r>
      <w:r w:rsidRPr="008A4C02" w:rsidR="002B366F">
        <w:rPr>
          <w:rFonts w:ascii="Arial" w:hAnsi="Arial" w:eastAsia="Calibri" w:cs="Arial"/>
          <w:kern w:val="0"/>
          <w:sz w:val="18"/>
          <w:szCs w:val="18"/>
          <w:lang w:val="en-ZW"/>
          <w14:ligatures w14:val="none"/>
        </w:rPr>
        <w:t xml:space="preserve"> </w:t>
      </w:r>
    </w:p>
    <w:p w:rsidR="002B366F" w:rsidP="002B366F" w:rsidRDefault="002B366F" w14:paraId="22387492" w14:textId="77777777">
      <w:pPr>
        <w:tabs>
          <w:tab w:val="left" w:pos="7227"/>
        </w:tabs>
        <w:spacing w:line="259" w:lineRule="auto"/>
        <w:jc w:val="both"/>
        <w:rPr>
          <w:rFonts w:ascii="Arial" w:hAnsi="Arial" w:eastAsia="Calibri" w:cs="Arial"/>
          <w:kern w:val="0"/>
          <w:sz w:val="28"/>
          <w:szCs w:val="28"/>
          <w:lang w:val="en-ZW"/>
          <w14:ligatures w14:val="none"/>
        </w:rPr>
      </w:pPr>
      <w:r w:rsidRPr="008F483C">
        <w:rPr>
          <w:rFonts w:ascii="Arial" w:hAnsi="Arial" w:eastAsia="Calibri" w:cs="Arial"/>
          <w:kern w:val="0"/>
          <w:sz w:val="28"/>
          <w:szCs w:val="28"/>
          <w:vertAlign w:val="superscript"/>
          <w:lang w:val="en-ZW"/>
          <w14:ligatures w14:val="none"/>
        </w:rPr>
        <w:t>35</w:t>
      </w:r>
      <w:r>
        <w:rPr>
          <w:rFonts w:ascii="Arial" w:hAnsi="Arial" w:eastAsia="Calibri" w:cs="Arial"/>
          <w:kern w:val="0"/>
          <w:sz w:val="28"/>
          <w:szCs w:val="28"/>
          <w:vertAlign w:val="superscript"/>
          <w:lang w:val="en-ZW"/>
          <w14:ligatures w14:val="none"/>
        </w:rPr>
        <w:t xml:space="preserve"> </w:t>
      </w:r>
      <w:r>
        <w:rPr>
          <w:rFonts w:ascii="Arial" w:hAnsi="Arial" w:eastAsia="Calibri" w:cs="Arial"/>
          <w:kern w:val="0"/>
          <w:sz w:val="28"/>
          <w:szCs w:val="28"/>
          <w:lang w:val="en-ZW"/>
          <w14:ligatures w14:val="none"/>
        </w:rPr>
        <w:t xml:space="preserve">Amen! </w:t>
      </w:r>
      <w:r w:rsidRPr="00BE73DC">
        <w:rPr>
          <w:rFonts w:ascii="Arial" w:hAnsi="Arial" w:eastAsia="Calibri" w:cs="Arial"/>
          <w:kern w:val="0"/>
          <w:sz w:val="18"/>
          <w:szCs w:val="18"/>
          <w:lang w:val="en-ZW"/>
          <w14:ligatures w14:val="none"/>
        </w:rPr>
        <w:t>[Congregation says, “Amen.”</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Hakuna </w:t>
      </w:r>
      <w:proofErr w:type="spellStart"/>
      <w:r>
        <w:rPr>
          <w:rFonts w:ascii="Arial" w:hAnsi="Arial" w:eastAsia="Calibri" w:cs="Arial"/>
          <w:kern w:val="0"/>
          <w:sz w:val="28"/>
          <w:szCs w:val="28"/>
          <w:lang w:val="en-ZW"/>
          <w14:ligatures w14:val="none"/>
        </w:rPr>
        <w:t>munhu</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anoda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kunamata</w:t>
      </w:r>
      <w:proofErr w:type="spellEnd"/>
      <w:r>
        <w:rPr>
          <w:rFonts w:ascii="Arial" w:hAnsi="Arial" w:eastAsia="Calibri" w:cs="Arial"/>
          <w:kern w:val="0"/>
          <w:sz w:val="28"/>
          <w:szCs w:val="28"/>
          <w:lang w:val="en-ZW"/>
          <w14:ligatures w14:val="none"/>
        </w:rPr>
        <w:t xml:space="preserve"> Mwari </w:t>
      </w:r>
      <w:proofErr w:type="spellStart"/>
      <w:r>
        <w:rPr>
          <w:rFonts w:ascii="Arial" w:hAnsi="Arial" w:eastAsia="Calibri" w:cs="Arial"/>
          <w:kern w:val="0"/>
          <w:sz w:val="28"/>
          <w:szCs w:val="28"/>
          <w:lang w:val="en-ZW"/>
          <w14:ligatures w14:val="none"/>
        </w:rPr>
        <w:t>waasingadii</w:t>
      </w:r>
      <w:proofErr w:type="spellEnd"/>
      <w:r>
        <w:rPr>
          <w:rFonts w:ascii="Arial" w:hAnsi="Arial" w:eastAsia="Calibri" w:cs="Arial"/>
          <w:kern w:val="0"/>
          <w:sz w:val="28"/>
          <w:szCs w:val="28"/>
          <w:lang w:val="en-ZW"/>
          <w14:ligatures w14:val="none"/>
        </w:rPr>
        <w:t xml:space="preserve">…? </w:t>
      </w:r>
      <w:r w:rsidRPr="001E1638">
        <w:rPr>
          <w:rFonts w:ascii="Arial" w:hAnsi="Arial" w:eastAsia="Calibri" w:cs="Arial"/>
          <w:kern w:val="0"/>
          <w:sz w:val="18"/>
          <w:szCs w:val="18"/>
          <w:lang w:val="en-ZW"/>
          <w14:ligatures w14:val="none"/>
        </w:rPr>
        <w:t>[Congregation says, “</w:t>
      </w:r>
      <w:proofErr w:type="spellStart"/>
      <w:r w:rsidRPr="001E1638">
        <w:rPr>
          <w:rFonts w:ascii="Arial" w:hAnsi="Arial" w:eastAsia="Calibri" w:cs="Arial"/>
          <w:kern w:val="0"/>
          <w:sz w:val="18"/>
          <w:szCs w:val="18"/>
          <w:lang w:val="en-ZW"/>
          <w14:ligatures w14:val="none"/>
        </w:rPr>
        <w:t>waasingaone</w:t>
      </w:r>
      <w:proofErr w:type="spellEnd"/>
      <w:r w:rsidRPr="001E1638">
        <w:rPr>
          <w:rFonts w:ascii="Arial" w:hAnsi="Arial" w:eastAsia="Calibri" w:cs="Arial"/>
          <w:kern w:val="0"/>
          <w:sz w:val="18"/>
          <w:szCs w:val="18"/>
          <w:lang w:val="en-ZW"/>
          <w14:ligatures w14:val="none"/>
        </w:rPr>
        <w:t>.”</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Ah…</w:t>
      </w:r>
      <w:proofErr w:type="spellStart"/>
      <w:r>
        <w:rPr>
          <w:rFonts w:ascii="Arial" w:hAnsi="Arial" w:eastAsia="Calibri" w:cs="Arial"/>
          <w:kern w:val="0"/>
          <w:sz w:val="28"/>
          <w:szCs w:val="28"/>
          <w:lang w:val="en-ZW"/>
          <w14:ligatures w14:val="none"/>
        </w:rPr>
        <w:t>ndosaka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nanhasi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wese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isusu</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panapa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tikatanga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kunamata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tichingotaura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tina Mwari tina Mwari </w:t>
      </w:r>
      <w:proofErr w:type="spellStart"/>
      <w:r>
        <w:rPr>
          <w:rFonts w:ascii="Arial" w:hAnsi="Arial" w:eastAsia="Calibri" w:cs="Arial"/>
          <w:kern w:val="0"/>
          <w:sz w:val="28"/>
          <w:szCs w:val="28"/>
          <w:lang w:val="en-ZW"/>
          <w14:ligatures w14:val="none"/>
        </w:rPr>
        <w:t>asi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hupenyu</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hwaMwari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hwacho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husinga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ratidze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tinoreva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chii</w:t>
      </w:r>
      <w:proofErr w:type="spellEnd"/>
      <w:r>
        <w:rPr>
          <w:rFonts w:ascii="Arial" w:hAnsi="Arial" w:eastAsia="Calibri" w:cs="Arial"/>
          <w:kern w:val="0"/>
          <w:sz w:val="28"/>
          <w:szCs w:val="28"/>
          <w:lang w:val="en-ZW"/>
          <w14:ligatures w14:val="none"/>
        </w:rPr>
        <w:t xml:space="preserve">…? </w:t>
      </w:r>
      <w:r w:rsidRPr="00C4717B">
        <w:rPr>
          <w:rFonts w:ascii="Arial" w:hAnsi="Arial" w:eastAsia="Calibri" w:cs="Arial"/>
          <w:kern w:val="0"/>
          <w:sz w:val="18"/>
          <w:szCs w:val="18"/>
          <w:lang w:val="en-ZW"/>
          <w14:ligatures w14:val="none"/>
        </w:rPr>
        <w:t>[Congregation says, “</w:t>
      </w:r>
      <w:proofErr w:type="spellStart"/>
      <w:r w:rsidRPr="00C4717B">
        <w:rPr>
          <w:rFonts w:ascii="Arial" w:hAnsi="Arial" w:eastAsia="Calibri" w:cs="Arial"/>
          <w:kern w:val="0"/>
          <w:sz w:val="18"/>
          <w:szCs w:val="18"/>
          <w:lang w:val="en-ZW"/>
          <w14:ligatures w14:val="none"/>
        </w:rPr>
        <w:t>nhema</w:t>
      </w:r>
      <w:proofErr w:type="spellEnd"/>
      <w:r>
        <w:rPr>
          <w:rFonts w:ascii="Arial" w:hAnsi="Arial" w:eastAsia="Calibri" w:cs="Arial"/>
          <w:kern w:val="0"/>
          <w:sz w:val="18"/>
          <w:szCs w:val="18"/>
          <w:lang w:val="en-ZW"/>
          <w14:ligatures w14:val="none"/>
        </w:rPr>
        <w:t>,</w:t>
      </w:r>
      <w:r w:rsidRPr="00C4717B">
        <w:rPr>
          <w:rFonts w:ascii="Arial" w:hAnsi="Arial" w:eastAsia="Calibri" w:cs="Arial"/>
          <w:kern w:val="0"/>
          <w:sz w:val="18"/>
          <w:szCs w:val="18"/>
          <w:lang w:val="en-ZW"/>
          <w14:ligatures w14:val="none"/>
        </w:rPr>
        <w:t>”</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nhema</w:t>
      </w:r>
      <w:proofErr w:type="spellEnd"/>
      <w:r>
        <w:rPr>
          <w:rFonts w:ascii="Arial" w:hAnsi="Arial" w:eastAsia="Calibri" w:cs="Arial"/>
          <w:kern w:val="0"/>
          <w:sz w:val="28"/>
          <w:szCs w:val="28"/>
          <w:lang w:val="en-ZW"/>
          <w14:ligatures w14:val="none"/>
        </w:rPr>
        <w:t xml:space="preserve">! Kana Mwari </w:t>
      </w:r>
      <w:proofErr w:type="spellStart"/>
      <w:r>
        <w:rPr>
          <w:rFonts w:ascii="Arial" w:hAnsi="Arial" w:eastAsia="Calibri" w:cs="Arial"/>
          <w:kern w:val="0"/>
          <w:sz w:val="28"/>
          <w:szCs w:val="28"/>
          <w:lang w:val="en-ZW"/>
          <w14:ligatures w14:val="none"/>
        </w:rPr>
        <w:t>varipano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ngativaonei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munhu</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wese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ngaarege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ndinoziva</w:t>
      </w:r>
      <w:proofErr w:type="spellEnd"/>
      <w:r>
        <w:rPr>
          <w:rFonts w:ascii="Arial" w:hAnsi="Arial" w:eastAsia="Calibri" w:cs="Arial"/>
          <w:kern w:val="0"/>
          <w:sz w:val="28"/>
          <w:szCs w:val="28"/>
          <w:lang w:val="en-ZW"/>
          <w14:ligatures w14:val="none"/>
        </w:rPr>
        <w:t xml:space="preserve"> Mwari </w:t>
      </w:r>
      <w:proofErr w:type="spellStart"/>
      <w:r>
        <w:rPr>
          <w:rFonts w:ascii="Arial" w:hAnsi="Arial" w:eastAsia="Calibri" w:cs="Arial"/>
          <w:kern w:val="0"/>
          <w:sz w:val="28"/>
          <w:szCs w:val="28"/>
          <w:lang w:val="en-ZW"/>
          <w14:ligatures w14:val="none"/>
        </w:rPr>
        <w:t>nenharo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dzema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Gwaro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munhu</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wese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ngaarege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ndinoziva</w:t>
      </w:r>
      <w:proofErr w:type="spellEnd"/>
      <w:r>
        <w:rPr>
          <w:rFonts w:ascii="Arial" w:hAnsi="Arial" w:eastAsia="Calibri" w:cs="Arial"/>
          <w:kern w:val="0"/>
          <w:sz w:val="28"/>
          <w:szCs w:val="28"/>
          <w:lang w:val="en-ZW"/>
          <w14:ligatures w14:val="none"/>
        </w:rPr>
        <w:t xml:space="preserve"> Mwari </w:t>
      </w:r>
      <w:proofErr w:type="spellStart"/>
      <w:r>
        <w:rPr>
          <w:rFonts w:ascii="Arial" w:hAnsi="Arial" w:eastAsia="Calibri" w:cs="Arial"/>
          <w:kern w:val="0"/>
          <w:sz w:val="28"/>
          <w:szCs w:val="28"/>
          <w:lang w:val="en-ZW"/>
          <w14:ligatures w14:val="none"/>
        </w:rPr>
        <w:t>nezvaanogona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kukota</w:t>
      </w:r>
      <w:proofErr w:type="spellEnd"/>
      <w:r>
        <w:rPr>
          <w:rFonts w:ascii="Arial" w:hAnsi="Arial" w:eastAsia="Calibri" w:cs="Arial"/>
          <w:kern w:val="0"/>
          <w:sz w:val="28"/>
          <w:szCs w:val="28"/>
          <w:lang w:val="en-ZW"/>
          <w14:ligatures w14:val="none"/>
        </w:rPr>
        <w:t xml:space="preserve">. Toda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munhu</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ati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ndinoona</w:t>
      </w:r>
      <w:proofErr w:type="spellEnd"/>
      <w:r>
        <w:rPr>
          <w:rFonts w:ascii="Arial" w:hAnsi="Arial" w:eastAsia="Calibri" w:cs="Arial"/>
          <w:kern w:val="0"/>
          <w:sz w:val="28"/>
          <w:szCs w:val="28"/>
          <w:lang w:val="en-ZW"/>
          <w14:ligatures w14:val="none"/>
        </w:rPr>
        <w:t>…</w:t>
      </w:r>
      <w:proofErr w:type="spellStart"/>
      <w:r>
        <w:rPr>
          <w:rFonts w:ascii="Arial" w:hAnsi="Arial" w:eastAsia="Calibri" w:cs="Arial"/>
          <w:kern w:val="0"/>
          <w:sz w:val="28"/>
          <w:szCs w:val="28"/>
          <w:lang w:val="en-ZW"/>
          <w14:ligatures w14:val="none"/>
        </w:rPr>
        <w:t>ndakaoana</w:t>
      </w:r>
      <w:proofErr w:type="spellEnd"/>
      <w:r>
        <w:rPr>
          <w:rFonts w:ascii="Arial" w:hAnsi="Arial" w:eastAsia="Calibri" w:cs="Arial"/>
          <w:kern w:val="0"/>
          <w:sz w:val="28"/>
          <w:szCs w:val="28"/>
          <w:lang w:val="en-ZW"/>
          <w14:ligatures w14:val="none"/>
        </w:rPr>
        <w:t xml:space="preserve"> Mwari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vanondida</w:t>
      </w:r>
      <w:proofErr w:type="spellEnd"/>
      <w:r>
        <w:rPr>
          <w:rFonts w:ascii="Arial" w:hAnsi="Arial" w:eastAsia="Calibri" w:cs="Arial"/>
          <w:kern w:val="0"/>
          <w:sz w:val="28"/>
          <w:szCs w:val="28"/>
          <w:lang w:val="en-ZW"/>
          <w14:ligatures w14:val="none"/>
        </w:rPr>
        <w:t xml:space="preserve"> A, B, C, D.</w:t>
      </w:r>
      <w:r w:rsidRPr="00B57035">
        <w:t xml:space="preserve"> </w:t>
      </w:r>
      <w:r w:rsidRPr="00C4717B">
        <w:rPr>
          <w:rFonts w:ascii="Arial" w:hAnsi="Arial" w:eastAsia="Calibri" w:cs="Arial"/>
          <w:kern w:val="0"/>
          <w:sz w:val="18"/>
          <w:szCs w:val="18"/>
          <w:lang w:val="en-ZW"/>
          <w14:ligatures w14:val="none"/>
        </w:rPr>
        <w:t>[Congregation says, “Amen.”</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Handisikunzwa</w:t>
      </w:r>
      <w:proofErr w:type="spellEnd"/>
      <w:r>
        <w:rPr>
          <w:rFonts w:ascii="Arial" w:hAnsi="Arial" w:eastAsia="Calibri" w:cs="Arial"/>
          <w:kern w:val="0"/>
          <w:sz w:val="28"/>
          <w:szCs w:val="28"/>
          <w:lang w:val="en-ZW"/>
          <w14:ligatures w14:val="none"/>
        </w:rPr>
        <w:t xml:space="preserve"> Ameni </w:t>
      </w:r>
      <w:proofErr w:type="spellStart"/>
      <w:r>
        <w:rPr>
          <w:rFonts w:ascii="Arial" w:hAnsi="Arial" w:eastAsia="Calibri" w:cs="Arial"/>
          <w:kern w:val="0"/>
          <w:sz w:val="28"/>
          <w:szCs w:val="28"/>
          <w:lang w:val="en-ZW"/>
          <w14:ligatures w14:val="none"/>
        </w:rPr>
        <w:t>iyeye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hama</w:t>
      </w:r>
      <w:proofErr w:type="spellEnd"/>
      <w:r>
        <w:rPr>
          <w:rFonts w:ascii="Arial" w:hAnsi="Arial" w:eastAsia="Calibri" w:cs="Arial"/>
          <w:kern w:val="0"/>
          <w:sz w:val="28"/>
          <w:szCs w:val="28"/>
          <w:lang w:val="en-ZW"/>
          <w14:ligatures w14:val="none"/>
        </w:rPr>
        <w:t xml:space="preserve">.  </w:t>
      </w:r>
      <w:r w:rsidRPr="00BA6D4B">
        <w:rPr>
          <w:rFonts w:ascii="Arial" w:hAnsi="Arial" w:eastAsia="Calibri" w:cs="Arial"/>
          <w:kern w:val="0"/>
          <w:sz w:val="18"/>
          <w:szCs w:val="18"/>
          <w:lang w:val="en-ZW"/>
          <w14:ligatures w14:val="none"/>
        </w:rPr>
        <w:t>[Congregation says, “Amen.”</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Ha’moona</w:t>
      </w:r>
      <w:proofErr w:type="spellEnd"/>
      <w:r>
        <w:rPr>
          <w:rFonts w:ascii="Arial" w:hAnsi="Arial" w:eastAsia="Calibri" w:cs="Arial"/>
          <w:kern w:val="0"/>
          <w:sz w:val="28"/>
          <w:szCs w:val="28"/>
          <w:lang w:val="en-ZW"/>
          <w14:ligatures w14:val="none"/>
        </w:rPr>
        <w:t>?</w:t>
      </w:r>
    </w:p>
    <w:p w:rsidRPr="005775E1" w:rsidR="002B366F" w:rsidP="002B366F" w:rsidRDefault="002B366F" w14:paraId="6ADCC4BA" w14:textId="77777777">
      <w:pPr>
        <w:tabs>
          <w:tab w:val="left" w:pos="7227"/>
        </w:tabs>
        <w:spacing w:line="259" w:lineRule="auto"/>
        <w:jc w:val="both"/>
        <w:rPr>
          <w:rFonts w:ascii="Arial" w:hAnsi="Arial" w:eastAsia="Calibri" w:cs="Arial"/>
          <w:kern w:val="0"/>
          <w:sz w:val="18"/>
          <w:szCs w:val="18"/>
          <w:lang w:val="en-ZW"/>
          <w14:ligatures w14:val="none"/>
        </w:rPr>
      </w:pPr>
      <w:r w:rsidRPr="002662EE">
        <w:rPr>
          <w:rFonts w:ascii="Arial" w:hAnsi="Arial" w:eastAsia="Calibri" w:cs="Arial"/>
          <w:kern w:val="0"/>
          <w:sz w:val="28"/>
          <w:szCs w:val="28"/>
          <w:vertAlign w:val="superscript"/>
          <w:lang w:val="en-ZW"/>
          <w14:ligatures w14:val="none"/>
        </w:rPr>
        <w:t>36</w:t>
      </w:r>
      <w:r>
        <w:rPr>
          <w:rFonts w:ascii="Arial" w:hAnsi="Arial" w:eastAsia="Calibri" w:cs="Arial"/>
          <w:kern w:val="0"/>
          <w:sz w:val="28"/>
          <w:szCs w:val="28"/>
          <w:vertAlign w:val="superscript"/>
          <w:lang w:val="en-ZW"/>
          <w14:ligatures w14:val="none"/>
        </w:rPr>
        <w:t xml:space="preserve"> </w:t>
      </w:r>
      <w:proofErr w:type="spellStart"/>
      <w:r>
        <w:rPr>
          <w:rFonts w:ascii="Arial" w:hAnsi="Arial" w:eastAsia="Calibri" w:cs="Arial"/>
          <w:kern w:val="0"/>
          <w:sz w:val="28"/>
          <w:szCs w:val="28"/>
          <w:lang w:val="en-ZW"/>
          <w14:ligatures w14:val="none"/>
        </w:rPr>
        <w:t>Ndosaka</w:t>
      </w:r>
      <w:proofErr w:type="spellEnd"/>
      <w:r>
        <w:rPr>
          <w:rFonts w:ascii="Arial" w:hAnsi="Arial" w:eastAsia="Calibri" w:cs="Arial"/>
          <w:kern w:val="0"/>
          <w:sz w:val="28"/>
          <w:szCs w:val="28"/>
          <w:lang w:val="en-ZW"/>
          <w14:ligatures w14:val="none"/>
        </w:rPr>
        <w:t xml:space="preserve"> kana </w:t>
      </w:r>
      <w:proofErr w:type="spellStart"/>
      <w:r>
        <w:rPr>
          <w:rFonts w:ascii="Arial" w:hAnsi="Arial" w:eastAsia="Calibri" w:cs="Arial"/>
          <w:kern w:val="0"/>
          <w:sz w:val="28"/>
          <w:szCs w:val="28"/>
          <w:lang w:val="en-ZW"/>
          <w14:ligatures w14:val="none"/>
        </w:rPr>
        <w:t>iwewe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wakutauriraka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vana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vako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ndo</w:t>
      </w:r>
      <w:proofErr w:type="spellEnd"/>
      <w:r>
        <w:rPr>
          <w:rFonts w:ascii="Arial" w:hAnsi="Arial" w:eastAsia="Calibri" w:cs="Arial"/>
          <w:kern w:val="0"/>
          <w:sz w:val="28"/>
          <w:szCs w:val="28"/>
          <w:lang w:val="en-ZW"/>
          <w14:ligatures w14:val="none"/>
        </w:rPr>
        <w:t xml:space="preserve"> right </w:t>
      </w:r>
      <w:proofErr w:type="spellStart"/>
      <w:r>
        <w:rPr>
          <w:rFonts w:ascii="Arial" w:hAnsi="Arial" w:eastAsia="Calibri" w:cs="Arial"/>
          <w:kern w:val="0"/>
          <w:sz w:val="28"/>
          <w:szCs w:val="28"/>
          <w:lang w:val="en-ZW"/>
          <w14:ligatures w14:val="none"/>
        </w:rPr>
        <w:t>yababa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unofanira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kuvaudza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mwanangu</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unoziva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pakati</w:t>
      </w:r>
      <w:proofErr w:type="spellEnd"/>
      <w:r>
        <w:rPr>
          <w:rFonts w:ascii="Arial" w:hAnsi="Arial" w:eastAsia="Calibri" w:cs="Arial"/>
          <w:kern w:val="0"/>
          <w:sz w:val="28"/>
          <w:szCs w:val="28"/>
          <w:lang w:val="en-ZW"/>
          <w14:ligatures w14:val="none"/>
        </w:rPr>
        <w:t xml:space="preserve"> paya? </w:t>
      </w:r>
      <w:proofErr w:type="spellStart"/>
      <w:r>
        <w:rPr>
          <w:rFonts w:ascii="Arial" w:hAnsi="Arial" w:eastAsia="Calibri" w:cs="Arial"/>
          <w:kern w:val="0"/>
          <w:sz w:val="28"/>
          <w:szCs w:val="28"/>
          <w:lang w:val="en-ZW"/>
          <w14:ligatures w14:val="none"/>
        </w:rPr>
        <w:t>NdiMwari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uyu</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Unoziva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pakati</w:t>
      </w:r>
      <w:proofErr w:type="spellEnd"/>
      <w:r>
        <w:rPr>
          <w:rFonts w:ascii="Arial" w:hAnsi="Arial" w:eastAsia="Calibri" w:cs="Arial"/>
          <w:kern w:val="0"/>
          <w:sz w:val="28"/>
          <w:szCs w:val="28"/>
          <w:lang w:val="en-ZW"/>
          <w14:ligatures w14:val="none"/>
        </w:rPr>
        <w:t xml:space="preserve"> paya? </w:t>
      </w:r>
      <w:proofErr w:type="spellStart"/>
      <w:r>
        <w:rPr>
          <w:rFonts w:ascii="Arial" w:hAnsi="Arial" w:eastAsia="Calibri" w:cs="Arial"/>
          <w:kern w:val="0"/>
          <w:sz w:val="28"/>
          <w:szCs w:val="28"/>
          <w:lang w:val="en-ZW"/>
          <w14:ligatures w14:val="none"/>
        </w:rPr>
        <w:t>NdiMwari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uyu</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Unoziva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pakati</w:t>
      </w:r>
      <w:proofErr w:type="spellEnd"/>
      <w:r>
        <w:rPr>
          <w:rFonts w:ascii="Arial" w:hAnsi="Arial" w:eastAsia="Calibri" w:cs="Arial"/>
          <w:kern w:val="0"/>
          <w:sz w:val="28"/>
          <w:szCs w:val="28"/>
          <w:lang w:val="en-ZW"/>
          <w14:ligatures w14:val="none"/>
        </w:rPr>
        <w:t xml:space="preserve"> paya? </w:t>
      </w:r>
      <w:proofErr w:type="spellStart"/>
      <w:r>
        <w:rPr>
          <w:rFonts w:ascii="Arial" w:hAnsi="Arial" w:eastAsia="Calibri" w:cs="Arial"/>
          <w:kern w:val="0"/>
          <w:sz w:val="28"/>
          <w:szCs w:val="28"/>
          <w:lang w:val="en-ZW"/>
          <w14:ligatures w14:val="none"/>
        </w:rPr>
        <w:t>NdiMwari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uyu</w:t>
      </w:r>
      <w:proofErr w:type="spellEnd"/>
      <w:r>
        <w:rPr>
          <w:rFonts w:ascii="Arial" w:hAnsi="Arial" w:eastAsia="Calibri" w:cs="Arial"/>
          <w:kern w:val="0"/>
          <w:sz w:val="28"/>
          <w:szCs w:val="28"/>
          <w:lang w:val="en-ZW"/>
          <w14:ligatures w14:val="none"/>
        </w:rPr>
        <w:t xml:space="preserve">. Kwete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unotanga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kumutaurira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nyaya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dzevana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ve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Isirari</w:t>
      </w:r>
      <w:proofErr w:type="spellEnd"/>
      <w:r>
        <w:rPr>
          <w:rFonts w:ascii="Arial" w:hAnsi="Arial" w:eastAsia="Calibri" w:cs="Arial"/>
          <w:kern w:val="0"/>
          <w:sz w:val="28"/>
          <w:szCs w:val="28"/>
          <w:lang w:val="en-ZW"/>
          <w14:ligatures w14:val="none"/>
        </w:rPr>
        <w:t xml:space="preserve">, huh? There are  too many stories. </w:t>
      </w:r>
      <w:proofErr w:type="spellStart"/>
      <w:r w:rsidRPr="005775E1">
        <w:rPr>
          <w:rFonts w:ascii="Arial" w:hAnsi="Arial" w:eastAsia="Calibri" w:cs="Arial"/>
          <w:kern w:val="0"/>
          <w:sz w:val="28"/>
          <w:szCs w:val="28"/>
          <w:lang w:val="en-ZW"/>
          <w14:ligatures w14:val="none"/>
        </w:rPr>
        <w:t>Varikuona</w:t>
      </w:r>
      <w:proofErr w:type="spellEnd"/>
      <w:r w:rsidRPr="005775E1">
        <w:rPr>
          <w:rFonts w:ascii="Arial" w:hAnsi="Arial" w:eastAsia="Calibri" w:cs="Arial"/>
          <w:kern w:val="0"/>
          <w:sz w:val="28"/>
          <w:szCs w:val="28"/>
          <w:lang w:val="en-ZW"/>
          <w14:ligatures w14:val="none"/>
        </w:rPr>
        <w:t xml:space="preserve"> ma cartoon </w:t>
      </w:r>
      <w:proofErr w:type="spellStart"/>
      <w:r w:rsidRPr="005775E1">
        <w:rPr>
          <w:rFonts w:ascii="Arial" w:hAnsi="Arial" w:eastAsia="Calibri" w:cs="Arial"/>
          <w:kern w:val="0"/>
          <w:sz w:val="28"/>
          <w:szCs w:val="28"/>
          <w:lang w:val="en-ZW"/>
          <w14:ligatures w14:val="none"/>
        </w:rPr>
        <w:t>vana</w:t>
      </w:r>
      <w:proofErr w:type="spellEnd"/>
      <w:r w:rsidRPr="005775E1">
        <w:rPr>
          <w:rFonts w:ascii="Arial" w:hAnsi="Arial" w:eastAsia="Calibri" w:cs="Arial"/>
          <w:kern w:val="0"/>
          <w:sz w:val="28"/>
          <w:szCs w:val="28"/>
          <w:lang w:val="en-ZW"/>
          <w14:ligatures w14:val="none"/>
        </w:rPr>
        <w:t xml:space="preserve"> ava, </w:t>
      </w:r>
      <w:proofErr w:type="spellStart"/>
      <w:r w:rsidRPr="005775E1">
        <w:rPr>
          <w:rFonts w:ascii="Arial" w:hAnsi="Arial" w:eastAsia="Calibri" w:cs="Arial"/>
          <w:kern w:val="0"/>
          <w:sz w:val="28"/>
          <w:szCs w:val="28"/>
          <w:lang w:val="en-ZW"/>
          <w14:ligatures w14:val="none"/>
        </w:rPr>
        <w:t>vanogara</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vachiona</w:t>
      </w:r>
      <w:proofErr w:type="spellEnd"/>
      <w:r w:rsidRPr="005775E1">
        <w:rPr>
          <w:rFonts w:ascii="Arial" w:hAnsi="Arial" w:eastAsia="Calibri" w:cs="Arial"/>
          <w:kern w:val="0"/>
          <w:sz w:val="28"/>
          <w:szCs w:val="28"/>
          <w:lang w:val="en-ZW"/>
          <w14:ligatures w14:val="none"/>
        </w:rPr>
        <w:t xml:space="preserve"> ma cartoon eh. </w:t>
      </w:r>
      <w:r w:rsidRPr="005775E1">
        <w:rPr>
          <w:rFonts w:ascii="Arial" w:hAnsi="Arial" w:eastAsia="Calibri" w:cs="Arial"/>
          <w:i/>
          <w:iCs/>
          <w:kern w:val="0"/>
          <w:sz w:val="28"/>
          <w:szCs w:val="28"/>
          <w:lang w:val="en-ZW"/>
          <w14:ligatures w14:val="none"/>
        </w:rPr>
        <w:t>William Wish Boy</w:t>
      </w:r>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i</w:t>
      </w:r>
      <w:proofErr w:type="spellEnd"/>
      <w:r w:rsidRPr="005775E1">
        <w:rPr>
          <w:rFonts w:ascii="Arial" w:hAnsi="Arial" w:eastAsia="Calibri" w:cs="Arial"/>
          <w:kern w:val="0"/>
          <w:sz w:val="28"/>
          <w:szCs w:val="28"/>
          <w:lang w:val="en-ZW"/>
          <w14:ligatures w14:val="none"/>
        </w:rPr>
        <w:t xml:space="preserve"> cartoon </w:t>
      </w:r>
      <w:proofErr w:type="spellStart"/>
      <w:r w:rsidRPr="005775E1">
        <w:rPr>
          <w:rFonts w:ascii="Arial" w:hAnsi="Arial" w:eastAsia="Calibri" w:cs="Arial"/>
          <w:kern w:val="0"/>
          <w:sz w:val="28"/>
          <w:szCs w:val="28"/>
          <w:lang w:val="en-ZW"/>
          <w14:ligatures w14:val="none"/>
        </w:rPr>
        <w:t>handitika</w:t>
      </w:r>
      <w:proofErr w:type="spellEnd"/>
      <w:r w:rsidRPr="005775E1">
        <w:rPr>
          <w:rFonts w:ascii="Arial" w:hAnsi="Arial" w:eastAsia="Calibri" w:cs="Arial"/>
          <w:kern w:val="0"/>
          <w:sz w:val="28"/>
          <w:szCs w:val="28"/>
          <w:lang w:val="en-ZW"/>
          <w14:ligatures w14:val="none"/>
        </w:rPr>
        <w:t xml:space="preserve">. Ma cartoon </w:t>
      </w:r>
      <w:proofErr w:type="spellStart"/>
      <w:r w:rsidRPr="005775E1">
        <w:rPr>
          <w:rFonts w:ascii="Arial" w:hAnsi="Arial" w:eastAsia="Calibri" w:cs="Arial"/>
          <w:kern w:val="0"/>
          <w:sz w:val="28"/>
          <w:szCs w:val="28"/>
          <w:lang w:val="en-ZW"/>
          <w14:ligatures w14:val="none"/>
        </w:rPr>
        <w:t>acho</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haapere</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ivo</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ndovanoaziva</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nema</w:t>
      </w:r>
      <w:proofErr w:type="spellEnd"/>
      <w:r w:rsidRPr="005775E1">
        <w:rPr>
          <w:rFonts w:ascii="Arial" w:hAnsi="Arial" w:eastAsia="Calibri" w:cs="Arial"/>
          <w:kern w:val="0"/>
          <w:sz w:val="28"/>
          <w:szCs w:val="28"/>
          <w:lang w:val="en-ZW"/>
          <w14:ligatures w14:val="none"/>
        </w:rPr>
        <w:t xml:space="preserve"> cartoon </w:t>
      </w:r>
      <w:proofErr w:type="spellStart"/>
      <w:r w:rsidRPr="005775E1">
        <w:rPr>
          <w:rFonts w:ascii="Arial" w:hAnsi="Arial" w:eastAsia="Calibri" w:cs="Arial"/>
          <w:kern w:val="0"/>
          <w:sz w:val="28"/>
          <w:szCs w:val="28"/>
          <w:lang w:val="en-ZW"/>
          <w14:ligatures w14:val="none"/>
        </w:rPr>
        <w:t>acho</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kuti</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yanhingi</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yanhingi</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yanhingi</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tuma</w:t>
      </w:r>
      <w:proofErr w:type="spellEnd"/>
      <w:r w:rsidRPr="005775E1">
        <w:rPr>
          <w:rFonts w:ascii="Arial" w:hAnsi="Arial" w:eastAsia="Calibri" w:cs="Arial"/>
          <w:kern w:val="0"/>
          <w:sz w:val="28"/>
          <w:szCs w:val="28"/>
          <w:lang w:val="en-ZW"/>
          <w14:ligatures w14:val="none"/>
        </w:rPr>
        <w:t xml:space="preserve"> cartoon </w:t>
      </w:r>
      <w:proofErr w:type="spellStart"/>
      <w:r w:rsidRPr="005775E1">
        <w:rPr>
          <w:rFonts w:ascii="Arial" w:hAnsi="Arial" w:eastAsia="Calibri" w:cs="Arial"/>
          <w:kern w:val="0"/>
          <w:sz w:val="28"/>
          <w:szCs w:val="28"/>
          <w:lang w:val="en-ZW"/>
          <w14:ligatures w14:val="none"/>
        </w:rPr>
        <w:t>tuma</w:t>
      </w:r>
      <w:proofErr w:type="spellEnd"/>
      <w:r w:rsidRPr="005775E1">
        <w:rPr>
          <w:rFonts w:ascii="Arial" w:hAnsi="Arial" w:eastAsia="Calibri" w:cs="Arial"/>
          <w:kern w:val="0"/>
          <w:sz w:val="28"/>
          <w:szCs w:val="28"/>
          <w:lang w:val="en-ZW"/>
          <w14:ligatures w14:val="none"/>
        </w:rPr>
        <w:t xml:space="preserve"> story </w:t>
      </w:r>
      <w:proofErr w:type="spellStart"/>
      <w:r w:rsidRPr="005775E1">
        <w:rPr>
          <w:rFonts w:ascii="Arial" w:hAnsi="Arial" w:eastAsia="Calibri" w:cs="Arial"/>
          <w:kern w:val="0"/>
          <w:sz w:val="28"/>
          <w:szCs w:val="28"/>
          <w:lang w:val="en-ZW"/>
          <w14:ligatures w14:val="none"/>
        </w:rPr>
        <w:t>hobho</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hobho</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twema</w:t>
      </w:r>
      <w:proofErr w:type="spellEnd"/>
      <w:r w:rsidRPr="005775E1">
        <w:rPr>
          <w:rFonts w:ascii="Arial" w:hAnsi="Arial" w:eastAsia="Calibri" w:cs="Arial"/>
          <w:kern w:val="0"/>
          <w:sz w:val="28"/>
          <w:szCs w:val="28"/>
          <w:lang w:val="en-ZW"/>
          <w14:ligatures w14:val="none"/>
        </w:rPr>
        <w:t xml:space="preserve"> heroes </w:t>
      </w:r>
      <w:proofErr w:type="spellStart"/>
      <w:r w:rsidRPr="005775E1">
        <w:rPr>
          <w:rFonts w:ascii="Arial" w:hAnsi="Arial" w:eastAsia="Calibri" w:cs="Arial"/>
          <w:kern w:val="0"/>
          <w:sz w:val="28"/>
          <w:szCs w:val="28"/>
          <w:lang w:val="en-ZW"/>
          <w14:ligatures w14:val="none"/>
        </w:rPr>
        <w:t>echi</w:t>
      </w:r>
      <w:proofErr w:type="spellEnd"/>
      <w:r w:rsidRPr="005775E1">
        <w:rPr>
          <w:rFonts w:ascii="Arial" w:hAnsi="Arial" w:eastAsia="Calibri" w:cs="Arial"/>
          <w:kern w:val="0"/>
          <w:sz w:val="28"/>
          <w:szCs w:val="28"/>
          <w:lang w:val="en-ZW"/>
          <w14:ligatures w14:val="none"/>
        </w:rPr>
        <w:t xml:space="preserve"> cartoon. </w:t>
      </w:r>
      <w:proofErr w:type="spellStart"/>
      <w:r w:rsidRPr="005775E1">
        <w:rPr>
          <w:rFonts w:ascii="Arial" w:hAnsi="Arial" w:eastAsia="Calibri" w:cs="Arial"/>
          <w:kern w:val="0"/>
          <w:sz w:val="28"/>
          <w:szCs w:val="28"/>
          <w:lang w:val="en-ZW"/>
          <w14:ligatures w14:val="none"/>
        </w:rPr>
        <w:t>Pinokio</w:t>
      </w:r>
      <w:proofErr w:type="spellEnd"/>
      <w:r w:rsidRPr="005775E1">
        <w:rPr>
          <w:rFonts w:ascii="Arial" w:hAnsi="Arial" w:eastAsia="Calibri" w:cs="Arial"/>
          <w:kern w:val="0"/>
          <w:sz w:val="28"/>
          <w:szCs w:val="28"/>
          <w:lang w:val="en-ZW"/>
          <w14:ligatures w14:val="none"/>
        </w:rPr>
        <w:t xml:space="preserve"> </w:t>
      </w:r>
      <w:r w:rsidRPr="005775E1">
        <w:rPr>
          <w:rFonts w:ascii="Arial" w:hAnsi="Arial" w:eastAsia="Calibri" w:cs="Arial"/>
          <w:kern w:val="0"/>
          <w:sz w:val="18"/>
          <w:szCs w:val="18"/>
          <w:lang w:val="en-ZW"/>
          <w14:ligatures w14:val="none"/>
        </w:rPr>
        <w:t>[Congregation laughs—ED]</w:t>
      </w:r>
      <w:r w:rsidRPr="005775E1">
        <w:rPr>
          <w:rFonts w:ascii="Arial" w:hAnsi="Arial" w:eastAsia="Calibri" w:cs="Arial"/>
          <w:kern w:val="0"/>
          <w:sz w:val="28"/>
          <w:szCs w:val="28"/>
          <w:lang w:val="en-ZW"/>
          <w14:ligatures w14:val="none"/>
        </w:rPr>
        <w:t xml:space="preserve"> with wooden nose. </w:t>
      </w:r>
      <w:proofErr w:type="spellStart"/>
      <w:r w:rsidRPr="005775E1">
        <w:rPr>
          <w:rFonts w:ascii="Arial" w:hAnsi="Arial" w:eastAsia="Calibri" w:cs="Arial"/>
          <w:kern w:val="0"/>
          <w:sz w:val="28"/>
          <w:szCs w:val="28"/>
          <w:lang w:val="en-ZW"/>
          <w14:ligatures w14:val="none"/>
        </w:rPr>
        <w:t>Ha’moona</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zvavanenge</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vachiziva</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zvese</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izv</w:t>
      </w:r>
      <w:proofErr w:type="spellEnd"/>
      <w:r w:rsidRPr="005775E1">
        <w:rPr>
          <w:rFonts w:ascii="Arial" w:hAnsi="Arial" w:eastAsia="Calibri" w:cs="Arial"/>
          <w:kern w:val="0"/>
          <w:sz w:val="28"/>
          <w:szCs w:val="28"/>
          <w:lang w:val="en-ZW"/>
          <w14:ligatures w14:val="none"/>
        </w:rPr>
        <w:t>…</w:t>
      </w:r>
      <w:proofErr w:type="spellStart"/>
      <w:r w:rsidRPr="005775E1">
        <w:rPr>
          <w:rFonts w:ascii="Arial" w:hAnsi="Arial" w:eastAsia="Calibri" w:cs="Arial"/>
          <w:kern w:val="0"/>
          <w:sz w:val="28"/>
          <w:szCs w:val="28"/>
          <w:lang w:val="en-ZW"/>
          <w14:ligatures w14:val="none"/>
        </w:rPr>
        <w:t>vanotuziva</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twese</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tuma</w:t>
      </w:r>
      <w:proofErr w:type="spellEnd"/>
      <w:r w:rsidRPr="005775E1">
        <w:rPr>
          <w:rFonts w:ascii="Arial" w:hAnsi="Arial" w:eastAsia="Calibri" w:cs="Arial"/>
          <w:kern w:val="0"/>
          <w:sz w:val="28"/>
          <w:szCs w:val="28"/>
          <w:lang w:val="en-ZW"/>
          <w14:ligatures w14:val="none"/>
        </w:rPr>
        <w:t xml:space="preserve"> story </w:t>
      </w:r>
      <w:proofErr w:type="spellStart"/>
      <w:r w:rsidRPr="005775E1">
        <w:rPr>
          <w:rFonts w:ascii="Arial" w:hAnsi="Arial" w:eastAsia="Calibri" w:cs="Arial"/>
          <w:kern w:val="0"/>
          <w:sz w:val="28"/>
          <w:szCs w:val="28"/>
          <w:lang w:val="en-ZW"/>
          <w14:ligatures w14:val="none"/>
        </w:rPr>
        <w:t>itoto</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saka</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ukava</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taurira</w:t>
      </w:r>
      <w:proofErr w:type="spellEnd"/>
      <w:r w:rsidRPr="005775E1">
        <w:rPr>
          <w:rFonts w:ascii="Arial" w:hAnsi="Arial" w:eastAsia="Calibri" w:cs="Arial"/>
          <w:kern w:val="0"/>
          <w:sz w:val="28"/>
          <w:szCs w:val="28"/>
          <w:lang w:val="en-ZW"/>
          <w14:ligatures w14:val="none"/>
        </w:rPr>
        <w:t xml:space="preserve"> story </w:t>
      </w:r>
      <w:proofErr w:type="spellStart"/>
      <w:r w:rsidRPr="005775E1">
        <w:rPr>
          <w:rFonts w:ascii="Arial" w:hAnsi="Arial" w:eastAsia="Calibri" w:cs="Arial"/>
          <w:kern w:val="0"/>
          <w:sz w:val="28"/>
          <w:szCs w:val="28"/>
          <w:lang w:val="en-ZW"/>
          <w14:ligatures w14:val="none"/>
        </w:rPr>
        <w:t>futi</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vanongoisa</w:t>
      </w:r>
      <w:proofErr w:type="spellEnd"/>
      <w:r w:rsidRPr="005775E1">
        <w:rPr>
          <w:rFonts w:ascii="Arial" w:hAnsi="Arial" w:eastAsia="Calibri" w:cs="Arial"/>
          <w:kern w:val="0"/>
          <w:sz w:val="28"/>
          <w:szCs w:val="28"/>
          <w:lang w:val="en-ZW"/>
          <w14:ligatures w14:val="none"/>
        </w:rPr>
        <w:t xml:space="preserve"> </w:t>
      </w:r>
      <w:proofErr w:type="spellStart"/>
      <w:r w:rsidRPr="005775E1">
        <w:rPr>
          <w:rFonts w:ascii="Arial" w:hAnsi="Arial" w:eastAsia="Calibri" w:cs="Arial"/>
          <w:kern w:val="0"/>
          <w:sz w:val="28"/>
          <w:szCs w:val="28"/>
          <w:lang w:val="en-ZW"/>
          <w14:ligatures w14:val="none"/>
        </w:rPr>
        <w:t>kuma</w:t>
      </w:r>
      <w:proofErr w:type="spellEnd"/>
      <w:r w:rsidRPr="005775E1">
        <w:rPr>
          <w:rFonts w:ascii="Arial" w:hAnsi="Arial" w:eastAsia="Calibri" w:cs="Arial"/>
          <w:kern w:val="0"/>
          <w:sz w:val="28"/>
          <w:szCs w:val="28"/>
          <w:lang w:val="en-ZW"/>
          <w14:ligatures w14:val="none"/>
        </w:rPr>
        <w:t xml:space="preserve"> cartoon </w:t>
      </w:r>
      <w:proofErr w:type="spellStart"/>
      <w:r w:rsidRPr="005775E1">
        <w:rPr>
          <w:rFonts w:ascii="Arial" w:hAnsi="Arial" w:eastAsia="Calibri" w:cs="Arial"/>
          <w:kern w:val="0"/>
          <w:sz w:val="28"/>
          <w:szCs w:val="28"/>
          <w:lang w:val="en-ZW"/>
          <w14:ligatures w14:val="none"/>
        </w:rPr>
        <w:t>iko</w:t>
      </w:r>
      <w:proofErr w:type="spellEnd"/>
      <w:r w:rsidRPr="005775E1">
        <w:rPr>
          <w:rFonts w:ascii="Arial" w:hAnsi="Arial" w:eastAsia="Calibri" w:cs="Arial"/>
          <w:kern w:val="0"/>
          <w:sz w:val="28"/>
          <w:szCs w:val="28"/>
          <w:lang w:val="en-ZW"/>
          <w14:ligatures w14:val="none"/>
        </w:rPr>
        <w:t xml:space="preserve">…? </w:t>
      </w:r>
      <w:r w:rsidRPr="00153174">
        <w:rPr>
          <w:rFonts w:ascii="Arial" w:hAnsi="Arial" w:eastAsia="Calibri" w:cs="Arial"/>
          <w:kern w:val="0"/>
          <w:sz w:val="18"/>
          <w:szCs w:val="18"/>
          <w:lang w:val="en-ZW"/>
          <w14:ligatures w14:val="none"/>
        </w:rPr>
        <w:t>[Congregation says, “</w:t>
      </w:r>
      <w:proofErr w:type="spellStart"/>
      <w:r w:rsidRPr="00153174">
        <w:rPr>
          <w:rFonts w:ascii="Arial" w:hAnsi="Arial" w:eastAsia="Calibri" w:cs="Arial"/>
          <w:kern w:val="0"/>
          <w:sz w:val="18"/>
          <w:szCs w:val="18"/>
          <w:lang w:val="en-ZW"/>
          <w14:ligatures w14:val="none"/>
        </w:rPr>
        <w:t>ikoko</w:t>
      </w:r>
      <w:proofErr w:type="spellEnd"/>
      <w:r w:rsidRPr="00153174">
        <w:rPr>
          <w:rFonts w:ascii="Arial" w:hAnsi="Arial" w:eastAsia="Calibri" w:cs="Arial"/>
          <w:kern w:val="0"/>
          <w:sz w:val="18"/>
          <w:szCs w:val="18"/>
          <w:lang w:val="en-ZW"/>
          <w14:ligatures w14:val="none"/>
        </w:rPr>
        <w:t>.”</w:t>
      </w:r>
      <w:r>
        <w:rPr>
          <w:rFonts w:ascii="Arial" w:hAnsi="Arial" w:eastAsia="Calibri" w:cs="Arial"/>
          <w:kern w:val="0"/>
          <w:sz w:val="18"/>
          <w:szCs w:val="18"/>
          <w:lang w:val="en-ZW"/>
          <w14:ligatures w14:val="none"/>
        </w:rPr>
        <w:t xml:space="preserve"> Congregation laughs—ED</w:t>
      </w:r>
      <w:r w:rsidRPr="00132E59">
        <w:rPr>
          <w:rFonts w:ascii="Arial" w:hAnsi="Arial" w:eastAsia="Calibri" w:cs="Arial"/>
          <w:kern w:val="0"/>
          <w:sz w:val="18"/>
          <w:szCs w:val="18"/>
          <w:lang w:val="en-ZW"/>
          <w14:ligatures w14:val="none"/>
        </w:rPr>
        <w:t>]</w:t>
      </w:r>
      <w:r w:rsidRPr="00153174">
        <w:rPr>
          <w:rFonts w:ascii="Arial" w:hAnsi="Arial" w:eastAsia="Calibri" w:cs="Arial"/>
          <w:kern w:val="0"/>
          <w:sz w:val="18"/>
          <w:szCs w:val="18"/>
          <w:lang w:val="en-ZW"/>
          <w14:ligatures w14:val="none"/>
        </w:rPr>
        <w:t xml:space="preserve"> </w:t>
      </w:r>
    </w:p>
    <w:p w:rsidR="002B366F" w:rsidP="002B366F" w:rsidRDefault="002B366F" w14:paraId="3273FC8C" w14:textId="77777777">
      <w:pPr>
        <w:tabs>
          <w:tab w:val="left" w:pos="7227"/>
        </w:tabs>
        <w:spacing w:line="259" w:lineRule="auto"/>
        <w:jc w:val="both"/>
        <w:rPr>
          <w:rFonts w:ascii="Arial" w:hAnsi="Arial" w:eastAsia="Calibri" w:cs="Arial"/>
          <w:kern w:val="0"/>
          <w:sz w:val="28"/>
          <w:szCs w:val="28"/>
          <w:lang w:val="en-ZW"/>
          <w14:ligatures w14:val="none"/>
        </w:rPr>
      </w:pPr>
      <w:r w:rsidRPr="002662EE">
        <w:rPr>
          <w:rFonts w:ascii="Arial" w:hAnsi="Arial" w:eastAsia="Calibri" w:cs="Arial"/>
          <w:kern w:val="0"/>
          <w:sz w:val="28"/>
          <w:szCs w:val="28"/>
          <w:vertAlign w:val="superscript"/>
          <w:lang w:val="en-ZW"/>
          <w14:ligatures w14:val="none"/>
        </w:rPr>
        <w:t>37</w:t>
      </w:r>
      <w:r>
        <w:rPr>
          <w:rFonts w:ascii="Arial" w:hAnsi="Arial" w:eastAsia="Calibri" w:cs="Arial"/>
          <w:kern w:val="0"/>
          <w:sz w:val="28"/>
          <w:szCs w:val="28"/>
          <w:vertAlign w:val="superscript"/>
          <w:lang w:val="en-ZW"/>
          <w14:ligatures w14:val="none"/>
        </w:rPr>
        <w:t xml:space="preserve"> </w:t>
      </w:r>
      <w:r w:rsidRPr="008D5E75">
        <w:rPr>
          <w:rFonts w:ascii="Arial" w:hAnsi="Arial" w:eastAsia="Calibri" w:cs="Arial"/>
          <w:kern w:val="0"/>
          <w:sz w:val="28"/>
          <w:szCs w:val="28"/>
          <w:lang w:val="en-ZW"/>
          <w14:ligatures w14:val="none"/>
        </w:rPr>
        <w:t xml:space="preserve">Vana </w:t>
      </w:r>
      <w:proofErr w:type="spellStart"/>
      <w:r w:rsidRPr="008D5E75">
        <w:rPr>
          <w:rFonts w:ascii="Arial" w:hAnsi="Arial" w:eastAsia="Calibri" w:cs="Arial"/>
          <w:kern w:val="0"/>
          <w:sz w:val="28"/>
          <w:szCs w:val="28"/>
          <w:lang w:val="en-ZW"/>
          <w14:ligatures w14:val="none"/>
        </w:rPr>
        <w:t>vakuda</w:t>
      </w:r>
      <w:proofErr w:type="spellEnd"/>
      <w:r w:rsidRPr="008D5E75">
        <w:rPr>
          <w:rFonts w:ascii="Arial" w:hAnsi="Arial" w:eastAsia="Calibri" w:cs="Arial"/>
          <w:kern w:val="0"/>
          <w:sz w:val="28"/>
          <w:szCs w:val="28"/>
          <w:lang w:val="en-ZW"/>
          <w14:ligatures w14:val="none"/>
        </w:rPr>
        <w:t xml:space="preserve"> </w:t>
      </w:r>
      <w:proofErr w:type="spellStart"/>
      <w:r w:rsidRPr="008D5E75">
        <w:rPr>
          <w:rFonts w:ascii="Arial" w:hAnsi="Arial" w:eastAsia="Calibri" w:cs="Arial"/>
          <w:kern w:val="0"/>
          <w:sz w:val="28"/>
          <w:szCs w:val="28"/>
          <w:lang w:val="en-ZW"/>
          <w14:ligatures w14:val="none"/>
        </w:rPr>
        <w:t>kuona</w:t>
      </w:r>
      <w:proofErr w:type="spellEnd"/>
      <w:r>
        <w:rPr>
          <w:rFonts w:ascii="Arial" w:hAnsi="Arial" w:eastAsia="Calibri" w:cs="Arial"/>
          <w:kern w:val="0"/>
          <w:sz w:val="28"/>
          <w:szCs w:val="28"/>
          <w:lang w:val="en-ZW"/>
          <w14:ligatures w14:val="none"/>
        </w:rPr>
        <w:t xml:space="preserve"> Mwari </w:t>
      </w:r>
      <w:proofErr w:type="spellStart"/>
      <w:r>
        <w:rPr>
          <w:rFonts w:ascii="Arial" w:hAnsi="Arial" w:eastAsia="Calibri" w:cs="Arial"/>
          <w:kern w:val="0"/>
          <w:sz w:val="28"/>
          <w:szCs w:val="28"/>
          <w:lang w:val="en-ZW"/>
          <w14:ligatures w14:val="none"/>
        </w:rPr>
        <w:t>anofamba</w:t>
      </w:r>
      <w:proofErr w:type="spellEnd"/>
      <w:r>
        <w:rPr>
          <w:rFonts w:ascii="Arial" w:hAnsi="Arial" w:eastAsia="Calibri" w:cs="Arial"/>
          <w:kern w:val="0"/>
          <w:sz w:val="28"/>
          <w:szCs w:val="28"/>
          <w:lang w:val="en-ZW"/>
          <w14:ligatures w14:val="none"/>
        </w:rPr>
        <w:t xml:space="preserve">! </w:t>
      </w:r>
      <w:r w:rsidRPr="00605B42">
        <w:rPr>
          <w:rFonts w:ascii="Arial" w:hAnsi="Arial" w:eastAsia="Calibri" w:cs="Arial"/>
          <w:kern w:val="0"/>
          <w:sz w:val="18"/>
          <w:szCs w:val="18"/>
          <w:lang w:val="en-ZW"/>
          <w14:ligatures w14:val="none"/>
        </w:rPr>
        <w:t>[Congregation says, “Amen.”</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Vana </w:t>
      </w:r>
      <w:proofErr w:type="spellStart"/>
      <w:r>
        <w:rPr>
          <w:rFonts w:ascii="Arial" w:hAnsi="Arial" w:eastAsia="Calibri" w:cs="Arial"/>
          <w:kern w:val="0"/>
          <w:sz w:val="28"/>
          <w:szCs w:val="28"/>
          <w:lang w:val="en-ZW"/>
          <w14:ligatures w14:val="none"/>
        </w:rPr>
        <w:t>vanofanira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kutaura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baba </w:t>
      </w:r>
      <w:proofErr w:type="spellStart"/>
      <w:r>
        <w:rPr>
          <w:rFonts w:ascii="Arial" w:hAnsi="Arial" w:eastAsia="Calibri" w:cs="Arial"/>
          <w:kern w:val="0"/>
          <w:sz w:val="28"/>
          <w:szCs w:val="28"/>
          <w:lang w:val="en-ZW"/>
          <w14:ligatures w14:val="none"/>
        </w:rPr>
        <w:t>vedu</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vana</w:t>
      </w:r>
      <w:proofErr w:type="spellEnd"/>
      <w:r>
        <w:rPr>
          <w:rFonts w:ascii="Arial" w:hAnsi="Arial" w:eastAsia="Calibri" w:cs="Arial"/>
          <w:kern w:val="0"/>
          <w:sz w:val="28"/>
          <w:szCs w:val="28"/>
          <w:lang w:val="en-ZW"/>
          <w14:ligatures w14:val="none"/>
        </w:rPr>
        <w:t xml:space="preserve"> Mwari</w:t>
      </w:r>
      <w:r w:rsidRPr="007E3A70">
        <w:rPr>
          <w:rFonts w:ascii="Arial" w:hAnsi="Arial" w:eastAsia="Calibri" w:cs="Arial"/>
          <w:kern w:val="0"/>
          <w:sz w:val="18"/>
          <w:szCs w:val="18"/>
          <w:lang w:val="en-ZW"/>
          <w14:ligatures w14:val="none"/>
        </w:rPr>
        <w:t>, [Congregation says, “Amen.”</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Tinoona</w:t>
      </w:r>
      <w:proofErr w:type="spellEnd"/>
      <w:r>
        <w:rPr>
          <w:rFonts w:ascii="Arial" w:hAnsi="Arial" w:eastAsia="Calibri" w:cs="Arial"/>
          <w:kern w:val="0"/>
          <w:sz w:val="28"/>
          <w:szCs w:val="28"/>
          <w:lang w:val="en-ZW"/>
          <w14:ligatures w14:val="none"/>
        </w:rPr>
        <w:t xml:space="preserve"> Mwari </w:t>
      </w:r>
      <w:proofErr w:type="spellStart"/>
      <w:r>
        <w:rPr>
          <w:rFonts w:ascii="Arial" w:hAnsi="Arial" w:eastAsia="Calibri" w:cs="Arial"/>
          <w:kern w:val="0"/>
          <w:sz w:val="28"/>
          <w:szCs w:val="28"/>
          <w:lang w:val="en-ZW"/>
          <w14:ligatures w14:val="none"/>
        </w:rPr>
        <w:t>muna</w:t>
      </w:r>
      <w:proofErr w:type="spellEnd"/>
      <w:r>
        <w:rPr>
          <w:rFonts w:ascii="Arial" w:hAnsi="Arial" w:eastAsia="Calibri" w:cs="Arial"/>
          <w:kern w:val="0"/>
          <w:sz w:val="28"/>
          <w:szCs w:val="28"/>
          <w:lang w:val="en-ZW"/>
          <w14:ligatures w14:val="none"/>
        </w:rPr>
        <w:t xml:space="preserve"> baba </w:t>
      </w:r>
      <w:proofErr w:type="spellStart"/>
      <w:r>
        <w:rPr>
          <w:rFonts w:ascii="Arial" w:hAnsi="Arial" w:eastAsia="Calibri" w:cs="Arial"/>
          <w:kern w:val="0"/>
          <w:sz w:val="28"/>
          <w:szCs w:val="28"/>
          <w:lang w:val="en-ZW"/>
          <w14:ligatures w14:val="none"/>
        </w:rPr>
        <w:t>vedu</w:t>
      </w:r>
      <w:proofErr w:type="spellEnd"/>
      <w:r>
        <w:rPr>
          <w:rFonts w:ascii="Arial" w:hAnsi="Arial" w:eastAsia="Calibri" w:cs="Arial"/>
          <w:kern w:val="0"/>
          <w:sz w:val="28"/>
          <w:szCs w:val="28"/>
          <w:lang w:val="en-ZW"/>
          <w14:ligatures w14:val="none"/>
        </w:rPr>
        <w:t xml:space="preserve">. </w:t>
      </w:r>
      <w:r w:rsidRPr="009E4BE0">
        <w:rPr>
          <w:rFonts w:ascii="Arial" w:hAnsi="Arial" w:eastAsia="Calibri" w:cs="Arial"/>
          <w:kern w:val="0"/>
          <w:sz w:val="18"/>
          <w:szCs w:val="18"/>
          <w:lang w:val="en-ZW"/>
          <w14:ligatures w14:val="none"/>
        </w:rPr>
        <w:t>[Congregation says, “Amen.”</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Kwete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Mwa</w:t>
      </w:r>
      <w:proofErr w:type="spellEnd"/>
      <w:r>
        <w:rPr>
          <w:rFonts w:ascii="Arial" w:hAnsi="Arial" w:eastAsia="Calibri" w:cs="Arial"/>
          <w:kern w:val="0"/>
          <w:sz w:val="28"/>
          <w:szCs w:val="28"/>
          <w:lang w:val="en-ZW"/>
          <w14:ligatures w14:val="none"/>
        </w:rPr>
        <w:t xml:space="preserve">…Baba </w:t>
      </w:r>
      <w:proofErr w:type="spellStart"/>
      <w:r>
        <w:rPr>
          <w:rFonts w:ascii="Arial" w:hAnsi="Arial" w:eastAsia="Calibri" w:cs="Arial"/>
          <w:kern w:val="0"/>
          <w:sz w:val="28"/>
          <w:szCs w:val="28"/>
          <w:lang w:val="en-ZW"/>
          <w14:ligatures w14:val="none"/>
        </w:rPr>
        <w:t>vedu</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vakatiudza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kuna Mwari, no you don’t talk like that. </w:t>
      </w:r>
      <w:proofErr w:type="spellStart"/>
      <w:r>
        <w:rPr>
          <w:rFonts w:ascii="Arial" w:hAnsi="Arial" w:eastAsia="Calibri" w:cs="Arial"/>
          <w:kern w:val="0"/>
          <w:sz w:val="28"/>
          <w:szCs w:val="28"/>
          <w:lang w:val="en-ZW"/>
          <w14:ligatures w14:val="none"/>
        </w:rPr>
        <w:t>Ndosaka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chinhu</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chekutanga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chaunoratidza</w:t>
      </w:r>
      <w:proofErr w:type="spellEnd"/>
      <w:r>
        <w:rPr>
          <w:rFonts w:ascii="Arial" w:hAnsi="Arial" w:eastAsia="Calibri" w:cs="Arial"/>
          <w:kern w:val="0"/>
          <w:sz w:val="28"/>
          <w:szCs w:val="28"/>
          <w:lang w:val="en-ZW"/>
          <w14:ligatures w14:val="none"/>
        </w:rPr>
        <w:t xml:space="preserve"> nacho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una</w:t>
      </w:r>
      <w:proofErr w:type="spellEnd"/>
      <w:r>
        <w:rPr>
          <w:rFonts w:ascii="Arial" w:hAnsi="Arial" w:eastAsia="Calibri" w:cs="Arial"/>
          <w:kern w:val="0"/>
          <w:sz w:val="28"/>
          <w:szCs w:val="28"/>
          <w:lang w:val="en-ZW"/>
          <w14:ligatures w14:val="none"/>
        </w:rPr>
        <w:t xml:space="preserve"> Mwari </w:t>
      </w:r>
      <w:proofErr w:type="spellStart"/>
      <w:r>
        <w:rPr>
          <w:rFonts w:ascii="Arial" w:hAnsi="Arial" w:eastAsia="Calibri" w:cs="Arial"/>
          <w:kern w:val="0"/>
          <w:sz w:val="28"/>
          <w:szCs w:val="28"/>
          <w:lang w:val="en-ZW"/>
          <w14:ligatures w14:val="none"/>
        </w:rPr>
        <w:t>kuropafadzwa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kwawaitwa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naMwari</w:t>
      </w:r>
      <w:proofErr w:type="spellEnd"/>
      <w:r>
        <w:rPr>
          <w:rFonts w:ascii="Arial" w:hAnsi="Arial" w:eastAsia="Calibri" w:cs="Arial"/>
          <w:kern w:val="0"/>
          <w:sz w:val="28"/>
          <w:szCs w:val="28"/>
          <w:lang w:val="en-ZW"/>
          <w14:ligatures w14:val="none"/>
        </w:rPr>
        <w:t xml:space="preserve"> iye…? </w:t>
      </w:r>
      <w:r w:rsidRPr="004E2A98">
        <w:rPr>
          <w:rFonts w:ascii="Arial" w:hAnsi="Arial" w:eastAsia="Calibri" w:cs="Arial"/>
          <w:kern w:val="0"/>
          <w:sz w:val="18"/>
          <w:szCs w:val="18"/>
          <w:lang w:val="en-ZW"/>
          <w14:ligatures w14:val="none"/>
        </w:rPr>
        <w:t>[Congregation says, “</w:t>
      </w:r>
      <w:proofErr w:type="spellStart"/>
      <w:r w:rsidRPr="004E2A98">
        <w:rPr>
          <w:rFonts w:ascii="Arial" w:hAnsi="Arial" w:eastAsia="Calibri" w:cs="Arial"/>
          <w:kern w:val="0"/>
          <w:sz w:val="18"/>
          <w:szCs w:val="18"/>
          <w:lang w:val="en-ZW"/>
          <w14:ligatures w14:val="none"/>
        </w:rPr>
        <w:t>iyeye</w:t>
      </w:r>
      <w:proofErr w:type="spellEnd"/>
      <w:r w:rsidRPr="004E2A98">
        <w:rPr>
          <w:rFonts w:ascii="Arial" w:hAnsi="Arial" w:eastAsia="Calibri" w:cs="Arial"/>
          <w:kern w:val="0"/>
          <w:sz w:val="18"/>
          <w:szCs w:val="18"/>
          <w:lang w:val="en-ZW"/>
          <w14:ligatures w14:val="none"/>
        </w:rPr>
        <w:t>.”</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w:t>
      </w:r>
    </w:p>
    <w:p w:rsidRPr="005D28E6" w:rsidR="002B366F" w:rsidP="002B366F" w:rsidRDefault="002B366F" w14:paraId="26AC4CC5" w14:textId="77777777">
      <w:pPr>
        <w:tabs>
          <w:tab w:val="left" w:pos="7227"/>
        </w:tabs>
        <w:spacing w:line="259" w:lineRule="auto"/>
        <w:jc w:val="both"/>
        <w:rPr>
          <w:rFonts w:ascii="Arial" w:hAnsi="Arial" w:eastAsia="Calibri" w:cs="Arial"/>
          <w:kern w:val="0"/>
          <w:sz w:val="18"/>
          <w:szCs w:val="18"/>
          <w:lang w:val="en-ZW"/>
          <w14:ligatures w14:val="none"/>
        </w:rPr>
      </w:pPr>
      <w:r w:rsidRPr="002662EE">
        <w:rPr>
          <w:rFonts w:ascii="Arial" w:hAnsi="Arial" w:eastAsia="Calibri" w:cs="Arial"/>
          <w:kern w:val="0"/>
          <w:sz w:val="28"/>
          <w:szCs w:val="28"/>
          <w:vertAlign w:val="superscript"/>
          <w:lang w:val="en-ZW"/>
          <w14:ligatures w14:val="none"/>
        </w:rPr>
        <w:t>38</w:t>
      </w:r>
      <w:r>
        <w:rPr>
          <w:rFonts w:ascii="Arial" w:hAnsi="Arial" w:eastAsia="Calibri" w:cs="Arial"/>
          <w:kern w:val="0"/>
          <w:sz w:val="28"/>
          <w:szCs w:val="28"/>
          <w:vertAlign w:val="superscript"/>
          <w:lang w:val="en-ZW"/>
          <w14:ligatures w14:val="none"/>
        </w:rPr>
        <w:t xml:space="preserve"> </w:t>
      </w:r>
      <w:r>
        <w:rPr>
          <w:rFonts w:ascii="Arial" w:hAnsi="Arial" w:eastAsia="Calibri" w:cs="Arial"/>
          <w:kern w:val="0"/>
          <w:sz w:val="28"/>
          <w:szCs w:val="28"/>
          <w:lang w:val="en-ZW"/>
          <w14:ligatures w14:val="none"/>
        </w:rPr>
        <w:t xml:space="preserve">Kana Mwari </w:t>
      </w:r>
      <w:proofErr w:type="spellStart"/>
      <w:r>
        <w:rPr>
          <w:rFonts w:ascii="Arial" w:hAnsi="Arial" w:eastAsia="Calibri" w:cs="Arial"/>
          <w:kern w:val="0"/>
          <w:sz w:val="28"/>
          <w:szCs w:val="28"/>
          <w:lang w:val="en-ZW"/>
          <w14:ligatures w14:val="none"/>
        </w:rPr>
        <w:t>asina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kukuropafadza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saka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haumuzivezve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ha’moona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Ndoda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ndikuratidzei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that’s the authority a father has on his family. </w:t>
      </w:r>
      <w:proofErr w:type="spellStart"/>
      <w:r>
        <w:rPr>
          <w:rFonts w:ascii="Arial" w:hAnsi="Arial" w:eastAsia="Calibri" w:cs="Arial"/>
          <w:kern w:val="0"/>
          <w:sz w:val="28"/>
          <w:szCs w:val="28"/>
          <w:lang w:val="en-ZW"/>
          <w14:ligatures w14:val="none"/>
        </w:rPr>
        <w:t>Handei</w:t>
      </w:r>
      <w:proofErr w:type="spellEnd"/>
      <w:r>
        <w:rPr>
          <w:rFonts w:ascii="Arial" w:hAnsi="Arial" w:eastAsia="Calibri" w:cs="Arial"/>
          <w:kern w:val="0"/>
          <w:sz w:val="28"/>
          <w:szCs w:val="28"/>
          <w:lang w:val="en-ZW"/>
          <w14:ligatures w14:val="none"/>
        </w:rPr>
        <w:t xml:space="preserve"> kuna Genesis </w:t>
      </w:r>
      <w:proofErr w:type="spellStart"/>
      <w:r>
        <w:rPr>
          <w:rFonts w:ascii="Arial" w:hAnsi="Arial" w:eastAsia="Calibri" w:cs="Arial"/>
          <w:kern w:val="0"/>
          <w:sz w:val="28"/>
          <w:szCs w:val="28"/>
          <w:lang w:val="en-ZW"/>
          <w14:ligatures w14:val="none"/>
        </w:rPr>
        <w:t>tinotaridzana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ipapapa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ndoda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mungoona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ipa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Tikaona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ipapapo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mwoyo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wangu</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mbuuu</w:t>
      </w:r>
      <w:proofErr w:type="spellEnd"/>
      <w:r>
        <w:rPr>
          <w:rFonts w:ascii="Arial" w:hAnsi="Arial" w:eastAsia="Calibri" w:cs="Arial"/>
          <w:kern w:val="0"/>
          <w:sz w:val="28"/>
          <w:szCs w:val="28"/>
          <w:lang w:val="en-ZW"/>
          <w14:ligatures w14:val="none"/>
        </w:rPr>
        <w:t xml:space="preserve">….Right, </w:t>
      </w:r>
      <w:proofErr w:type="spellStart"/>
      <w:r>
        <w:rPr>
          <w:rFonts w:ascii="Arial" w:hAnsi="Arial" w:eastAsia="Calibri" w:cs="Arial"/>
          <w:kern w:val="0"/>
          <w:sz w:val="28"/>
          <w:szCs w:val="28"/>
          <w:lang w:val="en-ZW"/>
          <w14:ligatures w14:val="none"/>
        </w:rPr>
        <w:t>handei</w:t>
      </w:r>
      <w:proofErr w:type="spellEnd"/>
      <w:r>
        <w:rPr>
          <w:rFonts w:ascii="Arial" w:hAnsi="Arial" w:eastAsia="Calibri" w:cs="Arial"/>
          <w:kern w:val="0"/>
          <w:sz w:val="28"/>
          <w:szCs w:val="28"/>
          <w:lang w:val="en-ZW"/>
          <w14:ligatures w14:val="none"/>
        </w:rPr>
        <w:t xml:space="preserve"> kuna Genesis chapter 48, </w:t>
      </w:r>
      <w:proofErr w:type="spellStart"/>
      <w:r>
        <w:rPr>
          <w:rFonts w:ascii="Arial" w:hAnsi="Arial" w:eastAsia="Calibri" w:cs="Arial"/>
          <w:kern w:val="0"/>
          <w:sz w:val="28"/>
          <w:szCs w:val="28"/>
          <w:lang w:val="en-ZW"/>
          <w14:ligatures w14:val="none"/>
        </w:rPr>
        <w:t>ndopatirikuona</w:t>
      </w:r>
      <w:proofErr w:type="spellEnd"/>
      <w:r>
        <w:rPr>
          <w:rFonts w:ascii="Arial" w:hAnsi="Arial" w:eastAsia="Calibri" w:cs="Arial"/>
          <w:kern w:val="0"/>
          <w:sz w:val="28"/>
          <w:szCs w:val="28"/>
          <w:lang w:val="en-ZW"/>
          <w14:ligatures w14:val="none"/>
        </w:rPr>
        <w:t xml:space="preserve"> father’s rights </w:t>
      </w:r>
      <w:proofErr w:type="spellStart"/>
      <w:r>
        <w:rPr>
          <w:rFonts w:ascii="Arial" w:hAnsi="Arial" w:eastAsia="Calibri" w:cs="Arial"/>
          <w:kern w:val="0"/>
          <w:sz w:val="28"/>
          <w:szCs w:val="28"/>
          <w:lang w:val="en-ZW"/>
          <w14:ligatures w14:val="none"/>
        </w:rPr>
        <w:t>apa</w:t>
      </w:r>
      <w:proofErr w:type="spellEnd"/>
      <w:r>
        <w:rPr>
          <w:rFonts w:ascii="Arial" w:hAnsi="Arial" w:eastAsia="Calibri" w:cs="Arial"/>
          <w:kern w:val="0"/>
          <w:sz w:val="28"/>
          <w:szCs w:val="28"/>
          <w:lang w:val="en-ZW"/>
          <w14:ligatures w14:val="none"/>
        </w:rPr>
        <w:t xml:space="preserve">. Toda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munhu</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wese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ayiwone</w:t>
      </w:r>
      <w:proofErr w:type="spellEnd"/>
      <w:r>
        <w:rPr>
          <w:rFonts w:ascii="Arial" w:hAnsi="Arial" w:eastAsia="Calibri" w:cs="Arial"/>
          <w:kern w:val="0"/>
          <w:sz w:val="28"/>
          <w:szCs w:val="28"/>
          <w:lang w:val="en-ZW"/>
          <w14:ligatures w14:val="none"/>
        </w:rPr>
        <w:t xml:space="preserve"> father’s right hakuna </w:t>
      </w:r>
      <w:proofErr w:type="spellStart"/>
      <w:r>
        <w:rPr>
          <w:rFonts w:ascii="Arial" w:hAnsi="Arial" w:eastAsia="Calibri" w:cs="Arial"/>
          <w:kern w:val="0"/>
          <w:sz w:val="28"/>
          <w:szCs w:val="28"/>
          <w:lang w:val="en-ZW"/>
          <w14:ligatures w14:val="none"/>
        </w:rPr>
        <w:t>asingafaniri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kuiona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manheri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anhasi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iyoyo</w:t>
      </w:r>
      <w:proofErr w:type="spellEnd"/>
      <w:r>
        <w:rPr>
          <w:rFonts w:ascii="Arial" w:hAnsi="Arial" w:eastAsia="Calibri" w:cs="Arial"/>
          <w:kern w:val="0"/>
          <w:sz w:val="28"/>
          <w:szCs w:val="28"/>
          <w:lang w:val="en-ZW"/>
          <w14:ligatures w14:val="none"/>
        </w:rPr>
        <w:t xml:space="preserve">. </w:t>
      </w:r>
      <w:r w:rsidRPr="005D28E6">
        <w:rPr>
          <w:rFonts w:ascii="Arial" w:hAnsi="Arial" w:eastAsia="Calibri" w:cs="Arial"/>
          <w:kern w:val="0"/>
          <w:sz w:val="18"/>
          <w:szCs w:val="18"/>
          <w:lang w:val="en-ZW"/>
          <w14:ligatures w14:val="none"/>
        </w:rPr>
        <w:t>[Congregation says, “Amen.”</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Amen. </w:t>
      </w:r>
      <w:bookmarkStart w:name="_Hlk206162707" w:id="72"/>
      <w:r w:rsidRPr="005D28E6">
        <w:rPr>
          <w:rFonts w:ascii="Arial" w:hAnsi="Arial" w:eastAsia="Calibri" w:cs="Arial"/>
          <w:kern w:val="0"/>
          <w:sz w:val="18"/>
          <w:szCs w:val="18"/>
          <w:lang w:val="en-ZW"/>
          <w14:ligatures w14:val="none"/>
        </w:rPr>
        <w:t>[Congregation says, “Amen.”</w:t>
      </w:r>
      <w:r w:rsidRPr="00132E59">
        <w:rPr>
          <w:rFonts w:ascii="Arial" w:hAnsi="Arial" w:eastAsia="Calibri" w:cs="Arial"/>
          <w:kern w:val="0"/>
          <w:sz w:val="18"/>
          <w:szCs w:val="18"/>
          <w:lang w:val="en-ZW"/>
          <w14:ligatures w14:val="none"/>
        </w:rPr>
        <w:t>]</w:t>
      </w:r>
      <w:bookmarkEnd w:id="72"/>
    </w:p>
    <w:p w:rsidR="002B366F" w:rsidP="002B366F" w:rsidRDefault="002B366F" w14:paraId="3B09E71A" w14:textId="77777777">
      <w:pPr>
        <w:tabs>
          <w:tab w:val="left" w:pos="7227"/>
        </w:tabs>
        <w:spacing w:line="259" w:lineRule="auto"/>
        <w:jc w:val="both"/>
        <w:rPr>
          <w:rFonts w:ascii="Arial" w:hAnsi="Arial" w:eastAsia="Calibri" w:cs="Arial"/>
          <w:kern w:val="0"/>
          <w:sz w:val="28"/>
          <w:szCs w:val="28"/>
          <w:lang w:val="en-ZW"/>
          <w14:ligatures w14:val="none"/>
        </w:rPr>
      </w:pPr>
      <w:r w:rsidRPr="002662EE">
        <w:rPr>
          <w:rFonts w:ascii="Arial" w:hAnsi="Arial" w:eastAsia="Calibri" w:cs="Arial"/>
          <w:kern w:val="0"/>
          <w:sz w:val="28"/>
          <w:szCs w:val="28"/>
          <w:vertAlign w:val="superscript"/>
          <w:lang w:val="en-ZW"/>
          <w14:ligatures w14:val="none"/>
        </w:rPr>
        <w:t>39</w:t>
      </w:r>
      <w:r>
        <w:rPr>
          <w:rFonts w:ascii="Arial" w:hAnsi="Arial" w:eastAsia="Calibri" w:cs="Arial"/>
          <w:kern w:val="0"/>
          <w:sz w:val="28"/>
          <w:szCs w:val="28"/>
          <w:vertAlign w:val="superscript"/>
          <w:lang w:val="en-ZW"/>
          <w14:ligatures w14:val="none"/>
        </w:rPr>
        <w:t xml:space="preserve"> </w:t>
      </w:r>
      <w:proofErr w:type="spellStart"/>
      <w:r>
        <w:rPr>
          <w:rFonts w:ascii="Arial" w:hAnsi="Arial" w:eastAsia="Calibri" w:cs="Arial"/>
          <w:kern w:val="0"/>
          <w:sz w:val="28"/>
          <w:szCs w:val="28"/>
          <w:lang w:val="en-ZW"/>
          <w14:ligatures w14:val="none"/>
        </w:rPr>
        <w:t>Tasvika</w:t>
      </w:r>
      <w:proofErr w:type="spellEnd"/>
      <w:r>
        <w:rPr>
          <w:rFonts w:ascii="Arial" w:hAnsi="Arial" w:eastAsia="Calibri" w:cs="Arial"/>
          <w:kern w:val="0"/>
          <w:sz w:val="28"/>
          <w:szCs w:val="28"/>
          <w:lang w:val="en-ZW"/>
          <w14:ligatures w14:val="none"/>
        </w:rPr>
        <w:t xml:space="preserve"> here </w:t>
      </w:r>
      <w:proofErr w:type="spellStart"/>
      <w:r>
        <w:rPr>
          <w:rFonts w:ascii="Arial" w:hAnsi="Arial" w:eastAsia="Calibri" w:cs="Arial"/>
          <w:kern w:val="0"/>
          <w:sz w:val="28"/>
          <w:szCs w:val="28"/>
          <w:lang w:val="en-ZW"/>
          <w14:ligatures w14:val="none"/>
        </w:rPr>
        <w:t>ipapo</w:t>
      </w:r>
      <w:proofErr w:type="spellEnd"/>
      <w:r>
        <w:rPr>
          <w:rFonts w:ascii="Arial" w:hAnsi="Arial" w:eastAsia="Calibri" w:cs="Arial"/>
          <w:kern w:val="0"/>
          <w:sz w:val="28"/>
          <w:szCs w:val="28"/>
          <w:lang w:val="en-ZW"/>
          <w14:ligatures w14:val="none"/>
        </w:rPr>
        <w:t xml:space="preserve">? Right, Genesis 48 </w:t>
      </w:r>
      <w:proofErr w:type="spellStart"/>
      <w:r>
        <w:rPr>
          <w:rFonts w:ascii="Arial" w:hAnsi="Arial" w:eastAsia="Calibri" w:cs="Arial"/>
          <w:kern w:val="0"/>
          <w:sz w:val="28"/>
          <w:szCs w:val="28"/>
          <w:lang w:val="en-ZW"/>
          <w14:ligatures w14:val="none"/>
        </w:rPr>
        <w:t>hatitangei</w:t>
      </w:r>
      <w:proofErr w:type="spellEnd"/>
      <w:r>
        <w:rPr>
          <w:rFonts w:ascii="Arial" w:hAnsi="Arial" w:eastAsia="Calibri" w:cs="Arial"/>
          <w:kern w:val="0"/>
          <w:sz w:val="28"/>
          <w:szCs w:val="28"/>
          <w:lang w:val="en-ZW"/>
          <w14:ligatures w14:val="none"/>
        </w:rPr>
        <w:t xml:space="preserve"> pa verse 1 tese, </w:t>
      </w:r>
      <w:proofErr w:type="spellStart"/>
      <w:r>
        <w:rPr>
          <w:rFonts w:ascii="Arial" w:hAnsi="Arial" w:eastAsia="Calibri" w:cs="Arial"/>
          <w:kern w:val="0"/>
          <w:sz w:val="28"/>
          <w:szCs w:val="28"/>
          <w:lang w:val="en-ZW"/>
          <w14:ligatures w14:val="none"/>
        </w:rPr>
        <w:t>ndoda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tiverenge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tose</w:t>
      </w:r>
      <w:proofErr w:type="spellEnd"/>
      <w:r>
        <w:rPr>
          <w:rFonts w:ascii="Arial" w:hAnsi="Arial" w:eastAsia="Calibri" w:cs="Arial"/>
          <w:kern w:val="0"/>
          <w:sz w:val="28"/>
          <w:szCs w:val="28"/>
          <w:lang w:val="en-ZW"/>
          <w14:ligatures w14:val="none"/>
        </w:rPr>
        <w:t xml:space="preserve"> father’s right</w:t>
      </w:r>
      <w:ins w:author="Transcriber01 JHB" w:date="2025-08-25T09:08:00Z" w16du:dateUtc="2025-08-25T07:08:00Z" w:id="73">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hativere</w:t>
        </w:r>
        <w:proofErr w:type="spellEnd"/>
        <w:r>
          <w:rPr>
            <w:rFonts w:ascii="Arial" w:hAnsi="Arial" w:eastAsia="Calibri" w:cs="Arial"/>
            <w:kern w:val="0"/>
            <w:sz w:val="28"/>
            <w:szCs w:val="28"/>
            <w:lang w:val="en-ZW"/>
            <w14:ligatures w14:val="none"/>
          </w:rPr>
          <w:t>…</w:t>
        </w:r>
      </w:ins>
      <w:r>
        <w:rPr>
          <w:rFonts w:ascii="Arial" w:hAnsi="Arial" w:eastAsia="Calibri" w:cs="Arial"/>
          <w:kern w:val="0"/>
          <w:sz w:val="28"/>
          <w:szCs w:val="28"/>
          <w:lang w:val="en-ZW"/>
          <w14:ligatures w14:val="none"/>
        </w:rPr>
        <w:t>.</w:t>
      </w:r>
    </w:p>
    <w:p w:rsidR="002B366F" w:rsidP="002B366F" w:rsidRDefault="002B366F" w14:paraId="05F39981" w14:textId="77777777">
      <w:pPr>
        <w:tabs>
          <w:tab w:val="left" w:pos="7227"/>
        </w:tabs>
        <w:spacing w:line="259" w:lineRule="auto"/>
        <w:ind w:left="720"/>
        <w:jc w:val="both"/>
        <w:rPr>
          <w:rFonts w:ascii="Arial" w:hAnsi="Arial" w:eastAsia="Calibri" w:cs="Arial"/>
          <w:i/>
          <w:iCs/>
          <w:kern w:val="0"/>
          <w:sz w:val="28"/>
          <w:szCs w:val="28"/>
          <w:lang w:val="en-ZW"/>
          <w14:ligatures w14:val="none"/>
        </w:rPr>
      </w:pPr>
      <w:r w:rsidRPr="00756A4C">
        <w:rPr>
          <w:rFonts w:ascii="Arial" w:hAnsi="Arial" w:eastAsia="Calibri" w:cs="Arial"/>
          <w:i/>
          <w:iCs/>
          <w:kern w:val="0"/>
          <w:sz w:val="28"/>
          <w:szCs w:val="28"/>
          <w:lang w:val="en-ZW"/>
          <w14:ligatures w14:val="none"/>
        </w:rPr>
        <w:t>And it came to pass after these things, that one told Joseph, Behold, thy father is sick: and he took with him his two sons, Manasseh and Ephraim</w:t>
      </w:r>
    </w:p>
    <w:p w:rsidR="002B366F" w:rsidP="002B366F" w:rsidRDefault="002B366F" w14:paraId="6D54A128" w14:textId="77777777">
      <w:pPr>
        <w:tabs>
          <w:tab w:val="left" w:pos="7227"/>
        </w:tabs>
        <w:spacing w:line="259" w:lineRule="auto"/>
        <w:jc w:val="both"/>
        <w:rPr>
          <w:rFonts w:ascii="Arial" w:hAnsi="Arial" w:eastAsia="Calibri" w:cs="Arial"/>
          <w:kern w:val="0"/>
          <w:sz w:val="28"/>
          <w:szCs w:val="28"/>
          <w:lang w:val="en-ZW"/>
          <w14:ligatures w14:val="none"/>
        </w:rPr>
      </w:pPr>
      <w:r w:rsidRPr="002662EE">
        <w:rPr>
          <w:rFonts w:ascii="Arial" w:hAnsi="Arial" w:eastAsia="Calibri" w:cs="Arial"/>
          <w:kern w:val="0"/>
          <w:sz w:val="28"/>
          <w:szCs w:val="28"/>
          <w:vertAlign w:val="superscript"/>
          <w:lang w:val="en-ZW"/>
          <w14:ligatures w14:val="none"/>
        </w:rPr>
        <w:t>40</w:t>
      </w:r>
      <w:r>
        <w:rPr>
          <w:rFonts w:ascii="Arial" w:hAnsi="Arial" w:eastAsia="Calibri" w:cs="Arial"/>
          <w:kern w:val="0"/>
          <w:sz w:val="28"/>
          <w:szCs w:val="28"/>
          <w:vertAlign w:val="superscript"/>
          <w:lang w:val="en-ZW"/>
          <w14:ligatures w14:val="none"/>
        </w:rPr>
        <w:t xml:space="preserve"> </w:t>
      </w:r>
      <w:proofErr w:type="spellStart"/>
      <w:r>
        <w:rPr>
          <w:rFonts w:ascii="Arial" w:hAnsi="Arial" w:eastAsia="Calibri" w:cs="Arial"/>
          <w:kern w:val="0"/>
          <w:sz w:val="28"/>
          <w:szCs w:val="28"/>
          <w:lang w:val="en-ZW"/>
          <w14:ligatures w14:val="none"/>
        </w:rPr>
        <w:t>Akaziva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baba </w:t>
      </w:r>
      <w:proofErr w:type="spellStart"/>
      <w:r>
        <w:rPr>
          <w:rFonts w:ascii="Arial" w:hAnsi="Arial" w:eastAsia="Calibri" w:cs="Arial"/>
          <w:kern w:val="0"/>
          <w:sz w:val="28"/>
          <w:szCs w:val="28"/>
          <w:lang w:val="en-ZW"/>
          <w14:ligatures w14:val="none"/>
        </w:rPr>
        <w:t>varwara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ndobva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amhanya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kutora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twupfanha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twake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ndobva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amhanya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natwo</w:t>
      </w:r>
      <w:proofErr w:type="spellEnd"/>
      <w:r>
        <w:rPr>
          <w:rFonts w:ascii="Arial" w:hAnsi="Arial" w:eastAsia="Calibri" w:cs="Arial"/>
          <w:kern w:val="0"/>
          <w:sz w:val="28"/>
          <w:szCs w:val="28"/>
          <w:lang w:val="en-ZW"/>
          <w14:ligatures w14:val="none"/>
        </w:rPr>
        <w:t xml:space="preserve">. Why did he rush there? Why? Why did he rush with these two children baba </w:t>
      </w:r>
      <w:proofErr w:type="spellStart"/>
      <w:r>
        <w:rPr>
          <w:rFonts w:ascii="Arial" w:hAnsi="Arial" w:eastAsia="Calibri" w:cs="Arial"/>
          <w:kern w:val="0"/>
          <w:sz w:val="28"/>
          <w:szCs w:val="28"/>
          <w:lang w:val="en-ZW"/>
          <w14:ligatures w14:val="none"/>
        </w:rPr>
        <w:t>varwara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ndanzwa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w:t>
      </w:r>
      <w:proofErr w:type="spellEnd"/>
      <w:r>
        <w:rPr>
          <w:rFonts w:ascii="Arial" w:hAnsi="Arial" w:eastAsia="Calibri" w:cs="Arial"/>
          <w:kern w:val="0"/>
          <w:sz w:val="28"/>
          <w:szCs w:val="28"/>
          <w:lang w:val="en-ZW"/>
          <w14:ligatures w14:val="none"/>
        </w:rPr>
        <w:t>—</w:t>
      </w:r>
      <w:proofErr w:type="spellStart"/>
      <w:r>
        <w:rPr>
          <w:rFonts w:ascii="Arial" w:hAnsi="Arial" w:eastAsia="Calibri" w:cs="Arial"/>
          <w:kern w:val="0"/>
          <w:sz w:val="28"/>
          <w:szCs w:val="28"/>
          <w:lang w:val="en-ZW"/>
          <w14:ligatures w14:val="none"/>
        </w:rPr>
        <w:t>kurwara</w:t>
      </w:r>
      <w:proofErr w:type="spellEnd"/>
      <w:r>
        <w:rPr>
          <w:rFonts w:ascii="Arial" w:hAnsi="Arial" w:eastAsia="Calibri" w:cs="Arial"/>
          <w:kern w:val="0"/>
          <w:sz w:val="28"/>
          <w:szCs w:val="28"/>
          <w:lang w:val="en-ZW"/>
          <w14:ligatures w14:val="none"/>
        </w:rPr>
        <w:t xml:space="preserve"> uku </w:t>
      </w:r>
      <w:proofErr w:type="spellStart"/>
      <w:r>
        <w:rPr>
          <w:rFonts w:ascii="Arial" w:hAnsi="Arial" w:eastAsia="Calibri" w:cs="Arial"/>
          <w:kern w:val="0"/>
          <w:sz w:val="28"/>
          <w:szCs w:val="28"/>
          <w:lang w:val="en-ZW"/>
          <w14:ligatures w14:val="none"/>
        </w:rPr>
        <w:t>kunogona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kunge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kwakwerufu</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mukati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Ndokumhanya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manje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netwuvana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twake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handei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munoona</w:t>
      </w:r>
      <w:proofErr w:type="spellEnd"/>
      <w:r>
        <w:rPr>
          <w:rFonts w:ascii="Arial" w:hAnsi="Arial" w:eastAsia="Calibri" w:cs="Arial"/>
          <w:kern w:val="0"/>
          <w:sz w:val="28"/>
          <w:szCs w:val="28"/>
          <w:lang w:val="en-ZW"/>
          <w14:ligatures w14:val="none"/>
        </w:rPr>
        <w:t xml:space="preserve"> Verse 2 tese: </w:t>
      </w:r>
    </w:p>
    <w:p w:rsidR="002B366F" w:rsidP="002B366F" w:rsidRDefault="002B366F" w14:paraId="62B77DAE" w14:textId="77777777">
      <w:pPr>
        <w:tabs>
          <w:tab w:val="left" w:pos="7227"/>
        </w:tabs>
        <w:spacing w:line="259" w:lineRule="auto"/>
        <w:ind w:left="720"/>
        <w:jc w:val="both"/>
        <w:rPr>
          <w:rFonts w:ascii="Arial" w:hAnsi="Arial" w:eastAsia="Calibri" w:cs="Arial"/>
          <w:i/>
          <w:iCs/>
          <w:kern w:val="0"/>
          <w:sz w:val="28"/>
          <w:szCs w:val="28"/>
          <w:lang w:val="en-ZW"/>
          <w14:ligatures w14:val="none"/>
        </w:rPr>
      </w:pPr>
      <w:r w:rsidRPr="007764EE">
        <w:rPr>
          <w:rFonts w:ascii="Arial" w:hAnsi="Arial" w:eastAsia="Calibri" w:cs="Arial"/>
          <w:i/>
          <w:iCs/>
          <w:kern w:val="0"/>
          <w:sz w:val="28"/>
          <w:szCs w:val="28"/>
          <w:lang w:val="en-ZW"/>
          <w14:ligatures w14:val="none"/>
        </w:rPr>
        <w:t>And one told Jacob, and said, Behold, thy son Joseph cometh unto thee: and Israel strengthened himself, and sat upon the bed</w:t>
      </w:r>
    </w:p>
    <w:p w:rsidR="002B366F" w:rsidP="002B366F" w:rsidRDefault="002B366F" w14:paraId="345D69AF" w14:textId="77777777">
      <w:pPr>
        <w:tabs>
          <w:tab w:val="left" w:pos="7227"/>
        </w:tabs>
        <w:spacing w:line="259" w:lineRule="auto"/>
        <w:jc w:val="both"/>
        <w:rPr>
          <w:rFonts w:ascii="Arial" w:hAnsi="Arial" w:eastAsia="Calibri" w:cs="Arial"/>
          <w:kern w:val="0"/>
          <w:sz w:val="28"/>
          <w:szCs w:val="28"/>
          <w:lang w:val="en-ZW"/>
          <w14:ligatures w14:val="none"/>
        </w:rPr>
      </w:pPr>
      <w:r w:rsidRPr="002662EE">
        <w:rPr>
          <w:rFonts w:ascii="Arial" w:hAnsi="Arial" w:eastAsia="Calibri" w:cs="Arial"/>
          <w:kern w:val="0"/>
          <w:sz w:val="28"/>
          <w:szCs w:val="28"/>
          <w:vertAlign w:val="superscript"/>
          <w:lang w:val="en-ZW"/>
          <w14:ligatures w14:val="none"/>
        </w:rPr>
        <w:t>41</w:t>
      </w:r>
      <w:r>
        <w:rPr>
          <w:rFonts w:ascii="Arial" w:hAnsi="Arial" w:eastAsia="Calibri" w:cs="Arial"/>
          <w:kern w:val="0"/>
          <w:sz w:val="28"/>
          <w:szCs w:val="28"/>
          <w:vertAlign w:val="superscript"/>
          <w:lang w:val="en-ZW"/>
          <w14:ligatures w14:val="none"/>
        </w:rPr>
        <w:t xml:space="preserve"> </w:t>
      </w:r>
      <w:proofErr w:type="spellStart"/>
      <w:r>
        <w:rPr>
          <w:rFonts w:ascii="Arial" w:hAnsi="Arial" w:eastAsia="Calibri" w:cs="Arial"/>
          <w:kern w:val="0"/>
          <w:sz w:val="28"/>
          <w:szCs w:val="28"/>
          <w:lang w:val="en-ZW"/>
          <w14:ligatures w14:val="none"/>
        </w:rPr>
        <w:t>Murikuzviona</w:t>
      </w:r>
      <w:proofErr w:type="spellEnd"/>
      <w:r>
        <w:rPr>
          <w:rFonts w:ascii="Arial" w:hAnsi="Arial" w:eastAsia="Calibri" w:cs="Arial"/>
          <w:kern w:val="0"/>
          <w:sz w:val="28"/>
          <w:szCs w:val="28"/>
          <w:lang w:val="en-ZW"/>
          <w14:ligatures w14:val="none"/>
        </w:rPr>
        <w:t xml:space="preserve">? </w:t>
      </w:r>
      <w:r w:rsidRPr="00E33340">
        <w:rPr>
          <w:rFonts w:ascii="Arial" w:hAnsi="Arial" w:eastAsia="Calibri" w:cs="Arial"/>
          <w:kern w:val="0"/>
          <w:sz w:val="18"/>
          <w:szCs w:val="18"/>
          <w:lang w:val="en-ZW"/>
          <w14:ligatures w14:val="none"/>
        </w:rPr>
        <w:t>[Congregation says, “Amen.”</w:t>
      </w:r>
      <w:r w:rsidRPr="00132E59">
        <w:rPr>
          <w:rFonts w:ascii="Arial" w:hAnsi="Arial" w:eastAsia="Calibri" w:cs="Arial"/>
          <w:kern w:val="0"/>
          <w:sz w:val="18"/>
          <w:szCs w:val="18"/>
          <w:lang w:val="en-ZW"/>
          <w14:ligatures w14:val="none"/>
        </w:rPr>
        <w:t>]</w:t>
      </w:r>
      <w:r w:rsidRPr="00E33340">
        <w:rPr>
          <w:rFonts w:ascii="Arial" w:hAnsi="Arial" w:eastAsia="Calibri" w:cs="Arial"/>
          <w:kern w:val="0"/>
          <w:sz w:val="18"/>
          <w:szCs w:val="18"/>
          <w:lang w:val="en-ZW"/>
          <w14:ligatures w14:val="none"/>
        </w:rPr>
        <w:t xml:space="preserve"> </w:t>
      </w:r>
      <w:r>
        <w:rPr>
          <w:rFonts w:ascii="Arial" w:hAnsi="Arial" w:eastAsia="Calibri" w:cs="Arial"/>
          <w:kern w:val="0"/>
          <w:sz w:val="28"/>
          <w:szCs w:val="28"/>
          <w:lang w:val="en-ZW"/>
          <w14:ligatures w14:val="none"/>
        </w:rPr>
        <w:t xml:space="preserve">Wanga </w:t>
      </w:r>
      <w:proofErr w:type="spellStart"/>
      <w:r>
        <w:rPr>
          <w:rFonts w:ascii="Arial" w:hAnsi="Arial" w:eastAsia="Calibri" w:cs="Arial"/>
          <w:kern w:val="0"/>
          <w:sz w:val="28"/>
          <w:szCs w:val="28"/>
          <w:lang w:val="en-ZW"/>
          <w14:ligatures w14:val="none"/>
        </w:rPr>
        <w:t>arwara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zvekufa</w:t>
      </w:r>
      <w:proofErr w:type="spellEnd"/>
      <w:r>
        <w:rPr>
          <w:rFonts w:ascii="Arial" w:hAnsi="Arial" w:eastAsia="Calibri" w:cs="Arial"/>
          <w:kern w:val="0"/>
          <w:sz w:val="28"/>
          <w:szCs w:val="28"/>
          <w:lang w:val="en-ZW"/>
          <w14:ligatures w14:val="none"/>
        </w:rPr>
        <w:t xml:space="preserve"> but </w:t>
      </w:r>
      <w:proofErr w:type="spellStart"/>
      <w:r>
        <w:rPr>
          <w:rFonts w:ascii="Arial" w:hAnsi="Arial" w:eastAsia="Calibri" w:cs="Arial"/>
          <w:kern w:val="0"/>
          <w:sz w:val="28"/>
          <w:szCs w:val="28"/>
          <w:lang w:val="en-ZW"/>
          <w14:ligatures w14:val="none"/>
        </w:rPr>
        <w:t>paakanzwa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mwana</w:t>
      </w:r>
      <w:proofErr w:type="spellEnd"/>
      <w:r>
        <w:rPr>
          <w:rFonts w:ascii="Arial" w:hAnsi="Arial" w:eastAsia="Calibri" w:cs="Arial"/>
          <w:kern w:val="0"/>
          <w:sz w:val="28"/>
          <w:szCs w:val="28"/>
          <w:lang w:val="en-ZW"/>
          <w14:ligatures w14:val="none"/>
        </w:rPr>
        <w:t xml:space="preserve"> wake favourite son </w:t>
      </w:r>
      <w:proofErr w:type="spellStart"/>
      <w:r>
        <w:rPr>
          <w:rFonts w:ascii="Arial" w:hAnsi="Arial" w:eastAsia="Calibri" w:cs="Arial"/>
          <w:kern w:val="0"/>
          <w:sz w:val="28"/>
          <w:szCs w:val="28"/>
          <w:lang w:val="en-ZW"/>
          <w14:ligatures w14:val="none"/>
        </w:rPr>
        <w:t>yakudii</w:t>
      </w:r>
      <w:proofErr w:type="spellEnd"/>
      <w:r>
        <w:rPr>
          <w:rFonts w:ascii="Arial" w:hAnsi="Arial" w:eastAsia="Calibri" w:cs="Arial"/>
          <w:kern w:val="0"/>
          <w:sz w:val="28"/>
          <w:szCs w:val="28"/>
          <w:lang w:val="en-ZW"/>
          <w14:ligatures w14:val="none"/>
        </w:rPr>
        <w:t xml:space="preserve">…? </w:t>
      </w:r>
      <w:r w:rsidRPr="00C45BE9">
        <w:rPr>
          <w:rFonts w:ascii="Arial" w:hAnsi="Arial" w:eastAsia="Calibri" w:cs="Arial"/>
          <w:kern w:val="0"/>
          <w:sz w:val="18"/>
          <w:szCs w:val="18"/>
          <w:lang w:val="en-ZW"/>
          <w14:ligatures w14:val="none"/>
        </w:rPr>
        <w:t>[Congregation says, “</w:t>
      </w:r>
      <w:proofErr w:type="spellStart"/>
      <w:r w:rsidRPr="00C45BE9">
        <w:rPr>
          <w:rFonts w:ascii="Arial" w:hAnsi="Arial" w:eastAsia="Calibri" w:cs="Arial"/>
          <w:kern w:val="0"/>
          <w:sz w:val="18"/>
          <w:szCs w:val="18"/>
          <w:lang w:val="en-ZW"/>
          <w14:ligatures w14:val="none"/>
        </w:rPr>
        <w:t>yakuuya</w:t>
      </w:r>
      <w:proofErr w:type="spellEnd"/>
      <w:r w:rsidRPr="00C45BE9">
        <w:rPr>
          <w:rFonts w:ascii="Arial" w:hAnsi="Arial" w:eastAsia="Calibri" w:cs="Arial"/>
          <w:kern w:val="0"/>
          <w:sz w:val="18"/>
          <w:szCs w:val="18"/>
          <w:lang w:val="en-ZW"/>
          <w14:ligatures w14:val="none"/>
        </w:rPr>
        <w:t>.”</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Chidhara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chakasimuka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chikazembera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mumudhuri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ah </w:t>
      </w:r>
      <w:proofErr w:type="spellStart"/>
      <w:r>
        <w:rPr>
          <w:rFonts w:ascii="Arial" w:hAnsi="Arial" w:eastAsia="Calibri" w:cs="Arial"/>
          <w:kern w:val="0"/>
          <w:sz w:val="28"/>
          <w:szCs w:val="28"/>
          <w:lang w:val="en-ZW"/>
          <w14:ligatures w14:val="none"/>
        </w:rPr>
        <w:t>ndotongomuona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che</w:t>
      </w:r>
      <w:proofErr w:type="spellEnd"/>
      <w:r>
        <w:rPr>
          <w:rFonts w:ascii="Arial" w:hAnsi="Arial" w:eastAsia="Calibri" w:cs="Arial"/>
          <w:kern w:val="0"/>
          <w:sz w:val="28"/>
          <w:szCs w:val="28"/>
          <w:lang w:val="en-ZW"/>
          <w14:ligatures w14:val="none"/>
        </w:rPr>
        <w:t xml:space="preserve">…? </w:t>
      </w:r>
      <w:r w:rsidRPr="00433963">
        <w:rPr>
          <w:rFonts w:ascii="Arial" w:hAnsi="Arial" w:eastAsia="Calibri" w:cs="Arial"/>
          <w:kern w:val="0"/>
          <w:sz w:val="18"/>
          <w:szCs w:val="18"/>
          <w:lang w:val="en-ZW"/>
          <w14:ligatures w14:val="none"/>
        </w:rPr>
        <w:t>[Congregation says, “</w:t>
      </w:r>
      <w:proofErr w:type="spellStart"/>
      <w:r w:rsidRPr="00433963">
        <w:rPr>
          <w:rFonts w:ascii="Arial" w:hAnsi="Arial" w:eastAsia="Calibri" w:cs="Arial"/>
          <w:kern w:val="0"/>
          <w:sz w:val="18"/>
          <w:szCs w:val="18"/>
          <w:lang w:val="en-ZW"/>
          <w14:ligatures w14:val="none"/>
        </w:rPr>
        <w:t>chete</w:t>
      </w:r>
      <w:proofErr w:type="spellEnd"/>
      <w:r w:rsidRPr="00433963">
        <w:rPr>
          <w:rFonts w:ascii="Arial" w:hAnsi="Arial" w:eastAsia="Calibri" w:cs="Arial"/>
          <w:kern w:val="0"/>
          <w:sz w:val="18"/>
          <w:szCs w:val="18"/>
          <w:lang w:val="en-ZW"/>
          <w14:ligatures w14:val="none"/>
        </w:rPr>
        <w:t>.”</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Let’s see his last effort. </w:t>
      </w:r>
      <w:r w:rsidRPr="00EE22A4">
        <w:rPr>
          <w:rFonts w:ascii="Arial" w:hAnsi="Arial" w:eastAsia="Calibri" w:cs="Arial"/>
          <w:kern w:val="0"/>
          <w:sz w:val="18"/>
          <w:szCs w:val="18"/>
          <w:lang w:val="en-ZW"/>
          <w14:ligatures w14:val="none"/>
        </w:rPr>
        <w:t>[Congregation says, “Amen.”</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Hallelujah! </w:t>
      </w:r>
      <w:r w:rsidRPr="00A162AA">
        <w:rPr>
          <w:rFonts w:ascii="Arial" w:hAnsi="Arial" w:eastAsia="Calibri" w:cs="Arial"/>
          <w:kern w:val="0"/>
          <w:sz w:val="18"/>
          <w:szCs w:val="18"/>
          <w:lang w:val="en-ZW"/>
          <w14:ligatures w14:val="none"/>
        </w:rPr>
        <w:t>[Congregation says, “Amen.”</w:t>
      </w:r>
      <w:r w:rsidRPr="00132E59">
        <w:rPr>
          <w:rFonts w:ascii="Arial" w:hAnsi="Arial" w:eastAsia="Calibri" w:cs="Arial"/>
          <w:kern w:val="0"/>
          <w:sz w:val="18"/>
          <w:szCs w:val="18"/>
          <w:lang w:val="en-ZW"/>
          <w14:ligatures w14:val="none"/>
        </w:rPr>
        <w:t>]</w:t>
      </w:r>
      <w:r w:rsidRPr="00A162AA">
        <w:rPr>
          <w:rFonts w:ascii="Arial" w:hAnsi="Arial" w:eastAsia="Calibri" w:cs="Arial"/>
          <w:kern w:val="0"/>
          <w:sz w:val="18"/>
          <w:szCs w:val="18"/>
          <w:lang w:val="en-ZW"/>
          <w14:ligatures w14:val="none"/>
        </w:rPr>
        <w:t xml:space="preserve"> </w:t>
      </w:r>
      <w:r>
        <w:rPr>
          <w:rFonts w:ascii="Arial" w:hAnsi="Arial" w:eastAsia="Calibri" w:cs="Arial"/>
          <w:kern w:val="0"/>
          <w:sz w:val="28"/>
          <w:szCs w:val="28"/>
          <w:lang w:val="en-ZW"/>
          <w14:ligatures w14:val="none"/>
        </w:rPr>
        <w:t xml:space="preserve">Amen! </w:t>
      </w:r>
      <w:r w:rsidRPr="00EE22A4">
        <w:rPr>
          <w:rFonts w:ascii="Arial" w:hAnsi="Arial" w:eastAsia="Calibri" w:cs="Arial"/>
          <w:kern w:val="0"/>
          <w:sz w:val="18"/>
          <w:szCs w:val="18"/>
          <w:lang w:val="en-ZW"/>
          <w14:ligatures w14:val="none"/>
        </w:rPr>
        <w:t>[Congregation says, “Amen.”</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Last effort </w:t>
      </w:r>
      <w:proofErr w:type="spellStart"/>
      <w:r>
        <w:rPr>
          <w:rFonts w:ascii="Arial" w:hAnsi="Arial" w:eastAsia="Calibri" w:cs="Arial"/>
          <w:kern w:val="0"/>
          <w:sz w:val="28"/>
          <w:szCs w:val="28"/>
          <w:lang w:val="en-ZW"/>
          <w14:ligatures w14:val="none"/>
        </w:rPr>
        <w:t>yake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yakaenda</w:t>
      </w:r>
      <w:proofErr w:type="spellEnd"/>
      <w:r>
        <w:rPr>
          <w:rFonts w:ascii="Arial" w:hAnsi="Arial" w:eastAsia="Calibri" w:cs="Arial"/>
          <w:kern w:val="0"/>
          <w:sz w:val="28"/>
          <w:szCs w:val="28"/>
          <w:lang w:val="en-ZW"/>
          <w14:ligatures w14:val="none"/>
        </w:rPr>
        <w:t xml:space="preserve"> kune the right </w:t>
      </w:r>
      <w:proofErr w:type="spellStart"/>
      <w:r>
        <w:rPr>
          <w:rFonts w:ascii="Arial" w:hAnsi="Arial" w:eastAsia="Calibri" w:cs="Arial"/>
          <w:kern w:val="0"/>
          <w:sz w:val="28"/>
          <w:szCs w:val="28"/>
          <w:lang w:val="en-ZW"/>
          <w14:ligatures w14:val="none"/>
        </w:rPr>
        <w:t>yababa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ve</w:t>
      </w:r>
      <w:proofErr w:type="spellEnd"/>
      <w:r>
        <w:rPr>
          <w:rFonts w:ascii="Arial" w:hAnsi="Arial" w:eastAsia="Calibri" w:cs="Arial"/>
          <w:kern w:val="0"/>
          <w:sz w:val="28"/>
          <w:szCs w:val="28"/>
          <w:lang w:val="en-ZW"/>
          <w14:ligatures w14:val="none"/>
        </w:rPr>
        <w:t xml:space="preserve">…? </w:t>
      </w:r>
      <w:r w:rsidRPr="00EE22A4">
        <w:rPr>
          <w:rFonts w:ascii="Arial" w:hAnsi="Arial" w:eastAsia="Calibri" w:cs="Arial"/>
          <w:kern w:val="0"/>
          <w:sz w:val="18"/>
          <w:szCs w:val="18"/>
          <w:lang w:val="en-ZW"/>
          <w14:ligatures w14:val="none"/>
        </w:rPr>
        <w:t>[Congregation says, “</w:t>
      </w:r>
      <w:proofErr w:type="spellStart"/>
      <w:r>
        <w:rPr>
          <w:rFonts w:ascii="Arial" w:hAnsi="Arial" w:eastAsia="Calibri" w:cs="Arial"/>
          <w:kern w:val="0"/>
          <w:sz w:val="18"/>
          <w:szCs w:val="18"/>
          <w:lang w:val="en-ZW"/>
          <w14:ligatures w14:val="none"/>
        </w:rPr>
        <w:t>vese</w:t>
      </w:r>
      <w:proofErr w:type="spellEnd"/>
      <w:r>
        <w:rPr>
          <w:rFonts w:ascii="Arial" w:hAnsi="Arial" w:eastAsia="Calibri" w:cs="Arial"/>
          <w:kern w:val="0"/>
          <w:sz w:val="18"/>
          <w:szCs w:val="18"/>
          <w:lang w:val="en-ZW"/>
          <w14:ligatures w14:val="none"/>
        </w:rPr>
        <w:t>,</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vese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Ndokwaakaenda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w:t>
      </w:r>
      <w:proofErr w:type="spellEnd"/>
      <w:r>
        <w:rPr>
          <w:rFonts w:ascii="Arial" w:hAnsi="Arial" w:eastAsia="Calibri" w:cs="Arial"/>
          <w:kern w:val="0"/>
          <w:sz w:val="28"/>
          <w:szCs w:val="28"/>
          <w:lang w:val="en-ZW"/>
          <w14:ligatures w14:val="none"/>
        </w:rPr>
        <w:t xml:space="preserve"> right </w:t>
      </w:r>
      <w:proofErr w:type="spellStart"/>
      <w:r>
        <w:rPr>
          <w:rFonts w:ascii="Arial" w:hAnsi="Arial" w:eastAsia="Calibri" w:cs="Arial"/>
          <w:kern w:val="0"/>
          <w:sz w:val="28"/>
          <w:szCs w:val="28"/>
          <w:lang w:val="en-ZW"/>
          <w14:ligatures w14:val="none"/>
        </w:rPr>
        <w:t>yababa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vese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ikoko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haana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chimwe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chaaka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udza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vapfanha</w:t>
      </w:r>
      <w:proofErr w:type="spellEnd"/>
      <w:r>
        <w:rPr>
          <w:rFonts w:ascii="Arial" w:hAnsi="Arial" w:eastAsia="Calibri" w:cs="Arial"/>
          <w:kern w:val="0"/>
          <w:sz w:val="28"/>
          <w:szCs w:val="28"/>
          <w:lang w:val="en-ZW"/>
          <w14:ligatures w14:val="none"/>
        </w:rPr>
        <w:t xml:space="preserve"> ava, </w:t>
      </w:r>
      <w:proofErr w:type="spellStart"/>
      <w:r>
        <w:rPr>
          <w:rFonts w:ascii="Arial" w:hAnsi="Arial" w:eastAsia="Calibri" w:cs="Arial"/>
          <w:kern w:val="0"/>
          <w:sz w:val="28"/>
          <w:szCs w:val="28"/>
          <w:lang w:val="en-ZW"/>
          <w14:ligatures w14:val="none"/>
        </w:rPr>
        <w:t>akavaudza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chinhu</w:t>
      </w:r>
      <w:proofErr w:type="spellEnd"/>
      <w:r>
        <w:rPr>
          <w:rFonts w:ascii="Arial" w:hAnsi="Arial" w:eastAsia="Calibri" w:cs="Arial"/>
          <w:kern w:val="0"/>
          <w:sz w:val="28"/>
          <w:szCs w:val="28"/>
          <w:lang w:val="en-ZW"/>
          <w14:ligatures w14:val="none"/>
        </w:rPr>
        <w:t xml:space="preserve"> one which is the father’s what…? </w:t>
      </w:r>
      <w:r w:rsidRPr="00C95186">
        <w:rPr>
          <w:rFonts w:ascii="Arial" w:hAnsi="Arial" w:eastAsia="Calibri" w:cs="Arial"/>
          <w:kern w:val="0"/>
          <w:sz w:val="18"/>
          <w:szCs w:val="18"/>
          <w:lang w:val="en-ZW"/>
          <w14:ligatures w14:val="none"/>
        </w:rPr>
        <w:t>[Apostle and Congregation says, “right.”</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Heemeni</w:t>
      </w:r>
      <w:proofErr w:type="spellEnd"/>
      <w:r>
        <w:rPr>
          <w:rFonts w:ascii="Arial" w:hAnsi="Arial" w:eastAsia="Calibri" w:cs="Arial"/>
          <w:kern w:val="0"/>
          <w:sz w:val="28"/>
          <w:szCs w:val="28"/>
          <w:lang w:val="en-ZW"/>
          <w14:ligatures w14:val="none"/>
        </w:rPr>
        <w:t xml:space="preserve">. </w:t>
      </w:r>
      <w:bookmarkStart w:name="_Hlk206163248" w:id="74"/>
      <w:r w:rsidRPr="00C95186">
        <w:rPr>
          <w:rFonts w:ascii="Arial" w:hAnsi="Arial" w:eastAsia="Calibri" w:cs="Arial"/>
          <w:kern w:val="0"/>
          <w:sz w:val="18"/>
          <w:szCs w:val="18"/>
          <w:lang w:val="en-ZW"/>
          <w14:ligatures w14:val="none"/>
        </w:rPr>
        <w:t>[Congregation says, “Amen.”</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w:t>
      </w:r>
      <w:bookmarkEnd w:id="74"/>
      <w:r>
        <w:rPr>
          <w:rFonts w:ascii="Arial" w:hAnsi="Arial" w:eastAsia="Calibri" w:cs="Arial"/>
          <w:kern w:val="0"/>
          <w:sz w:val="28"/>
          <w:szCs w:val="28"/>
          <w:lang w:val="en-ZW"/>
          <w14:ligatures w14:val="none"/>
        </w:rPr>
        <w:t xml:space="preserve">Verse 3 </w:t>
      </w:r>
      <w:proofErr w:type="spellStart"/>
      <w:r>
        <w:rPr>
          <w:rFonts w:ascii="Arial" w:hAnsi="Arial" w:eastAsia="Calibri" w:cs="Arial"/>
          <w:kern w:val="0"/>
          <w:sz w:val="28"/>
          <w:szCs w:val="28"/>
          <w:lang w:val="en-ZW"/>
          <w14:ligatures w14:val="none"/>
        </w:rPr>
        <w:t>hativerengei</w:t>
      </w:r>
      <w:proofErr w:type="spellEnd"/>
      <w:r>
        <w:rPr>
          <w:rFonts w:ascii="Arial" w:hAnsi="Arial" w:eastAsia="Calibri" w:cs="Arial"/>
          <w:kern w:val="0"/>
          <w:sz w:val="28"/>
          <w:szCs w:val="28"/>
          <w:lang w:val="en-ZW"/>
          <w14:ligatures w14:val="none"/>
        </w:rPr>
        <w:t xml:space="preserve"> , </w:t>
      </w:r>
      <w:proofErr w:type="spellStart"/>
      <w:ins w:author="Transcriber01 JHB" w:date="2025-08-25T09:14:00Z" w16du:dateUtc="2025-08-25T07:14:00Z" w:id="75">
        <w:r>
          <w:rPr>
            <w:rFonts w:ascii="Arial" w:hAnsi="Arial" w:eastAsia="Calibri" w:cs="Arial"/>
            <w:kern w:val="0"/>
            <w:sz w:val="28"/>
            <w:szCs w:val="28"/>
            <w:lang w:val="en-ZW"/>
            <w14:ligatures w14:val="none"/>
          </w:rPr>
          <w:t>te</w:t>
        </w:r>
        <w:proofErr w:type="spellEnd"/>
        <w:r>
          <w:rPr>
            <w:rFonts w:ascii="Arial" w:hAnsi="Arial" w:eastAsia="Calibri" w:cs="Arial"/>
            <w:kern w:val="0"/>
            <w:sz w:val="28"/>
            <w:szCs w:val="28"/>
            <w:lang w:val="en-ZW"/>
            <w14:ligatures w14:val="none"/>
          </w:rPr>
          <w:t>—</w:t>
        </w:r>
      </w:ins>
      <w:r>
        <w:rPr>
          <w:rFonts w:ascii="Arial" w:hAnsi="Arial" w:eastAsia="Calibri" w:cs="Arial"/>
          <w:kern w:val="0"/>
          <w:sz w:val="28"/>
          <w:szCs w:val="28"/>
          <w:lang w:val="en-ZW"/>
          <w14:ligatures w14:val="none"/>
        </w:rPr>
        <w:t xml:space="preserve">verse 3 tese: </w:t>
      </w:r>
    </w:p>
    <w:p w:rsidR="002B366F" w:rsidP="002B366F" w:rsidRDefault="002B366F" w14:paraId="7EAC2082" w14:textId="77777777">
      <w:pPr>
        <w:tabs>
          <w:tab w:val="left" w:pos="7227"/>
        </w:tabs>
        <w:spacing w:line="259" w:lineRule="auto"/>
        <w:ind w:left="720"/>
        <w:jc w:val="both"/>
        <w:rPr>
          <w:rFonts w:ascii="Arial" w:hAnsi="Arial" w:eastAsia="Calibri" w:cs="Arial"/>
          <w:i/>
          <w:iCs/>
          <w:kern w:val="0"/>
          <w:sz w:val="28"/>
          <w:szCs w:val="28"/>
          <w:lang w:val="en-ZW"/>
          <w14:ligatures w14:val="none"/>
        </w:rPr>
      </w:pPr>
      <w:r w:rsidRPr="001C4828">
        <w:rPr>
          <w:rFonts w:ascii="Arial" w:hAnsi="Arial" w:eastAsia="Calibri" w:cs="Arial"/>
          <w:i/>
          <w:iCs/>
          <w:kern w:val="0"/>
          <w:sz w:val="28"/>
          <w:szCs w:val="28"/>
          <w:lang w:val="en-ZW"/>
          <w14:ligatures w14:val="none"/>
        </w:rPr>
        <w:t>And Jacob said unto Joseph, God Almighty appeared unto me at Luz in the land of Canaan, and blessed me,</w:t>
      </w:r>
    </w:p>
    <w:p w:rsidR="002B366F" w:rsidP="002B366F" w:rsidRDefault="002B366F" w14:paraId="2C681570" w14:textId="77777777">
      <w:pPr>
        <w:tabs>
          <w:tab w:val="left" w:pos="7227"/>
        </w:tabs>
        <w:spacing w:line="259" w:lineRule="auto"/>
        <w:jc w:val="both"/>
        <w:rPr>
          <w:rFonts w:ascii="Arial" w:hAnsi="Arial" w:eastAsia="Calibri" w:cs="Arial"/>
          <w:kern w:val="0"/>
          <w:sz w:val="28"/>
          <w:szCs w:val="28"/>
          <w:lang w:val="en-ZW"/>
          <w14:ligatures w14:val="none"/>
        </w:rPr>
      </w:pPr>
      <w:r w:rsidRPr="008F590C">
        <w:rPr>
          <w:rFonts w:ascii="Arial" w:hAnsi="Arial" w:eastAsia="Calibri" w:cs="Arial"/>
          <w:kern w:val="0"/>
          <w:sz w:val="28"/>
          <w:szCs w:val="28"/>
          <w:vertAlign w:val="superscript"/>
          <w:lang w:val="en-ZW"/>
          <w14:ligatures w14:val="none"/>
        </w:rPr>
        <w:t>42</w:t>
      </w:r>
      <w:r>
        <w:rPr>
          <w:rFonts w:ascii="Arial" w:hAnsi="Arial" w:eastAsia="Calibri" w:cs="Arial"/>
          <w:kern w:val="0"/>
          <w:sz w:val="28"/>
          <w:szCs w:val="28"/>
          <w:vertAlign w:val="superscript"/>
          <w:lang w:val="en-ZW"/>
          <w14:ligatures w14:val="none"/>
        </w:rPr>
        <w:t xml:space="preserve"> </w:t>
      </w:r>
      <w:r w:rsidRPr="00F81C7D">
        <w:rPr>
          <w:rFonts w:ascii="Arial" w:hAnsi="Arial" w:eastAsia="Calibri" w:cs="Arial"/>
          <w:kern w:val="0"/>
          <w:sz w:val="18"/>
          <w:szCs w:val="18"/>
          <w:lang w:val="en-ZW"/>
          <w14:ligatures w14:val="none"/>
        </w:rPr>
        <w:t>[Congregation says, “Amen.”</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Handina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kunzwa</w:t>
      </w:r>
      <w:proofErr w:type="spellEnd"/>
      <w:r>
        <w:rPr>
          <w:rFonts w:ascii="Arial" w:hAnsi="Arial" w:eastAsia="Calibri" w:cs="Arial"/>
          <w:kern w:val="0"/>
          <w:sz w:val="28"/>
          <w:szCs w:val="28"/>
          <w:lang w:val="en-ZW"/>
          <w14:ligatures w14:val="none"/>
        </w:rPr>
        <w:t xml:space="preserve"> Ameni. </w:t>
      </w:r>
      <w:r w:rsidRPr="00C95186">
        <w:rPr>
          <w:rFonts w:ascii="Arial" w:hAnsi="Arial" w:eastAsia="Calibri" w:cs="Arial"/>
          <w:kern w:val="0"/>
          <w:sz w:val="18"/>
          <w:szCs w:val="18"/>
          <w:lang w:val="en-ZW"/>
          <w14:ligatures w14:val="none"/>
        </w:rPr>
        <w:t>[Congregation says, “Amen.”</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Ndoda</w:t>
      </w:r>
      <w:proofErr w:type="spellEnd"/>
      <w:r>
        <w:rPr>
          <w:rFonts w:ascii="Arial" w:hAnsi="Arial" w:eastAsia="Calibri" w:cs="Arial"/>
          <w:kern w:val="0"/>
          <w:sz w:val="28"/>
          <w:szCs w:val="28"/>
          <w:lang w:val="en-ZW"/>
          <w14:ligatures w14:val="none"/>
        </w:rPr>
        <w:t xml:space="preserve"> Ameni </w:t>
      </w:r>
      <w:proofErr w:type="spellStart"/>
      <w:r>
        <w:rPr>
          <w:rFonts w:ascii="Arial" w:hAnsi="Arial" w:eastAsia="Calibri" w:cs="Arial"/>
          <w:kern w:val="0"/>
          <w:sz w:val="28"/>
          <w:szCs w:val="28"/>
          <w:lang w:val="en-ZW"/>
          <w14:ligatures w14:val="none"/>
        </w:rPr>
        <w:t>akadarika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ipapo</w:t>
      </w:r>
      <w:proofErr w:type="spellEnd"/>
      <w:r>
        <w:rPr>
          <w:rFonts w:ascii="Arial" w:hAnsi="Arial" w:eastAsia="Calibri" w:cs="Arial"/>
          <w:kern w:val="0"/>
          <w:sz w:val="28"/>
          <w:szCs w:val="28"/>
          <w:lang w:val="en-ZW"/>
          <w14:ligatures w14:val="none"/>
        </w:rPr>
        <w:t xml:space="preserve">. </w:t>
      </w:r>
      <w:r w:rsidRPr="00F81C7D">
        <w:rPr>
          <w:rFonts w:ascii="Arial" w:hAnsi="Arial" w:eastAsia="Calibri" w:cs="Arial"/>
          <w:kern w:val="0"/>
          <w:sz w:val="18"/>
          <w:szCs w:val="18"/>
          <w:lang w:val="en-ZW"/>
          <w14:ligatures w14:val="none"/>
        </w:rPr>
        <w:t>[Congregation says, “Amen.”</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Paakaonana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naMwari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aipadii</w:t>
      </w:r>
      <w:proofErr w:type="spellEnd"/>
      <w:r>
        <w:rPr>
          <w:rFonts w:ascii="Arial" w:hAnsi="Arial" w:eastAsia="Calibri" w:cs="Arial"/>
          <w:kern w:val="0"/>
          <w:sz w:val="28"/>
          <w:szCs w:val="28"/>
          <w:lang w:val="en-ZW"/>
          <w14:ligatures w14:val="none"/>
        </w:rPr>
        <w:t xml:space="preserve">…? </w:t>
      </w:r>
      <w:r w:rsidRPr="007F1AF4">
        <w:rPr>
          <w:rFonts w:ascii="Arial" w:hAnsi="Arial" w:eastAsia="Calibri" w:cs="Arial"/>
          <w:kern w:val="0"/>
          <w:sz w:val="18"/>
          <w:szCs w:val="18"/>
          <w:lang w:val="en-ZW"/>
          <w14:ligatures w14:val="none"/>
        </w:rPr>
        <w:t>[Congregation says, “</w:t>
      </w:r>
      <w:proofErr w:type="spellStart"/>
      <w:r w:rsidRPr="007F1AF4">
        <w:rPr>
          <w:rFonts w:ascii="Arial" w:hAnsi="Arial" w:eastAsia="Calibri" w:cs="Arial"/>
          <w:kern w:val="0"/>
          <w:sz w:val="18"/>
          <w:szCs w:val="18"/>
          <w:lang w:val="en-ZW"/>
          <w14:ligatures w14:val="none"/>
        </w:rPr>
        <w:t>aipaziva</w:t>
      </w:r>
      <w:proofErr w:type="spellEnd"/>
      <w:r w:rsidRPr="007F1AF4">
        <w:rPr>
          <w:rFonts w:ascii="Arial" w:hAnsi="Arial" w:eastAsia="Calibri" w:cs="Arial"/>
          <w:kern w:val="0"/>
          <w:sz w:val="18"/>
          <w:szCs w:val="18"/>
          <w:lang w:val="en-ZW"/>
          <w14:ligatures w14:val="none"/>
        </w:rPr>
        <w:t>.”</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Akataura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neguta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racho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chairo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pa Luz Mwari </w:t>
      </w:r>
      <w:proofErr w:type="spellStart"/>
      <w:r>
        <w:rPr>
          <w:rFonts w:ascii="Arial" w:hAnsi="Arial" w:eastAsia="Calibri" w:cs="Arial"/>
          <w:kern w:val="0"/>
          <w:sz w:val="28"/>
          <w:szCs w:val="28"/>
          <w:lang w:val="en-ZW"/>
          <w14:ligatures w14:val="none"/>
        </w:rPr>
        <w:t>vakauya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vakandiona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vakandiropafadza</w:t>
      </w:r>
      <w:proofErr w:type="spellEnd"/>
      <w:r>
        <w:rPr>
          <w:rFonts w:ascii="Arial" w:hAnsi="Arial" w:eastAsia="Calibri" w:cs="Arial"/>
          <w:kern w:val="0"/>
          <w:sz w:val="28"/>
          <w:szCs w:val="28"/>
          <w:lang w:val="en-ZW"/>
          <w14:ligatures w14:val="none"/>
        </w:rPr>
        <w:t xml:space="preserve">. </w:t>
      </w:r>
      <w:r w:rsidRPr="00F81C7D">
        <w:rPr>
          <w:rFonts w:ascii="Arial" w:hAnsi="Arial" w:eastAsia="Calibri" w:cs="Arial"/>
          <w:kern w:val="0"/>
          <w:sz w:val="18"/>
          <w:szCs w:val="18"/>
          <w:lang w:val="en-ZW"/>
          <w14:ligatures w14:val="none"/>
        </w:rPr>
        <w:t>[Congregation says, “Amen.”</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Ngapashaikwe</w:t>
      </w:r>
      <w:proofErr w:type="spellEnd"/>
      <w:r>
        <w:rPr>
          <w:rFonts w:ascii="Arial" w:hAnsi="Arial" w:eastAsia="Calibri" w:cs="Arial"/>
          <w:kern w:val="0"/>
          <w:sz w:val="28"/>
          <w:szCs w:val="28"/>
          <w:lang w:val="en-ZW"/>
          <w14:ligatures w14:val="none"/>
        </w:rPr>
        <w:t xml:space="preserve"> baba </w:t>
      </w:r>
      <w:proofErr w:type="spellStart"/>
      <w:r>
        <w:rPr>
          <w:rFonts w:ascii="Arial" w:hAnsi="Arial" w:eastAsia="Calibri" w:cs="Arial"/>
          <w:kern w:val="0"/>
          <w:sz w:val="28"/>
          <w:szCs w:val="28"/>
          <w:lang w:val="en-ZW"/>
          <w14:ligatures w14:val="none"/>
        </w:rPr>
        <w:t>achanyara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kuudza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mwana</w:t>
      </w:r>
      <w:proofErr w:type="spellEnd"/>
      <w:r>
        <w:rPr>
          <w:rFonts w:ascii="Arial" w:hAnsi="Arial" w:eastAsia="Calibri" w:cs="Arial"/>
          <w:kern w:val="0"/>
          <w:sz w:val="28"/>
          <w:szCs w:val="28"/>
          <w:lang w:val="en-ZW"/>
          <w14:ligatures w14:val="none"/>
        </w:rPr>
        <w:t xml:space="preserve"> wake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Mwari </w:t>
      </w:r>
      <w:proofErr w:type="spellStart"/>
      <w:r>
        <w:rPr>
          <w:rFonts w:ascii="Arial" w:hAnsi="Arial" w:eastAsia="Calibri" w:cs="Arial"/>
          <w:kern w:val="0"/>
          <w:sz w:val="28"/>
          <w:szCs w:val="28"/>
          <w:lang w:val="en-ZW"/>
          <w14:ligatures w14:val="none"/>
        </w:rPr>
        <w:t>wandinonamata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ndiye</w:t>
      </w:r>
      <w:proofErr w:type="spellEnd"/>
      <w:r>
        <w:rPr>
          <w:rFonts w:ascii="Arial" w:hAnsi="Arial" w:eastAsia="Calibri" w:cs="Arial"/>
          <w:kern w:val="0"/>
          <w:sz w:val="28"/>
          <w:szCs w:val="28"/>
          <w:lang w:val="en-ZW"/>
          <w14:ligatures w14:val="none"/>
        </w:rPr>
        <w:t xml:space="preserve"> Mwari </w:t>
      </w:r>
      <w:proofErr w:type="spellStart"/>
      <w:r>
        <w:rPr>
          <w:rFonts w:ascii="Arial" w:hAnsi="Arial" w:eastAsia="Calibri" w:cs="Arial"/>
          <w:kern w:val="0"/>
          <w:sz w:val="28"/>
          <w:szCs w:val="28"/>
          <w:lang w:val="en-ZW"/>
          <w14:ligatures w14:val="none"/>
        </w:rPr>
        <w:t>wako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iwe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Hatiitei</w:t>
      </w:r>
      <w:proofErr w:type="spellEnd"/>
      <w:r>
        <w:rPr>
          <w:rFonts w:ascii="Arial" w:hAnsi="Arial" w:eastAsia="Calibri" w:cs="Arial"/>
          <w:kern w:val="0"/>
          <w:sz w:val="28"/>
          <w:szCs w:val="28"/>
          <w:lang w:val="en-ZW"/>
          <w14:ligatures w14:val="none"/>
        </w:rPr>
        <w:t xml:space="preserve"> Ameni </w:t>
      </w:r>
      <w:proofErr w:type="spellStart"/>
      <w:r>
        <w:rPr>
          <w:rFonts w:ascii="Arial" w:hAnsi="Arial" w:eastAsia="Calibri" w:cs="Arial"/>
          <w:kern w:val="0"/>
          <w:sz w:val="28"/>
          <w:szCs w:val="28"/>
          <w:lang w:val="en-ZW"/>
          <w14:ligatures w14:val="none"/>
        </w:rPr>
        <w:t>varanda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vaMwari</w:t>
      </w:r>
      <w:proofErr w:type="spellEnd"/>
      <w:r>
        <w:rPr>
          <w:rFonts w:ascii="Arial" w:hAnsi="Arial" w:eastAsia="Calibri" w:cs="Arial"/>
          <w:kern w:val="0"/>
          <w:sz w:val="28"/>
          <w:szCs w:val="28"/>
          <w:lang w:val="en-ZW"/>
          <w14:ligatures w14:val="none"/>
        </w:rPr>
        <w:t xml:space="preserve">. </w:t>
      </w:r>
      <w:r w:rsidRPr="007F1AF4">
        <w:rPr>
          <w:rFonts w:ascii="Arial" w:hAnsi="Arial" w:eastAsia="Calibri" w:cs="Arial"/>
          <w:kern w:val="0"/>
          <w:sz w:val="18"/>
          <w:szCs w:val="18"/>
          <w:lang w:val="en-ZW"/>
          <w14:ligatures w14:val="none"/>
        </w:rPr>
        <w:t>[Congregation says, “Amen.”</w:t>
      </w:r>
      <w:r w:rsidRPr="00132E59">
        <w:rPr>
          <w:rFonts w:ascii="Arial" w:hAnsi="Arial" w:eastAsia="Calibri" w:cs="Arial"/>
          <w:kern w:val="0"/>
          <w:sz w:val="18"/>
          <w:szCs w:val="18"/>
          <w:lang w:val="en-ZW"/>
          <w14:ligatures w14:val="none"/>
        </w:rPr>
        <w:t>]</w:t>
      </w:r>
    </w:p>
    <w:p w:rsidRPr="00B04B1E" w:rsidR="002B366F" w:rsidP="002B366F" w:rsidRDefault="002B366F" w14:paraId="300B270E" w14:textId="77777777">
      <w:pPr>
        <w:tabs>
          <w:tab w:val="left" w:pos="7227"/>
        </w:tabs>
        <w:spacing w:line="259" w:lineRule="auto"/>
        <w:jc w:val="both"/>
        <w:rPr>
          <w:rFonts w:ascii="Arial" w:hAnsi="Arial" w:eastAsia="Calibri" w:cs="Arial"/>
          <w:kern w:val="0"/>
          <w:sz w:val="18"/>
          <w:szCs w:val="18"/>
          <w:lang w:val="en-ZW"/>
          <w14:ligatures w14:val="none"/>
        </w:rPr>
      </w:pPr>
      <w:r w:rsidRPr="008F590C" w:rsidR="002B366F">
        <w:rPr>
          <w:rFonts w:ascii="Arial" w:hAnsi="Arial" w:eastAsia="Calibri" w:cs="Arial"/>
          <w:kern w:val="0"/>
          <w:sz w:val="28"/>
          <w:szCs w:val="28"/>
          <w:vertAlign w:val="superscript"/>
          <w:lang w:val="en-ZW"/>
          <w14:ligatures w14:val="none"/>
        </w:rPr>
        <w:t>43</w:t>
      </w:r>
      <w:r w:rsidR="002B366F">
        <w:rPr>
          <w:rFonts w:ascii="Arial" w:hAnsi="Arial" w:eastAsia="Calibri" w:cs="Arial"/>
          <w:kern w:val="0"/>
          <w:sz w:val="28"/>
          <w:szCs w:val="28"/>
          <w:vertAlign w:val="superscript"/>
          <w:lang w:val="en-ZW"/>
          <w14:ligatures w14:val="none"/>
        </w:rPr>
        <w:t xml:space="preserve"> </w:t>
      </w:r>
      <w:r w:rsidR="002B366F">
        <w:rPr>
          <w:rFonts w:ascii="Arial" w:hAnsi="Arial" w:eastAsia="Calibri" w:cs="Arial"/>
          <w:kern w:val="0"/>
          <w:sz w:val="28"/>
          <w:szCs w:val="28"/>
          <w:lang w:val="en-ZW"/>
          <w14:ligatures w14:val="none"/>
        </w:rPr>
        <w:t xml:space="preserve">I dread the day that a son will come and testify to me about my God. </w:t>
      </w:r>
      <w:r w:rsidR="002B366F">
        <w:rPr>
          <w:rFonts w:ascii="Arial" w:hAnsi="Arial" w:eastAsia="Calibri" w:cs="Arial"/>
          <w:kern w:val="0"/>
          <w:sz w:val="28"/>
          <w:szCs w:val="28"/>
          <w:lang w:val="en-ZW"/>
          <w14:ligatures w14:val="none"/>
        </w:rPr>
        <w:t>Hanti’moona</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hazviite</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izvozvo</w:t>
      </w:r>
      <w:r w:rsidR="002B366F">
        <w:rPr>
          <w:rFonts w:ascii="Arial" w:hAnsi="Arial" w:eastAsia="Calibri" w:cs="Arial"/>
          <w:kern w:val="0"/>
          <w:sz w:val="28"/>
          <w:szCs w:val="28"/>
          <w:lang w:val="en-ZW"/>
          <w14:ligatures w14:val="none"/>
        </w:rPr>
        <w:t xml:space="preserve">. </w:t>
      </w:r>
      <w:r w:rsidRPr="007F1AF4" w:rsidR="002B366F">
        <w:rPr>
          <w:rFonts w:ascii="Arial" w:hAnsi="Arial" w:eastAsia="Calibri" w:cs="Arial"/>
          <w:kern w:val="0"/>
          <w:sz w:val="18"/>
          <w:szCs w:val="18"/>
          <w:lang w:val="en-ZW"/>
          <w14:ligatures w14:val="none"/>
        </w:rPr>
        <w:t>[Congregation says, “Amen.”</w:t>
      </w:r>
      <w:r w:rsidRPr="00132E59" w:rsidR="002B366F">
        <w:rPr>
          <w:rFonts w:ascii="Arial" w:hAnsi="Arial" w:eastAsia="Calibri" w:cs="Arial"/>
          <w:kern w:val="0"/>
          <w:sz w:val="18"/>
          <w:szCs w:val="18"/>
          <w:lang w:val="en-ZW"/>
          <w14:ligatures w14:val="none"/>
        </w:rPr>
        <w:t>]</w:t>
      </w:r>
      <w:r w:rsidR="002B366F">
        <w:rPr>
          <w:rFonts w:ascii="Arial" w:hAnsi="Arial" w:eastAsia="Calibri" w:cs="Arial"/>
          <w:kern w:val="0"/>
          <w:sz w:val="28"/>
          <w:szCs w:val="28"/>
          <w:lang w:val="en-ZW"/>
          <w14:ligatures w14:val="none"/>
        </w:rPr>
        <w:t xml:space="preserve"> </w:t>
      </w:r>
      <w:commentRangeStart w:id="76"/>
      <w:r w:rsidR="002B366F">
        <w:rPr>
          <w:rFonts w:ascii="Arial" w:hAnsi="Arial" w:eastAsia="Calibri" w:cs="Arial"/>
          <w:kern w:val="0"/>
          <w:sz w:val="28"/>
          <w:szCs w:val="28"/>
          <w:lang w:val="en-ZW"/>
          <w14:ligatures w14:val="none"/>
        </w:rPr>
        <w:t>…</w:t>
      </w:r>
      <w:commentRangeEnd w:id="76"/>
      <w:r>
        <w:rPr>
          <w:rStyle w:val="CommentReference"/>
        </w:rPr>
        <w:commentReference w:id="76"/>
      </w:r>
      <w:r w:rsidR="002B366F">
        <w:rPr>
          <w:rFonts w:ascii="Arial" w:hAnsi="Arial" w:eastAsia="Calibri" w:cs="Arial"/>
          <w:kern w:val="0"/>
          <w:sz w:val="28"/>
          <w:szCs w:val="28"/>
          <w:lang w:val="en-ZW"/>
          <w14:ligatures w14:val="none"/>
        </w:rPr>
        <w:t xml:space="preserve"> Munesu </w:t>
      </w:r>
      <w:r w:rsidR="002B366F">
        <w:rPr>
          <w:rFonts w:ascii="Arial" w:hAnsi="Arial" w:eastAsia="Calibri" w:cs="Arial"/>
          <w:kern w:val="0"/>
          <w:sz w:val="28"/>
          <w:szCs w:val="28"/>
          <w:lang w:val="en-ZW"/>
          <w14:ligatures w14:val="none"/>
        </w:rPr>
        <w:t>angauye</w:t>
      </w:r>
      <w:r w:rsidR="002B366F">
        <w:rPr>
          <w:rFonts w:ascii="Arial" w:hAnsi="Arial" w:eastAsia="Calibri" w:cs="Arial"/>
          <w:kern w:val="0"/>
          <w:sz w:val="28"/>
          <w:szCs w:val="28"/>
          <w:lang w:val="en-ZW"/>
          <w14:ligatures w14:val="none"/>
        </w:rPr>
        <w:t xml:space="preserve"> here kana </w:t>
      </w:r>
      <w:r w:rsidR="002B366F">
        <w:rPr>
          <w:rFonts w:ascii="Arial" w:hAnsi="Arial" w:eastAsia="Calibri" w:cs="Arial"/>
          <w:kern w:val="0"/>
          <w:sz w:val="28"/>
          <w:szCs w:val="28"/>
          <w:lang w:val="en-ZW"/>
          <w14:ligatures w14:val="none"/>
        </w:rPr>
        <w:t>kuti</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eeh</w:t>
      </w:r>
      <w:r w:rsidR="002B366F">
        <w:rPr>
          <w:rFonts w:ascii="Arial" w:hAnsi="Arial" w:eastAsia="Calibri" w:cs="Arial"/>
          <w:kern w:val="0"/>
          <w:sz w:val="28"/>
          <w:szCs w:val="28"/>
          <w:lang w:val="en-ZW"/>
          <w14:ligatures w14:val="none"/>
        </w:rPr>
        <w:t xml:space="preserve"> Bati </w:t>
      </w:r>
      <w:r w:rsidR="002B366F">
        <w:rPr>
          <w:rFonts w:ascii="Arial" w:hAnsi="Arial" w:eastAsia="Calibri" w:cs="Arial"/>
          <w:kern w:val="0"/>
          <w:sz w:val="28"/>
          <w:szCs w:val="28"/>
          <w:lang w:val="en-ZW"/>
          <w14:ligatures w14:val="none"/>
        </w:rPr>
        <w:t>kwakuuya</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kuzoti</w:t>
      </w:r>
      <w:r w:rsidR="002B366F">
        <w:rPr>
          <w:rFonts w:ascii="Arial" w:hAnsi="Arial" w:eastAsia="Calibri" w:cs="Arial"/>
          <w:kern w:val="0"/>
          <w:sz w:val="28"/>
          <w:szCs w:val="28"/>
          <w:lang w:val="en-ZW"/>
          <w14:ligatures w14:val="none"/>
        </w:rPr>
        <w:t xml:space="preserve">, “Baba </w:t>
      </w:r>
      <w:r w:rsidR="002B366F">
        <w:rPr>
          <w:rFonts w:ascii="Arial" w:hAnsi="Arial" w:eastAsia="Calibri" w:cs="Arial"/>
          <w:kern w:val="0"/>
          <w:sz w:val="28"/>
          <w:szCs w:val="28"/>
          <w:lang w:val="en-ZW"/>
          <w14:ligatures w14:val="none"/>
        </w:rPr>
        <w:t>ndoda</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kukupupurirai</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pamusoro</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pechimwe</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chinamato</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chandakasangana</w:t>
      </w:r>
      <w:r w:rsidR="002B366F">
        <w:rPr>
          <w:rFonts w:ascii="Arial" w:hAnsi="Arial" w:eastAsia="Calibri" w:cs="Arial"/>
          <w:kern w:val="0"/>
          <w:sz w:val="28"/>
          <w:szCs w:val="28"/>
          <w:lang w:val="en-ZW"/>
          <w14:ligatures w14:val="none"/>
        </w:rPr>
        <w:t xml:space="preserve"> nacho </w:t>
      </w:r>
      <w:r w:rsidR="002B366F">
        <w:rPr>
          <w:rFonts w:ascii="Arial" w:hAnsi="Arial" w:eastAsia="Calibri" w:cs="Arial"/>
          <w:kern w:val="0"/>
          <w:sz w:val="28"/>
          <w:szCs w:val="28"/>
          <w:lang w:val="en-ZW"/>
          <w14:ligatures w14:val="none"/>
        </w:rPr>
        <w:t>makore</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ano</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Chekuti</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kudii</w:t>
      </w:r>
      <w:r w:rsidR="002B366F">
        <w:rPr>
          <w:rFonts w:ascii="Arial" w:hAnsi="Arial" w:eastAsia="Calibri" w:cs="Arial"/>
          <w:kern w:val="0"/>
          <w:sz w:val="28"/>
          <w:szCs w:val="28"/>
          <w:lang w:val="en-ZW"/>
          <w14:ligatures w14:val="none"/>
        </w:rPr>
        <w:t>? “</w:t>
      </w:r>
      <w:r w:rsidR="002B366F">
        <w:rPr>
          <w:rFonts w:ascii="Arial" w:hAnsi="Arial" w:eastAsia="Calibri" w:cs="Arial"/>
          <w:kern w:val="0"/>
          <w:sz w:val="28"/>
          <w:szCs w:val="28"/>
          <w:lang w:val="en-ZW"/>
          <w14:ligatures w14:val="none"/>
        </w:rPr>
        <w:t>Ndoda</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kukuudzai</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pamusoro</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pechimwe</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chinamato</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chandinoziva</w:t>
      </w:r>
      <w:r w:rsidR="002B366F">
        <w:rPr>
          <w:rFonts w:ascii="Arial" w:hAnsi="Arial" w:eastAsia="Calibri" w:cs="Arial"/>
          <w:kern w:val="0"/>
          <w:sz w:val="28"/>
          <w:szCs w:val="28"/>
          <w:lang w:val="en-ZW"/>
          <w14:ligatures w14:val="none"/>
        </w:rPr>
        <w:t xml:space="preserve"> so, </w:t>
      </w:r>
      <w:r w:rsidR="002B366F">
        <w:rPr>
          <w:rFonts w:ascii="Arial" w:hAnsi="Arial" w:eastAsia="Calibri" w:cs="Arial"/>
          <w:kern w:val="0"/>
          <w:sz w:val="28"/>
          <w:szCs w:val="28"/>
          <w:lang w:val="en-ZW"/>
          <w14:ligatures w14:val="none"/>
        </w:rPr>
        <w:t>eeh</w:t>
      </w:r>
      <w:r w:rsidR="002B366F">
        <w:rPr>
          <w:rFonts w:ascii="Arial" w:hAnsi="Arial" w:eastAsia="Calibri" w:cs="Arial"/>
          <w:kern w:val="0"/>
          <w:sz w:val="28"/>
          <w:szCs w:val="28"/>
          <w:lang w:val="en-ZW"/>
          <w14:ligatures w14:val="none"/>
        </w:rPr>
        <w:t>…</w:t>
      </w:r>
      <w:r w:rsidR="002B366F">
        <w:rPr>
          <w:rFonts w:ascii="Arial" w:hAnsi="Arial" w:eastAsia="Calibri" w:cs="Arial"/>
          <w:kern w:val="0"/>
          <w:sz w:val="28"/>
          <w:szCs w:val="28"/>
          <w:lang w:val="en-ZW"/>
          <w14:ligatures w14:val="none"/>
        </w:rPr>
        <w:t>ndakasangana</w:t>
      </w:r>
      <w:r w:rsidR="002B366F">
        <w:rPr>
          <w:rFonts w:ascii="Arial" w:hAnsi="Arial" w:eastAsia="Calibri" w:cs="Arial"/>
          <w:kern w:val="0"/>
          <w:sz w:val="28"/>
          <w:szCs w:val="28"/>
          <w:lang w:val="en-ZW"/>
          <w14:ligatures w14:val="none"/>
        </w:rPr>
        <w:t xml:space="preserve"> na Tom Cruise </w:t>
      </w:r>
      <w:r w:rsidR="002B366F">
        <w:rPr>
          <w:rFonts w:ascii="Arial" w:hAnsi="Arial" w:eastAsia="Calibri" w:cs="Arial"/>
          <w:kern w:val="0"/>
          <w:sz w:val="28"/>
          <w:szCs w:val="28"/>
          <w:lang w:val="en-ZW"/>
          <w14:ligatures w14:val="none"/>
        </w:rPr>
        <w:t>ku</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Amereka</w:t>
      </w:r>
      <w:r w:rsidR="002B366F">
        <w:rPr>
          <w:rFonts w:ascii="Arial" w:hAnsi="Arial" w:eastAsia="Calibri" w:cs="Arial"/>
          <w:kern w:val="0"/>
          <w:sz w:val="28"/>
          <w:szCs w:val="28"/>
          <w:lang w:val="en-ZW"/>
          <w14:ligatures w14:val="none"/>
        </w:rPr>
        <w:t xml:space="preserve">, Tom Cruise </w:t>
      </w:r>
      <w:r w:rsidR="002B366F">
        <w:rPr>
          <w:rFonts w:ascii="Arial" w:hAnsi="Arial" w:eastAsia="Calibri" w:cs="Arial"/>
          <w:kern w:val="0"/>
          <w:sz w:val="28"/>
          <w:szCs w:val="28"/>
          <w:lang w:val="en-ZW"/>
          <w14:ligatures w14:val="none"/>
        </w:rPr>
        <w:t>anotenda</w:t>
      </w:r>
      <w:r w:rsidR="002B366F">
        <w:rPr>
          <w:rFonts w:ascii="Arial" w:hAnsi="Arial" w:eastAsia="Calibri" w:cs="Arial"/>
          <w:kern w:val="0"/>
          <w:sz w:val="28"/>
          <w:szCs w:val="28"/>
          <w:lang w:val="en-ZW"/>
          <w14:ligatures w14:val="none"/>
        </w:rPr>
        <w:t xml:space="preserve"> scientology. So, father the man was an acrobatic </w:t>
      </w:r>
      <w:r w:rsidR="002B366F">
        <w:rPr>
          <w:rFonts w:ascii="Arial" w:hAnsi="Arial" w:eastAsia="Calibri" w:cs="Arial"/>
          <w:kern w:val="0"/>
          <w:sz w:val="28"/>
          <w:szCs w:val="28"/>
          <w:lang w:val="en-ZW"/>
          <w14:ligatures w14:val="none"/>
        </w:rPr>
        <w:t>akaita</w:t>
      </w:r>
      <w:r w:rsidR="002B366F">
        <w:rPr>
          <w:rFonts w:ascii="Arial" w:hAnsi="Arial" w:eastAsia="Calibri" w:cs="Arial"/>
          <w:kern w:val="0"/>
          <w:sz w:val="28"/>
          <w:szCs w:val="28"/>
          <w:lang w:val="en-ZW"/>
          <w14:ligatures w14:val="none"/>
        </w:rPr>
        <w:t xml:space="preserve"> great star in acting because of scientology. Scien</w:t>
      </w:r>
      <w:r w:rsidRPr="004D11E6" w:rsidR="002B366F">
        <w:rPr>
          <w:rFonts w:ascii="Arial" w:hAnsi="Arial" w:eastAsia="Calibri" w:cs="Arial"/>
          <w:kern w:val="0"/>
          <w:sz w:val="28"/>
          <w:szCs w:val="28"/>
          <w:lang w:val="en-ZW"/>
          <w14:ligatures w14:val="none"/>
        </w:rPr>
        <w:t xml:space="preserve">tology </w:t>
      </w:r>
      <w:r w:rsidRPr="004D11E6" w:rsidR="002B366F">
        <w:rPr>
          <w:rFonts w:ascii="Arial" w:hAnsi="Arial" w:eastAsia="Calibri" w:cs="Arial"/>
          <w:kern w:val="0"/>
          <w:sz w:val="28"/>
          <w:szCs w:val="28"/>
          <w:lang w:val="en-ZW"/>
          <w14:ligatures w14:val="none"/>
        </w:rPr>
        <w:t>tikaisa</w:t>
      </w:r>
      <w:r w:rsidRPr="004D11E6" w:rsidR="002B366F">
        <w:rPr>
          <w:rFonts w:ascii="Arial" w:hAnsi="Arial" w:eastAsia="Calibri" w:cs="Arial"/>
          <w:kern w:val="0"/>
          <w:sz w:val="28"/>
          <w:szCs w:val="28"/>
          <w:lang w:val="en-ZW"/>
          <w14:ligatures w14:val="none"/>
        </w:rPr>
        <w:t xml:space="preserve"> </w:t>
      </w:r>
      <w:r w:rsidRPr="004D11E6" w:rsidR="002B366F">
        <w:rPr>
          <w:rFonts w:ascii="Arial" w:hAnsi="Arial" w:eastAsia="Calibri" w:cs="Arial"/>
          <w:kern w:val="0"/>
          <w:sz w:val="28"/>
          <w:szCs w:val="28"/>
          <w:lang w:val="en-ZW"/>
          <w14:ligatures w14:val="none"/>
        </w:rPr>
        <w:t>mumba</w:t>
      </w:r>
      <w:r w:rsidRPr="004D11E6" w:rsidR="002B366F">
        <w:rPr>
          <w:rFonts w:ascii="Arial" w:hAnsi="Arial" w:eastAsia="Calibri" w:cs="Arial"/>
          <w:kern w:val="0"/>
          <w:sz w:val="28"/>
          <w:szCs w:val="28"/>
          <w:lang w:val="en-ZW"/>
          <w14:ligatures w14:val="none"/>
        </w:rPr>
        <w:t xml:space="preserve"> </w:t>
      </w:r>
      <w:r w:rsidRPr="004D11E6" w:rsidR="002B366F">
        <w:rPr>
          <w:rFonts w:ascii="Arial" w:hAnsi="Arial" w:eastAsia="Calibri" w:cs="Arial"/>
          <w:kern w:val="0"/>
          <w:sz w:val="28"/>
          <w:szCs w:val="28"/>
          <w:lang w:val="en-ZW"/>
          <w14:ligatures w14:val="none"/>
        </w:rPr>
        <w:t>medu</w:t>
      </w:r>
      <w:r w:rsidRPr="004D11E6" w:rsidR="002B366F">
        <w:rPr>
          <w:rFonts w:ascii="Arial" w:hAnsi="Arial" w:eastAsia="Calibri" w:cs="Arial"/>
          <w:kern w:val="0"/>
          <w:sz w:val="28"/>
          <w:szCs w:val="28"/>
          <w:lang w:val="en-ZW"/>
          <w14:ligatures w14:val="none"/>
        </w:rPr>
        <w:t xml:space="preserve"> </w:t>
      </w:r>
      <w:r w:rsidRPr="004D11E6" w:rsidR="002B366F">
        <w:rPr>
          <w:rFonts w:ascii="Arial" w:hAnsi="Arial" w:eastAsia="Calibri" w:cs="Arial"/>
          <w:kern w:val="0"/>
          <w:sz w:val="28"/>
          <w:szCs w:val="28"/>
          <w:lang w:val="en-ZW"/>
          <w14:ligatures w14:val="none"/>
        </w:rPr>
        <w:t>tichabudirira</w:t>
      </w:r>
      <w:r w:rsidRPr="004D11E6" w:rsidR="002B366F">
        <w:rPr>
          <w:rFonts w:ascii="Arial" w:hAnsi="Arial" w:eastAsia="Calibri" w:cs="Arial"/>
          <w:kern w:val="0"/>
          <w:sz w:val="28"/>
          <w:szCs w:val="28"/>
          <w:lang w:val="en-ZW"/>
          <w14:ligatures w14:val="none"/>
        </w:rPr>
        <w:t xml:space="preserve"> </w:t>
      </w:r>
      <w:r w:rsidRPr="004D11E6" w:rsidR="002B366F">
        <w:rPr>
          <w:rFonts w:ascii="Arial" w:hAnsi="Arial" w:eastAsia="Calibri" w:cs="Arial"/>
          <w:kern w:val="0"/>
          <w:sz w:val="28"/>
          <w:szCs w:val="28"/>
          <w:lang w:val="en-ZW"/>
          <w14:ligatures w14:val="none"/>
        </w:rPr>
        <w:t>sa</w:t>
      </w:r>
      <w:r w:rsidRPr="004D11E6" w:rsidR="002B366F">
        <w:rPr>
          <w:rFonts w:ascii="Arial" w:hAnsi="Arial" w:eastAsia="Calibri" w:cs="Arial"/>
          <w:kern w:val="0"/>
          <w:sz w:val="28"/>
          <w:szCs w:val="28"/>
          <w:lang w:val="en-ZW"/>
          <w14:ligatures w14:val="none"/>
        </w:rPr>
        <w:t xml:space="preserve"> Tom Cruise.</w:t>
      </w:r>
      <w:r w:rsidR="002B366F">
        <w:rPr>
          <w:rFonts w:ascii="Arial" w:hAnsi="Arial" w:eastAsia="Calibri" w:cs="Arial"/>
          <w:kern w:val="0"/>
          <w:sz w:val="28"/>
          <w:szCs w:val="28"/>
          <w:lang w:val="en-ZW"/>
          <w14:ligatures w14:val="none"/>
        </w:rPr>
        <w:t>”</w:t>
      </w:r>
      <w:r w:rsidRPr="004D11E6" w:rsidR="002B366F">
        <w:rPr>
          <w:rFonts w:ascii="Arial" w:hAnsi="Arial" w:eastAsia="Calibri" w:cs="Arial"/>
          <w:kern w:val="0"/>
          <w:sz w:val="28"/>
          <w:szCs w:val="28"/>
          <w:lang w:val="en-ZW"/>
          <w14:ligatures w14:val="none"/>
        </w:rPr>
        <w:t xml:space="preserve"> Baba </w:t>
      </w:r>
      <w:r w:rsidRPr="004D11E6" w:rsidR="002B366F">
        <w:rPr>
          <w:rFonts w:ascii="Arial" w:hAnsi="Arial" w:eastAsia="Calibri" w:cs="Arial"/>
          <w:kern w:val="0"/>
          <w:sz w:val="28"/>
          <w:szCs w:val="28"/>
          <w:lang w:val="en-ZW"/>
          <w14:ligatures w14:val="none"/>
        </w:rPr>
        <w:t>vanopupurirwa</w:t>
      </w:r>
      <w:r w:rsidRPr="004D11E6" w:rsidR="002B366F">
        <w:rPr>
          <w:rFonts w:ascii="Arial" w:hAnsi="Arial" w:eastAsia="Calibri" w:cs="Arial"/>
          <w:kern w:val="0"/>
          <w:sz w:val="28"/>
          <w:szCs w:val="28"/>
          <w:lang w:val="en-ZW"/>
          <w14:ligatures w14:val="none"/>
        </w:rPr>
        <w:t xml:space="preserve"> </w:t>
      </w:r>
      <w:r w:rsidRPr="004D11E6" w:rsidR="002B366F">
        <w:rPr>
          <w:rFonts w:ascii="Arial" w:hAnsi="Arial" w:eastAsia="Calibri" w:cs="Arial"/>
          <w:kern w:val="0"/>
          <w:sz w:val="28"/>
          <w:szCs w:val="28"/>
          <w:lang w:val="en-ZW"/>
          <w14:ligatures w14:val="none"/>
        </w:rPr>
        <w:t>Vhangeri</w:t>
      </w:r>
      <w:r w:rsidRPr="004D11E6" w:rsidR="002B366F">
        <w:rPr>
          <w:rFonts w:ascii="Arial" w:hAnsi="Arial" w:eastAsia="Calibri" w:cs="Arial"/>
          <w:kern w:val="0"/>
          <w:sz w:val="28"/>
          <w:szCs w:val="28"/>
          <w:lang w:val="en-ZW"/>
          <w14:ligatures w14:val="none"/>
        </w:rPr>
        <w:t xml:space="preserve"> </w:t>
      </w:r>
      <w:r w:rsidRPr="004D11E6" w:rsidR="002B366F">
        <w:rPr>
          <w:rFonts w:ascii="Arial" w:hAnsi="Arial" w:eastAsia="Calibri" w:cs="Arial"/>
          <w:kern w:val="0"/>
          <w:sz w:val="28"/>
          <w:szCs w:val="28"/>
          <w:lang w:val="en-ZW"/>
          <w14:ligatures w14:val="none"/>
        </w:rPr>
        <w:t>nemwana</w:t>
      </w:r>
      <w:r w:rsidRPr="004D11E6"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ndi</w:t>
      </w:r>
      <w:r w:rsidRPr="004D11E6" w:rsidR="002B366F">
        <w:rPr>
          <w:rFonts w:ascii="Arial" w:hAnsi="Arial" w:eastAsia="Calibri" w:cs="Arial"/>
          <w:kern w:val="0"/>
          <w:sz w:val="28"/>
          <w:szCs w:val="28"/>
          <w:lang w:val="en-ZW"/>
          <w14:ligatures w14:val="none"/>
        </w:rPr>
        <w:t>baba</w:t>
      </w:r>
      <w:r w:rsidRPr="004D11E6" w:rsidR="002B366F">
        <w:rPr>
          <w:rFonts w:ascii="Arial" w:hAnsi="Arial" w:eastAsia="Calibri" w:cs="Arial"/>
          <w:kern w:val="0"/>
          <w:sz w:val="28"/>
          <w:szCs w:val="28"/>
          <w:lang w:val="en-ZW"/>
          <w14:ligatures w14:val="none"/>
        </w:rPr>
        <w:t xml:space="preserve"> </w:t>
      </w:r>
      <w:r w:rsidRPr="004D11E6" w:rsidR="002B366F">
        <w:rPr>
          <w:rFonts w:ascii="Arial" w:hAnsi="Arial" w:eastAsia="Calibri" w:cs="Arial"/>
          <w:kern w:val="0"/>
          <w:sz w:val="28"/>
          <w:szCs w:val="28"/>
          <w:lang w:val="en-ZW"/>
          <w14:ligatures w14:val="none"/>
        </w:rPr>
        <w:t>vaitenda</w:t>
      </w:r>
      <w:r w:rsidRPr="004D11E6" w:rsidR="002B366F">
        <w:rPr>
          <w:rFonts w:ascii="Arial" w:hAnsi="Arial" w:eastAsia="Calibri" w:cs="Arial"/>
          <w:kern w:val="0"/>
          <w:sz w:val="28"/>
          <w:szCs w:val="28"/>
          <w:lang w:val="en-ZW"/>
          <w14:ligatures w14:val="none"/>
        </w:rPr>
        <w:t xml:space="preserve"> </w:t>
      </w:r>
      <w:r w:rsidRPr="004D11E6" w:rsidR="002B366F">
        <w:rPr>
          <w:rFonts w:ascii="Arial" w:hAnsi="Arial" w:eastAsia="Calibri" w:cs="Arial"/>
          <w:kern w:val="0"/>
          <w:sz w:val="28"/>
          <w:szCs w:val="28"/>
          <w:lang w:val="en-ZW"/>
          <w14:ligatures w14:val="none"/>
        </w:rPr>
        <w:t>mudzimu</w:t>
      </w:r>
      <w:r w:rsidRPr="004D11E6" w:rsidR="002B366F">
        <w:rPr>
          <w:rFonts w:ascii="Arial" w:hAnsi="Arial" w:eastAsia="Calibri" w:cs="Arial"/>
          <w:kern w:val="0"/>
          <w:sz w:val="28"/>
          <w:szCs w:val="28"/>
          <w:lang w:val="en-ZW"/>
          <w14:ligatures w14:val="none"/>
        </w:rPr>
        <w:t xml:space="preserve">. </w:t>
      </w:r>
      <w:r w:rsidRPr="00012469" w:rsidR="002B366F">
        <w:rPr>
          <w:rFonts w:ascii="Arial" w:hAnsi="Arial" w:eastAsia="Calibri" w:cs="Arial"/>
          <w:kern w:val="0"/>
          <w:sz w:val="28"/>
          <w:szCs w:val="28"/>
          <w:lang w:val="en-ZW"/>
          <w14:ligatures w14:val="none"/>
        </w:rPr>
        <w:t>Ndibaba</w:t>
      </w:r>
      <w:r w:rsidRPr="00012469" w:rsidR="002B366F">
        <w:rPr>
          <w:rFonts w:ascii="Arial" w:hAnsi="Arial" w:eastAsia="Calibri" w:cs="Arial"/>
          <w:kern w:val="0"/>
          <w:sz w:val="28"/>
          <w:szCs w:val="28"/>
          <w:lang w:val="en-ZW"/>
          <w14:ligatures w14:val="none"/>
        </w:rPr>
        <w:t xml:space="preserve"> </w:t>
      </w:r>
      <w:r w:rsidRPr="00012469" w:rsidR="002B366F">
        <w:rPr>
          <w:rFonts w:ascii="Arial" w:hAnsi="Arial" w:eastAsia="Calibri" w:cs="Arial"/>
          <w:kern w:val="0"/>
          <w:sz w:val="28"/>
          <w:szCs w:val="28"/>
          <w:lang w:val="en-ZW"/>
          <w14:ligatures w14:val="none"/>
        </w:rPr>
        <w:t>vakanga</w:t>
      </w:r>
      <w:r w:rsidRPr="00012469" w:rsidR="002B366F">
        <w:rPr>
          <w:rFonts w:ascii="Arial" w:hAnsi="Arial" w:eastAsia="Calibri" w:cs="Arial"/>
          <w:kern w:val="0"/>
          <w:sz w:val="28"/>
          <w:szCs w:val="28"/>
          <w:lang w:val="en-ZW"/>
          <w14:ligatures w14:val="none"/>
        </w:rPr>
        <w:t xml:space="preserve"> </w:t>
      </w:r>
      <w:r w:rsidRPr="00012469" w:rsidR="002B366F">
        <w:rPr>
          <w:rFonts w:ascii="Arial" w:hAnsi="Arial" w:eastAsia="Calibri" w:cs="Arial"/>
          <w:kern w:val="0"/>
          <w:sz w:val="28"/>
          <w:szCs w:val="28"/>
          <w:lang w:val="en-ZW"/>
          <w14:ligatures w14:val="none"/>
        </w:rPr>
        <w:t>vachirova</w:t>
      </w:r>
      <w:r w:rsidRPr="00012469" w:rsidR="002B366F">
        <w:rPr>
          <w:rFonts w:ascii="Arial" w:hAnsi="Arial" w:eastAsia="Calibri" w:cs="Arial"/>
          <w:kern w:val="0"/>
          <w:sz w:val="28"/>
          <w:szCs w:val="28"/>
          <w:lang w:val="en-ZW"/>
          <w14:ligatures w14:val="none"/>
        </w:rPr>
        <w:t xml:space="preserve"> </w:t>
      </w:r>
      <w:r w:rsidRPr="00012469" w:rsidR="002B366F">
        <w:rPr>
          <w:rFonts w:ascii="Arial" w:hAnsi="Arial" w:eastAsia="Calibri" w:cs="Arial"/>
          <w:kern w:val="0"/>
          <w:sz w:val="28"/>
          <w:szCs w:val="28"/>
          <w:lang w:val="en-ZW"/>
          <w14:ligatures w14:val="none"/>
        </w:rPr>
        <w:t>maku</w:t>
      </w:r>
      <w:r w:rsidRPr="00012469" w:rsidR="002B366F">
        <w:rPr>
          <w:rFonts w:ascii="Arial" w:hAnsi="Arial" w:eastAsia="Calibri" w:cs="Arial"/>
          <w:kern w:val="0"/>
          <w:sz w:val="28"/>
          <w:szCs w:val="28"/>
          <w:lang w:val="en-ZW"/>
          <w14:ligatures w14:val="none"/>
        </w:rPr>
        <w:t xml:space="preserve">… ?</w:t>
      </w:r>
      <w:r w:rsidRPr="00012469" w:rsidR="002B366F">
        <w:rPr>
          <w:rFonts w:ascii="Arial" w:hAnsi="Arial" w:eastAsia="Calibri" w:cs="Arial"/>
          <w:kern w:val="0"/>
          <w:sz w:val="28"/>
          <w:szCs w:val="28"/>
          <w:lang w:val="en-ZW"/>
          <w14:ligatures w14:val="none"/>
        </w:rPr>
        <w:t xml:space="preserve"> </w:t>
      </w:r>
      <w:r w:rsidRPr="00387A0E" w:rsidR="002B366F">
        <w:rPr>
          <w:rFonts w:ascii="Arial" w:hAnsi="Arial" w:eastAsia="Calibri" w:cs="Arial"/>
          <w:kern w:val="0"/>
          <w:sz w:val="18"/>
          <w:szCs w:val="18"/>
          <w:lang w:val="en-ZW"/>
          <w14:ligatures w14:val="none"/>
        </w:rPr>
        <w:t>[Congregation says, “</w:t>
      </w:r>
      <w:r w:rsidRPr="00387A0E" w:rsidR="002B366F">
        <w:rPr>
          <w:rFonts w:ascii="Arial" w:hAnsi="Arial" w:eastAsia="Calibri" w:cs="Arial"/>
          <w:kern w:val="0"/>
          <w:sz w:val="18"/>
          <w:szCs w:val="18"/>
          <w:lang w:val="en-ZW"/>
          <w14:ligatures w14:val="none"/>
        </w:rPr>
        <w:t>makuva</w:t>
      </w:r>
      <w:r w:rsidRPr="00387A0E" w:rsidR="002B366F">
        <w:rPr>
          <w:rFonts w:ascii="Arial" w:hAnsi="Arial" w:eastAsia="Calibri" w:cs="Arial"/>
          <w:kern w:val="0"/>
          <w:sz w:val="18"/>
          <w:szCs w:val="18"/>
          <w:lang w:val="en-ZW"/>
          <w14:ligatures w14:val="none"/>
        </w:rPr>
        <w:t>.”</w:t>
      </w:r>
      <w:r w:rsidRPr="00132E59" w:rsidR="002B366F">
        <w:rPr>
          <w:rFonts w:ascii="Arial" w:hAnsi="Arial" w:eastAsia="Calibri" w:cs="Arial"/>
          <w:kern w:val="0"/>
          <w:sz w:val="18"/>
          <w:szCs w:val="18"/>
          <w:lang w:val="en-ZW"/>
          <w14:ligatures w14:val="none"/>
        </w:rPr>
        <w:t>]</w:t>
      </w:r>
      <w:r w:rsidRPr="00012469" w:rsidR="002B366F">
        <w:rPr>
          <w:rFonts w:ascii="Arial" w:hAnsi="Arial" w:eastAsia="Calibri" w:cs="Arial"/>
          <w:kern w:val="0"/>
          <w:sz w:val="28"/>
          <w:szCs w:val="28"/>
          <w:lang w:val="en-ZW"/>
          <w14:ligatures w14:val="none"/>
        </w:rPr>
        <w:t xml:space="preserve"> </w:t>
      </w:r>
      <w:r w:rsidRPr="00012469" w:rsidR="002B366F">
        <w:rPr>
          <w:rFonts w:ascii="Arial" w:hAnsi="Arial" w:eastAsia="Calibri" w:cs="Arial"/>
          <w:kern w:val="0"/>
          <w:sz w:val="28"/>
          <w:szCs w:val="28"/>
          <w:lang w:val="en-ZW"/>
          <w14:ligatures w14:val="none"/>
        </w:rPr>
        <w:t>Ndibaba</w:t>
      </w:r>
      <w:r w:rsidRPr="00012469" w:rsidR="002B366F">
        <w:rPr>
          <w:rFonts w:ascii="Arial" w:hAnsi="Arial" w:eastAsia="Calibri" w:cs="Arial"/>
          <w:kern w:val="0"/>
          <w:sz w:val="28"/>
          <w:szCs w:val="28"/>
          <w:lang w:val="en-ZW"/>
          <w14:ligatures w14:val="none"/>
        </w:rPr>
        <w:t xml:space="preserve"> </w:t>
      </w:r>
      <w:r w:rsidRPr="00012469" w:rsidR="002B366F">
        <w:rPr>
          <w:rFonts w:ascii="Arial" w:hAnsi="Arial" w:eastAsia="Calibri" w:cs="Arial"/>
          <w:kern w:val="0"/>
          <w:sz w:val="28"/>
          <w:szCs w:val="28"/>
          <w:lang w:val="en-ZW"/>
          <w14:ligatures w14:val="none"/>
        </w:rPr>
        <w:t>vai</w:t>
      </w:r>
      <w:r w:rsidRPr="00012469" w:rsidR="002B366F">
        <w:rPr>
          <w:rFonts w:ascii="Arial" w:hAnsi="Arial" w:eastAsia="Calibri" w:cs="Arial"/>
          <w:kern w:val="0"/>
          <w:sz w:val="28"/>
          <w:szCs w:val="28"/>
          <w:lang w:val="en-ZW"/>
          <w14:ligatures w14:val="none"/>
        </w:rPr>
        <w:t xml:space="preserve"> </w:t>
      </w:r>
      <w:r w:rsidRPr="00012469" w:rsidR="002B366F">
        <w:rPr>
          <w:rFonts w:ascii="Arial" w:hAnsi="Arial" w:eastAsia="Calibri" w:cs="Arial"/>
          <w:kern w:val="0"/>
          <w:sz w:val="28"/>
          <w:szCs w:val="28"/>
          <w:lang w:val="en-ZW"/>
          <w14:ligatures w14:val="none"/>
        </w:rPr>
        <w:t>tem</w:t>
      </w:r>
      <w:r w:rsidR="002B366F">
        <w:rPr>
          <w:rFonts w:ascii="Arial" w:hAnsi="Arial" w:eastAsia="Calibri" w:cs="Arial"/>
          <w:kern w:val="0"/>
          <w:sz w:val="28"/>
          <w:szCs w:val="28"/>
          <w:lang w:val="en-ZW"/>
          <w14:ligatures w14:val="none"/>
        </w:rPr>
        <w:t>w</w:t>
      </w:r>
      <w:r w:rsidRPr="00012469" w:rsidR="002B366F">
        <w:rPr>
          <w:rFonts w:ascii="Arial" w:hAnsi="Arial" w:eastAsia="Calibri" w:cs="Arial"/>
          <w:kern w:val="0"/>
          <w:sz w:val="28"/>
          <w:szCs w:val="28"/>
          <w:lang w:val="en-ZW"/>
          <w14:ligatures w14:val="none"/>
        </w:rPr>
        <w:t>a</w:t>
      </w:r>
      <w:r w:rsidRPr="00012469" w:rsidR="002B366F">
        <w:rPr>
          <w:rFonts w:ascii="Arial" w:hAnsi="Arial" w:eastAsia="Calibri" w:cs="Arial"/>
          <w:kern w:val="0"/>
          <w:sz w:val="28"/>
          <w:szCs w:val="28"/>
          <w:lang w:val="en-ZW"/>
          <w14:ligatures w14:val="none"/>
        </w:rPr>
        <w:t xml:space="preserve"> </w:t>
      </w:r>
      <w:r w:rsidRPr="00012469" w:rsidR="002B366F">
        <w:rPr>
          <w:rFonts w:ascii="Arial" w:hAnsi="Arial" w:eastAsia="Calibri" w:cs="Arial"/>
          <w:kern w:val="0"/>
          <w:sz w:val="28"/>
          <w:szCs w:val="28"/>
          <w:lang w:val="en-ZW"/>
          <w14:ligatures w14:val="none"/>
        </w:rPr>
        <w:t>nyo</w:t>
      </w:r>
      <w:r w:rsidRPr="00012469" w:rsidR="002B366F">
        <w:rPr>
          <w:rFonts w:ascii="Arial" w:hAnsi="Arial" w:eastAsia="Calibri" w:cs="Arial"/>
          <w:kern w:val="0"/>
          <w:sz w:val="28"/>
          <w:szCs w:val="28"/>
          <w:lang w:val="en-ZW"/>
          <w14:ligatures w14:val="none"/>
        </w:rPr>
        <w:t xml:space="preserve">… ?</w:t>
      </w:r>
      <w:r w:rsidRPr="00012469" w:rsidR="002B366F">
        <w:rPr>
          <w:rFonts w:ascii="Arial" w:hAnsi="Arial" w:eastAsia="Calibri" w:cs="Arial"/>
          <w:kern w:val="0"/>
          <w:sz w:val="28"/>
          <w:szCs w:val="28"/>
          <w:lang w:val="en-ZW"/>
          <w14:ligatures w14:val="none"/>
        </w:rPr>
        <w:t xml:space="preserve"> </w:t>
      </w:r>
      <w:r w:rsidRPr="00B04B1E" w:rsidR="002B366F">
        <w:rPr>
          <w:rFonts w:ascii="Arial" w:hAnsi="Arial" w:eastAsia="Calibri" w:cs="Arial"/>
          <w:kern w:val="0"/>
          <w:sz w:val="18"/>
          <w:szCs w:val="18"/>
          <w:lang w:val="en-ZW"/>
          <w14:ligatures w14:val="none"/>
        </w:rPr>
        <w:t>[Congregation says, “</w:t>
      </w:r>
      <w:r w:rsidRPr="00B04B1E" w:rsidR="002B366F">
        <w:rPr>
          <w:rFonts w:ascii="Arial" w:hAnsi="Arial" w:eastAsia="Calibri" w:cs="Arial"/>
          <w:kern w:val="0"/>
          <w:sz w:val="18"/>
          <w:szCs w:val="18"/>
          <w:lang w:val="en-ZW"/>
          <w14:ligatures w14:val="none"/>
        </w:rPr>
        <w:t>nyora</w:t>
      </w:r>
      <w:r w:rsidRPr="00B04B1E" w:rsidR="002B366F">
        <w:rPr>
          <w:rFonts w:ascii="Arial" w:hAnsi="Arial" w:eastAsia="Calibri" w:cs="Arial"/>
          <w:kern w:val="0"/>
          <w:sz w:val="18"/>
          <w:szCs w:val="18"/>
          <w:lang w:val="en-ZW"/>
          <w14:ligatures w14:val="none"/>
        </w:rPr>
        <w:t>.”</w:t>
      </w:r>
      <w:r w:rsidRPr="00132E59" w:rsidR="002B366F">
        <w:rPr>
          <w:rFonts w:ascii="Arial" w:hAnsi="Arial" w:eastAsia="Calibri" w:cs="Arial"/>
          <w:kern w:val="0"/>
          <w:sz w:val="18"/>
          <w:szCs w:val="18"/>
          <w:lang w:val="en-ZW"/>
          <w14:ligatures w14:val="none"/>
        </w:rPr>
        <w:t>]</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Ndibaba</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vaifembedza</w:t>
      </w:r>
      <w:r w:rsidR="002B366F">
        <w:rPr>
          <w:rFonts w:ascii="Arial" w:hAnsi="Arial" w:eastAsia="Calibri" w:cs="Arial"/>
          <w:kern w:val="0"/>
          <w:sz w:val="28"/>
          <w:szCs w:val="28"/>
          <w:lang w:val="en-ZW"/>
          <w14:ligatures w14:val="none"/>
        </w:rPr>
        <w:t xml:space="preserve"> </w:t>
      </w:r>
      <w:r w:rsidR="002B366F">
        <w:rPr>
          <w:rFonts w:ascii="Arial" w:hAnsi="Arial" w:eastAsia="Calibri" w:cs="Arial"/>
          <w:kern w:val="0"/>
          <w:sz w:val="28"/>
          <w:szCs w:val="28"/>
          <w:lang w:val="en-ZW"/>
          <w14:ligatures w14:val="none"/>
        </w:rPr>
        <w:t>bu</w:t>
      </w:r>
      <w:r w:rsidR="002B366F">
        <w:rPr>
          <w:rFonts w:ascii="Arial" w:hAnsi="Arial" w:eastAsia="Calibri" w:cs="Arial"/>
          <w:kern w:val="0"/>
          <w:sz w:val="28"/>
          <w:szCs w:val="28"/>
          <w:lang w:val="en-ZW"/>
          <w14:ligatures w14:val="none"/>
        </w:rPr>
        <w:t xml:space="preserve">…? </w:t>
      </w:r>
      <w:r w:rsidRPr="00B04B1E" w:rsidR="002B366F">
        <w:rPr>
          <w:rFonts w:ascii="Arial" w:hAnsi="Arial" w:eastAsia="Calibri" w:cs="Arial"/>
          <w:kern w:val="0"/>
          <w:sz w:val="18"/>
          <w:szCs w:val="18"/>
          <w:lang w:val="en-ZW"/>
          <w14:ligatures w14:val="none"/>
        </w:rPr>
        <w:t>[Congregation says, “</w:t>
      </w:r>
      <w:r w:rsidRPr="00B04B1E" w:rsidR="002B366F">
        <w:rPr>
          <w:rFonts w:ascii="Arial" w:hAnsi="Arial" w:eastAsia="Calibri" w:cs="Arial"/>
          <w:kern w:val="0"/>
          <w:sz w:val="18"/>
          <w:szCs w:val="18"/>
          <w:lang w:val="en-ZW"/>
          <w14:ligatures w14:val="none"/>
        </w:rPr>
        <w:t>bute</w:t>
      </w:r>
      <w:r w:rsidRPr="00B04B1E" w:rsidR="002B366F">
        <w:rPr>
          <w:rFonts w:ascii="Arial" w:hAnsi="Arial" w:eastAsia="Calibri" w:cs="Arial"/>
          <w:kern w:val="0"/>
          <w:sz w:val="18"/>
          <w:szCs w:val="18"/>
          <w:lang w:val="en-ZW"/>
          <w14:ligatures w14:val="none"/>
        </w:rPr>
        <w:t>.”</w:t>
      </w:r>
      <w:r w:rsidRPr="00132E59" w:rsidR="002B366F">
        <w:rPr>
          <w:rFonts w:ascii="Arial" w:hAnsi="Arial" w:eastAsia="Calibri" w:cs="Arial"/>
          <w:kern w:val="0"/>
          <w:sz w:val="18"/>
          <w:szCs w:val="18"/>
          <w:lang w:val="en-ZW"/>
          <w14:ligatures w14:val="none"/>
        </w:rPr>
        <w:t>]</w:t>
      </w:r>
    </w:p>
    <w:p w:rsidR="002B366F" w:rsidP="002B366F" w:rsidRDefault="002B366F" w14:paraId="36E614DC" w14:textId="77777777">
      <w:pPr>
        <w:tabs>
          <w:tab w:val="left" w:pos="7227"/>
        </w:tabs>
        <w:spacing w:line="259" w:lineRule="auto"/>
        <w:jc w:val="both"/>
        <w:rPr>
          <w:rFonts w:ascii="Arial" w:hAnsi="Arial" w:eastAsia="Calibri" w:cs="Arial"/>
          <w:kern w:val="0"/>
          <w:sz w:val="28"/>
          <w:szCs w:val="28"/>
          <w:lang w:val="en-ZW"/>
          <w14:ligatures w14:val="none"/>
        </w:rPr>
      </w:pPr>
      <w:r w:rsidRPr="008F590C">
        <w:rPr>
          <w:rFonts w:ascii="Arial" w:hAnsi="Arial" w:eastAsia="Calibri" w:cs="Arial"/>
          <w:kern w:val="0"/>
          <w:sz w:val="28"/>
          <w:szCs w:val="28"/>
          <w:vertAlign w:val="superscript"/>
          <w:lang w:val="en-ZW"/>
          <w14:ligatures w14:val="none"/>
        </w:rPr>
        <w:t>44</w:t>
      </w:r>
      <w:r>
        <w:rPr>
          <w:rFonts w:ascii="Arial" w:hAnsi="Arial" w:eastAsia="Calibri" w:cs="Arial"/>
          <w:kern w:val="0"/>
          <w:sz w:val="28"/>
          <w:szCs w:val="28"/>
          <w:vertAlign w:val="superscript"/>
          <w:lang w:val="en-ZW"/>
          <w14:ligatures w14:val="none"/>
        </w:rPr>
        <w:t xml:space="preserve"> </w:t>
      </w:r>
      <w:r>
        <w:rPr>
          <w:rFonts w:ascii="Arial" w:hAnsi="Arial" w:eastAsia="Calibri" w:cs="Arial"/>
          <w:kern w:val="0"/>
          <w:sz w:val="28"/>
          <w:szCs w:val="28"/>
          <w:lang w:val="en-ZW"/>
          <w14:ligatures w14:val="none"/>
        </w:rPr>
        <w:t xml:space="preserve">But </w:t>
      </w:r>
      <w:proofErr w:type="spellStart"/>
      <w:r>
        <w:rPr>
          <w:rFonts w:ascii="Arial" w:hAnsi="Arial" w:eastAsia="Calibri" w:cs="Arial"/>
          <w:kern w:val="0"/>
          <w:sz w:val="28"/>
          <w:szCs w:val="28"/>
          <w:lang w:val="en-ZW"/>
          <w14:ligatures w14:val="none"/>
        </w:rPr>
        <w:t>iwewe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urikuzvara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mwana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wako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nhasi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dzika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mudzi</w:t>
      </w:r>
      <w:proofErr w:type="spellEnd"/>
      <w:r>
        <w:rPr>
          <w:rFonts w:ascii="Arial" w:hAnsi="Arial" w:eastAsia="Calibri" w:cs="Arial"/>
          <w:kern w:val="0"/>
          <w:sz w:val="28"/>
          <w:szCs w:val="28"/>
          <w:lang w:val="en-ZW"/>
          <w14:ligatures w14:val="none"/>
        </w:rPr>
        <w:t xml:space="preserve"> mu yard </w:t>
      </w:r>
      <w:proofErr w:type="spellStart"/>
      <w:r>
        <w:rPr>
          <w:rFonts w:ascii="Arial" w:hAnsi="Arial" w:eastAsia="Calibri" w:cs="Arial"/>
          <w:kern w:val="0"/>
          <w:sz w:val="28"/>
          <w:szCs w:val="28"/>
          <w:lang w:val="en-ZW"/>
          <w14:ligatures w14:val="none"/>
        </w:rPr>
        <w:t>yako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uti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mwanangu</w:t>
      </w:r>
      <w:proofErr w:type="spellEnd"/>
      <w:r>
        <w:rPr>
          <w:rFonts w:ascii="Arial" w:hAnsi="Arial" w:eastAsia="Calibri" w:cs="Arial"/>
          <w:kern w:val="0"/>
          <w:sz w:val="28"/>
          <w:szCs w:val="28"/>
          <w:lang w:val="en-ZW"/>
          <w14:ligatures w14:val="none"/>
        </w:rPr>
        <w:t xml:space="preserve">, Mwari </w:t>
      </w:r>
      <w:proofErr w:type="spellStart"/>
      <w:r>
        <w:rPr>
          <w:rFonts w:ascii="Arial" w:hAnsi="Arial" w:eastAsia="Calibri" w:cs="Arial"/>
          <w:kern w:val="0"/>
          <w:sz w:val="28"/>
          <w:szCs w:val="28"/>
          <w:lang w:val="en-ZW"/>
          <w14:ligatures w14:val="none"/>
        </w:rPr>
        <w:t>wangu</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achakuchengeta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iwewe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hama</w:t>
      </w:r>
      <w:proofErr w:type="spellEnd"/>
      <w:r>
        <w:rPr>
          <w:rFonts w:ascii="Arial" w:hAnsi="Arial" w:eastAsia="Calibri" w:cs="Arial"/>
          <w:kern w:val="0"/>
          <w:sz w:val="28"/>
          <w:szCs w:val="28"/>
          <w:lang w:val="en-ZW"/>
          <w14:ligatures w14:val="none"/>
        </w:rPr>
        <w:t xml:space="preserve">. </w:t>
      </w:r>
      <w:r w:rsidRPr="00B04B1E">
        <w:rPr>
          <w:rFonts w:ascii="Arial" w:hAnsi="Arial" w:eastAsia="Calibri" w:cs="Arial"/>
          <w:kern w:val="0"/>
          <w:sz w:val="18"/>
          <w:szCs w:val="18"/>
          <w:lang w:val="en-ZW"/>
          <w14:ligatures w14:val="none"/>
        </w:rPr>
        <w:t>[Congregation says, “Amen.”</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Heemeni</w:t>
      </w:r>
      <w:proofErr w:type="spellEnd"/>
      <w:r>
        <w:rPr>
          <w:rFonts w:ascii="Arial" w:hAnsi="Arial" w:eastAsia="Calibri" w:cs="Arial"/>
          <w:kern w:val="0"/>
          <w:sz w:val="28"/>
          <w:szCs w:val="28"/>
          <w:lang w:val="en-ZW"/>
          <w14:ligatures w14:val="none"/>
        </w:rPr>
        <w:t xml:space="preserve">. </w:t>
      </w:r>
      <w:r w:rsidRPr="00B04B1E">
        <w:rPr>
          <w:rFonts w:ascii="Arial" w:hAnsi="Arial" w:eastAsia="Calibri" w:cs="Arial"/>
          <w:kern w:val="0"/>
          <w:sz w:val="18"/>
          <w:szCs w:val="18"/>
          <w:lang w:val="en-ZW"/>
          <w14:ligatures w14:val="none"/>
        </w:rPr>
        <w:t>[Congregation says, “Amen.”</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Kuti </w:t>
      </w:r>
      <w:proofErr w:type="spellStart"/>
      <w:r>
        <w:rPr>
          <w:rFonts w:ascii="Arial" w:hAnsi="Arial" w:eastAsia="Calibri" w:cs="Arial"/>
          <w:kern w:val="0"/>
          <w:sz w:val="28"/>
          <w:szCs w:val="28"/>
          <w:lang w:val="en-ZW"/>
          <w14:ligatures w14:val="none"/>
        </w:rPr>
        <w:t>mwanangu</w:t>
      </w:r>
      <w:proofErr w:type="spellEnd"/>
      <w:r>
        <w:rPr>
          <w:rFonts w:ascii="Arial" w:hAnsi="Arial" w:eastAsia="Calibri" w:cs="Arial"/>
          <w:kern w:val="0"/>
          <w:sz w:val="28"/>
          <w:szCs w:val="28"/>
          <w:lang w:val="en-ZW"/>
          <w14:ligatures w14:val="none"/>
        </w:rPr>
        <w:t xml:space="preserve"> hakuna </w:t>
      </w:r>
      <w:proofErr w:type="spellStart"/>
      <w:r>
        <w:rPr>
          <w:rFonts w:ascii="Arial" w:hAnsi="Arial" w:eastAsia="Calibri" w:cs="Arial"/>
          <w:kern w:val="0"/>
          <w:sz w:val="28"/>
          <w:szCs w:val="28"/>
          <w:lang w:val="en-ZW"/>
          <w14:ligatures w14:val="none"/>
        </w:rPr>
        <w:t>mumwe</w:t>
      </w:r>
      <w:proofErr w:type="spellEnd"/>
      <w:r>
        <w:rPr>
          <w:rFonts w:ascii="Arial" w:hAnsi="Arial" w:eastAsia="Calibri" w:cs="Arial"/>
          <w:kern w:val="0"/>
          <w:sz w:val="28"/>
          <w:szCs w:val="28"/>
          <w:lang w:val="en-ZW"/>
          <w14:ligatures w14:val="none"/>
        </w:rPr>
        <w:t xml:space="preserve"> Mwari </w:t>
      </w:r>
      <w:proofErr w:type="spellStart"/>
      <w:r>
        <w:rPr>
          <w:rFonts w:ascii="Arial" w:hAnsi="Arial" w:eastAsia="Calibri" w:cs="Arial"/>
          <w:kern w:val="0"/>
          <w:sz w:val="28"/>
          <w:szCs w:val="28"/>
          <w:lang w:val="en-ZW"/>
          <w14:ligatures w14:val="none"/>
        </w:rPr>
        <w:t>anopfuura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wandirikukudza</w:t>
      </w:r>
      <w:proofErr w:type="spellEnd"/>
      <w:r>
        <w:rPr>
          <w:rFonts w:ascii="Arial" w:hAnsi="Arial" w:eastAsia="Calibri" w:cs="Arial"/>
          <w:kern w:val="0"/>
          <w:sz w:val="28"/>
          <w:szCs w:val="28"/>
          <w:lang w:val="en-ZW"/>
          <w14:ligatures w14:val="none"/>
        </w:rPr>
        <w:t xml:space="preserve"> iye…? </w:t>
      </w:r>
      <w:r w:rsidRPr="00270B05">
        <w:rPr>
          <w:rFonts w:ascii="Arial" w:hAnsi="Arial" w:eastAsia="Calibri" w:cs="Arial"/>
          <w:kern w:val="0"/>
          <w:sz w:val="18"/>
          <w:szCs w:val="18"/>
          <w:lang w:val="en-ZW"/>
          <w14:ligatures w14:val="none"/>
        </w:rPr>
        <w:t>[Congregation says, “</w:t>
      </w:r>
      <w:proofErr w:type="spellStart"/>
      <w:r w:rsidRPr="00270B05">
        <w:rPr>
          <w:rFonts w:ascii="Arial" w:hAnsi="Arial" w:eastAsia="Calibri" w:cs="Arial"/>
          <w:kern w:val="0"/>
          <w:sz w:val="18"/>
          <w:szCs w:val="18"/>
          <w:lang w:val="en-ZW"/>
          <w14:ligatures w14:val="none"/>
        </w:rPr>
        <w:t>iyeye</w:t>
      </w:r>
      <w:proofErr w:type="spellEnd"/>
      <w:r w:rsidRPr="00270B05">
        <w:rPr>
          <w:rFonts w:ascii="Arial" w:hAnsi="Arial" w:eastAsia="Calibri" w:cs="Arial"/>
          <w:kern w:val="0"/>
          <w:sz w:val="18"/>
          <w:szCs w:val="18"/>
          <w:lang w:val="en-ZW"/>
          <w14:ligatures w14:val="none"/>
        </w:rPr>
        <w:t>.”</w:t>
      </w:r>
      <w:r w:rsidRPr="00132E59">
        <w:rPr>
          <w:rFonts w:ascii="Arial" w:hAnsi="Arial" w:eastAsia="Calibri" w:cs="Arial"/>
          <w:kern w:val="0"/>
          <w:sz w:val="18"/>
          <w:szCs w:val="18"/>
          <w:lang w:val="en-ZW"/>
          <w14:ligatures w14:val="none"/>
        </w:rPr>
        <w:t>]</w:t>
      </w:r>
      <w:r w:rsidRPr="00270B05">
        <w:rPr>
          <w:rFonts w:ascii="Arial" w:hAnsi="Arial" w:eastAsia="Calibri" w:cs="Arial"/>
          <w:kern w:val="0"/>
          <w:sz w:val="32"/>
          <w:szCs w:val="32"/>
          <w:lang w:val="en-ZW"/>
          <w14:ligatures w14:val="none"/>
        </w:rPr>
        <w:t xml:space="preserve"> </w:t>
      </w:r>
      <w:proofErr w:type="spellStart"/>
      <w:r>
        <w:rPr>
          <w:rFonts w:ascii="Arial" w:hAnsi="Arial" w:eastAsia="Calibri" w:cs="Arial"/>
          <w:kern w:val="0"/>
          <w:sz w:val="28"/>
          <w:szCs w:val="28"/>
          <w:lang w:val="en-ZW"/>
          <w14:ligatures w14:val="none"/>
        </w:rPr>
        <w:t>Anenge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ari</w:t>
      </w:r>
      <w:proofErr w:type="spellEnd"/>
      <w:r>
        <w:rPr>
          <w:rFonts w:ascii="Arial" w:hAnsi="Arial" w:eastAsia="Calibri" w:cs="Arial"/>
          <w:kern w:val="0"/>
          <w:sz w:val="28"/>
          <w:szCs w:val="28"/>
          <w:lang w:val="en-ZW"/>
          <w14:ligatures w14:val="none"/>
        </w:rPr>
        <w:t xml:space="preserve"> Mwari </w:t>
      </w:r>
      <w:proofErr w:type="spellStart"/>
      <w:r>
        <w:rPr>
          <w:rFonts w:ascii="Arial" w:hAnsi="Arial" w:eastAsia="Calibri" w:cs="Arial"/>
          <w:kern w:val="0"/>
          <w:sz w:val="28"/>
          <w:szCs w:val="28"/>
          <w:lang w:val="en-ZW"/>
          <w14:ligatures w14:val="none"/>
        </w:rPr>
        <w:t>akakuchengeta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haikona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vekutamba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ndiMwari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akakutengera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imba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ndiMwari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akakutendera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mota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ndiMwari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akakupa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hutano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ndiMwari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akakupa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mbereko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waishaya</w:t>
      </w:r>
      <w:proofErr w:type="spellEnd"/>
      <w:r>
        <w:rPr>
          <w:rFonts w:ascii="Arial" w:hAnsi="Arial" w:eastAsia="Calibri" w:cs="Arial"/>
          <w:kern w:val="0"/>
          <w:sz w:val="28"/>
          <w:szCs w:val="28"/>
          <w:lang w:val="en-ZW"/>
          <w14:ligatures w14:val="none"/>
        </w:rPr>
        <w:t xml:space="preserve">. </w:t>
      </w:r>
    </w:p>
    <w:p w:rsidRPr="00625521" w:rsidR="002B366F" w:rsidP="002B366F" w:rsidRDefault="002B366F" w14:paraId="33BB0E6B" w14:textId="77777777">
      <w:pPr>
        <w:tabs>
          <w:tab w:val="left" w:pos="7227"/>
        </w:tabs>
        <w:spacing w:line="259" w:lineRule="auto"/>
        <w:jc w:val="both"/>
        <w:rPr>
          <w:rFonts w:ascii="Arial" w:hAnsi="Arial" w:eastAsia="Calibri" w:cs="Arial"/>
          <w:kern w:val="0"/>
          <w:sz w:val="28"/>
          <w:szCs w:val="28"/>
          <w:lang w:val="en-ZW"/>
          <w14:ligatures w14:val="none"/>
        </w:rPr>
      </w:pPr>
      <w:r w:rsidRPr="008F590C">
        <w:rPr>
          <w:rFonts w:ascii="Arial" w:hAnsi="Arial" w:eastAsia="Calibri" w:cs="Arial"/>
          <w:kern w:val="0"/>
          <w:sz w:val="28"/>
          <w:szCs w:val="28"/>
          <w:vertAlign w:val="superscript"/>
          <w:lang w:val="en-ZW"/>
          <w14:ligatures w14:val="none"/>
        </w:rPr>
        <w:t>45</w:t>
      </w:r>
      <w:r>
        <w:rPr>
          <w:rFonts w:ascii="Arial" w:hAnsi="Arial" w:eastAsia="Calibri" w:cs="Arial"/>
          <w:kern w:val="0"/>
          <w:sz w:val="28"/>
          <w:szCs w:val="28"/>
          <w:vertAlign w:val="superscript"/>
          <w:lang w:val="en-ZW"/>
          <w14:ligatures w14:val="none"/>
        </w:rPr>
        <w:t xml:space="preserve"> </w:t>
      </w:r>
      <w:r>
        <w:rPr>
          <w:rFonts w:ascii="Arial" w:hAnsi="Arial" w:eastAsia="Calibri" w:cs="Arial"/>
          <w:kern w:val="0"/>
          <w:sz w:val="28"/>
          <w:szCs w:val="28"/>
          <w:lang w:val="en-ZW"/>
          <w14:ligatures w14:val="none"/>
        </w:rPr>
        <w:t xml:space="preserve">Hama </w:t>
      </w:r>
      <w:proofErr w:type="spellStart"/>
      <w:r>
        <w:rPr>
          <w:rFonts w:ascii="Arial" w:hAnsi="Arial" w:eastAsia="Calibri" w:cs="Arial"/>
          <w:kern w:val="0"/>
          <w:sz w:val="28"/>
          <w:szCs w:val="28"/>
          <w:lang w:val="en-ZW"/>
          <w14:ligatures w14:val="none"/>
        </w:rPr>
        <w:t>inofanira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kutaura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yakasununguka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kuti</w:t>
      </w:r>
      <w:proofErr w:type="spellEnd"/>
      <w:r>
        <w:rPr>
          <w:rFonts w:ascii="Arial" w:hAnsi="Arial" w:eastAsia="Calibri" w:cs="Arial"/>
          <w:kern w:val="0"/>
          <w:sz w:val="28"/>
          <w:szCs w:val="28"/>
          <w:lang w:val="en-ZW"/>
          <w14:ligatures w14:val="none"/>
        </w:rPr>
        <w:t xml:space="preserve"> eh… “Samatha </w:t>
      </w:r>
      <w:proofErr w:type="spellStart"/>
      <w:r>
        <w:rPr>
          <w:rFonts w:ascii="Arial" w:hAnsi="Arial" w:eastAsia="Calibri" w:cs="Arial"/>
          <w:kern w:val="0"/>
          <w:sz w:val="28"/>
          <w:szCs w:val="28"/>
          <w:lang w:val="en-ZW"/>
          <w14:ligatures w14:val="none"/>
        </w:rPr>
        <w:t>gara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apa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mawuiro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ako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mwanangu</w:t>
      </w:r>
      <w:proofErr w:type="spellEnd"/>
      <w:r>
        <w:rPr>
          <w:rFonts w:ascii="Arial" w:hAnsi="Arial" w:eastAsia="Calibri" w:cs="Arial"/>
          <w:kern w:val="0"/>
          <w:sz w:val="28"/>
          <w:szCs w:val="28"/>
          <w:lang w:val="en-ZW"/>
          <w14:ligatures w14:val="none"/>
        </w:rPr>
        <w:t xml:space="preserve"> Samatha </w:t>
      </w:r>
      <w:proofErr w:type="spellStart"/>
      <w:r>
        <w:rPr>
          <w:rFonts w:ascii="Arial" w:hAnsi="Arial" w:eastAsia="Calibri" w:cs="Arial"/>
          <w:kern w:val="0"/>
          <w:sz w:val="28"/>
          <w:szCs w:val="28"/>
          <w:lang w:val="en-ZW"/>
          <w14:ligatures w14:val="none"/>
        </w:rPr>
        <w:t>ndakateera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vakoma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vangu</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kwakare</w:t>
      </w:r>
      <w:proofErr w:type="spellEnd"/>
      <w:r>
        <w:rPr>
          <w:rFonts w:ascii="Arial" w:hAnsi="Arial" w:eastAsia="Calibri" w:cs="Arial"/>
          <w:kern w:val="0"/>
          <w:sz w:val="28"/>
          <w:szCs w:val="28"/>
          <w:lang w:val="en-ZW"/>
          <w14:ligatures w14:val="none"/>
        </w:rPr>
        <w:t xml:space="preserve"> uku </w:t>
      </w:r>
      <w:proofErr w:type="spellStart"/>
      <w:r>
        <w:rPr>
          <w:rFonts w:ascii="Arial" w:hAnsi="Arial" w:eastAsia="Calibri" w:cs="Arial"/>
          <w:kern w:val="0"/>
          <w:sz w:val="28"/>
          <w:szCs w:val="28"/>
          <w:lang w:val="en-ZW"/>
          <w14:ligatures w14:val="none"/>
        </w:rPr>
        <w:t>ku</w:t>
      </w:r>
      <w:proofErr w:type="spellEnd"/>
      <w:r>
        <w:rPr>
          <w:rFonts w:ascii="Arial" w:hAnsi="Arial" w:eastAsia="Calibri" w:cs="Arial"/>
          <w:kern w:val="0"/>
          <w:sz w:val="28"/>
          <w:szCs w:val="28"/>
          <w:lang w:val="en-ZW"/>
          <w14:ligatures w14:val="none"/>
        </w:rPr>
        <w:t xml:space="preserve"> side </w:t>
      </w:r>
      <w:proofErr w:type="spellStart"/>
      <w:r>
        <w:rPr>
          <w:rFonts w:ascii="Arial" w:hAnsi="Arial" w:eastAsia="Calibri" w:cs="Arial"/>
          <w:kern w:val="0"/>
          <w:sz w:val="28"/>
          <w:szCs w:val="28"/>
          <w:lang w:val="en-ZW"/>
          <w14:ligatures w14:val="none"/>
        </w:rPr>
        <w:t>rekwa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amai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vako</w:t>
      </w:r>
      <w:proofErr w:type="spellEnd"/>
      <w:r>
        <w:rPr>
          <w:rFonts w:ascii="Arial" w:hAnsi="Arial" w:eastAsia="Calibri" w:cs="Arial"/>
          <w:kern w:val="0"/>
          <w:sz w:val="28"/>
          <w:szCs w:val="28"/>
          <w:lang w:val="en-ZW"/>
          <w14:ligatures w14:val="none"/>
        </w:rPr>
        <w:t xml:space="preserve"> uku. </w:t>
      </w:r>
      <w:proofErr w:type="spellStart"/>
      <w:r>
        <w:rPr>
          <w:rFonts w:ascii="Arial" w:hAnsi="Arial" w:eastAsia="Calibri" w:cs="Arial"/>
          <w:kern w:val="0"/>
          <w:sz w:val="28"/>
          <w:szCs w:val="28"/>
          <w:lang w:val="en-ZW"/>
          <w14:ligatures w14:val="none"/>
        </w:rPr>
        <w:t>Vachienda</w:t>
      </w:r>
      <w:proofErr w:type="spellEnd"/>
      <w:r>
        <w:rPr>
          <w:rFonts w:ascii="Arial" w:hAnsi="Arial" w:eastAsia="Calibri" w:cs="Arial"/>
          <w:kern w:val="0"/>
          <w:sz w:val="28"/>
          <w:szCs w:val="28"/>
          <w:lang w:val="en-ZW"/>
          <w14:ligatures w14:val="none"/>
        </w:rPr>
        <w:t xml:space="preserve"> kune </w:t>
      </w:r>
      <w:proofErr w:type="spellStart"/>
      <w:r>
        <w:rPr>
          <w:rFonts w:ascii="Arial" w:hAnsi="Arial" w:eastAsia="Calibri" w:cs="Arial"/>
          <w:kern w:val="0"/>
          <w:sz w:val="28"/>
          <w:szCs w:val="28"/>
          <w:lang w:val="en-ZW"/>
          <w14:ligatures w14:val="none"/>
        </w:rPr>
        <w:t>imwe</w:t>
      </w:r>
      <w:proofErr w:type="spellEnd"/>
      <w:r>
        <w:rPr>
          <w:rFonts w:ascii="Arial" w:hAnsi="Arial" w:eastAsia="Calibri" w:cs="Arial"/>
          <w:kern w:val="0"/>
          <w:sz w:val="28"/>
          <w:szCs w:val="28"/>
          <w:lang w:val="en-ZW"/>
          <w14:ligatures w14:val="none"/>
        </w:rPr>
        <w:t xml:space="preserve"> church </w:t>
      </w:r>
      <w:proofErr w:type="spellStart"/>
      <w:r>
        <w:rPr>
          <w:rFonts w:ascii="Arial" w:hAnsi="Arial" w:eastAsia="Calibri" w:cs="Arial"/>
          <w:kern w:val="0"/>
          <w:sz w:val="28"/>
          <w:szCs w:val="28"/>
          <w:lang w:val="en-ZW"/>
          <w14:ligatures w14:val="none"/>
        </w:rPr>
        <w:t>wava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imomo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taimomo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takanga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tisina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mwana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taikumbira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mwa</w:t>
      </w:r>
      <w:proofErr w:type="spellEnd"/>
      <w:r>
        <w:rPr>
          <w:rFonts w:ascii="Arial" w:hAnsi="Arial" w:eastAsia="Calibri" w:cs="Arial"/>
          <w:kern w:val="0"/>
          <w:sz w:val="28"/>
          <w:szCs w:val="28"/>
          <w:lang w:val="en-ZW"/>
          <w14:ligatures w14:val="none"/>
        </w:rPr>
        <w:t xml:space="preserve">…? </w:t>
      </w:r>
      <w:r w:rsidRPr="00FF0507">
        <w:rPr>
          <w:rFonts w:ascii="Arial" w:hAnsi="Arial" w:eastAsia="Calibri" w:cs="Arial"/>
          <w:kern w:val="0"/>
          <w:sz w:val="18"/>
          <w:szCs w:val="18"/>
          <w:lang w:val="en-ZW"/>
          <w14:ligatures w14:val="none"/>
        </w:rPr>
        <w:t>[Congregation says, “</w:t>
      </w:r>
      <w:proofErr w:type="spellStart"/>
      <w:r w:rsidRPr="00FF0507">
        <w:rPr>
          <w:rFonts w:ascii="Arial" w:hAnsi="Arial" w:eastAsia="Calibri" w:cs="Arial"/>
          <w:kern w:val="0"/>
          <w:sz w:val="18"/>
          <w:szCs w:val="18"/>
          <w:lang w:val="en-ZW"/>
          <w14:ligatures w14:val="none"/>
        </w:rPr>
        <w:t>mwana</w:t>
      </w:r>
      <w:proofErr w:type="spellEnd"/>
      <w:r w:rsidRPr="00FF0507">
        <w:rPr>
          <w:rFonts w:ascii="Arial" w:hAnsi="Arial" w:eastAsia="Calibri" w:cs="Arial"/>
          <w:kern w:val="0"/>
          <w:sz w:val="18"/>
          <w:szCs w:val="18"/>
          <w:lang w:val="en-ZW"/>
          <w14:ligatures w14:val="none"/>
        </w:rPr>
        <w:t>.”</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Takumbira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mwana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mumwe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musi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mufundisi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akaganza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zvikanzi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taura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chaunoda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umire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ipapo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usimudze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ruoko</w:t>
      </w:r>
      <w:proofErr w:type="spellEnd"/>
      <w:r>
        <w:rPr>
          <w:rFonts w:ascii="Arial" w:hAnsi="Arial" w:eastAsia="Calibri" w:cs="Arial"/>
          <w:kern w:val="0"/>
          <w:sz w:val="28"/>
          <w:szCs w:val="28"/>
          <w:lang w:val="en-ZW"/>
          <w14:ligatures w14:val="none"/>
        </w:rPr>
        <w:t xml:space="preserve">. Samatha </w:t>
      </w:r>
      <w:proofErr w:type="spellStart"/>
      <w:r>
        <w:rPr>
          <w:rFonts w:ascii="Arial" w:hAnsi="Arial" w:eastAsia="Calibri" w:cs="Arial"/>
          <w:kern w:val="0"/>
          <w:sz w:val="28"/>
          <w:szCs w:val="28"/>
          <w:lang w:val="en-ZW"/>
          <w14:ligatures w14:val="none"/>
        </w:rPr>
        <w:t>ndomauyiro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ako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iwe</w:t>
      </w:r>
      <w:proofErr w:type="spellEnd"/>
      <w:r>
        <w:rPr>
          <w:rFonts w:ascii="Arial" w:hAnsi="Arial" w:eastAsia="Calibri" w:cs="Arial"/>
          <w:kern w:val="0"/>
          <w:sz w:val="28"/>
          <w:szCs w:val="28"/>
          <w:lang w:val="en-ZW"/>
          <w14:ligatures w14:val="none"/>
        </w:rPr>
        <w:t xml:space="preserve">!” </w:t>
      </w:r>
      <w:r w:rsidRPr="00A13AA4">
        <w:rPr>
          <w:rFonts w:ascii="Arial" w:hAnsi="Arial" w:eastAsia="Calibri" w:cs="Arial"/>
          <w:kern w:val="0"/>
          <w:sz w:val="18"/>
          <w:szCs w:val="18"/>
          <w:lang w:val="en-ZW"/>
          <w14:ligatures w14:val="none"/>
        </w:rPr>
        <w:t>[Congregation says, “Amen.”</w:t>
      </w:r>
      <w:r w:rsidRPr="00132E59">
        <w:rPr>
          <w:rFonts w:ascii="Arial" w:hAnsi="Arial" w:eastAsia="Calibri" w:cs="Arial"/>
          <w:kern w:val="0"/>
          <w:sz w:val="18"/>
          <w:szCs w:val="18"/>
          <w:lang w:val="en-ZW"/>
          <w14:ligatures w14:val="none"/>
        </w:rPr>
        <w:t>]</w:t>
      </w:r>
    </w:p>
    <w:p w:rsidRPr="00FF3ABB" w:rsidR="002B366F" w:rsidP="002B366F" w:rsidRDefault="002B366F" w14:paraId="2A24F830" w14:textId="77777777">
      <w:pPr>
        <w:tabs>
          <w:tab w:val="left" w:pos="7227"/>
        </w:tabs>
        <w:spacing w:line="259" w:lineRule="auto"/>
        <w:jc w:val="both"/>
        <w:rPr>
          <w:rFonts w:ascii="Arial" w:hAnsi="Arial" w:eastAsia="Calibri" w:cs="Arial"/>
          <w:kern w:val="0"/>
          <w:sz w:val="18"/>
          <w:szCs w:val="18"/>
          <w14:ligatures w14:val="none"/>
        </w:rPr>
      </w:pPr>
      <w:r w:rsidRPr="008F590C">
        <w:rPr>
          <w:rFonts w:ascii="Arial" w:hAnsi="Arial" w:eastAsia="Calibri" w:cs="Arial"/>
          <w:kern w:val="0"/>
          <w:sz w:val="28"/>
          <w:szCs w:val="28"/>
          <w:vertAlign w:val="superscript"/>
          <w:lang w:val="en-ZW"/>
          <w14:ligatures w14:val="none"/>
        </w:rPr>
        <w:t>46</w:t>
      </w:r>
      <w:r>
        <w:rPr>
          <w:rFonts w:ascii="Arial" w:hAnsi="Arial" w:eastAsia="Calibri" w:cs="Arial"/>
          <w:kern w:val="0"/>
          <w:sz w:val="28"/>
          <w:szCs w:val="28"/>
          <w:vertAlign w:val="superscript"/>
          <w:lang w:val="en-ZW"/>
          <w14:ligatures w14:val="none"/>
        </w:rPr>
        <w:t xml:space="preserve"> </w:t>
      </w:r>
      <w:r>
        <w:rPr>
          <w:rFonts w:ascii="Arial" w:hAnsi="Arial" w:eastAsia="Calibri" w:cs="Arial"/>
          <w:kern w:val="0"/>
          <w:sz w:val="28"/>
          <w:szCs w:val="28"/>
          <w:lang w:val="en-ZW"/>
          <w14:ligatures w14:val="none"/>
        </w:rPr>
        <w:t xml:space="preserve">Mwana </w:t>
      </w:r>
      <w:proofErr w:type="spellStart"/>
      <w:r>
        <w:rPr>
          <w:rFonts w:ascii="Arial" w:hAnsi="Arial" w:eastAsia="Calibri" w:cs="Arial"/>
          <w:kern w:val="0"/>
          <w:sz w:val="28"/>
          <w:szCs w:val="28"/>
          <w:lang w:val="en-ZW"/>
          <w14:ligatures w14:val="none"/>
        </w:rPr>
        <w:t>ngagare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akaudzwa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nyaya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iyo</w:t>
      </w:r>
      <w:proofErr w:type="spellEnd"/>
      <w:r>
        <w:rPr>
          <w:rFonts w:ascii="Arial" w:hAnsi="Arial" w:eastAsia="Calibri" w:cs="Arial"/>
          <w:kern w:val="0"/>
          <w:sz w:val="28"/>
          <w:szCs w:val="28"/>
          <w:lang w:val="en-ZW"/>
          <w14:ligatures w14:val="none"/>
        </w:rPr>
        <w:t xml:space="preserve">…? </w:t>
      </w:r>
      <w:r w:rsidRPr="008236D9">
        <w:rPr>
          <w:rFonts w:ascii="Arial" w:hAnsi="Arial" w:eastAsia="Calibri" w:cs="Arial"/>
          <w:kern w:val="0"/>
          <w:sz w:val="18"/>
          <w:szCs w:val="18"/>
          <w:lang w:val="en-ZW"/>
          <w14:ligatures w14:val="none"/>
        </w:rPr>
        <w:t>[Congregation says, “</w:t>
      </w:r>
      <w:proofErr w:type="spellStart"/>
      <w:r w:rsidRPr="008236D9">
        <w:rPr>
          <w:rFonts w:ascii="Arial" w:hAnsi="Arial" w:eastAsia="Calibri" w:cs="Arial"/>
          <w:kern w:val="0"/>
          <w:sz w:val="18"/>
          <w:szCs w:val="18"/>
          <w:lang w:val="en-ZW"/>
          <w14:ligatures w14:val="none"/>
        </w:rPr>
        <w:t>iyoyo</w:t>
      </w:r>
      <w:proofErr w:type="spellEnd"/>
      <w:r>
        <w:rPr>
          <w:rFonts w:ascii="Arial" w:hAnsi="Arial" w:eastAsia="Calibri" w:cs="Arial"/>
          <w:kern w:val="0"/>
          <w:sz w:val="18"/>
          <w:szCs w:val="18"/>
          <w:lang w:val="en-ZW"/>
          <w14:ligatures w14:val="none"/>
        </w:rPr>
        <w:t>,</w:t>
      </w:r>
      <w:r w:rsidRPr="008236D9">
        <w:rPr>
          <w:rFonts w:ascii="Arial" w:hAnsi="Arial" w:eastAsia="Calibri" w:cs="Arial"/>
          <w:kern w:val="0"/>
          <w:sz w:val="18"/>
          <w:szCs w:val="18"/>
          <w:lang w:val="en-ZW"/>
          <w14:ligatures w14:val="none"/>
        </w:rPr>
        <w:t>”</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Handiskunzwa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Amenika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hama</w:t>
      </w:r>
      <w:proofErr w:type="spellEnd"/>
      <w:r>
        <w:rPr>
          <w:rFonts w:ascii="Arial" w:hAnsi="Arial" w:eastAsia="Calibri" w:cs="Arial"/>
          <w:kern w:val="0"/>
          <w:sz w:val="28"/>
          <w:szCs w:val="28"/>
          <w:lang w:val="en-ZW"/>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Ngaapfuure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ipapa</w:t>
      </w:r>
      <w:proofErr w:type="spellEnd"/>
      <w:r>
        <w:rPr>
          <w:rFonts w:ascii="Arial" w:hAnsi="Arial" w:eastAsia="Calibri" w:cs="Arial"/>
          <w:kern w:val="0"/>
          <w:sz w:val="28"/>
          <w:szCs w:val="28"/>
          <w14:ligatures w14:val="none"/>
        </w:rPr>
        <w:t xml:space="preserve"> Ameni </w:t>
      </w:r>
      <w:proofErr w:type="spellStart"/>
      <w:r>
        <w:rPr>
          <w:rFonts w:ascii="Arial" w:hAnsi="Arial" w:eastAsia="Calibri" w:cs="Arial"/>
          <w:kern w:val="0"/>
          <w:sz w:val="28"/>
          <w:szCs w:val="28"/>
          <w14:ligatures w14:val="none"/>
        </w:rPr>
        <w:t>iyeye</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Mwana </w:t>
      </w:r>
      <w:proofErr w:type="spellStart"/>
      <w:r>
        <w:rPr>
          <w:rFonts w:ascii="Arial" w:hAnsi="Arial" w:eastAsia="Calibri" w:cs="Arial"/>
          <w:kern w:val="0"/>
          <w:sz w:val="28"/>
          <w:szCs w:val="28"/>
          <w14:ligatures w14:val="none"/>
        </w:rPr>
        <w:t>ngaakure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achiziva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izvozvo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kuti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ndomawaniro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akaita</w:t>
      </w:r>
      <w:proofErr w:type="spellEnd"/>
      <w:r>
        <w:rPr>
          <w:rFonts w:ascii="Arial" w:hAnsi="Arial" w:eastAsia="Calibri" w:cs="Arial"/>
          <w:kern w:val="0"/>
          <w:sz w:val="28"/>
          <w:szCs w:val="28"/>
          <w14:ligatures w14:val="none"/>
        </w:rPr>
        <w:t xml:space="preserve"> Baba </w:t>
      </w:r>
      <w:proofErr w:type="spellStart"/>
      <w:r>
        <w:rPr>
          <w:rFonts w:ascii="Arial" w:hAnsi="Arial" w:eastAsia="Calibri" w:cs="Arial"/>
          <w:kern w:val="0"/>
          <w:sz w:val="28"/>
          <w:szCs w:val="28"/>
          <w14:ligatures w14:val="none"/>
        </w:rPr>
        <w:t>inini</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 Havana </w:t>
      </w:r>
      <w:proofErr w:type="spellStart"/>
      <w:r>
        <w:rPr>
          <w:rFonts w:ascii="Arial" w:hAnsi="Arial" w:eastAsia="Calibri" w:cs="Arial"/>
          <w:kern w:val="0"/>
          <w:sz w:val="28"/>
          <w:szCs w:val="28"/>
          <w14:ligatures w14:val="none"/>
        </w:rPr>
        <w:t>kuenda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kunoshopera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kun’a</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kun’anga</w:t>
      </w:r>
      <w:proofErr w:type="spellEnd"/>
      <w:r>
        <w:rPr>
          <w:rFonts w:ascii="Arial" w:hAnsi="Arial" w:eastAsia="Calibri" w:cs="Arial"/>
          <w:kern w:val="0"/>
          <w:sz w:val="18"/>
          <w:szCs w:val="18"/>
          <w14:ligatures w14:val="none"/>
        </w:rPr>
        <w:t>, Amen</w:t>
      </w:r>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But </w:t>
      </w:r>
      <w:proofErr w:type="spellStart"/>
      <w:r>
        <w:rPr>
          <w:rFonts w:ascii="Arial" w:hAnsi="Arial" w:eastAsia="Calibri" w:cs="Arial"/>
          <w:kern w:val="0"/>
          <w:sz w:val="28"/>
          <w:szCs w:val="28"/>
          <w14:ligatures w14:val="none"/>
        </w:rPr>
        <w:t>ukaita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tsika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yekusaudza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vako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pamusoro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paMwari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vanouya</w:t>
      </w:r>
      <w:proofErr w:type="spellEnd"/>
      <w:r>
        <w:rPr>
          <w:rFonts w:ascii="Arial" w:hAnsi="Arial" w:eastAsia="Calibri" w:cs="Arial"/>
          <w:kern w:val="0"/>
          <w:sz w:val="28"/>
          <w:szCs w:val="28"/>
          <w14:ligatures w14:val="none"/>
        </w:rPr>
        <w:t xml:space="preserve"> mu Message </w:t>
      </w:r>
      <w:proofErr w:type="spellStart"/>
      <w:r>
        <w:rPr>
          <w:rFonts w:ascii="Arial" w:hAnsi="Arial" w:eastAsia="Calibri" w:cs="Arial"/>
          <w:kern w:val="0"/>
          <w:sz w:val="28"/>
          <w:szCs w:val="28"/>
          <w14:ligatures w14:val="none"/>
        </w:rPr>
        <w:t>vaisingaitendi</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w:t>
      </w:r>
      <w:r>
        <w:rPr>
          <w:rFonts w:ascii="Arial" w:hAnsi="Arial" w:eastAsia="Calibri" w:cs="Arial"/>
          <w:kern w:val="0"/>
          <w:sz w:val="18"/>
          <w:szCs w:val="18"/>
          <w14:ligatures w14:val="none"/>
        </w:rPr>
        <w:t xml:space="preserve">Apostle claps his hands once—ED,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
    <w:p w:rsidR="002B366F" w:rsidP="002B366F" w:rsidRDefault="002B366F" w14:paraId="675210B1" w14:textId="77777777">
      <w:pPr>
        <w:tabs>
          <w:tab w:val="left" w:pos="7227"/>
        </w:tabs>
        <w:spacing w:line="259" w:lineRule="auto"/>
        <w:jc w:val="both"/>
        <w:rPr>
          <w:rFonts w:ascii="Arial" w:hAnsi="Arial" w:eastAsia="Calibri" w:cs="Arial"/>
          <w:kern w:val="0"/>
          <w:sz w:val="28"/>
          <w:szCs w:val="28"/>
          <w:lang w:val="en-ZW"/>
          <w14:ligatures w14:val="none"/>
        </w:rPr>
      </w:pPr>
      <w:r w:rsidRPr="008F590C">
        <w:rPr>
          <w:rFonts w:ascii="Arial" w:hAnsi="Arial" w:eastAsia="Calibri" w:cs="Arial"/>
          <w:kern w:val="0"/>
          <w:sz w:val="28"/>
          <w:szCs w:val="28"/>
          <w:vertAlign w:val="superscript"/>
          <w:lang w:val="en-ZW"/>
          <w14:ligatures w14:val="none"/>
        </w:rPr>
        <w:t>47</w:t>
      </w:r>
      <w:r w:rsidRPr="00971ED0">
        <w:rPr>
          <w:rFonts w:ascii="Arial" w:hAnsi="Arial" w:eastAsia="Calibri" w:cs="Arial"/>
          <w:kern w:val="0"/>
          <w:sz w:val="28"/>
          <w:szCs w:val="28"/>
          <w:lang w:val="en-ZW"/>
          <w14:ligatures w14:val="none"/>
        </w:rPr>
        <w:t xml:space="preserve"> </w:t>
      </w:r>
      <w:proofErr w:type="spellStart"/>
      <w:r w:rsidRPr="00971ED0">
        <w:rPr>
          <w:rFonts w:ascii="Arial" w:hAnsi="Arial" w:eastAsia="Calibri" w:cs="Arial"/>
          <w:kern w:val="0"/>
          <w:sz w:val="28"/>
          <w:szCs w:val="28"/>
          <w:lang w:val="en-ZW"/>
          <w14:ligatures w14:val="none"/>
        </w:rPr>
        <w:t>Ndaipa</w:t>
      </w:r>
      <w:proofErr w:type="spellEnd"/>
      <w:r w:rsidRPr="00971ED0">
        <w:rPr>
          <w:rFonts w:ascii="Arial" w:hAnsi="Arial" w:eastAsia="Calibri" w:cs="Arial"/>
          <w:kern w:val="0"/>
          <w:sz w:val="28"/>
          <w:szCs w:val="28"/>
          <w:lang w:val="en-ZW"/>
          <w14:ligatures w14:val="none"/>
        </w:rPr>
        <w:t xml:space="preserve"> </w:t>
      </w:r>
      <w:proofErr w:type="spellStart"/>
      <w:r w:rsidRPr="00971ED0">
        <w:rPr>
          <w:rFonts w:ascii="Arial" w:hAnsi="Arial" w:eastAsia="Calibri" w:cs="Arial"/>
          <w:kern w:val="0"/>
          <w:sz w:val="28"/>
          <w:szCs w:val="28"/>
          <w:lang w:val="en-ZW"/>
          <w14:ligatures w14:val="none"/>
        </w:rPr>
        <w:t>vanhu</w:t>
      </w:r>
      <w:proofErr w:type="spellEnd"/>
      <w:r w:rsidRPr="00971ED0">
        <w:rPr>
          <w:rFonts w:ascii="Arial" w:hAnsi="Arial" w:eastAsia="Calibri" w:cs="Arial"/>
          <w:kern w:val="0"/>
          <w:sz w:val="28"/>
          <w:szCs w:val="28"/>
          <w:lang w:val="en-ZW"/>
          <w14:ligatures w14:val="none"/>
        </w:rPr>
        <w:t xml:space="preserve"> example </w:t>
      </w:r>
      <w:proofErr w:type="spellStart"/>
      <w:r w:rsidRPr="00971ED0">
        <w:rPr>
          <w:rFonts w:ascii="Arial" w:hAnsi="Arial" w:eastAsia="Calibri" w:cs="Arial"/>
          <w:kern w:val="0"/>
          <w:sz w:val="28"/>
          <w:szCs w:val="28"/>
          <w:lang w:val="en-ZW"/>
          <w14:ligatures w14:val="none"/>
        </w:rPr>
        <w:t>kuti</w:t>
      </w:r>
      <w:proofErr w:type="spellEnd"/>
      <w:r w:rsidRPr="00971ED0">
        <w:rPr>
          <w:rFonts w:ascii="Arial" w:hAnsi="Arial" w:eastAsia="Calibri" w:cs="Arial"/>
          <w:kern w:val="0"/>
          <w:sz w:val="28"/>
          <w:szCs w:val="28"/>
          <w:lang w:val="en-ZW"/>
          <w14:ligatures w14:val="none"/>
        </w:rPr>
        <w:t xml:space="preserve"> </w:t>
      </w:r>
      <w:proofErr w:type="spellStart"/>
      <w:r w:rsidRPr="00971ED0">
        <w:rPr>
          <w:rFonts w:ascii="Arial" w:hAnsi="Arial" w:eastAsia="Calibri" w:cs="Arial"/>
          <w:kern w:val="0"/>
          <w:sz w:val="28"/>
          <w:szCs w:val="28"/>
          <w:lang w:val="en-ZW"/>
          <w14:ligatures w14:val="none"/>
        </w:rPr>
        <w:t>takapotsa</w:t>
      </w:r>
      <w:proofErr w:type="spellEnd"/>
      <w:r w:rsidRPr="00971ED0">
        <w:rPr>
          <w:rFonts w:ascii="Arial" w:hAnsi="Arial" w:eastAsia="Calibri" w:cs="Arial"/>
          <w:kern w:val="0"/>
          <w:sz w:val="28"/>
          <w:szCs w:val="28"/>
          <w:lang w:val="en-ZW"/>
          <w14:ligatures w14:val="none"/>
        </w:rPr>
        <w:t xml:space="preserve"> </w:t>
      </w:r>
      <w:proofErr w:type="spellStart"/>
      <w:r w:rsidRPr="00971ED0">
        <w:rPr>
          <w:rFonts w:ascii="Arial" w:hAnsi="Arial" w:eastAsia="Calibri" w:cs="Arial"/>
          <w:kern w:val="0"/>
          <w:sz w:val="28"/>
          <w:szCs w:val="28"/>
          <w:lang w:val="en-ZW"/>
          <w14:ligatures w14:val="none"/>
        </w:rPr>
        <w:t>taruza</w:t>
      </w:r>
      <w:proofErr w:type="spellEnd"/>
      <w:r w:rsidRPr="00971ED0">
        <w:rPr>
          <w:rFonts w:ascii="Arial" w:hAnsi="Arial" w:eastAsia="Calibri" w:cs="Arial"/>
          <w:kern w:val="0"/>
          <w:sz w:val="28"/>
          <w:szCs w:val="28"/>
          <w:lang w:val="en-ZW"/>
          <w14:ligatures w14:val="none"/>
        </w:rPr>
        <w:t xml:space="preserve"> </w:t>
      </w:r>
      <w:proofErr w:type="spellStart"/>
      <w:r w:rsidRPr="00971ED0">
        <w:rPr>
          <w:rFonts w:ascii="Arial" w:hAnsi="Arial" w:eastAsia="Calibri" w:cs="Arial"/>
          <w:kern w:val="0"/>
          <w:sz w:val="28"/>
          <w:szCs w:val="28"/>
          <w:lang w:val="en-ZW"/>
          <w14:ligatures w14:val="none"/>
        </w:rPr>
        <w:t>S</w:t>
      </w:r>
      <w:r>
        <w:rPr>
          <w:rFonts w:ascii="Arial" w:hAnsi="Arial" w:eastAsia="Calibri" w:cs="Arial"/>
          <w:kern w:val="0"/>
          <w:sz w:val="28"/>
          <w:szCs w:val="28"/>
          <w:lang w:val="en-ZW"/>
          <w14:ligatures w14:val="none"/>
        </w:rPr>
        <w:t>hiphra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uyu</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Savadha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nekuti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akaita</w:t>
      </w:r>
      <w:proofErr w:type="spellEnd"/>
      <w:r>
        <w:rPr>
          <w:rFonts w:ascii="Arial" w:hAnsi="Arial" w:eastAsia="Calibri" w:cs="Arial"/>
          <w:kern w:val="0"/>
          <w:sz w:val="28"/>
          <w:szCs w:val="28"/>
          <w:lang w:val="en-ZW"/>
          <w14:ligatures w14:val="none"/>
        </w:rPr>
        <w:t xml:space="preserve"> Form five and six pa </w:t>
      </w:r>
      <w:proofErr w:type="spellStart"/>
      <w:r>
        <w:rPr>
          <w:rFonts w:ascii="Arial" w:hAnsi="Arial" w:eastAsia="Calibri" w:cs="Arial"/>
          <w:kern w:val="0"/>
          <w:sz w:val="28"/>
          <w:szCs w:val="28"/>
          <w:lang w:val="en-ZW"/>
          <w14:ligatures w14:val="none"/>
        </w:rPr>
        <w:t>Savadha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apa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Ndakazodzimara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ndikatora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Shiphra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kuenda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naye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kuChinhoyi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tiri</w:t>
      </w:r>
      <w:proofErr w:type="spellEnd"/>
      <w:r>
        <w:rPr>
          <w:rFonts w:ascii="Arial" w:hAnsi="Arial" w:eastAsia="Calibri" w:cs="Arial"/>
          <w:kern w:val="0"/>
          <w:sz w:val="28"/>
          <w:szCs w:val="28"/>
          <w:lang w:val="en-ZW"/>
          <w14:ligatures w14:val="none"/>
        </w:rPr>
        <w:t xml:space="preserve"> two. </w:t>
      </w:r>
      <w:proofErr w:type="spellStart"/>
      <w:r>
        <w:rPr>
          <w:rFonts w:ascii="Arial" w:hAnsi="Arial" w:eastAsia="Calibri" w:cs="Arial"/>
          <w:kern w:val="0"/>
          <w:sz w:val="28"/>
          <w:szCs w:val="28"/>
          <w:lang w:val="en-ZW"/>
          <w14:ligatures w14:val="none"/>
        </w:rPr>
        <w:t>Takaenda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kuChinhoyi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tichidzoka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tose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tichitaurirana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pamusoro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peShoko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raMwari</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Akuitivigira</w:t>
      </w:r>
      <w:proofErr w:type="spellEnd"/>
      <w:r>
        <w:rPr>
          <w:rFonts w:ascii="Arial" w:hAnsi="Arial" w:eastAsia="Calibri" w:cs="Arial"/>
          <w:kern w:val="0"/>
          <w:sz w:val="28"/>
          <w:szCs w:val="28"/>
          <w:lang w:val="en-ZW"/>
          <w14:ligatures w14:val="none"/>
        </w:rPr>
        <w:t xml:space="preserve"> ma book ana Walter Trobisch. </w:t>
      </w:r>
      <w:proofErr w:type="spellStart"/>
      <w:r>
        <w:rPr>
          <w:rFonts w:ascii="Arial" w:hAnsi="Arial" w:eastAsia="Calibri" w:cs="Arial"/>
          <w:kern w:val="0"/>
          <w:sz w:val="28"/>
          <w:szCs w:val="28"/>
          <w:lang w:val="en-ZW"/>
          <w14:ligatures w14:val="none"/>
        </w:rPr>
        <w:t>Akuenda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nemaaa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Savadha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kunoparidza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kuBruwayo</w:t>
      </w:r>
      <w:proofErr w:type="spellEnd"/>
      <w:r>
        <w:rPr>
          <w:rFonts w:ascii="Arial" w:hAnsi="Arial" w:eastAsia="Calibri" w:cs="Arial"/>
          <w:kern w:val="0"/>
          <w:sz w:val="28"/>
          <w:szCs w:val="28"/>
          <w:lang w:val="en-ZW"/>
          <w14:ligatures w14:val="none"/>
        </w:rPr>
        <w:t xml:space="preserve">. </w:t>
      </w:r>
    </w:p>
    <w:p w:rsidR="002B366F" w:rsidP="002B366F" w:rsidRDefault="002B366F" w14:paraId="52574C89" w14:textId="77777777">
      <w:pPr>
        <w:tabs>
          <w:tab w:val="left" w:pos="7227"/>
        </w:tabs>
        <w:spacing w:line="259" w:lineRule="auto"/>
        <w:jc w:val="both"/>
        <w:rPr>
          <w:rFonts w:ascii="Arial" w:hAnsi="Arial" w:eastAsia="Calibri" w:cs="Arial"/>
          <w:kern w:val="0"/>
          <w:sz w:val="28"/>
          <w:szCs w:val="28"/>
          <w14:ligatures w14:val="none"/>
        </w:rPr>
      </w:pPr>
      <w:r w:rsidRPr="00875791">
        <w:rPr>
          <w:rFonts w:ascii="Arial" w:hAnsi="Arial" w:eastAsia="Calibri" w:cs="Arial"/>
          <w:kern w:val="0"/>
          <w:sz w:val="28"/>
          <w:szCs w:val="28"/>
          <w:vertAlign w:val="superscript"/>
          <w:lang w:val="en-ZW"/>
          <w14:ligatures w14:val="none"/>
        </w:rPr>
        <w:t>48</w:t>
      </w:r>
      <w:r>
        <w:rPr>
          <w:rFonts w:ascii="Arial" w:hAnsi="Arial" w:eastAsia="Calibri" w:cs="Arial"/>
          <w:kern w:val="0"/>
          <w:sz w:val="28"/>
          <w:szCs w:val="28"/>
          <w:vertAlign w:val="superscript"/>
          <w:lang w:val="en-ZW"/>
          <w14:ligatures w14:val="none"/>
        </w:rPr>
        <w:t xml:space="preserve"> </w:t>
      </w:r>
      <w:proofErr w:type="spellStart"/>
      <w:r>
        <w:rPr>
          <w:rFonts w:ascii="Arial" w:hAnsi="Arial" w:eastAsia="Calibri" w:cs="Arial"/>
          <w:kern w:val="0"/>
          <w:sz w:val="28"/>
          <w:szCs w:val="28"/>
          <w:lang w:val="en-ZW"/>
          <w14:ligatures w14:val="none"/>
        </w:rPr>
        <w:t>Ainzi</w:t>
      </w:r>
      <w:proofErr w:type="spellEnd"/>
      <w:r>
        <w:rPr>
          <w:rFonts w:ascii="Arial" w:hAnsi="Arial" w:eastAsia="Calibri" w:cs="Arial"/>
          <w:kern w:val="0"/>
          <w:sz w:val="28"/>
          <w:szCs w:val="28"/>
          <w:lang w:val="en-ZW"/>
          <w14:ligatures w14:val="none"/>
        </w:rPr>
        <w:t xml:space="preserve"> maiko </w:t>
      </w:r>
      <w:proofErr w:type="spellStart"/>
      <w:r>
        <w:rPr>
          <w:rFonts w:ascii="Arial" w:hAnsi="Arial" w:eastAsia="Calibri" w:cs="Arial"/>
          <w:kern w:val="0"/>
          <w:sz w:val="28"/>
          <w:szCs w:val="28"/>
          <w:lang w:val="en-ZW"/>
          <w14:ligatures w14:val="none"/>
        </w:rPr>
        <w:t>aya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awaifamba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nawo</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muchinovhangera</w:t>
      </w:r>
      <w:proofErr w:type="spellEnd"/>
      <w:r>
        <w:rPr>
          <w:rFonts w:ascii="Arial" w:hAnsi="Arial" w:eastAsia="Calibri" w:cs="Arial"/>
          <w:kern w:val="0"/>
          <w:sz w:val="28"/>
          <w:szCs w:val="28"/>
          <w:lang w:val="en-ZW"/>
          <w14:ligatures w14:val="none"/>
        </w:rPr>
        <w:t xml:space="preserve"> uku. </w:t>
      </w:r>
      <w:r w:rsidRPr="00D903E3">
        <w:rPr>
          <w:rFonts w:ascii="Arial" w:hAnsi="Arial" w:eastAsia="Calibri" w:cs="Arial"/>
          <w:kern w:val="0"/>
          <w:sz w:val="18"/>
          <w:szCs w:val="18"/>
          <w14:ligatures w14:val="none"/>
        </w:rPr>
        <w:t xml:space="preserve">[Congregation </w:t>
      </w:r>
      <w:r>
        <w:rPr>
          <w:rFonts w:ascii="Arial" w:hAnsi="Arial" w:eastAsia="Calibri" w:cs="Arial"/>
          <w:kern w:val="0"/>
          <w:sz w:val="18"/>
          <w:szCs w:val="18"/>
          <w14:ligatures w14:val="none"/>
        </w:rPr>
        <w:t>laughs— ED</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Vainzi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mai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Vanovaziva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zita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ravo</w:t>
      </w:r>
      <w:proofErr w:type="spellEnd"/>
      <w:r>
        <w:rPr>
          <w:rFonts w:ascii="Arial" w:hAnsi="Arial" w:eastAsia="Calibri" w:cs="Arial"/>
          <w:kern w:val="0"/>
          <w:sz w:val="28"/>
          <w:szCs w:val="28"/>
          <w14:ligatures w14:val="none"/>
        </w:rPr>
        <w:t xml:space="preserve"> sister ava. Ini </w:t>
      </w:r>
      <w:proofErr w:type="spellStart"/>
      <w:r>
        <w:rPr>
          <w:rFonts w:ascii="Arial" w:hAnsi="Arial" w:eastAsia="Calibri" w:cs="Arial"/>
          <w:kern w:val="0"/>
          <w:sz w:val="28"/>
          <w:szCs w:val="28"/>
          <w14:ligatures w14:val="none"/>
        </w:rPr>
        <w:t>ndakarishaya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kuHarare</w:t>
      </w:r>
      <w:proofErr w:type="spellEnd"/>
      <w:r>
        <w:rPr>
          <w:rFonts w:ascii="Arial" w:hAnsi="Arial" w:eastAsia="Calibri" w:cs="Arial"/>
          <w:kern w:val="0"/>
          <w:sz w:val="28"/>
          <w:szCs w:val="28"/>
          <w14:ligatures w14:val="none"/>
        </w:rPr>
        <w:t xml:space="preserve"> uku. </w:t>
      </w:r>
      <w:proofErr w:type="spellStart"/>
      <w:r>
        <w:rPr>
          <w:rFonts w:ascii="Arial" w:hAnsi="Arial" w:eastAsia="Calibri" w:cs="Arial"/>
          <w:kern w:val="0"/>
          <w:sz w:val="28"/>
          <w:szCs w:val="28"/>
          <w14:ligatures w14:val="none"/>
        </w:rPr>
        <w:t>Anonzi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mai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aya</w:t>
      </w:r>
      <w:proofErr w:type="spellEnd"/>
      <w:r>
        <w:rPr>
          <w:rFonts w:ascii="Arial" w:hAnsi="Arial" w:eastAsia="Calibri" w:cs="Arial"/>
          <w:kern w:val="0"/>
          <w:sz w:val="28"/>
          <w:szCs w:val="28"/>
          <w14:ligatures w14:val="none"/>
        </w:rPr>
        <w:t xml:space="preserve">? Anonzi? The what?  </w:t>
      </w:r>
      <w:r w:rsidRPr="00D903E3">
        <w:rPr>
          <w:rFonts w:ascii="Arial" w:hAnsi="Arial" w:eastAsia="Calibri" w:cs="Arial"/>
          <w:kern w:val="0"/>
          <w:sz w:val="18"/>
          <w:szCs w:val="18"/>
          <w14:ligatures w14:val="none"/>
        </w:rPr>
        <w:t>[</w:t>
      </w:r>
      <w:r>
        <w:rPr>
          <w:rFonts w:ascii="Arial" w:hAnsi="Arial" w:eastAsia="Calibri" w:cs="Arial"/>
          <w:kern w:val="0"/>
          <w:sz w:val="18"/>
          <w:szCs w:val="18"/>
          <w14:ligatures w14:val="none"/>
        </w:rPr>
        <w:t xml:space="preserve">Sister </w:t>
      </w:r>
      <w:proofErr w:type="spellStart"/>
      <w:r>
        <w:rPr>
          <w:rFonts w:ascii="Arial" w:hAnsi="Arial" w:eastAsia="Calibri" w:cs="Arial"/>
          <w:kern w:val="0"/>
          <w:sz w:val="18"/>
          <w:szCs w:val="18"/>
          <w14:ligatures w14:val="none"/>
        </w:rPr>
        <w:t>Kakunga</w:t>
      </w:r>
      <w:proofErr w:type="spellEnd"/>
      <w:r>
        <w:rPr>
          <w:rFonts w:ascii="Arial" w:hAnsi="Arial" w:eastAsia="Calibri" w:cs="Arial"/>
          <w:kern w:val="0"/>
          <w:sz w:val="18"/>
          <w:szCs w:val="18"/>
          <w14:ligatures w14:val="none"/>
        </w:rPr>
        <w:t xml:space="preserve"> </w:t>
      </w:r>
      <w:r w:rsidRPr="00D903E3">
        <w:rPr>
          <w:rFonts w:ascii="Arial" w:hAnsi="Arial" w:eastAsia="Calibri" w:cs="Arial"/>
          <w:kern w:val="0"/>
          <w:sz w:val="18"/>
          <w:szCs w:val="18"/>
          <w14:ligatures w14:val="none"/>
        </w:rPr>
        <w:t xml:space="preserve"> says, “</w:t>
      </w:r>
      <w:r>
        <w:rPr>
          <w:rFonts w:ascii="Arial" w:hAnsi="Arial" w:eastAsia="Calibri" w:cs="Arial"/>
          <w:kern w:val="0"/>
          <w:sz w:val="18"/>
          <w:szCs w:val="18"/>
          <w14:ligatures w14:val="none"/>
        </w:rPr>
        <w:t>The Outreach</w:t>
      </w:r>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Vanongonzi</w:t>
      </w:r>
      <w:proofErr w:type="spellEnd"/>
      <w:r>
        <w:rPr>
          <w:rFonts w:ascii="Arial" w:hAnsi="Arial" w:eastAsia="Calibri" w:cs="Arial"/>
          <w:kern w:val="0"/>
          <w:sz w:val="28"/>
          <w:szCs w:val="28"/>
          <w14:ligatures w14:val="none"/>
        </w:rPr>
        <w:t xml:space="preserve"> The… </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Ivo </w:t>
      </w:r>
      <w:proofErr w:type="spellStart"/>
      <w:r>
        <w:rPr>
          <w:rFonts w:ascii="Arial" w:hAnsi="Arial" w:eastAsia="Calibri" w:cs="Arial"/>
          <w:kern w:val="0"/>
          <w:sz w:val="28"/>
          <w:szCs w:val="28"/>
          <w14:ligatures w14:val="none"/>
        </w:rPr>
        <w:t>vainzi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chii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vanoita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zve</w:t>
      </w:r>
      <w:proofErr w:type="spellEnd"/>
      <w:r>
        <w:rPr>
          <w:rFonts w:ascii="Arial" w:hAnsi="Arial" w:eastAsia="Calibri" w:cs="Arial"/>
          <w:kern w:val="0"/>
          <w:sz w:val="28"/>
          <w:szCs w:val="28"/>
          <w14:ligatures w14:val="none"/>
        </w:rPr>
        <w:t>—</w:t>
      </w:r>
      <w:proofErr w:type="spellStart"/>
      <w:r>
        <w:rPr>
          <w:rFonts w:ascii="Arial" w:hAnsi="Arial" w:eastAsia="Calibri" w:cs="Arial"/>
          <w:kern w:val="0"/>
          <w:sz w:val="28"/>
          <w:szCs w:val="28"/>
          <w14:ligatures w14:val="none"/>
        </w:rPr>
        <w:t>zvekuparidza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Maizviti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chii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Hanti’moona</w:t>
      </w:r>
      <w:proofErr w:type="spellEnd"/>
      <w:r>
        <w:rPr>
          <w:rFonts w:ascii="Arial" w:hAnsi="Arial" w:eastAsia="Calibri" w:cs="Arial"/>
          <w:kern w:val="0"/>
          <w:sz w:val="28"/>
          <w:szCs w:val="28"/>
          <w14:ligatures w14:val="none"/>
        </w:rPr>
        <w:t xml:space="preserve"> </w:t>
      </w:r>
      <w:commentRangeStart w:id="77"/>
      <w:r>
        <w:rPr>
          <w:rFonts w:ascii="Arial" w:hAnsi="Arial" w:eastAsia="Calibri" w:cs="Arial"/>
          <w:kern w:val="0"/>
          <w:sz w:val="28"/>
          <w:szCs w:val="28"/>
          <w14:ligatures w14:val="none"/>
        </w:rPr>
        <w:t xml:space="preserve">…?... </w:t>
      </w:r>
      <w:commentRangeEnd w:id="77"/>
      <w:r>
        <w:rPr>
          <w:rStyle w:val="CommentReference"/>
        </w:rPr>
        <w:commentReference w:id="77"/>
      </w:r>
      <w:r>
        <w:rPr>
          <w:rFonts w:ascii="Arial" w:hAnsi="Arial" w:eastAsia="Calibri" w:cs="Arial"/>
          <w:kern w:val="0"/>
          <w:sz w:val="28"/>
          <w:szCs w:val="28"/>
          <w14:ligatures w14:val="none"/>
        </w:rPr>
        <w:t xml:space="preserve">outreach </w:t>
      </w:r>
      <w:proofErr w:type="spellStart"/>
      <w:r>
        <w:rPr>
          <w:rFonts w:ascii="Arial" w:hAnsi="Arial" w:eastAsia="Calibri" w:cs="Arial"/>
          <w:kern w:val="0"/>
          <w:sz w:val="28"/>
          <w:szCs w:val="28"/>
          <w14:ligatures w14:val="none"/>
        </w:rPr>
        <w:t>kuenda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Bluwayo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Handitika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Ehe</w:t>
      </w:r>
      <w:proofErr w:type="spellEnd"/>
      <w:r>
        <w:rPr>
          <w:rFonts w:ascii="Arial" w:hAnsi="Arial" w:eastAsia="Calibri" w:cs="Arial"/>
          <w:kern w:val="0"/>
          <w:sz w:val="28"/>
          <w:szCs w:val="28"/>
          <w14:ligatures w14:val="none"/>
        </w:rPr>
        <w:t>.</w:t>
      </w:r>
      <w:r w:rsidRPr="00D903E3">
        <w:rPr>
          <w:rFonts w:ascii="Arial" w:hAnsi="Arial" w:eastAsia="Calibri" w:cs="Arial"/>
          <w:kern w:val="0"/>
          <w:sz w:val="28"/>
          <w:szCs w:val="28"/>
          <w14:ligatures w14:val="none"/>
        </w:rPr>
        <w:t xml:space="preserve"> </w:t>
      </w:r>
    </w:p>
    <w:p w:rsidR="002B366F" w:rsidP="002B366F" w:rsidRDefault="002B366F" w14:paraId="7A2015BB" w14:textId="77777777">
      <w:pPr>
        <w:tabs>
          <w:tab w:val="left" w:pos="7227"/>
        </w:tabs>
        <w:spacing w:line="259" w:lineRule="auto"/>
        <w:jc w:val="both"/>
        <w:rPr>
          <w:rFonts w:ascii="Arial" w:hAnsi="Arial" w:eastAsia="Calibri" w:cs="Arial"/>
          <w:kern w:val="0"/>
          <w:sz w:val="28"/>
          <w:szCs w:val="28"/>
          <w14:ligatures w14:val="none"/>
        </w:rPr>
      </w:pPr>
      <w:r w:rsidRPr="00875791">
        <w:rPr>
          <w:rFonts w:ascii="Arial" w:hAnsi="Arial" w:eastAsia="Calibri" w:cs="Arial"/>
          <w:kern w:val="0"/>
          <w:sz w:val="28"/>
          <w:szCs w:val="28"/>
          <w:vertAlign w:val="superscript"/>
          <w:lang w:val="en-ZW"/>
          <w14:ligatures w14:val="none"/>
        </w:rPr>
        <w:t>49</w:t>
      </w:r>
      <w:r>
        <w:rPr>
          <w:rFonts w:ascii="Arial" w:hAnsi="Arial" w:eastAsia="Calibri" w:cs="Arial"/>
          <w:kern w:val="0"/>
          <w:sz w:val="28"/>
          <w:szCs w:val="28"/>
          <w:vertAlign w:val="superscript"/>
          <w:lang w:val="en-ZW"/>
          <w14:ligatures w14:val="none"/>
        </w:rPr>
        <w:t xml:space="preserve"> </w:t>
      </w:r>
      <w:proofErr w:type="spellStart"/>
      <w:r w:rsidRPr="00B10A67">
        <w:rPr>
          <w:rFonts w:ascii="Arial" w:hAnsi="Arial" w:eastAsia="Calibri" w:cs="Arial"/>
          <w:kern w:val="0"/>
          <w:sz w:val="28"/>
          <w:szCs w:val="28"/>
          <w:lang w:val="en-ZW"/>
          <w14:ligatures w14:val="none"/>
        </w:rPr>
        <w:t>Shiphra</w:t>
      </w:r>
      <w:proofErr w:type="spellEnd"/>
      <w:r w:rsidRPr="00B10A67">
        <w:rPr>
          <w:rFonts w:ascii="Arial" w:hAnsi="Arial" w:eastAsia="Calibri" w:cs="Arial"/>
          <w:kern w:val="0"/>
          <w:sz w:val="28"/>
          <w:szCs w:val="28"/>
          <w:lang w:val="en-ZW"/>
          <w14:ligatures w14:val="none"/>
        </w:rPr>
        <w:t xml:space="preserve"> </w:t>
      </w:r>
      <w:proofErr w:type="spellStart"/>
      <w:r w:rsidRPr="00B10A67">
        <w:rPr>
          <w:rFonts w:ascii="Arial" w:hAnsi="Arial" w:eastAsia="Calibri" w:cs="Arial"/>
          <w:kern w:val="0"/>
          <w:sz w:val="28"/>
          <w:szCs w:val="28"/>
          <w:lang w:val="en-ZW"/>
          <w14:ligatures w14:val="none"/>
        </w:rPr>
        <w:t>akanditi</w:t>
      </w:r>
      <w:proofErr w:type="spellEnd"/>
      <w:r w:rsidRPr="00B10A67">
        <w:rPr>
          <w:rFonts w:ascii="Arial" w:hAnsi="Arial" w:eastAsia="Calibri" w:cs="Arial"/>
          <w:kern w:val="0"/>
          <w:sz w:val="28"/>
          <w:szCs w:val="28"/>
          <w:lang w:val="en-ZW"/>
          <w14:ligatures w14:val="none"/>
        </w:rPr>
        <w:t xml:space="preserve"> baba difference </w:t>
      </w:r>
      <w:proofErr w:type="spellStart"/>
      <w:r w:rsidRPr="00B10A67">
        <w:rPr>
          <w:rFonts w:ascii="Arial" w:hAnsi="Arial" w:eastAsia="Calibri" w:cs="Arial"/>
          <w:kern w:val="0"/>
          <w:sz w:val="28"/>
          <w:szCs w:val="28"/>
          <w:lang w:val="en-ZW"/>
          <w14:ligatures w14:val="none"/>
        </w:rPr>
        <w:t>iri</w:t>
      </w:r>
      <w:proofErr w:type="spellEnd"/>
      <w:r>
        <w:rPr>
          <w:rFonts w:ascii="Arial" w:hAnsi="Arial" w:eastAsia="Calibri" w:cs="Arial"/>
          <w:kern w:val="0"/>
          <w:sz w:val="28"/>
          <w:szCs w:val="28"/>
          <w:lang w:val="en-ZW"/>
          <w14:ligatures w14:val="none"/>
        </w:rPr>
        <w:t xml:space="preserve"> </w:t>
      </w:r>
      <w:proofErr w:type="spellStart"/>
      <w:r w:rsidRPr="00B10A67">
        <w:rPr>
          <w:rFonts w:ascii="Arial" w:hAnsi="Arial" w:eastAsia="Calibri" w:cs="Arial"/>
          <w:kern w:val="0"/>
          <w:sz w:val="28"/>
          <w:szCs w:val="28"/>
          <w:lang w:val="en-ZW"/>
          <w14:ligatures w14:val="none"/>
        </w:rPr>
        <w:t>pakati</w:t>
      </w:r>
      <w:proofErr w:type="spellEnd"/>
      <w:r w:rsidRPr="00B10A67">
        <w:rPr>
          <w:rFonts w:ascii="Arial" w:hAnsi="Arial" w:eastAsia="Calibri" w:cs="Arial"/>
          <w:kern w:val="0"/>
          <w:sz w:val="28"/>
          <w:szCs w:val="28"/>
          <w:lang w:val="en-ZW"/>
          <w14:ligatures w14:val="none"/>
        </w:rPr>
        <w:t xml:space="preserve"> pe Message </w:t>
      </w:r>
      <w:proofErr w:type="spellStart"/>
      <w:r w:rsidRPr="00B10A67">
        <w:rPr>
          <w:rFonts w:ascii="Arial" w:hAnsi="Arial" w:eastAsia="Calibri" w:cs="Arial"/>
          <w:kern w:val="0"/>
          <w:sz w:val="28"/>
          <w:szCs w:val="28"/>
          <w:lang w:val="en-ZW"/>
          <w14:ligatures w14:val="none"/>
        </w:rPr>
        <w:t>neSavadha</w:t>
      </w:r>
      <w:proofErr w:type="spellEnd"/>
      <w:r w:rsidRPr="00B10A67">
        <w:rPr>
          <w:rFonts w:ascii="Arial" w:hAnsi="Arial" w:eastAsia="Calibri" w:cs="Arial"/>
          <w:kern w:val="0"/>
          <w:sz w:val="28"/>
          <w:szCs w:val="28"/>
          <w:lang w:val="en-ZW"/>
          <w14:ligatures w14:val="none"/>
        </w:rPr>
        <w:t xml:space="preserve"> </w:t>
      </w:r>
      <w:proofErr w:type="spellStart"/>
      <w:r w:rsidRPr="00B10A67">
        <w:rPr>
          <w:rFonts w:ascii="Arial" w:hAnsi="Arial" w:eastAsia="Calibri" w:cs="Arial"/>
          <w:kern w:val="0"/>
          <w:sz w:val="28"/>
          <w:szCs w:val="28"/>
          <w:lang w:val="en-ZW"/>
          <w14:ligatures w14:val="none"/>
        </w:rPr>
        <w:t>handiidii</w:t>
      </w:r>
      <w:proofErr w:type="spellEnd"/>
      <w:r w:rsidRPr="00B10A67">
        <w:rPr>
          <w:rFonts w:ascii="Arial" w:hAnsi="Arial" w:eastAsia="Calibri" w:cs="Arial"/>
          <w:kern w:val="0"/>
          <w:sz w:val="28"/>
          <w:szCs w:val="28"/>
          <w:lang w:val="en-ZW"/>
          <w14:ligatures w14:val="none"/>
        </w:rPr>
        <w:t xml:space="preserve"> </w:t>
      </w:r>
      <w:r w:rsidRPr="00B10A67">
        <w:rPr>
          <w:rFonts w:ascii="Arial" w:hAnsi="Arial" w:eastAsia="Calibri" w:cs="Arial"/>
          <w:kern w:val="0"/>
          <w:sz w:val="18"/>
          <w:szCs w:val="18"/>
          <w:lang w:val="en-ZW"/>
          <w14:ligatures w14:val="none"/>
        </w:rPr>
        <w:t>[Apostle claps his hands once</w:t>
      </w:r>
      <w:r>
        <w:rPr>
          <w:rFonts w:ascii="Arial" w:hAnsi="Arial" w:eastAsia="Calibri" w:cs="Arial"/>
          <w:kern w:val="0"/>
          <w:sz w:val="18"/>
          <w:szCs w:val="18"/>
          <w:lang w:val="en-ZW"/>
          <w14:ligatures w14:val="none"/>
        </w:rPr>
        <w:t xml:space="preserve">—ED,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handiioni</w:t>
      </w:r>
      <w:proofErr w:type="spellEnd"/>
      <w:r>
        <w:rPr>
          <w:rFonts w:ascii="Arial" w:hAnsi="Arial" w:eastAsia="Calibri" w:cs="Arial"/>
          <w:kern w:val="0"/>
          <w:sz w:val="18"/>
          <w:szCs w:val="18"/>
          <w14:ligatures w14:val="none"/>
        </w:rPr>
        <w:t>,</w:t>
      </w:r>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handioni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Handiizivi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ini</w:t>
      </w:r>
      <w:proofErr w:type="spellEnd"/>
      <w:r>
        <w:rPr>
          <w:rFonts w:ascii="Arial" w:hAnsi="Arial" w:eastAsia="Calibri" w:cs="Arial"/>
          <w:kern w:val="0"/>
          <w:sz w:val="28"/>
          <w:szCs w:val="28"/>
          <w14:ligatures w14:val="none"/>
        </w:rPr>
        <w:t xml:space="preserve"> difference </w:t>
      </w:r>
      <w:proofErr w:type="spellStart"/>
      <w:r>
        <w:rPr>
          <w:rFonts w:ascii="Arial" w:hAnsi="Arial" w:eastAsia="Calibri" w:cs="Arial"/>
          <w:kern w:val="0"/>
          <w:sz w:val="28"/>
          <w:szCs w:val="28"/>
          <w14:ligatures w14:val="none"/>
        </w:rPr>
        <w:t>yacho</w:t>
      </w:r>
      <w:proofErr w:type="spellEnd"/>
      <w:r>
        <w:rPr>
          <w:rFonts w:ascii="Arial" w:hAnsi="Arial" w:eastAsia="Calibri" w:cs="Arial"/>
          <w:kern w:val="0"/>
          <w:sz w:val="28"/>
          <w:szCs w:val="28"/>
          <w14:ligatures w14:val="none"/>
        </w:rPr>
        <w:t xml:space="preserve">? Ende approach </w:t>
      </w:r>
      <w:proofErr w:type="spellStart"/>
      <w:r>
        <w:rPr>
          <w:rFonts w:ascii="Arial" w:hAnsi="Arial" w:eastAsia="Calibri" w:cs="Arial"/>
          <w:kern w:val="0"/>
          <w:sz w:val="28"/>
          <w:szCs w:val="28"/>
          <w14:ligatures w14:val="none"/>
        </w:rPr>
        <w:t>yenyu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w:t>
      </w:r>
      <w:proofErr w:type="spellEnd"/>
      <w:r>
        <w:rPr>
          <w:rFonts w:ascii="Arial" w:hAnsi="Arial" w:eastAsia="Calibri" w:cs="Arial"/>
          <w:kern w:val="0"/>
          <w:sz w:val="28"/>
          <w:szCs w:val="28"/>
          <w14:ligatures w14:val="none"/>
        </w:rPr>
        <w:t xml:space="preserve"> marriage </w:t>
      </w:r>
      <w:proofErr w:type="spellStart"/>
      <w:r>
        <w:rPr>
          <w:rFonts w:ascii="Arial" w:hAnsi="Arial" w:eastAsia="Calibri" w:cs="Arial"/>
          <w:kern w:val="0"/>
          <w:sz w:val="28"/>
          <w:szCs w:val="28"/>
          <w14:ligatures w14:val="none"/>
        </w:rPr>
        <w:t>imboverengai</w:t>
      </w:r>
      <w:proofErr w:type="spellEnd"/>
      <w:r>
        <w:rPr>
          <w:rFonts w:ascii="Arial" w:hAnsi="Arial" w:eastAsia="Calibri" w:cs="Arial"/>
          <w:kern w:val="0"/>
          <w:sz w:val="28"/>
          <w:szCs w:val="28"/>
          <w14:ligatures w14:val="none"/>
        </w:rPr>
        <w:t xml:space="preserve"> Walter Trobisch </w:t>
      </w:r>
      <w:proofErr w:type="spellStart"/>
      <w:r>
        <w:rPr>
          <w:rFonts w:ascii="Arial" w:hAnsi="Arial" w:eastAsia="Calibri" w:cs="Arial"/>
          <w:kern w:val="0"/>
          <w:sz w:val="28"/>
          <w:szCs w:val="28"/>
          <w14:ligatures w14:val="none"/>
        </w:rPr>
        <w:t>uyu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Ndikati</w:t>
      </w:r>
      <w:proofErr w:type="spellEnd"/>
      <w:r>
        <w:rPr>
          <w:rFonts w:ascii="Arial" w:hAnsi="Arial" w:eastAsia="Calibri" w:cs="Arial"/>
          <w:kern w:val="0"/>
          <w:sz w:val="28"/>
          <w:szCs w:val="28"/>
          <w14:ligatures w14:val="none"/>
        </w:rPr>
        <w:t>, “</w:t>
      </w:r>
      <w:proofErr w:type="spellStart"/>
      <w:r>
        <w:rPr>
          <w:rFonts w:ascii="Arial" w:hAnsi="Arial" w:eastAsia="Calibri" w:cs="Arial"/>
          <w:kern w:val="0"/>
          <w:sz w:val="28"/>
          <w:szCs w:val="28"/>
          <w14:ligatures w14:val="none"/>
        </w:rPr>
        <w:t>Shiphra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bhuku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ra</w:t>
      </w:r>
      <w:proofErr w:type="spellEnd"/>
      <w:r>
        <w:rPr>
          <w:rFonts w:ascii="Arial" w:hAnsi="Arial" w:eastAsia="Calibri" w:cs="Arial"/>
          <w:kern w:val="0"/>
          <w:sz w:val="28"/>
          <w:szCs w:val="28"/>
          <w14:ligatures w14:val="none"/>
        </w:rPr>
        <w:t xml:space="preserve"> Walter Trobisch </w:t>
      </w:r>
      <w:proofErr w:type="spellStart"/>
      <w:r>
        <w:rPr>
          <w:rFonts w:ascii="Arial" w:hAnsi="Arial" w:eastAsia="Calibri" w:cs="Arial"/>
          <w:kern w:val="0"/>
          <w:sz w:val="28"/>
          <w:szCs w:val="28"/>
          <w14:ligatures w14:val="none"/>
        </w:rPr>
        <w:t>iri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kairi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ndoriziva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ndiri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jaya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iri</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I know this book it was very popular in SU at one…? </w:t>
      </w:r>
      <w:r w:rsidRPr="00D903E3">
        <w:rPr>
          <w:rFonts w:ascii="Arial" w:hAnsi="Arial" w:eastAsia="Calibri" w:cs="Arial"/>
          <w:kern w:val="0"/>
          <w:sz w:val="18"/>
          <w:szCs w:val="18"/>
          <w14:ligatures w14:val="none"/>
        </w:rPr>
        <w:t>[Congregation says, “</w:t>
      </w:r>
      <w:r>
        <w:rPr>
          <w:rFonts w:ascii="Arial" w:hAnsi="Arial" w:eastAsia="Calibri" w:cs="Arial"/>
          <w:kern w:val="0"/>
          <w:sz w:val="18"/>
          <w:szCs w:val="18"/>
          <w14:ligatures w14:val="none"/>
        </w:rPr>
        <w:t>at one time,</w:t>
      </w:r>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at one time. I know this book.” Zvikanzi, “ Baba </w:t>
      </w:r>
      <w:proofErr w:type="spellStart"/>
      <w:r>
        <w:rPr>
          <w:rFonts w:ascii="Arial" w:hAnsi="Arial" w:eastAsia="Calibri" w:cs="Arial"/>
          <w:kern w:val="0"/>
          <w:sz w:val="28"/>
          <w:szCs w:val="28"/>
          <w14:ligatures w14:val="none"/>
        </w:rPr>
        <w:t>vanhu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ivava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vanonamata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Ndonguva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yakanga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ina</w:t>
      </w:r>
      <w:proofErr w:type="spellEnd"/>
      <w:r>
        <w:rPr>
          <w:rFonts w:ascii="Arial" w:hAnsi="Arial" w:eastAsia="Calibri" w:cs="Arial"/>
          <w:kern w:val="0"/>
          <w:sz w:val="28"/>
          <w:szCs w:val="28"/>
          <w14:ligatures w14:val="none"/>
        </w:rPr>
        <w:t xml:space="preserve"> October 2000 </w:t>
      </w:r>
      <w:proofErr w:type="spellStart"/>
      <w:r>
        <w:rPr>
          <w:rFonts w:ascii="Arial" w:hAnsi="Arial" w:eastAsia="Calibri" w:cs="Arial"/>
          <w:kern w:val="0"/>
          <w:sz w:val="28"/>
          <w:szCs w:val="28"/>
          <w14:ligatures w14:val="none"/>
        </w:rPr>
        <w:t>pano</w:t>
      </w:r>
      <w:proofErr w:type="spellEnd"/>
      <w:r>
        <w:rPr>
          <w:rFonts w:ascii="Arial" w:hAnsi="Arial" w:eastAsia="Calibri" w:cs="Arial"/>
          <w:kern w:val="0"/>
          <w:sz w:val="28"/>
          <w:szCs w:val="28"/>
          <w14:ligatures w14:val="none"/>
        </w:rPr>
        <w:t xml:space="preserve">. Gweru times </w:t>
      </w:r>
      <w:proofErr w:type="spellStart"/>
      <w:r>
        <w:rPr>
          <w:rFonts w:ascii="Arial" w:hAnsi="Arial" w:eastAsia="Calibri" w:cs="Arial"/>
          <w:kern w:val="0"/>
          <w:sz w:val="28"/>
          <w:szCs w:val="28"/>
          <w14:ligatures w14:val="none"/>
        </w:rPr>
        <w:t>ichitaura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zvainodii</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zvainoda</w:t>
      </w:r>
      <w:proofErr w:type="spellEnd"/>
      <w:r>
        <w:rPr>
          <w:rFonts w:ascii="Arial" w:hAnsi="Arial" w:eastAsia="Calibri" w:cs="Arial"/>
          <w:kern w:val="0"/>
          <w:sz w:val="18"/>
          <w:szCs w:val="18"/>
          <w14:ligatures w14:val="none"/>
        </w:rPr>
        <w:t>,</w:t>
      </w:r>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zvainoda</w:t>
      </w:r>
      <w:proofErr w:type="spellEnd"/>
      <w:r>
        <w:rPr>
          <w:rFonts w:ascii="Arial" w:hAnsi="Arial" w:eastAsia="Calibri" w:cs="Arial"/>
          <w:kern w:val="0"/>
          <w:sz w:val="28"/>
          <w:szCs w:val="28"/>
          <w14:ligatures w14:val="none"/>
        </w:rPr>
        <w:t xml:space="preserve">. Mwana </w:t>
      </w:r>
      <w:proofErr w:type="spellStart"/>
      <w:r>
        <w:rPr>
          <w:rFonts w:ascii="Arial" w:hAnsi="Arial" w:eastAsia="Calibri" w:cs="Arial"/>
          <w:kern w:val="0"/>
          <w:sz w:val="28"/>
          <w:szCs w:val="28"/>
          <w14:ligatures w14:val="none"/>
        </w:rPr>
        <w:t>akanga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arasika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zvacho</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zvachose</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
    <w:p w:rsidR="002B366F" w:rsidP="002B366F" w:rsidRDefault="002B366F" w14:paraId="3BEEB1B4" w14:textId="77777777">
      <w:pPr>
        <w:tabs>
          <w:tab w:val="left" w:pos="7227"/>
        </w:tabs>
        <w:spacing w:line="259" w:lineRule="auto"/>
        <w:jc w:val="both"/>
        <w:rPr>
          <w:rFonts w:ascii="Arial" w:hAnsi="Arial" w:eastAsia="Calibri" w:cs="Arial"/>
          <w:kern w:val="0"/>
          <w:sz w:val="28"/>
          <w:szCs w:val="28"/>
          <w14:ligatures w14:val="none"/>
        </w:rPr>
      </w:pPr>
      <w:r w:rsidRPr="00875791">
        <w:rPr>
          <w:rFonts w:ascii="Arial" w:hAnsi="Arial" w:eastAsia="Calibri" w:cs="Arial"/>
          <w:kern w:val="0"/>
          <w:sz w:val="28"/>
          <w:szCs w:val="28"/>
          <w:vertAlign w:val="superscript"/>
          <w14:ligatures w14:val="none"/>
        </w:rPr>
        <w:t>50</w:t>
      </w:r>
      <w:r>
        <w:rPr>
          <w:rFonts w:ascii="Arial" w:hAnsi="Arial" w:eastAsia="Calibri" w:cs="Arial"/>
          <w:kern w:val="0"/>
          <w:sz w:val="28"/>
          <w:szCs w:val="28"/>
          <w:vertAlign w:val="superscript"/>
          <w14:ligatures w14:val="none"/>
        </w:rPr>
        <w:t xml:space="preserve"> </w:t>
      </w:r>
      <w:proofErr w:type="spellStart"/>
      <w:r>
        <w:rPr>
          <w:rFonts w:ascii="Arial" w:hAnsi="Arial" w:eastAsia="Calibri" w:cs="Arial"/>
          <w:kern w:val="0"/>
          <w:sz w:val="28"/>
          <w:szCs w:val="28"/>
          <w14:ligatures w14:val="none"/>
        </w:rPr>
        <w:t>Shiphra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anga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ane</w:t>
      </w:r>
      <w:proofErr w:type="spellEnd"/>
      <w:r>
        <w:rPr>
          <w:rFonts w:ascii="Arial" w:hAnsi="Arial" w:eastAsia="Calibri" w:cs="Arial"/>
          <w:kern w:val="0"/>
          <w:sz w:val="28"/>
          <w:szCs w:val="28"/>
          <w14:ligatures w14:val="none"/>
        </w:rPr>
        <w:t xml:space="preserve"> complex kana </w:t>
      </w:r>
      <w:proofErr w:type="spellStart"/>
      <w:r>
        <w:rPr>
          <w:rFonts w:ascii="Arial" w:hAnsi="Arial" w:eastAsia="Calibri" w:cs="Arial"/>
          <w:kern w:val="0"/>
          <w:sz w:val="28"/>
          <w:szCs w:val="28"/>
          <w14:ligatures w14:val="none"/>
        </w:rPr>
        <w:t>kupinda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mutawundi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yeGweru</w:t>
      </w:r>
      <w:proofErr w:type="spellEnd"/>
      <w:r>
        <w:rPr>
          <w:rFonts w:ascii="Arial" w:hAnsi="Arial" w:eastAsia="Calibri" w:cs="Arial"/>
          <w:kern w:val="0"/>
          <w:sz w:val="28"/>
          <w:szCs w:val="28"/>
          <w14:ligatures w14:val="none"/>
        </w:rPr>
        <w:t xml:space="preserve"> iyi. </w:t>
      </w:r>
      <w:r w:rsidRPr="00A35343">
        <w:rPr>
          <w:rFonts w:ascii="Arial" w:hAnsi="Arial" w:eastAsia="Calibri" w:cs="Arial"/>
          <w:kern w:val="0"/>
          <w:sz w:val="28"/>
          <w:szCs w:val="28"/>
          <w14:ligatures w14:val="none"/>
          <w:rPrChange w:author="Transcriber01 JHB" w:date="2025-08-26T14:30:00Z" w16du:dateUtc="2025-08-26T12:30:00Z" w:id="78">
            <w:rPr>
              <w:rFonts w:ascii="Arial" w:hAnsi="Arial" w:eastAsia="Calibri" w:cs="Arial"/>
              <w:kern w:val="0"/>
              <w:sz w:val="28"/>
              <w:szCs w:val="28"/>
              <w:lang w:val="fr-FR"/>
              <w14:ligatures w14:val="none"/>
            </w:rPr>
          </w:rPrChange>
        </w:rPr>
        <w:t xml:space="preserve">But </w:t>
      </w:r>
      <w:proofErr w:type="spellStart"/>
      <w:r w:rsidRPr="00A35343">
        <w:rPr>
          <w:rFonts w:ascii="Arial" w:hAnsi="Arial" w:eastAsia="Calibri" w:cs="Arial"/>
          <w:kern w:val="0"/>
          <w:sz w:val="28"/>
          <w:szCs w:val="28"/>
          <w14:ligatures w14:val="none"/>
          <w:rPrChange w:author="Transcriber01 JHB" w:date="2025-08-26T14:30:00Z" w16du:dateUtc="2025-08-26T12:30:00Z" w:id="79">
            <w:rPr>
              <w:rFonts w:ascii="Arial" w:hAnsi="Arial" w:eastAsia="Calibri" w:cs="Arial"/>
              <w:kern w:val="0"/>
              <w:sz w:val="28"/>
              <w:szCs w:val="28"/>
              <w:lang w:val="fr-FR"/>
              <w14:ligatures w14:val="none"/>
            </w:rPr>
          </w:rPrChange>
        </w:rPr>
        <w:t>ndakazokwanisa</w:t>
      </w:r>
      <w:proofErr w:type="spellEnd"/>
      <w:r w:rsidRPr="00A35343">
        <w:rPr>
          <w:rFonts w:ascii="Arial" w:hAnsi="Arial" w:eastAsia="Calibri" w:cs="Arial"/>
          <w:kern w:val="0"/>
          <w:sz w:val="28"/>
          <w:szCs w:val="28"/>
          <w14:ligatures w14:val="none"/>
          <w:rPrChange w:author="Transcriber01 JHB" w:date="2025-08-26T14:30:00Z" w16du:dateUtc="2025-08-26T12:30:00Z" w:id="80">
            <w:rPr>
              <w:rFonts w:ascii="Arial" w:hAnsi="Arial" w:eastAsia="Calibri" w:cs="Arial"/>
              <w:kern w:val="0"/>
              <w:sz w:val="28"/>
              <w:szCs w:val="28"/>
              <w:lang w:val="fr-FR"/>
              <w14:ligatures w14:val="none"/>
            </w:rPr>
          </w:rPrChange>
        </w:rPr>
        <w:t xml:space="preserve"> </w:t>
      </w:r>
      <w:proofErr w:type="spellStart"/>
      <w:r w:rsidRPr="00A35343">
        <w:rPr>
          <w:rFonts w:ascii="Arial" w:hAnsi="Arial" w:eastAsia="Calibri" w:cs="Arial"/>
          <w:kern w:val="0"/>
          <w:sz w:val="28"/>
          <w:szCs w:val="28"/>
          <w14:ligatures w14:val="none"/>
          <w:rPrChange w:author="Transcriber01 JHB" w:date="2025-08-26T14:30:00Z" w16du:dateUtc="2025-08-26T12:30:00Z" w:id="81">
            <w:rPr>
              <w:rFonts w:ascii="Arial" w:hAnsi="Arial" w:eastAsia="Calibri" w:cs="Arial"/>
              <w:kern w:val="0"/>
              <w:sz w:val="28"/>
              <w:szCs w:val="28"/>
              <w:lang w:val="fr-FR"/>
              <w14:ligatures w14:val="none"/>
            </w:rPr>
          </w:rPrChange>
        </w:rPr>
        <w:t>kuti</w:t>
      </w:r>
      <w:proofErr w:type="spellEnd"/>
      <w:r w:rsidRPr="00A35343">
        <w:rPr>
          <w:rFonts w:ascii="Arial" w:hAnsi="Arial" w:eastAsia="Calibri" w:cs="Arial"/>
          <w:kern w:val="0"/>
          <w:sz w:val="28"/>
          <w:szCs w:val="28"/>
          <w14:ligatures w14:val="none"/>
          <w:rPrChange w:author="Transcriber01 JHB" w:date="2025-08-26T14:30:00Z" w16du:dateUtc="2025-08-26T12:30:00Z" w:id="82">
            <w:rPr>
              <w:rFonts w:ascii="Arial" w:hAnsi="Arial" w:eastAsia="Calibri" w:cs="Arial"/>
              <w:kern w:val="0"/>
              <w:sz w:val="28"/>
              <w:szCs w:val="28"/>
              <w:lang w:val="fr-FR"/>
              <w14:ligatures w14:val="none"/>
            </w:rPr>
          </w:rPrChange>
        </w:rPr>
        <w:t xml:space="preserve"> </w:t>
      </w:r>
      <w:proofErr w:type="spellStart"/>
      <w:r w:rsidRPr="00A35343">
        <w:rPr>
          <w:rFonts w:ascii="Arial" w:hAnsi="Arial" w:eastAsia="Calibri" w:cs="Arial"/>
          <w:kern w:val="0"/>
          <w:sz w:val="28"/>
          <w:szCs w:val="28"/>
          <w14:ligatures w14:val="none"/>
          <w:rPrChange w:author="Transcriber01 JHB" w:date="2025-08-26T14:30:00Z" w16du:dateUtc="2025-08-26T12:30:00Z" w:id="83">
            <w:rPr>
              <w:rFonts w:ascii="Arial" w:hAnsi="Arial" w:eastAsia="Calibri" w:cs="Arial"/>
              <w:kern w:val="0"/>
              <w:sz w:val="28"/>
              <w:szCs w:val="28"/>
              <w:lang w:val="fr-FR"/>
              <w14:ligatures w14:val="none"/>
            </w:rPr>
          </w:rPrChange>
        </w:rPr>
        <w:t>Shiphra</w:t>
      </w:r>
      <w:proofErr w:type="spellEnd"/>
      <w:r w:rsidRPr="00A35343">
        <w:rPr>
          <w:rFonts w:ascii="Arial" w:hAnsi="Arial" w:eastAsia="Calibri" w:cs="Arial"/>
          <w:kern w:val="0"/>
          <w:sz w:val="28"/>
          <w:szCs w:val="28"/>
          <w14:ligatures w14:val="none"/>
          <w:rPrChange w:author="Transcriber01 JHB" w:date="2025-08-26T14:30:00Z" w16du:dateUtc="2025-08-26T12:30:00Z" w:id="84">
            <w:rPr>
              <w:rFonts w:ascii="Arial" w:hAnsi="Arial" w:eastAsia="Calibri" w:cs="Arial"/>
              <w:kern w:val="0"/>
              <w:sz w:val="28"/>
              <w:szCs w:val="28"/>
              <w:lang w:val="fr-FR"/>
              <w14:ligatures w14:val="none"/>
            </w:rPr>
          </w:rPrChange>
        </w:rPr>
        <w:t xml:space="preserve"> </w:t>
      </w:r>
      <w:proofErr w:type="spellStart"/>
      <w:r w:rsidRPr="00A35343">
        <w:rPr>
          <w:rFonts w:ascii="Arial" w:hAnsi="Arial" w:eastAsia="Calibri" w:cs="Arial"/>
          <w:kern w:val="0"/>
          <w:sz w:val="28"/>
          <w:szCs w:val="28"/>
          <w14:ligatures w14:val="none"/>
          <w:rPrChange w:author="Transcriber01 JHB" w:date="2025-08-26T14:30:00Z" w16du:dateUtc="2025-08-26T12:30:00Z" w:id="85">
            <w:rPr>
              <w:rFonts w:ascii="Arial" w:hAnsi="Arial" w:eastAsia="Calibri" w:cs="Arial"/>
              <w:kern w:val="0"/>
              <w:sz w:val="28"/>
              <w:szCs w:val="28"/>
              <w:lang w:val="fr-FR"/>
              <w14:ligatures w14:val="none"/>
            </w:rPr>
          </w:rPrChange>
        </w:rPr>
        <w:t>achate</w:t>
      </w:r>
      <w:proofErr w:type="spellEnd"/>
      <w:r w:rsidRPr="00A35343">
        <w:rPr>
          <w:rFonts w:ascii="Arial" w:hAnsi="Arial" w:eastAsia="Calibri" w:cs="Arial"/>
          <w:kern w:val="0"/>
          <w:sz w:val="28"/>
          <w:szCs w:val="28"/>
          <w14:ligatures w14:val="none"/>
          <w:rPrChange w:author="Transcriber01 JHB" w:date="2025-08-26T14:30:00Z" w16du:dateUtc="2025-08-26T12:30:00Z" w:id="86">
            <w:rPr>
              <w:rFonts w:ascii="Arial" w:hAnsi="Arial" w:eastAsia="Calibri" w:cs="Arial"/>
              <w:kern w:val="0"/>
              <w:sz w:val="28"/>
              <w:szCs w:val="28"/>
              <w:lang w:val="fr-FR"/>
              <w14:ligatures w14:val="none"/>
            </w:rPr>
          </w:rPrChange>
        </w:rPr>
        <w:t xml:space="preserve">. Vaite </w:t>
      </w:r>
      <w:proofErr w:type="spellStart"/>
      <w:r w:rsidRPr="00A35343">
        <w:rPr>
          <w:rFonts w:ascii="Arial" w:hAnsi="Arial" w:eastAsia="Calibri" w:cs="Arial"/>
          <w:kern w:val="0"/>
          <w:sz w:val="28"/>
          <w:szCs w:val="28"/>
          <w14:ligatures w14:val="none"/>
          <w:rPrChange w:author="Transcriber01 JHB" w:date="2025-08-26T14:30:00Z" w16du:dateUtc="2025-08-26T12:30:00Z" w:id="87">
            <w:rPr>
              <w:rFonts w:ascii="Arial" w:hAnsi="Arial" w:eastAsia="Calibri" w:cs="Arial"/>
              <w:kern w:val="0"/>
              <w:sz w:val="28"/>
              <w:szCs w:val="28"/>
              <w:lang w:val="fr-FR"/>
              <w14:ligatures w14:val="none"/>
            </w:rPr>
          </w:rPrChange>
        </w:rPr>
        <w:t>imba</w:t>
      </w:r>
      <w:proofErr w:type="spellEnd"/>
      <w:r w:rsidRPr="00A35343">
        <w:rPr>
          <w:rFonts w:ascii="Arial" w:hAnsi="Arial" w:eastAsia="Calibri" w:cs="Arial"/>
          <w:kern w:val="0"/>
          <w:sz w:val="28"/>
          <w:szCs w:val="28"/>
          <w14:ligatures w14:val="none"/>
          <w:rPrChange w:author="Transcriber01 JHB" w:date="2025-08-26T14:30:00Z" w16du:dateUtc="2025-08-26T12:30:00Z" w:id="88">
            <w:rPr>
              <w:rFonts w:ascii="Arial" w:hAnsi="Arial" w:eastAsia="Calibri" w:cs="Arial"/>
              <w:kern w:val="0"/>
              <w:sz w:val="28"/>
              <w:szCs w:val="28"/>
              <w:lang w:val="fr-FR"/>
              <w14:ligatures w14:val="none"/>
            </w:rPr>
          </w:rPrChange>
        </w:rPr>
        <w:t xml:space="preserve"> </w:t>
      </w:r>
      <w:proofErr w:type="spellStart"/>
      <w:r w:rsidRPr="00A35343">
        <w:rPr>
          <w:rFonts w:ascii="Arial" w:hAnsi="Arial" w:eastAsia="Calibri" w:cs="Arial"/>
          <w:kern w:val="0"/>
          <w:sz w:val="28"/>
          <w:szCs w:val="28"/>
          <w14:ligatures w14:val="none"/>
          <w:rPrChange w:author="Transcriber01 JHB" w:date="2025-08-26T14:30:00Z" w16du:dateUtc="2025-08-26T12:30:00Z" w:id="89">
            <w:rPr>
              <w:rFonts w:ascii="Arial" w:hAnsi="Arial" w:eastAsia="Calibri" w:cs="Arial"/>
              <w:kern w:val="0"/>
              <w:sz w:val="28"/>
              <w:szCs w:val="28"/>
              <w:lang w:val="fr-FR"/>
              <w14:ligatures w14:val="none"/>
            </w:rPr>
          </w:rPrChange>
        </w:rPr>
        <w:t>yavo</w:t>
      </w:r>
      <w:proofErr w:type="spellEnd"/>
      <w:r w:rsidRPr="007A5CE3">
        <w:rPr>
          <w:rFonts w:ascii="Arial" w:hAnsi="Arial" w:eastAsia="Calibri" w:cs="Arial"/>
          <w:kern w:val="0"/>
          <w:sz w:val="28"/>
          <w:szCs w:val="28"/>
          <w14:ligatures w14:val="none"/>
        </w:rPr>
        <w:t xml:space="preserve">, </w:t>
      </w:r>
      <w:proofErr w:type="spellStart"/>
      <w:r w:rsidRPr="007A5CE3">
        <w:rPr>
          <w:rFonts w:ascii="Arial" w:hAnsi="Arial" w:eastAsia="Calibri" w:cs="Arial"/>
          <w:kern w:val="0"/>
          <w:sz w:val="28"/>
          <w:szCs w:val="28"/>
          <w14:ligatures w14:val="none"/>
        </w:rPr>
        <w:t>vagare</w:t>
      </w:r>
      <w:proofErr w:type="spellEnd"/>
      <w:r w:rsidRPr="007A5CE3">
        <w:rPr>
          <w:rFonts w:ascii="Arial" w:hAnsi="Arial" w:eastAsia="Calibri" w:cs="Arial"/>
          <w:kern w:val="0"/>
          <w:sz w:val="28"/>
          <w:szCs w:val="28"/>
          <w14:ligatures w14:val="none"/>
        </w:rPr>
        <w:t xml:space="preserve"> </w:t>
      </w:r>
      <w:proofErr w:type="spellStart"/>
      <w:r w:rsidRPr="00A35343">
        <w:rPr>
          <w:rFonts w:ascii="Arial" w:hAnsi="Arial" w:eastAsia="Calibri" w:cs="Arial"/>
          <w:kern w:val="0"/>
          <w:sz w:val="28"/>
          <w:szCs w:val="28"/>
          <w14:ligatures w14:val="none"/>
          <w:rPrChange w:author="Transcriber01 JHB" w:date="2025-08-26T14:30:00Z" w16du:dateUtc="2025-08-26T12:30:00Z" w:id="90">
            <w:rPr>
              <w:rFonts w:ascii="Arial" w:hAnsi="Arial" w:eastAsia="Calibri" w:cs="Arial"/>
              <w:kern w:val="0"/>
              <w:sz w:val="28"/>
              <w:szCs w:val="28"/>
              <w:lang w:val="fr-FR"/>
              <w14:ligatures w14:val="none"/>
            </w:rPr>
          </w:rPrChange>
        </w:rPr>
        <w:t>nemurume</w:t>
      </w:r>
      <w:proofErr w:type="spellEnd"/>
      <w:r w:rsidRPr="00A35343">
        <w:rPr>
          <w:rFonts w:ascii="Arial" w:hAnsi="Arial" w:eastAsia="Calibri" w:cs="Arial"/>
          <w:kern w:val="0"/>
          <w:sz w:val="28"/>
          <w:szCs w:val="28"/>
          <w14:ligatures w14:val="none"/>
          <w:rPrChange w:author="Transcriber01 JHB" w:date="2025-08-26T14:30:00Z" w16du:dateUtc="2025-08-26T12:30:00Z" w:id="91">
            <w:rPr>
              <w:rFonts w:ascii="Arial" w:hAnsi="Arial" w:eastAsia="Calibri" w:cs="Arial"/>
              <w:kern w:val="0"/>
              <w:sz w:val="28"/>
              <w:szCs w:val="28"/>
              <w:lang w:val="fr-FR"/>
              <w14:ligatures w14:val="none"/>
            </w:rPr>
          </w:rPrChange>
        </w:rPr>
        <w:t xml:space="preserve"> wake. </w:t>
      </w:r>
      <w:r w:rsidRPr="00A35343">
        <w:rPr>
          <w:rFonts w:ascii="Arial" w:hAnsi="Arial" w:eastAsia="Calibri" w:cs="Arial"/>
          <w:kern w:val="0"/>
          <w:sz w:val="28"/>
          <w:szCs w:val="28"/>
          <w:lang w:val="en-ZW"/>
          <w14:ligatures w14:val="none"/>
          <w:rPrChange w:author="Transcriber01 JHB" w:date="2025-08-26T14:30:00Z" w16du:dateUtc="2025-08-26T12:30:00Z" w:id="92">
            <w:rPr>
              <w:rFonts w:ascii="Arial" w:hAnsi="Arial" w:eastAsia="Calibri" w:cs="Arial"/>
              <w:kern w:val="0"/>
              <w:sz w:val="28"/>
              <w:szCs w:val="28"/>
              <w:lang w:val="fr-FR"/>
              <w14:ligatures w14:val="none"/>
            </w:rPr>
          </w:rPrChange>
        </w:rPr>
        <w:t xml:space="preserve">Iye </w:t>
      </w:r>
      <w:proofErr w:type="spellStart"/>
      <w:r w:rsidRPr="00A35343">
        <w:rPr>
          <w:rFonts w:ascii="Arial" w:hAnsi="Arial" w:eastAsia="Calibri" w:cs="Arial"/>
          <w:kern w:val="0"/>
          <w:sz w:val="28"/>
          <w:szCs w:val="28"/>
          <w:lang w:val="en-ZW"/>
          <w14:ligatures w14:val="none"/>
          <w:rPrChange w:author="Transcriber01 JHB" w:date="2025-08-26T14:30:00Z" w16du:dateUtc="2025-08-26T12:30:00Z" w:id="93">
            <w:rPr>
              <w:rFonts w:ascii="Arial" w:hAnsi="Arial" w:eastAsia="Calibri" w:cs="Arial"/>
              <w:kern w:val="0"/>
              <w:sz w:val="28"/>
              <w:szCs w:val="28"/>
              <w:lang w:val="fr-FR"/>
              <w14:ligatures w14:val="none"/>
            </w:rPr>
          </w:rPrChange>
        </w:rPr>
        <w:t>zvino</w:t>
      </w:r>
      <w:proofErr w:type="spellEnd"/>
      <w:r w:rsidRPr="00A35343">
        <w:rPr>
          <w:rFonts w:ascii="Arial" w:hAnsi="Arial" w:eastAsia="Calibri" w:cs="Arial"/>
          <w:kern w:val="0"/>
          <w:sz w:val="28"/>
          <w:szCs w:val="28"/>
          <w:lang w:val="en-ZW"/>
          <w14:ligatures w14:val="none"/>
          <w:rPrChange w:author="Transcriber01 JHB" w:date="2025-08-26T14:30:00Z" w16du:dateUtc="2025-08-26T12:30:00Z" w:id="94">
            <w:rPr>
              <w:rFonts w:ascii="Arial" w:hAnsi="Arial" w:eastAsia="Calibri" w:cs="Arial"/>
              <w:kern w:val="0"/>
              <w:sz w:val="28"/>
              <w:szCs w:val="28"/>
              <w:lang w:val="fr-FR"/>
              <w14:ligatures w14:val="none"/>
            </w:rPr>
          </w:rPrChange>
        </w:rPr>
        <w:t xml:space="preserve"> </w:t>
      </w:r>
      <w:proofErr w:type="spellStart"/>
      <w:r w:rsidRPr="00A35343">
        <w:rPr>
          <w:rFonts w:ascii="Arial" w:hAnsi="Arial" w:eastAsia="Calibri" w:cs="Arial"/>
          <w:kern w:val="0"/>
          <w:sz w:val="28"/>
          <w:szCs w:val="28"/>
          <w:lang w:val="en-ZW"/>
          <w14:ligatures w14:val="none"/>
          <w:rPrChange w:author="Transcriber01 JHB" w:date="2025-08-26T14:30:00Z" w16du:dateUtc="2025-08-26T12:30:00Z" w:id="95">
            <w:rPr>
              <w:rFonts w:ascii="Arial" w:hAnsi="Arial" w:eastAsia="Calibri" w:cs="Arial"/>
              <w:kern w:val="0"/>
              <w:sz w:val="28"/>
              <w:szCs w:val="28"/>
              <w:lang w:val="fr-FR"/>
              <w14:ligatures w14:val="none"/>
            </w:rPr>
          </w:rPrChange>
        </w:rPr>
        <w:t>vababa</w:t>
      </w:r>
      <w:proofErr w:type="spellEnd"/>
      <w:r w:rsidRPr="00A35343">
        <w:rPr>
          <w:rFonts w:ascii="Arial" w:hAnsi="Arial" w:eastAsia="Calibri" w:cs="Arial"/>
          <w:kern w:val="0"/>
          <w:sz w:val="28"/>
          <w:szCs w:val="28"/>
          <w:lang w:val="en-ZW"/>
          <w14:ligatures w14:val="none"/>
          <w:rPrChange w:author="Transcriber01 JHB" w:date="2025-08-26T14:30:00Z" w16du:dateUtc="2025-08-26T12:30:00Z" w:id="96">
            <w:rPr>
              <w:rFonts w:ascii="Arial" w:hAnsi="Arial" w:eastAsia="Calibri" w:cs="Arial"/>
              <w:kern w:val="0"/>
              <w:sz w:val="28"/>
              <w:szCs w:val="28"/>
              <w:lang w:val="fr-FR"/>
              <w14:ligatures w14:val="none"/>
            </w:rPr>
          </w:rPrChange>
        </w:rPr>
        <w:t xml:space="preserve"> </w:t>
      </w:r>
      <w:proofErr w:type="spellStart"/>
      <w:r w:rsidRPr="00A35343">
        <w:rPr>
          <w:rFonts w:ascii="Arial" w:hAnsi="Arial" w:eastAsia="Calibri" w:cs="Arial"/>
          <w:kern w:val="0"/>
          <w:sz w:val="28"/>
          <w:szCs w:val="28"/>
          <w:lang w:val="en-ZW"/>
          <w14:ligatures w14:val="none"/>
          <w:rPrChange w:author="Transcriber01 JHB" w:date="2025-08-26T14:30:00Z" w16du:dateUtc="2025-08-26T12:30:00Z" w:id="97">
            <w:rPr>
              <w:rFonts w:ascii="Arial" w:hAnsi="Arial" w:eastAsia="Calibri" w:cs="Arial"/>
              <w:kern w:val="0"/>
              <w:sz w:val="28"/>
              <w:szCs w:val="28"/>
              <w:lang w:val="fr-FR"/>
              <w14:ligatures w14:val="none"/>
            </w:rPr>
          </w:rPrChange>
        </w:rPr>
        <w:t>namai</w:t>
      </w:r>
      <w:proofErr w:type="spellEnd"/>
      <w:r w:rsidRPr="00A35343">
        <w:rPr>
          <w:rFonts w:ascii="Arial" w:hAnsi="Arial" w:eastAsia="Calibri" w:cs="Arial"/>
          <w:kern w:val="0"/>
          <w:sz w:val="28"/>
          <w:szCs w:val="28"/>
          <w:lang w:val="en-ZW"/>
          <w14:ligatures w14:val="none"/>
          <w:rPrChange w:author="Transcriber01 JHB" w:date="2025-08-26T14:30:00Z" w16du:dateUtc="2025-08-26T12:30:00Z" w:id="98">
            <w:rPr>
              <w:rFonts w:ascii="Arial" w:hAnsi="Arial" w:eastAsia="Calibri" w:cs="Arial"/>
              <w:kern w:val="0"/>
              <w:sz w:val="28"/>
              <w:szCs w:val="28"/>
              <w:lang w:val="fr-FR"/>
              <w14:ligatures w14:val="none"/>
            </w:rPr>
          </w:rPrChange>
        </w:rPr>
        <w:t xml:space="preserve"> </w:t>
      </w:r>
      <w:proofErr w:type="spellStart"/>
      <w:r w:rsidRPr="00A35343">
        <w:rPr>
          <w:rFonts w:ascii="Arial" w:hAnsi="Arial" w:eastAsia="Calibri" w:cs="Arial"/>
          <w:kern w:val="0"/>
          <w:sz w:val="28"/>
          <w:szCs w:val="28"/>
          <w:lang w:val="en-ZW"/>
          <w14:ligatures w14:val="none"/>
          <w:rPrChange w:author="Transcriber01 JHB" w:date="2025-08-26T14:30:00Z" w16du:dateUtc="2025-08-26T12:30:00Z" w:id="99">
            <w:rPr>
              <w:rFonts w:ascii="Arial" w:hAnsi="Arial" w:eastAsia="Calibri" w:cs="Arial"/>
              <w:kern w:val="0"/>
              <w:sz w:val="28"/>
              <w:szCs w:val="28"/>
              <w:lang w:val="fr-FR"/>
              <w14:ligatures w14:val="none"/>
            </w:rPr>
          </w:rPrChange>
        </w:rPr>
        <w:t>vaTamma</w:t>
      </w:r>
      <w:proofErr w:type="spellEnd"/>
      <w:r w:rsidRPr="00A35343">
        <w:rPr>
          <w:rFonts w:ascii="Arial" w:hAnsi="Arial" w:eastAsia="Calibri" w:cs="Arial"/>
          <w:kern w:val="0"/>
          <w:sz w:val="28"/>
          <w:szCs w:val="28"/>
          <w:lang w:val="en-ZW"/>
          <w14:ligatures w14:val="none"/>
          <w:rPrChange w:author="Transcriber01 JHB" w:date="2025-08-26T14:30:00Z" w16du:dateUtc="2025-08-26T12:30:00Z" w:id="100">
            <w:rPr>
              <w:rFonts w:ascii="Arial" w:hAnsi="Arial" w:eastAsia="Calibri" w:cs="Arial"/>
              <w:kern w:val="0"/>
              <w:sz w:val="28"/>
              <w:szCs w:val="28"/>
              <w:lang w:val="fr-FR"/>
              <w14:ligatures w14:val="none"/>
            </w:rPr>
          </w:rPrChange>
        </w:rPr>
        <w:t xml:space="preserve">, </w:t>
      </w:r>
      <w:r w:rsidRPr="00A35343">
        <w:rPr>
          <w:rFonts w:ascii="Arial" w:hAnsi="Arial" w:eastAsia="Calibri" w:cs="Arial"/>
          <w:kern w:val="0"/>
          <w:sz w:val="18"/>
          <w:szCs w:val="18"/>
          <w:lang w:val="en-ZW"/>
          <w14:ligatures w14:val="none"/>
          <w:rPrChange w:author="Transcriber01 JHB" w:date="2025-08-26T14:30:00Z" w16du:dateUtc="2025-08-26T12:30:00Z" w:id="101">
            <w:rPr>
              <w:rFonts w:ascii="Arial" w:hAnsi="Arial" w:eastAsia="Calibri" w:cs="Arial"/>
              <w:kern w:val="0"/>
              <w:sz w:val="18"/>
              <w:szCs w:val="18"/>
              <w:lang w:val="fr-FR"/>
              <w14:ligatures w14:val="none"/>
            </w:rPr>
          </w:rPrChange>
        </w:rPr>
        <w:t>[Congregation says, “Tamandani.”]</w:t>
      </w:r>
      <w:r w:rsidRPr="00773E4C">
        <w:rPr>
          <w:rFonts w:ascii="Arial" w:hAnsi="Arial" w:eastAsia="Calibri" w:cs="Arial"/>
          <w:kern w:val="0"/>
          <w:sz w:val="28"/>
          <w:szCs w:val="28"/>
          <w:lang w:val="en-ZW"/>
          <w14:ligatures w14:val="none"/>
        </w:rPr>
        <w:t xml:space="preserve"> </w:t>
      </w:r>
      <w:proofErr w:type="spellStart"/>
      <w:ins w:author="Transcriber01 JHB" w:date="2025-08-26T09:41:00Z" w16du:dateUtc="2025-08-26T07:41:00Z" w:id="102">
        <w:r w:rsidRPr="00773E4C">
          <w:rPr>
            <w:rFonts w:ascii="Arial" w:hAnsi="Arial" w:eastAsia="Calibri" w:cs="Arial"/>
            <w:kern w:val="0"/>
            <w:sz w:val="28"/>
            <w:szCs w:val="28"/>
            <w:lang w:val="en-ZW"/>
            <w14:ligatures w14:val="none"/>
          </w:rPr>
          <w:t>s</w:t>
        </w:r>
      </w:ins>
      <w:del w:author="Transcriber01 JHB" w:date="2025-08-26T09:41:00Z" w16du:dateUtc="2025-08-26T07:41:00Z" w:id="103">
        <w:r w:rsidRPr="00773E4C">
          <w:rPr>
            <w:rFonts w:ascii="Arial" w:hAnsi="Arial" w:eastAsia="Calibri" w:cs="Arial"/>
            <w:kern w:val="0"/>
            <w:sz w:val="28"/>
            <w:szCs w:val="28"/>
            <w:lang w:val="en-ZW"/>
            <w14:ligatures w14:val="none"/>
          </w:rPr>
          <w:delText>S</w:delText>
        </w:r>
      </w:del>
      <w:r w:rsidRPr="00773E4C">
        <w:rPr>
          <w:rFonts w:ascii="Arial" w:hAnsi="Arial" w:eastAsia="Calibri" w:cs="Arial"/>
          <w:kern w:val="0"/>
          <w:sz w:val="28"/>
          <w:szCs w:val="28"/>
          <w:lang w:val="en-ZW"/>
          <w14:ligatures w14:val="none"/>
        </w:rPr>
        <w:t>aka</w:t>
      </w:r>
      <w:proofErr w:type="spellEnd"/>
      <w:r w:rsidRPr="00773E4C">
        <w:rPr>
          <w:rFonts w:ascii="Arial" w:hAnsi="Arial" w:eastAsia="Calibri" w:cs="Arial"/>
          <w:kern w:val="0"/>
          <w:sz w:val="28"/>
          <w:szCs w:val="28"/>
          <w:lang w:val="en-ZW"/>
          <w14:ligatures w14:val="none"/>
        </w:rPr>
        <w:t xml:space="preserve"> </w:t>
      </w:r>
      <w:proofErr w:type="spellStart"/>
      <w:r w:rsidRPr="00A35343">
        <w:rPr>
          <w:rFonts w:ascii="Arial" w:hAnsi="Arial" w:eastAsia="Calibri" w:cs="Arial"/>
          <w:kern w:val="0"/>
          <w:sz w:val="28"/>
          <w:szCs w:val="28"/>
          <w:lang w:val="en-ZW"/>
          <w14:ligatures w14:val="none"/>
          <w:rPrChange w:author="Transcriber01 JHB" w:date="2025-08-26T14:30:00Z" w16du:dateUtc="2025-08-26T12:30:00Z" w:id="104">
            <w:rPr>
              <w:rFonts w:ascii="Arial" w:hAnsi="Arial" w:eastAsia="Calibri" w:cs="Arial"/>
              <w:kern w:val="0"/>
              <w:sz w:val="28"/>
              <w:szCs w:val="28"/>
              <w:lang w:val="fr-FR"/>
              <w14:ligatures w14:val="none"/>
            </w:rPr>
          </w:rPrChange>
        </w:rPr>
        <w:t>ndoisa</w:t>
      </w:r>
      <w:proofErr w:type="spellEnd"/>
      <w:r w:rsidRPr="00A35343">
        <w:rPr>
          <w:rFonts w:ascii="Arial" w:hAnsi="Arial" w:eastAsia="Calibri" w:cs="Arial"/>
          <w:kern w:val="0"/>
          <w:sz w:val="28"/>
          <w:szCs w:val="28"/>
          <w:lang w:val="en-ZW"/>
          <w14:ligatures w14:val="none"/>
          <w:rPrChange w:author="Transcriber01 JHB" w:date="2025-08-26T14:30:00Z" w16du:dateUtc="2025-08-26T12:30:00Z" w:id="105">
            <w:rPr>
              <w:rFonts w:ascii="Arial" w:hAnsi="Arial" w:eastAsia="Calibri" w:cs="Arial"/>
              <w:kern w:val="0"/>
              <w:sz w:val="28"/>
              <w:szCs w:val="28"/>
              <w:lang w:val="fr-FR"/>
              <w14:ligatures w14:val="none"/>
            </w:rPr>
          </w:rPrChange>
        </w:rPr>
        <w:t xml:space="preserve"> </w:t>
      </w:r>
      <w:proofErr w:type="spellStart"/>
      <w:r w:rsidRPr="00A35343">
        <w:rPr>
          <w:rFonts w:ascii="Arial" w:hAnsi="Arial" w:eastAsia="Calibri" w:cs="Arial"/>
          <w:kern w:val="0"/>
          <w:sz w:val="28"/>
          <w:szCs w:val="28"/>
          <w:lang w:val="en-ZW"/>
          <w14:ligatures w14:val="none"/>
          <w:rPrChange w:author="Transcriber01 JHB" w:date="2025-08-26T14:30:00Z" w16du:dateUtc="2025-08-26T12:30:00Z" w:id="106">
            <w:rPr>
              <w:rFonts w:ascii="Arial" w:hAnsi="Arial" w:eastAsia="Calibri" w:cs="Arial"/>
              <w:kern w:val="0"/>
              <w:sz w:val="28"/>
              <w:szCs w:val="28"/>
              <w:lang w:val="fr-FR"/>
              <w14:ligatures w14:val="none"/>
            </w:rPr>
          </w:rPrChange>
        </w:rPr>
        <w:t>ruoko</w:t>
      </w:r>
      <w:proofErr w:type="spellEnd"/>
      <w:r w:rsidRPr="00A35343">
        <w:rPr>
          <w:rFonts w:ascii="Arial" w:hAnsi="Arial" w:eastAsia="Calibri" w:cs="Arial"/>
          <w:kern w:val="0"/>
          <w:sz w:val="28"/>
          <w:szCs w:val="28"/>
          <w:lang w:val="en-ZW"/>
          <w14:ligatures w14:val="none"/>
          <w:rPrChange w:author="Transcriber01 JHB" w:date="2025-08-26T14:30:00Z" w16du:dateUtc="2025-08-26T12:30:00Z" w:id="107">
            <w:rPr>
              <w:rFonts w:ascii="Arial" w:hAnsi="Arial" w:eastAsia="Calibri" w:cs="Arial"/>
              <w:kern w:val="0"/>
              <w:sz w:val="28"/>
              <w:szCs w:val="28"/>
              <w:lang w:val="fr-FR"/>
              <w14:ligatures w14:val="none"/>
            </w:rPr>
          </w:rPrChange>
        </w:rPr>
        <w:t xml:space="preserve"> </w:t>
      </w:r>
      <w:proofErr w:type="spellStart"/>
      <w:r w:rsidRPr="00A35343">
        <w:rPr>
          <w:rFonts w:ascii="Arial" w:hAnsi="Arial" w:eastAsia="Calibri" w:cs="Arial"/>
          <w:kern w:val="0"/>
          <w:sz w:val="28"/>
          <w:szCs w:val="28"/>
          <w:lang w:val="en-ZW"/>
          <w14:ligatures w14:val="none"/>
          <w:rPrChange w:author="Transcriber01 JHB" w:date="2025-08-26T14:30:00Z" w16du:dateUtc="2025-08-26T12:30:00Z" w:id="108">
            <w:rPr>
              <w:rFonts w:ascii="Arial" w:hAnsi="Arial" w:eastAsia="Calibri" w:cs="Arial"/>
              <w:kern w:val="0"/>
              <w:sz w:val="28"/>
              <w:szCs w:val="28"/>
              <w:lang w:val="fr-FR"/>
              <w14:ligatures w14:val="none"/>
            </w:rPr>
          </w:rPrChange>
        </w:rPr>
        <w:t>muhomwe</w:t>
      </w:r>
      <w:proofErr w:type="spellEnd"/>
      <w:r w:rsidRPr="00A35343">
        <w:rPr>
          <w:rFonts w:ascii="Arial" w:hAnsi="Arial" w:eastAsia="Calibri" w:cs="Arial"/>
          <w:kern w:val="0"/>
          <w:sz w:val="28"/>
          <w:szCs w:val="28"/>
          <w:lang w:val="en-ZW"/>
          <w14:ligatures w14:val="none"/>
          <w:rPrChange w:author="Transcriber01 JHB" w:date="2025-08-26T14:30:00Z" w16du:dateUtc="2025-08-26T12:30:00Z" w:id="109">
            <w:rPr>
              <w:rFonts w:ascii="Arial" w:hAnsi="Arial" w:eastAsia="Calibri" w:cs="Arial"/>
              <w:kern w:val="0"/>
              <w:sz w:val="28"/>
              <w:szCs w:val="28"/>
              <w:lang w:val="fr-FR"/>
              <w14:ligatures w14:val="none"/>
            </w:rPr>
          </w:rPrChang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Ndoti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mwanangu</w:t>
      </w:r>
      <w:proofErr w:type="spellEnd"/>
      <w:r>
        <w:rPr>
          <w:rFonts w:ascii="Arial" w:hAnsi="Arial" w:eastAsia="Calibri" w:cs="Arial"/>
          <w:kern w:val="0"/>
          <w:sz w:val="28"/>
          <w:szCs w:val="28"/>
          <w14:ligatures w14:val="none"/>
        </w:rPr>
        <w:t xml:space="preserve"> Mwari </w:t>
      </w:r>
      <w:proofErr w:type="spellStart"/>
      <w:r>
        <w:rPr>
          <w:rFonts w:ascii="Arial" w:hAnsi="Arial" w:eastAsia="Calibri" w:cs="Arial"/>
          <w:kern w:val="0"/>
          <w:sz w:val="28"/>
          <w:szCs w:val="28"/>
          <w14:ligatures w14:val="none"/>
        </w:rPr>
        <w:t>wangu</w:t>
      </w:r>
      <w:proofErr w:type="spellEnd"/>
      <w:r>
        <w:rPr>
          <w:rFonts w:ascii="Arial" w:hAnsi="Arial" w:eastAsia="Calibri" w:cs="Arial"/>
          <w:kern w:val="0"/>
          <w:sz w:val="28"/>
          <w:szCs w:val="28"/>
          <w14:ligatures w14:val="none"/>
        </w:rPr>
        <w:t xml:space="preserve"> hakuna </w:t>
      </w:r>
      <w:proofErr w:type="spellStart"/>
      <w:r>
        <w:rPr>
          <w:rFonts w:ascii="Arial" w:hAnsi="Arial" w:eastAsia="Calibri" w:cs="Arial"/>
          <w:kern w:val="0"/>
          <w:sz w:val="28"/>
          <w:szCs w:val="28"/>
          <w14:ligatures w14:val="none"/>
        </w:rPr>
        <w:t>anomudii</w:t>
      </w:r>
      <w:proofErr w:type="spellEnd"/>
      <w:r>
        <w:rPr>
          <w:rFonts w:ascii="Arial" w:hAnsi="Arial" w:eastAsia="Calibri" w:cs="Arial"/>
          <w:kern w:val="0"/>
          <w:sz w:val="28"/>
          <w:szCs w:val="28"/>
          <w14:ligatures w14:val="none"/>
        </w:rPr>
        <w:t xml:space="preserve">…hakuna Mwari </w:t>
      </w:r>
      <w:proofErr w:type="spellStart"/>
      <w:r>
        <w:rPr>
          <w:rFonts w:ascii="Arial" w:hAnsi="Arial" w:eastAsia="Calibri" w:cs="Arial"/>
          <w:kern w:val="0"/>
          <w:sz w:val="28"/>
          <w:szCs w:val="28"/>
          <w14:ligatures w14:val="none"/>
        </w:rPr>
        <w:t>anomukunda</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Kana </w:t>
      </w:r>
      <w:proofErr w:type="spellStart"/>
      <w:r>
        <w:rPr>
          <w:rFonts w:ascii="Arial" w:hAnsi="Arial" w:eastAsia="Calibri" w:cs="Arial"/>
          <w:kern w:val="0"/>
          <w:sz w:val="28"/>
          <w:szCs w:val="28"/>
          <w14:ligatures w14:val="none"/>
        </w:rPr>
        <w:t>aishora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barika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ndoti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iwewe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rakakushaisa</w:t>
      </w:r>
      <w:proofErr w:type="spellEnd"/>
      <w:r>
        <w:rPr>
          <w:rFonts w:ascii="Arial" w:hAnsi="Arial" w:eastAsia="Calibri" w:cs="Arial"/>
          <w:kern w:val="0"/>
          <w:sz w:val="28"/>
          <w:szCs w:val="28"/>
          <w14:ligatures w14:val="none"/>
        </w:rPr>
        <w:t xml:space="preserve"> chi…? Chii? </w:t>
      </w:r>
    </w:p>
    <w:p w:rsidR="002B366F" w:rsidP="002B366F" w:rsidRDefault="002B366F" w14:paraId="4F240927" w14:textId="77777777">
      <w:pPr>
        <w:tabs>
          <w:tab w:val="left" w:pos="7227"/>
        </w:tabs>
        <w:spacing w:line="259" w:lineRule="auto"/>
        <w:jc w:val="both"/>
        <w:rPr>
          <w:rFonts w:ascii="Arial" w:hAnsi="Arial" w:eastAsia="Calibri" w:cs="Arial"/>
          <w:kern w:val="0"/>
          <w:sz w:val="28"/>
          <w:szCs w:val="28"/>
          <w14:ligatures w14:val="none"/>
        </w:rPr>
      </w:pPr>
      <w:r>
        <w:rPr>
          <w:rFonts w:ascii="Arial" w:hAnsi="Arial" w:eastAsia="Calibri" w:cs="Arial"/>
          <w:kern w:val="0"/>
          <w:sz w:val="28"/>
          <w:szCs w:val="28"/>
          <w14:ligatures w14:val="none"/>
        </w:rPr>
        <w:t xml:space="preserve">“Degree </w:t>
      </w:r>
      <w:proofErr w:type="spellStart"/>
      <w:r>
        <w:rPr>
          <w:rFonts w:ascii="Arial" w:hAnsi="Arial" w:eastAsia="Calibri" w:cs="Arial"/>
          <w:kern w:val="0"/>
          <w:sz w:val="28"/>
          <w:szCs w:val="28"/>
          <w14:ligatures w14:val="none"/>
        </w:rPr>
        <w:t>wakaita</w:t>
      </w:r>
      <w:proofErr w:type="spellEnd"/>
      <w:r>
        <w:rPr>
          <w:rFonts w:ascii="Arial" w:hAnsi="Arial" w:eastAsia="Calibri" w:cs="Arial"/>
          <w:kern w:val="0"/>
          <w:sz w:val="28"/>
          <w:szCs w:val="28"/>
          <w14:ligatures w14:val="none"/>
        </w:rPr>
        <w:t xml:space="preserve"> here?”</w:t>
      </w:r>
    </w:p>
    <w:p w:rsidR="002B366F" w:rsidP="002B366F" w:rsidRDefault="002B366F" w14:paraId="347FF0F0" w14:textId="77777777">
      <w:pPr>
        <w:tabs>
          <w:tab w:val="left" w:pos="7227"/>
        </w:tabs>
        <w:spacing w:line="259" w:lineRule="auto"/>
        <w:jc w:val="both"/>
        <w:rPr>
          <w:rFonts w:ascii="Arial" w:hAnsi="Arial" w:eastAsia="Calibri" w:cs="Arial"/>
          <w:kern w:val="0"/>
          <w:sz w:val="28"/>
          <w:szCs w:val="28"/>
          <w:lang w:val="en-ZW"/>
          <w14:ligatures w14:val="none"/>
        </w:rPr>
      </w:pPr>
      <w:r>
        <w:rPr>
          <w:rFonts w:ascii="Arial" w:hAnsi="Arial" w:eastAsia="Calibri" w:cs="Arial"/>
          <w:kern w:val="0"/>
          <w:sz w:val="28"/>
          <w:szCs w:val="28"/>
          <w14:ligatures w14:val="none"/>
        </w:rPr>
        <w:t>“</w:t>
      </w:r>
      <w:proofErr w:type="spellStart"/>
      <w:r w:rsidRPr="00F25303">
        <w:rPr>
          <w:rFonts w:ascii="Arial" w:hAnsi="Arial" w:eastAsia="Calibri" w:cs="Arial"/>
          <w:kern w:val="0"/>
          <w:sz w:val="28"/>
          <w:szCs w:val="28"/>
          <w:lang w:val="en-ZW"/>
          <w14:ligatures w14:val="none"/>
        </w:rPr>
        <w:t>Ehe</w:t>
      </w:r>
      <w:proofErr w:type="spellEnd"/>
      <w:r w:rsidRPr="00F25303">
        <w:rPr>
          <w:rFonts w:ascii="Arial" w:hAnsi="Arial" w:eastAsia="Calibri" w:cs="Arial"/>
          <w:kern w:val="0"/>
          <w:sz w:val="28"/>
          <w:szCs w:val="28"/>
          <w:lang w:val="en-ZW"/>
          <w14:ligatures w14:val="none"/>
        </w:rPr>
        <w:t>.</w:t>
      </w:r>
      <w:r>
        <w:rPr>
          <w:rFonts w:ascii="Arial" w:hAnsi="Arial" w:eastAsia="Calibri" w:cs="Arial"/>
          <w:kern w:val="0"/>
          <w:sz w:val="28"/>
          <w:szCs w:val="28"/>
          <w:lang w:val="en-ZW"/>
          <w14:ligatures w14:val="none"/>
        </w:rPr>
        <w:t>”</w:t>
      </w:r>
      <w:r w:rsidRPr="00F25303">
        <w:rPr>
          <w:rFonts w:ascii="Arial" w:hAnsi="Arial" w:eastAsia="Calibri" w:cs="Arial"/>
          <w:kern w:val="0"/>
          <w:sz w:val="28"/>
          <w:szCs w:val="28"/>
          <w:lang w:val="en-ZW"/>
          <w14:ligatures w14:val="none"/>
        </w:rPr>
        <w:t xml:space="preserve"> </w:t>
      </w:r>
    </w:p>
    <w:p w:rsidR="002B366F" w:rsidP="002B366F" w:rsidRDefault="002B366F" w14:paraId="2B4B03E0" w14:textId="77777777">
      <w:pPr>
        <w:tabs>
          <w:tab w:val="left" w:pos="7227"/>
        </w:tabs>
        <w:spacing w:line="259" w:lineRule="auto"/>
        <w:jc w:val="both"/>
        <w:rPr>
          <w:rFonts w:ascii="Arial" w:hAnsi="Arial" w:eastAsia="Calibri" w:cs="Arial"/>
          <w:kern w:val="0"/>
          <w:sz w:val="28"/>
          <w:szCs w:val="28"/>
          <w:lang w:val="en-ZW"/>
          <w14:ligatures w14:val="none"/>
        </w:rPr>
      </w:pPr>
      <w:r>
        <w:rPr>
          <w:rFonts w:ascii="Arial" w:hAnsi="Arial" w:eastAsia="Calibri" w:cs="Arial"/>
          <w:kern w:val="0"/>
          <w:sz w:val="28"/>
          <w:szCs w:val="28"/>
          <w:lang w:val="en-ZW"/>
          <w14:ligatures w14:val="none"/>
        </w:rPr>
        <w:t>“</w:t>
      </w:r>
      <w:proofErr w:type="spellStart"/>
      <w:r w:rsidRPr="00F25303">
        <w:rPr>
          <w:rFonts w:ascii="Arial" w:hAnsi="Arial" w:eastAsia="Calibri" w:cs="Arial"/>
          <w:kern w:val="0"/>
          <w:sz w:val="28"/>
          <w:szCs w:val="28"/>
          <w:lang w:val="en-ZW"/>
          <w14:ligatures w14:val="none"/>
        </w:rPr>
        <w:t>Waienda</w:t>
      </w:r>
      <w:proofErr w:type="spellEnd"/>
      <w:r w:rsidRPr="00F25303">
        <w:rPr>
          <w:rFonts w:ascii="Arial" w:hAnsi="Arial" w:eastAsia="Calibri" w:cs="Arial"/>
          <w:kern w:val="0"/>
          <w:sz w:val="28"/>
          <w:szCs w:val="28"/>
          <w:lang w:val="en-ZW"/>
          <w14:ligatures w14:val="none"/>
        </w:rPr>
        <w:t xml:space="preserve"> </w:t>
      </w:r>
      <w:proofErr w:type="spellStart"/>
      <w:r w:rsidRPr="00F25303">
        <w:rPr>
          <w:rFonts w:ascii="Arial" w:hAnsi="Arial" w:eastAsia="Calibri" w:cs="Arial"/>
          <w:kern w:val="0"/>
          <w:sz w:val="28"/>
          <w:szCs w:val="28"/>
          <w:lang w:val="en-ZW"/>
          <w14:ligatures w14:val="none"/>
        </w:rPr>
        <w:t>kuchikoro</w:t>
      </w:r>
      <w:proofErr w:type="spellEnd"/>
      <w:r w:rsidRPr="00F25303">
        <w:rPr>
          <w:rFonts w:ascii="Arial" w:hAnsi="Arial" w:eastAsia="Calibri" w:cs="Arial"/>
          <w:kern w:val="0"/>
          <w:sz w:val="28"/>
          <w:szCs w:val="28"/>
          <w:lang w:val="en-ZW"/>
          <w14:ligatures w14:val="none"/>
        </w:rPr>
        <w:t xml:space="preserve"> </w:t>
      </w:r>
      <w:proofErr w:type="spellStart"/>
      <w:r w:rsidRPr="00F25303">
        <w:rPr>
          <w:rFonts w:ascii="Arial" w:hAnsi="Arial" w:eastAsia="Calibri" w:cs="Arial"/>
          <w:kern w:val="0"/>
          <w:sz w:val="28"/>
          <w:szCs w:val="28"/>
          <w:lang w:val="en-ZW"/>
          <w14:ligatures w14:val="none"/>
        </w:rPr>
        <w:t>kwako</w:t>
      </w:r>
      <w:proofErr w:type="spellEnd"/>
      <w:r w:rsidRPr="00F25303">
        <w:rPr>
          <w:rFonts w:ascii="Arial" w:hAnsi="Arial" w:eastAsia="Calibri" w:cs="Arial"/>
          <w:kern w:val="0"/>
          <w:sz w:val="28"/>
          <w:szCs w:val="28"/>
          <w:lang w:val="en-ZW"/>
          <w14:ligatures w14:val="none"/>
        </w:rPr>
        <w:t xml:space="preserve"> </w:t>
      </w:r>
      <w:proofErr w:type="spellStart"/>
      <w:r w:rsidRPr="00F25303">
        <w:rPr>
          <w:rFonts w:ascii="Arial" w:hAnsi="Arial" w:eastAsia="Calibri" w:cs="Arial"/>
          <w:kern w:val="0"/>
          <w:sz w:val="28"/>
          <w:szCs w:val="28"/>
          <w:lang w:val="en-ZW"/>
          <w14:ligatures w14:val="none"/>
        </w:rPr>
        <w:t>ne</w:t>
      </w:r>
      <w:r>
        <w:rPr>
          <w:rFonts w:ascii="Arial" w:hAnsi="Arial" w:eastAsia="Calibri" w:cs="Arial"/>
          <w:kern w:val="0"/>
          <w:sz w:val="28"/>
          <w:szCs w:val="28"/>
          <w:lang w:val="en-ZW"/>
          <w14:ligatures w14:val="none"/>
        </w:rPr>
        <w:t>motokari</w:t>
      </w:r>
      <w:proofErr w:type="spellEnd"/>
      <w:r>
        <w:rPr>
          <w:rFonts w:ascii="Arial" w:hAnsi="Arial" w:eastAsia="Calibri" w:cs="Arial"/>
          <w:kern w:val="0"/>
          <w:sz w:val="28"/>
          <w:szCs w:val="28"/>
          <w:lang w:val="en-ZW"/>
          <w14:ligatures w14:val="none"/>
        </w:rPr>
        <w:t xml:space="preserve"> here?” </w:t>
      </w:r>
    </w:p>
    <w:p w:rsidR="002B366F" w:rsidP="002B366F" w:rsidRDefault="002B366F" w14:paraId="77E0764C" w14:textId="77777777">
      <w:pPr>
        <w:tabs>
          <w:tab w:val="left" w:pos="7227"/>
        </w:tabs>
        <w:spacing w:line="259" w:lineRule="auto"/>
        <w:jc w:val="both"/>
        <w:rPr>
          <w:rFonts w:ascii="Arial" w:hAnsi="Arial" w:eastAsia="Calibri" w:cs="Arial"/>
          <w:kern w:val="0"/>
          <w:sz w:val="28"/>
          <w:szCs w:val="28"/>
          <w:lang w:val="en-ZW"/>
          <w14:ligatures w14:val="none"/>
        </w:rPr>
      </w:pPr>
      <w:r>
        <w:rPr>
          <w:rFonts w:ascii="Arial" w:hAnsi="Arial" w:eastAsia="Calibri" w:cs="Arial"/>
          <w:kern w:val="0"/>
          <w:sz w:val="28"/>
          <w:szCs w:val="28"/>
          <w:lang w:val="en-ZW"/>
          <w14:ligatures w14:val="none"/>
        </w:rPr>
        <w:t>“</w:t>
      </w:r>
      <w:proofErr w:type="spellStart"/>
      <w:r>
        <w:rPr>
          <w:rFonts w:ascii="Arial" w:hAnsi="Arial" w:eastAsia="Calibri" w:cs="Arial"/>
          <w:kern w:val="0"/>
          <w:sz w:val="28"/>
          <w:szCs w:val="28"/>
          <w:lang w:val="en-ZW"/>
          <w14:ligatures w14:val="none"/>
        </w:rPr>
        <w:t>Ehe</w:t>
      </w:r>
      <w:proofErr w:type="spellEnd"/>
      <w:r>
        <w:rPr>
          <w:rFonts w:ascii="Arial" w:hAnsi="Arial" w:eastAsia="Calibri" w:cs="Arial"/>
          <w:kern w:val="0"/>
          <w:sz w:val="28"/>
          <w:szCs w:val="28"/>
          <w:lang w:val="en-ZW"/>
          <w14:ligatures w14:val="none"/>
        </w:rPr>
        <w:t>.”</w:t>
      </w:r>
    </w:p>
    <w:p w:rsidR="002B366F" w:rsidP="002B366F" w:rsidRDefault="002B366F" w14:paraId="79273E36" w14:textId="77777777">
      <w:pPr>
        <w:tabs>
          <w:tab w:val="left" w:pos="7227"/>
        </w:tabs>
        <w:spacing w:line="259" w:lineRule="auto"/>
        <w:jc w:val="both"/>
        <w:rPr>
          <w:rFonts w:ascii="Arial" w:hAnsi="Arial" w:eastAsia="Calibri" w:cs="Arial"/>
          <w:kern w:val="0"/>
          <w:sz w:val="28"/>
          <w:szCs w:val="28"/>
          <w:lang w:val="en-ZW"/>
          <w14:ligatures w14:val="none"/>
        </w:rPr>
      </w:pPr>
      <w:r>
        <w:rPr>
          <w:rFonts w:ascii="Arial" w:hAnsi="Arial" w:eastAsia="Calibri" w:cs="Arial"/>
          <w:kern w:val="0"/>
          <w:sz w:val="28"/>
          <w:szCs w:val="28"/>
          <w:lang w:val="en-ZW"/>
          <w14:ligatures w14:val="none"/>
        </w:rPr>
        <w:t xml:space="preserve">“Ne extra money here?” </w:t>
      </w:r>
    </w:p>
    <w:p w:rsidR="002B366F" w:rsidP="002B366F" w:rsidRDefault="002B366F" w14:paraId="718AA084" w14:textId="77777777">
      <w:pPr>
        <w:tabs>
          <w:tab w:val="left" w:pos="7227"/>
        </w:tabs>
        <w:spacing w:line="259" w:lineRule="auto"/>
        <w:jc w:val="both"/>
        <w:rPr>
          <w:rFonts w:ascii="Arial" w:hAnsi="Arial" w:eastAsia="Calibri" w:cs="Arial"/>
          <w:kern w:val="0"/>
          <w:sz w:val="28"/>
          <w:szCs w:val="28"/>
          <w:lang w:val="en-ZW"/>
          <w14:ligatures w14:val="none"/>
        </w:rPr>
      </w:pPr>
      <w:r>
        <w:rPr>
          <w:rFonts w:ascii="Arial" w:hAnsi="Arial" w:eastAsia="Calibri" w:cs="Arial"/>
          <w:kern w:val="0"/>
          <w:sz w:val="28"/>
          <w:szCs w:val="28"/>
          <w:lang w:val="en-ZW"/>
          <w14:ligatures w14:val="none"/>
        </w:rPr>
        <w:t>“</w:t>
      </w:r>
      <w:proofErr w:type="spellStart"/>
      <w:r>
        <w:rPr>
          <w:rFonts w:ascii="Arial" w:hAnsi="Arial" w:eastAsia="Calibri" w:cs="Arial"/>
          <w:kern w:val="0"/>
          <w:sz w:val="28"/>
          <w:szCs w:val="28"/>
          <w:lang w:val="en-ZW"/>
          <w14:ligatures w14:val="none"/>
        </w:rPr>
        <w:t>Ehe</w:t>
      </w:r>
      <w:proofErr w:type="spellEnd"/>
      <w:r>
        <w:rPr>
          <w:rFonts w:ascii="Arial" w:hAnsi="Arial" w:eastAsia="Calibri" w:cs="Arial"/>
          <w:kern w:val="0"/>
          <w:sz w:val="28"/>
          <w:szCs w:val="28"/>
          <w:lang w:val="en-ZW"/>
          <w14:ligatures w14:val="none"/>
        </w:rPr>
        <w:t>.”</w:t>
      </w:r>
    </w:p>
    <w:p w:rsidR="002B366F" w:rsidP="002B366F" w:rsidRDefault="002B366F" w14:paraId="6E3CCE61" w14:textId="77777777">
      <w:pPr>
        <w:tabs>
          <w:tab w:val="left" w:pos="7227"/>
        </w:tabs>
        <w:spacing w:line="259" w:lineRule="auto"/>
        <w:jc w:val="both"/>
        <w:rPr>
          <w:rFonts w:ascii="Arial" w:hAnsi="Arial" w:eastAsia="Calibri" w:cs="Arial"/>
          <w:kern w:val="0"/>
          <w:sz w:val="28"/>
          <w:szCs w:val="28"/>
          <w:lang w:val="en-ZW"/>
          <w14:ligatures w14:val="none"/>
        </w:rPr>
      </w:pPr>
      <w:r>
        <w:rPr>
          <w:rFonts w:ascii="Arial" w:hAnsi="Arial" w:eastAsia="Calibri" w:cs="Arial"/>
          <w:kern w:val="0"/>
          <w:sz w:val="28"/>
          <w:szCs w:val="28"/>
          <w:lang w:val="en-ZW"/>
          <w14:ligatures w14:val="none"/>
        </w:rPr>
        <w:t xml:space="preserve">“Baba </w:t>
      </w:r>
      <w:proofErr w:type="spellStart"/>
      <w:r>
        <w:rPr>
          <w:rFonts w:ascii="Arial" w:hAnsi="Arial" w:eastAsia="Calibri" w:cs="Arial"/>
          <w:kern w:val="0"/>
          <w:sz w:val="28"/>
          <w:szCs w:val="28"/>
          <w:lang w:val="en-ZW"/>
          <w14:ligatures w14:val="none"/>
        </w:rPr>
        <w:t>pawakachata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wakashaya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chinhu</w:t>
      </w:r>
      <w:proofErr w:type="spellEnd"/>
      <w:r>
        <w:rPr>
          <w:rFonts w:ascii="Arial" w:hAnsi="Arial" w:eastAsia="Calibri" w:cs="Arial"/>
          <w:kern w:val="0"/>
          <w:sz w:val="28"/>
          <w:szCs w:val="28"/>
          <w:lang w:val="en-ZW"/>
          <w14:ligatures w14:val="none"/>
        </w:rPr>
        <w:t xml:space="preserve"> here?”</w:t>
      </w:r>
    </w:p>
    <w:p w:rsidR="002B366F" w:rsidP="002B366F" w:rsidRDefault="002B366F" w14:paraId="2DC644C4" w14:textId="77777777">
      <w:pPr>
        <w:tabs>
          <w:tab w:val="left" w:pos="7227"/>
        </w:tabs>
        <w:spacing w:line="259" w:lineRule="auto"/>
        <w:jc w:val="both"/>
        <w:rPr>
          <w:rFonts w:ascii="Arial" w:hAnsi="Arial" w:eastAsia="Calibri" w:cs="Arial"/>
          <w:kern w:val="0"/>
          <w:sz w:val="28"/>
          <w:szCs w:val="28"/>
          <w:lang w:val="en-ZW"/>
          <w14:ligatures w14:val="none"/>
        </w:rPr>
      </w:pPr>
      <w:r>
        <w:rPr>
          <w:rFonts w:ascii="Arial" w:hAnsi="Arial" w:eastAsia="Calibri" w:cs="Arial"/>
          <w:kern w:val="0"/>
          <w:sz w:val="28"/>
          <w:szCs w:val="28"/>
          <w:lang w:val="en-ZW"/>
          <w14:ligatures w14:val="none"/>
        </w:rPr>
        <w:t>“Kwete baba.”</w:t>
      </w:r>
    </w:p>
    <w:p w:rsidR="002B366F" w:rsidP="002B366F" w:rsidRDefault="002B366F" w14:paraId="2A48F1D7" w14:textId="77777777">
      <w:pPr>
        <w:tabs>
          <w:tab w:val="left" w:pos="7227"/>
        </w:tabs>
        <w:spacing w:line="259" w:lineRule="auto"/>
        <w:jc w:val="both"/>
        <w:rPr>
          <w:rFonts w:ascii="Arial" w:hAnsi="Arial" w:eastAsia="Calibri" w:cs="Arial"/>
          <w:kern w:val="0"/>
          <w:sz w:val="28"/>
          <w:szCs w:val="28"/>
          <w:lang w:val="en-ZW"/>
          <w14:ligatures w14:val="none"/>
        </w:rPr>
      </w:pPr>
      <w:r>
        <w:rPr>
          <w:rFonts w:ascii="Arial" w:hAnsi="Arial" w:eastAsia="Calibri" w:cs="Arial"/>
          <w:kern w:val="0"/>
          <w:sz w:val="28"/>
          <w:szCs w:val="28"/>
          <w:lang w:val="en-ZW"/>
          <w14:ligatures w14:val="none"/>
        </w:rPr>
        <w:t>“</w:t>
      </w:r>
      <w:proofErr w:type="spellStart"/>
      <w:r>
        <w:rPr>
          <w:rFonts w:ascii="Arial" w:hAnsi="Arial" w:eastAsia="Calibri" w:cs="Arial"/>
          <w:kern w:val="0"/>
          <w:sz w:val="28"/>
          <w:szCs w:val="28"/>
          <w:lang w:val="en-ZW"/>
          <w14:ligatures w14:val="none"/>
        </w:rPr>
        <w:t>Koiye</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zvino</w:t>
      </w:r>
      <w:proofErr w:type="spellEnd"/>
      <w:r>
        <w:rPr>
          <w:rFonts w:ascii="Arial" w:hAnsi="Arial" w:eastAsia="Calibri" w:cs="Arial"/>
          <w:kern w:val="0"/>
          <w:sz w:val="28"/>
          <w:szCs w:val="28"/>
          <w:lang w:val="en-ZW"/>
          <w14:ligatures w14:val="none"/>
        </w:rPr>
        <w:t xml:space="preserve">?” </w:t>
      </w:r>
    </w:p>
    <w:p w:rsidR="002B366F" w:rsidP="002B366F" w:rsidRDefault="002B366F" w14:paraId="4B728864" w14:textId="77777777">
      <w:pPr>
        <w:tabs>
          <w:tab w:val="left" w:pos="7227"/>
        </w:tabs>
        <w:spacing w:line="259" w:lineRule="auto"/>
        <w:jc w:val="both"/>
        <w:rPr>
          <w:rFonts w:ascii="Arial" w:hAnsi="Arial" w:eastAsia="Calibri" w:cs="Arial"/>
          <w:kern w:val="0"/>
          <w:sz w:val="28"/>
          <w:szCs w:val="28"/>
          <w:lang w:val="en-ZW"/>
          <w14:ligatures w14:val="none"/>
        </w:rPr>
      </w:pPr>
      <w:r>
        <w:rPr>
          <w:rFonts w:ascii="Arial" w:hAnsi="Arial" w:eastAsia="Calibri" w:cs="Arial"/>
          <w:kern w:val="0"/>
          <w:sz w:val="28"/>
          <w:szCs w:val="28"/>
          <w:lang w:val="en-ZW"/>
          <w14:ligatures w14:val="none"/>
        </w:rPr>
        <w:t xml:space="preserve">“Kwete.” </w:t>
      </w:r>
    </w:p>
    <w:p w:rsidR="002B366F" w:rsidP="002B366F" w:rsidRDefault="002B366F" w14:paraId="03E74284" w14:textId="77777777">
      <w:pPr>
        <w:tabs>
          <w:tab w:val="left" w:pos="7227"/>
        </w:tabs>
        <w:spacing w:line="259" w:lineRule="auto"/>
        <w:jc w:val="both"/>
        <w:rPr>
          <w:rFonts w:ascii="Arial" w:hAnsi="Arial" w:eastAsia="Calibri" w:cs="Arial"/>
          <w:kern w:val="0"/>
          <w:sz w:val="28"/>
          <w:szCs w:val="28"/>
          <w14:ligatures w14:val="none"/>
        </w:rPr>
      </w:pPr>
      <w:r>
        <w:rPr>
          <w:rFonts w:ascii="Arial" w:hAnsi="Arial" w:eastAsia="Calibri" w:cs="Arial"/>
          <w:kern w:val="0"/>
          <w:sz w:val="28"/>
          <w:szCs w:val="28"/>
          <w:lang w:val="en-ZW"/>
          <w14:ligatures w14:val="none"/>
        </w:rPr>
        <w:t>“</w:t>
      </w:r>
      <w:proofErr w:type="spellStart"/>
      <w:r>
        <w:rPr>
          <w:rFonts w:ascii="Arial" w:hAnsi="Arial" w:eastAsia="Calibri" w:cs="Arial"/>
          <w:kern w:val="0"/>
          <w:sz w:val="28"/>
          <w:szCs w:val="28"/>
          <w:lang w:val="en-ZW"/>
          <w14:ligatures w14:val="none"/>
        </w:rPr>
        <w:t>Shiphra</w:t>
      </w:r>
      <w:proofErr w:type="spellEnd"/>
      <w:r>
        <w:rPr>
          <w:rFonts w:ascii="Arial" w:hAnsi="Arial" w:eastAsia="Calibri" w:cs="Arial"/>
          <w:kern w:val="0"/>
          <w:sz w:val="28"/>
          <w:szCs w:val="28"/>
          <w:lang w:val="en-ZW"/>
          <w14:ligatures w14:val="none"/>
        </w:rPr>
        <w:t xml:space="preserve"> </w:t>
      </w:r>
      <w:proofErr w:type="spellStart"/>
      <w:r>
        <w:rPr>
          <w:rFonts w:ascii="Arial" w:hAnsi="Arial" w:eastAsia="Calibri" w:cs="Arial"/>
          <w:kern w:val="0"/>
          <w:sz w:val="28"/>
          <w:szCs w:val="28"/>
          <w:lang w:val="en-ZW"/>
          <w14:ligatures w14:val="none"/>
        </w:rPr>
        <w:t>ndiye</w:t>
      </w:r>
      <w:proofErr w:type="spellEnd"/>
      <w:r>
        <w:rPr>
          <w:rFonts w:ascii="Arial" w:hAnsi="Arial" w:eastAsia="Calibri" w:cs="Arial"/>
          <w:kern w:val="0"/>
          <w:sz w:val="28"/>
          <w:szCs w:val="28"/>
          <w:lang w:val="en-ZW"/>
          <w14:ligatures w14:val="none"/>
        </w:rPr>
        <w:t xml:space="preserve"> Mwari </w:t>
      </w:r>
      <w:proofErr w:type="spellStart"/>
      <w:r>
        <w:rPr>
          <w:rFonts w:ascii="Arial" w:hAnsi="Arial" w:eastAsia="Calibri" w:cs="Arial"/>
          <w:kern w:val="0"/>
          <w:sz w:val="28"/>
          <w:szCs w:val="28"/>
          <w:lang w:val="en-ZW"/>
          <w14:ligatures w14:val="none"/>
        </w:rPr>
        <w:t>wandinonamata</w:t>
      </w:r>
      <w:proofErr w:type="spellEnd"/>
      <w:r>
        <w:rPr>
          <w:rFonts w:ascii="Arial" w:hAnsi="Arial" w:eastAsia="Calibri" w:cs="Arial"/>
          <w:kern w:val="0"/>
          <w:sz w:val="28"/>
          <w:szCs w:val="28"/>
          <w:lang w:val="en-ZW"/>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p>
    <w:p w:rsidR="002B366F" w:rsidP="002B366F" w:rsidRDefault="002B366F" w14:paraId="59EF81CA" w14:textId="77777777">
      <w:pPr>
        <w:tabs>
          <w:tab w:val="left" w:pos="7227"/>
        </w:tabs>
        <w:spacing w:line="259" w:lineRule="auto"/>
        <w:jc w:val="both"/>
        <w:rPr>
          <w:rFonts w:ascii="Arial" w:hAnsi="Arial" w:eastAsia="Calibri" w:cs="Arial"/>
          <w:kern w:val="0"/>
          <w:sz w:val="28"/>
          <w:szCs w:val="28"/>
          <w14:ligatures w14:val="none"/>
        </w:rPr>
      </w:pPr>
      <w:r w:rsidRPr="00875791">
        <w:rPr>
          <w:rFonts w:ascii="Arial" w:hAnsi="Arial" w:eastAsia="Calibri" w:cs="Arial"/>
          <w:kern w:val="0"/>
          <w:sz w:val="28"/>
          <w:szCs w:val="28"/>
          <w:vertAlign w:val="superscript"/>
          <w14:ligatures w14:val="none"/>
        </w:rPr>
        <w:t>51</w:t>
      </w:r>
      <w:r>
        <w:rPr>
          <w:rFonts w:ascii="Arial" w:hAnsi="Arial" w:eastAsia="Calibri" w:cs="Arial"/>
          <w:kern w:val="0"/>
          <w:sz w:val="28"/>
          <w:szCs w:val="28"/>
          <w:vertAlign w:val="superscript"/>
          <w14:ligatures w14:val="none"/>
        </w:rPr>
        <w:t xml:space="preserve"> </w:t>
      </w:r>
      <w:r>
        <w:rPr>
          <w:rFonts w:ascii="Arial" w:hAnsi="Arial" w:eastAsia="Calibri" w:cs="Arial"/>
          <w:kern w:val="0"/>
          <w:sz w:val="28"/>
          <w:szCs w:val="28"/>
          <w14:ligatures w14:val="none"/>
        </w:rPr>
        <w:t xml:space="preserve">Hallelujah!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Ndopandiri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kukumbira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munhu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wese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kuti</w:t>
      </w:r>
      <w:proofErr w:type="spellEnd"/>
      <w:r>
        <w:rPr>
          <w:rFonts w:ascii="Arial" w:hAnsi="Arial" w:eastAsia="Calibri" w:cs="Arial"/>
          <w:kern w:val="0"/>
          <w:sz w:val="28"/>
          <w:szCs w:val="28"/>
          <w14:ligatures w14:val="none"/>
        </w:rPr>
        <w:t xml:space="preserve"> kana </w:t>
      </w:r>
      <w:proofErr w:type="spellStart"/>
      <w:r>
        <w:rPr>
          <w:rFonts w:ascii="Arial" w:hAnsi="Arial" w:eastAsia="Calibri" w:cs="Arial"/>
          <w:kern w:val="0"/>
          <w:sz w:val="28"/>
          <w:szCs w:val="28"/>
          <w14:ligatures w14:val="none"/>
        </w:rPr>
        <w:t>ukaona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ndichikumbira</w:t>
      </w:r>
      <w:proofErr w:type="spellEnd"/>
      <w:r>
        <w:rPr>
          <w:rFonts w:ascii="Arial" w:hAnsi="Arial" w:eastAsia="Calibri" w:cs="Arial"/>
          <w:kern w:val="0"/>
          <w:sz w:val="28"/>
          <w:szCs w:val="28"/>
          <w14:ligatures w14:val="none"/>
        </w:rPr>
        <w:t xml:space="preserve"> change of </w:t>
      </w:r>
      <w:proofErr w:type="spellStart"/>
      <w:r>
        <w:rPr>
          <w:rFonts w:ascii="Arial" w:hAnsi="Arial" w:eastAsia="Calibri" w:cs="Arial"/>
          <w:kern w:val="0"/>
          <w:sz w:val="28"/>
          <w:szCs w:val="28"/>
          <w14:ligatures w14:val="none"/>
        </w:rPr>
        <w:t>sta</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r>
        <w:rPr>
          <w:rFonts w:ascii="Arial" w:hAnsi="Arial" w:eastAsia="Calibri" w:cs="Arial"/>
          <w:kern w:val="0"/>
          <w:sz w:val="18"/>
          <w:szCs w:val="18"/>
          <w14:ligatures w14:val="none"/>
        </w:rPr>
        <w:t>status</w:t>
      </w:r>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Vana </w:t>
      </w:r>
      <w:proofErr w:type="spellStart"/>
      <w:r>
        <w:rPr>
          <w:rFonts w:ascii="Arial" w:hAnsi="Arial" w:eastAsia="Calibri" w:cs="Arial"/>
          <w:kern w:val="0"/>
          <w:sz w:val="28"/>
          <w:szCs w:val="28"/>
          <w14:ligatures w14:val="none"/>
        </w:rPr>
        <w:t>havagone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w:t>
      </w:r>
      <w:proofErr w:type="spellEnd"/>
      <w:r>
        <w:rPr>
          <w:rFonts w:ascii="Arial" w:hAnsi="Arial" w:eastAsia="Calibri" w:cs="Arial"/>
          <w:kern w:val="0"/>
          <w:sz w:val="28"/>
          <w:szCs w:val="28"/>
          <w14:ligatures w14:val="none"/>
        </w:rPr>
        <w:t xml:space="preserve"> challenger baba </w:t>
      </w:r>
      <w:proofErr w:type="spellStart"/>
      <w:r>
        <w:rPr>
          <w:rFonts w:ascii="Arial" w:hAnsi="Arial" w:eastAsia="Calibri" w:cs="Arial"/>
          <w:kern w:val="0"/>
          <w:sz w:val="28"/>
          <w:szCs w:val="28"/>
          <w14:ligatures w14:val="none"/>
        </w:rPr>
        <w:t>asimbiswa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naMwa</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naMwari</w:t>
      </w:r>
      <w:proofErr w:type="spellEnd"/>
      <w:r>
        <w:rPr>
          <w:rFonts w:ascii="Arial" w:hAnsi="Arial" w:eastAsia="Calibri" w:cs="Arial"/>
          <w:kern w:val="0"/>
          <w:sz w:val="18"/>
          <w:szCs w:val="18"/>
          <w14:ligatures w14:val="none"/>
        </w:rPr>
        <w:t>, Amen.</w:t>
      </w:r>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
    <w:p w:rsidR="002B366F" w:rsidP="002B366F" w:rsidRDefault="002B366F" w14:paraId="5453194B" w14:textId="77777777">
      <w:pPr>
        <w:tabs>
          <w:tab w:val="left" w:pos="7227"/>
        </w:tabs>
        <w:spacing w:line="259" w:lineRule="auto"/>
        <w:jc w:val="both"/>
        <w:rPr>
          <w:rFonts w:ascii="Arial" w:hAnsi="Arial" w:eastAsia="Calibri" w:cs="Arial"/>
          <w:kern w:val="0"/>
          <w:sz w:val="28"/>
          <w:szCs w:val="28"/>
          <w14:ligatures w14:val="none"/>
        </w:rPr>
      </w:pPr>
      <w:r w:rsidRPr="003B2B68">
        <w:rPr>
          <w:rFonts w:ascii="Arial" w:hAnsi="Arial" w:eastAsia="Calibri" w:cs="Arial"/>
          <w:kern w:val="0"/>
          <w:sz w:val="28"/>
          <w:szCs w:val="28"/>
          <w:vertAlign w:val="superscript"/>
          <w14:ligatures w14:val="none"/>
        </w:rPr>
        <w:t>52</w:t>
      </w:r>
      <w:r>
        <w:rPr>
          <w:rFonts w:ascii="Arial" w:hAnsi="Arial" w:eastAsia="Calibri" w:cs="Arial"/>
          <w:kern w:val="0"/>
          <w:sz w:val="28"/>
          <w:szCs w:val="28"/>
          <w14:ligatures w14:val="none"/>
        </w:rPr>
        <w:t>Ukaona Mwari…</w:t>
      </w:r>
      <w:proofErr w:type="spellStart"/>
      <w:r>
        <w:rPr>
          <w:rFonts w:ascii="Arial" w:hAnsi="Arial" w:eastAsia="Calibri" w:cs="Arial"/>
          <w:kern w:val="0"/>
          <w:sz w:val="28"/>
          <w:szCs w:val="28"/>
          <w14:ligatures w14:val="none"/>
        </w:rPr>
        <w:t>mwana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achiuya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achikuudza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kuti</w:t>
      </w:r>
      <w:proofErr w:type="spellEnd"/>
      <w:r>
        <w:rPr>
          <w:rFonts w:ascii="Arial" w:hAnsi="Arial" w:eastAsia="Calibri" w:cs="Arial"/>
          <w:kern w:val="0"/>
          <w:sz w:val="28"/>
          <w:szCs w:val="28"/>
          <w14:ligatures w14:val="none"/>
        </w:rPr>
        <w:t xml:space="preserve">, “Baba </w:t>
      </w:r>
      <w:proofErr w:type="spellStart"/>
      <w:r>
        <w:rPr>
          <w:rFonts w:ascii="Arial" w:hAnsi="Arial" w:eastAsia="Calibri" w:cs="Arial"/>
          <w:kern w:val="0"/>
          <w:sz w:val="28"/>
          <w:szCs w:val="28"/>
          <w14:ligatures w14:val="none"/>
        </w:rPr>
        <w:t>ndakubuda</w:t>
      </w:r>
      <w:proofErr w:type="spellEnd"/>
      <w:r>
        <w:rPr>
          <w:rFonts w:ascii="Arial" w:hAnsi="Arial" w:eastAsia="Calibri" w:cs="Arial"/>
          <w:kern w:val="0"/>
          <w:sz w:val="28"/>
          <w:szCs w:val="28"/>
          <w14:ligatures w14:val="none"/>
        </w:rPr>
        <w:t xml:space="preserve"> mu Church </w:t>
      </w:r>
      <w:proofErr w:type="spellStart"/>
      <w:r>
        <w:rPr>
          <w:rFonts w:ascii="Arial" w:hAnsi="Arial" w:eastAsia="Calibri" w:cs="Arial"/>
          <w:kern w:val="0"/>
          <w:sz w:val="28"/>
          <w:szCs w:val="28"/>
          <w14:ligatures w14:val="none"/>
        </w:rPr>
        <w:t>menyu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arikutii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makadii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imi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makarasika</w:t>
      </w:r>
      <w:proofErr w:type="spellEnd"/>
      <w:r>
        <w:rPr>
          <w:rFonts w:ascii="Arial" w:hAnsi="Arial" w:eastAsia="Calibri" w:cs="Arial"/>
          <w:kern w:val="0"/>
          <w:sz w:val="28"/>
          <w:szCs w:val="28"/>
          <w14:ligatures w14:val="none"/>
        </w:rPr>
        <w:t xml:space="preserve">. Hakuna </w:t>
      </w:r>
      <w:proofErr w:type="spellStart"/>
      <w:r>
        <w:rPr>
          <w:rFonts w:ascii="Arial" w:hAnsi="Arial" w:eastAsia="Calibri" w:cs="Arial"/>
          <w:kern w:val="0"/>
          <w:sz w:val="28"/>
          <w:szCs w:val="28"/>
          <w14:ligatures w14:val="none"/>
        </w:rPr>
        <w:t>zvinonzi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mwana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asarudza</w:t>
      </w:r>
      <w:proofErr w:type="spellEnd"/>
      <w:r>
        <w:rPr>
          <w:rFonts w:ascii="Arial" w:hAnsi="Arial" w:eastAsia="Calibri" w:cs="Arial"/>
          <w:kern w:val="0"/>
          <w:sz w:val="28"/>
          <w:szCs w:val="28"/>
          <w14:ligatures w14:val="none"/>
        </w:rPr>
        <w:t xml:space="preserve"> church, </w:t>
      </w:r>
      <w:proofErr w:type="spellStart"/>
      <w:r>
        <w:rPr>
          <w:rFonts w:ascii="Arial" w:hAnsi="Arial" w:eastAsia="Calibri" w:cs="Arial"/>
          <w:kern w:val="0"/>
          <w:sz w:val="28"/>
          <w:szCs w:val="28"/>
          <w14:ligatures w14:val="none"/>
        </w:rPr>
        <w:t>handisati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ndakambozvinzwa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panyika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pano</w:t>
      </w:r>
      <w:proofErr w:type="spellEnd"/>
      <w:r>
        <w:rPr>
          <w:rFonts w:ascii="Arial" w:hAnsi="Arial" w:eastAsia="Calibri" w:cs="Arial"/>
          <w:kern w:val="0"/>
          <w:sz w:val="28"/>
          <w:szCs w:val="28"/>
          <w14:ligatures w14:val="none"/>
        </w:rPr>
        <w:t xml:space="preserve">. Church </w:t>
      </w:r>
      <w:proofErr w:type="spellStart"/>
      <w:r>
        <w:rPr>
          <w:rFonts w:ascii="Arial" w:hAnsi="Arial" w:eastAsia="Calibri" w:cs="Arial"/>
          <w:kern w:val="0"/>
          <w:sz w:val="28"/>
          <w:szCs w:val="28"/>
          <w14:ligatures w14:val="none"/>
        </w:rPr>
        <w:t>yagara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haitsvagwi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nemazi</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nemaziso</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Church </w:t>
      </w:r>
      <w:proofErr w:type="spellStart"/>
      <w:r>
        <w:rPr>
          <w:rFonts w:ascii="Arial" w:hAnsi="Arial" w:eastAsia="Calibri" w:cs="Arial"/>
          <w:kern w:val="0"/>
          <w:sz w:val="28"/>
          <w:szCs w:val="28"/>
          <w14:ligatures w14:val="none"/>
        </w:rPr>
        <w:t>chizaruro</w:t>
      </w:r>
      <w:proofErr w:type="spellEnd"/>
      <w:r>
        <w:rPr>
          <w:rFonts w:ascii="Arial" w:hAnsi="Arial" w:eastAsia="Calibri" w:cs="Arial"/>
          <w:kern w:val="0"/>
          <w:sz w:val="28"/>
          <w:szCs w:val="28"/>
          <w14:ligatures w14:val="none"/>
        </w:rPr>
        <w:t xml:space="preserve">, it’s a fool </w:t>
      </w:r>
      <w:proofErr w:type="spellStart"/>
      <w:r>
        <w:rPr>
          <w:rFonts w:ascii="Arial" w:hAnsi="Arial" w:eastAsia="Calibri" w:cs="Arial"/>
          <w:kern w:val="0"/>
          <w:sz w:val="28"/>
          <w:szCs w:val="28"/>
          <w14:ligatures w14:val="none"/>
        </w:rPr>
        <w:t>anenge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achitsvaga</w:t>
      </w:r>
      <w:proofErr w:type="spellEnd"/>
      <w:r>
        <w:rPr>
          <w:rFonts w:ascii="Arial" w:hAnsi="Arial" w:eastAsia="Calibri" w:cs="Arial"/>
          <w:kern w:val="0"/>
          <w:sz w:val="28"/>
          <w:szCs w:val="28"/>
          <w14:ligatures w14:val="none"/>
        </w:rPr>
        <w:t xml:space="preserve"> church </w:t>
      </w:r>
      <w:proofErr w:type="spellStart"/>
      <w:r>
        <w:rPr>
          <w:rFonts w:ascii="Arial" w:hAnsi="Arial" w:eastAsia="Calibri" w:cs="Arial"/>
          <w:kern w:val="0"/>
          <w:sz w:val="28"/>
          <w:szCs w:val="28"/>
          <w14:ligatures w14:val="none"/>
        </w:rPr>
        <w:t>kudai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neziso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Wopinda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w:t>
      </w:r>
      <w:proofErr w:type="spellEnd"/>
      <w:r>
        <w:rPr>
          <w:rFonts w:ascii="Arial" w:hAnsi="Arial" w:eastAsia="Calibri" w:cs="Arial"/>
          <w:kern w:val="0"/>
          <w:sz w:val="28"/>
          <w:szCs w:val="28"/>
          <w14:ligatures w14:val="none"/>
        </w:rPr>
        <w:t xml:space="preserve"> Watchtower </w:t>
      </w:r>
      <w:proofErr w:type="spellStart"/>
      <w:r>
        <w:rPr>
          <w:rFonts w:ascii="Arial" w:hAnsi="Arial" w:eastAsia="Calibri" w:cs="Arial"/>
          <w:kern w:val="0"/>
          <w:sz w:val="28"/>
          <w:szCs w:val="28"/>
          <w14:ligatures w14:val="none"/>
        </w:rPr>
        <w:t>wobuda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woenda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w:t>
      </w:r>
      <w:proofErr w:type="spellEnd"/>
      <w:r>
        <w:rPr>
          <w:rFonts w:ascii="Arial" w:hAnsi="Arial" w:eastAsia="Calibri" w:cs="Arial"/>
          <w:kern w:val="0"/>
          <w:sz w:val="28"/>
          <w:szCs w:val="28"/>
          <w14:ligatures w14:val="none"/>
        </w:rPr>
        <w:t xml:space="preserve"> Salvation Army </w:t>
      </w:r>
      <w:proofErr w:type="spellStart"/>
      <w:r>
        <w:rPr>
          <w:rFonts w:ascii="Arial" w:hAnsi="Arial" w:eastAsia="Calibri" w:cs="Arial"/>
          <w:kern w:val="0"/>
          <w:sz w:val="28"/>
          <w:szCs w:val="28"/>
          <w14:ligatures w14:val="none"/>
        </w:rPr>
        <w:t>obuda</w:t>
      </w:r>
      <w:proofErr w:type="spellEnd"/>
      <w:r>
        <w:rPr>
          <w:rFonts w:ascii="Arial" w:hAnsi="Arial" w:eastAsia="Calibri" w:cs="Arial"/>
          <w:kern w:val="0"/>
          <w:sz w:val="28"/>
          <w:szCs w:val="28"/>
          <w14:ligatures w14:val="none"/>
        </w:rPr>
        <w:t xml:space="preserve">. </w:t>
      </w:r>
    </w:p>
    <w:p w:rsidR="002B366F" w:rsidP="002B366F" w:rsidRDefault="002B366F" w14:paraId="12FE3634" w14:textId="77777777">
      <w:pPr>
        <w:tabs>
          <w:tab w:val="left" w:pos="7227"/>
        </w:tabs>
        <w:spacing w:line="240" w:lineRule="auto"/>
        <w:jc w:val="both"/>
        <w:rPr>
          <w:rFonts w:ascii="Arial" w:hAnsi="Arial" w:eastAsia="Calibri" w:cs="Arial"/>
          <w:kern w:val="0"/>
          <w:sz w:val="28"/>
          <w:szCs w:val="28"/>
          <w14:ligatures w14:val="none"/>
        </w:rPr>
      </w:pPr>
      <w:r w:rsidRPr="00C96BD9">
        <w:rPr>
          <w:rFonts w:ascii="Arial" w:hAnsi="Arial" w:eastAsia="Calibri" w:cs="Arial"/>
          <w:kern w:val="0"/>
          <w:sz w:val="28"/>
          <w:szCs w:val="28"/>
          <w:vertAlign w:val="superscript"/>
          <w14:ligatures w14:val="none"/>
        </w:rPr>
        <w:t>53</w:t>
      </w:r>
      <w:r>
        <w:rPr>
          <w:rFonts w:ascii="Arial" w:hAnsi="Arial" w:eastAsia="Calibri" w:cs="Arial"/>
          <w:kern w:val="0"/>
          <w:sz w:val="28"/>
          <w:szCs w:val="28"/>
          <w:vertAlign w:val="superscript"/>
          <w14:ligatures w14:val="none"/>
        </w:rPr>
        <w:t xml:space="preserve"> </w:t>
      </w:r>
      <w:r w:rsidRPr="00431673">
        <w:rPr>
          <w:rFonts w:ascii="Arial" w:hAnsi="Arial" w:eastAsia="Calibri" w:cs="Arial"/>
          <w:kern w:val="0"/>
          <w:sz w:val="28"/>
          <w:szCs w:val="28"/>
          <w14:ligatures w14:val="none"/>
        </w:rPr>
        <w:t xml:space="preserve">Manje </w:t>
      </w:r>
      <w:proofErr w:type="spellStart"/>
      <w:r w:rsidRPr="00431673">
        <w:rPr>
          <w:rFonts w:ascii="Arial" w:hAnsi="Arial" w:eastAsia="Calibri" w:cs="Arial"/>
          <w:kern w:val="0"/>
          <w:sz w:val="28"/>
          <w:szCs w:val="28"/>
          <w14:ligatures w14:val="none"/>
        </w:rPr>
        <w:t>isusu</w:t>
      </w:r>
      <w:proofErr w:type="spellEnd"/>
      <w:r w:rsidRPr="00431673">
        <w:rPr>
          <w:rFonts w:ascii="Arial" w:hAnsi="Arial" w:eastAsia="Calibri" w:cs="Arial"/>
          <w:kern w:val="0"/>
          <w:sz w:val="28"/>
          <w:szCs w:val="28"/>
          <w14:ligatures w14:val="none"/>
        </w:rPr>
        <w:t xml:space="preserve"> </w:t>
      </w:r>
      <w:proofErr w:type="spellStart"/>
      <w:r w:rsidRPr="00431673">
        <w:rPr>
          <w:rFonts w:ascii="Arial" w:hAnsi="Arial" w:eastAsia="Calibri" w:cs="Arial"/>
          <w:kern w:val="0"/>
          <w:sz w:val="28"/>
          <w:szCs w:val="28"/>
          <w14:ligatures w14:val="none"/>
        </w:rPr>
        <w:t>takaropafadzwa</w:t>
      </w:r>
      <w:proofErr w:type="spellEnd"/>
      <w:r w:rsidRPr="00431673">
        <w:rPr>
          <w:rFonts w:ascii="Arial" w:hAnsi="Arial" w:eastAsia="Calibri" w:cs="Arial"/>
          <w:kern w:val="0"/>
          <w:sz w:val="28"/>
          <w:szCs w:val="28"/>
          <w14:ligatures w14:val="none"/>
        </w:rPr>
        <w:t xml:space="preserve"> </w:t>
      </w:r>
      <w:proofErr w:type="spellStart"/>
      <w:r w:rsidRPr="00431673">
        <w:rPr>
          <w:rFonts w:ascii="Arial" w:hAnsi="Arial" w:eastAsia="Calibri" w:cs="Arial"/>
          <w:kern w:val="0"/>
          <w:sz w:val="28"/>
          <w:szCs w:val="28"/>
          <w14:ligatures w14:val="none"/>
        </w:rPr>
        <w:t>vanhu</w:t>
      </w:r>
      <w:proofErr w:type="spellEnd"/>
      <w:r w:rsidRPr="00431673">
        <w:rPr>
          <w:rFonts w:ascii="Arial" w:hAnsi="Arial" w:eastAsia="Calibri" w:cs="Arial"/>
          <w:kern w:val="0"/>
          <w:sz w:val="28"/>
          <w:szCs w:val="28"/>
          <w14:ligatures w14:val="none"/>
        </w:rPr>
        <w:t xml:space="preserve"> </w:t>
      </w:r>
      <w:proofErr w:type="spellStart"/>
      <w:r w:rsidRPr="00431673">
        <w:rPr>
          <w:rFonts w:ascii="Arial" w:hAnsi="Arial" w:eastAsia="Calibri" w:cs="Arial"/>
          <w:kern w:val="0"/>
          <w:sz w:val="28"/>
          <w:szCs w:val="28"/>
          <w14:ligatures w14:val="none"/>
        </w:rPr>
        <w:t>VaM</w:t>
      </w:r>
      <w:r>
        <w:rPr>
          <w:rFonts w:ascii="Arial" w:hAnsi="Arial" w:eastAsia="Calibri" w:cs="Arial"/>
          <w:kern w:val="0"/>
          <w:sz w:val="28"/>
          <w:szCs w:val="28"/>
          <w14:ligatures w14:val="none"/>
        </w:rPr>
        <w:t>wari</w:t>
      </w:r>
      <w:proofErr w:type="spellEnd"/>
      <w:r>
        <w:rPr>
          <w:rFonts w:ascii="Arial" w:hAnsi="Arial" w:eastAsia="Calibri" w:cs="Arial"/>
          <w:kern w:val="0"/>
          <w:sz w:val="28"/>
          <w:szCs w:val="28"/>
          <w14:ligatures w14:val="none"/>
        </w:rPr>
        <w:t xml:space="preserve">. Mwari </w:t>
      </w:r>
      <w:proofErr w:type="spellStart"/>
      <w:r>
        <w:rPr>
          <w:rFonts w:ascii="Arial" w:hAnsi="Arial" w:eastAsia="Calibri" w:cs="Arial"/>
          <w:kern w:val="0"/>
          <w:sz w:val="28"/>
          <w:szCs w:val="28"/>
          <w14:ligatures w14:val="none"/>
        </w:rPr>
        <w:t>anoti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ndine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nzvimbo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tsveene</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sidRPr="00581C3D">
        <w:rPr>
          <w:rFonts w:ascii="Arial" w:hAnsi="Arial" w:eastAsia="Calibri" w:cs="Arial"/>
          <w:kern w:val="0"/>
          <w:sz w:val="28"/>
          <w:szCs w:val="28"/>
          <w14:ligatures w14:val="none"/>
        </w:rPr>
        <w:t>Pandinosangana</w:t>
      </w:r>
      <w:proofErr w:type="spellEnd"/>
      <w:r w:rsidRPr="00581C3D">
        <w:rPr>
          <w:rFonts w:ascii="Arial" w:hAnsi="Arial" w:eastAsia="Calibri" w:cs="Arial"/>
          <w:kern w:val="0"/>
          <w:sz w:val="28"/>
          <w:szCs w:val="28"/>
          <w14:ligatures w14:val="none"/>
        </w:rPr>
        <w:t xml:space="preserve"> </w:t>
      </w:r>
      <w:proofErr w:type="spellStart"/>
      <w:r w:rsidRPr="00581C3D">
        <w:rPr>
          <w:rFonts w:ascii="Arial" w:hAnsi="Arial" w:eastAsia="Calibri" w:cs="Arial"/>
          <w:kern w:val="0"/>
          <w:sz w:val="28"/>
          <w:szCs w:val="28"/>
          <w14:ligatures w14:val="none"/>
        </w:rPr>
        <w:t>ne</w:t>
      </w:r>
      <w:r>
        <w:rPr>
          <w:rFonts w:ascii="Arial" w:hAnsi="Arial" w:eastAsia="Calibri" w:cs="Arial"/>
          <w:kern w:val="0"/>
          <w:sz w:val="28"/>
          <w:szCs w:val="28"/>
          <w14:ligatures w14:val="none"/>
        </w:rPr>
        <w:t>m</w:t>
      </w:r>
      <w:r w:rsidRPr="00581C3D">
        <w:rPr>
          <w:rFonts w:ascii="Arial" w:hAnsi="Arial" w:eastAsia="Calibri" w:cs="Arial"/>
          <w:kern w:val="0"/>
          <w:sz w:val="28"/>
          <w:szCs w:val="28"/>
          <w14:ligatures w14:val="none"/>
        </w:rPr>
        <w:t>u</w:t>
      </w:r>
      <w:r>
        <w:rPr>
          <w:rFonts w:ascii="Arial" w:hAnsi="Arial" w:eastAsia="Calibri" w:cs="Arial"/>
          <w:kern w:val="0"/>
          <w:sz w:val="28"/>
          <w:szCs w:val="28"/>
          <w14:ligatures w14:val="none"/>
        </w:rPr>
        <w:t>tendi</w:t>
      </w:r>
      <w:proofErr w:type="spellEnd"/>
      <w:r>
        <w:rPr>
          <w:rFonts w:ascii="Arial" w:hAnsi="Arial" w:eastAsia="Calibri" w:cs="Arial"/>
          <w:kern w:val="0"/>
          <w:sz w:val="28"/>
          <w:szCs w:val="28"/>
          <w14:ligatures w14:val="none"/>
        </w:rPr>
        <w:t xml:space="preserve"> we…? </w:t>
      </w:r>
      <w:r w:rsidRPr="00EE22A4">
        <w:rPr>
          <w:rFonts w:ascii="Arial" w:hAnsi="Arial" w:eastAsia="Calibri" w:cs="Arial"/>
          <w:kern w:val="0"/>
          <w:sz w:val="18"/>
          <w:szCs w:val="18"/>
          <w:lang w:val="en-ZW"/>
          <w14:ligatures w14:val="none"/>
        </w:rPr>
        <w:t>[Congregation says, “</w:t>
      </w:r>
      <w:proofErr w:type="spellStart"/>
      <w:r>
        <w:rPr>
          <w:rFonts w:ascii="Arial" w:hAnsi="Arial" w:eastAsia="Calibri" w:cs="Arial"/>
          <w:kern w:val="0"/>
          <w:sz w:val="18"/>
          <w:szCs w:val="18"/>
          <w:lang w:val="en-ZW"/>
          <w14:ligatures w14:val="none"/>
        </w:rPr>
        <w:t>wese</w:t>
      </w:r>
      <w:proofErr w:type="spellEnd"/>
      <w:r w:rsidRPr="00EE22A4">
        <w:rPr>
          <w:rFonts w:ascii="Arial" w:hAnsi="Arial" w:eastAsia="Calibri" w:cs="Arial"/>
          <w:kern w:val="0"/>
          <w:sz w:val="18"/>
          <w:szCs w:val="18"/>
          <w:lang w:val="en-ZW"/>
          <w14:ligatures w14:val="none"/>
        </w:rPr>
        <w:t>.”</w:t>
      </w:r>
      <w:r w:rsidRPr="00132E59">
        <w:rPr>
          <w:rFonts w:ascii="Arial" w:hAnsi="Arial" w:eastAsia="Calibri" w:cs="Arial"/>
          <w:kern w:val="0"/>
          <w:sz w:val="18"/>
          <w:szCs w:val="18"/>
          <w:lang w:val="en-ZW"/>
          <w14:ligatures w14:val="none"/>
        </w:rPr>
        <w:t>]</w:t>
      </w:r>
      <w:r>
        <w:rPr>
          <w:rFonts w:ascii="Arial" w:hAnsi="Arial" w:eastAsia="Calibri" w:cs="Arial"/>
          <w:kern w:val="0"/>
          <w:sz w:val="28"/>
          <w:szCs w:val="28"/>
          <w:lang w:val="en-ZW"/>
          <w14:ligatures w14:val="none"/>
        </w:rPr>
        <w:t xml:space="preserve"> </w:t>
      </w:r>
      <w:r w:rsidRPr="00581C3D">
        <w:rPr>
          <w:rFonts w:ascii="Arial" w:hAnsi="Arial" w:eastAsia="Calibri" w:cs="Arial"/>
          <w:kern w:val="0"/>
          <w:sz w:val="28"/>
          <w:szCs w:val="28"/>
          <w14:ligatures w14:val="none"/>
        </w:rPr>
        <w:t xml:space="preserve"> Une </w:t>
      </w:r>
      <w:proofErr w:type="spellStart"/>
      <w:r w:rsidRPr="00581C3D">
        <w:rPr>
          <w:rFonts w:ascii="Arial" w:hAnsi="Arial" w:eastAsia="Calibri" w:cs="Arial"/>
          <w:kern w:val="0"/>
          <w:sz w:val="28"/>
          <w:szCs w:val="28"/>
          <w14:ligatures w14:val="none"/>
        </w:rPr>
        <w:t>uchifanira</w:t>
      </w:r>
      <w:proofErr w:type="spellEnd"/>
      <w:r w:rsidRPr="00581C3D">
        <w:rPr>
          <w:rFonts w:ascii="Arial" w:hAnsi="Arial" w:eastAsia="Calibri" w:cs="Arial"/>
          <w:kern w:val="0"/>
          <w:sz w:val="28"/>
          <w:szCs w:val="28"/>
          <w14:ligatures w14:val="none"/>
        </w:rPr>
        <w:t xml:space="preserve"> </w:t>
      </w:r>
      <w:proofErr w:type="spellStart"/>
      <w:r w:rsidRPr="00581C3D">
        <w:rPr>
          <w:rFonts w:ascii="Arial" w:hAnsi="Arial" w:eastAsia="Calibri" w:cs="Arial"/>
          <w:kern w:val="0"/>
          <w:sz w:val="28"/>
          <w:szCs w:val="28"/>
          <w14:ligatures w14:val="none"/>
        </w:rPr>
        <w:t>kutora</w:t>
      </w:r>
      <w:proofErr w:type="spellEnd"/>
      <w:r w:rsidRPr="00581C3D">
        <w:rPr>
          <w:rFonts w:ascii="Arial" w:hAnsi="Arial" w:eastAsia="Calibri" w:cs="Arial"/>
          <w:kern w:val="0"/>
          <w:sz w:val="28"/>
          <w:szCs w:val="28"/>
          <w14:ligatures w14:val="none"/>
        </w:rPr>
        <w:t xml:space="preserve"> Es</w:t>
      </w:r>
      <w:r>
        <w:rPr>
          <w:rFonts w:ascii="Arial" w:hAnsi="Arial" w:eastAsia="Calibri" w:cs="Arial"/>
          <w:kern w:val="0"/>
          <w:sz w:val="28"/>
          <w:szCs w:val="28"/>
          <w14:ligatures w14:val="none"/>
        </w:rPr>
        <w:t>t</w:t>
      </w:r>
      <w:r w:rsidRPr="00581C3D">
        <w:rPr>
          <w:rFonts w:ascii="Arial" w:hAnsi="Arial" w:eastAsia="Calibri" w:cs="Arial"/>
          <w:kern w:val="0"/>
          <w:sz w:val="28"/>
          <w:szCs w:val="28"/>
          <w14:ligatures w14:val="none"/>
        </w:rPr>
        <w:t xml:space="preserve">her </w:t>
      </w:r>
      <w:proofErr w:type="spellStart"/>
      <w:r w:rsidRPr="00581C3D">
        <w:rPr>
          <w:rFonts w:ascii="Arial" w:hAnsi="Arial" w:eastAsia="Calibri" w:cs="Arial"/>
          <w:kern w:val="0"/>
          <w:sz w:val="28"/>
          <w:szCs w:val="28"/>
          <w14:ligatures w14:val="none"/>
        </w:rPr>
        <w:t>woti</w:t>
      </w:r>
      <w:proofErr w:type="spellEnd"/>
      <w:r w:rsidRPr="00581C3D">
        <w:rPr>
          <w:rFonts w:ascii="Arial" w:hAnsi="Arial" w:eastAsia="Calibri" w:cs="Arial"/>
          <w:kern w:val="0"/>
          <w:sz w:val="28"/>
          <w:szCs w:val="28"/>
          <w14:ligatures w14:val="none"/>
        </w:rPr>
        <w:t>, “</w:t>
      </w:r>
      <w:proofErr w:type="spellStart"/>
      <w:r w:rsidRPr="00581C3D">
        <w:rPr>
          <w:rFonts w:ascii="Arial" w:hAnsi="Arial" w:eastAsia="Calibri" w:cs="Arial"/>
          <w:kern w:val="0"/>
          <w:sz w:val="28"/>
          <w:szCs w:val="28"/>
          <w14:ligatures w14:val="none"/>
        </w:rPr>
        <w:t>Mwanangu</w:t>
      </w:r>
      <w:proofErr w:type="spellEnd"/>
      <w:r w:rsidRPr="00581C3D">
        <w:rPr>
          <w:rFonts w:ascii="Arial" w:hAnsi="Arial" w:eastAsia="Calibri" w:cs="Arial"/>
          <w:kern w:val="0"/>
          <w:sz w:val="28"/>
          <w:szCs w:val="28"/>
          <w14:ligatures w14:val="none"/>
        </w:rPr>
        <w:t xml:space="preserve"> </w:t>
      </w:r>
      <w:proofErr w:type="spellStart"/>
      <w:r w:rsidRPr="00581C3D">
        <w:rPr>
          <w:rFonts w:ascii="Arial" w:hAnsi="Arial" w:eastAsia="Calibri" w:cs="Arial"/>
          <w:kern w:val="0"/>
          <w:sz w:val="28"/>
          <w:szCs w:val="28"/>
          <w14:ligatures w14:val="none"/>
        </w:rPr>
        <w:t>ziva</w:t>
      </w:r>
      <w:proofErr w:type="spellEnd"/>
      <w:r w:rsidRPr="00581C3D">
        <w:rPr>
          <w:rFonts w:ascii="Arial" w:hAnsi="Arial" w:eastAsia="Calibri" w:cs="Arial"/>
          <w:kern w:val="0"/>
          <w:sz w:val="28"/>
          <w:szCs w:val="28"/>
          <w14:ligatures w14:val="none"/>
        </w:rPr>
        <w:t xml:space="preserve"> </w:t>
      </w:r>
      <w:proofErr w:type="spellStart"/>
      <w:r w:rsidRPr="00581C3D">
        <w:rPr>
          <w:rFonts w:ascii="Arial" w:hAnsi="Arial" w:eastAsia="Calibri" w:cs="Arial"/>
          <w:kern w:val="0"/>
          <w:sz w:val="28"/>
          <w:szCs w:val="28"/>
          <w14:ligatures w14:val="none"/>
        </w:rPr>
        <w:t>kuti</w:t>
      </w:r>
      <w:proofErr w:type="spellEnd"/>
      <w:r w:rsidRPr="00581C3D">
        <w:rPr>
          <w:rFonts w:ascii="Arial" w:hAnsi="Arial" w:eastAsia="Calibri" w:cs="Arial"/>
          <w:kern w:val="0"/>
          <w:sz w:val="28"/>
          <w:szCs w:val="28"/>
          <w14:ligatures w14:val="none"/>
        </w:rPr>
        <w:t xml:space="preserve"> </w:t>
      </w:r>
      <w:proofErr w:type="spellStart"/>
      <w:r w:rsidRPr="00581C3D">
        <w:rPr>
          <w:rFonts w:ascii="Arial" w:hAnsi="Arial" w:eastAsia="Calibri" w:cs="Arial"/>
          <w:kern w:val="0"/>
          <w:sz w:val="28"/>
          <w:szCs w:val="28"/>
          <w14:ligatures w14:val="none"/>
        </w:rPr>
        <w:t>una</w:t>
      </w:r>
      <w:proofErr w:type="spellEnd"/>
      <w:r w:rsidRPr="00581C3D">
        <w:rPr>
          <w:rFonts w:ascii="Arial" w:hAnsi="Arial" w:eastAsia="Calibri" w:cs="Arial"/>
          <w:kern w:val="0"/>
          <w:sz w:val="28"/>
          <w:szCs w:val="28"/>
          <w14:ligatures w14:val="none"/>
        </w:rPr>
        <w:t xml:space="preserve"> Mwari. </w:t>
      </w:r>
      <w:proofErr w:type="spellStart"/>
      <w:r>
        <w:rPr>
          <w:rFonts w:ascii="Arial" w:hAnsi="Arial" w:eastAsia="Calibri" w:cs="Arial"/>
          <w:kern w:val="0"/>
          <w:sz w:val="28"/>
          <w:szCs w:val="28"/>
          <w14:ligatures w14:val="none"/>
        </w:rPr>
        <w:t>Hupenyu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hwako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hwese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uhu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hwaunoahwo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uhwu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wakapihwa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naMwa</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naMwari</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Wakapihwa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naMwari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hupenyu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hwako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hwanahwo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uyu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Hauna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kupihwa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nechimwe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chinhu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Ukaona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uchifamba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nemota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tenda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nyasha</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Ukawona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wadya</w:t>
      </w:r>
      <w:proofErr w:type="spellEnd"/>
      <w:r>
        <w:rPr>
          <w:rFonts w:ascii="Arial" w:hAnsi="Arial" w:eastAsia="Calibri" w:cs="Arial"/>
          <w:kern w:val="0"/>
          <w:sz w:val="28"/>
          <w:szCs w:val="28"/>
          <w14:ligatures w14:val="none"/>
        </w:rPr>
        <w:t xml:space="preserve"> zvakanaka </w:t>
      </w:r>
      <w:proofErr w:type="spellStart"/>
      <w:r>
        <w:rPr>
          <w:rFonts w:ascii="Arial" w:hAnsi="Arial" w:eastAsia="Calibri" w:cs="Arial"/>
          <w:kern w:val="0"/>
          <w:sz w:val="28"/>
          <w:szCs w:val="28"/>
          <w14:ligatures w14:val="none"/>
        </w:rPr>
        <w:t>tenda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nyasha</w:t>
      </w:r>
      <w:proofErr w:type="spellEnd"/>
      <w:r>
        <w:rPr>
          <w:rFonts w:ascii="Arial" w:hAnsi="Arial" w:eastAsia="Calibri" w:cs="Arial"/>
          <w:kern w:val="0"/>
          <w:sz w:val="28"/>
          <w:szCs w:val="28"/>
          <w14:ligatures w14:val="none"/>
        </w:rPr>
        <w:t>.</w:t>
      </w:r>
      <w:r w:rsidRPr="00A94431">
        <w:rPr>
          <w:rFonts w:ascii="Arial" w:hAnsi="Arial" w:eastAsia="Calibri" w:cs="Arial"/>
          <w:kern w:val="0"/>
          <w:sz w:val="18"/>
          <w:szCs w:val="1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Ukawona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warara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pamubhedha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wakanaka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tenda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nyasha</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Ukawona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une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hutano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hwako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tenda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nyasha</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
    <w:p w:rsidR="002B366F" w:rsidP="002B366F" w:rsidRDefault="002B366F" w14:paraId="3D722835" w14:textId="77777777">
      <w:pPr>
        <w:tabs>
          <w:tab w:val="left" w:pos="7227"/>
        </w:tabs>
        <w:spacing w:line="259" w:lineRule="auto"/>
        <w:jc w:val="both"/>
        <w:rPr>
          <w:rFonts w:ascii="Arial" w:hAnsi="Arial" w:eastAsia="Calibri" w:cs="Arial"/>
          <w:kern w:val="0"/>
          <w:sz w:val="28"/>
          <w:szCs w:val="28"/>
          <w14:ligatures w14:val="none"/>
        </w:rPr>
      </w:pPr>
      <w:r w:rsidRPr="00FF7E89">
        <w:rPr>
          <w:rFonts w:ascii="Arial" w:hAnsi="Arial" w:eastAsia="Calibri" w:cs="Arial"/>
          <w:kern w:val="0"/>
          <w:sz w:val="28"/>
          <w:szCs w:val="28"/>
          <w:vertAlign w:val="superscript"/>
          <w14:ligatures w14:val="none"/>
        </w:rPr>
        <w:t>54</w:t>
      </w:r>
      <w:r>
        <w:rPr>
          <w:rFonts w:ascii="Arial" w:hAnsi="Arial" w:eastAsia="Calibri" w:cs="Arial"/>
          <w:kern w:val="0"/>
          <w:sz w:val="28"/>
          <w:szCs w:val="28"/>
          <w:vertAlign w:val="superscript"/>
          <w14:ligatures w14:val="none"/>
        </w:rPr>
        <w:t xml:space="preserve"> </w:t>
      </w:r>
      <w:proofErr w:type="spellStart"/>
      <w:r>
        <w:rPr>
          <w:rFonts w:ascii="Arial" w:hAnsi="Arial" w:eastAsia="Calibri" w:cs="Arial"/>
          <w:kern w:val="0"/>
          <w:sz w:val="28"/>
          <w:szCs w:val="28"/>
          <w14:ligatures w14:val="none"/>
        </w:rPr>
        <w:t>NdiMwari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akatichengeta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kwemakoore</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 Hallelujah!</w:t>
      </w:r>
      <w:r w:rsidRPr="003969CE">
        <w:rPr>
          <w:rFonts w:ascii="Arial" w:hAnsi="Arial" w:eastAsia="Calibri" w:cs="Arial"/>
          <w:kern w:val="0"/>
          <w:sz w:val="18"/>
          <w:szCs w:val="1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 Oh </w:t>
      </w:r>
      <w:proofErr w:type="spellStart"/>
      <w:r>
        <w:rPr>
          <w:rFonts w:ascii="Arial" w:hAnsi="Arial" w:eastAsia="Calibri" w:cs="Arial"/>
          <w:kern w:val="0"/>
          <w:sz w:val="28"/>
          <w:szCs w:val="28"/>
          <w14:ligatures w14:val="none"/>
        </w:rPr>
        <w:t>handei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munoona</w:t>
      </w:r>
      <w:proofErr w:type="spellEnd"/>
      <w:r>
        <w:rPr>
          <w:rFonts w:ascii="Arial" w:hAnsi="Arial" w:eastAsia="Calibri" w:cs="Arial"/>
          <w:kern w:val="0"/>
          <w:sz w:val="28"/>
          <w:szCs w:val="28"/>
          <w14:ligatures w14:val="none"/>
        </w:rPr>
        <w:t xml:space="preserve"> </w:t>
      </w:r>
      <w:commentRangeStart w:id="110"/>
      <w:r>
        <w:rPr>
          <w:rFonts w:ascii="Arial" w:hAnsi="Arial" w:eastAsia="Calibri" w:cs="Arial"/>
          <w:kern w:val="0"/>
          <w:sz w:val="28"/>
          <w:szCs w:val="28"/>
          <w14:ligatures w14:val="none"/>
        </w:rPr>
        <w:t xml:space="preserve">…?.... </w:t>
      </w:r>
      <w:commentRangeEnd w:id="110"/>
      <w:r>
        <w:rPr>
          <w:rStyle w:val="CommentReference"/>
        </w:rPr>
        <w:commentReference w:id="110"/>
      </w:r>
      <w:r>
        <w:rPr>
          <w:rFonts w:ascii="Arial" w:hAnsi="Arial" w:eastAsia="Calibri" w:cs="Arial"/>
          <w:kern w:val="0"/>
          <w:sz w:val="28"/>
          <w:szCs w:val="28"/>
          <w14:ligatures w14:val="none"/>
        </w:rPr>
        <w:t xml:space="preserve">Right, Verse 3 </w:t>
      </w:r>
      <w:proofErr w:type="spellStart"/>
      <w:r>
        <w:rPr>
          <w:rFonts w:ascii="Arial" w:hAnsi="Arial" w:eastAsia="Calibri" w:cs="Arial"/>
          <w:kern w:val="0"/>
          <w:sz w:val="28"/>
          <w:szCs w:val="28"/>
          <w14:ligatures w14:val="none"/>
        </w:rPr>
        <w:t>hativerengei</w:t>
      </w:r>
      <w:proofErr w:type="spellEnd"/>
      <w:r>
        <w:rPr>
          <w:rFonts w:ascii="Arial" w:hAnsi="Arial" w:eastAsia="Calibri" w:cs="Arial"/>
          <w:kern w:val="0"/>
          <w:sz w:val="28"/>
          <w:szCs w:val="28"/>
          <w14:ligatures w14:val="none"/>
        </w:rPr>
        <w:t xml:space="preserve"> Verse 3 tese </w:t>
      </w:r>
      <w:proofErr w:type="spellStart"/>
      <w:r>
        <w:rPr>
          <w:rFonts w:ascii="Arial" w:hAnsi="Arial" w:eastAsia="Calibri" w:cs="Arial"/>
          <w:kern w:val="0"/>
          <w:sz w:val="28"/>
          <w:szCs w:val="28"/>
          <w14:ligatures w14:val="none"/>
        </w:rPr>
        <w:t>hativerengei</w:t>
      </w:r>
      <w:proofErr w:type="spellEnd"/>
      <w:r>
        <w:rPr>
          <w:rFonts w:ascii="Arial" w:hAnsi="Arial" w:eastAsia="Calibri" w:cs="Arial"/>
          <w:kern w:val="0"/>
          <w:sz w:val="28"/>
          <w:szCs w:val="28"/>
          <w14:ligatures w14:val="none"/>
        </w:rPr>
        <w:t xml:space="preserve"> Verse 3 tese:</w:t>
      </w:r>
    </w:p>
    <w:p w:rsidR="002B366F" w:rsidP="002B366F" w:rsidRDefault="002B366F" w14:paraId="5F7D3F63" w14:textId="77777777">
      <w:pPr>
        <w:tabs>
          <w:tab w:val="left" w:pos="7227"/>
        </w:tabs>
        <w:spacing w:line="259" w:lineRule="auto"/>
        <w:ind w:left="720"/>
        <w:jc w:val="both"/>
        <w:rPr>
          <w:rFonts w:ascii="Arial" w:hAnsi="Arial" w:eastAsia="Calibri" w:cs="Arial"/>
          <w:i/>
          <w:iCs/>
          <w:kern w:val="0"/>
          <w:sz w:val="28"/>
          <w:szCs w:val="28"/>
          <w14:ligatures w14:val="none"/>
        </w:rPr>
      </w:pPr>
      <w:r w:rsidRPr="0092506A">
        <w:rPr>
          <w:rFonts w:ascii="Arial" w:hAnsi="Arial" w:eastAsia="Calibri" w:cs="Arial"/>
          <w:b/>
          <w:bCs/>
          <w:i/>
          <w:iCs/>
          <w:kern w:val="0"/>
          <w:sz w:val="28"/>
          <w:szCs w:val="28"/>
          <w:vertAlign w:val="superscript"/>
          <w14:ligatures w14:val="none"/>
        </w:rPr>
        <w:t> </w:t>
      </w:r>
      <w:r w:rsidRPr="0092506A">
        <w:rPr>
          <w:rFonts w:ascii="Arial" w:hAnsi="Arial" w:eastAsia="Calibri" w:cs="Arial"/>
          <w:i/>
          <w:iCs/>
          <w:kern w:val="0"/>
          <w:sz w:val="28"/>
          <w:szCs w:val="28"/>
          <w14:ligatures w14:val="none"/>
        </w:rPr>
        <w:t>And Jacob said unto Joseph, God Almighty appeared unto me at Luz in the land of Canaan, and blessed me,</w:t>
      </w:r>
    </w:p>
    <w:p w:rsidR="002B366F" w:rsidP="002B366F" w:rsidRDefault="002B366F" w14:paraId="62F59367" w14:textId="77777777">
      <w:pPr>
        <w:tabs>
          <w:tab w:val="left" w:pos="7227"/>
        </w:tabs>
        <w:spacing w:line="259" w:lineRule="auto"/>
        <w:jc w:val="both"/>
        <w:rPr>
          <w:rFonts w:ascii="Arial" w:hAnsi="Arial" w:eastAsia="Calibri" w:cs="Arial"/>
          <w:kern w:val="0"/>
          <w:sz w:val="28"/>
          <w:szCs w:val="28"/>
          <w14:ligatures w14:val="none"/>
        </w:rPr>
      </w:pPr>
      <w:r>
        <w:rPr>
          <w:rFonts w:ascii="Arial" w:hAnsi="Arial" w:eastAsia="Calibri" w:cs="Arial"/>
          <w:kern w:val="0"/>
          <w:sz w:val="28"/>
          <w:szCs w:val="28"/>
          <w14:ligatures w14:val="none"/>
        </w:rPr>
        <w:t xml:space="preserve">Verse 4: </w:t>
      </w:r>
    </w:p>
    <w:p w:rsidRPr="00B30717" w:rsidR="002B366F" w:rsidP="002B366F" w:rsidRDefault="002B366F" w14:paraId="0224B97A" w14:textId="77777777">
      <w:pPr>
        <w:tabs>
          <w:tab w:val="left" w:pos="7227"/>
        </w:tabs>
        <w:spacing w:line="259" w:lineRule="auto"/>
        <w:ind w:left="720"/>
        <w:jc w:val="both"/>
        <w:rPr>
          <w:rFonts w:ascii="Arial" w:hAnsi="Arial" w:eastAsia="Calibri" w:cs="Arial"/>
          <w:i/>
          <w:iCs/>
          <w:kern w:val="0"/>
          <w:sz w:val="28"/>
          <w:szCs w:val="28"/>
          <w14:ligatures w14:val="none"/>
        </w:rPr>
      </w:pPr>
      <w:r w:rsidRPr="00B30717">
        <w:rPr>
          <w:rFonts w:ascii="Arial" w:hAnsi="Arial" w:eastAsia="Calibri" w:cs="Arial"/>
          <w:i/>
          <w:iCs/>
          <w:kern w:val="0"/>
          <w:sz w:val="28"/>
          <w:szCs w:val="28"/>
          <w14:ligatures w14:val="none"/>
        </w:rPr>
        <w:t>And said unto me, Behold, I will make thee fruitful, and multiply thee, and I will make of thee a multitude of people; and will give this land to thy seed after thee for an everlasting possession.</w:t>
      </w:r>
    </w:p>
    <w:p w:rsidRPr="00B30717" w:rsidR="002B366F" w:rsidP="002B366F" w:rsidRDefault="002B366F" w14:paraId="55EC35BE" w14:textId="77777777">
      <w:pPr>
        <w:ind w:left="720"/>
        <w:jc w:val="both"/>
        <w:rPr>
          <w:rFonts w:ascii="Arial" w:hAnsi="Arial" w:cs="Arial"/>
          <w:i/>
          <w:iCs/>
          <w:sz w:val="28"/>
          <w:szCs w:val="28"/>
        </w:rPr>
      </w:pPr>
    </w:p>
    <w:p w:rsidR="002B366F" w:rsidP="002B366F" w:rsidRDefault="002B366F" w14:paraId="61D68B3F" w14:textId="77777777">
      <w:pPr>
        <w:tabs>
          <w:tab w:val="left" w:pos="7227"/>
        </w:tabs>
        <w:spacing w:line="259" w:lineRule="auto"/>
        <w:jc w:val="both"/>
        <w:rPr>
          <w:rFonts w:ascii="Arial" w:hAnsi="Arial" w:eastAsia="Calibri" w:cs="Arial"/>
          <w:kern w:val="0"/>
          <w:sz w:val="28"/>
          <w:szCs w:val="28"/>
          <w14:ligatures w14:val="none"/>
        </w:rPr>
      </w:pPr>
      <w:r w:rsidRPr="00FF7E89">
        <w:rPr>
          <w:rFonts w:ascii="Arial" w:hAnsi="Arial" w:cs="Arial"/>
          <w:sz w:val="28"/>
          <w:szCs w:val="28"/>
          <w:vertAlign w:val="superscript"/>
        </w:rPr>
        <w:t>55</w:t>
      </w:r>
      <w:r>
        <w:rPr>
          <w:rFonts w:ascii="Arial" w:hAnsi="Arial" w:cs="Arial"/>
          <w:sz w:val="28"/>
          <w:szCs w:val="28"/>
          <w:vertAlign w:val="superscript"/>
        </w:rPr>
        <w:t xml:space="preserve"> </w:t>
      </w:r>
      <w:proofErr w:type="spellStart"/>
      <w:r>
        <w:rPr>
          <w:rFonts w:ascii="Arial" w:hAnsi="Arial" w:cs="Arial"/>
          <w:sz w:val="28"/>
          <w:szCs w:val="28"/>
        </w:rPr>
        <w:t>Tingaita</w:t>
      </w:r>
      <w:proofErr w:type="spellEnd"/>
      <w:r>
        <w:rPr>
          <w:rFonts w:ascii="Arial" w:hAnsi="Arial" w:cs="Arial"/>
          <w:sz w:val="28"/>
          <w:szCs w:val="28"/>
        </w:rPr>
        <w:t xml:space="preserve"> Amen here </w:t>
      </w:r>
      <w:proofErr w:type="spellStart"/>
      <w:r>
        <w:rPr>
          <w:rFonts w:ascii="Arial" w:hAnsi="Arial" w:cs="Arial"/>
          <w:sz w:val="28"/>
          <w:szCs w:val="28"/>
        </w:rPr>
        <w:t>ipapo</w:t>
      </w:r>
      <w:proofErr w:type="spellEnd"/>
      <w:r>
        <w:rPr>
          <w:rFonts w:ascii="Arial" w:hAnsi="Arial" w:cs="Arial"/>
          <w:sz w:val="28"/>
          <w:szCs w:val="28"/>
        </w:rPr>
        <w:t>.</w:t>
      </w:r>
      <w:r w:rsidRPr="00A96BBF">
        <w:rPr>
          <w:rFonts w:ascii="Arial" w:hAnsi="Arial" w:eastAsia="Calibri" w:cs="Arial"/>
          <w:kern w:val="0"/>
          <w:sz w:val="18"/>
          <w:szCs w:val="1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Zvaakaudzwa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naMwari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zvakanga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zvaiti</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zvaitika</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Mukuona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zvaakaudzwa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naMwari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zvakanga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zvaitika</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Zvanga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zvanyama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zvinhu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zviya</w:t>
      </w:r>
      <w:proofErr w:type="spellEnd"/>
      <w:r>
        <w:rPr>
          <w:rFonts w:ascii="Arial" w:hAnsi="Arial" w:eastAsia="Calibri" w:cs="Arial"/>
          <w:kern w:val="0"/>
          <w:sz w:val="28"/>
          <w:szCs w:val="28"/>
          <w14:ligatures w14:val="none"/>
        </w:rPr>
        <w:t xml:space="preserve">. Zvaka </w:t>
      </w:r>
      <w:proofErr w:type="spellStart"/>
      <w:r>
        <w:rPr>
          <w:rFonts w:ascii="Arial" w:hAnsi="Arial" w:eastAsia="Calibri" w:cs="Arial"/>
          <w:kern w:val="0"/>
          <w:sz w:val="28"/>
          <w:szCs w:val="28"/>
          <w14:ligatures w14:val="none"/>
        </w:rPr>
        <w:t>zvaitika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kwaari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saka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aitaura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zvinhu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zvakange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zvaitika</w:t>
      </w:r>
      <w:proofErr w:type="spellEnd"/>
      <w:r>
        <w:rPr>
          <w:rFonts w:ascii="Arial" w:hAnsi="Arial" w:eastAsia="Calibri" w:cs="Arial"/>
          <w:kern w:val="0"/>
          <w:sz w:val="28"/>
          <w:szCs w:val="28"/>
          <w14:ligatures w14:val="none"/>
        </w:rPr>
        <w:t xml:space="preserve"> kuna Mwari. </w:t>
      </w:r>
      <w:proofErr w:type="spellStart"/>
      <w:r>
        <w:rPr>
          <w:rFonts w:ascii="Arial" w:hAnsi="Arial" w:eastAsia="Calibri" w:cs="Arial"/>
          <w:kern w:val="0"/>
          <w:sz w:val="28"/>
          <w:szCs w:val="28"/>
          <w14:ligatures w14:val="none"/>
        </w:rPr>
        <w:t>Akanga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ari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kakomana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paakadanwa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Sekungodanwa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kwamurikuita</w:t>
      </w:r>
      <w:proofErr w:type="spellEnd"/>
      <w:r>
        <w:rPr>
          <w:rFonts w:ascii="Arial" w:hAnsi="Arial" w:eastAsia="Calibri" w:cs="Arial"/>
          <w:kern w:val="0"/>
          <w:sz w:val="28"/>
          <w:szCs w:val="28"/>
          <w14:ligatures w14:val="none"/>
        </w:rPr>
        <w:t xml:space="preserve"> muri </w:t>
      </w:r>
      <w:proofErr w:type="spellStart"/>
      <w:r>
        <w:rPr>
          <w:rFonts w:ascii="Arial" w:hAnsi="Arial" w:eastAsia="Calibri" w:cs="Arial"/>
          <w:kern w:val="0"/>
          <w:sz w:val="28"/>
          <w:szCs w:val="28"/>
          <w14:ligatures w14:val="none"/>
        </w:rPr>
        <w:t>vakomana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vadiki</w:t>
      </w:r>
      <w:proofErr w:type="spellEnd"/>
      <w:r>
        <w:rPr>
          <w:rFonts w:ascii="Arial" w:hAnsi="Arial" w:eastAsia="Calibri" w:cs="Arial"/>
          <w:kern w:val="0"/>
          <w:sz w:val="28"/>
          <w:szCs w:val="28"/>
          <w14:ligatures w14:val="none"/>
        </w:rPr>
        <w:t>—</w:t>
      </w:r>
      <w:proofErr w:type="spellStart"/>
      <w:r>
        <w:rPr>
          <w:rFonts w:ascii="Arial" w:hAnsi="Arial" w:eastAsia="Calibri" w:cs="Arial"/>
          <w:kern w:val="0"/>
          <w:sz w:val="28"/>
          <w:szCs w:val="28"/>
          <w14:ligatures w14:val="none"/>
        </w:rPr>
        <w:t>diki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kudai</w:t>
      </w:r>
      <w:proofErr w:type="spellEnd"/>
      <w:r>
        <w:rPr>
          <w:rFonts w:ascii="Arial" w:hAnsi="Arial" w:eastAsia="Calibri" w:cs="Arial"/>
          <w:kern w:val="0"/>
          <w:sz w:val="28"/>
          <w:szCs w:val="28"/>
          <w14:ligatures w14:val="none"/>
        </w:rPr>
        <w:t xml:space="preserve">. But </w:t>
      </w:r>
      <w:proofErr w:type="spellStart"/>
      <w:r>
        <w:rPr>
          <w:rFonts w:ascii="Arial" w:hAnsi="Arial" w:eastAsia="Calibri" w:cs="Arial"/>
          <w:kern w:val="0"/>
          <w:sz w:val="28"/>
          <w:szCs w:val="28"/>
          <w14:ligatures w14:val="none"/>
        </w:rPr>
        <w:t>zvawakuudza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naMwari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zvinofanira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kuti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zviite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nyama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zvo</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zvose</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Ndokunge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vari</w:t>
      </w:r>
      <w:proofErr w:type="spellEnd"/>
      <w:r>
        <w:rPr>
          <w:rFonts w:ascii="Arial" w:hAnsi="Arial" w:eastAsia="Calibri" w:cs="Arial"/>
          <w:kern w:val="0"/>
          <w:sz w:val="28"/>
          <w:szCs w:val="28"/>
          <w14:ligatures w14:val="none"/>
        </w:rPr>
        <w:t xml:space="preserve"> Mwari </w:t>
      </w:r>
      <w:proofErr w:type="spellStart"/>
      <w:r>
        <w:rPr>
          <w:rFonts w:ascii="Arial" w:hAnsi="Arial" w:eastAsia="Calibri" w:cs="Arial"/>
          <w:kern w:val="0"/>
          <w:sz w:val="28"/>
          <w:szCs w:val="28"/>
          <w14:ligatures w14:val="none"/>
        </w:rPr>
        <w:t>vaitura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nani</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newe</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p>
    <w:p w:rsidR="002B366F" w:rsidP="002B366F" w:rsidRDefault="002B366F" w14:paraId="7EA8DCD4" w14:textId="77777777">
      <w:pPr>
        <w:tabs>
          <w:tab w:val="left" w:pos="7227"/>
        </w:tabs>
        <w:spacing w:line="259" w:lineRule="auto"/>
        <w:jc w:val="both"/>
        <w:rPr>
          <w:rFonts w:ascii="Arial" w:hAnsi="Arial" w:eastAsia="Calibri" w:cs="Arial"/>
          <w:kern w:val="0"/>
          <w:sz w:val="28"/>
          <w:szCs w:val="28"/>
          <w14:ligatures w14:val="none"/>
        </w:rPr>
      </w:pPr>
      <w:r w:rsidRPr="00FF7E89">
        <w:rPr>
          <w:rFonts w:ascii="Arial" w:hAnsi="Arial" w:eastAsia="Calibri" w:cs="Arial"/>
          <w:kern w:val="0"/>
          <w:sz w:val="28"/>
          <w:szCs w:val="28"/>
          <w:vertAlign w:val="superscript"/>
          <w14:ligatures w14:val="none"/>
        </w:rPr>
        <w:t>56</w:t>
      </w:r>
      <w:r>
        <w:rPr>
          <w:rFonts w:ascii="Arial" w:hAnsi="Arial" w:eastAsia="Calibri" w:cs="Arial"/>
          <w:kern w:val="0"/>
          <w:sz w:val="28"/>
          <w:szCs w:val="28"/>
          <w:vertAlign w:val="superscript"/>
          <w14:ligatures w14:val="none"/>
        </w:rPr>
        <w:t xml:space="preserve"> </w:t>
      </w:r>
      <w:r>
        <w:rPr>
          <w:rFonts w:ascii="Arial" w:hAnsi="Arial" w:eastAsia="Calibri" w:cs="Arial"/>
          <w:kern w:val="0"/>
          <w:sz w:val="28"/>
          <w:szCs w:val="28"/>
          <w14:ligatures w14:val="none"/>
        </w:rPr>
        <w:t xml:space="preserve">Hapana </w:t>
      </w:r>
      <w:proofErr w:type="spellStart"/>
      <w:r>
        <w:rPr>
          <w:rFonts w:ascii="Arial" w:hAnsi="Arial" w:eastAsia="Calibri" w:cs="Arial"/>
          <w:kern w:val="0"/>
          <w:sz w:val="28"/>
          <w:szCs w:val="28"/>
          <w14:ligatures w14:val="none"/>
        </w:rPr>
        <w:t>mwana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anogona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kubuda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pasi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pesimba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iroro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Nokuti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wakamuona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ari</w:t>
      </w:r>
      <w:proofErr w:type="spellEnd"/>
      <w:r>
        <w:rPr>
          <w:rFonts w:ascii="Arial" w:hAnsi="Arial" w:eastAsia="Calibri" w:cs="Arial"/>
          <w:kern w:val="0"/>
          <w:sz w:val="28"/>
          <w:szCs w:val="28"/>
          <w14:ligatures w14:val="none"/>
        </w:rPr>
        <w:t xml:space="preserve"> Mwari </w:t>
      </w:r>
      <w:proofErr w:type="spellStart"/>
      <w:r>
        <w:rPr>
          <w:rFonts w:ascii="Arial" w:hAnsi="Arial" w:eastAsia="Calibri" w:cs="Arial"/>
          <w:kern w:val="0"/>
          <w:sz w:val="28"/>
          <w:szCs w:val="28"/>
          <w14:ligatures w14:val="none"/>
        </w:rPr>
        <w:t>akupa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vimbiso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yekuti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uchavaita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iva</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ivavo</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Pr>
          <w:rFonts w:ascii="Arial" w:hAnsi="Arial" w:eastAsia="Calibri" w:cs="Arial"/>
          <w:kern w:val="0"/>
          <w:sz w:val="28"/>
          <w:szCs w:val="28"/>
          <w14:ligatures w14:val="none"/>
        </w:rPr>
        <w:t xml:space="preserve"> Mwari </w:t>
      </w:r>
      <w:proofErr w:type="spellStart"/>
      <w:r>
        <w:rPr>
          <w:rFonts w:ascii="Arial" w:hAnsi="Arial" w:eastAsia="Calibri" w:cs="Arial"/>
          <w:kern w:val="0"/>
          <w:sz w:val="28"/>
          <w:szCs w:val="28"/>
          <w14:ligatures w14:val="none"/>
        </w:rPr>
        <w:t>akandiona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akati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uchabereka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akati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ndinokupa</w:t>
      </w:r>
      <w:proofErr w:type="spellEnd"/>
      <w:r>
        <w:rPr>
          <w:rFonts w:ascii="Arial" w:hAnsi="Arial" w:eastAsia="Calibri" w:cs="Arial"/>
          <w:kern w:val="0"/>
          <w:sz w:val="28"/>
          <w:szCs w:val="28"/>
          <w14:ligatures w14:val="none"/>
        </w:rPr>
        <w:t xml:space="preserve"> land iyi, </w:t>
      </w:r>
      <w:proofErr w:type="spellStart"/>
      <w:r>
        <w:rPr>
          <w:rFonts w:ascii="Arial" w:hAnsi="Arial" w:eastAsia="Calibri" w:cs="Arial"/>
          <w:kern w:val="0"/>
          <w:sz w:val="28"/>
          <w:szCs w:val="28"/>
          <w14:ligatures w14:val="none"/>
        </w:rPr>
        <w:t>akati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ndichakuropafadza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Nhasi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ndirikutarisa</w:t>
      </w:r>
      <w:proofErr w:type="spellEnd"/>
      <w:r>
        <w:rPr>
          <w:rFonts w:ascii="Arial" w:hAnsi="Arial" w:eastAsia="Calibri" w:cs="Arial"/>
          <w:kern w:val="0"/>
          <w:sz w:val="28"/>
          <w:szCs w:val="28"/>
          <w14:ligatures w14:val="none"/>
        </w:rPr>
        <w:t xml:space="preserve"> so </w:t>
      </w:r>
      <w:proofErr w:type="spellStart"/>
      <w:r>
        <w:rPr>
          <w:rFonts w:ascii="Arial" w:hAnsi="Arial" w:eastAsia="Calibri" w:cs="Arial"/>
          <w:kern w:val="0"/>
          <w:sz w:val="28"/>
          <w:szCs w:val="28"/>
          <w14:ligatures w14:val="none"/>
        </w:rPr>
        <w:t>ndichiona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zvakataura</w:t>
      </w:r>
      <w:proofErr w:type="spellEnd"/>
      <w:r>
        <w:rPr>
          <w:rFonts w:ascii="Arial" w:hAnsi="Arial" w:eastAsia="Calibri" w:cs="Arial"/>
          <w:kern w:val="0"/>
          <w:sz w:val="28"/>
          <w:szCs w:val="28"/>
          <w14:ligatures w14:val="none"/>
        </w:rPr>
        <w:t xml:space="preserve"> Mwari </w:t>
      </w:r>
      <w:proofErr w:type="spellStart"/>
      <w:r>
        <w:rPr>
          <w:rFonts w:ascii="Arial" w:hAnsi="Arial" w:eastAsia="Calibri" w:cs="Arial"/>
          <w:kern w:val="0"/>
          <w:sz w:val="28"/>
          <w:szCs w:val="28"/>
          <w14:ligatures w14:val="none"/>
        </w:rPr>
        <w:t>zvai</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zvaitika</w:t>
      </w:r>
      <w:proofErr w:type="spellEnd"/>
      <w:r>
        <w:rPr>
          <w:rFonts w:ascii="Arial" w:hAnsi="Arial" w:eastAsia="Calibri" w:cs="Arial"/>
          <w:kern w:val="0"/>
          <w:sz w:val="18"/>
          <w:szCs w:val="18"/>
          <w14:ligatures w14:val="none"/>
        </w:rPr>
        <w:t>, Amen.</w:t>
      </w:r>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Handei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mberi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tione</w:t>
      </w:r>
      <w:proofErr w:type="spellEnd"/>
      <w:r>
        <w:rPr>
          <w:rFonts w:ascii="Arial" w:hAnsi="Arial" w:eastAsia="Calibri" w:cs="Arial"/>
          <w:kern w:val="0"/>
          <w:sz w:val="28"/>
          <w:szCs w:val="28"/>
          <w14:ligatures w14:val="none"/>
        </w:rPr>
        <w:t xml:space="preserve"> tese verse, verse 5 tese:</w:t>
      </w:r>
    </w:p>
    <w:p w:rsidR="002B366F" w:rsidP="002B366F" w:rsidRDefault="002B366F" w14:paraId="2F2CB544" w14:textId="77777777">
      <w:pPr>
        <w:tabs>
          <w:tab w:val="left" w:pos="7227"/>
        </w:tabs>
        <w:spacing w:line="259" w:lineRule="auto"/>
        <w:ind w:left="720"/>
        <w:jc w:val="both"/>
        <w:rPr>
          <w:rFonts w:ascii="Arial" w:hAnsi="Arial" w:eastAsia="Calibri" w:cs="Arial"/>
          <w:i/>
          <w:iCs/>
          <w:kern w:val="0"/>
          <w:sz w:val="28"/>
          <w:szCs w:val="28"/>
          <w14:ligatures w14:val="none"/>
        </w:rPr>
      </w:pPr>
      <w:r w:rsidRPr="00470D54">
        <w:rPr>
          <w:rFonts w:ascii="Arial" w:hAnsi="Arial" w:eastAsia="Calibri" w:cs="Arial"/>
          <w:i/>
          <w:iCs/>
          <w:kern w:val="0"/>
          <w:sz w:val="28"/>
          <w:szCs w:val="28"/>
          <w14:ligatures w14:val="none"/>
        </w:rPr>
        <w:t>And now thy two sons, Ephraim and Manasseh, which were born unto thee in the land of Egypt before I came unto thee into Egypt, are mine; as Reuben and Simeon, they shall be mine.</w:t>
      </w:r>
    </w:p>
    <w:p w:rsidR="002B366F" w:rsidP="002B366F" w:rsidRDefault="002B366F" w14:paraId="6132BC1B" w14:textId="77777777">
      <w:pPr>
        <w:tabs>
          <w:tab w:val="left" w:pos="7227"/>
        </w:tabs>
        <w:spacing w:line="259" w:lineRule="auto"/>
        <w:jc w:val="both"/>
        <w:rPr>
          <w:rFonts w:ascii="Arial" w:hAnsi="Arial" w:eastAsia="Calibri" w:cs="Arial"/>
          <w:kern w:val="0"/>
          <w:sz w:val="28"/>
          <w:szCs w:val="28"/>
          <w14:ligatures w14:val="none"/>
        </w:rPr>
      </w:pPr>
      <w:r w:rsidRPr="00FF7E89">
        <w:rPr>
          <w:rFonts w:ascii="Arial" w:hAnsi="Arial" w:eastAsia="Calibri" w:cs="Arial"/>
          <w:kern w:val="0"/>
          <w:sz w:val="28"/>
          <w:szCs w:val="28"/>
          <w:vertAlign w:val="superscript"/>
          <w14:ligatures w14:val="none"/>
        </w:rPr>
        <w:t>57</w:t>
      </w:r>
      <w:r>
        <w:rPr>
          <w:rFonts w:ascii="Arial" w:hAnsi="Arial" w:eastAsia="Calibri" w:cs="Arial"/>
          <w:kern w:val="0"/>
          <w:sz w:val="28"/>
          <w:szCs w:val="28"/>
          <w:vertAlign w:val="superscript"/>
          <w14:ligatures w14:val="none"/>
        </w:rPr>
        <w:t xml:space="preserve"> </w:t>
      </w:r>
      <w:proofErr w:type="spellStart"/>
      <w:r>
        <w:rPr>
          <w:rFonts w:ascii="Arial" w:hAnsi="Arial" w:eastAsia="Calibri" w:cs="Arial"/>
          <w:kern w:val="0"/>
          <w:sz w:val="28"/>
          <w:szCs w:val="28"/>
          <w14:ligatures w14:val="none"/>
        </w:rPr>
        <w:t>Mukunzwa</w:t>
      </w:r>
      <w:proofErr w:type="spellEnd"/>
      <w:r>
        <w:rPr>
          <w:rFonts w:ascii="Arial" w:hAnsi="Arial" w:eastAsia="Calibri" w:cs="Arial"/>
          <w:kern w:val="0"/>
          <w:sz w:val="28"/>
          <w:szCs w:val="28"/>
          <w14:ligatures w14:val="none"/>
        </w:rPr>
        <w:t xml:space="preserve"> Baba </w:t>
      </w:r>
      <w:proofErr w:type="spellStart"/>
      <w:r>
        <w:rPr>
          <w:rFonts w:ascii="Arial" w:hAnsi="Arial" w:eastAsia="Calibri" w:cs="Arial"/>
          <w:kern w:val="0"/>
          <w:sz w:val="28"/>
          <w:szCs w:val="28"/>
          <w14:ligatures w14:val="none"/>
        </w:rPr>
        <w:t>varikutaura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zvavanoda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Murikuona</w:t>
      </w:r>
      <w:proofErr w:type="spellEnd"/>
      <w:r>
        <w:rPr>
          <w:rFonts w:ascii="Arial" w:hAnsi="Arial" w:eastAsia="Calibri" w:cs="Arial"/>
          <w:kern w:val="0"/>
          <w:sz w:val="28"/>
          <w:szCs w:val="28"/>
          <w14:ligatures w14:val="none"/>
        </w:rPr>
        <w:t xml:space="preserve"> right </w:t>
      </w:r>
      <w:proofErr w:type="spellStart"/>
      <w:r>
        <w:rPr>
          <w:rFonts w:ascii="Arial" w:hAnsi="Arial" w:eastAsia="Calibri" w:cs="Arial"/>
          <w:kern w:val="0"/>
          <w:sz w:val="28"/>
          <w:szCs w:val="28"/>
          <w14:ligatures w14:val="none"/>
        </w:rPr>
        <w:t>yema</w:t>
      </w:r>
      <w:proofErr w:type="spellEnd"/>
      <w:r>
        <w:rPr>
          <w:rFonts w:ascii="Arial" w:hAnsi="Arial" w:eastAsia="Calibri" w:cs="Arial"/>
          <w:kern w:val="0"/>
          <w:sz w:val="28"/>
          <w:szCs w:val="28"/>
          <w14:ligatures w14:val="none"/>
        </w:rPr>
        <w:t xml:space="preserve"> Fathers?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Unotora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vaunodii</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vaunoda</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Pr>
          <w:rFonts w:ascii="Arial" w:hAnsi="Arial" w:eastAsia="Calibri" w:cs="Arial"/>
          <w:kern w:val="0"/>
          <w:sz w:val="28"/>
          <w:szCs w:val="28"/>
          <w14:ligatures w14:val="none"/>
        </w:rPr>
        <w:t xml:space="preserve"> Hanzi “Vana </w:t>
      </w:r>
      <w:proofErr w:type="spellStart"/>
      <w:r>
        <w:rPr>
          <w:rFonts w:ascii="Arial" w:hAnsi="Arial" w:eastAsia="Calibri" w:cs="Arial"/>
          <w:kern w:val="0"/>
          <w:sz w:val="28"/>
          <w:szCs w:val="28"/>
          <w14:ligatures w14:val="none"/>
        </w:rPr>
        <w:t>vako</w:t>
      </w:r>
      <w:proofErr w:type="spellEnd"/>
      <w:r>
        <w:rPr>
          <w:rFonts w:ascii="Arial" w:hAnsi="Arial" w:eastAsia="Calibri" w:cs="Arial"/>
          <w:kern w:val="0"/>
          <w:sz w:val="28"/>
          <w:szCs w:val="28"/>
          <w14:ligatures w14:val="none"/>
        </w:rPr>
        <w:t xml:space="preserve"> ava. </w:t>
      </w:r>
      <w:proofErr w:type="spellStart"/>
      <w:r>
        <w:rPr>
          <w:rFonts w:ascii="Arial" w:hAnsi="Arial" w:eastAsia="Calibri" w:cs="Arial"/>
          <w:kern w:val="0"/>
          <w:sz w:val="28"/>
          <w:szCs w:val="28"/>
          <w14:ligatures w14:val="none"/>
        </w:rPr>
        <w:t>Ndavaisa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pachikwata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chako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Ndosaka</w:t>
      </w:r>
      <w:proofErr w:type="spellEnd"/>
      <w:r>
        <w:rPr>
          <w:rFonts w:ascii="Arial" w:hAnsi="Arial" w:eastAsia="Calibri" w:cs="Arial"/>
          <w:kern w:val="0"/>
          <w:sz w:val="28"/>
          <w:szCs w:val="28"/>
          <w14:ligatures w14:val="none"/>
        </w:rPr>
        <w:t xml:space="preserve"> Ephraim na </w:t>
      </w:r>
      <w:proofErr w:type="spellStart"/>
      <w:r>
        <w:rPr>
          <w:rFonts w:ascii="Arial" w:hAnsi="Arial" w:eastAsia="Calibri" w:cs="Arial"/>
          <w:kern w:val="0"/>
          <w:sz w:val="28"/>
          <w:szCs w:val="28"/>
          <w14:ligatures w14:val="none"/>
        </w:rPr>
        <w:t>Manesseh</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vanoverengwa</w:t>
      </w:r>
      <w:proofErr w:type="spellEnd"/>
      <w:r>
        <w:rPr>
          <w:rFonts w:ascii="Arial" w:hAnsi="Arial" w:eastAsia="Calibri" w:cs="Arial"/>
          <w:kern w:val="0"/>
          <w:sz w:val="28"/>
          <w:szCs w:val="28"/>
          <w14:ligatures w14:val="none"/>
        </w:rPr>
        <w:t xml:space="preserve"> pa tribe </w:t>
      </w:r>
      <w:proofErr w:type="spellStart"/>
      <w:r>
        <w:rPr>
          <w:rFonts w:ascii="Arial" w:hAnsi="Arial" w:eastAsia="Calibri" w:cs="Arial"/>
          <w:kern w:val="0"/>
          <w:sz w:val="28"/>
          <w:szCs w:val="28"/>
          <w14:ligatures w14:val="none"/>
        </w:rPr>
        <w:t>yani</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ya</w:t>
      </w:r>
      <w:proofErr w:type="spellEnd"/>
      <w:r>
        <w:rPr>
          <w:rFonts w:ascii="Arial" w:hAnsi="Arial" w:eastAsia="Calibri" w:cs="Arial"/>
          <w:kern w:val="0"/>
          <w:sz w:val="18"/>
          <w:szCs w:val="18"/>
          <w14:ligatures w14:val="none"/>
        </w:rPr>
        <w:t xml:space="preserve"> Jacob</w:t>
      </w:r>
      <w:r w:rsidRPr="00D903E3">
        <w:rPr>
          <w:rFonts w:ascii="Arial" w:hAnsi="Arial" w:eastAsia="Calibri" w:cs="Arial"/>
          <w:kern w:val="0"/>
          <w:sz w:val="18"/>
          <w:szCs w:val="18"/>
          <w14:ligatures w14:val="none"/>
        </w:rPr>
        <w:t>.</w:t>
      </w:r>
      <w:r>
        <w:rPr>
          <w:rFonts w:ascii="Arial" w:hAnsi="Arial" w:eastAsia="Calibri" w:cs="Arial"/>
          <w:kern w:val="0"/>
          <w:sz w:val="18"/>
          <w:szCs w:val="18"/>
          <w14:ligatures w14:val="none"/>
        </w:rPr>
        <w:t xml:space="preserve"> </w:t>
      </w:r>
      <w:r w:rsidRPr="00D903E3">
        <w:rPr>
          <w:rFonts w:ascii="Arial" w:hAnsi="Arial" w:eastAsia="Calibri" w:cs="Arial"/>
          <w:kern w:val="0"/>
          <w:sz w:val="18"/>
          <w:szCs w:val="18"/>
          <w14:ligatures w14:val="none"/>
        </w:rPr>
        <w:t>”</w:t>
      </w:r>
      <w:r>
        <w:rPr>
          <w:rFonts w:ascii="Arial" w:hAnsi="Arial" w:eastAsia="Calibri" w:cs="Arial"/>
          <w:kern w:val="0"/>
          <w:sz w:val="18"/>
          <w:szCs w:val="18"/>
          <w14:ligatures w14:val="none"/>
        </w:rPr>
        <w:t xml:space="preserve">Apostle chuckles—ED,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Tingati</w:t>
      </w:r>
      <w:proofErr w:type="spellEnd"/>
      <w:r>
        <w:rPr>
          <w:rFonts w:ascii="Arial" w:hAnsi="Arial" w:eastAsia="Calibri" w:cs="Arial"/>
          <w:kern w:val="0"/>
          <w:sz w:val="28"/>
          <w:szCs w:val="28"/>
          <w14:ligatures w14:val="none"/>
        </w:rPr>
        <w:t xml:space="preserve"> Ameni here </w:t>
      </w:r>
      <w:proofErr w:type="spellStart"/>
      <w:r>
        <w:rPr>
          <w:rFonts w:ascii="Arial" w:hAnsi="Arial" w:eastAsia="Calibri" w:cs="Arial"/>
          <w:kern w:val="0"/>
          <w:sz w:val="28"/>
          <w:szCs w:val="28"/>
          <w14:ligatures w14:val="none"/>
        </w:rPr>
        <w:t>varanda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vaMwari</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Vanoverengwa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paTribe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ya</w:t>
      </w:r>
      <w:proofErr w:type="spellEnd"/>
      <w:r>
        <w:rPr>
          <w:rFonts w:ascii="Arial" w:hAnsi="Arial" w:eastAsia="Calibri" w:cs="Arial"/>
          <w:kern w:val="0"/>
          <w:sz w:val="28"/>
          <w:szCs w:val="28"/>
          <w14:ligatures w14:val="none"/>
        </w:rPr>
        <w:t xml:space="preserve"> Jacob because Jacob </w:t>
      </w:r>
      <w:proofErr w:type="spellStart"/>
      <w:r>
        <w:rPr>
          <w:rFonts w:ascii="Arial" w:hAnsi="Arial" w:eastAsia="Calibri" w:cs="Arial"/>
          <w:kern w:val="0"/>
          <w:sz w:val="28"/>
          <w:szCs w:val="28"/>
          <w14:ligatures w14:val="none"/>
        </w:rPr>
        <w:t>akavati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ndevani</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ndevangu</w:t>
      </w:r>
      <w:proofErr w:type="spellEnd"/>
      <w:r>
        <w:rPr>
          <w:rFonts w:ascii="Arial" w:hAnsi="Arial" w:eastAsia="Calibri" w:cs="Arial"/>
          <w:kern w:val="0"/>
          <w:sz w:val="18"/>
          <w:szCs w:val="18"/>
          <w14:ligatures w14:val="none"/>
        </w:rPr>
        <w:t>,</w:t>
      </w:r>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ndevangu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vana</w:t>
      </w:r>
      <w:proofErr w:type="spellEnd"/>
      <w:r>
        <w:rPr>
          <w:rFonts w:ascii="Arial" w:hAnsi="Arial" w:eastAsia="Calibri" w:cs="Arial"/>
          <w:kern w:val="0"/>
          <w:sz w:val="28"/>
          <w:szCs w:val="28"/>
          <w14:ligatures w14:val="none"/>
        </w:rPr>
        <w:t xml:space="preserve">. These are mine, there are not yours, </w:t>
      </w:r>
      <w:proofErr w:type="spellStart"/>
      <w:r>
        <w:rPr>
          <w:rFonts w:ascii="Arial" w:hAnsi="Arial" w:eastAsia="Calibri" w:cs="Arial"/>
          <w:kern w:val="0"/>
          <w:sz w:val="28"/>
          <w:szCs w:val="28"/>
          <w14:ligatures w14:val="none"/>
        </w:rPr>
        <w:t>ha’maona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Ndavatora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vana</w:t>
      </w:r>
      <w:proofErr w:type="spellEnd"/>
      <w:r>
        <w:rPr>
          <w:rFonts w:ascii="Arial" w:hAnsi="Arial" w:eastAsia="Calibri" w:cs="Arial"/>
          <w:kern w:val="0"/>
          <w:sz w:val="28"/>
          <w:szCs w:val="28"/>
          <w14:ligatures w14:val="none"/>
        </w:rPr>
        <w:t xml:space="preserve"> ava </w:t>
      </w:r>
      <w:proofErr w:type="spellStart"/>
      <w:r>
        <w:rPr>
          <w:rFonts w:ascii="Arial" w:hAnsi="Arial" w:eastAsia="Calibri" w:cs="Arial"/>
          <w:kern w:val="0"/>
          <w:sz w:val="28"/>
          <w:szCs w:val="28"/>
          <w14:ligatures w14:val="none"/>
        </w:rPr>
        <w:t>ndevangu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inini</w:t>
      </w:r>
      <w:proofErr w:type="spellEnd"/>
      <w:r>
        <w:rPr>
          <w:rFonts w:ascii="Arial" w:hAnsi="Arial" w:eastAsia="Calibri" w:cs="Arial"/>
          <w:kern w:val="0"/>
          <w:sz w:val="28"/>
          <w:szCs w:val="28"/>
          <w14:ligatures w14:val="none"/>
        </w:rPr>
        <w:t xml:space="preserve">. </w:t>
      </w:r>
    </w:p>
    <w:p w:rsidR="002B366F" w:rsidP="002B366F" w:rsidRDefault="002B366F" w14:paraId="72673FCE" w14:textId="77777777">
      <w:pPr>
        <w:tabs>
          <w:tab w:val="left" w:pos="7227"/>
        </w:tabs>
        <w:spacing w:line="259" w:lineRule="auto"/>
        <w:jc w:val="both"/>
        <w:rPr>
          <w:rFonts w:ascii="Arial" w:hAnsi="Arial" w:eastAsia="Calibri" w:cs="Arial"/>
          <w:kern w:val="0"/>
          <w:sz w:val="28"/>
          <w:szCs w:val="28"/>
          <w14:ligatures w14:val="none"/>
        </w:rPr>
      </w:pPr>
      <w:r w:rsidRPr="00FF7E89">
        <w:rPr>
          <w:rFonts w:ascii="Arial" w:hAnsi="Arial" w:eastAsia="Calibri" w:cs="Arial"/>
          <w:kern w:val="0"/>
          <w:sz w:val="28"/>
          <w:szCs w:val="28"/>
          <w:vertAlign w:val="superscript"/>
          <w14:ligatures w14:val="none"/>
        </w:rPr>
        <w:t>58</w:t>
      </w:r>
      <w:r>
        <w:rPr>
          <w:rFonts w:ascii="Arial" w:hAnsi="Arial" w:eastAsia="Calibri" w:cs="Arial"/>
          <w:kern w:val="0"/>
          <w:sz w:val="28"/>
          <w:szCs w:val="28"/>
          <w:vertAlign w:val="superscript"/>
          <w14:ligatures w14:val="none"/>
        </w:rPr>
        <w:t xml:space="preserve"> </w:t>
      </w:r>
      <w:proofErr w:type="spellStart"/>
      <w:r>
        <w:rPr>
          <w:rFonts w:ascii="Arial" w:hAnsi="Arial" w:eastAsia="Calibri" w:cs="Arial"/>
          <w:kern w:val="0"/>
          <w:sz w:val="28"/>
          <w:szCs w:val="28"/>
          <w14:ligatures w14:val="none"/>
        </w:rPr>
        <w:t>Hazvisimbise</w:t>
      </w:r>
      <w:proofErr w:type="spellEnd"/>
      <w:r>
        <w:rPr>
          <w:rFonts w:ascii="Arial" w:hAnsi="Arial" w:eastAsia="Calibri" w:cs="Arial"/>
          <w:kern w:val="0"/>
          <w:sz w:val="28"/>
          <w:szCs w:val="28"/>
          <w14:ligatures w14:val="none"/>
        </w:rPr>
        <w:t xml:space="preserve"> here Shoko, </w:t>
      </w:r>
      <w:proofErr w:type="spellStart"/>
      <w:r>
        <w:rPr>
          <w:rFonts w:ascii="Arial" w:hAnsi="Arial" w:eastAsia="Calibri" w:cs="Arial"/>
          <w:kern w:val="0"/>
          <w:sz w:val="28"/>
          <w:szCs w:val="28"/>
          <w14:ligatures w14:val="none"/>
        </w:rPr>
        <w:t>tichariverenga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rinotaura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kuti</w:t>
      </w:r>
      <w:proofErr w:type="spellEnd"/>
      <w:r>
        <w:rPr>
          <w:rFonts w:ascii="Arial" w:hAnsi="Arial" w:eastAsia="Calibri" w:cs="Arial"/>
          <w:kern w:val="0"/>
          <w:sz w:val="28"/>
          <w:szCs w:val="28"/>
          <w14:ligatures w14:val="none"/>
        </w:rPr>
        <w:t xml:space="preserve">, “Grandchildren </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are the crown of old man?”</w:t>
      </w:r>
      <w:r w:rsidRPr="00085CC1">
        <w:rPr>
          <w:rFonts w:ascii="Arial" w:hAnsi="Arial" w:eastAsia="Calibri" w:cs="Arial"/>
          <w:kern w:val="0"/>
          <w:sz w:val="18"/>
          <w:szCs w:val="18"/>
          <w14:ligatures w14:val="none"/>
        </w:rPr>
        <w:t>[Congregation says, “Amen.”]</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Hatiitei</w:t>
      </w:r>
      <w:proofErr w:type="spellEnd"/>
      <w:r>
        <w:rPr>
          <w:rFonts w:ascii="Arial" w:hAnsi="Arial" w:eastAsia="Calibri" w:cs="Arial"/>
          <w:kern w:val="0"/>
          <w:sz w:val="28"/>
          <w:szCs w:val="28"/>
          <w14:ligatures w14:val="none"/>
        </w:rPr>
        <w:t xml:space="preserve"> Ameni </w:t>
      </w:r>
      <w:proofErr w:type="spellStart"/>
      <w:r>
        <w:rPr>
          <w:rFonts w:ascii="Arial" w:hAnsi="Arial" w:eastAsia="Calibri" w:cs="Arial"/>
          <w:kern w:val="0"/>
          <w:sz w:val="28"/>
          <w:szCs w:val="28"/>
          <w14:ligatures w14:val="none"/>
        </w:rPr>
        <w:t>varanda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vaMwari</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Hanzi, “There are crown of an o…? </w:t>
      </w:r>
      <w:r w:rsidRPr="00D903E3">
        <w:rPr>
          <w:rFonts w:ascii="Arial" w:hAnsi="Arial" w:eastAsia="Calibri" w:cs="Arial"/>
          <w:kern w:val="0"/>
          <w:sz w:val="18"/>
          <w:szCs w:val="18"/>
          <w14:ligatures w14:val="none"/>
        </w:rPr>
        <w:t>[Congregation says, “</w:t>
      </w:r>
      <w:r>
        <w:rPr>
          <w:rFonts w:ascii="Arial" w:hAnsi="Arial" w:eastAsia="Calibri" w:cs="Arial"/>
          <w:kern w:val="0"/>
          <w:sz w:val="18"/>
          <w:szCs w:val="18"/>
          <w14:ligatures w14:val="none"/>
        </w:rPr>
        <w:t>old man,</w:t>
      </w:r>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old man.” </w:t>
      </w:r>
      <w:proofErr w:type="spellStart"/>
      <w:r w:rsidRPr="00382B38">
        <w:rPr>
          <w:rFonts w:ascii="Arial" w:hAnsi="Arial" w:eastAsia="Calibri" w:cs="Arial"/>
          <w:kern w:val="0"/>
          <w:sz w:val="28"/>
          <w:szCs w:val="28"/>
          <w:lang w:val="en-ZW"/>
          <w14:ligatures w14:val="none"/>
        </w:rPr>
        <w:t>Abva</w:t>
      </w:r>
      <w:proofErr w:type="spellEnd"/>
      <w:r w:rsidRPr="00382B38">
        <w:rPr>
          <w:rFonts w:ascii="Arial" w:hAnsi="Arial" w:eastAsia="Calibri" w:cs="Arial"/>
          <w:kern w:val="0"/>
          <w:sz w:val="28"/>
          <w:szCs w:val="28"/>
          <w:lang w:val="en-ZW"/>
          <w14:ligatures w14:val="none"/>
        </w:rPr>
        <w:t xml:space="preserve"> </w:t>
      </w:r>
      <w:proofErr w:type="spellStart"/>
      <w:r w:rsidRPr="00382B38">
        <w:rPr>
          <w:rFonts w:ascii="Arial" w:hAnsi="Arial" w:eastAsia="Calibri" w:cs="Arial"/>
          <w:kern w:val="0"/>
          <w:sz w:val="28"/>
          <w:szCs w:val="28"/>
          <w:lang w:val="en-ZW"/>
          <w14:ligatures w14:val="none"/>
        </w:rPr>
        <w:t>auya</w:t>
      </w:r>
      <w:proofErr w:type="spellEnd"/>
      <w:r w:rsidRPr="00382B38">
        <w:rPr>
          <w:rFonts w:ascii="Arial" w:hAnsi="Arial" w:eastAsia="Calibri" w:cs="Arial"/>
          <w:kern w:val="0"/>
          <w:sz w:val="28"/>
          <w:szCs w:val="28"/>
          <w:lang w:val="en-ZW"/>
          <w14:ligatures w14:val="none"/>
        </w:rPr>
        <w:t xml:space="preserve"> </w:t>
      </w:r>
      <w:proofErr w:type="spellStart"/>
      <w:r w:rsidRPr="00382B38">
        <w:rPr>
          <w:rFonts w:ascii="Arial" w:hAnsi="Arial" w:eastAsia="Calibri" w:cs="Arial"/>
          <w:kern w:val="0"/>
          <w:sz w:val="28"/>
          <w:szCs w:val="28"/>
          <w:lang w:val="en-ZW"/>
          <w14:ligatures w14:val="none"/>
        </w:rPr>
        <w:t>Jakobho</w:t>
      </w:r>
      <w:proofErr w:type="spellEnd"/>
      <w:r w:rsidRPr="00382B38">
        <w:rPr>
          <w:rFonts w:ascii="Arial" w:hAnsi="Arial" w:eastAsia="Calibri" w:cs="Arial"/>
          <w:kern w:val="0"/>
          <w:sz w:val="28"/>
          <w:szCs w:val="28"/>
          <w:lang w:val="en-ZW"/>
          <w14:ligatures w14:val="none"/>
        </w:rPr>
        <w:t xml:space="preserve">  </w:t>
      </w:r>
      <w:proofErr w:type="spellStart"/>
      <w:r w:rsidRPr="00382B38">
        <w:rPr>
          <w:rFonts w:ascii="Arial" w:hAnsi="Arial" w:eastAsia="Calibri" w:cs="Arial"/>
          <w:kern w:val="0"/>
          <w:sz w:val="28"/>
          <w:szCs w:val="28"/>
          <w:lang w:val="en-ZW"/>
          <w14:ligatures w14:val="none"/>
        </w:rPr>
        <w:t>panapa</w:t>
      </w:r>
      <w:proofErr w:type="spellEnd"/>
      <w:r w:rsidRPr="00382B38">
        <w:rPr>
          <w:rFonts w:ascii="Arial" w:hAnsi="Arial" w:eastAsia="Calibri" w:cs="Arial"/>
          <w:kern w:val="0"/>
          <w:sz w:val="28"/>
          <w:szCs w:val="28"/>
          <w:lang w:val="en-ZW"/>
          <w14:ligatures w14:val="none"/>
        </w:rPr>
        <w:t xml:space="preserve"> </w:t>
      </w:r>
      <w:proofErr w:type="spellStart"/>
      <w:r w:rsidRPr="00382B38">
        <w:rPr>
          <w:rFonts w:ascii="Arial" w:hAnsi="Arial" w:eastAsia="Calibri" w:cs="Arial"/>
          <w:kern w:val="0"/>
          <w:sz w:val="28"/>
          <w:szCs w:val="28"/>
          <w:lang w:val="en-ZW"/>
          <w14:ligatures w14:val="none"/>
        </w:rPr>
        <w:t>abva</w:t>
      </w:r>
      <w:proofErr w:type="spellEnd"/>
      <w:r w:rsidRPr="00417D69">
        <w:rPr>
          <w:rFonts w:ascii="Arial" w:hAnsi="Arial" w:eastAsia="Calibri" w:cs="Arial"/>
          <w:kern w:val="0"/>
          <w:sz w:val="28"/>
          <w:szCs w:val="28"/>
          <w:lang w:val="en-ZW"/>
          <w14:ligatures w14:val="none"/>
        </w:rPr>
        <w:t xml:space="preserve"> </w:t>
      </w:r>
      <w:proofErr w:type="spellStart"/>
      <w:r w:rsidRPr="00417D69">
        <w:rPr>
          <w:rFonts w:ascii="Arial" w:hAnsi="Arial" w:eastAsia="Calibri" w:cs="Arial"/>
          <w:kern w:val="0"/>
          <w:sz w:val="28"/>
          <w:szCs w:val="28"/>
          <w:lang w:val="en-ZW"/>
          <w14:ligatures w14:val="none"/>
        </w:rPr>
        <w:t>atora</w:t>
      </w:r>
      <w:proofErr w:type="spellEnd"/>
      <w:r w:rsidRPr="00417D69">
        <w:rPr>
          <w:rFonts w:ascii="Arial" w:hAnsi="Arial" w:eastAsia="Calibri" w:cs="Arial"/>
          <w:kern w:val="0"/>
          <w:sz w:val="28"/>
          <w:szCs w:val="28"/>
          <w:lang w:val="en-ZW"/>
          <w14:ligatures w14:val="none"/>
        </w:rPr>
        <w:t xml:space="preserve"> </w:t>
      </w:r>
      <w:proofErr w:type="spellStart"/>
      <w:r w:rsidRPr="00417D69">
        <w:rPr>
          <w:rFonts w:ascii="Arial" w:hAnsi="Arial" w:eastAsia="Calibri" w:cs="Arial"/>
          <w:kern w:val="0"/>
          <w:sz w:val="28"/>
          <w:szCs w:val="28"/>
          <w:lang w:val="en-ZW"/>
          <w14:ligatures w14:val="none"/>
        </w:rPr>
        <w:t>vana</w:t>
      </w:r>
      <w:proofErr w:type="spellEnd"/>
      <w:r w:rsidRPr="00417D69">
        <w:rPr>
          <w:rFonts w:ascii="Arial" w:hAnsi="Arial" w:eastAsia="Calibri" w:cs="Arial"/>
          <w:kern w:val="0"/>
          <w:sz w:val="28"/>
          <w:szCs w:val="28"/>
          <w:lang w:val="en-ZW"/>
          <w14:ligatures w14:val="none"/>
        </w:rPr>
        <w:t xml:space="preserve"> </w:t>
      </w:r>
      <w:proofErr w:type="spellStart"/>
      <w:r w:rsidRPr="00417D69">
        <w:rPr>
          <w:rFonts w:ascii="Arial" w:hAnsi="Arial" w:eastAsia="Calibri" w:cs="Arial"/>
          <w:kern w:val="0"/>
          <w:sz w:val="28"/>
          <w:szCs w:val="28"/>
          <w:lang w:val="en-ZW"/>
          <w14:ligatures w14:val="none"/>
        </w:rPr>
        <w:t>vay</w:t>
      </w:r>
      <w:r>
        <w:rPr>
          <w:rFonts w:ascii="Arial" w:hAnsi="Arial" w:eastAsia="Calibri" w:cs="Arial"/>
          <w:kern w:val="0"/>
          <w:sz w:val="28"/>
          <w:szCs w:val="28"/>
          <w:lang w:val="en-ZW"/>
          <w14:ligatures w14:val="none"/>
        </w:rPr>
        <w:t>a</w:t>
      </w:r>
      <w:proofErr w:type="spellEnd"/>
      <w:r w:rsidRPr="007011C8">
        <w:rPr>
          <w:rFonts w:ascii="Arial" w:hAnsi="Arial" w:eastAsia="Calibri" w:cs="Arial"/>
          <w:kern w:val="0"/>
          <w:sz w:val="28"/>
          <w:szCs w:val="28"/>
          <w14:ligatures w14:val="none"/>
        </w:rPr>
        <w:t xml:space="preserve"> </w:t>
      </w:r>
      <w:proofErr w:type="spellStart"/>
      <w:r w:rsidRPr="007011C8">
        <w:rPr>
          <w:rFonts w:ascii="Arial" w:hAnsi="Arial" w:eastAsia="Calibri" w:cs="Arial"/>
          <w:kern w:val="0"/>
          <w:sz w:val="28"/>
          <w:szCs w:val="28"/>
          <w14:ligatures w14:val="none"/>
        </w:rPr>
        <w:t>abva</w:t>
      </w:r>
      <w:proofErr w:type="spellEnd"/>
      <w:r w:rsidRPr="007011C8">
        <w:rPr>
          <w:rFonts w:ascii="Arial" w:hAnsi="Arial" w:eastAsia="Calibri" w:cs="Arial"/>
          <w:kern w:val="0"/>
          <w:sz w:val="28"/>
          <w:szCs w:val="28"/>
          <w14:ligatures w14:val="none"/>
        </w:rPr>
        <w:t xml:space="preserve"> </w:t>
      </w:r>
      <w:proofErr w:type="spellStart"/>
      <w:r w:rsidRPr="007011C8">
        <w:rPr>
          <w:rFonts w:ascii="Arial" w:hAnsi="Arial" w:eastAsia="Calibri" w:cs="Arial"/>
          <w:kern w:val="0"/>
          <w:sz w:val="28"/>
          <w:szCs w:val="28"/>
          <w14:ligatures w14:val="none"/>
        </w:rPr>
        <w:t>ati</w:t>
      </w:r>
      <w:proofErr w:type="spellEnd"/>
      <w:r w:rsidRPr="007011C8">
        <w:rPr>
          <w:rFonts w:ascii="Arial" w:hAnsi="Arial" w:eastAsia="Calibri" w:cs="Arial"/>
          <w:kern w:val="0"/>
          <w:sz w:val="28"/>
          <w:szCs w:val="28"/>
          <w14:ligatures w14:val="none"/>
        </w:rPr>
        <w:t xml:space="preserve"> </w:t>
      </w:r>
      <w:proofErr w:type="spellStart"/>
      <w:r w:rsidRPr="007011C8">
        <w:rPr>
          <w:rFonts w:ascii="Arial" w:hAnsi="Arial" w:eastAsia="Calibri" w:cs="Arial"/>
          <w:kern w:val="0"/>
          <w:sz w:val="28"/>
          <w:szCs w:val="28"/>
          <w14:ligatures w14:val="none"/>
        </w:rPr>
        <w:t>vazukuru</w:t>
      </w:r>
      <w:proofErr w:type="spellEnd"/>
      <w:r w:rsidRPr="007011C8">
        <w:rPr>
          <w:rFonts w:ascii="Arial" w:hAnsi="Arial" w:eastAsia="Calibri" w:cs="Arial"/>
          <w:kern w:val="0"/>
          <w:sz w:val="28"/>
          <w:szCs w:val="28"/>
          <w14:ligatures w14:val="none"/>
        </w:rPr>
        <w:t xml:space="preserve"> ava </w:t>
      </w:r>
      <w:proofErr w:type="spellStart"/>
      <w:r w:rsidRPr="007011C8">
        <w:rPr>
          <w:rFonts w:ascii="Arial" w:hAnsi="Arial" w:eastAsia="Calibri" w:cs="Arial"/>
          <w:kern w:val="0"/>
          <w:sz w:val="28"/>
          <w:szCs w:val="28"/>
          <w14:ligatures w14:val="none"/>
        </w:rPr>
        <w:t>ndevangu</w:t>
      </w:r>
      <w:proofErr w:type="spellEnd"/>
      <w:r w:rsidRPr="007011C8">
        <w:rPr>
          <w:rFonts w:ascii="Arial" w:hAnsi="Arial" w:eastAsia="Calibri" w:cs="Arial"/>
          <w:kern w:val="0"/>
          <w:sz w:val="28"/>
          <w:szCs w:val="28"/>
          <w14:ligatures w14:val="none"/>
        </w:rPr>
        <w:t xml:space="preserve">, </w:t>
      </w:r>
      <w:proofErr w:type="spellStart"/>
      <w:r w:rsidRPr="007011C8">
        <w:rPr>
          <w:rFonts w:ascii="Arial" w:hAnsi="Arial" w:eastAsia="Calibri" w:cs="Arial"/>
          <w:kern w:val="0"/>
          <w:sz w:val="28"/>
          <w:szCs w:val="28"/>
          <w14:ligatures w14:val="none"/>
        </w:rPr>
        <w:t>yaive</w:t>
      </w:r>
      <w:proofErr w:type="spellEnd"/>
      <w:r w:rsidRPr="007011C8">
        <w:rPr>
          <w:rFonts w:ascii="Arial" w:hAnsi="Arial" w:eastAsia="Calibri" w:cs="Arial"/>
          <w:kern w:val="0"/>
          <w:sz w:val="28"/>
          <w:szCs w:val="28"/>
          <w14:ligatures w14:val="none"/>
        </w:rPr>
        <w:t xml:space="preserve"> crown </w:t>
      </w:r>
      <w:proofErr w:type="spellStart"/>
      <w:r w:rsidRPr="007011C8">
        <w:rPr>
          <w:rFonts w:ascii="Arial" w:hAnsi="Arial" w:eastAsia="Calibri" w:cs="Arial"/>
          <w:kern w:val="0"/>
          <w:sz w:val="28"/>
          <w:szCs w:val="28"/>
          <w14:ligatures w14:val="none"/>
        </w:rPr>
        <w:t>ya</w:t>
      </w:r>
      <w:r>
        <w:rPr>
          <w:rFonts w:ascii="Arial" w:hAnsi="Arial" w:eastAsia="Calibri" w:cs="Arial"/>
          <w:kern w:val="0"/>
          <w:sz w:val="28"/>
          <w:szCs w:val="28"/>
          <w14:ligatures w14:val="none"/>
        </w:rPr>
        <w:t>ni</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yake</w:t>
      </w:r>
      <w:proofErr w:type="spellEnd"/>
      <w:r>
        <w:rPr>
          <w:rFonts w:ascii="Arial" w:hAnsi="Arial" w:eastAsia="Calibri" w:cs="Arial"/>
          <w:kern w:val="0"/>
          <w:sz w:val="18"/>
          <w:szCs w:val="18"/>
          <w14:ligatures w14:val="none"/>
        </w:rPr>
        <w:t>,</w:t>
      </w:r>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yake</w:t>
      </w:r>
      <w:proofErr w:type="spellEnd"/>
      <w:r>
        <w:rPr>
          <w:rFonts w:ascii="Arial" w:hAnsi="Arial" w:eastAsia="Calibri" w:cs="Arial"/>
          <w:kern w:val="0"/>
          <w:sz w:val="28"/>
          <w:szCs w:val="28"/>
          <w14:ligatures w14:val="none"/>
        </w:rPr>
        <w:t xml:space="preserve">. But </w:t>
      </w:r>
      <w:proofErr w:type="spellStart"/>
      <w:r>
        <w:rPr>
          <w:rFonts w:ascii="Arial" w:hAnsi="Arial" w:eastAsia="Calibri" w:cs="Arial"/>
          <w:kern w:val="0"/>
          <w:sz w:val="28"/>
          <w:szCs w:val="28"/>
          <w14:ligatures w14:val="none"/>
        </w:rPr>
        <w:t>chinyatsoonai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manje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zvaanoita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ipapa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handei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munoona</w:t>
      </w:r>
      <w:proofErr w:type="spellEnd"/>
      <w:r>
        <w:rPr>
          <w:rFonts w:ascii="Arial" w:hAnsi="Arial" w:eastAsia="Calibri" w:cs="Arial"/>
          <w:kern w:val="0"/>
          <w:sz w:val="28"/>
          <w:szCs w:val="28"/>
          <w14:ligatures w14:val="none"/>
        </w:rPr>
        <w:t xml:space="preserve">. This is very interesting. </w:t>
      </w:r>
      <w:proofErr w:type="spellStart"/>
      <w:r>
        <w:rPr>
          <w:rFonts w:ascii="Arial" w:hAnsi="Arial" w:eastAsia="Calibri" w:cs="Arial"/>
          <w:kern w:val="0"/>
          <w:sz w:val="28"/>
          <w:szCs w:val="28"/>
          <w14:ligatures w14:val="none"/>
        </w:rPr>
        <w:t>Handei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munoona</w:t>
      </w:r>
      <w:proofErr w:type="spellEnd"/>
      <w:r>
        <w:rPr>
          <w:rFonts w:ascii="Arial" w:hAnsi="Arial" w:eastAsia="Calibri" w:cs="Arial"/>
          <w:kern w:val="0"/>
          <w:sz w:val="28"/>
          <w:szCs w:val="28"/>
          <w14:ligatures w14:val="none"/>
        </w:rPr>
        <w:t xml:space="preserve"> tese, verse 6 </w:t>
      </w:r>
      <w:proofErr w:type="spellStart"/>
      <w:r>
        <w:rPr>
          <w:rFonts w:ascii="Arial" w:hAnsi="Arial" w:eastAsia="Calibri" w:cs="Arial"/>
          <w:kern w:val="0"/>
          <w:sz w:val="28"/>
          <w:szCs w:val="28"/>
          <w14:ligatures w14:val="none"/>
        </w:rPr>
        <w:t>hativerengei</w:t>
      </w:r>
      <w:proofErr w:type="spellEnd"/>
      <w:r>
        <w:rPr>
          <w:rFonts w:ascii="Arial" w:hAnsi="Arial" w:eastAsia="Calibri" w:cs="Arial"/>
          <w:kern w:val="0"/>
          <w:sz w:val="28"/>
          <w:szCs w:val="28"/>
          <w14:ligatures w14:val="none"/>
        </w:rPr>
        <w:t xml:space="preserve">: </w:t>
      </w:r>
    </w:p>
    <w:p w:rsidR="002B366F" w:rsidP="002B366F" w:rsidRDefault="002B366F" w14:paraId="7E07C688" w14:textId="77777777">
      <w:pPr>
        <w:tabs>
          <w:tab w:val="left" w:pos="7227"/>
        </w:tabs>
        <w:spacing w:line="259" w:lineRule="auto"/>
        <w:ind w:left="720"/>
        <w:jc w:val="both"/>
        <w:rPr>
          <w:rFonts w:ascii="Arial" w:hAnsi="Arial" w:eastAsia="Calibri" w:cs="Arial"/>
          <w:i/>
          <w:iCs/>
          <w:kern w:val="0"/>
          <w:sz w:val="28"/>
          <w:szCs w:val="28"/>
          <w14:ligatures w14:val="none"/>
        </w:rPr>
      </w:pPr>
      <w:r w:rsidRPr="000C2A60">
        <w:rPr>
          <w:rFonts w:ascii="Arial" w:hAnsi="Arial" w:eastAsia="Calibri" w:cs="Arial"/>
          <w:b/>
          <w:bCs/>
          <w:i/>
          <w:iCs/>
          <w:kern w:val="0"/>
          <w:sz w:val="28"/>
          <w:szCs w:val="28"/>
          <w:vertAlign w:val="superscript"/>
          <w14:ligatures w14:val="none"/>
        </w:rPr>
        <w:t> </w:t>
      </w:r>
      <w:r w:rsidRPr="000C2A60">
        <w:rPr>
          <w:rFonts w:ascii="Arial" w:hAnsi="Arial" w:eastAsia="Calibri" w:cs="Arial"/>
          <w:i/>
          <w:iCs/>
          <w:kern w:val="0"/>
          <w:sz w:val="28"/>
          <w:szCs w:val="28"/>
          <w14:ligatures w14:val="none"/>
        </w:rPr>
        <w:t xml:space="preserve">And thy issue, which thou </w:t>
      </w:r>
      <w:proofErr w:type="spellStart"/>
      <w:r w:rsidRPr="000C2A60">
        <w:rPr>
          <w:rFonts w:ascii="Arial" w:hAnsi="Arial" w:eastAsia="Calibri" w:cs="Arial"/>
          <w:i/>
          <w:iCs/>
          <w:kern w:val="0"/>
          <w:sz w:val="28"/>
          <w:szCs w:val="28"/>
          <w14:ligatures w14:val="none"/>
        </w:rPr>
        <w:t>begettest</w:t>
      </w:r>
      <w:proofErr w:type="spellEnd"/>
      <w:r w:rsidRPr="000C2A60">
        <w:rPr>
          <w:rFonts w:ascii="Arial" w:hAnsi="Arial" w:eastAsia="Calibri" w:cs="Arial"/>
          <w:i/>
          <w:iCs/>
          <w:kern w:val="0"/>
          <w:sz w:val="28"/>
          <w:szCs w:val="28"/>
          <w14:ligatures w14:val="none"/>
        </w:rPr>
        <w:t xml:space="preserve"> after them, shall be thine, and shall be called after the name of their brethren in their inheritance.</w:t>
      </w:r>
      <w:r>
        <w:rPr>
          <w:rFonts w:ascii="Arial" w:hAnsi="Arial" w:eastAsia="Calibri" w:cs="Arial"/>
          <w:i/>
          <w:iCs/>
          <w:kern w:val="0"/>
          <w:sz w:val="28"/>
          <w:szCs w:val="28"/>
          <w14:ligatures w14:val="none"/>
        </w:rPr>
        <w:t xml:space="preserve"> </w:t>
      </w:r>
    </w:p>
    <w:p w:rsidR="002B366F" w:rsidP="002B366F" w:rsidRDefault="002B366F" w14:paraId="0B5843A0" w14:textId="77777777">
      <w:pPr>
        <w:tabs>
          <w:tab w:val="left" w:pos="7227"/>
        </w:tabs>
        <w:spacing w:line="259" w:lineRule="auto"/>
        <w:jc w:val="both"/>
        <w:rPr>
          <w:rFonts w:ascii="Arial" w:hAnsi="Arial" w:eastAsia="Calibri" w:cs="Arial"/>
          <w:kern w:val="0"/>
          <w:sz w:val="28"/>
          <w:szCs w:val="28"/>
          <w14:ligatures w14:val="none"/>
        </w:rPr>
      </w:pPr>
      <w:r w:rsidRPr="00417D69">
        <w:rPr>
          <w:rFonts w:ascii="Arial" w:hAnsi="Arial" w:eastAsia="Calibri" w:cs="Arial"/>
          <w:kern w:val="0"/>
          <w:sz w:val="28"/>
          <w:szCs w:val="28"/>
          <w:vertAlign w:val="superscript"/>
          <w14:ligatures w14:val="none"/>
        </w:rPr>
        <w:t>59</w:t>
      </w:r>
      <w:r>
        <w:rPr>
          <w:rFonts w:ascii="Arial" w:hAnsi="Arial" w:eastAsia="Calibri" w:cs="Arial"/>
          <w:kern w:val="0"/>
          <w:sz w:val="28"/>
          <w:szCs w:val="28"/>
          <w:vertAlign w:val="superscript"/>
          <w14:ligatures w14:val="none"/>
        </w:rPr>
        <w:t xml:space="preserve"> </w:t>
      </w:r>
      <w:proofErr w:type="spellStart"/>
      <w:r>
        <w:rPr>
          <w:rFonts w:ascii="Arial" w:hAnsi="Arial" w:eastAsia="Calibri" w:cs="Arial"/>
          <w:kern w:val="0"/>
          <w:sz w:val="28"/>
          <w:szCs w:val="28"/>
          <w14:ligatures w14:val="none"/>
        </w:rPr>
        <w:t>Vauchabereka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kumashure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kweava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ndovako</w:t>
      </w:r>
      <w:proofErr w:type="spellEnd"/>
      <w:r>
        <w:rPr>
          <w:rFonts w:ascii="Arial" w:hAnsi="Arial" w:eastAsia="Calibri" w:cs="Arial"/>
          <w:kern w:val="0"/>
          <w:sz w:val="28"/>
          <w:szCs w:val="28"/>
          <w14:ligatures w14:val="none"/>
        </w:rPr>
        <w:t xml:space="preserve">. Ava </w:t>
      </w:r>
      <w:proofErr w:type="spellStart"/>
      <w:r>
        <w:rPr>
          <w:rFonts w:ascii="Arial" w:hAnsi="Arial" w:eastAsia="Calibri" w:cs="Arial"/>
          <w:kern w:val="0"/>
          <w:sz w:val="28"/>
          <w:szCs w:val="28"/>
          <w14:ligatures w14:val="none"/>
        </w:rPr>
        <w:t>ndadii</w:t>
      </w:r>
      <w:proofErr w:type="spellEnd"/>
      <w:r>
        <w:rPr>
          <w:rFonts w:ascii="Arial" w:hAnsi="Arial" w:eastAsia="Calibri" w:cs="Arial"/>
          <w:kern w:val="0"/>
          <w:sz w:val="28"/>
          <w:szCs w:val="28"/>
          <w14:ligatures w14:val="none"/>
        </w:rPr>
        <w:t xml:space="preserve"> ava…?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ndatora</w:t>
      </w:r>
      <w:proofErr w:type="spellEnd"/>
      <w:r>
        <w:rPr>
          <w:rFonts w:ascii="Arial" w:hAnsi="Arial" w:eastAsia="Calibri" w:cs="Arial"/>
          <w:kern w:val="0"/>
          <w:sz w:val="18"/>
          <w:szCs w:val="18"/>
          <w14:ligatures w14:val="none"/>
        </w:rPr>
        <w:t>,</w:t>
      </w:r>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ndatora</w:t>
      </w:r>
      <w:proofErr w:type="spellEnd"/>
      <w:r>
        <w:rPr>
          <w:rFonts w:ascii="Arial" w:hAnsi="Arial" w:eastAsia="Calibri" w:cs="Arial"/>
          <w:kern w:val="0"/>
          <w:sz w:val="28"/>
          <w:szCs w:val="28"/>
          <w14:ligatures w14:val="none"/>
        </w:rPr>
        <w:t xml:space="preserve">. Ende </w:t>
      </w:r>
      <w:proofErr w:type="spellStart"/>
      <w:r>
        <w:rPr>
          <w:rFonts w:ascii="Arial" w:hAnsi="Arial" w:eastAsia="Calibri" w:cs="Arial"/>
          <w:kern w:val="0"/>
          <w:sz w:val="28"/>
          <w:szCs w:val="28"/>
          <w14:ligatures w14:val="none"/>
        </w:rPr>
        <w:t>vakatotorwa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Ndosaka</w:t>
      </w:r>
      <w:proofErr w:type="spellEnd"/>
      <w:r>
        <w:rPr>
          <w:rFonts w:ascii="Arial" w:hAnsi="Arial" w:eastAsia="Calibri" w:cs="Arial"/>
          <w:kern w:val="0"/>
          <w:sz w:val="28"/>
          <w:szCs w:val="28"/>
          <w14:ligatures w14:val="none"/>
        </w:rPr>
        <w:t xml:space="preserve"> kana </w:t>
      </w:r>
      <w:proofErr w:type="spellStart"/>
      <w:r>
        <w:rPr>
          <w:rFonts w:ascii="Arial" w:hAnsi="Arial" w:eastAsia="Calibri" w:cs="Arial"/>
          <w:kern w:val="0"/>
          <w:sz w:val="28"/>
          <w:szCs w:val="28"/>
          <w14:ligatures w14:val="none"/>
        </w:rPr>
        <w:t>ukauenda</w:t>
      </w:r>
      <w:proofErr w:type="spellEnd"/>
      <w:r>
        <w:rPr>
          <w:rFonts w:ascii="Arial" w:hAnsi="Arial" w:eastAsia="Calibri" w:cs="Arial"/>
          <w:kern w:val="0"/>
          <w:sz w:val="28"/>
          <w:szCs w:val="28"/>
          <w14:ligatures w14:val="none"/>
        </w:rPr>
        <w:t xml:space="preserve"> kuna Revelation </w:t>
      </w:r>
      <w:proofErr w:type="spellStart"/>
      <w:r>
        <w:rPr>
          <w:rFonts w:ascii="Arial" w:hAnsi="Arial" w:eastAsia="Calibri" w:cs="Arial"/>
          <w:kern w:val="0"/>
          <w:sz w:val="28"/>
          <w:szCs w:val="28"/>
          <w14:ligatures w14:val="none"/>
        </w:rPr>
        <w:t>takutarisa</w:t>
      </w:r>
      <w:proofErr w:type="spellEnd"/>
      <w:r>
        <w:rPr>
          <w:rFonts w:ascii="Arial" w:hAnsi="Arial" w:eastAsia="Calibri" w:cs="Arial"/>
          <w:kern w:val="0"/>
          <w:sz w:val="28"/>
          <w:szCs w:val="28"/>
          <w14:ligatures w14:val="none"/>
        </w:rPr>
        <w:t xml:space="preserve"> the tribes </w:t>
      </w:r>
      <w:proofErr w:type="spellStart"/>
      <w:r>
        <w:rPr>
          <w:rFonts w:ascii="Arial" w:hAnsi="Arial" w:eastAsia="Calibri" w:cs="Arial"/>
          <w:kern w:val="0"/>
          <w:sz w:val="28"/>
          <w:szCs w:val="28"/>
          <w14:ligatures w14:val="none"/>
        </w:rPr>
        <w:t>ku</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Israiri</w:t>
      </w:r>
      <w:proofErr w:type="spellEnd"/>
      <w:r>
        <w:rPr>
          <w:rFonts w:ascii="Arial" w:hAnsi="Arial" w:eastAsia="Calibri" w:cs="Arial"/>
          <w:kern w:val="0"/>
          <w:sz w:val="28"/>
          <w:szCs w:val="28"/>
          <w14:ligatures w14:val="none"/>
        </w:rPr>
        <w:t xml:space="preserve"> </w:t>
      </w:r>
      <w:commentRangeStart w:id="111"/>
      <w:r>
        <w:rPr>
          <w:rFonts w:ascii="Arial" w:hAnsi="Arial" w:eastAsia="Calibri" w:cs="Arial"/>
          <w:kern w:val="0"/>
          <w:sz w:val="28"/>
          <w:szCs w:val="28"/>
          <w14:ligatures w14:val="none"/>
        </w:rPr>
        <w:t>…?...</w:t>
      </w:r>
      <w:commentRangeEnd w:id="111"/>
      <w:r>
        <w:rPr>
          <w:rStyle w:val="CommentReference"/>
        </w:rPr>
        <w:commentReference w:id="111"/>
      </w:r>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Unoverenge</w:t>
      </w:r>
      <w:proofErr w:type="spellEnd"/>
      <w:r>
        <w:rPr>
          <w:rFonts w:ascii="Arial" w:hAnsi="Arial" w:eastAsia="Calibri" w:cs="Arial"/>
          <w:kern w:val="0"/>
          <w:sz w:val="28"/>
          <w:szCs w:val="28"/>
          <w14:ligatures w14:val="none"/>
        </w:rPr>
        <w:t xml:space="preserve"> Ephraim na Mana…? </w:t>
      </w:r>
      <w:r w:rsidRPr="00D903E3">
        <w:rPr>
          <w:rFonts w:ascii="Arial" w:hAnsi="Arial" w:eastAsia="Calibri" w:cs="Arial"/>
          <w:kern w:val="0"/>
          <w:sz w:val="18"/>
          <w:szCs w:val="18"/>
          <w14:ligatures w14:val="none"/>
        </w:rPr>
        <w:t>[Congregation says, “</w:t>
      </w:r>
      <w:r>
        <w:rPr>
          <w:rFonts w:ascii="Arial" w:hAnsi="Arial" w:eastAsia="Calibri" w:cs="Arial"/>
          <w:kern w:val="0"/>
          <w:sz w:val="18"/>
          <w:szCs w:val="18"/>
          <w14:ligatures w14:val="none"/>
        </w:rPr>
        <w:t>Manasseh</w:t>
      </w:r>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Munoziva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vakabviswa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vavirika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ipapo</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Ndobva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w:t>
      </w:r>
      <w:proofErr w:type="spellEnd"/>
      <w:r>
        <w:rPr>
          <w:rFonts w:ascii="Arial" w:hAnsi="Arial" w:eastAsia="Calibri" w:cs="Arial"/>
          <w:kern w:val="0"/>
          <w:sz w:val="28"/>
          <w:szCs w:val="28"/>
          <w14:ligatures w14:val="none"/>
        </w:rPr>
        <w:t xml:space="preserve"> </w:t>
      </w:r>
      <w:r w:rsidRPr="003F74A1">
        <w:rPr>
          <w:rFonts w:ascii="Arial" w:hAnsi="Arial" w:eastAsia="Calibri" w:cs="Arial"/>
          <w:i/>
          <w:iCs/>
          <w:kern w:val="0"/>
          <w:sz w:val="28"/>
          <w:szCs w:val="28"/>
          <w14:ligatures w14:val="none"/>
        </w:rPr>
        <w:t>repla-</w:t>
      </w:r>
      <w:proofErr w:type="spellStart"/>
      <w:r w:rsidRPr="003F74A1">
        <w:rPr>
          <w:rFonts w:ascii="Arial" w:hAnsi="Arial" w:eastAsia="Calibri" w:cs="Arial"/>
          <w:i/>
          <w:iCs/>
          <w:kern w:val="0"/>
          <w:sz w:val="28"/>
          <w:szCs w:val="28"/>
          <w14:ligatures w14:val="none"/>
        </w:rPr>
        <w:t>swa</w:t>
      </w:r>
      <w:proofErr w:type="spellEnd"/>
      <w:r>
        <w:rPr>
          <w:rFonts w:ascii="Arial" w:hAnsi="Arial" w:eastAsia="Calibri" w:cs="Arial"/>
          <w:kern w:val="0"/>
          <w:sz w:val="28"/>
          <w:szCs w:val="28"/>
          <w14:ligatures w14:val="none"/>
        </w:rPr>
        <w:t xml:space="preserve"> </w:t>
      </w:r>
      <w:r w:rsidRPr="00323326">
        <w:rPr>
          <w:rFonts w:ascii="Arial" w:hAnsi="Arial" w:eastAsia="Calibri" w:cs="Arial"/>
          <w:kern w:val="0"/>
          <w:sz w:val="18"/>
          <w:szCs w:val="18"/>
          <w14:ligatures w14:val="none"/>
        </w:rPr>
        <w:t>[to replace—ED</w:t>
      </w:r>
      <w:r w:rsidRPr="00132E59">
        <w:rPr>
          <w:rFonts w:ascii="Arial" w:hAnsi="Arial" w:eastAsia="Calibri" w:cs="Arial"/>
          <w:kern w:val="0"/>
          <w:sz w:val="18"/>
          <w:szCs w:val="18"/>
          <w14:ligatures w14:val="none"/>
        </w:rPr>
        <w:t>]</w:t>
      </w:r>
      <w:r>
        <w:rPr>
          <w:rFonts w:ascii="Arial" w:hAnsi="Arial" w:eastAsia="Calibri" w:cs="Arial"/>
          <w:kern w:val="0"/>
          <w:sz w:val="18"/>
          <w:szCs w:val="18"/>
          <w14:ligatures w14:val="none"/>
        </w:rPr>
        <w:t xml:space="preserve"> </w:t>
      </w:r>
      <w:proofErr w:type="spellStart"/>
      <w:r>
        <w:rPr>
          <w:rFonts w:ascii="Arial" w:hAnsi="Arial" w:eastAsia="Calibri" w:cs="Arial"/>
          <w:kern w:val="0"/>
          <w:sz w:val="28"/>
          <w:szCs w:val="28"/>
          <w14:ligatures w14:val="none"/>
        </w:rPr>
        <w:t>nevapfanha</w:t>
      </w:r>
      <w:proofErr w:type="spellEnd"/>
      <w:r>
        <w:rPr>
          <w:rFonts w:ascii="Arial" w:hAnsi="Arial" w:eastAsia="Calibri" w:cs="Arial"/>
          <w:kern w:val="0"/>
          <w:sz w:val="28"/>
          <w:szCs w:val="28"/>
          <w14:ligatures w14:val="none"/>
        </w:rPr>
        <w:t xml:space="preserve"> ava</w:t>
      </w:r>
      <w:ins w:author="Transcriber01 JHB" w:date="2025-08-26T09:57:00Z" w16du:dateUtc="2025-08-26T07:57:00Z" w:id="112">
        <w:r>
          <w:rPr>
            <w:rFonts w:ascii="Arial" w:hAnsi="Arial" w:eastAsia="Calibri" w:cs="Arial"/>
            <w:kern w:val="0"/>
            <w:sz w:val="28"/>
            <w:szCs w:val="28"/>
            <w14:ligatures w14:val="none"/>
          </w:rPr>
          <w:t xml:space="preserve"> </w:t>
        </w:r>
      </w:ins>
      <w:r>
        <w:rPr>
          <w:rFonts w:ascii="Arial" w:hAnsi="Arial" w:eastAsia="Calibri" w:cs="Arial"/>
          <w:kern w:val="0"/>
          <w:sz w:val="28"/>
          <w:szCs w:val="28"/>
          <w14:ligatures w14:val="none"/>
        </w:rPr>
        <w:t xml:space="preserve">two ava, right </w:t>
      </w:r>
      <w:proofErr w:type="spellStart"/>
      <w:r>
        <w:rPr>
          <w:rFonts w:ascii="Arial" w:hAnsi="Arial" w:eastAsia="Calibri" w:cs="Arial"/>
          <w:kern w:val="0"/>
          <w:sz w:val="28"/>
          <w:szCs w:val="28"/>
          <w14:ligatures w14:val="none"/>
        </w:rPr>
        <w:t>ya</w:t>
      </w:r>
      <w:proofErr w:type="spellEnd"/>
      <w:r>
        <w:rPr>
          <w:rFonts w:ascii="Arial" w:hAnsi="Arial" w:eastAsia="Calibri" w:cs="Arial"/>
          <w:kern w:val="0"/>
          <w:sz w:val="28"/>
          <w:szCs w:val="28"/>
          <w14:ligatures w14:val="none"/>
        </w:rPr>
        <w:t xml:space="preserve"> Baba.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Vakanga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vari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vavo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chaivo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nekuda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kwekuti</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vakanamata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mupunzo</w:t>
      </w:r>
      <w:proofErr w:type="spellEnd"/>
      <w:r>
        <w:rPr>
          <w:rFonts w:ascii="Arial" w:hAnsi="Arial" w:eastAsia="Calibri" w:cs="Arial"/>
          <w:kern w:val="0"/>
          <w:sz w:val="28"/>
          <w:szCs w:val="28"/>
          <w14:ligatures w14:val="none"/>
        </w:rPr>
        <w:t xml:space="preserve">. Their names were broken from under heaven. </w:t>
      </w:r>
    </w:p>
    <w:p w:rsidRPr="007F0174" w:rsidR="00264564" w:rsidP="00264564" w:rsidRDefault="002B366F" w14:paraId="348D725B" w14:textId="3873DB39">
      <w:pPr>
        <w:jc w:val="both"/>
        <w:rPr>
          <w:rFonts w:ascii="Arial" w:hAnsi="Arial" w:cs="Arial"/>
          <w:b/>
          <w:bCs/>
          <w:sz w:val="28"/>
          <w:szCs w:val="28"/>
        </w:rPr>
      </w:pPr>
      <w:r w:rsidRPr="003F6051">
        <w:rPr>
          <w:rFonts w:ascii="Arial" w:hAnsi="Arial" w:eastAsia="Calibri" w:cs="Arial"/>
          <w:kern w:val="0"/>
          <w:sz w:val="28"/>
          <w:szCs w:val="28"/>
          <w:vertAlign w:val="superscript"/>
          <w14:ligatures w14:val="none"/>
        </w:rPr>
        <w:t>60</w:t>
      </w:r>
      <w:r>
        <w:rPr>
          <w:rFonts w:ascii="Arial" w:hAnsi="Arial" w:eastAsia="Calibri" w:cs="Arial"/>
          <w:kern w:val="0"/>
          <w:sz w:val="28"/>
          <w:szCs w:val="28"/>
          <w:vertAlign w:val="superscript"/>
          <w14:ligatures w14:val="none"/>
        </w:rPr>
        <w:t xml:space="preserve"> </w:t>
      </w:r>
      <w:proofErr w:type="spellStart"/>
      <w:r>
        <w:rPr>
          <w:rFonts w:ascii="Arial" w:hAnsi="Arial" w:eastAsia="Calibri" w:cs="Arial"/>
          <w:kern w:val="0"/>
          <w:sz w:val="28"/>
          <w:szCs w:val="28"/>
          <w14:ligatures w14:val="none"/>
        </w:rPr>
        <w:t>Vakabviswa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zvacho</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w:t>
      </w:r>
      <w:r>
        <w:rPr>
          <w:rFonts w:ascii="Arial" w:hAnsi="Arial" w:eastAsia="Calibri" w:cs="Arial"/>
          <w:kern w:val="0"/>
          <w:sz w:val="18"/>
          <w:szCs w:val="18"/>
          <w14:ligatures w14:val="none"/>
        </w:rPr>
        <w:t xml:space="preserve">Apostle claps his hands once—ED ,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zvachose</w:t>
      </w:r>
      <w:proofErr w:type="spellEnd"/>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Panzvimbo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iyoyo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Jakobho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ndobva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atora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vake</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Akanga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atoona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kudhara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kuti</w:t>
      </w:r>
      <w:proofErr w:type="spellEnd"/>
      <w:r>
        <w:rPr>
          <w:rFonts w:ascii="Arial" w:hAnsi="Arial" w:eastAsia="Calibri" w:cs="Arial"/>
          <w:kern w:val="0"/>
          <w:sz w:val="28"/>
          <w:szCs w:val="28"/>
          <w14:ligatures w14:val="none"/>
        </w:rPr>
        <w:t xml:space="preserve"> ava </w:t>
      </w:r>
      <w:proofErr w:type="spellStart"/>
      <w:r>
        <w:rPr>
          <w:rFonts w:ascii="Arial" w:hAnsi="Arial" w:eastAsia="Calibri" w:cs="Arial"/>
          <w:kern w:val="0"/>
          <w:sz w:val="28"/>
          <w:szCs w:val="28"/>
          <w14:ligatures w14:val="none"/>
        </w:rPr>
        <w:t>vana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vacharamba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kunamata</w:t>
      </w:r>
      <w:proofErr w:type="spellEnd"/>
      <w:r>
        <w:rPr>
          <w:rFonts w:ascii="Arial" w:hAnsi="Arial" w:eastAsia="Calibri" w:cs="Arial"/>
          <w:kern w:val="0"/>
          <w:sz w:val="28"/>
          <w:szCs w:val="28"/>
          <w14:ligatures w14:val="none"/>
        </w:rPr>
        <w:t xml:space="preserve"> Mwari </w:t>
      </w:r>
      <w:proofErr w:type="spellStart"/>
      <w:r>
        <w:rPr>
          <w:rFonts w:ascii="Arial" w:hAnsi="Arial" w:eastAsia="Calibri" w:cs="Arial"/>
          <w:kern w:val="0"/>
          <w:sz w:val="28"/>
          <w:szCs w:val="28"/>
          <w14:ligatures w14:val="none"/>
        </w:rPr>
        <w:t>wangu</w:t>
      </w:r>
      <w:proofErr w:type="spellEnd"/>
      <w:r>
        <w:rPr>
          <w:rFonts w:ascii="Arial" w:hAnsi="Arial" w:eastAsia="Calibri" w:cs="Arial"/>
          <w:kern w:val="0"/>
          <w:sz w:val="28"/>
          <w:szCs w:val="28"/>
          <w14:ligatures w14:val="none"/>
        </w:rPr>
        <w:t xml:space="preserve"> ava .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Vakapinda</w:t>
      </w:r>
      <w:proofErr w:type="spellEnd"/>
      <w:r>
        <w:rPr>
          <w:rFonts w:ascii="Arial" w:hAnsi="Arial" w:eastAsia="Calibri" w:cs="Arial"/>
          <w:kern w:val="0"/>
          <w:sz w:val="28"/>
          <w:szCs w:val="28"/>
          <w14:ligatures w14:val="none"/>
        </w:rPr>
        <w:t xml:space="preserve">, Dan and Naphtali </w:t>
      </w:r>
      <w:proofErr w:type="spellStart"/>
      <w:r>
        <w:rPr>
          <w:rFonts w:ascii="Arial" w:hAnsi="Arial" w:eastAsia="Calibri" w:cs="Arial"/>
          <w:kern w:val="0"/>
          <w:sz w:val="28"/>
          <w:szCs w:val="28"/>
          <w14:ligatures w14:val="none"/>
        </w:rPr>
        <w:t>vakapinda</w:t>
      </w:r>
      <w:proofErr w:type="spellEnd"/>
      <w:r>
        <w:rPr>
          <w:rFonts w:ascii="Arial" w:hAnsi="Arial" w:eastAsia="Calibri" w:cs="Arial"/>
          <w:kern w:val="0"/>
          <w:sz w:val="28"/>
          <w:szCs w:val="28"/>
          <w14:ligatures w14:val="none"/>
        </w:rPr>
        <w:t xml:space="preserve"> mu idolatry. </w:t>
      </w:r>
      <w:proofErr w:type="spellStart"/>
      <w:r>
        <w:rPr>
          <w:rFonts w:ascii="Arial" w:hAnsi="Arial" w:eastAsia="Calibri" w:cs="Arial"/>
          <w:kern w:val="0"/>
          <w:sz w:val="28"/>
          <w:szCs w:val="28"/>
          <w14:ligatures w14:val="none"/>
        </w:rPr>
        <w:t>Ndobva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avaramba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paakavaramba</w:t>
      </w:r>
      <w:proofErr w:type="spellEnd"/>
      <w:r>
        <w:rPr>
          <w:rFonts w:ascii="Arial" w:hAnsi="Arial" w:eastAsia="Calibri" w:cs="Arial"/>
          <w:kern w:val="0"/>
          <w:sz w:val="28"/>
          <w:szCs w:val="28"/>
          <w14:ligatures w14:val="none"/>
        </w:rPr>
        <w:t xml:space="preserve"> Mwari </w:t>
      </w:r>
      <w:proofErr w:type="spellStart"/>
      <w:r>
        <w:rPr>
          <w:rFonts w:ascii="Arial" w:hAnsi="Arial" w:eastAsia="Calibri" w:cs="Arial"/>
          <w:kern w:val="0"/>
          <w:sz w:val="28"/>
          <w:szCs w:val="28"/>
          <w14:ligatures w14:val="none"/>
        </w:rPr>
        <w:t>akavadiwo</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futi</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akavaramba</w:t>
      </w:r>
      <w:proofErr w:type="spellEnd"/>
      <w:r>
        <w:rPr>
          <w:rFonts w:ascii="Arial" w:hAnsi="Arial" w:eastAsia="Calibri" w:cs="Arial"/>
          <w:kern w:val="0"/>
          <w:sz w:val="18"/>
          <w:szCs w:val="18"/>
          <w14:ligatures w14:val="none"/>
        </w:rPr>
        <w:t>,</w:t>
      </w:r>
      <w:r w:rsidRPr="00D903E3">
        <w:rPr>
          <w:rFonts w:ascii="Arial" w:hAnsi="Arial" w:eastAsia="Calibri" w:cs="Arial"/>
          <w:kern w:val="0"/>
          <w:sz w:val="18"/>
          <w:szCs w:val="18"/>
          <w14:ligatures w14:val="none"/>
        </w:rPr>
        <w:t>”</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akavaramba</w:t>
      </w:r>
      <w:proofErr w:type="spellEnd"/>
      <w:r>
        <w:rPr>
          <w:rFonts w:ascii="Arial" w:hAnsi="Arial" w:eastAsia="Calibri" w:cs="Arial"/>
          <w:kern w:val="0"/>
          <w:sz w:val="28"/>
          <w:szCs w:val="28"/>
          <w14:ligatures w14:val="none"/>
        </w:rPr>
        <w:t xml:space="preserve"> .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Handisikunzwa</w:t>
      </w:r>
      <w:proofErr w:type="spellEnd"/>
      <w:r>
        <w:rPr>
          <w:rFonts w:ascii="Arial" w:hAnsi="Arial" w:eastAsia="Calibri" w:cs="Arial"/>
          <w:kern w:val="0"/>
          <w:sz w:val="28"/>
          <w:szCs w:val="28"/>
          <w14:ligatures w14:val="none"/>
        </w:rPr>
        <w:t xml:space="preserve"> Ameni </w:t>
      </w:r>
      <w:proofErr w:type="spellStart"/>
      <w:r>
        <w:rPr>
          <w:rFonts w:ascii="Arial" w:hAnsi="Arial" w:eastAsia="Calibri" w:cs="Arial"/>
          <w:kern w:val="0"/>
          <w:sz w:val="28"/>
          <w:szCs w:val="28"/>
          <w14:ligatures w14:val="none"/>
        </w:rPr>
        <w:t>varanda</w:t>
      </w:r>
      <w:proofErr w:type="spellEnd"/>
      <w:r>
        <w:rPr>
          <w:rFonts w:ascii="Arial" w:hAnsi="Arial" w:eastAsia="Calibri" w:cs="Arial"/>
          <w:kern w:val="0"/>
          <w:sz w:val="28"/>
          <w:szCs w:val="28"/>
          <w14:ligatures w14:val="none"/>
        </w:rPr>
        <w:t xml:space="preserve"> </w:t>
      </w:r>
      <w:proofErr w:type="spellStart"/>
      <w:r>
        <w:rPr>
          <w:rFonts w:ascii="Arial" w:hAnsi="Arial" w:eastAsia="Calibri" w:cs="Arial"/>
          <w:kern w:val="0"/>
          <w:sz w:val="28"/>
          <w:szCs w:val="28"/>
          <w14:ligatures w14:val="none"/>
        </w:rPr>
        <w:t>vaMwari</w:t>
      </w:r>
      <w:proofErr w:type="spellEnd"/>
      <w:r>
        <w:rPr>
          <w:rFonts w:ascii="Arial" w:hAnsi="Arial" w:eastAsia="Calibri" w:cs="Arial"/>
          <w:kern w:val="0"/>
          <w:sz w:val="28"/>
          <w:szCs w:val="28"/>
          <w14:ligatures w14:val="none"/>
        </w:rPr>
        <w:t xml:space="preserve">. </w:t>
      </w:r>
      <w:r w:rsidRPr="00D903E3">
        <w:rPr>
          <w:rFonts w:ascii="Arial" w:hAnsi="Arial" w:eastAsia="Calibri" w:cs="Arial"/>
          <w:kern w:val="0"/>
          <w:sz w:val="18"/>
          <w:szCs w:val="18"/>
          <w14:ligatures w14:val="none"/>
        </w:rPr>
        <w:t>[Congregation says, “Amen.”</w:t>
      </w:r>
      <w:r w:rsidRPr="00132E59">
        <w:rPr>
          <w:rFonts w:ascii="Arial" w:hAnsi="Arial" w:eastAsia="Calibri" w:cs="Arial"/>
          <w:kern w:val="0"/>
          <w:sz w:val="18"/>
          <w:szCs w:val="18"/>
          <w14:ligatures w14:val="none"/>
        </w:rPr>
        <w:t>]</w:t>
      </w:r>
      <w:r w:rsidRPr="00D903E3">
        <w:rPr>
          <w:rFonts w:ascii="Arial" w:hAnsi="Arial" w:eastAsia="Calibri" w:cs="Arial"/>
          <w:kern w:val="0"/>
          <w:sz w:val="28"/>
          <w:szCs w:val="28"/>
          <w14:ligatures w14:val="none"/>
        </w:rPr>
        <w:t xml:space="preserve">  </w:t>
      </w:r>
    </w:p>
    <w:p w:rsidR="00264564" w:rsidP="00264564" w:rsidRDefault="00264564" w14:paraId="3168ECD1" w14:textId="77777777">
      <w:pPr>
        <w:jc w:val="both"/>
        <w:rPr>
          <w:rFonts w:ascii="Arial" w:hAnsi="Arial" w:cs="Arial"/>
          <w:sz w:val="28"/>
          <w:szCs w:val="28"/>
        </w:rPr>
      </w:pPr>
      <w:r>
        <w:rPr>
          <w:rFonts w:ascii="Arial" w:hAnsi="Arial" w:cs="Arial"/>
          <w:sz w:val="28"/>
          <w:szCs w:val="28"/>
          <w:vertAlign w:val="superscript"/>
        </w:rPr>
        <w:t xml:space="preserve">61 </w:t>
      </w:r>
      <w:proofErr w:type="spellStart"/>
      <w:r>
        <w:rPr>
          <w:rFonts w:ascii="Arial" w:hAnsi="Arial" w:cs="Arial"/>
          <w:sz w:val="28"/>
          <w:szCs w:val="28"/>
        </w:rPr>
        <w:t>Ndoda</w:t>
      </w:r>
      <w:proofErr w:type="spellEnd"/>
      <w:r>
        <w:rPr>
          <w:rFonts w:ascii="Arial" w:hAnsi="Arial" w:cs="Arial"/>
          <w:sz w:val="28"/>
          <w:szCs w:val="28"/>
        </w:rPr>
        <w:t xml:space="preserve"> Amen </w:t>
      </w:r>
      <w:proofErr w:type="spellStart"/>
      <w:r>
        <w:rPr>
          <w:rFonts w:ascii="Arial" w:hAnsi="Arial" w:cs="Arial"/>
          <w:sz w:val="28"/>
          <w:szCs w:val="28"/>
        </w:rPr>
        <w:t>akadarika</w:t>
      </w:r>
      <w:proofErr w:type="spellEnd"/>
      <w:r>
        <w:rPr>
          <w:rFonts w:ascii="Arial" w:hAnsi="Arial" w:cs="Arial"/>
          <w:sz w:val="28"/>
          <w:szCs w:val="28"/>
        </w:rPr>
        <w:t xml:space="preserve"> </w:t>
      </w:r>
      <w:proofErr w:type="spellStart"/>
      <w:r>
        <w:rPr>
          <w:rFonts w:ascii="Arial" w:hAnsi="Arial" w:cs="Arial"/>
          <w:sz w:val="28"/>
          <w:szCs w:val="28"/>
        </w:rPr>
        <w:t>ipapo</w:t>
      </w:r>
      <w:proofErr w:type="spellEnd"/>
      <w:r>
        <w:rPr>
          <w:rFonts w:ascii="Arial" w:hAnsi="Arial" w:cs="Arial"/>
          <w:sz w:val="28"/>
          <w:szCs w:val="28"/>
        </w:rPr>
        <w:t xml:space="preserve"> </w:t>
      </w:r>
      <w:proofErr w:type="spellStart"/>
      <w:r>
        <w:rPr>
          <w:rFonts w:ascii="Arial" w:hAnsi="Arial" w:cs="Arial"/>
          <w:sz w:val="28"/>
          <w:szCs w:val="28"/>
        </w:rPr>
        <w:t>hama</w:t>
      </w:r>
      <w:proofErr w:type="spellEnd"/>
      <w:r>
        <w:rPr>
          <w:rFonts w:ascii="Arial" w:hAnsi="Arial" w:cs="Arial"/>
          <w:sz w:val="28"/>
          <w:szCs w:val="28"/>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Ndosaka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Tito </w:t>
      </w:r>
      <w:proofErr w:type="spellStart"/>
      <w:r>
        <w:rPr>
          <w:rFonts w:ascii="Arial" w:hAnsi="Arial" w:cs="Arial"/>
          <w:sz w:val="28"/>
          <w:szCs w:val="28"/>
        </w:rPr>
        <w:t>aite</w:t>
      </w:r>
      <w:proofErr w:type="spellEnd"/>
      <w:r>
        <w:rPr>
          <w:rFonts w:ascii="Arial" w:hAnsi="Arial" w:cs="Arial"/>
          <w:sz w:val="28"/>
          <w:szCs w:val="28"/>
        </w:rPr>
        <w:t xml:space="preserve"> </w:t>
      </w:r>
      <w:proofErr w:type="spellStart"/>
      <w:r>
        <w:rPr>
          <w:rFonts w:ascii="Arial" w:hAnsi="Arial" w:cs="Arial"/>
          <w:sz w:val="28"/>
          <w:szCs w:val="28"/>
        </w:rPr>
        <w:t>chinhu</w:t>
      </w:r>
      <w:proofErr w:type="spellEnd"/>
      <w:r>
        <w:rPr>
          <w:rFonts w:ascii="Arial" w:hAnsi="Arial" w:cs="Arial"/>
          <w:sz w:val="28"/>
          <w:szCs w:val="28"/>
        </w:rPr>
        <w:t xml:space="preserve">, </w:t>
      </w:r>
      <w:proofErr w:type="spellStart"/>
      <w:r>
        <w:rPr>
          <w:rFonts w:ascii="Arial" w:hAnsi="Arial" w:cs="Arial"/>
          <w:sz w:val="28"/>
          <w:szCs w:val="28"/>
        </w:rPr>
        <w:t>anofanira</w:t>
      </w:r>
      <w:proofErr w:type="spellEnd"/>
      <w:r>
        <w:rPr>
          <w:rFonts w:ascii="Arial" w:hAnsi="Arial" w:cs="Arial"/>
          <w:sz w:val="28"/>
          <w:szCs w:val="28"/>
        </w:rPr>
        <w:t xml:space="preserve"> </w:t>
      </w:r>
      <w:proofErr w:type="spellStart"/>
      <w:r>
        <w:rPr>
          <w:rFonts w:ascii="Arial" w:hAnsi="Arial" w:cs="Arial"/>
          <w:sz w:val="28"/>
          <w:szCs w:val="28"/>
        </w:rPr>
        <w:t>kupa</w:t>
      </w:r>
      <w:proofErr w:type="spellEnd"/>
      <w:r>
        <w:rPr>
          <w:rFonts w:ascii="Arial" w:hAnsi="Arial" w:cs="Arial"/>
          <w:sz w:val="28"/>
          <w:szCs w:val="28"/>
        </w:rPr>
        <w:t xml:space="preserve"> Tito </w:t>
      </w:r>
      <w:proofErr w:type="spellStart"/>
      <w:r>
        <w:rPr>
          <w:rFonts w:ascii="Arial" w:hAnsi="Arial" w:cs="Arial"/>
          <w:sz w:val="28"/>
          <w:szCs w:val="28"/>
        </w:rPr>
        <w:t>chinhu</w:t>
      </w:r>
      <w:proofErr w:type="spellEnd"/>
      <w:r>
        <w:rPr>
          <w:rFonts w:ascii="Arial" w:hAnsi="Arial" w:cs="Arial"/>
          <w:sz w:val="28"/>
          <w:szCs w:val="28"/>
        </w:rPr>
        <w:t xml:space="preserve"> </w:t>
      </w:r>
      <w:proofErr w:type="spellStart"/>
      <w:r>
        <w:rPr>
          <w:rFonts w:ascii="Arial" w:hAnsi="Arial" w:cs="Arial"/>
          <w:sz w:val="28"/>
          <w:szCs w:val="28"/>
        </w:rPr>
        <w:t>ndiyani</w:t>
      </w:r>
      <w:proofErr w:type="spellEnd"/>
      <w:r>
        <w:rPr>
          <w:rFonts w:ascii="Arial" w:hAnsi="Arial" w:cs="Arial"/>
          <w:sz w:val="28"/>
          <w:szCs w:val="28"/>
        </w:rPr>
        <w:t xml:space="preserve">? </w:t>
      </w:r>
      <w:proofErr w:type="spellStart"/>
      <w:r>
        <w:rPr>
          <w:rFonts w:ascii="Arial" w:hAnsi="Arial" w:cs="Arial"/>
          <w:sz w:val="28"/>
          <w:szCs w:val="28"/>
        </w:rPr>
        <w:t>Ndini</w:t>
      </w:r>
      <w:proofErr w:type="spellEnd"/>
      <w:r>
        <w:rPr>
          <w:rFonts w:ascii="Arial" w:hAnsi="Arial" w:cs="Arial"/>
          <w:sz w:val="28"/>
          <w:szCs w:val="28"/>
        </w:rPr>
        <w:t xml:space="preserve">. </w:t>
      </w:r>
      <w:r w:rsidRPr="005F7606">
        <w:rPr>
          <w:rFonts w:ascii="Arial" w:hAnsi="Arial" w:cs="Arial"/>
          <w:sz w:val="18"/>
          <w:szCs w:val="18"/>
        </w:rPr>
        <w:t>[Congregation says, “Amen.”]</w:t>
      </w:r>
      <w:r>
        <w:rPr>
          <w:rFonts w:ascii="Arial" w:hAnsi="Arial" w:cs="Arial"/>
          <w:sz w:val="28"/>
          <w:szCs w:val="28"/>
        </w:rPr>
        <w:t xml:space="preserve"> Kuti Munesu </w:t>
      </w:r>
      <w:proofErr w:type="spellStart"/>
      <w:r>
        <w:rPr>
          <w:rFonts w:ascii="Arial" w:hAnsi="Arial" w:cs="Arial"/>
          <w:sz w:val="28"/>
          <w:szCs w:val="28"/>
        </w:rPr>
        <w:t>aite</w:t>
      </w:r>
      <w:proofErr w:type="spellEnd"/>
      <w:r>
        <w:rPr>
          <w:rFonts w:ascii="Arial" w:hAnsi="Arial" w:cs="Arial"/>
          <w:sz w:val="28"/>
          <w:szCs w:val="28"/>
        </w:rPr>
        <w:t xml:space="preserve"> </w:t>
      </w:r>
      <w:proofErr w:type="spellStart"/>
      <w:r>
        <w:rPr>
          <w:rFonts w:ascii="Arial" w:hAnsi="Arial" w:cs="Arial"/>
          <w:sz w:val="28"/>
          <w:szCs w:val="28"/>
        </w:rPr>
        <w:t>chinhu</w:t>
      </w:r>
      <w:proofErr w:type="spellEnd"/>
      <w:r>
        <w:rPr>
          <w:rFonts w:ascii="Arial" w:hAnsi="Arial" w:cs="Arial"/>
          <w:sz w:val="28"/>
          <w:szCs w:val="28"/>
        </w:rPr>
        <w:t xml:space="preserve">, </w:t>
      </w:r>
      <w:proofErr w:type="spellStart"/>
      <w:r>
        <w:rPr>
          <w:rFonts w:ascii="Arial" w:hAnsi="Arial" w:cs="Arial"/>
          <w:sz w:val="28"/>
          <w:szCs w:val="28"/>
        </w:rPr>
        <w:t>hazvibatsiri</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urwisane</w:t>
      </w:r>
      <w:proofErr w:type="spellEnd"/>
      <w:r>
        <w:rPr>
          <w:rFonts w:ascii="Arial" w:hAnsi="Arial" w:cs="Arial"/>
          <w:sz w:val="28"/>
          <w:szCs w:val="28"/>
        </w:rPr>
        <w:t xml:space="preserve"> </w:t>
      </w:r>
      <w:proofErr w:type="spellStart"/>
      <w:r>
        <w:rPr>
          <w:rFonts w:ascii="Arial" w:hAnsi="Arial" w:cs="Arial"/>
          <w:sz w:val="28"/>
          <w:szCs w:val="28"/>
        </w:rPr>
        <w:t>nababa</w:t>
      </w:r>
      <w:proofErr w:type="spellEnd"/>
      <w:r>
        <w:rPr>
          <w:rFonts w:ascii="Arial" w:hAnsi="Arial" w:cs="Arial"/>
          <w:sz w:val="28"/>
          <w:szCs w:val="28"/>
        </w:rPr>
        <w:t xml:space="preserve"> </w:t>
      </w:r>
      <w:proofErr w:type="spellStart"/>
      <w:r>
        <w:rPr>
          <w:rFonts w:ascii="Arial" w:hAnsi="Arial" w:cs="Arial"/>
          <w:sz w:val="28"/>
          <w:szCs w:val="28"/>
        </w:rPr>
        <w:t>vanonamata</w:t>
      </w:r>
      <w:proofErr w:type="spellEnd"/>
      <w:r>
        <w:rPr>
          <w:rFonts w:ascii="Arial" w:hAnsi="Arial" w:cs="Arial"/>
          <w:sz w:val="28"/>
          <w:szCs w:val="28"/>
        </w:rPr>
        <w:t xml:space="preserve">. </w:t>
      </w:r>
      <w:r w:rsidRPr="005F7606">
        <w:rPr>
          <w:rFonts w:ascii="Arial" w:hAnsi="Arial" w:cs="Arial"/>
          <w:sz w:val="18"/>
          <w:szCs w:val="18"/>
        </w:rPr>
        <w:t>[Congregation says, “Amen.”]</w:t>
      </w:r>
      <w:r>
        <w:rPr>
          <w:rFonts w:ascii="Arial" w:hAnsi="Arial" w:cs="Arial"/>
          <w:sz w:val="28"/>
          <w:szCs w:val="28"/>
        </w:rPr>
        <w:t xml:space="preserve"> The only time </w:t>
      </w:r>
      <w:proofErr w:type="spellStart"/>
      <w:r>
        <w:rPr>
          <w:rFonts w:ascii="Arial" w:hAnsi="Arial" w:cs="Arial"/>
          <w:sz w:val="28"/>
          <w:szCs w:val="28"/>
        </w:rPr>
        <w:t>yaunorwisana</w:t>
      </w:r>
      <w:proofErr w:type="spellEnd"/>
      <w:r>
        <w:rPr>
          <w:rFonts w:ascii="Arial" w:hAnsi="Arial" w:cs="Arial"/>
          <w:sz w:val="28"/>
          <w:szCs w:val="28"/>
        </w:rPr>
        <w:t xml:space="preserve"> </w:t>
      </w:r>
      <w:proofErr w:type="spellStart"/>
      <w:r>
        <w:rPr>
          <w:rFonts w:ascii="Arial" w:hAnsi="Arial" w:cs="Arial"/>
          <w:sz w:val="28"/>
          <w:szCs w:val="28"/>
        </w:rPr>
        <w:t>nababa</w:t>
      </w:r>
      <w:proofErr w:type="spellEnd"/>
      <w:r>
        <w:rPr>
          <w:rFonts w:ascii="Arial" w:hAnsi="Arial" w:cs="Arial"/>
          <w:sz w:val="28"/>
          <w:szCs w:val="28"/>
        </w:rPr>
        <w:t xml:space="preserve"> </w:t>
      </w:r>
      <w:proofErr w:type="spellStart"/>
      <w:r>
        <w:rPr>
          <w:rFonts w:ascii="Arial" w:hAnsi="Arial" w:cs="Arial"/>
          <w:sz w:val="28"/>
          <w:szCs w:val="28"/>
        </w:rPr>
        <w:t>vako</w:t>
      </w:r>
      <w:proofErr w:type="spellEnd"/>
      <w:r>
        <w:rPr>
          <w:rFonts w:ascii="Arial" w:hAnsi="Arial" w:cs="Arial"/>
          <w:sz w:val="28"/>
          <w:szCs w:val="28"/>
        </w:rPr>
        <w:t xml:space="preserve">, </w:t>
      </w:r>
      <w:proofErr w:type="spellStart"/>
      <w:r>
        <w:rPr>
          <w:rFonts w:ascii="Arial" w:hAnsi="Arial" w:cs="Arial"/>
          <w:sz w:val="28"/>
          <w:szCs w:val="28"/>
        </w:rPr>
        <w:t>ndokunge</w:t>
      </w:r>
      <w:proofErr w:type="spellEnd"/>
      <w:r>
        <w:rPr>
          <w:rFonts w:ascii="Arial" w:hAnsi="Arial" w:cs="Arial"/>
          <w:sz w:val="28"/>
          <w:szCs w:val="28"/>
        </w:rPr>
        <w:t xml:space="preserve"> baba </w:t>
      </w:r>
      <w:proofErr w:type="spellStart"/>
      <w:r>
        <w:rPr>
          <w:rFonts w:ascii="Arial" w:hAnsi="Arial" w:cs="Arial"/>
          <w:sz w:val="28"/>
          <w:szCs w:val="28"/>
        </w:rPr>
        <w:t>vako</w:t>
      </w:r>
      <w:proofErr w:type="spellEnd"/>
      <w:r>
        <w:rPr>
          <w:rFonts w:ascii="Arial" w:hAnsi="Arial" w:cs="Arial"/>
          <w:sz w:val="28"/>
          <w:szCs w:val="28"/>
        </w:rPr>
        <w:t xml:space="preserve"> </w:t>
      </w:r>
      <w:proofErr w:type="spellStart"/>
      <w:r>
        <w:rPr>
          <w:rFonts w:ascii="Arial" w:hAnsi="Arial" w:cs="Arial"/>
          <w:sz w:val="28"/>
          <w:szCs w:val="28"/>
        </w:rPr>
        <w:t>vachirova</w:t>
      </w:r>
      <w:proofErr w:type="spellEnd"/>
      <w:r>
        <w:rPr>
          <w:rFonts w:ascii="Arial" w:hAnsi="Arial" w:cs="Arial"/>
          <w:sz w:val="28"/>
          <w:szCs w:val="28"/>
        </w:rPr>
        <w:t xml:space="preserve"> </w:t>
      </w:r>
      <w:proofErr w:type="spellStart"/>
      <w:r>
        <w:rPr>
          <w:rFonts w:ascii="Arial" w:hAnsi="Arial" w:cs="Arial"/>
          <w:sz w:val="28"/>
          <w:szCs w:val="28"/>
        </w:rPr>
        <w:t>maku</w:t>
      </w:r>
      <w:proofErr w:type="spellEnd"/>
      <w:r>
        <w:rPr>
          <w:rFonts w:ascii="Arial" w:hAnsi="Arial" w:cs="Arial"/>
          <w:sz w:val="28"/>
          <w:szCs w:val="28"/>
        </w:rPr>
        <w:t xml:space="preserve">...? </w:t>
      </w:r>
      <w:r w:rsidRPr="005F7606">
        <w:rPr>
          <w:rFonts w:ascii="Arial" w:hAnsi="Arial" w:cs="Arial"/>
          <w:sz w:val="18"/>
          <w:szCs w:val="18"/>
        </w:rPr>
        <w:t>[Congregation says, “</w:t>
      </w:r>
      <w:proofErr w:type="spellStart"/>
      <w:r>
        <w:rPr>
          <w:rFonts w:ascii="Arial" w:hAnsi="Arial" w:cs="Arial"/>
          <w:sz w:val="18"/>
          <w:szCs w:val="18"/>
        </w:rPr>
        <w:t>makuva</w:t>
      </w:r>
      <w:proofErr w:type="spellEnd"/>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Ndokunge</w:t>
      </w:r>
      <w:proofErr w:type="spellEnd"/>
      <w:r>
        <w:rPr>
          <w:rFonts w:ascii="Arial" w:hAnsi="Arial" w:cs="Arial"/>
          <w:sz w:val="28"/>
          <w:szCs w:val="28"/>
        </w:rPr>
        <w:t xml:space="preserve"> baba </w:t>
      </w:r>
      <w:proofErr w:type="spellStart"/>
      <w:r>
        <w:rPr>
          <w:rFonts w:ascii="Arial" w:hAnsi="Arial" w:cs="Arial"/>
          <w:sz w:val="28"/>
          <w:szCs w:val="28"/>
        </w:rPr>
        <w:t>vako</w:t>
      </w:r>
      <w:proofErr w:type="spellEnd"/>
      <w:r>
        <w:rPr>
          <w:rFonts w:ascii="Arial" w:hAnsi="Arial" w:cs="Arial"/>
          <w:sz w:val="28"/>
          <w:szCs w:val="28"/>
        </w:rPr>
        <w:t xml:space="preserve"> </w:t>
      </w:r>
      <w:proofErr w:type="spellStart"/>
      <w:r>
        <w:rPr>
          <w:rFonts w:ascii="Arial" w:hAnsi="Arial" w:cs="Arial"/>
          <w:sz w:val="28"/>
          <w:szCs w:val="28"/>
        </w:rPr>
        <w:t>vasingatende</w:t>
      </w:r>
      <w:proofErr w:type="spellEnd"/>
      <w:r>
        <w:rPr>
          <w:rFonts w:ascii="Arial" w:hAnsi="Arial" w:cs="Arial"/>
          <w:sz w:val="28"/>
          <w:szCs w:val="28"/>
        </w:rPr>
        <w:t xml:space="preserve"> </w:t>
      </w:r>
      <w:proofErr w:type="spellStart"/>
      <w:r>
        <w:rPr>
          <w:rFonts w:ascii="Arial" w:hAnsi="Arial" w:cs="Arial"/>
          <w:sz w:val="28"/>
          <w:szCs w:val="28"/>
        </w:rPr>
        <w:t>munani</w:t>
      </w:r>
      <w:proofErr w:type="spellEnd"/>
      <w:r>
        <w:rPr>
          <w:rFonts w:ascii="Arial" w:hAnsi="Arial" w:cs="Arial"/>
          <w:sz w:val="28"/>
          <w:szCs w:val="28"/>
        </w:rPr>
        <w:t xml:space="preserve">...? </w:t>
      </w:r>
      <w:r w:rsidRPr="005F7606">
        <w:rPr>
          <w:rFonts w:ascii="Arial" w:hAnsi="Arial" w:cs="Arial"/>
          <w:sz w:val="18"/>
          <w:szCs w:val="18"/>
        </w:rPr>
        <w:t>[Congregation says, “</w:t>
      </w:r>
      <w:proofErr w:type="spellStart"/>
      <w:r>
        <w:rPr>
          <w:rFonts w:ascii="Arial" w:hAnsi="Arial" w:cs="Arial"/>
          <w:sz w:val="18"/>
          <w:szCs w:val="18"/>
        </w:rPr>
        <w:t>muna</w:t>
      </w:r>
      <w:proofErr w:type="spellEnd"/>
      <w:r>
        <w:rPr>
          <w:rFonts w:ascii="Arial" w:hAnsi="Arial" w:cs="Arial"/>
          <w:sz w:val="18"/>
          <w:szCs w:val="18"/>
        </w:rPr>
        <w:t xml:space="preserve"> Mwari</w:t>
      </w:r>
      <w:r w:rsidRPr="005F7606">
        <w:rPr>
          <w:rFonts w:ascii="Arial" w:hAnsi="Arial" w:cs="Arial"/>
          <w:sz w:val="18"/>
          <w:szCs w:val="18"/>
        </w:rPr>
        <w:t>.”]</w:t>
      </w:r>
      <w:r>
        <w:rPr>
          <w:rFonts w:ascii="Arial" w:hAnsi="Arial" w:cs="Arial"/>
          <w:sz w:val="28"/>
          <w:szCs w:val="28"/>
        </w:rPr>
        <w:t xml:space="preserve"> </w:t>
      </w:r>
    </w:p>
    <w:p w:rsidR="00264564" w:rsidP="00264564" w:rsidRDefault="00264564" w14:paraId="2151ED03" w14:textId="77777777">
      <w:pPr>
        <w:jc w:val="both"/>
        <w:rPr>
          <w:rFonts w:ascii="Arial" w:hAnsi="Arial" w:cs="Arial"/>
          <w:sz w:val="28"/>
          <w:szCs w:val="28"/>
        </w:rPr>
      </w:pPr>
      <w:r>
        <w:rPr>
          <w:rFonts w:ascii="Arial" w:hAnsi="Arial" w:cs="Arial"/>
          <w:sz w:val="28"/>
          <w:szCs w:val="28"/>
          <w:vertAlign w:val="superscript"/>
        </w:rPr>
        <w:t xml:space="preserve">62 </w:t>
      </w:r>
      <w:proofErr w:type="spellStart"/>
      <w:r>
        <w:rPr>
          <w:rFonts w:ascii="Arial" w:hAnsi="Arial" w:cs="Arial"/>
          <w:sz w:val="28"/>
          <w:szCs w:val="28"/>
        </w:rPr>
        <w:t>Unovataurira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doro</w:t>
      </w:r>
      <w:proofErr w:type="spellEnd"/>
      <w:r>
        <w:rPr>
          <w:rFonts w:ascii="Arial" w:hAnsi="Arial" w:cs="Arial"/>
          <w:sz w:val="28"/>
          <w:szCs w:val="28"/>
        </w:rPr>
        <w:t xml:space="preserve"> </w:t>
      </w:r>
      <w:proofErr w:type="spellStart"/>
      <w:r>
        <w:rPr>
          <w:rFonts w:ascii="Arial" w:hAnsi="Arial" w:cs="Arial"/>
          <w:sz w:val="28"/>
          <w:szCs w:val="28"/>
        </w:rPr>
        <w:t>handidi</w:t>
      </w:r>
      <w:proofErr w:type="spellEnd"/>
      <w:r>
        <w:rPr>
          <w:rFonts w:ascii="Arial" w:hAnsi="Arial" w:cs="Arial"/>
          <w:sz w:val="28"/>
          <w:szCs w:val="28"/>
        </w:rPr>
        <w:t xml:space="preserve">, </w:t>
      </w:r>
      <w:proofErr w:type="spellStart"/>
      <w:r>
        <w:rPr>
          <w:rFonts w:ascii="Arial" w:hAnsi="Arial" w:cs="Arial"/>
          <w:sz w:val="28"/>
          <w:szCs w:val="28"/>
        </w:rPr>
        <w:t>fodya</w:t>
      </w:r>
      <w:proofErr w:type="spellEnd"/>
      <w:r>
        <w:rPr>
          <w:rFonts w:ascii="Arial" w:hAnsi="Arial" w:cs="Arial"/>
          <w:sz w:val="28"/>
          <w:szCs w:val="28"/>
        </w:rPr>
        <w:t xml:space="preserve"> </w:t>
      </w:r>
      <w:proofErr w:type="spellStart"/>
      <w:r>
        <w:rPr>
          <w:rFonts w:ascii="Arial" w:hAnsi="Arial" w:cs="Arial"/>
          <w:sz w:val="28"/>
          <w:szCs w:val="28"/>
        </w:rPr>
        <w:t>handidi</w:t>
      </w:r>
      <w:proofErr w:type="spellEnd"/>
      <w:r>
        <w:rPr>
          <w:rFonts w:ascii="Arial" w:hAnsi="Arial" w:cs="Arial"/>
          <w:sz w:val="28"/>
          <w:szCs w:val="28"/>
        </w:rPr>
        <w:t xml:space="preserve">, Methodist </w:t>
      </w:r>
      <w:proofErr w:type="spellStart"/>
      <w:r>
        <w:rPr>
          <w:rFonts w:ascii="Arial" w:hAnsi="Arial" w:cs="Arial"/>
          <w:sz w:val="28"/>
          <w:szCs w:val="28"/>
        </w:rPr>
        <w:t>handipindi</w:t>
      </w:r>
      <w:proofErr w:type="spellEnd"/>
      <w:r>
        <w:rPr>
          <w:rFonts w:ascii="Arial" w:hAnsi="Arial" w:cs="Arial"/>
          <w:sz w:val="28"/>
          <w:szCs w:val="28"/>
        </w:rPr>
        <w:t xml:space="preserve">, ZAOGA </w:t>
      </w:r>
      <w:proofErr w:type="spellStart"/>
      <w:r>
        <w:rPr>
          <w:rFonts w:ascii="Arial" w:hAnsi="Arial" w:cs="Arial"/>
          <w:sz w:val="28"/>
          <w:szCs w:val="28"/>
        </w:rPr>
        <w:t>handipindi</w:t>
      </w:r>
      <w:proofErr w:type="spellEnd"/>
      <w:r>
        <w:rPr>
          <w:rFonts w:ascii="Arial" w:hAnsi="Arial" w:cs="Arial"/>
          <w:sz w:val="28"/>
          <w:szCs w:val="28"/>
        </w:rPr>
        <w:t xml:space="preserve">, </w:t>
      </w:r>
      <w:proofErr w:type="spellStart"/>
      <w:r>
        <w:rPr>
          <w:rFonts w:ascii="Arial" w:hAnsi="Arial" w:cs="Arial"/>
          <w:sz w:val="28"/>
          <w:szCs w:val="28"/>
        </w:rPr>
        <w:t>nekuti</w:t>
      </w:r>
      <w:proofErr w:type="spellEnd"/>
      <w:r>
        <w:rPr>
          <w:rFonts w:ascii="Arial" w:hAnsi="Arial" w:cs="Arial"/>
          <w:sz w:val="28"/>
          <w:szCs w:val="28"/>
        </w:rPr>
        <w:t xml:space="preserve"> </w:t>
      </w:r>
      <w:proofErr w:type="spellStart"/>
      <w:r>
        <w:rPr>
          <w:rFonts w:ascii="Arial" w:hAnsi="Arial" w:cs="Arial"/>
          <w:sz w:val="28"/>
          <w:szCs w:val="28"/>
        </w:rPr>
        <w:t>wakajekerwa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Message </w:t>
      </w:r>
      <w:proofErr w:type="spellStart"/>
      <w:r>
        <w:rPr>
          <w:rFonts w:ascii="Arial" w:hAnsi="Arial" w:cs="Arial"/>
          <w:sz w:val="28"/>
          <w:szCs w:val="28"/>
        </w:rPr>
        <w:t>ndimo</w:t>
      </w:r>
      <w:proofErr w:type="spellEnd"/>
      <w:r>
        <w:rPr>
          <w:rFonts w:ascii="Arial" w:hAnsi="Arial" w:cs="Arial"/>
          <w:sz w:val="28"/>
          <w:szCs w:val="28"/>
        </w:rPr>
        <w:t xml:space="preserve"> </w:t>
      </w:r>
      <w:proofErr w:type="spellStart"/>
      <w:r>
        <w:rPr>
          <w:rFonts w:ascii="Arial" w:hAnsi="Arial" w:cs="Arial"/>
          <w:sz w:val="28"/>
          <w:szCs w:val="28"/>
        </w:rPr>
        <w:t>makanzi</w:t>
      </w:r>
      <w:proofErr w:type="spellEnd"/>
      <w:r>
        <w:rPr>
          <w:rFonts w:ascii="Arial" w:hAnsi="Arial" w:cs="Arial"/>
          <w:sz w:val="28"/>
          <w:szCs w:val="28"/>
        </w:rPr>
        <w:t xml:space="preserve"> </w:t>
      </w:r>
      <w:proofErr w:type="spellStart"/>
      <w:r>
        <w:rPr>
          <w:rFonts w:ascii="Arial" w:hAnsi="Arial" w:cs="Arial"/>
          <w:sz w:val="28"/>
          <w:szCs w:val="28"/>
        </w:rPr>
        <w:t>naMwari</w:t>
      </w:r>
      <w:proofErr w:type="spellEnd"/>
      <w:r>
        <w:rPr>
          <w:rFonts w:ascii="Arial" w:hAnsi="Arial" w:cs="Arial"/>
          <w:sz w:val="28"/>
          <w:szCs w:val="28"/>
        </w:rPr>
        <w:t xml:space="preserve"> </w:t>
      </w:r>
      <w:proofErr w:type="spellStart"/>
      <w:r>
        <w:rPr>
          <w:rFonts w:ascii="Arial" w:hAnsi="Arial" w:cs="Arial"/>
          <w:sz w:val="28"/>
          <w:szCs w:val="28"/>
        </w:rPr>
        <w:t>nzvimbo</w:t>
      </w:r>
      <w:proofErr w:type="spellEnd"/>
      <w:r>
        <w:rPr>
          <w:rFonts w:ascii="Arial" w:hAnsi="Arial" w:cs="Arial"/>
          <w:sz w:val="28"/>
          <w:szCs w:val="28"/>
        </w:rPr>
        <w:t xml:space="preserve"> </w:t>
      </w:r>
      <w:proofErr w:type="spellStart"/>
      <w:r>
        <w:rPr>
          <w:rFonts w:ascii="Arial" w:hAnsi="Arial" w:cs="Arial"/>
          <w:sz w:val="28"/>
          <w:szCs w:val="28"/>
        </w:rPr>
        <w:t>tsvene</w:t>
      </w:r>
      <w:proofErr w:type="spellEnd"/>
      <w:r>
        <w:rPr>
          <w:rFonts w:ascii="Arial" w:hAnsi="Arial" w:cs="Arial"/>
          <w:sz w:val="28"/>
          <w:szCs w:val="28"/>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Nzvimbo</w:t>
      </w:r>
      <w:proofErr w:type="spellEnd"/>
      <w:r>
        <w:rPr>
          <w:rFonts w:ascii="Arial" w:hAnsi="Arial" w:cs="Arial"/>
          <w:sz w:val="28"/>
          <w:szCs w:val="28"/>
        </w:rPr>
        <w:t xml:space="preserve"> </w:t>
      </w:r>
      <w:proofErr w:type="spellStart"/>
      <w:r>
        <w:rPr>
          <w:rFonts w:ascii="Arial" w:hAnsi="Arial" w:cs="Arial"/>
          <w:sz w:val="28"/>
          <w:szCs w:val="28"/>
        </w:rPr>
        <w:t>yandinogamuchira</w:t>
      </w:r>
      <w:proofErr w:type="spellEnd"/>
      <w:r>
        <w:rPr>
          <w:rFonts w:ascii="Arial" w:hAnsi="Arial" w:cs="Arial"/>
          <w:sz w:val="28"/>
          <w:szCs w:val="28"/>
        </w:rPr>
        <w:t xml:space="preserve"> </w:t>
      </w:r>
      <w:proofErr w:type="spellStart"/>
      <w:r>
        <w:rPr>
          <w:rFonts w:ascii="Arial" w:hAnsi="Arial" w:cs="Arial"/>
          <w:sz w:val="28"/>
          <w:szCs w:val="28"/>
        </w:rPr>
        <w:t>chipiriso</w:t>
      </w:r>
      <w:proofErr w:type="spellEnd"/>
      <w:r>
        <w:rPr>
          <w:rFonts w:ascii="Arial" w:hAnsi="Arial" w:cs="Arial"/>
          <w:sz w:val="28"/>
          <w:szCs w:val="28"/>
        </w:rPr>
        <w:t xml:space="preserve"> </w:t>
      </w:r>
      <w:proofErr w:type="spellStart"/>
      <w:r>
        <w:rPr>
          <w:rFonts w:ascii="Arial" w:hAnsi="Arial" w:cs="Arial"/>
          <w:sz w:val="28"/>
          <w:szCs w:val="28"/>
        </w:rPr>
        <w:t>cho</w:t>
      </w:r>
      <w:proofErr w:type="spellEnd"/>
      <w:r>
        <w:rPr>
          <w:rFonts w:ascii="Arial" w:hAnsi="Arial" w:cs="Arial"/>
          <w:sz w:val="28"/>
          <w:szCs w:val="28"/>
        </w:rPr>
        <w:t xml:space="preserve">...? </w:t>
      </w:r>
      <w:r w:rsidRPr="005F7606">
        <w:rPr>
          <w:rFonts w:ascii="Arial" w:hAnsi="Arial" w:cs="Arial"/>
          <w:sz w:val="18"/>
          <w:szCs w:val="18"/>
        </w:rPr>
        <w:t>[Congregation says, “</w:t>
      </w:r>
      <w:r>
        <w:rPr>
          <w:rFonts w:ascii="Arial" w:hAnsi="Arial" w:cs="Arial"/>
          <w:sz w:val="18"/>
          <w:szCs w:val="18"/>
        </w:rPr>
        <w:t>chose</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Nzvimbo</w:t>
      </w:r>
      <w:proofErr w:type="spellEnd"/>
      <w:r>
        <w:rPr>
          <w:rFonts w:ascii="Arial" w:hAnsi="Arial" w:cs="Arial"/>
          <w:sz w:val="28"/>
          <w:szCs w:val="28"/>
        </w:rPr>
        <w:t xml:space="preserve"> </w:t>
      </w:r>
      <w:proofErr w:type="spellStart"/>
      <w:r>
        <w:rPr>
          <w:rFonts w:ascii="Arial" w:hAnsi="Arial" w:cs="Arial"/>
          <w:sz w:val="28"/>
          <w:szCs w:val="28"/>
        </w:rPr>
        <w:t>yandinobatana</w:t>
      </w:r>
      <w:proofErr w:type="spellEnd"/>
      <w:r>
        <w:rPr>
          <w:rFonts w:ascii="Arial" w:hAnsi="Arial" w:cs="Arial"/>
          <w:sz w:val="28"/>
          <w:szCs w:val="28"/>
        </w:rPr>
        <w:t xml:space="preserve"> </w:t>
      </w:r>
      <w:proofErr w:type="spellStart"/>
      <w:r>
        <w:rPr>
          <w:rFonts w:ascii="Arial" w:hAnsi="Arial" w:cs="Arial"/>
          <w:sz w:val="28"/>
          <w:szCs w:val="28"/>
        </w:rPr>
        <w:t>nemutendi</w:t>
      </w:r>
      <w:proofErr w:type="spellEnd"/>
      <w:r>
        <w:rPr>
          <w:rFonts w:ascii="Arial" w:hAnsi="Arial" w:cs="Arial"/>
          <w:sz w:val="28"/>
          <w:szCs w:val="28"/>
        </w:rPr>
        <w:t xml:space="preserve"> we...? </w:t>
      </w:r>
      <w:r w:rsidRPr="005F7606">
        <w:rPr>
          <w:rFonts w:ascii="Arial" w:hAnsi="Arial" w:cs="Arial"/>
          <w:sz w:val="18"/>
          <w:szCs w:val="18"/>
        </w:rPr>
        <w:t>[Congregation says, “</w:t>
      </w:r>
      <w:proofErr w:type="spellStart"/>
      <w:r>
        <w:rPr>
          <w:rFonts w:ascii="Arial" w:hAnsi="Arial" w:cs="Arial"/>
          <w:sz w:val="18"/>
          <w:szCs w:val="18"/>
        </w:rPr>
        <w:t>wese</w:t>
      </w:r>
      <w:proofErr w:type="spellEnd"/>
      <w:r>
        <w:rPr>
          <w:rFonts w:ascii="Arial" w:hAnsi="Arial" w:cs="Arial"/>
          <w:sz w:val="18"/>
          <w:szCs w:val="18"/>
        </w:rPr>
        <w:t>/</w:t>
      </w:r>
      <w:r w:rsidRPr="005F7606">
        <w:rPr>
          <w:rFonts w:ascii="Arial" w:hAnsi="Arial" w:cs="Arial"/>
          <w:sz w:val="18"/>
          <w:szCs w:val="18"/>
        </w:rPr>
        <w:t>Amen.”]</w:t>
      </w:r>
      <w:r>
        <w:rPr>
          <w:rFonts w:ascii="Arial" w:hAnsi="Arial" w:cs="Arial"/>
          <w:sz w:val="28"/>
          <w:szCs w:val="28"/>
        </w:rPr>
        <w:t xml:space="preserve"> Kana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aramba</w:t>
      </w:r>
      <w:proofErr w:type="spellEnd"/>
      <w:r>
        <w:rPr>
          <w:rFonts w:ascii="Arial" w:hAnsi="Arial" w:cs="Arial"/>
          <w:sz w:val="28"/>
          <w:szCs w:val="28"/>
        </w:rPr>
        <w:t xml:space="preserve"> </w:t>
      </w:r>
      <w:proofErr w:type="spellStart"/>
      <w:r>
        <w:rPr>
          <w:rFonts w:ascii="Arial" w:hAnsi="Arial" w:cs="Arial"/>
          <w:sz w:val="28"/>
          <w:szCs w:val="28"/>
        </w:rPr>
        <w:t>pana</w:t>
      </w:r>
      <w:proofErr w:type="spellEnd"/>
      <w:r>
        <w:rPr>
          <w:rFonts w:ascii="Arial" w:hAnsi="Arial" w:cs="Arial"/>
          <w:sz w:val="28"/>
          <w:szCs w:val="28"/>
        </w:rPr>
        <w:t xml:space="preserve"> Mwari </w:t>
      </w:r>
      <w:proofErr w:type="spellStart"/>
      <w:r>
        <w:rPr>
          <w:rFonts w:ascii="Arial" w:hAnsi="Arial" w:cs="Arial"/>
          <w:sz w:val="28"/>
          <w:szCs w:val="28"/>
        </w:rPr>
        <w:t>chaiye</w:t>
      </w:r>
      <w:proofErr w:type="spellEnd"/>
      <w:r>
        <w:rPr>
          <w:rFonts w:ascii="Arial" w:hAnsi="Arial" w:cs="Arial"/>
          <w:sz w:val="28"/>
          <w:szCs w:val="28"/>
        </w:rPr>
        <w:t xml:space="preserve">, hapana </w:t>
      </w:r>
      <w:proofErr w:type="spellStart"/>
      <w:r>
        <w:rPr>
          <w:rFonts w:ascii="Arial" w:hAnsi="Arial" w:cs="Arial"/>
          <w:sz w:val="28"/>
          <w:szCs w:val="28"/>
        </w:rPr>
        <w:t>chisingaitike</w:t>
      </w:r>
      <w:proofErr w:type="spellEnd"/>
      <w:r>
        <w:rPr>
          <w:rFonts w:ascii="Arial" w:hAnsi="Arial" w:cs="Arial"/>
          <w:sz w:val="28"/>
          <w:szCs w:val="28"/>
        </w:rPr>
        <w:t xml:space="preserve"> </w:t>
      </w:r>
      <w:proofErr w:type="spellStart"/>
      <w:r>
        <w:rPr>
          <w:rFonts w:ascii="Arial" w:hAnsi="Arial" w:cs="Arial"/>
          <w:sz w:val="28"/>
          <w:szCs w:val="28"/>
        </w:rPr>
        <w:t>kwaari</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iyeye</w:t>
      </w:r>
      <w:proofErr w:type="spellEnd"/>
      <w:r>
        <w:rPr>
          <w:rFonts w:ascii="Arial" w:hAnsi="Arial" w:cs="Arial"/>
          <w:sz w:val="28"/>
          <w:szCs w:val="28"/>
        </w:rPr>
        <w:t xml:space="preserve"> </w:t>
      </w:r>
      <w:proofErr w:type="spellStart"/>
      <w:r>
        <w:rPr>
          <w:rFonts w:ascii="Arial" w:hAnsi="Arial" w:cs="Arial"/>
          <w:sz w:val="28"/>
          <w:szCs w:val="28"/>
        </w:rPr>
        <w:t>asvika</w:t>
      </w:r>
      <w:proofErr w:type="spellEnd"/>
      <w:r>
        <w:rPr>
          <w:rFonts w:ascii="Arial" w:hAnsi="Arial" w:cs="Arial"/>
          <w:sz w:val="28"/>
          <w:szCs w:val="28"/>
        </w:rPr>
        <w:t xml:space="preserve"> </w:t>
      </w:r>
      <w:proofErr w:type="spellStart"/>
      <w:r>
        <w:rPr>
          <w:rFonts w:ascii="Arial" w:hAnsi="Arial" w:cs="Arial"/>
          <w:sz w:val="28"/>
          <w:szCs w:val="28"/>
        </w:rPr>
        <w:t>pana</w:t>
      </w:r>
      <w:proofErr w:type="spellEnd"/>
      <w:r>
        <w:rPr>
          <w:rFonts w:ascii="Arial" w:hAnsi="Arial" w:cs="Arial"/>
          <w:sz w:val="28"/>
          <w:szCs w:val="28"/>
        </w:rPr>
        <w:t xml:space="preserve"> Mwari </w:t>
      </w:r>
      <w:proofErr w:type="spellStart"/>
      <w:r>
        <w:rPr>
          <w:rFonts w:ascii="Arial" w:hAnsi="Arial" w:cs="Arial"/>
          <w:sz w:val="28"/>
          <w:szCs w:val="28"/>
        </w:rPr>
        <w:t>chaiye</w:t>
      </w:r>
      <w:proofErr w:type="spellEnd"/>
      <w:r>
        <w:rPr>
          <w:rFonts w:ascii="Arial" w:hAnsi="Arial" w:cs="Arial"/>
          <w:sz w:val="28"/>
          <w:szCs w:val="28"/>
        </w:rPr>
        <w:t xml:space="preserve">. </w:t>
      </w:r>
      <w:r w:rsidRPr="005F7606">
        <w:rPr>
          <w:rFonts w:ascii="Arial" w:hAnsi="Arial" w:cs="Arial"/>
          <w:sz w:val="18"/>
          <w:szCs w:val="18"/>
        </w:rPr>
        <w:t>[Congregation says, “Amen.”]</w:t>
      </w:r>
    </w:p>
    <w:p w:rsidR="00264564" w:rsidP="00264564" w:rsidRDefault="00264564" w14:paraId="5EFE52D2" w14:textId="77777777">
      <w:pPr>
        <w:jc w:val="both"/>
        <w:rPr>
          <w:rFonts w:ascii="Arial" w:hAnsi="Arial" w:cs="Arial"/>
          <w:sz w:val="28"/>
          <w:szCs w:val="28"/>
        </w:rPr>
      </w:pPr>
      <w:r>
        <w:rPr>
          <w:rFonts w:ascii="Arial" w:hAnsi="Arial" w:cs="Arial"/>
          <w:sz w:val="28"/>
          <w:szCs w:val="28"/>
          <w:vertAlign w:val="superscript"/>
        </w:rPr>
        <w:t xml:space="preserve">63 </w:t>
      </w:r>
      <w:r>
        <w:rPr>
          <w:rFonts w:ascii="Arial" w:hAnsi="Arial" w:cs="Arial"/>
          <w:sz w:val="28"/>
          <w:szCs w:val="28"/>
        </w:rPr>
        <w:t xml:space="preserve">Kuti </w:t>
      </w:r>
      <w:proofErr w:type="spellStart"/>
      <w:r>
        <w:rPr>
          <w:rFonts w:ascii="Arial" w:hAnsi="Arial" w:cs="Arial"/>
          <w:sz w:val="28"/>
          <w:szCs w:val="28"/>
        </w:rPr>
        <w:t>mubate</w:t>
      </w:r>
      <w:proofErr w:type="spellEnd"/>
      <w:r>
        <w:rPr>
          <w:rFonts w:ascii="Arial" w:hAnsi="Arial" w:cs="Arial"/>
          <w:sz w:val="28"/>
          <w:szCs w:val="28"/>
        </w:rPr>
        <w:t xml:space="preserve"> </w:t>
      </w:r>
      <w:proofErr w:type="spellStart"/>
      <w:r>
        <w:rPr>
          <w:rFonts w:ascii="Arial" w:hAnsi="Arial" w:cs="Arial"/>
          <w:sz w:val="28"/>
          <w:szCs w:val="28"/>
        </w:rPr>
        <w:t>pfungwa</w:t>
      </w:r>
      <w:proofErr w:type="spellEnd"/>
      <w:r>
        <w:rPr>
          <w:rFonts w:ascii="Arial" w:hAnsi="Arial" w:cs="Arial"/>
          <w:sz w:val="28"/>
          <w:szCs w:val="28"/>
        </w:rPr>
        <w:t xml:space="preserve"> </w:t>
      </w:r>
      <w:proofErr w:type="spellStart"/>
      <w:r>
        <w:rPr>
          <w:rFonts w:ascii="Arial" w:hAnsi="Arial" w:cs="Arial"/>
          <w:sz w:val="28"/>
          <w:szCs w:val="28"/>
        </w:rPr>
        <w:t>yandiri</w:t>
      </w:r>
      <w:proofErr w:type="spellEnd"/>
      <w:r>
        <w:rPr>
          <w:rFonts w:ascii="Arial" w:hAnsi="Arial" w:cs="Arial"/>
          <w:sz w:val="28"/>
          <w:szCs w:val="28"/>
        </w:rPr>
        <w:t xml:space="preserve"> </w:t>
      </w:r>
      <w:proofErr w:type="spellStart"/>
      <w:r>
        <w:rPr>
          <w:rFonts w:ascii="Arial" w:hAnsi="Arial" w:cs="Arial"/>
          <w:sz w:val="28"/>
          <w:szCs w:val="28"/>
        </w:rPr>
        <w:t>kutaura</w:t>
      </w:r>
      <w:proofErr w:type="spellEnd"/>
      <w:r>
        <w:rPr>
          <w:rFonts w:ascii="Arial" w:hAnsi="Arial" w:cs="Arial"/>
          <w:sz w:val="28"/>
          <w:szCs w:val="28"/>
        </w:rPr>
        <w:t xml:space="preserve"> </w:t>
      </w:r>
      <w:proofErr w:type="spellStart"/>
      <w:r>
        <w:rPr>
          <w:rFonts w:ascii="Arial" w:hAnsi="Arial" w:cs="Arial"/>
          <w:sz w:val="28"/>
          <w:szCs w:val="28"/>
        </w:rPr>
        <w:t>iyoyo</w:t>
      </w:r>
      <w:proofErr w:type="spellEnd"/>
      <w:r>
        <w:rPr>
          <w:rFonts w:ascii="Arial" w:hAnsi="Arial" w:cs="Arial"/>
          <w:sz w:val="28"/>
          <w:szCs w:val="28"/>
        </w:rPr>
        <w:t xml:space="preserve"> </w:t>
      </w:r>
      <w:proofErr w:type="spellStart"/>
      <w:r>
        <w:rPr>
          <w:rFonts w:ascii="Arial" w:hAnsi="Arial" w:cs="Arial"/>
          <w:sz w:val="28"/>
          <w:szCs w:val="28"/>
        </w:rPr>
        <w:t>iyo</w:t>
      </w:r>
      <w:proofErr w:type="spellEnd"/>
      <w:r>
        <w:rPr>
          <w:rFonts w:ascii="Arial" w:hAnsi="Arial" w:cs="Arial"/>
          <w:sz w:val="28"/>
          <w:szCs w:val="28"/>
        </w:rPr>
        <w:t xml:space="preserve">, </w:t>
      </w:r>
      <w:proofErr w:type="spellStart"/>
      <w:r>
        <w:rPr>
          <w:rFonts w:ascii="Arial" w:hAnsi="Arial" w:cs="Arial"/>
          <w:sz w:val="28"/>
          <w:szCs w:val="28"/>
        </w:rPr>
        <w:t>handei</w:t>
      </w:r>
      <w:proofErr w:type="spellEnd"/>
      <w:r>
        <w:rPr>
          <w:rFonts w:ascii="Arial" w:hAnsi="Arial" w:cs="Arial"/>
          <w:sz w:val="28"/>
          <w:szCs w:val="28"/>
        </w:rPr>
        <w:t xml:space="preserve"> kuna Deuteronomy chapter 12. </w:t>
      </w:r>
      <w:proofErr w:type="spellStart"/>
      <w:r>
        <w:rPr>
          <w:rFonts w:ascii="Arial" w:hAnsi="Arial" w:cs="Arial"/>
          <w:sz w:val="28"/>
          <w:szCs w:val="28"/>
        </w:rPr>
        <w:t>Tinodzoka</w:t>
      </w:r>
      <w:proofErr w:type="spellEnd"/>
      <w:r>
        <w:rPr>
          <w:rFonts w:ascii="Arial" w:hAnsi="Arial" w:cs="Arial"/>
          <w:sz w:val="28"/>
          <w:szCs w:val="28"/>
        </w:rPr>
        <w:t xml:space="preserve"> </w:t>
      </w:r>
      <w:proofErr w:type="spellStart"/>
      <w:r>
        <w:rPr>
          <w:rFonts w:ascii="Arial" w:hAnsi="Arial" w:cs="Arial"/>
          <w:sz w:val="28"/>
          <w:szCs w:val="28"/>
        </w:rPr>
        <w:t>futi</w:t>
      </w:r>
      <w:proofErr w:type="spellEnd"/>
      <w:r>
        <w:rPr>
          <w:rFonts w:ascii="Arial" w:hAnsi="Arial" w:cs="Arial"/>
          <w:sz w:val="28"/>
          <w:szCs w:val="28"/>
        </w:rPr>
        <w:t xml:space="preserve"> </w:t>
      </w:r>
      <w:proofErr w:type="spellStart"/>
      <w:r>
        <w:rPr>
          <w:rFonts w:ascii="Arial" w:hAnsi="Arial" w:cs="Arial"/>
          <w:sz w:val="28"/>
          <w:szCs w:val="28"/>
        </w:rPr>
        <w:t>apa</w:t>
      </w:r>
      <w:proofErr w:type="spellEnd"/>
      <w:r>
        <w:rPr>
          <w:rFonts w:ascii="Arial" w:hAnsi="Arial" w:cs="Arial"/>
          <w:sz w:val="28"/>
          <w:szCs w:val="28"/>
        </w:rPr>
        <w:t xml:space="preserve">, </w:t>
      </w:r>
      <w:proofErr w:type="spellStart"/>
      <w:r>
        <w:rPr>
          <w:rFonts w:ascii="Arial" w:hAnsi="Arial" w:cs="Arial"/>
          <w:sz w:val="28"/>
          <w:szCs w:val="28"/>
        </w:rPr>
        <w:t>tinodzoka</w:t>
      </w:r>
      <w:proofErr w:type="spellEnd"/>
      <w:r>
        <w:rPr>
          <w:rFonts w:ascii="Arial" w:hAnsi="Arial" w:cs="Arial"/>
          <w:sz w:val="28"/>
          <w:szCs w:val="28"/>
        </w:rPr>
        <w:t xml:space="preserve"> </w:t>
      </w:r>
      <w:proofErr w:type="spellStart"/>
      <w:r>
        <w:rPr>
          <w:rFonts w:ascii="Arial" w:hAnsi="Arial" w:cs="Arial"/>
          <w:sz w:val="28"/>
          <w:szCs w:val="28"/>
        </w:rPr>
        <w:t>futi</w:t>
      </w:r>
      <w:proofErr w:type="spellEnd"/>
      <w:r>
        <w:rPr>
          <w:rFonts w:ascii="Arial" w:hAnsi="Arial" w:cs="Arial"/>
          <w:sz w:val="28"/>
          <w:szCs w:val="28"/>
        </w:rPr>
        <w:t xml:space="preserve"> </w:t>
      </w:r>
      <w:proofErr w:type="spellStart"/>
      <w:r>
        <w:rPr>
          <w:rFonts w:ascii="Arial" w:hAnsi="Arial" w:cs="Arial"/>
          <w:sz w:val="28"/>
          <w:szCs w:val="28"/>
        </w:rPr>
        <w:t>apapa</w:t>
      </w:r>
      <w:proofErr w:type="spellEnd"/>
      <w:r>
        <w:rPr>
          <w:rFonts w:ascii="Arial" w:hAnsi="Arial" w:cs="Arial"/>
          <w:sz w:val="28"/>
          <w:szCs w:val="28"/>
        </w:rPr>
        <w:t>—</w:t>
      </w:r>
      <w:r w:rsidRPr="00310C81">
        <w:rPr>
          <w:rFonts w:ascii="Arial" w:hAnsi="Arial" w:cs="Arial"/>
          <w:sz w:val="18"/>
          <w:szCs w:val="18"/>
        </w:rPr>
        <w:t xml:space="preserve">[Blank </w:t>
      </w:r>
      <w:proofErr w:type="gramStart"/>
      <w:r w:rsidRPr="00310C81">
        <w:rPr>
          <w:rFonts w:ascii="Arial" w:hAnsi="Arial" w:cs="Arial"/>
          <w:sz w:val="18"/>
          <w:szCs w:val="18"/>
        </w:rPr>
        <w:t>spot on</w:t>
      </w:r>
      <w:proofErr w:type="gramEnd"/>
      <w:r w:rsidRPr="00310C81">
        <w:rPr>
          <w:rFonts w:ascii="Arial" w:hAnsi="Arial" w:cs="Arial"/>
          <w:sz w:val="18"/>
          <w:szCs w:val="18"/>
        </w:rPr>
        <w:t xml:space="preserve"> tape—ED]</w:t>
      </w:r>
      <w:r>
        <w:rPr>
          <w:rFonts w:ascii="Arial" w:hAnsi="Arial" w:cs="Arial"/>
          <w:sz w:val="28"/>
          <w:szCs w:val="28"/>
        </w:rPr>
        <w:t xml:space="preserve"> </w:t>
      </w:r>
      <w:proofErr w:type="spellStart"/>
      <w:r>
        <w:rPr>
          <w:rFonts w:ascii="Arial" w:hAnsi="Arial" w:cs="Arial"/>
          <w:sz w:val="28"/>
          <w:szCs w:val="28"/>
        </w:rPr>
        <w:t>toenda</w:t>
      </w:r>
      <w:proofErr w:type="spellEnd"/>
      <w:r>
        <w:rPr>
          <w:rFonts w:ascii="Arial" w:hAnsi="Arial" w:cs="Arial"/>
          <w:sz w:val="28"/>
          <w:szCs w:val="28"/>
        </w:rPr>
        <w:t xml:space="preserve"> </w:t>
      </w:r>
      <w:proofErr w:type="spellStart"/>
      <w:r>
        <w:rPr>
          <w:rFonts w:ascii="Arial" w:hAnsi="Arial" w:cs="Arial"/>
          <w:sz w:val="28"/>
          <w:szCs w:val="28"/>
        </w:rPr>
        <w:t>mberi</w:t>
      </w:r>
      <w:proofErr w:type="spellEnd"/>
      <w:r>
        <w:rPr>
          <w:rFonts w:ascii="Arial" w:hAnsi="Arial" w:cs="Arial"/>
          <w:sz w:val="28"/>
          <w:szCs w:val="28"/>
        </w:rPr>
        <w:t xml:space="preserve">. </w:t>
      </w:r>
      <w:proofErr w:type="spellStart"/>
      <w:r>
        <w:rPr>
          <w:rFonts w:ascii="Arial" w:hAnsi="Arial" w:cs="Arial"/>
          <w:sz w:val="28"/>
          <w:szCs w:val="28"/>
        </w:rPr>
        <w:t>Handei</w:t>
      </w:r>
      <w:proofErr w:type="spellEnd"/>
      <w:r>
        <w:rPr>
          <w:rFonts w:ascii="Arial" w:hAnsi="Arial" w:cs="Arial"/>
          <w:sz w:val="28"/>
          <w:szCs w:val="28"/>
        </w:rPr>
        <w:t xml:space="preserve"> kuna Deuteronomy 12 </w:t>
      </w:r>
      <w:proofErr w:type="spellStart"/>
      <w:r>
        <w:rPr>
          <w:rFonts w:ascii="Arial" w:hAnsi="Arial" w:cs="Arial"/>
          <w:sz w:val="28"/>
          <w:szCs w:val="28"/>
        </w:rPr>
        <w:t>muone</w:t>
      </w:r>
      <w:proofErr w:type="spellEnd"/>
      <w:r>
        <w:rPr>
          <w:rFonts w:ascii="Arial" w:hAnsi="Arial" w:cs="Arial"/>
          <w:sz w:val="28"/>
          <w:szCs w:val="28"/>
        </w:rPr>
        <w:t xml:space="preserve">. </w:t>
      </w:r>
      <w:proofErr w:type="spellStart"/>
      <w:r>
        <w:rPr>
          <w:rFonts w:ascii="Arial" w:hAnsi="Arial" w:cs="Arial"/>
          <w:sz w:val="28"/>
          <w:szCs w:val="28"/>
        </w:rPr>
        <w:t>Tasvika</w:t>
      </w:r>
      <w:proofErr w:type="spellEnd"/>
      <w:r>
        <w:rPr>
          <w:rFonts w:ascii="Arial" w:hAnsi="Arial" w:cs="Arial"/>
          <w:sz w:val="28"/>
          <w:szCs w:val="28"/>
        </w:rPr>
        <w:t xml:space="preserve"> kuna Deuteronomy 12?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Ngatiitei</w:t>
      </w:r>
      <w:proofErr w:type="spellEnd"/>
      <w:r>
        <w:rPr>
          <w:rFonts w:ascii="Arial" w:hAnsi="Arial" w:cs="Arial"/>
          <w:sz w:val="28"/>
          <w:szCs w:val="28"/>
        </w:rPr>
        <w:t xml:space="preserve"> Amen tese </w:t>
      </w:r>
      <w:proofErr w:type="spellStart"/>
      <w:r>
        <w:rPr>
          <w:rFonts w:ascii="Arial" w:hAnsi="Arial" w:cs="Arial"/>
          <w:sz w:val="28"/>
          <w:szCs w:val="28"/>
        </w:rPr>
        <w:t>vatsvene</w:t>
      </w:r>
      <w:proofErr w:type="spellEnd"/>
      <w:r>
        <w:rPr>
          <w:rFonts w:ascii="Arial" w:hAnsi="Arial" w:cs="Arial"/>
          <w:sz w:val="28"/>
          <w:szCs w:val="28"/>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Ngaapfuure</w:t>
      </w:r>
      <w:proofErr w:type="spellEnd"/>
      <w:r>
        <w:rPr>
          <w:rFonts w:ascii="Arial" w:hAnsi="Arial" w:cs="Arial"/>
          <w:sz w:val="28"/>
          <w:szCs w:val="28"/>
        </w:rPr>
        <w:t xml:space="preserve"> </w:t>
      </w:r>
      <w:proofErr w:type="spellStart"/>
      <w:r>
        <w:rPr>
          <w:rFonts w:ascii="Arial" w:hAnsi="Arial" w:cs="Arial"/>
          <w:sz w:val="28"/>
          <w:szCs w:val="28"/>
        </w:rPr>
        <w:t>ipapo</w:t>
      </w:r>
      <w:proofErr w:type="spellEnd"/>
      <w:r>
        <w:rPr>
          <w:rFonts w:ascii="Arial" w:hAnsi="Arial" w:cs="Arial"/>
          <w:sz w:val="28"/>
          <w:szCs w:val="28"/>
        </w:rPr>
        <w:t xml:space="preserve"> Amen </w:t>
      </w:r>
      <w:proofErr w:type="spellStart"/>
      <w:r>
        <w:rPr>
          <w:rFonts w:ascii="Arial" w:hAnsi="Arial" w:cs="Arial"/>
          <w:sz w:val="28"/>
          <w:szCs w:val="28"/>
        </w:rPr>
        <w:t>iyeye</w:t>
      </w:r>
      <w:proofErr w:type="spellEnd"/>
      <w:r>
        <w:rPr>
          <w:rFonts w:ascii="Arial" w:hAnsi="Arial" w:cs="Arial"/>
          <w:sz w:val="28"/>
          <w:szCs w:val="28"/>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Hativerengei</w:t>
      </w:r>
      <w:proofErr w:type="spellEnd"/>
      <w:r>
        <w:rPr>
          <w:rFonts w:ascii="Arial" w:hAnsi="Arial" w:cs="Arial"/>
          <w:sz w:val="28"/>
          <w:szCs w:val="28"/>
        </w:rPr>
        <w:t xml:space="preserve"> from verse 1 tese, Deuteronomy 12, tese, </w:t>
      </w:r>
      <w:proofErr w:type="spellStart"/>
      <w:r>
        <w:rPr>
          <w:rFonts w:ascii="Arial" w:hAnsi="Arial" w:cs="Arial"/>
          <w:sz w:val="28"/>
          <w:szCs w:val="28"/>
        </w:rPr>
        <w:t>hativerengei</w:t>
      </w:r>
      <w:proofErr w:type="spellEnd"/>
      <w:r>
        <w:rPr>
          <w:rFonts w:ascii="Arial" w:hAnsi="Arial" w:cs="Arial"/>
          <w:sz w:val="28"/>
          <w:szCs w:val="28"/>
        </w:rPr>
        <w:t>:</w:t>
      </w:r>
    </w:p>
    <w:p w:rsidRPr="006D5232" w:rsidR="00264564" w:rsidP="00264564" w:rsidRDefault="00264564" w14:paraId="5DBC2E1C" w14:textId="77777777">
      <w:pPr>
        <w:ind w:left="720"/>
        <w:jc w:val="both"/>
        <w:rPr>
          <w:rFonts w:ascii="Arial" w:hAnsi="Arial" w:cs="Arial"/>
          <w:i/>
          <w:iCs/>
          <w:sz w:val="28"/>
          <w:szCs w:val="28"/>
          <w:lang w:val="x-none"/>
        </w:rPr>
      </w:pPr>
      <w:r w:rsidRPr="006D5232">
        <w:rPr>
          <w:rFonts w:ascii="Arial" w:hAnsi="Arial" w:cs="Arial"/>
          <w:i/>
          <w:iCs/>
          <w:sz w:val="28"/>
          <w:szCs w:val="28"/>
          <w:lang w:val="x-none"/>
        </w:rPr>
        <w:t>These are the statutes and judgments, which ye shall observe to do in the land, which the LORD God of thy fathers giveth thee to possess it, all the days that ye live upon the earth. </w:t>
      </w:r>
    </w:p>
    <w:p w:rsidR="00264564" w:rsidP="00264564" w:rsidRDefault="00264564" w14:paraId="1741D0A0" w14:textId="77777777">
      <w:pPr>
        <w:jc w:val="both"/>
        <w:rPr>
          <w:rFonts w:ascii="Arial" w:hAnsi="Arial" w:cs="Arial"/>
          <w:sz w:val="28"/>
          <w:szCs w:val="28"/>
          <w:lang w:val="x-none"/>
        </w:rPr>
      </w:pPr>
      <w:r>
        <w:rPr>
          <w:rFonts w:ascii="Arial" w:hAnsi="Arial" w:cs="Arial"/>
          <w:sz w:val="28"/>
          <w:szCs w:val="28"/>
          <w:vertAlign w:val="superscript"/>
          <w:lang w:val="x-none"/>
        </w:rPr>
        <w:t xml:space="preserve">64 </w:t>
      </w:r>
      <w:r>
        <w:rPr>
          <w:rFonts w:ascii="Arial" w:hAnsi="Arial" w:cs="Arial"/>
          <w:sz w:val="28"/>
          <w:szCs w:val="28"/>
          <w:lang w:val="x-none"/>
        </w:rPr>
        <w:t xml:space="preserve">Muri </w:t>
      </w:r>
      <w:proofErr w:type="spellStart"/>
      <w:r>
        <w:rPr>
          <w:rFonts w:ascii="Arial" w:hAnsi="Arial" w:cs="Arial"/>
          <w:sz w:val="28"/>
          <w:szCs w:val="28"/>
          <w:lang w:val="x-none"/>
        </w:rPr>
        <w:t>kuzviona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mberi</w:t>
      </w:r>
      <w:proofErr w:type="spellEnd"/>
      <w:r>
        <w:rPr>
          <w:rFonts w:ascii="Arial" w:hAnsi="Arial" w:cs="Arial"/>
          <w:sz w:val="28"/>
          <w:szCs w:val="28"/>
          <w:lang w:val="x-none"/>
        </w:rPr>
        <w:t>:</w:t>
      </w:r>
    </w:p>
    <w:p w:rsidRPr="006D5232" w:rsidR="00264564" w:rsidP="00264564" w:rsidRDefault="00264564" w14:paraId="52ED458B" w14:textId="77777777">
      <w:pPr>
        <w:ind w:left="720"/>
        <w:jc w:val="both"/>
        <w:rPr>
          <w:rFonts w:ascii="Arial" w:hAnsi="Arial" w:cs="Arial"/>
          <w:i/>
          <w:iCs/>
          <w:sz w:val="28"/>
          <w:szCs w:val="28"/>
          <w:lang w:val="x-none"/>
        </w:rPr>
      </w:pPr>
      <w:r w:rsidRPr="006D5232">
        <w:rPr>
          <w:rFonts w:ascii="Arial" w:hAnsi="Arial" w:cs="Arial"/>
          <w:i/>
          <w:iCs/>
          <w:sz w:val="28"/>
          <w:szCs w:val="28"/>
          <w:lang w:val="x-none"/>
        </w:rPr>
        <w:t>Ye shall utterly destroy all the places, wherein the nations which ye shall possess served their gods, upon the high mountains, and upon the hills, and under every green tree:</w:t>
      </w:r>
    </w:p>
    <w:p w:rsidRPr="006D5232" w:rsidR="00264564" w:rsidP="00264564" w:rsidRDefault="00264564" w14:paraId="7391C0E8" w14:textId="77777777">
      <w:pPr>
        <w:ind w:left="720"/>
        <w:jc w:val="both"/>
        <w:rPr>
          <w:rFonts w:ascii="Arial" w:hAnsi="Arial" w:cs="Arial"/>
          <w:i/>
          <w:iCs/>
          <w:sz w:val="28"/>
          <w:szCs w:val="28"/>
          <w:lang w:val="x-none"/>
        </w:rPr>
      </w:pPr>
      <w:r w:rsidRPr="006D5232">
        <w:rPr>
          <w:rFonts w:ascii="Arial" w:hAnsi="Arial" w:cs="Arial"/>
          <w:i/>
          <w:iCs/>
          <w:sz w:val="28"/>
          <w:szCs w:val="28"/>
          <w:lang w:val="x-none"/>
        </w:rPr>
        <w:t>And ye shall overthrow their altars, and break their pillars, and burn their groves with fire; and ye shall hew down the graven images of their gods, and destroy the names of them out of that place. </w:t>
      </w:r>
    </w:p>
    <w:p w:rsidR="00264564" w:rsidP="00264564" w:rsidRDefault="00264564" w14:paraId="39A27533" w14:textId="77777777">
      <w:pPr>
        <w:jc w:val="both"/>
        <w:rPr>
          <w:rFonts w:ascii="Arial" w:hAnsi="Arial" w:cs="Arial"/>
          <w:sz w:val="28"/>
          <w:szCs w:val="28"/>
          <w:lang w:val="x-none"/>
        </w:rPr>
      </w:pPr>
      <w:r w:rsidRPr="00D940D0">
        <w:rPr>
          <w:rFonts w:ascii="Arial" w:hAnsi="Arial" w:cs="Arial"/>
          <w:sz w:val="28"/>
          <w:szCs w:val="28"/>
          <w:vertAlign w:val="superscript"/>
          <w:lang w:val="x-none"/>
        </w:rPr>
        <w:t>65</w:t>
      </w:r>
      <w:r>
        <w:rPr>
          <w:rFonts w:ascii="Arial" w:hAnsi="Arial" w:cs="Arial"/>
          <w:sz w:val="28"/>
          <w:szCs w:val="28"/>
          <w:vertAlign w:val="superscript"/>
          <w:lang w:val="x-none"/>
        </w:rPr>
        <w:t xml:space="preserve"> </w:t>
      </w:r>
      <w:r>
        <w:rPr>
          <w:rFonts w:ascii="Arial" w:hAnsi="Arial" w:cs="Arial"/>
          <w:sz w:val="28"/>
          <w:szCs w:val="28"/>
          <w:lang w:val="x-none"/>
        </w:rPr>
        <w:t xml:space="preserve">Kana </w:t>
      </w:r>
      <w:proofErr w:type="spellStart"/>
      <w:r>
        <w:rPr>
          <w:rFonts w:ascii="Arial" w:hAnsi="Arial" w:cs="Arial"/>
          <w:sz w:val="28"/>
          <w:szCs w:val="28"/>
          <w:lang w:val="x-none"/>
        </w:rPr>
        <w:t>uri</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ana baba </w:t>
      </w:r>
      <w:proofErr w:type="spellStart"/>
      <w:r>
        <w:rPr>
          <w:rFonts w:ascii="Arial" w:hAnsi="Arial" w:cs="Arial"/>
          <w:sz w:val="28"/>
          <w:szCs w:val="28"/>
          <w:lang w:val="x-none"/>
        </w:rPr>
        <w:t>vanoita</w:t>
      </w:r>
      <w:proofErr w:type="spellEnd"/>
      <w:r>
        <w:rPr>
          <w:rFonts w:ascii="Arial" w:hAnsi="Arial" w:cs="Arial"/>
          <w:sz w:val="28"/>
          <w:szCs w:val="28"/>
          <w:lang w:val="x-none"/>
        </w:rPr>
        <w:t xml:space="preserve"> </w:t>
      </w:r>
      <w:proofErr w:type="spellStart"/>
      <w:r>
        <w:rPr>
          <w:rFonts w:ascii="Arial" w:hAnsi="Arial" w:cs="Arial"/>
          <w:sz w:val="28"/>
          <w:szCs w:val="28"/>
          <w:lang w:val="x-none"/>
        </w:rPr>
        <w:t>zvataurwa</w:t>
      </w:r>
      <w:proofErr w:type="spellEnd"/>
      <w:r>
        <w:rPr>
          <w:rFonts w:ascii="Arial" w:hAnsi="Arial" w:cs="Arial"/>
          <w:sz w:val="28"/>
          <w:szCs w:val="28"/>
          <w:lang w:val="x-none"/>
        </w:rPr>
        <w:t xml:space="preserve"> </w:t>
      </w:r>
      <w:proofErr w:type="spellStart"/>
      <w:r>
        <w:rPr>
          <w:rFonts w:ascii="Arial" w:hAnsi="Arial" w:cs="Arial"/>
          <w:sz w:val="28"/>
          <w:szCs w:val="28"/>
          <w:lang w:val="x-none"/>
        </w:rPr>
        <w:t>pamusoro</w:t>
      </w:r>
      <w:proofErr w:type="spellEnd"/>
      <w:r>
        <w:rPr>
          <w:rFonts w:ascii="Arial" w:hAnsi="Arial" w:cs="Arial"/>
          <w:sz w:val="28"/>
          <w:szCs w:val="28"/>
          <w:lang w:val="x-none"/>
        </w:rPr>
        <w:t xml:space="preserve"> apo, </w:t>
      </w:r>
      <w:proofErr w:type="spellStart"/>
      <w:r>
        <w:rPr>
          <w:rFonts w:ascii="Arial" w:hAnsi="Arial" w:cs="Arial"/>
          <w:sz w:val="28"/>
          <w:szCs w:val="28"/>
          <w:lang w:val="x-none"/>
        </w:rPr>
        <w:t>ukarwisana</w:t>
      </w:r>
      <w:proofErr w:type="spellEnd"/>
      <w:r>
        <w:rPr>
          <w:rFonts w:ascii="Arial" w:hAnsi="Arial" w:cs="Arial"/>
          <w:sz w:val="28"/>
          <w:szCs w:val="28"/>
          <w:lang w:val="x-none"/>
        </w:rPr>
        <w:t xml:space="preserve"> </w:t>
      </w:r>
      <w:proofErr w:type="spellStart"/>
      <w:r>
        <w:rPr>
          <w:rFonts w:ascii="Arial" w:hAnsi="Arial" w:cs="Arial"/>
          <w:sz w:val="28"/>
          <w:szCs w:val="28"/>
          <w:lang w:val="x-none"/>
        </w:rPr>
        <w:t>nazvo</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izvozvo</w:t>
      </w:r>
      <w:proofErr w:type="spellEnd"/>
      <w:r>
        <w:rPr>
          <w:rFonts w:ascii="Arial" w:hAnsi="Arial" w:cs="Arial"/>
          <w:sz w:val="28"/>
          <w:szCs w:val="28"/>
          <w:lang w:val="x-none"/>
        </w:rPr>
        <w:t xml:space="preserve">, Mwari </w:t>
      </w:r>
      <w:proofErr w:type="spellStart"/>
      <w:r>
        <w:rPr>
          <w:rFonts w:ascii="Arial" w:hAnsi="Arial" w:cs="Arial"/>
          <w:sz w:val="28"/>
          <w:szCs w:val="28"/>
          <w:lang w:val="x-none"/>
        </w:rPr>
        <w:t>vanenge</w:t>
      </w:r>
      <w:proofErr w:type="spellEnd"/>
      <w:r>
        <w:rPr>
          <w:rFonts w:ascii="Arial" w:hAnsi="Arial" w:cs="Arial"/>
          <w:sz w:val="28"/>
          <w:szCs w:val="28"/>
          <w:lang w:val="x-none"/>
        </w:rPr>
        <w:t xml:space="preserve"> </w:t>
      </w:r>
      <w:proofErr w:type="spellStart"/>
      <w:r>
        <w:rPr>
          <w:rFonts w:ascii="Arial" w:hAnsi="Arial" w:cs="Arial"/>
          <w:sz w:val="28"/>
          <w:szCs w:val="28"/>
          <w:lang w:val="x-none"/>
        </w:rPr>
        <w:t>vari</w:t>
      </w:r>
      <w:proofErr w:type="spellEnd"/>
      <w:r>
        <w:rPr>
          <w:rFonts w:ascii="Arial" w:hAnsi="Arial" w:cs="Arial"/>
          <w:sz w:val="28"/>
          <w:szCs w:val="28"/>
          <w:lang w:val="x-none"/>
        </w:rPr>
        <w:t xml:space="preserve"> </w:t>
      </w:r>
      <w:proofErr w:type="spellStart"/>
      <w:r>
        <w:rPr>
          <w:rFonts w:ascii="Arial" w:hAnsi="Arial" w:cs="Arial"/>
          <w:sz w:val="28"/>
          <w:szCs w:val="28"/>
          <w:lang w:val="x-none"/>
        </w:rPr>
        <w:t>kurutivi</w:t>
      </w:r>
      <w:proofErr w:type="spellEnd"/>
      <w:r>
        <w:rPr>
          <w:rFonts w:ascii="Arial" w:hAnsi="Arial" w:cs="Arial"/>
          <w:sz w:val="28"/>
          <w:szCs w:val="28"/>
          <w:lang w:val="x-none"/>
        </w:rPr>
        <w:t xml:space="preserve"> </w:t>
      </w:r>
      <w:proofErr w:type="spellStart"/>
      <w:r>
        <w:rPr>
          <w:rFonts w:ascii="Arial" w:hAnsi="Arial" w:cs="Arial"/>
          <w:sz w:val="28"/>
          <w:szCs w:val="28"/>
          <w:lang w:val="x-none"/>
        </w:rPr>
        <w:t>rwaani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rwako</w:t>
      </w:r>
      <w:proofErr w:type="spellEnd"/>
      <w:r>
        <w:rPr>
          <w:rFonts w:ascii="Arial" w:hAnsi="Arial" w:cs="Arial"/>
          <w:sz w:val="18"/>
          <w:szCs w:val="18"/>
        </w:rPr>
        <w:t>,</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rwako</w:t>
      </w:r>
      <w:proofErr w:type="spellEnd"/>
      <w:r>
        <w:rPr>
          <w:rFonts w:ascii="Arial" w:hAnsi="Arial" w:cs="Arial"/>
          <w:sz w:val="28"/>
          <w:szCs w:val="28"/>
          <w:lang w:val="x-none"/>
        </w:rPr>
        <w:t xml:space="preserve">. </w:t>
      </w:r>
      <w:proofErr w:type="spellStart"/>
      <w:r>
        <w:rPr>
          <w:rFonts w:ascii="Arial" w:hAnsi="Arial" w:cs="Arial"/>
          <w:sz w:val="28"/>
          <w:szCs w:val="28"/>
          <w:lang w:val="x-none"/>
        </w:rPr>
        <w:t>Ha’moona</w:t>
      </w:r>
      <w:proofErr w:type="spellEnd"/>
      <w:r>
        <w:rPr>
          <w:rFonts w:ascii="Arial" w:hAnsi="Arial" w:cs="Arial"/>
          <w:sz w:val="28"/>
          <w:szCs w:val="28"/>
          <w:lang w:val="x-none"/>
        </w:rPr>
        <w:t xml:space="preserve"> </w:t>
      </w:r>
      <w:proofErr w:type="spellStart"/>
      <w:r>
        <w:rPr>
          <w:rFonts w:ascii="Arial" w:hAnsi="Arial" w:cs="Arial"/>
          <w:sz w:val="28"/>
          <w:szCs w:val="28"/>
          <w:lang w:val="x-none"/>
        </w:rPr>
        <w:t>mamiriro</w:t>
      </w:r>
      <w:proofErr w:type="spellEnd"/>
      <w:r>
        <w:rPr>
          <w:rFonts w:ascii="Arial" w:hAnsi="Arial" w:cs="Arial"/>
          <w:sz w:val="28"/>
          <w:szCs w:val="28"/>
          <w:lang w:val="x-none"/>
        </w:rPr>
        <w:t xml:space="preserve"> </w:t>
      </w:r>
      <w:proofErr w:type="spellStart"/>
      <w:r>
        <w:rPr>
          <w:rFonts w:ascii="Arial" w:hAnsi="Arial" w:cs="Arial"/>
          <w:sz w:val="28"/>
          <w:szCs w:val="28"/>
          <w:lang w:val="x-none"/>
        </w:rPr>
        <w:t>azvinenge</w:t>
      </w:r>
      <w:proofErr w:type="spellEnd"/>
      <w:r>
        <w:rPr>
          <w:rFonts w:ascii="Arial" w:hAnsi="Arial" w:cs="Arial"/>
          <w:sz w:val="28"/>
          <w:szCs w:val="28"/>
          <w:lang w:val="x-none"/>
        </w:rPr>
        <w:t xml:space="preserve"> </w:t>
      </w:r>
      <w:proofErr w:type="spellStart"/>
      <w:r>
        <w:rPr>
          <w:rFonts w:ascii="Arial" w:hAnsi="Arial" w:cs="Arial"/>
          <w:sz w:val="28"/>
          <w:szCs w:val="28"/>
          <w:lang w:val="x-none"/>
        </w:rPr>
        <w:t>zvakaita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But </w:t>
      </w:r>
      <w:proofErr w:type="spellStart"/>
      <w:r>
        <w:rPr>
          <w:rFonts w:ascii="Arial" w:hAnsi="Arial" w:cs="Arial"/>
          <w:sz w:val="28"/>
          <w:szCs w:val="28"/>
          <w:lang w:val="x-none"/>
        </w:rPr>
        <w:t>imimi</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imimi</w:t>
      </w:r>
      <w:proofErr w:type="spellEnd"/>
      <w:r>
        <w:rPr>
          <w:rFonts w:ascii="Arial" w:hAnsi="Arial" w:cs="Arial"/>
          <w:sz w:val="28"/>
          <w:szCs w:val="28"/>
          <w:lang w:val="x-none"/>
        </w:rPr>
        <w:t xml:space="preserve"> </w:t>
      </w:r>
      <w:proofErr w:type="spellStart"/>
      <w:r>
        <w:rPr>
          <w:rFonts w:ascii="Arial" w:hAnsi="Arial" w:cs="Arial"/>
          <w:sz w:val="28"/>
          <w:szCs w:val="28"/>
          <w:lang w:val="x-none"/>
        </w:rPr>
        <w:t>zvamaita</w:t>
      </w:r>
      <w:proofErr w:type="spellEnd"/>
      <w:r>
        <w:rPr>
          <w:rFonts w:ascii="Arial" w:hAnsi="Arial" w:cs="Arial"/>
          <w:sz w:val="28"/>
          <w:szCs w:val="28"/>
          <w:lang w:val="x-none"/>
        </w:rPr>
        <w:t xml:space="preserve"> </w:t>
      </w:r>
      <w:proofErr w:type="spellStart"/>
      <w:r>
        <w:rPr>
          <w:rFonts w:ascii="Arial" w:hAnsi="Arial" w:cs="Arial"/>
          <w:sz w:val="28"/>
          <w:szCs w:val="28"/>
          <w:lang w:val="x-none"/>
        </w:rPr>
        <w:t>imi</w:t>
      </w:r>
      <w:proofErr w:type="spellEnd"/>
      <w:r>
        <w:rPr>
          <w:rFonts w:ascii="Arial" w:hAnsi="Arial" w:cs="Arial"/>
          <w:sz w:val="28"/>
          <w:szCs w:val="28"/>
          <w:lang w:val="x-none"/>
        </w:rPr>
        <w:t xml:space="preserve"> </w:t>
      </w:r>
      <w:proofErr w:type="spellStart"/>
      <w:r>
        <w:rPr>
          <w:rFonts w:ascii="Arial" w:hAnsi="Arial" w:cs="Arial"/>
          <w:sz w:val="28"/>
          <w:szCs w:val="28"/>
          <w:lang w:val="x-none"/>
        </w:rPr>
        <w:t>mapinda</w:t>
      </w:r>
      <w:proofErr w:type="spellEnd"/>
      <w:r>
        <w:rPr>
          <w:rFonts w:ascii="Arial" w:hAnsi="Arial" w:cs="Arial"/>
          <w:sz w:val="28"/>
          <w:szCs w:val="28"/>
          <w:lang w:val="x-none"/>
        </w:rPr>
        <w:t xml:space="preserve"> </w:t>
      </w:r>
      <w:proofErr w:type="spellStart"/>
      <w:r>
        <w:rPr>
          <w:rFonts w:ascii="Arial" w:hAnsi="Arial" w:cs="Arial"/>
          <w:sz w:val="28"/>
          <w:szCs w:val="28"/>
          <w:lang w:val="x-none"/>
        </w:rPr>
        <w:t>mukunamata</w:t>
      </w:r>
      <w:proofErr w:type="spellEnd"/>
      <w:r>
        <w:rPr>
          <w:rFonts w:ascii="Arial" w:hAnsi="Arial" w:cs="Arial"/>
          <w:sz w:val="28"/>
          <w:szCs w:val="28"/>
          <w:lang w:val="x-none"/>
        </w:rPr>
        <w:t xml:space="preserve"> </w:t>
      </w:r>
      <w:proofErr w:type="spellStart"/>
      <w:r>
        <w:rPr>
          <w:rFonts w:ascii="Arial" w:hAnsi="Arial" w:cs="Arial"/>
          <w:sz w:val="28"/>
          <w:szCs w:val="28"/>
          <w:lang w:val="x-none"/>
        </w:rPr>
        <w:t>kudai</w:t>
      </w:r>
      <w:proofErr w:type="spellEnd"/>
      <w:r>
        <w:rPr>
          <w:rFonts w:ascii="Arial" w:hAnsi="Arial" w:cs="Arial"/>
          <w:sz w:val="28"/>
          <w:szCs w:val="28"/>
          <w:lang w:val="x-none"/>
        </w:rPr>
        <w:t xml:space="preserve">, kana </w:t>
      </w:r>
      <w:proofErr w:type="spellStart"/>
      <w:r>
        <w:rPr>
          <w:rFonts w:ascii="Arial" w:hAnsi="Arial" w:cs="Arial"/>
          <w:sz w:val="28"/>
          <w:szCs w:val="28"/>
          <w:lang w:val="x-none"/>
        </w:rPr>
        <w:t>masangana</w:t>
      </w:r>
      <w:proofErr w:type="spellEnd"/>
      <w:r>
        <w:rPr>
          <w:rFonts w:ascii="Arial" w:hAnsi="Arial" w:cs="Arial"/>
          <w:sz w:val="28"/>
          <w:szCs w:val="28"/>
          <w:lang w:val="x-none"/>
        </w:rPr>
        <w:t xml:space="preserve"> </w:t>
      </w:r>
      <w:proofErr w:type="spellStart"/>
      <w:r>
        <w:rPr>
          <w:rFonts w:ascii="Arial" w:hAnsi="Arial" w:cs="Arial"/>
          <w:sz w:val="28"/>
          <w:szCs w:val="28"/>
          <w:lang w:val="x-none"/>
        </w:rPr>
        <w:t>naMwari</w:t>
      </w:r>
      <w:proofErr w:type="spellEnd"/>
      <w:r>
        <w:rPr>
          <w:rFonts w:ascii="Arial" w:hAnsi="Arial" w:cs="Arial"/>
          <w:sz w:val="28"/>
          <w:szCs w:val="28"/>
          <w:lang w:val="x-none"/>
        </w:rPr>
        <w:t xml:space="preserve"> </w:t>
      </w:r>
      <w:proofErr w:type="spellStart"/>
      <w:r>
        <w:rPr>
          <w:rFonts w:ascii="Arial" w:hAnsi="Arial" w:cs="Arial"/>
          <w:sz w:val="28"/>
          <w:szCs w:val="28"/>
          <w:lang w:val="x-none"/>
        </w:rPr>
        <w:t>chaiye</w:t>
      </w:r>
      <w:proofErr w:type="spellEnd"/>
      <w:r>
        <w:rPr>
          <w:rFonts w:ascii="Arial" w:hAnsi="Arial" w:cs="Arial"/>
          <w:sz w:val="28"/>
          <w:szCs w:val="28"/>
          <w:lang w:val="x-none"/>
        </w:rPr>
        <w:t xml:space="preserve"> </w:t>
      </w:r>
      <w:proofErr w:type="spellStart"/>
      <w:r>
        <w:rPr>
          <w:rFonts w:ascii="Arial" w:hAnsi="Arial" w:cs="Arial"/>
          <w:sz w:val="28"/>
          <w:szCs w:val="28"/>
          <w:lang w:val="x-none"/>
        </w:rPr>
        <w:t>chaiye</w:t>
      </w:r>
      <w:proofErr w:type="spellEnd"/>
      <w:r>
        <w:rPr>
          <w:rFonts w:ascii="Arial" w:hAnsi="Arial" w:cs="Arial"/>
          <w:sz w:val="28"/>
          <w:szCs w:val="28"/>
          <w:lang w:val="x-none"/>
        </w:rPr>
        <w:t xml:space="preserve">, </w:t>
      </w:r>
      <w:proofErr w:type="spellStart"/>
      <w:r>
        <w:rPr>
          <w:rFonts w:ascii="Arial" w:hAnsi="Arial" w:cs="Arial"/>
          <w:sz w:val="28"/>
          <w:szCs w:val="28"/>
          <w:lang w:val="x-none"/>
        </w:rPr>
        <w:t>unenge</w:t>
      </w:r>
      <w:proofErr w:type="spellEnd"/>
      <w:r>
        <w:rPr>
          <w:rFonts w:ascii="Arial" w:hAnsi="Arial" w:cs="Arial"/>
          <w:sz w:val="28"/>
          <w:szCs w:val="28"/>
          <w:lang w:val="x-none"/>
        </w:rPr>
        <w:t xml:space="preserve"> </w:t>
      </w:r>
      <w:proofErr w:type="spellStart"/>
      <w:r>
        <w:rPr>
          <w:rFonts w:ascii="Arial" w:hAnsi="Arial" w:cs="Arial"/>
          <w:sz w:val="28"/>
          <w:szCs w:val="28"/>
          <w:lang w:val="x-none"/>
        </w:rPr>
        <w:t>watopinga</w:t>
      </w:r>
      <w:proofErr w:type="spellEnd"/>
      <w:r>
        <w:rPr>
          <w:rFonts w:ascii="Arial" w:hAnsi="Arial" w:cs="Arial"/>
          <w:sz w:val="28"/>
          <w:szCs w:val="28"/>
          <w:lang w:val="x-none"/>
        </w:rPr>
        <w:t xml:space="preserve"> musha we...? </w:t>
      </w:r>
      <w:r w:rsidRPr="005F7606">
        <w:rPr>
          <w:rFonts w:ascii="Arial" w:hAnsi="Arial" w:cs="Arial"/>
          <w:sz w:val="18"/>
          <w:szCs w:val="18"/>
        </w:rPr>
        <w:t>[Congregation says, “</w:t>
      </w:r>
      <w:proofErr w:type="spellStart"/>
      <w:r>
        <w:rPr>
          <w:rFonts w:ascii="Arial" w:hAnsi="Arial" w:cs="Arial"/>
          <w:sz w:val="18"/>
          <w:szCs w:val="18"/>
        </w:rPr>
        <w:t>wese</w:t>
      </w:r>
      <w:proofErr w:type="spellEnd"/>
      <w:r>
        <w:rPr>
          <w:rFonts w:ascii="Arial" w:hAnsi="Arial" w:cs="Arial"/>
          <w:sz w:val="18"/>
          <w:szCs w:val="18"/>
        </w:rPr>
        <w:t>,</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wese</w:t>
      </w:r>
      <w:proofErr w:type="spellEnd"/>
      <w:r>
        <w:rPr>
          <w:rFonts w:ascii="Arial" w:hAnsi="Arial" w:cs="Arial"/>
          <w:sz w:val="28"/>
          <w:szCs w:val="28"/>
          <w:lang w:val="x-none"/>
        </w:rPr>
        <w:t xml:space="preserve">. Hakuna </w:t>
      </w:r>
      <w:proofErr w:type="spellStart"/>
      <w:r>
        <w:rPr>
          <w:rFonts w:ascii="Arial" w:hAnsi="Arial" w:cs="Arial"/>
          <w:sz w:val="28"/>
          <w:szCs w:val="28"/>
          <w:lang w:val="x-none"/>
        </w:rPr>
        <w:t>achagona</w:t>
      </w:r>
      <w:proofErr w:type="spellEnd"/>
      <w:r>
        <w:rPr>
          <w:rFonts w:ascii="Arial" w:hAnsi="Arial" w:cs="Arial"/>
          <w:sz w:val="28"/>
          <w:szCs w:val="28"/>
          <w:lang w:val="x-none"/>
        </w:rPr>
        <w:t xml:space="preserve"> kuku challenger </w:t>
      </w:r>
      <w:proofErr w:type="spellStart"/>
      <w:r>
        <w:rPr>
          <w:rFonts w:ascii="Arial" w:hAnsi="Arial" w:cs="Arial"/>
          <w:sz w:val="28"/>
          <w:szCs w:val="28"/>
          <w:lang w:val="x-none"/>
        </w:rPr>
        <w:t>mumusha</w:t>
      </w:r>
      <w:proofErr w:type="spellEnd"/>
      <w:r>
        <w:rPr>
          <w:rFonts w:ascii="Arial" w:hAnsi="Arial" w:cs="Arial"/>
          <w:sz w:val="28"/>
          <w:szCs w:val="28"/>
          <w:lang w:val="x-none"/>
        </w:rPr>
        <w:t xml:space="preserve"> imo...? </w:t>
      </w:r>
      <w:r w:rsidRPr="005F7606">
        <w:rPr>
          <w:rFonts w:ascii="Arial" w:hAnsi="Arial" w:cs="Arial"/>
          <w:sz w:val="18"/>
          <w:szCs w:val="18"/>
        </w:rPr>
        <w:t>[Congregation says, “</w:t>
      </w:r>
      <w:proofErr w:type="spellStart"/>
      <w:r>
        <w:rPr>
          <w:rFonts w:ascii="Arial" w:hAnsi="Arial" w:cs="Arial"/>
          <w:sz w:val="18"/>
          <w:szCs w:val="18"/>
        </w:rPr>
        <w:t>imomo</w:t>
      </w:r>
      <w:proofErr w:type="spellEnd"/>
      <w:r>
        <w:rPr>
          <w:rFonts w:ascii="Arial" w:hAnsi="Arial" w:cs="Arial"/>
          <w:sz w:val="18"/>
          <w:szCs w:val="18"/>
        </w:rPr>
        <w:t>,</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nokuti</w:t>
      </w:r>
      <w:proofErr w:type="spellEnd"/>
      <w:r>
        <w:rPr>
          <w:rFonts w:ascii="Arial" w:hAnsi="Arial" w:cs="Arial"/>
          <w:sz w:val="28"/>
          <w:szCs w:val="28"/>
          <w:lang w:val="x-none"/>
        </w:rPr>
        <w:t xml:space="preserve"> Mwari </w:t>
      </w:r>
      <w:proofErr w:type="spellStart"/>
      <w:r>
        <w:rPr>
          <w:rFonts w:ascii="Arial" w:hAnsi="Arial" w:cs="Arial"/>
          <w:sz w:val="28"/>
          <w:szCs w:val="28"/>
          <w:lang w:val="x-none"/>
        </w:rPr>
        <w:t>ndiye</w:t>
      </w:r>
      <w:proofErr w:type="spellEnd"/>
      <w:r>
        <w:rPr>
          <w:rFonts w:ascii="Arial" w:hAnsi="Arial" w:cs="Arial"/>
          <w:sz w:val="28"/>
          <w:szCs w:val="28"/>
          <w:lang w:val="x-none"/>
        </w:rPr>
        <w:t xml:space="preserve"> </w:t>
      </w:r>
      <w:proofErr w:type="spellStart"/>
      <w:r>
        <w:rPr>
          <w:rFonts w:ascii="Arial" w:hAnsi="Arial" w:cs="Arial"/>
          <w:sz w:val="28"/>
          <w:szCs w:val="28"/>
          <w:lang w:val="x-none"/>
        </w:rPr>
        <w:t>anotonga</w:t>
      </w:r>
      <w:proofErr w:type="spellEnd"/>
      <w:r>
        <w:rPr>
          <w:rFonts w:ascii="Arial" w:hAnsi="Arial" w:cs="Arial"/>
          <w:sz w:val="28"/>
          <w:szCs w:val="28"/>
          <w:lang w:val="x-none"/>
        </w:rPr>
        <w:t xml:space="preserve"> </w:t>
      </w:r>
      <w:proofErr w:type="spellStart"/>
      <w:r>
        <w:rPr>
          <w:rFonts w:ascii="Arial" w:hAnsi="Arial" w:cs="Arial"/>
          <w:sz w:val="28"/>
          <w:szCs w:val="28"/>
          <w:lang w:val="x-none"/>
        </w:rPr>
        <w:t>zvose</w:t>
      </w:r>
      <w:proofErr w:type="spellEnd"/>
      <w:r>
        <w:rPr>
          <w:rFonts w:ascii="Arial" w:hAnsi="Arial" w:cs="Arial"/>
          <w:sz w:val="28"/>
          <w:szCs w:val="28"/>
          <w:lang w:val="x-none"/>
        </w:rPr>
        <w:t xml:space="preserv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w:t>
      </w:r>
      <w:proofErr w:type="spellStart"/>
      <w:r>
        <w:rPr>
          <w:rFonts w:ascii="Arial" w:hAnsi="Arial" w:cs="Arial"/>
          <w:sz w:val="28"/>
          <w:szCs w:val="28"/>
          <w:lang w:val="x-none"/>
        </w:rPr>
        <w:t>tidzike</w:t>
      </w:r>
      <w:proofErr w:type="spellEnd"/>
      <w:r>
        <w:rPr>
          <w:rFonts w:ascii="Arial" w:hAnsi="Arial" w:cs="Arial"/>
          <w:sz w:val="28"/>
          <w:szCs w:val="28"/>
          <w:lang w:val="x-none"/>
        </w:rPr>
        <w:t xml:space="preserve"> </w:t>
      </w:r>
      <w:proofErr w:type="spellStart"/>
      <w:r>
        <w:rPr>
          <w:rFonts w:ascii="Arial" w:hAnsi="Arial" w:cs="Arial"/>
          <w:sz w:val="28"/>
          <w:szCs w:val="28"/>
          <w:lang w:val="x-none"/>
        </w:rPr>
        <w:t>pazasi</w:t>
      </w:r>
      <w:proofErr w:type="spellEnd"/>
      <w:r>
        <w:rPr>
          <w:rFonts w:ascii="Arial" w:hAnsi="Arial" w:cs="Arial"/>
          <w:sz w:val="28"/>
          <w:szCs w:val="28"/>
          <w:lang w:val="x-none"/>
        </w:rPr>
        <w:t xml:space="preserve"> </w:t>
      </w:r>
      <w:proofErr w:type="spellStart"/>
      <w:r>
        <w:rPr>
          <w:rFonts w:ascii="Arial" w:hAnsi="Arial" w:cs="Arial"/>
          <w:sz w:val="28"/>
          <w:szCs w:val="28"/>
          <w:lang w:val="x-none"/>
        </w:rPr>
        <w:t>tione</w:t>
      </w:r>
      <w:proofErr w:type="spellEnd"/>
      <w:r>
        <w:rPr>
          <w:rFonts w:ascii="Arial" w:hAnsi="Arial" w:cs="Arial"/>
          <w:sz w:val="28"/>
          <w:szCs w:val="28"/>
          <w:lang w:val="x-none"/>
        </w:rPr>
        <w:t xml:space="preserve">. </w:t>
      </w: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pazasi</w:t>
      </w:r>
      <w:proofErr w:type="spellEnd"/>
      <w:r>
        <w:rPr>
          <w:rFonts w:ascii="Arial" w:hAnsi="Arial" w:cs="Arial"/>
          <w:sz w:val="28"/>
          <w:szCs w:val="28"/>
          <w:lang w:val="x-none"/>
        </w:rPr>
        <w:t xml:space="preserve"> </w:t>
      </w:r>
      <w:proofErr w:type="spellStart"/>
      <w:r>
        <w:rPr>
          <w:rFonts w:ascii="Arial" w:hAnsi="Arial" w:cs="Arial"/>
          <w:sz w:val="28"/>
          <w:szCs w:val="28"/>
          <w:lang w:val="x-none"/>
        </w:rPr>
        <w:t>tione</w:t>
      </w:r>
      <w:proofErr w:type="spellEnd"/>
      <w:r>
        <w:rPr>
          <w:rFonts w:ascii="Arial" w:hAnsi="Arial" w:cs="Arial"/>
          <w:sz w:val="28"/>
          <w:szCs w:val="28"/>
          <w:lang w:val="x-none"/>
        </w:rPr>
        <w:t xml:space="preserve">. Verse 4 tese: </w:t>
      </w:r>
    </w:p>
    <w:p w:rsidRPr="0083141E" w:rsidR="00264564" w:rsidP="00264564" w:rsidRDefault="00264564" w14:paraId="2876F52E" w14:textId="77777777">
      <w:pPr>
        <w:ind w:left="720"/>
        <w:jc w:val="both"/>
        <w:rPr>
          <w:rFonts w:ascii="Arial" w:hAnsi="Arial" w:cs="Arial"/>
          <w:i/>
          <w:iCs/>
          <w:sz w:val="28"/>
          <w:szCs w:val="28"/>
          <w:lang w:val="x-none"/>
        </w:rPr>
      </w:pPr>
      <w:r w:rsidRPr="0083141E">
        <w:rPr>
          <w:rFonts w:ascii="Arial" w:hAnsi="Arial" w:cs="Arial"/>
          <w:i/>
          <w:iCs/>
          <w:sz w:val="28"/>
          <w:szCs w:val="28"/>
          <w:lang w:val="x-none"/>
        </w:rPr>
        <w:t>Ye shall not do so unto the LORD your God.</w:t>
      </w:r>
    </w:p>
    <w:p w:rsidR="00264564" w:rsidP="00264564" w:rsidRDefault="00264564" w14:paraId="76A89C68" w14:textId="77777777">
      <w:pPr>
        <w:jc w:val="both"/>
        <w:rPr>
          <w:rFonts w:ascii="Arial" w:hAnsi="Arial" w:cs="Arial"/>
          <w:sz w:val="28"/>
          <w:szCs w:val="28"/>
          <w:lang w:val="x-none"/>
        </w:rPr>
      </w:pPr>
      <w:r>
        <w:rPr>
          <w:rFonts w:ascii="Arial" w:hAnsi="Arial" w:cs="Arial"/>
          <w:sz w:val="28"/>
          <w:szCs w:val="28"/>
          <w:vertAlign w:val="superscript"/>
          <w:lang w:val="x-none"/>
        </w:rPr>
        <w:t xml:space="preserve">66 </w:t>
      </w: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mberi</w:t>
      </w:r>
      <w:proofErr w:type="spellEnd"/>
      <w:r>
        <w:rPr>
          <w:rFonts w:ascii="Arial" w:hAnsi="Arial" w:cs="Arial"/>
          <w:sz w:val="28"/>
          <w:szCs w:val="28"/>
          <w:lang w:val="x-none"/>
        </w:rPr>
        <w:t>:</w:t>
      </w:r>
    </w:p>
    <w:p w:rsidRPr="00242307" w:rsidR="00264564" w:rsidP="00264564" w:rsidRDefault="00264564" w14:paraId="3D85328C" w14:textId="77777777">
      <w:pPr>
        <w:ind w:left="720"/>
        <w:jc w:val="both"/>
        <w:rPr>
          <w:rFonts w:ascii="Arial" w:hAnsi="Arial" w:cs="Arial"/>
          <w:i/>
          <w:iCs/>
          <w:sz w:val="28"/>
          <w:szCs w:val="28"/>
          <w:lang w:val="x-none"/>
        </w:rPr>
      </w:pPr>
      <w:r w:rsidRPr="00242307">
        <w:rPr>
          <w:rFonts w:ascii="Arial" w:hAnsi="Arial" w:cs="Arial"/>
          <w:i/>
          <w:iCs/>
          <w:sz w:val="28"/>
          <w:szCs w:val="28"/>
          <w:lang w:val="x-none"/>
        </w:rPr>
        <w:t>But unto the place which the LORD your God shall choose out of all your tribes to put his name there, even unto his habitation shall ye seek, and thither thou shalt come: </w:t>
      </w:r>
    </w:p>
    <w:p w:rsidR="00264564" w:rsidP="00264564" w:rsidRDefault="00264564" w14:paraId="39F10CEF" w14:textId="77777777">
      <w:pPr>
        <w:jc w:val="both"/>
        <w:rPr>
          <w:rFonts w:ascii="Arial" w:hAnsi="Arial" w:cs="Arial"/>
          <w:sz w:val="28"/>
          <w:szCs w:val="28"/>
          <w:lang w:val="x-none"/>
        </w:rPr>
      </w:pPr>
      <w:r>
        <w:rPr>
          <w:rFonts w:ascii="Arial" w:hAnsi="Arial" w:cs="Arial"/>
          <w:sz w:val="28"/>
          <w:szCs w:val="28"/>
          <w:vertAlign w:val="superscript"/>
          <w:lang w:val="x-none"/>
        </w:rPr>
        <w:t xml:space="preserve">67 </w:t>
      </w:r>
      <w:proofErr w:type="spellStart"/>
      <w:r>
        <w:rPr>
          <w:rFonts w:ascii="Arial" w:hAnsi="Arial" w:cs="Arial"/>
          <w:sz w:val="28"/>
          <w:szCs w:val="28"/>
          <w:lang w:val="x-none"/>
        </w:rPr>
        <w:t>Manzwa</w:t>
      </w:r>
      <w:proofErr w:type="spellEnd"/>
      <w:r>
        <w:rPr>
          <w:rFonts w:ascii="Arial" w:hAnsi="Arial" w:cs="Arial"/>
          <w:sz w:val="28"/>
          <w:szCs w:val="28"/>
          <w:lang w:val="x-none"/>
        </w:rPr>
        <w:t xml:space="preserve"> </w:t>
      </w:r>
      <w:proofErr w:type="spellStart"/>
      <w:r>
        <w:rPr>
          <w:rFonts w:ascii="Arial" w:hAnsi="Arial" w:cs="Arial"/>
          <w:sz w:val="28"/>
          <w:szCs w:val="28"/>
          <w:lang w:val="x-none"/>
        </w:rPr>
        <w:t>zvavataura</w:t>
      </w:r>
      <w:proofErr w:type="spellEnd"/>
      <w:r>
        <w:rPr>
          <w:rFonts w:ascii="Arial" w:hAnsi="Arial" w:cs="Arial"/>
          <w:sz w:val="28"/>
          <w:szCs w:val="28"/>
          <w:lang w:val="x-none"/>
        </w:rPr>
        <w:t xml:space="preserve"> </w:t>
      </w:r>
      <w:proofErr w:type="spellStart"/>
      <w:r>
        <w:rPr>
          <w:rFonts w:ascii="Arial" w:hAnsi="Arial" w:cs="Arial"/>
          <w:sz w:val="28"/>
          <w:szCs w:val="28"/>
          <w:lang w:val="x-none"/>
        </w:rPr>
        <w:t>apa</w:t>
      </w:r>
      <w:proofErr w:type="spellEnd"/>
      <w:r>
        <w:rPr>
          <w:rFonts w:ascii="Arial" w:hAnsi="Arial" w:cs="Arial"/>
          <w:sz w:val="28"/>
          <w:szCs w:val="28"/>
          <w:lang w:val="x-none"/>
        </w:rPr>
        <w:t xml:space="preserve">? </w:t>
      </w:r>
      <w:proofErr w:type="spellStart"/>
      <w:r>
        <w:rPr>
          <w:rFonts w:ascii="Arial" w:hAnsi="Arial" w:cs="Arial"/>
          <w:sz w:val="28"/>
          <w:szCs w:val="28"/>
          <w:lang w:val="x-none"/>
        </w:rPr>
        <w:t>Hatidzokororei</w:t>
      </w:r>
      <w:proofErr w:type="spellEnd"/>
      <w:r>
        <w:rPr>
          <w:rFonts w:ascii="Arial" w:hAnsi="Arial" w:cs="Arial"/>
          <w:sz w:val="28"/>
          <w:szCs w:val="28"/>
          <w:lang w:val="x-none"/>
        </w:rPr>
        <w:t xml:space="preserve"> </w:t>
      </w:r>
      <w:proofErr w:type="spellStart"/>
      <w:r>
        <w:rPr>
          <w:rFonts w:ascii="Arial" w:hAnsi="Arial" w:cs="Arial"/>
          <w:sz w:val="28"/>
          <w:szCs w:val="28"/>
          <w:lang w:val="x-none"/>
        </w:rPr>
        <w:t>futi</w:t>
      </w:r>
      <w:proofErr w:type="spellEnd"/>
      <w:r>
        <w:rPr>
          <w:rFonts w:ascii="Arial" w:hAnsi="Arial" w:cs="Arial"/>
          <w:sz w:val="28"/>
          <w:szCs w:val="28"/>
          <w:lang w:val="x-none"/>
        </w:rPr>
        <w:t xml:space="preserve">, </w:t>
      </w:r>
      <w:proofErr w:type="spellStart"/>
      <w:r>
        <w:rPr>
          <w:rFonts w:ascii="Arial" w:hAnsi="Arial" w:cs="Arial"/>
          <w:sz w:val="28"/>
          <w:szCs w:val="28"/>
          <w:lang w:val="x-none"/>
        </w:rPr>
        <w:t>hatidzokororei</w:t>
      </w:r>
      <w:proofErr w:type="spellEnd"/>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wese</w:t>
      </w:r>
      <w:proofErr w:type="spellEnd"/>
      <w:r>
        <w:rPr>
          <w:rFonts w:ascii="Arial" w:hAnsi="Arial" w:cs="Arial"/>
          <w:sz w:val="28"/>
          <w:szCs w:val="28"/>
          <w:lang w:val="x-none"/>
        </w:rPr>
        <w:t xml:space="preserve"> </w:t>
      </w:r>
      <w:proofErr w:type="spellStart"/>
      <w:r>
        <w:rPr>
          <w:rFonts w:ascii="Arial" w:hAnsi="Arial" w:cs="Arial"/>
          <w:sz w:val="28"/>
          <w:szCs w:val="28"/>
          <w:lang w:val="x-none"/>
        </w:rPr>
        <w:t>ati</w:t>
      </w:r>
      <w:proofErr w:type="spellEnd"/>
      <w:r>
        <w:rPr>
          <w:rFonts w:ascii="Arial" w:hAnsi="Arial" w:cs="Arial"/>
          <w:sz w:val="28"/>
          <w:szCs w:val="28"/>
          <w:lang w:val="x-none"/>
        </w:rPr>
        <w:t xml:space="preserve"> Amen </w:t>
      </w:r>
      <w:proofErr w:type="spellStart"/>
      <w:r>
        <w:rPr>
          <w:rFonts w:ascii="Arial" w:hAnsi="Arial" w:cs="Arial"/>
          <w:sz w:val="28"/>
          <w:szCs w:val="28"/>
          <w:lang w:val="x-none"/>
        </w:rPr>
        <w:t>ipapo</w:t>
      </w:r>
      <w:proofErr w:type="spellEnd"/>
      <w:r>
        <w:rPr>
          <w:rFonts w:ascii="Arial" w:hAnsi="Arial" w:cs="Arial"/>
          <w:sz w:val="28"/>
          <w:szCs w:val="28"/>
          <w:lang w:val="x-none"/>
        </w:rPr>
        <w:t>—</w:t>
      </w:r>
      <w:r w:rsidRPr="001E4D8F">
        <w:rPr>
          <w:rFonts w:ascii="Arial" w:hAnsi="Arial" w:cs="Arial"/>
          <w:sz w:val="18"/>
          <w:szCs w:val="18"/>
        </w:rPr>
        <w:t>[Blank spot on tape—ED]</w:t>
      </w:r>
      <w:r>
        <w:rPr>
          <w:rFonts w:ascii="Arial" w:hAnsi="Arial" w:cs="Arial"/>
          <w:sz w:val="28"/>
          <w:szCs w:val="28"/>
        </w:rPr>
        <w:t xml:space="preserve"> </w:t>
      </w:r>
      <w:r>
        <w:rPr>
          <w:rFonts w:ascii="Arial" w:hAnsi="Arial" w:cs="Arial"/>
          <w:sz w:val="28"/>
          <w:szCs w:val="28"/>
          <w:lang w:val="x-none"/>
        </w:rPr>
        <w:t xml:space="preserve">Amen,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wese</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Ngaapfuure</w:t>
      </w:r>
      <w:proofErr w:type="spellEnd"/>
      <w:r>
        <w:rPr>
          <w:rFonts w:ascii="Arial" w:hAnsi="Arial" w:cs="Arial"/>
          <w:sz w:val="28"/>
          <w:szCs w:val="28"/>
          <w:lang w:val="x-none"/>
        </w:rPr>
        <w:t xml:space="preserve"> Amen </w:t>
      </w:r>
      <w:proofErr w:type="spellStart"/>
      <w:r>
        <w:rPr>
          <w:rFonts w:ascii="Arial" w:hAnsi="Arial" w:cs="Arial"/>
          <w:sz w:val="28"/>
          <w:szCs w:val="28"/>
          <w:lang w:val="x-none"/>
        </w:rPr>
        <w:t>wedu</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w:t>
      </w:r>
      <w:r w:rsidRPr="009241BB">
        <w:rPr>
          <w:rFonts w:ascii="Arial" w:hAnsi="Arial" w:cs="Arial"/>
          <w:sz w:val="18"/>
          <w:szCs w:val="18"/>
        </w:rPr>
        <w:t xml:space="preserve"> </w:t>
      </w:r>
      <w:r w:rsidRPr="005F7606">
        <w:rPr>
          <w:rFonts w:ascii="Arial" w:hAnsi="Arial" w:cs="Arial"/>
          <w:sz w:val="18"/>
          <w:szCs w:val="18"/>
        </w:rPr>
        <w:t>[Congregation says, “Amen.”]</w:t>
      </w:r>
      <w:r>
        <w:rPr>
          <w:rFonts w:ascii="Arial" w:hAnsi="Arial" w:cs="Arial"/>
          <w:sz w:val="28"/>
          <w:szCs w:val="28"/>
          <w:lang w:val="x-none"/>
        </w:rPr>
        <w:t xml:space="preserve"> </w:t>
      </w:r>
      <w:proofErr w:type="spellStart"/>
      <w:r>
        <w:rPr>
          <w:rFonts w:ascii="Arial" w:hAnsi="Arial" w:cs="Arial"/>
          <w:sz w:val="28"/>
          <w:szCs w:val="28"/>
          <w:lang w:val="x-none"/>
        </w:rPr>
        <w:t>Hatidzokororei</w:t>
      </w:r>
      <w:proofErr w:type="spellEnd"/>
      <w:r>
        <w:rPr>
          <w:rFonts w:ascii="Arial" w:hAnsi="Arial" w:cs="Arial"/>
          <w:sz w:val="28"/>
          <w:szCs w:val="28"/>
          <w:lang w:val="x-none"/>
        </w:rPr>
        <w:t xml:space="preserve"> verse 5 tese:</w:t>
      </w:r>
    </w:p>
    <w:p w:rsidRPr="00242307" w:rsidR="00264564" w:rsidP="00264564" w:rsidRDefault="00264564" w14:paraId="6F8A1220" w14:textId="77777777">
      <w:pPr>
        <w:ind w:left="720"/>
        <w:jc w:val="both"/>
        <w:rPr>
          <w:rFonts w:ascii="Arial" w:hAnsi="Arial" w:cs="Arial"/>
          <w:i/>
          <w:iCs/>
          <w:sz w:val="28"/>
          <w:szCs w:val="28"/>
          <w:lang w:val="x-none"/>
        </w:rPr>
      </w:pPr>
      <w:r w:rsidRPr="00242307">
        <w:rPr>
          <w:rFonts w:ascii="Arial" w:hAnsi="Arial" w:cs="Arial"/>
          <w:i/>
          <w:iCs/>
          <w:sz w:val="28"/>
          <w:szCs w:val="28"/>
          <w:lang w:val="x-none"/>
        </w:rPr>
        <w:t xml:space="preserve">But unto the place which the LORD your God shall choose out of all your tribes to put </w:t>
      </w:r>
      <w:r>
        <w:rPr>
          <w:rFonts w:ascii="Arial" w:hAnsi="Arial" w:cs="Arial"/>
          <w:i/>
          <w:iCs/>
          <w:sz w:val="28"/>
          <w:szCs w:val="28"/>
          <w:lang w:val="x-none"/>
        </w:rPr>
        <w:t>H</w:t>
      </w:r>
      <w:r w:rsidRPr="00242307">
        <w:rPr>
          <w:rFonts w:ascii="Arial" w:hAnsi="Arial" w:cs="Arial"/>
          <w:i/>
          <w:iCs/>
          <w:sz w:val="28"/>
          <w:szCs w:val="28"/>
          <w:lang w:val="x-none"/>
        </w:rPr>
        <w:t xml:space="preserve">is name there, even unto </w:t>
      </w:r>
      <w:r>
        <w:rPr>
          <w:rFonts w:ascii="Arial" w:hAnsi="Arial" w:cs="Arial"/>
          <w:i/>
          <w:iCs/>
          <w:sz w:val="28"/>
          <w:szCs w:val="28"/>
          <w:lang w:val="x-none"/>
        </w:rPr>
        <w:t>H</w:t>
      </w:r>
      <w:r w:rsidRPr="00242307">
        <w:rPr>
          <w:rFonts w:ascii="Arial" w:hAnsi="Arial" w:cs="Arial"/>
          <w:i/>
          <w:iCs/>
          <w:sz w:val="28"/>
          <w:szCs w:val="28"/>
          <w:lang w:val="x-none"/>
        </w:rPr>
        <w:t>is habitation shall ye seek, and thither thou shalt come: </w:t>
      </w:r>
    </w:p>
    <w:p w:rsidR="00264564" w:rsidP="00264564" w:rsidRDefault="00264564" w14:paraId="1EE645A5" w14:textId="77777777">
      <w:pPr>
        <w:jc w:val="both"/>
        <w:rPr>
          <w:rFonts w:ascii="Arial" w:hAnsi="Arial" w:cs="Arial"/>
          <w:sz w:val="28"/>
          <w:szCs w:val="28"/>
        </w:rPr>
      </w:pPr>
      <w:r w:rsidRPr="001042E6">
        <w:rPr>
          <w:rFonts w:ascii="Arial" w:hAnsi="Arial" w:cs="Arial"/>
          <w:sz w:val="28"/>
          <w:szCs w:val="28"/>
          <w:vertAlign w:val="superscript"/>
        </w:rPr>
        <w:t>68</w:t>
      </w:r>
      <w:r>
        <w:rPr>
          <w:rFonts w:ascii="Arial" w:hAnsi="Arial" w:cs="Arial"/>
          <w:sz w:val="28"/>
          <w:szCs w:val="28"/>
          <w:vertAlign w:val="superscript"/>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Tsvagai</w:t>
      </w:r>
      <w:proofErr w:type="spellEnd"/>
      <w:r>
        <w:rPr>
          <w:rFonts w:ascii="Arial" w:hAnsi="Arial" w:cs="Arial"/>
          <w:sz w:val="28"/>
          <w:szCs w:val="28"/>
          <w:lang w:val="x-none"/>
        </w:rPr>
        <w:t xml:space="preserve"> </w:t>
      </w:r>
      <w:proofErr w:type="spellStart"/>
      <w:r>
        <w:rPr>
          <w:rFonts w:ascii="Arial" w:hAnsi="Arial" w:cs="Arial"/>
          <w:sz w:val="28"/>
          <w:szCs w:val="28"/>
          <w:lang w:val="x-none"/>
        </w:rPr>
        <w:t>nzvimbo</w:t>
      </w:r>
      <w:proofErr w:type="spellEnd"/>
      <w:r>
        <w:rPr>
          <w:rFonts w:ascii="Arial" w:hAnsi="Arial" w:cs="Arial"/>
          <w:sz w:val="28"/>
          <w:szCs w:val="28"/>
          <w:lang w:val="x-none"/>
        </w:rPr>
        <w:t xml:space="preserve"> </w:t>
      </w:r>
      <w:proofErr w:type="spellStart"/>
      <w:r>
        <w:rPr>
          <w:rFonts w:ascii="Arial" w:hAnsi="Arial" w:cs="Arial"/>
          <w:sz w:val="28"/>
          <w:szCs w:val="28"/>
          <w:lang w:val="x-none"/>
        </w:rPr>
        <w:t>yandaisa</w:t>
      </w:r>
      <w:proofErr w:type="spellEnd"/>
      <w:r>
        <w:rPr>
          <w:rFonts w:ascii="Arial" w:hAnsi="Arial" w:cs="Arial"/>
          <w:sz w:val="28"/>
          <w:szCs w:val="28"/>
          <w:lang w:val="x-none"/>
        </w:rPr>
        <w:t xml:space="preserve"> Zita </w:t>
      </w:r>
      <w:proofErr w:type="spellStart"/>
      <w:r>
        <w:rPr>
          <w:rFonts w:ascii="Arial" w:hAnsi="Arial" w:cs="Arial"/>
          <w:sz w:val="28"/>
          <w:szCs w:val="28"/>
          <w:lang w:val="x-none"/>
        </w:rPr>
        <w:t>raani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rangu</w:t>
      </w:r>
      <w:proofErr w:type="spellEnd"/>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Mese </w:t>
      </w:r>
      <w:proofErr w:type="spellStart"/>
      <w:r>
        <w:rPr>
          <w:rFonts w:ascii="Arial" w:hAnsi="Arial" w:cs="Arial"/>
          <w:sz w:val="28"/>
          <w:szCs w:val="28"/>
          <w:lang w:val="x-none"/>
        </w:rPr>
        <w:t>tsvagai</w:t>
      </w:r>
      <w:proofErr w:type="spellEnd"/>
      <w:r>
        <w:rPr>
          <w:rFonts w:ascii="Arial" w:hAnsi="Arial" w:cs="Arial"/>
          <w:sz w:val="28"/>
          <w:szCs w:val="28"/>
          <w:lang w:val="x-none"/>
        </w:rPr>
        <w:t xml:space="preserve"> </w:t>
      </w:r>
      <w:proofErr w:type="spellStart"/>
      <w:r>
        <w:rPr>
          <w:rFonts w:ascii="Arial" w:hAnsi="Arial" w:cs="Arial"/>
          <w:sz w:val="28"/>
          <w:szCs w:val="28"/>
          <w:lang w:val="x-none"/>
        </w:rPr>
        <w:t>nzvimbo</w:t>
      </w:r>
      <w:proofErr w:type="spellEnd"/>
      <w:r>
        <w:rPr>
          <w:rFonts w:ascii="Arial" w:hAnsi="Arial" w:cs="Arial"/>
          <w:sz w:val="28"/>
          <w:szCs w:val="28"/>
          <w:lang w:val="x-none"/>
        </w:rPr>
        <w:t xml:space="preserve"> </w:t>
      </w:r>
      <w:proofErr w:type="spellStart"/>
      <w:r>
        <w:rPr>
          <w:rFonts w:ascii="Arial" w:hAnsi="Arial" w:cs="Arial"/>
          <w:sz w:val="28"/>
          <w:szCs w:val="28"/>
          <w:lang w:val="x-none"/>
        </w:rPr>
        <w:t>iyoyo</w:t>
      </w:r>
      <w:proofErr w:type="spellEnd"/>
      <w:r>
        <w:rPr>
          <w:rFonts w:ascii="Arial" w:hAnsi="Arial" w:cs="Arial"/>
          <w:sz w:val="28"/>
          <w:szCs w:val="28"/>
          <w:lang w:val="x-none"/>
        </w:rPr>
        <w:t xml:space="preserve"> </w:t>
      </w:r>
      <w:proofErr w:type="spellStart"/>
      <w:r>
        <w:rPr>
          <w:rFonts w:ascii="Arial" w:hAnsi="Arial" w:cs="Arial"/>
          <w:sz w:val="28"/>
          <w:szCs w:val="28"/>
          <w:lang w:val="x-none"/>
        </w:rPr>
        <w:t>muuye</w:t>
      </w:r>
      <w:proofErr w:type="spellEnd"/>
      <w:r>
        <w:rPr>
          <w:rFonts w:ascii="Arial" w:hAnsi="Arial" w:cs="Arial"/>
          <w:sz w:val="28"/>
          <w:szCs w:val="28"/>
          <w:lang w:val="x-none"/>
        </w:rPr>
        <w:t xml:space="preserve"> </w:t>
      </w:r>
      <w:proofErr w:type="spellStart"/>
      <w:r>
        <w:rPr>
          <w:rFonts w:ascii="Arial" w:hAnsi="Arial" w:cs="Arial"/>
          <w:sz w:val="28"/>
          <w:szCs w:val="28"/>
          <w:lang w:val="x-none"/>
        </w:rPr>
        <w:t>iko</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ikoko</w:t>
      </w:r>
      <w:proofErr w:type="spellEnd"/>
      <w:r>
        <w:rPr>
          <w:rFonts w:ascii="Arial" w:hAnsi="Arial" w:cs="Arial"/>
          <w:sz w:val="18"/>
          <w:szCs w:val="18"/>
        </w:rPr>
        <w:t>,</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ikoko</w:t>
      </w:r>
      <w:proofErr w:type="spellEnd"/>
      <w:r>
        <w:rPr>
          <w:rFonts w:ascii="Arial" w:hAnsi="Arial" w:cs="Arial"/>
          <w:sz w:val="28"/>
          <w:szCs w:val="28"/>
          <w:lang w:val="x-none"/>
        </w:rPr>
        <w:t xml:space="preserve">. “In the evening time, </w:t>
      </w:r>
      <w:r w:rsidRPr="005F7606">
        <w:rPr>
          <w:rFonts w:ascii="Arial" w:hAnsi="Arial" w:cs="Arial"/>
          <w:sz w:val="18"/>
          <w:szCs w:val="18"/>
        </w:rPr>
        <w:t xml:space="preserve">[Congregation says, </w:t>
      </w:r>
      <w:r>
        <w:rPr>
          <w:rFonts w:ascii="Arial" w:hAnsi="Arial" w:cs="Arial"/>
          <w:sz w:val="18"/>
          <w:szCs w:val="18"/>
        </w:rPr>
        <w:t>‘</w:t>
      </w:r>
      <w:r w:rsidRPr="005F7606">
        <w:rPr>
          <w:rFonts w:ascii="Arial" w:hAnsi="Arial" w:cs="Arial"/>
          <w:sz w:val="18"/>
          <w:szCs w:val="18"/>
        </w:rPr>
        <w:t>Ame</w:t>
      </w:r>
      <w:r>
        <w:rPr>
          <w:rFonts w:ascii="Arial" w:hAnsi="Arial" w:cs="Arial"/>
          <w:sz w:val="18"/>
          <w:szCs w:val="18"/>
        </w:rPr>
        <w:t>n,’</w:t>
      </w:r>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it shall be, </w:t>
      </w:r>
      <w:r w:rsidRPr="005F7606">
        <w:rPr>
          <w:rFonts w:ascii="Arial" w:hAnsi="Arial" w:cs="Arial"/>
          <w:sz w:val="18"/>
          <w:szCs w:val="18"/>
        </w:rPr>
        <w:t xml:space="preserve">[Congregation says, </w:t>
      </w:r>
      <w:r>
        <w:rPr>
          <w:rFonts w:ascii="Arial" w:hAnsi="Arial" w:cs="Arial"/>
          <w:sz w:val="18"/>
          <w:szCs w:val="18"/>
        </w:rPr>
        <w:t>‘light,’</w:t>
      </w:r>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light.” </w:t>
      </w:r>
      <w:proofErr w:type="spellStart"/>
      <w:r>
        <w:rPr>
          <w:rFonts w:ascii="Arial" w:hAnsi="Arial" w:cs="Arial"/>
          <w:sz w:val="28"/>
          <w:szCs w:val="28"/>
          <w:lang w:val="x-none"/>
        </w:rPr>
        <w:t>Tingaita</w:t>
      </w:r>
      <w:proofErr w:type="spellEnd"/>
      <w:r>
        <w:rPr>
          <w:rFonts w:ascii="Arial" w:hAnsi="Arial" w:cs="Arial"/>
          <w:sz w:val="28"/>
          <w:szCs w:val="28"/>
          <w:lang w:val="x-none"/>
        </w:rPr>
        <w:t xml:space="preserve"> Amen here </w:t>
      </w:r>
      <w:proofErr w:type="spellStart"/>
      <w:r>
        <w:rPr>
          <w:rFonts w:ascii="Arial" w:hAnsi="Arial" w:cs="Arial"/>
          <w:sz w:val="28"/>
          <w:szCs w:val="28"/>
          <w:lang w:val="x-none"/>
        </w:rPr>
        <w:t>varanda</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vese</w:t>
      </w:r>
      <w:proofErr w:type="spellEnd"/>
      <w:r>
        <w:rPr>
          <w:rFonts w:ascii="Arial" w:hAnsi="Arial" w:cs="Arial"/>
          <w:sz w:val="28"/>
          <w:szCs w:val="28"/>
          <w:lang w:val="x-none"/>
        </w:rPr>
        <w:t xml:space="preserve"> </w:t>
      </w:r>
      <w:proofErr w:type="spellStart"/>
      <w:r>
        <w:rPr>
          <w:rFonts w:ascii="Arial" w:hAnsi="Arial" w:cs="Arial"/>
          <w:sz w:val="28"/>
          <w:szCs w:val="28"/>
          <w:lang w:val="x-none"/>
        </w:rPr>
        <w:t>vari</w:t>
      </w:r>
      <w:proofErr w:type="spellEnd"/>
      <w:r>
        <w:rPr>
          <w:rFonts w:ascii="Arial" w:hAnsi="Arial" w:cs="Arial"/>
          <w:sz w:val="28"/>
          <w:szCs w:val="28"/>
          <w:lang w:val="x-none"/>
        </w:rPr>
        <w:t xml:space="preserve"> </w:t>
      </w:r>
      <w:proofErr w:type="spellStart"/>
      <w:r>
        <w:rPr>
          <w:rFonts w:ascii="Arial" w:hAnsi="Arial" w:cs="Arial"/>
          <w:sz w:val="28"/>
          <w:szCs w:val="28"/>
          <w:lang w:val="x-none"/>
        </w:rPr>
        <w:t>kumakomo</w:t>
      </w:r>
      <w:proofErr w:type="spellEnd"/>
      <w:r>
        <w:rPr>
          <w:rFonts w:ascii="Arial" w:hAnsi="Arial" w:cs="Arial"/>
          <w:sz w:val="28"/>
          <w:szCs w:val="28"/>
          <w:lang w:val="x-none"/>
        </w:rPr>
        <w:t xml:space="preserve">, </w:t>
      </w:r>
      <w:proofErr w:type="spellStart"/>
      <w:r>
        <w:rPr>
          <w:rFonts w:ascii="Arial" w:hAnsi="Arial" w:cs="Arial"/>
          <w:sz w:val="28"/>
          <w:szCs w:val="28"/>
          <w:lang w:val="x-none"/>
        </w:rPr>
        <w:t>makereke</w:t>
      </w:r>
      <w:proofErr w:type="spellEnd"/>
      <w:r>
        <w:rPr>
          <w:rFonts w:ascii="Arial" w:hAnsi="Arial" w:cs="Arial"/>
          <w:sz w:val="28"/>
          <w:szCs w:val="28"/>
          <w:lang w:val="x-none"/>
        </w:rPr>
        <w:t xml:space="preserve"> </w:t>
      </w:r>
      <w:proofErr w:type="spellStart"/>
      <w:r>
        <w:rPr>
          <w:rFonts w:ascii="Arial" w:hAnsi="Arial" w:cs="Arial"/>
          <w:sz w:val="28"/>
          <w:szCs w:val="28"/>
          <w:lang w:val="x-none"/>
        </w:rPr>
        <w:t>kuya</w:t>
      </w:r>
      <w:proofErr w:type="spellEnd"/>
      <w:r>
        <w:rPr>
          <w:rFonts w:ascii="Arial" w:hAnsi="Arial" w:cs="Arial"/>
          <w:sz w:val="28"/>
          <w:szCs w:val="28"/>
          <w:lang w:val="x-none"/>
        </w:rPr>
        <w:t xml:space="preserve">, “Come out from </w:t>
      </w:r>
      <w:proofErr w:type="spellStart"/>
      <w:r>
        <w:rPr>
          <w:rFonts w:ascii="Arial" w:hAnsi="Arial" w:cs="Arial"/>
          <w:sz w:val="28"/>
          <w:szCs w:val="28"/>
          <w:lang w:val="x-none"/>
        </w:rPr>
        <w:t>amo</w:t>
      </w:r>
      <w:proofErr w:type="spellEnd"/>
      <w:r>
        <w:rPr>
          <w:rFonts w:ascii="Arial" w:hAnsi="Arial" w:cs="Arial"/>
          <w:sz w:val="28"/>
          <w:szCs w:val="28"/>
          <w:lang w:val="x-none"/>
        </w:rPr>
        <w:t xml:space="preserve">...? </w:t>
      </w:r>
      <w:r w:rsidRPr="005F7606">
        <w:rPr>
          <w:rFonts w:ascii="Arial" w:hAnsi="Arial" w:cs="Arial"/>
          <w:sz w:val="18"/>
          <w:szCs w:val="18"/>
        </w:rPr>
        <w:t xml:space="preserve">[Congregation says, </w:t>
      </w:r>
      <w:r>
        <w:rPr>
          <w:rFonts w:ascii="Arial" w:hAnsi="Arial" w:cs="Arial"/>
          <w:sz w:val="18"/>
          <w:szCs w:val="18"/>
        </w:rPr>
        <w:t>‘among them,’</w:t>
      </w:r>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among them.”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kunzwa</w:t>
      </w:r>
      <w:proofErr w:type="spellEnd"/>
      <w:r>
        <w:rPr>
          <w:rFonts w:ascii="Arial" w:hAnsi="Arial" w:cs="Arial"/>
          <w:sz w:val="28"/>
          <w:szCs w:val="28"/>
          <w:lang w:val="x-none"/>
        </w:rPr>
        <w:t xml:space="preserve"> Amen </w:t>
      </w:r>
      <w:proofErr w:type="spellStart"/>
      <w:r>
        <w:rPr>
          <w:rFonts w:ascii="Arial" w:hAnsi="Arial" w:cs="Arial"/>
          <w:sz w:val="28"/>
          <w:szCs w:val="28"/>
          <w:lang w:val="x-none"/>
        </w:rPr>
        <w:t>varanda</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lang w:val="x-none"/>
        </w:rPr>
        <w:t xml:space="preserve">“Come out from a...?” </w:t>
      </w:r>
      <w:r w:rsidRPr="005F7606">
        <w:rPr>
          <w:rFonts w:ascii="Arial" w:hAnsi="Arial" w:cs="Arial"/>
          <w:sz w:val="18"/>
          <w:szCs w:val="18"/>
        </w:rPr>
        <w:t>[Congregation says, “</w:t>
      </w:r>
      <w:r>
        <w:rPr>
          <w:rFonts w:ascii="Arial" w:hAnsi="Arial" w:cs="Arial"/>
          <w:sz w:val="18"/>
          <w:szCs w:val="18"/>
        </w:rPr>
        <w:t>among them</w:t>
      </w:r>
      <w:r w:rsidRPr="005F7606">
        <w:rPr>
          <w:rFonts w:ascii="Arial" w:hAnsi="Arial" w:cs="Arial"/>
          <w:sz w:val="18"/>
          <w:szCs w:val="18"/>
        </w:rPr>
        <w:t>.”]</w:t>
      </w:r>
      <w:r>
        <w:rPr>
          <w:rFonts w:ascii="Arial" w:hAnsi="Arial" w:cs="Arial"/>
          <w:sz w:val="28"/>
          <w:szCs w:val="28"/>
        </w:rPr>
        <w:t xml:space="preserve"> </w:t>
      </w:r>
    </w:p>
    <w:p w:rsidR="00264564" w:rsidP="00264564" w:rsidRDefault="00264564" w14:paraId="030A93B3" w14:textId="77777777">
      <w:pPr>
        <w:jc w:val="both"/>
        <w:rPr>
          <w:rFonts w:ascii="Arial" w:hAnsi="Arial" w:cs="Arial"/>
          <w:sz w:val="28"/>
          <w:szCs w:val="28"/>
          <w:lang w:val="x-none"/>
        </w:rPr>
      </w:pPr>
      <w:r>
        <w:rPr>
          <w:rFonts w:ascii="Arial" w:hAnsi="Arial" w:cs="Arial"/>
          <w:sz w:val="28"/>
          <w:szCs w:val="28"/>
          <w:vertAlign w:val="superscript"/>
          <w:lang w:val="x-none"/>
        </w:rPr>
        <w:t xml:space="preserve">69 </w:t>
      </w:r>
      <w:r>
        <w:rPr>
          <w:rFonts w:ascii="Arial" w:hAnsi="Arial" w:cs="Arial"/>
          <w:sz w:val="28"/>
          <w:szCs w:val="28"/>
          <w:lang w:val="x-none"/>
        </w:rPr>
        <w:t xml:space="preserve">Mwari </w:t>
      </w:r>
      <w:proofErr w:type="spellStart"/>
      <w:r>
        <w:rPr>
          <w:rFonts w:ascii="Arial" w:hAnsi="Arial" w:cs="Arial"/>
          <w:sz w:val="28"/>
          <w:szCs w:val="28"/>
          <w:lang w:val="x-none"/>
        </w:rPr>
        <w:t>akanyatsotaura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kana </w:t>
      </w:r>
      <w:proofErr w:type="spellStart"/>
      <w:r>
        <w:rPr>
          <w:rFonts w:ascii="Arial" w:hAnsi="Arial" w:cs="Arial"/>
          <w:sz w:val="28"/>
          <w:szCs w:val="28"/>
          <w:lang w:val="x-none"/>
        </w:rPr>
        <w:t>uri</w:t>
      </w:r>
      <w:proofErr w:type="spellEnd"/>
      <w:r>
        <w:rPr>
          <w:rFonts w:ascii="Arial" w:hAnsi="Arial" w:cs="Arial"/>
          <w:sz w:val="28"/>
          <w:szCs w:val="28"/>
          <w:lang w:val="x-none"/>
        </w:rPr>
        <w:t xml:space="preserve"> </w:t>
      </w:r>
      <w:proofErr w:type="spellStart"/>
      <w:r>
        <w:rPr>
          <w:rFonts w:ascii="Arial" w:hAnsi="Arial" w:cs="Arial"/>
          <w:sz w:val="28"/>
          <w:szCs w:val="28"/>
          <w:lang w:val="x-none"/>
        </w:rPr>
        <w:t>muSavadha</w:t>
      </w:r>
      <w:proofErr w:type="spellEnd"/>
      <w:r>
        <w:rPr>
          <w:rFonts w:ascii="Arial" w:hAnsi="Arial" w:cs="Arial"/>
          <w:sz w:val="28"/>
          <w:szCs w:val="28"/>
          <w:lang w:val="x-none"/>
        </w:rPr>
        <w:t xml:space="preserve">, come out. Kana </w:t>
      </w:r>
      <w:proofErr w:type="spellStart"/>
      <w:r>
        <w:rPr>
          <w:rFonts w:ascii="Arial" w:hAnsi="Arial" w:cs="Arial"/>
          <w:sz w:val="28"/>
          <w:szCs w:val="28"/>
          <w:lang w:val="x-none"/>
        </w:rPr>
        <w:t>uri</w:t>
      </w:r>
      <w:proofErr w:type="spellEnd"/>
      <w:r>
        <w:rPr>
          <w:rFonts w:ascii="Arial" w:hAnsi="Arial" w:cs="Arial"/>
          <w:sz w:val="28"/>
          <w:szCs w:val="28"/>
          <w:lang w:val="x-none"/>
        </w:rPr>
        <w:t xml:space="preserve"> mu Baptist, come out. Kana </w:t>
      </w:r>
      <w:proofErr w:type="spellStart"/>
      <w:r>
        <w:rPr>
          <w:rFonts w:ascii="Arial" w:hAnsi="Arial" w:cs="Arial"/>
          <w:sz w:val="28"/>
          <w:szCs w:val="28"/>
          <w:lang w:val="x-none"/>
        </w:rPr>
        <w:t>ari</w:t>
      </w:r>
      <w:proofErr w:type="spellEnd"/>
      <w:r>
        <w:rPr>
          <w:rFonts w:ascii="Arial" w:hAnsi="Arial" w:cs="Arial"/>
          <w:sz w:val="28"/>
          <w:szCs w:val="28"/>
          <w:lang w:val="x-none"/>
        </w:rPr>
        <w:t xml:space="preserve"> mu Anglican, come out. Kana </w:t>
      </w:r>
      <w:proofErr w:type="spellStart"/>
      <w:r>
        <w:rPr>
          <w:rFonts w:ascii="Arial" w:hAnsi="Arial" w:cs="Arial"/>
          <w:sz w:val="28"/>
          <w:szCs w:val="28"/>
          <w:lang w:val="x-none"/>
        </w:rPr>
        <w:t>ari</w:t>
      </w:r>
      <w:proofErr w:type="spellEnd"/>
      <w:r>
        <w:rPr>
          <w:rFonts w:ascii="Arial" w:hAnsi="Arial" w:cs="Arial"/>
          <w:sz w:val="28"/>
          <w:szCs w:val="28"/>
          <w:lang w:val="x-none"/>
        </w:rPr>
        <w:t xml:space="preserve"> mu Apostolic Faith, come out. Kana </w:t>
      </w:r>
      <w:proofErr w:type="spellStart"/>
      <w:r>
        <w:rPr>
          <w:rFonts w:ascii="Arial" w:hAnsi="Arial" w:cs="Arial"/>
          <w:sz w:val="28"/>
          <w:szCs w:val="28"/>
          <w:lang w:val="x-none"/>
        </w:rPr>
        <w:t>ari</w:t>
      </w:r>
      <w:proofErr w:type="spellEnd"/>
      <w:r>
        <w:rPr>
          <w:rFonts w:ascii="Arial" w:hAnsi="Arial" w:cs="Arial"/>
          <w:sz w:val="28"/>
          <w:szCs w:val="28"/>
          <w:lang w:val="x-none"/>
        </w:rPr>
        <w:t xml:space="preserve"> mu ZAOGA, come out. Mese mauri, come out. Kana </w:t>
      </w:r>
      <w:proofErr w:type="spellStart"/>
      <w:r>
        <w:rPr>
          <w:rFonts w:ascii="Arial" w:hAnsi="Arial" w:cs="Arial"/>
          <w:sz w:val="28"/>
          <w:szCs w:val="28"/>
          <w:lang w:val="x-none"/>
        </w:rPr>
        <w:t>uri</w:t>
      </w:r>
      <w:proofErr w:type="spellEnd"/>
      <w:r>
        <w:rPr>
          <w:rFonts w:ascii="Arial" w:hAnsi="Arial" w:cs="Arial"/>
          <w:sz w:val="28"/>
          <w:szCs w:val="28"/>
          <w:lang w:val="x-none"/>
        </w:rPr>
        <w:t xml:space="preserve"> </w:t>
      </w:r>
      <w:proofErr w:type="spellStart"/>
      <w:r>
        <w:rPr>
          <w:rFonts w:ascii="Arial" w:hAnsi="Arial" w:cs="Arial"/>
          <w:sz w:val="28"/>
          <w:szCs w:val="28"/>
          <w:lang w:val="x-none"/>
        </w:rPr>
        <w:t>muEmmanuwero</w:t>
      </w:r>
      <w:proofErr w:type="spellEnd"/>
      <w:r>
        <w:rPr>
          <w:rFonts w:ascii="Arial" w:hAnsi="Arial" w:cs="Arial"/>
          <w:sz w:val="28"/>
          <w:szCs w:val="28"/>
          <w:lang w:val="x-none"/>
        </w:rPr>
        <w:t xml:space="preserve">, come out. Kana </w:t>
      </w:r>
      <w:proofErr w:type="spellStart"/>
      <w:r>
        <w:rPr>
          <w:rFonts w:ascii="Arial" w:hAnsi="Arial" w:cs="Arial"/>
          <w:sz w:val="28"/>
          <w:szCs w:val="28"/>
          <w:lang w:val="x-none"/>
        </w:rPr>
        <w:t>uri</w:t>
      </w:r>
      <w:proofErr w:type="spellEnd"/>
      <w:r>
        <w:rPr>
          <w:rFonts w:ascii="Arial" w:hAnsi="Arial" w:cs="Arial"/>
          <w:sz w:val="28"/>
          <w:szCs w:val="28"/>
          <w:lang w:val="x-none"/>
        </w:rPr>
        <w:t xml:space="preserve"> mu Christ Embassy, come out.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Tsvaga</w:t>
      </w:r>
      <w:proofErr w:type="spellEnd"/>
      <w:r>
        <w:rPr>
          <w:rFonts w:ascii="Arial" w:hAnsi="Arial" w:cs="Arial"/>
          <w:sz w:val="28"/>
          <w:szCs w:val="28"/>
          <w:lang w:val="x-none"/>
        </w:rPr>
        <w:t xml:space="preserve"> </w:t>
      </w:r>
      <w:proofErr w:type="spellStart"/>
      <w:r>
        <w:rPr>
          <w:rFonts w:ascii="Arial" w:hAnsi="Arial" w:cs="Arial"/>
          <w:sz w:val="28"/>
          <w:szCs w:val="28"/>
          <w:lang w:val="x-none"/>
        </w:rPr>
        <w:t>nzvimbo</w:t>
      </w:r>
      <w:proofErr w:type="spellEnd"/>
      <w:r>
        <w:rPr>
          <w:rFonts w:ascii="Arial" w:hAnsi="Arial" w:cs="Arial"/>
          <w:sz w:val="28"/>
          <w:szCs w:val="28"/>
          <w:lang w:val="x-none"/>
        </w:rPr>
        <w:t xml:space="preserve"> </w:t>
      </w:r>
      <w:proofErr w:type="spellStart"/>
      <w:r>
        <w:rPr>
          <w:rFonts w:ascii="Arial" w:hAnsi="Arial" w:cs="Arial"/>
          <w:sz w:val="28"/>
          <w:szCs w:val="28"/>
          <w:lang w:val="x-none"/>
        </w:rPr>
        <w:t>yandakaisa</w:t>
      </w:r>
      <w:proofErr w:type="spellEnd"/>
      <w:r>
        <w:rPr>
          <w:rFonts w:ascii="Arial" w:hAnsi="Arial" w:cs="Arial"/>
          <w:sz w:val="28"/>
          <w:szCs w:val="28"/>
          <w:lang w:val="x-none"/>
        </w:rPr>
        <w:t xml:space="preserve"> Zita </w:t>
      </w:r>
      <w:proofErr w:type="spellStart"/>
      <w:r>
        <w:rPr>
          <w:rFonts w:ascii="Arial" w:hAnsi="Arial" w:cs="Arial"/>
          <w:sz w:val="28"/>
          <w:szCs w:val="28"/>
          <w:lang w:val="x-none"/>
        </w:rPr>
        <w:t>rangu</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Amen!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Zita </w:t>
      </w:r>
      <w:proofErr w:type="spellStart"/>
      <w:r>
        <w:rPr>
          <w:rFonts w:ascii="Arial" w:hAnsi="Arial" w:cs="Arial"/>
          <w:sz w:val="28"/>
          <w:szCs w:val="28"/>
          <w:lang w:val="x-none"/>
        </w:rPr>
        <w:t>hupe</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hupenyu</w:t>
      </w:r>
      <w:proofErr w:type="spellEnd"/>
      <w:r>
        <w:rPr>
          <w:rFonts w:ascii="Arial" w:hAnsi="Arial" w:cs="Arial"/>
          <w:sz w:val="18"/>
          <w:szCs w:val="18"/>
        </w:rPr>
        <w:t>,</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Saka Zita harina </w:t>
      </w:r>
      <w:proofErr w:type="spellStart"/>
      <w:r>
        <w:rPr>
          <w:rFonts w:ascii="Arial" w:hAnsi="Arial" w:cs="Arial"/>
          <w:sz w:val="28"/>
          <w:szCs w:val="28"/>
          <w:lang w:val="x-none"/>
        </w:rPr>
        <w:t>kumboiswa</w:t>
      </w:r>
      <w:proofErr w:type="spellEnd"/>
      <w:r>
        <w:rPr>
          <w:rFonts w:ascii="Arial" w:hAnsi="Arial" w:cs="Arial"/>
          <w:sz w:val="28"/>
          <w:szCs w:val="28"/>
          <w:lang w:val="x-none"/>
        </w:rPr>
        <w:t xml:space="preserve"> pa church, pa building apo. </w:t>
      </w:r>
    </w:p>
    <w:p w:rsidR="00264564" w:rsidP="00264564" w:rsidRDefault="00264564" w14:paraId="47D0FBD0" w14:textId="77777777">
      <w:pPr>
        <w:jc w:val="both"/>
        <w:rPr>
          <w:rFonts w:ascii="Arial" w:hAnsi="Arial" w:cs="Arial"/>
          <w:sz w:val="28"/>
          <w:szCs w:val="28"/>
        </w:rPr>
      </w:pPr>
      <w:r>
        <w:rPr>
          <w:rFonts w:ascii="Arial" w:hAnsi="Arial" w:cs="Arial"/>
          <w:sz w:val="28"/>
          <w:szCs w:val="28"/>
          <w:vertAlign w:val="superscript"/>
          <w:lang w:val="x-none"/>
        </w:rPr>
        <w:t xml:space="preserve">70 </w:t>
      </w:r>
      <w:r>
        <w:rPr>
          <w:rFonts w:ascii="Arial" w:hAnsi="Arial" w:cs="Arial"/>
          <w:sz w:val="28"/>
          <w:szCs w:val="28"/>
          <w:lang w:val="x-none"/>
        </w:rPr>
        <w:t xml:space="preserve">Zita hapana </w:t>
      </w:r>
      <w:proofErr w:type="spellStart"/>
      <w:r>
        <w:rPr>
          <w:rFonts w:ascii="Arial" w:hAnsi="Arial" w:cs="Arial"/>
          <w:sz w:val="28"/>
          <w:szCs w:val="28"/>
          <w:lang w:val="x-none"/>
        </w:rPr>
        <w:t>pamunhu</w:t>
      </w:r>
      <w:proofErr w:type="spellEnd"/>
      <w:r>
        <w:rPr>
          <w:rFonts w:ascii="Arial" w:hAnsi="Arial" w:cs="Arial"/>
          <w:sz w:val="28"/>
          <w:szCs w:val="28"/>
          <w:lang w:val="x-none"/>
        </w:rPr>
        <w:t xml:space="preserve"> </w:t>
      </w:r>
      <w:proofErr w:type="spellStart"/>
      <w:r>
        <w:rPr>
          <w:rFonts w:ascii="Arial" w:hAnsi="Arial" w:cs="Arial"/>
          <w:sz w:val="28"/>
          <w:szCs w:val="28"/>
          <w:lang w:val="x-none"/>
        </w:rPr>
        <w:t>parakadii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parakaiswa</w:t>
      </w:r>
      <w:proofErr w:type="spellEnd"/>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It’s a  body Word </w:t>
      </w:r>
      <w:proofErr w:type="spellStart"/>
      <w:r>
        <w:rPr>
          <w:rFonts w:ascii="Arial" w:hAnsi="Arial" w:cs="Arial"/>
          <w:sz w:val="28"/>
          <w:szCs w:val="28"/>
          <w:lang w:val="x-none"/>
        </w:rPr>
        <w:t>makaiswa</w:t>
      </w:r>
      <w:proofErr w:type="spellEnd"/>
      <w:r>
        <w:rPr>
          <w:rFonts w:ascii="Arial" w:hAnsi="Arial" w:cs="Arial"/>
          <w:sz w:val="28"/>
          <w:szCs w:val="28"/>
          <w:lang w:val="x-none"/>
        </w:rPr>
        <w:t xml:space="preserve"> Zita </w:t>
      </w:r>
      <w:proofErr w:type="spellStart"/>
      <w:r>
        <w:rPr>
          <w:rFonts w:ascii="Arial" w:hAnsi="Arial" w:cs="Arial"/>
          <w:sz w:val="28"/>
          <w:szCs w:val="28"/>
          <w:lang w:val="x-none"/>
        </w:rPr>
        <w:t>iro</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iroro</w:t>
      </w:r>
      <w:proofErr w:type="spellEnd"/>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Mukawana</w:t>
      </w:r>
      <w:proofErr w:type="spellEnd"/>
      <w:r>
        <w:rPr>
          <w:rFonts w:ascii="Arial" w:hAnsi="Arial" w:cs="Arial"/>
          <w:sz w:val="28"/>
          <w:szCs w:val="28"/>
          <w:lang w:val="x-none"/>
        </w:rPr>
        <w:t xml:space="preserve"> body Word </w:t>
      </w:r>
      <w:proofErr w:type="spellStart"/>
      <w:r>
        <w:rPr>
          <w:rFonts w:ascii="Arial" w:hAnsi="Arial" w:cs="Arial"/>
          <w:sz w:val="28"/>
          <w:szCs w:val="28"/>
          <w:lang w:val="x-none"/>
        </w:rPr>
        <w:t>iyoyo</w:t>
      </w:r>
      <w:proofErr w:type="spellEnd"/>
      <w:r>
        <w:rPr>
          <w:rFonts w:ascii="Arial" w:hAnsi="Arial" w:cs="Arial"/>
          <w:sz w:val="28"/>
          <w:szCs w:val="28"/>
          <w:lang w:val="x-none"/>
        </w:rPr>
        <w:t xml:space="preserve"> </w:t>
      </w:r>
      <w:proofErr w:type="spellStart"/>
      <w:r>
        <w:rPr>
          <w:rFonts w:ascii="Arial" w:hAnsi="Arial" w:cs="Arial"/>
          <w:sz w:val="28"/>
          <w:szCs w:val="28"/>
          <w:lang w:val="x-none"/>
        </w:rPr>
        <w:t>yakaiswa</w:t>
      </w:r>
      <w:proofErr w:type="spellEnd"/>
      <w:r>
        <w:rPr>
          <w:rFonts w:ascii="Arial" w:hAnsi="Arial" w:cs="Arial"/>
          <w:sz w:val="28"/>
          <w:szCs w:val="28"/>
          <w:lang w:val="x-none"/>
        </w:rPr>
        <w:t xml:space="preserve"> Zi...? </w:t>
      </w:r>
      <w:r w:rsidRPr="005F7606">
        <w:rPr>
          <w:rFonts w:ascii="Arial" w:hAnsi="Arial" w:cs="Arial"/>
          <w:sz w:val="18"/>
          <w:szCs w:val="18"/>
        </w:rPr>
        <w:t>[Congregation says, “</w:t>
      </w:r>
      <w:r>
        <w:rPr>
          <w:rFonts w:ascii="Arial" w:hAnsi="Arial" w:cs="Arial"/>
          <w:sz w:val="18"/>
          <w:szCs w:val="18"/>
        </w:rPr>
        <w:t>Zita,</w:t>
      </w:r>
      <w:r w:rsidRPr="005F7606">
        <w:rPr>
          <w:rFonts w:ascii="Arial" w:hAnsi="Arial" w:cs="Arial"/>
          <w:sz w:val="18"/>
          <w:szCs w:val="18"/>
        </w:rPr>
        <w:t>”]</w:t>
      </w:r>
      <w:r>
        <w:rPr>
          <w:rFonts w:ascii="Arial" w:hAnsi="Arial" w:cs="Arial"/>
          <w:sz w:val="28"/>
          <w:szCs w:val="28"/>
        </w:rPr>
        <w:t xml:space="preserve"> Zita. </w:t>
      </w:r>
      <w:r>
        <w:rPr>
          <w:rFonts w:ascii="Arial" w:hAnsi="Arial" w:cs="Arial"/>
          <w:sz w:val="28"/>
          <w:szCs w:val="28"/>
          <w:lang w:val="x-none"/>
        </w:rPr>
        <w:t xml:space="preserve">Kana </w:t>
      </w:r>
      <w:proofErr w:type="spellStart"/>
      <w:r>
        <w:rPr>
          <w:rFonts w:ascii="Arial" w:hAnsi="Arial" w:cs="Arial"/>
          <w:sz w:val="28"/>
          <w:szCs w:val="28"/>
          <w:lang w:val="x-none"/>
        </w:rPr>
        <w:t>uri</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ukawana</w:t>
      </w:r>
      <w:proofErr w:type="spellEnd"/>
      <w:r>
        <w:rPr>
          <w:rFonts w:ascii="Arial" w:hAnsi="Arial" w:cs="Arial"/>
          <w:sz w:val="28"/>
          <w:szCs w:val="28"/>
          <w:lang w:val="x-none"/>
        </w:rPr>
        <w:t xml:space="preserve"> body Word </w:t>
      </w:r>
      <w:proofErr w:type="spellStart"/>
      <w:r>
        <w:rPr>
          <w:rFonts w:ascii="Arial" w:hAnsi="Arial" w:cs="Arial"/>
          <w:sz w:val="28"/>
          <w:szCs w:val="28"/>
          <w:lang w:val="x-none"/>
        </w:rPr>
        <w:t>yakaiswa</w:t>
      </w:r>
      <w:proofErr w:type="spellEnd"/>
      <w:r>
        <w:rPr>
          <w:rFonts w:ascii="Arial" w:hAnsi="Arial" w:cs="Arial"/>
          <w:sz w:val="28"/>
          <w:szCs w:val="28"/>
          <w:lang w:val="x-none"/>
        </w:rPr>
        <w:t xml:space="preserve"> Zita, Zita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Kuti </w:t>
      </w:r>
      <w:proofErr w:type="spellStart"/>
      <w:r>
        <w:rPr>
          <w:rFonts w:ascii="Arial" w:hAnsi="Arial" w:cs="Arial"/>
          <w:sz w:val="28"/>
          <w:szCs w:val="28"/>
          <w:lang w:val="x-none"/>
        </w:rPr>
        <w:t>hecho</w:t>
      </w:r>
      <w:proofErr w:type="spellEnd"/>
      <w:r>
        <w:rPr>
          <w:rFonts w:ascii="Arial" w:hAnsi="Arial" w:cs="Arial"/>
          <w:sz w:val="28"/>
          <w:szCs w:val="28"/>
          <w:lang w:val="x-none"/>
        </w:rPr>
        <w:t xml:space="preserve"> </w:t>
      </w:r>
      <w:proofErr w:type="spellStart"/>
      <w:r>
        <w:rPr>
          <w:rFonts w:ascii="Arial" w:hAnsi="Arial" w:cs="Arial"/>
          <w:sz w:val="28"/>
          <w:szCs w:val="28"/>
          <w:lang w:val="x-none"/>
        </w:rPr>
        <w:t>chidhakwa</w:t>
      </w:r>
      <w:proofErr w:type="spellEnd"/>
      <w:r>
        <w:rPr>
          <w:rFonts w:ascii="Arial" w:hAnsi="Arial" w:cs="Arial"/>
          <w:sz w:val="28"/>
          <w:szCs w:val="28"/>
          <w:lang w:val="x-none"/>
        </w:rPr>
        <w:t xml:space="preserve"> </w:t>
      </w:r>
      <w:proofErr w:type="spellStart"/>
      <w:r>
        <w:rPr>
          <w:rFonts w:ascii="Arial" w:hAnsi="Arial" w:cs="Arial"/>
          <w:sz w:val="28"/>
          <w:szCs w:val="28"/>
          <w:lang w:val="x-none"/>
        </w:rPr>
        <w:t>icho</w:t>
      </w:r>
      <w:proofErr w:type="spellEnd"/>
      <w:r>
        <w:rPr>
          <w:rFonts w:ascii="Arial" w:hAnsi="Arial" w:cs="Arial"/>
          <w:sz w:val="28"/>
          <w:szCs w:val="28"/>
          <w:lang w:val="x-none"/>
        </w:rPr>
        <w:t xml:space="preserve">, </w:t>
      </w:r>
      <w:proofErr w:type="spellStart"/>
      <w:r>
        <w:rPr>
          <w:rFonts w:ascii="Arial" w:hAnsi="Arial" w:cs="Arial"/>
          <w:sz w:val="28"/>
          <w:szCs w:val="28"/>
          <w:lang w:val="x-none"/>
        </w:rPr>
        <w:t>heyo</w:t>
      </w:r>
      <w:proofErr w:type="spellEnd"/>
      <w:r>
        <w:rPr>
          <w:rFonts w:ascii="Arial" w:hAnsi="Arial" w:cs="Arial"/>
          <w:sz w:val="28"/>
          <w:szCs w:val="28"/>
          <w:lang w:val="x-none"/>
        </w:rPr>
        <w:t xml:space="preserve"> </w:t>
      </w:r>
      <w:proofErr w:type="spellStart"/>
      <w:r>
        <w:rPr>
          <w:rFonts w:ascii="Arial" w:hAnsi="Arial" w:cs="Arial"/>
          <w:sz w:val="28"/>
          <w:szCs w:val="28"/>
          <w:lang w:val="x-none"/>
        </w:rPr>
        <w:t>mupostori</w:t>
      </w:r>
      <w:proofErr w:type="spellEnd"/>
      <w:r>
        <w:rPr>
          <w:rFonts w:ascii="Arial" w:hAnsi="Arial" w:cs="Arial"/>
          <w:sz w:val="28"/>
          <w:szCs w:val="28"/>
          <w:lang w:val="x-none"/>
        </w:rPr>
        <w:t xml:space="preserve"> </w:t>
      </w:r>
      <w:proofErr w:type="spellStart"/>
      <w:r>
        <w:rPr>
          <w:rFonts w:ascii="Arial" w:hAnsi="Arial" w:cs="Arial"/>
          <w:sz w:val="28"/>
          <w:szCs w:val="28"/>
          <w:lang w:val="x-none"/>
        </w:rPr>
        <w:t>uyo</w:t>
      </w:r>
      <w:proofErr w:type="spellEnd"/>
      <w:r>
        <w:rPr>
          <w:rFonts w:ascii="Arial" w:hAnsi="Arial" w:cs="Arial"/>
          <w:sz w:val="28"/>
          <w:szCs w:val="28"/>
          <w:lang w:val="x-none"/>
        </w:rPr>
        <w:t xml:space="preserve">, </w:t>
      </w:r>
      <w:proofErr w:type="spellStart"/>
      <w:r>
        <w:rPr>
          <w:rFonts w:ascii="Arial" w:hAnsi="Arial" w:cs="Arial"/>
          <w:sz w:val="28"/>
          <w:szCs w:val="28"/>
          <w:lang w:val="x-none"/>
        </w:rPr>
        <w:t>hee</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akadai</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he—that’s a body Word. Now, body Word </w:t>
      </w:r>
      <w:proofErr w:type="spellStart"/>
      <w:r>
        <w:rPr>
          <w:rFonts w:ascii="Arial" w:hAnsi="Arial" w:cs="Arial"/>
          <w:sz w:val="28"/>
          <w:szCs w:val="28"/>
          <w:lang w:val="x-none"/>
        </w:rPr>
        <w:t>iroro</w:t>
      </w:r>
      <w:proofErr w:type="spellEnd"/>
      <w:r>
        <w:rPr>
          <w:rFonts w:ascii="Arial" w:hAnsi="Arial" w:cs="Arial"/>
          <w:sz w:val="28"/>
          <w:szCs w:val="28"/>
          <w:lang w:val="x-none"/>
        </w:rPr>
        <w:t xml:space="preserve"> </w:t>
      </w:r>
      <w:proofErr w:type="spellStart"/>
      <w:r>
        <w:rPr>
          <w:rFonts w:ascii="Arial" w:hAnsi="Arial" w:cs="Arial"/>
          <w:sz w:val="28"/>
          <w:szCs w:val="28"/>
          <w:lang w:val="x-none"/>
        </w:rPr>
        <w:t>mukawana</w:t>
      </w:r>
      <w:proofErr w:type="spellEnd"/>
      <w:r>
        <w:rPr>
          <w:rFonts w:ascii="Arial" w:hAnsi="Arial" w:cs="Arial"/>
          <w:sz w:val="28"/>
          <w:szCs w:val="28"/>
          <w:lang w:val="x-none"/>
        </w:rPr>
        <w:t xml:space="preserve"> </w:t>
      </w:r>
      <w:proofErr w:type="spellStart"/>
      <w:r>
        <w:rPr>
          <w:rFonts w:ascii="Arial" w:hAnsi="Arial" w:cs="Arial"/>
          <w:sz w:val="28"/>
          <w:szCs w:val="28"/>
          <w:lang w:val="x-none"/>
        </w:rPr>
        <w:t>munenge</w:t>
      </w:r>
      <w:proofErr w:type="spellEnd"/>
      <w:r>
        <w:rPr>
          <w:rFonts w:ascii="Arial" w:hAnsi="Arial" w:cs="Arial"/>
          <w:sz w:val="28"/>
          <w:szCs w:val="28"/>
          <w:lang w:val="x-none"/>
        </w:rPr>
        <w:t xml:space="preserve"> </w:t>
      </w:r>
      <w:proofErr w:type="spellStart"/>
      <w:r>
        <w:rPr>
          <w:rFonts w:ascii="Arial" w:hAnsi="Arial" w:cs="Arial"/>
          <w:sz w:val="28"/>
          <w:szCs w:val="28"/>
          <w:lang w:val="x-none"/>
        </w:rPr>
        <w:t>mune</w:t>
      </w:r>
      <w:proofErr w:type="spellEnd"/>
      <w:r>
        <w:rPr>
          <w:rFonts w:ascii="Arial" w:hAnsi="Arial" w:cs="Arial"/>
          <w:sz w:val="28"/>
          <w:szCs w:val="28"/>
          <w:lang w:val="x-none"/>
        </w:rPr>
        <w:t xml:space="preserve"> Zita </w:t>
      </w:r>
      <w:proofErr w:type="spellStart"/>
      <w:r>
        <w:rPr>
          <w:rFonts w:ascii="Arial" w:hAnsi="Arial" w:cs="Arial"/>
          <w:sz w:val="28"/>
          <w:szCs w:val="28"/>
          <w:lang w:val="x-none"/>
        </w:rPr>
        <w:t>raMwa</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raMwari</w:t>
      </w:r>
      <w:proofErr w:type="spellEnd"/>
      <w:r w:rsidRPr="005F7606">
        <w:rPr>
          <w:rFonts w:ascii="Arial" w:hAnsi="Arial" w:cs="Arial"/>
          <w:sz w:val="18"/>
          <w:szCs w:val="18"/>
        </w:rPr>
        <w:t>.”]</w:t>
      </w:r>
      <w:r>
        <w:rPr>
          <w:rFonts w:ascii="Arial" w:hAnsi="Arial" w:cs="Arial"/>
          <w:sz w:val="28"/>
          <w:szCs w:val="28"/>
        </w:rPr>
        <w:t xml:space="preserve"> </w:t>
      </w:r>
    </w:p>
    <w:p w:rsidR="00264564" w:rsidP="00264564" w:rsidRDefault="00264564" w14:paraId="375946D6" w14:textId="77777777">
      <w:pPr>
        <w:jc w:val="both"/>
        <w:rPr>
          <w:rFonts w:ascii="Arial" w:hAnsi="Arial" w:cs="Arial"/>
          <w:sz w:val="28"/>
          <w:szCs w:val="28"/>
        </w:rPr>
      </w:pPr>
      <w:r>
        <w:rPr>
          <w:rFonts w:ascii="Arial" w:hAnsi="Arial" w:cs="Arial"/>
          <w:sz w:val="28"/>
          <w:szCs w:val="28"/>
          <w:vertAlign w:val="superscript"/>
        </w:rPr>
        <w:t xml:space="preserve">71 </w:t>
      </w:r>
      <w:proofErr w:type="spellStart"/>
      <w:r>
        <w:rPr>
          <w:rFonts w:ascii="Arial" w:hAnsi="Arial" w:cs="Arial"/>
          <w:sz w:val="28"/>
          <w:szCs w:val="28"/>
          <w:lang w:val="x-none"/>
        </w:rPr>
        <w:t>Mukapatsvaga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mukauya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Hallelujah, Hallelujah!</w:t>
      </w:r>
      <w:r w:rsidRPr="002E4137">
        <w:rPr>
          <w:rFonts w:ascii="Arial" w:hAnsi="Arial" w:cs="Arial"/>
          <w:sz w:val="18"/>
          <w:szCs w:val="18"/>
        </w:rPr>
        <w:t xml:space="preserve"> </w:t>
      </w:r>
      <w:r w:rsidRPr="005F7606">
        <w:rPr>
          <w:rFonts w:ascii="Arial" w:hAnsi="Arial" w:cs="Arial"/>
          <w:sz w:val="18"/>
          <w:szCs w:val="18"/>
        </w:rPr>
        <w:t>[Congregation says, “Amen.”]</w:t>
      </w:r>
      <w:r>
        <w:rPr>
          <w:rFonts w:ascii="Arial" w:hAnsi="Arial" w:cs="Arial"/>
          <w:sz w:val="28"/>
          <w:szCs w:val="28"/>
          <w:lang w:val="x-none"/>
        </w:rPr>
        <w:t xml:space="preserve"> Amen!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muri </w:t>
      </w:r>
      <w:proofErr w:type="spellStart"/>
      <w:r>
        <w:rPr>
          <w:rFonts w:ascii="Arial" w:hAnsi="Arial" w:cs="Arial"/>
          <w:sz w:val="28"/>
          <w:szCs w:val="28"/>
          <w:lang w:val="x-none"/>
        </w:rPr>
        <w:t>kuona</w:t>
      </w:r>
      <w:proofErr w:type="spellEnd"/>
      <w:r>
        <w:rPr>
          <w:rFonts w:ascii="Arial" w:hAnsi="Arial" w:cs="Arial"/>
          <w:sz w:val="28"/>
          <w:szCs w:val="28"/>
          <w:lang w:val="x-none"/>
        </w:rPr>
        <w:t xml:space="preserve"> </w:t>
      </w:r>
      <w:proofErr w:type="spellStart"/>
      <w:r>
        <w:rPr>
          <w:rFonts w:ascii="Arial" w:hAnsi="Arial" w:cs="Arial"/>
          <w:sz w:val="28"/>
          <w:szCs w:val="28"/>
          <w:lang w:val="x-none"/>
        </w:rPr>
        <w:t>tiri</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tichiti</w:t>
      </w:r>
      <w:proofErr w:type="spellEnd"/>
      <w:r>
        <w:rPr>
          <w:rFonts w:ascii="Arial" w:hAnsi="Arial" w:cs="Arial"/>
          <w:sz w:val="28"/>
          <w:szCs w:val="28"/>
          <w:lang w:val="x-none"/>
        </w:rPr>
        <w:t xml:space="preserve"> Baba, </w:t>
      </w:r>
      <w:proofErr w:type="spellStart"/>
      <w:r>
        <w:rPr>
          <w:rFonts w:ascii="Arial" w:hAnsi="Arial" w:cs="Arial"/>
          <w:sz w:val="28"/>
          <w:szCs w:val="28"/>
          <w:lang w:val="x-none"/>
        </w:rPr>
        <w:t>tinoda</w:t>
      </w:r>
      <w:proofErr w:type="spellEnd"/>
      <w:r>
        <w:rPr>
          <w:rFonts w:ascii="Arial" w:hAnsi="Arial" w:cs="Arial"/>
          <w:sz w:val="28"/>
          <w:szCs w:val="28"/>
          <w:lang w:val="x-none"/>
        </w:rPr>
        <w:t xml:space="preserve"> change of sta...? </w:t>
      </w:r>
      <w:r w:rsidRPr="005F7606">
        <w:rPr>
          <w:rFonts w:ascii="Arial" w:hAnsi="Arial" w:cs="Arial"/>
          <w:sz w:val="18"/>
          <w:szCs w:val="18"/>
        </w:rPr>
        <w:t>[Congregation says, “</w:t>
      </w:r>
      <w:r>
        <w:rPr>
          <w:rFonts w:ascii="Arial" w:hAnsi="Arial" w:cs="Arial"/>
          <w:sz w:val="18"/>
          <w:szCs w:val="18"/>
        </w:rPr>
        <w:t>status</w:t>
      </w:r>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Mwari </w:t>
      </w:r>
      <w:proofErr w:type="spellStart"/>
      <w:r>
        <w:rPr>
          <w:rFonts w:ascii="Arial" w:hAnsi="Arial" w:cs="Arial"/>
          <w:sz w:val="28"/>
          <w:szCs w:val="28"/>
          <w:lang w:val="x-none"/>
        </w:rPr>
        <w:t>tinoda</w:t>
      </w:r>
      <w:proofErr w:type="spellEnd"/>
      <w:r>
        <w:rPr>
          <w:rFonts w:ascii="Arial" w:hAnsi="Arial" w:cs="Arial"/>
          <w:sz w:val="28"/>
          <w:szCs w:val="28"/>
          <w:lang w:val="x-none"/>
        </w:rPr>
        <w:t xml:space="preserve"> one a...? </w:t>
      </w:r>
      <w:r w:rsidRPr="005F7606">
        <w:rPr>
          <w:rFonts w:ascii="Arial" w:hAnsi="Arial" w:cs="Arial"/>
          <w:sz w:val="18"/>
          <w:szCs w:val="18"/>
        </w:rPr>
        <w:t>[Congregation says, “</w:t>
      </w:r>
      <w:r>
        <w:rPr>
          <w:rFonts w:ascii="Arial" w:hAnsi="Arial" w:cs="Arial"/>
          <w:sz w:val="18"/>
          <w:szCs w:val="18"/>
        </w:rPr>
        <w:t>accord</w:t>
      </w:r>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Mwari </w:t>
      </w:r>
      <w:proofErr w:type="spellStart"/>
      <w:r>
        <w:rPr>
          <w:rFonts w:ascii="Arial" w:hAnsi="Arial" w:cs="Arial"/>
          <w:sz w:val="28"/>
          <w:szCs w:val="28"/>
          <w:lang w:val="x-none"/>
        </w:rPr>
        <w:t>toda</w:t>
      </w:r>
      <w:proofErr w:type="spellEnd"/>
      <w:r>
        <w:rPr>
          <w:rFonts w:ascii="Arial" w:hAnsi="Arial" w:cs="Arial"/>
          <w:sz w:val="28"/>
          <w:szCs w:val="28"/>
          <w:lang w:val="x-none"/>
        </w:rPr>
        <w:t xml:space="preserve"> </w:t>
      </w:r>
      <w:proofErr w:type="spellStart"/>
      <w:r>
        <w:rPr>
          <w:rFonts w:ascii="Arial" w:hAnsi="Arial" w:cs="Arial"/>
          <w:sz w:val="28"/>
          <w:szCs w:val="28"/>
          <w:lang w:val="x-none"/>
        </w:rPr>
        <w:t>kuvaka</w:t>
      </w:r>
      <w:proofErr w:type="spellEnd"/>
      <w:r>
        <w:rPr>
          <w:rFonts w:ascii="Arial" w:hAnsi="Arial" w:cs="Arial"/>
          <w:sz w:val="28"/>
          <w:szCs w:val="28"/>
          <w:lang w:val="x-none"/>
        </w:rPr>
        <w:t xml:space="preserve"> </w:t>
      </w:r>
      <w:proofErr w:type="spellStart"/>
      <w:r>
        <w:rPr>
          <w:rFonts w:ascii="Arial" w:hAnsi="Arial" w:cs="Arial"/>
          <w:sz w:val="28"/>
          <w:szCs w:val="28"/>
          <w:lang w:val="x-none"/>
        </w:rPr>
        <w:t>Jerusaremu</w:t>
      </w:r>
      <w:proofErr w:type="spellEnd"/>
      <w:r>
        <w:rPr>
          <w:rFonts w:ascii="Arial" w:hAnsi="Arial" w:cs="Arial"/>
          <w:sz w:val="28"/>
          <w:szCs w:val="28"/>
          <w:lang w:val="x-none"/>
        </w:rPr>
        <w:t xml:space="preserve"> Home of the...? </w:t>
      </w:r>
      <w:r w:rsidRPr="005F7606">
        <w:rPr>
          <w:rFonts w:ascii="Arial" w:hAnsi="Arial" w:cs="Arial"/>
          <w:sz w:val="18"/>
          <w:szCs w:val="18"/>
        </w:rPr>
        <w:t>[Congregation says, “</w:t>
      </w:r>
      <w:r>
        <w:rPr>
          <w:rFonts w:ascii="Arial" w:hAnsi="Arial" w:cs="Arial"/>
          <w:sz w:val="18"/>
          <w:szCs w:val="18"/>
        </w:rPr>
        <w:t>Bride</w:t>
      </w:r>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Mwari </w:t>
      </w:r>
      <w:proofErr w:type="spellStart"/>
      <w:r>
        <w:rPr>
          <w:rFonts w:ascii="Arial" w:hAnsi="Arial" w:cs="Arial"/>
          <w:sz w:val="28"/>
          <w:szCs w:val="28"/>
          <w:lang w:val="x-none"/>
        </w:rPr>
        <w:t>tipei</w:t>
      </w:r>
      <w:proofErr w:type="spellEnd"/>
      <w:r>
        <w:rPr>
          <w:rFonts w:ascii="Arial" w:hAnsi="Arial" w:cs="Arial"/>
          <w:sz w:val="28"/>
          <w:szCs w:val="28"/>
          <w:lang w:val="x-none"/>
        </w:rPr>
        <w:t xml:space="preserve"> </w:t>
      </w:r>
      <w:proofErr w:type="spellStart"/>
      <w:r>
        <w:rPr>
          <w:rFonts w:ascii="Arial" w:hAnsi="Arial" w:cs="Arial"/>
          <w:sz w:val="28"/>
          <w:szCs w:val="28"/>
          <w:lang w:val="x-none"/>
        </w:rPr>
        <w:t>huremu</w:t>
      </w:r>
      <w:proofErr w:type="spellEnd"/>
      <w:r>
        <w:rPr>
          <w:rFonts w:ascii="Arial" w:hAnsi="Arial" w:cs="Arial"/>
          <w:sz w:val="28"/>
          <w:szCs w:val="28"/>
          <w:lang w:val="x-none"/>
        </w:rPr>
        <w:t xml:space="preserve"> </w:t>
      </w:r>
      <w:proofErr w:type="spellStart"/>
      <w:r>
        <w:rPr>
          <w:rFonts w:ascii="Arial" w:hAnsi="Arial" w:cs="Arial"/>
          <w:sz w:val="28"/>
          <w:szCs w:val="28"/>
          <w:lang w:val="x-none"/>
        </w:rPr>
        <w:t>hunoenderana</w:t>
      </w:r>
      <w:proofErr w:type="spellEnd"/>
      <w:r>
        <w:rPr>
          <w:rFonts w:ascii="Arial" w:hAnsi="Arial" w:cs="Arial"/>
          <w:sz w:val="28"/>
          <w:szCs w:val="28"/>
          <w:lang w:val="x-none"/>
        </w:rPr>
        <w:t xml:space="preserve"> </w:t>
      </w:r>
      <w:proofErr w:type="spellStart"/>
      <w:r>
        <w:rPr>
          <w:rFonts w:ascii="Arial" w:hAnsi="Arial" w:cs="Arial"/>
          <w:sz w:val="28"/>
          <w:szCs w:val="28"/>
          <w:lang w:val="x-none"/>
        </w:rPr>
        <w:t>neMwe</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neMwenga</w:t>
      </w:r>
      <w:proofErr w:type="spellEnd"/>
      <w:r>
        <w:rPr>
          <w:rFonts w:ascii="Arial" w:hAnsi="Arial" w:cs="Arial"/>
          <w:sz w:val="18"/>
          <w:szCs w:val="18"/>
        </w:rPr>
        <w:t>/</w:t>
      </w:r>
      <w:r w:rsidRPr="005F7606">
        <w:rPr>
          <w:rFonts w:ascii="Arial" w:hAnsi="Arial" w:cs="Arial"/>
          <w:sz w:val="18"/>
          <w:szCs w:val="18"/>
        </w:rPr>
        <w:t>Amen.”]</w:t>
      </w:r>
      <w:r>
        <w:rPr>
          <w:rFonts w:ascii="Arial" w:hAnsi="Arial" w:cs="Arial"/>
          <w:sz w:val="28"/>
          <w:szCs w:val="28"/>
        </w:rPr>
        <w:t xml:space="preserve"> </w:t>
      </w:r>
    </w:p>
    <w:p w:rsidR="00264564" w:rsidP="00264564" w:rsidRDefault="00264564" w14:paraId="76FF5C47" w14:textId="77777777">
      <w:pPr>
        <w:jc w:val="both"/>
        <w:rPr>
          <w:rFonts w:ascii="Arial" w:hAnsi="Arial" w:cs="Arial"/>
          <w:sz w:val="28"/>
          <w:szCs w:val="28"/>
          <w:lang w:val="x-none"/>
        </w:rPr>
      </w:pPr>
      <w:r>
        <w:rPr>
          <w:rFonts w:ascii="Arial" w:hAnsi="Arial" w:cs="Arial"/>
          <w:sz w:val="28"/>
          <w:szCs w:val="28"/>
          <w:vertAlign w:val="superscript"/>
          <w:lang w:val="x-none"/>
        </w:rPr>
        <w:t xml:space="preserve">72 </w:t>
      </w:r>
      <w:proofErr w:type="spellStart"/>
      <w:r>
        <w:rPr>
          <w:rFonts w:ascii="Arial" w:hAnsi="Arial" w:cs="Arial"/>
          <w:sz w:val="28"/>
          <w:szCs w:val="28"/>
          <w:lang w:val="x-none"/>
        </w:rPr>
        <w:t>Ngwarira</w:t>
      </w:r>
      <w:proofErr w:type="spellEnd"/>
      <w:r>
        <w:rPr>
          <w:rFonts w:ascii="Arial" w:hAnsi="Arial" w:cs="Arial"/>
          <w:sz w:val="28"/>
          <w:szCs w:val="28"/>
          <w:lang w:val="x-none"/>
        </w:rPr>
        <w:t xml:space="preserve">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waMwari</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Mutendi</w:t>
      </w:r>
      <w:proofErr w:type="spellEnd"/>
      <w:r>
        <w:rPr>
          <w:rFonts w:ascii="Arial" w:hAnsi="Arial" w:cs="Arial"/>
          <w:sz w:val="28"/>
          <w:szCs w:val="28"/>
          <w:lang w:val="x-none"/>
        </w:rPr>
        <w:t xml:space="preserve"> </w:t>
      </w:r>
      <w:proofErr w:type="spellStart"/>
      <w:r>
        <w:rPr>
          <w:rFonts w:ascii="Arial" w:hAnsi="Arial" w:cs="Arial"/>
          <w:sz w:val="28"/>
          <w:szCs w:val="28"/>
          <w:lang w:val="x-none"/>
        </w:rPr>
        <w:t>wese</w:t>
      </w:r>
      <w:proofErr w:type="spellEnd"/>
      <w:r>
        <w:rPr>
          <w:rFonts w:ascii="Arial" w:hAnsi="Arial" w:cs="Arial"/>
          <w:sz w:val="28"/>
          <w:szCs w:val="28"/>
          <w:lang w:val="x-none"/>
        </w:rPr>
        <w:t xml:space="preserve"> </w:t>
      </w:r>
      <w:proofErr w:type="spellStart"/>
      <w:r>
        <w:rPr>
          <w:rFonts w:ascii="Arial" w:hAnsi="Arial" w:cs="Arial"/>
          <w:sz w:val="28"/>
          <w:szCs w:val="28"/>
          <w:lang w:val="x-none"/>
        </w:rPr>
        <w:t>ane</w:t>
      </w:r>
      <w:proofErr w:type="spellEnd"/>
      <w:r>
        <w:rPr>
          <w:rFonts w:ascii="Arial" w:hAnsi="Arial" w:cs="Arial"/>
          <w:sz w:val="28"/>
          <w:szCs w:val="28"/>
          <w:lang w:val="x-none"/>
        </w:rPr>
        <w:t xml:space="preserve"> right </w:t>
      </w:r>
      <w:proofErr w:type="spellStart"/>
      <w:r>
        <w:rPr>
          <w:rFonts w:ascii="Arial" w:hAnsi="Arial" w:cs="Arial"/>
          <w:sz w:val="28"/>
          <w:szCs w:val="28"/>
          <w:lang w:val="x-none"/>
        </w:rPr>
        <w:t>yake</w:t>
      </w:r>
      <w:proofErr w:type="spellEnd"/>
      <w:r>
        <w:rPr>
          <w:rFonts w:ascii="Arial" w:hAnsi="Arial" w:cs="Arial"/>
          <w:sz w:val="28"/>
          <w:szCs w:val="28"/>
          <w:lang w:val="x-none"/>
        </w:rPr>
        <w:t xml:space="preserve">. As a father you have that right. But do you know </w:t>
      </w:r>
      <w:proofErr w:type="spellStart"/>
      <w:r>
        <w:rPr>
          <w:rFonts w:ascii="Arial" w:hAnsi="Arial" w:cs="Arial"/>
          <w:sz w:val="28"/>
          <w:szCs w:val="28"/>
          <w:lang w:val="x-none"/>
        </w:rPr>
        <w:t>kuti</w:t>
      </w:r>
      <w:proofErr w:type="spellEnd"/>
      <w:r>
        <w:rPr>
          <w:rFonts w:ascii="Arial" w:hAnsi="Arial" w:cs="Arial"/>
          <w:sz w:val="28"/>
          <w:szCs w:val="28"/>
          <w:lang w:val="x-none"/>
        </w:rPr>
        <w:t xml:space="preserve"> Va—</w:t>
      </w:r>
      <w:proofErr w:type="spellStart"/>
      <w:r>
        <w:rPr>
          <w:rFonts w:ascii="Arial" w:hAnsi="Arial" w:cs="Arial"/>
          <w:sz w:val="28"/>
          <w:szCs w:val="28"/>
          <w:lang w:val="x-none"/>
        </w:rPr>
        <w:t>MaJuta</w:t>
      </w:r>
      <w:proofErr w:type="spellEnd"/>
      <w:r>
        <w:rPr>
          <w:rFonts w:ascii="Arial" w:hAnsi="Arial" w:cs="Arial"/>
          <w:sz w:val="28"/>
          <w:szCs w:val="28"/>
          <w:lang w:val="x-none"/>
        </w:rPr>
        <w:t xml:space="preserve"> </w:t>
      </w:r>
      <w:proofErr w:type="spellStart"/>
      <w:r>
        <w:rPr>
          <w:rFonts w:ascii="Arial" w:hAnsi="Arial" w:cs="Arial"/>
          <w:sz w:val="28"/>
          <w:szCs w:val="28"/>
          <w:lang w:val="x-none"/>
        </w:rPr>
        <w:t>mazhinji</w:t>
      </w:r>
      <w:proofErr w:type="spellEnd"/>
      <w:r>
        <w:rPr>
          <w:rFonts w:ascii="Arial" w:hAnsi="Arial" w:cs="Arial"/>
          <w:sz w:val="28"/>
          <w:szCs w:val="28"/>
          <w:lang w:val="x-none"/>
        </w:rPr>
        <w:t xml:space="preserve"> right </w:t>
      </w:r>
      <w:proofErr w:type="spellStart"/>
      <w:r>
        <w:rPr>
          <w:rFonts w:ascii="Arial" w:hAnsi="Arial" w:cs="Arial"/>
          <w:sz w:val="28"/>
          <w:szCs w:val="28"/>
          <w:lang w:val="x-none"/>
        </w:rPr>
        <w:t>yavo</w:t>
      </w:r>
      <w:proofErr w:type="spellEnd"/>
      <w:r>
        <w:rPr>
          <w:rFonts w:ascii="Arial" w:hAnsi="Arial" w:cs="Arial"/>
          <w:sz w:val="28"/>
          <w:szCs w:val="28"/>
          <w:lang w:val="x-none"/>
        </w:rPr>
        <w:t xml:space="preserve"> </w:t>
      </w:r>
      <w:proofErr w:type="spellStart"/>
      <w:r>
        <w:rPr>
          <w:rFonts w:ascii="Arial" w:hAnsi="Arial" w:cs="Arial"/>
          <w:sz w:val="28"/>
          <w:szCs w:val="28"/>
          <w:lang w:val="x-none"/>
        </w:rPr>
        <w:t>yekuti</w:t>
      </w:r>
      <w:proofErr w:type="spellEnd"/>
      <w:r>
        <w:rPr>
          <w:rFonts w:ascii="Arial" w:hAnsi="Arial" w:cs="Arial"/>
          <w:sz w:val="28"/>
          <w:szCs w:val="28"/>
          <w:lang w:val="x-none"/>
        </w:rPr>
        <w:t xml:space="preserve"> </w:t>
      </w:r>
      <w:proofErr w:type="spellStart"/>
      <w:r>
        <w:rPr>
          <w:rFonts w:ascii="Arial" w:hAnsi="Arial" w:cs="Arial"/>
          <w:sz w:val="28"/>
          <w:szCs w:val="28"/>
          <w:lang w:val="x-none"/>
        </w:rPr>
        <w:t>vaise</w:t>
      </w:r>
      <w:proofErr w:type="spellEnd"/>
      <w:r>
        <w:rPr>
          <w:rFonts w:ascii="Arial" w:hAnsi="Arial" w:cs="Arial"/>
          <w:sz w:val="28"/>
          <w:szCs w:val="28"/>
          <w:lang w:val="x-none"/>
        </w:rPr>
        <w:t xml:space="preserve"> </w:t>
      </w:r>
      <w:proofErr w:type="spellStart"/>
      <w:r>
        <w:rPr>
          <w:rFonts w:ascii="Arial" w:hAnsi="Arial" w:cs="Arial"/>
          <w:sz w:val="28"/>
          <w:szCs w:val="28"/>
          <w:lang w:val="x-none"/>
        </w:rPr>
        <w:t>ropafadzo</w:t>
      </w:r>
      <w:proofErr w:type="spellEnd"/>
      <w:r>
        <w:rPr>
          <w:rFonts w:ascii="Arial" w:hAnsi="Arial" w:cs="Arial"/>
          <w:sz w:val="28"/>
          <w:szCs w:val="28"/>
          <w:lang w:val="x-none"/>
        </w:rPr>
        <w:t xml:space="preserve"> </w:t>
      </w:r>
      <w:proofErr w:type="spellStart"/>
      <w:r>
        <w:rPr>
          <w:rFonts w:ascii="Arial" w:hAnsi="Arial" w:cs="Arial"/>
          <w:sz w:val="28"/>
          <w:szCs w:val="28"/>
          <w:lang w:val="x-none"/>
        </w:rPr>
        <w:t>pavana</w:t>
      </w:r>
      <w:proofErr w:type="spellEnd"/>
      <w:r>
        <w:rPr>
          <w:rFonts w:ascii="Arial" w:hAnsi="Arial" w:cs="Arial"/>
          <w:sz w:val="28"/>
          <w:szCs w:val="28"/>
          <w:lang w:val="x-none"/>
        </w:rPr>
        <w:t xml:space="preserve"> </w:t>
      </w:r>
      <w:proofErr w:type="spellStart"/>
      <w:r>
        <w:rPr>
          <w:rFonts w:ascii="Arial" w:hAnsi="Arial" w:cs="Arial"/>
          <w:sz w:val="28"/>
          <w:szCs w:val="28"/>
          <w:lang w:val="x-none"/>
        </w:rPr>
        <w:t>vakarasikirwa</w:t>
      </w:r>
      <w:proofErr w:type="spellEnd"/>
      <w:r>
        <w:rPr>
          <w:rFonts w:ascii="Arial" w:hAnsi="Arial" w:cs="Arial"/>
          <w:sz w:val="28"/>
          <w:szCs w:val="28"/>
          <w:lang w:val="x-none"/>
        </w:rPr>
        <w:t xml:space="preserve"> </w:t>
      </w:r>
      <w:proofErr w:type="spellStart"/>
      <w:r>
        <w:rPr>
          <w:rFonts w:ascii="Arial" w:hAnsi="Arial" w:cs="Arial"/>
          <w:sz w:val="28"/>
          <w:szCs w:val="28"/>
          <w:lang w:val="x-none"/>
        </w:rPr>
        <w:t>nani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nayo</w:t>
      </w:r>
      <w:proofErr w:type="spellEnd"/>
      <w:r>
        <w:rPr>
          <w:rFonts w:ascii="Arial" w:hAnsi="Arial" w:cs="Arial"/>
          <w:sz w:val="18"/>
          <w:szCs w:val="18"/>
        </w:rPr>
        <w:t>,”</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nayo</w:t>
      </w:r>
      <w:proofErr w:type="spellEnd"/>
      <w:r>
        <w:rPr>
          <w:rFonts w:ascii="Arial" w:hAnsi="Arial" w:cs="Arial"/>
          <w:sz w:val="28"/>
          <w:szCs w:val="28"/>
          <w:lang w:val="x-none"/>
        </w:rPr>
        <w:t xml:space="preserve">. Mwari </w:t>
      </w:r>
      <w:proofErr w:type="spellStart"/>
      <w:r>
        <w:rPr>
          <w:rFonts w:ascii="Arial" w:hAnsi="Arial" w:cs="Arial"/>
          <w:sz w:val="28"/>
          <w:szCs w:val="28"/>
          <w:lang w:val="x-none"/>
        </w:rPr>
        <w:t>akati</w:t>
      </w:r>
      <w:proofErr w:type="spellEnd"/>
      <w:r>
        <w:rPr>
          <w:rFonts w:ascii="Arial" w:hAnsi="Arial" w:cs="Arial"/>
          <w:sz w:val="28"/>
          <w:szCs w:val="28"/>
          <w:lang w:val="x-none"/>
        </w:rPr>
        <w:t>, “</w:t>
      </w:r>
      <w:proofErr w:type="spellStart"/>
      <w:r>
        <w:rPr>
          <w:rFonts w:ascii="Arial" w:hAnsi="Arial" w:cs="Arial"/>
          <w:sz w:val="28"/>
          <w:szCs w:val="28"/>
          <w:lang w:val="x-none"/>
        </w:rPr>
        <w:t>Nekuti</w:t>
      </w:r>
      <w:proofErr w:type="spellEnd"/>
      <w:r>
        <w:rPr>
          <w:rFonts w:ascii="Arial" w:hAnsi="Arial" w:cs="Arial"/>
          <w:sz w:val="28"/>
          <w:szCs w:val="28"/>
          <w:lang w:val="x-none"/>
        </w:rPr>
        <w:t xml:space="preserve"> </w:t>
      </w:r>
      <w:proofErr w:type="spellStart"/>
      <w:r>
        <w:rPr>
          <w:rFonts w:ascii="Arial" w:hAnsi="Arial" w:cs="Arial"/>
          <w:sz w:val="28"/>
          <w:szCs w:val="28"/>
          <w:lang w:val="x-none"/>
        </w:rPr>
        <w:t>maramba</w:t>
      </w:r>
      <w:proofErr w:type="spellEnd"/>
      <w:r>
        <w:rPr>
          <w:rFonts w:ascii="Arial" w:hAnsi="Arial" w:cs="Arial"/>
          <w:sz w:val="28"/>
          <w:szCs w:val="28"/>
          <w:lang w:val="x-none"/>
        </w:rPr>
        <w:t xml:space="preserve"> </w:t>
      </w:r>
      <w:proofErr w:type="spellStart"/>
      <w:r>
        <w:rPr>
          <w:rFonts w:ascii="Arial" w:hAnsi="Arial" w:cs="Arial"/>
          <w:sz w:val="28"/>
          <w:szCs w:val="28"/>
          <w:lang w:val="x-none"/>
        </w:rPr>
        <w:t>kugamuchira</w:t>
      </w:r>
      <w:proofErr w:type="spellEnd"/>
      <w:r>
        <w:rPr>
          <w:rFonts w:ascii="Arial" w:hAnsi="Arial" w:cs="Arial"/>
          <w:sz w:val="28"/>
          <w:szCs w:val="28"/>
          <w:lang w:val="x-none"/>
        </w:rPr>
        <w:t xml:space="preserve"> </w:t>
      </w:r>
      <w:proofErr w:type="spellStart"/>
      <w:r>
        <w:rPr>
          <w:rFonts w:ascii="Arial" w:hAnsi="Arial" w:cs="Arial"/>
          <w:sz w:val="28"/>
          <w:szCs w:val="28"/>
          <w:lang w:val="x-none"/>
        </w:rPr>
        <w:t>Mozisi</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nezvaari</w:t>
      </w:r>
      <w:proofErr w:type="spellEnd"/>
      <w:r>
        <w:rPr>
          <w:rFonts w:ascii="Arial" w:hAnsi="Arial" w:cs="Arial"/>
          <w:sz w:val="28"/>
          <w:szCs w:val="28"/>
          <w:lang w:val="x-none"/>
        </w:rPr>
        <w:t xml:space="preserve"> </w:t>
      </w:r>
      <w:proofErr w:type="spellStart"/>
      <w:r>
        <w:rPr>
          <w:rFonts w:ascii="Arial" w:hAnsi="Arial" w:cs="Arial"/>
          <w:sz w:val="28"/>
          <w:szCs w:val="28"/>
          <w:lang w:val="x-none"/>
        </w:rPr>
        <w:t>kukudzidzisai</w:t>
      </w:r>
      <w:proofErr w:type="spellEnd"/>
      <w:r>
        <w:rPr>
          <w:rFonts w:ascii="Arial" w:hAnsi="Arial" w:cs="Arial"/>
          <w:sz w:val="28"/>
          <w:szCs w:val="28"/>
          <w:lang w:val="x-none"/>
        </w:rPr>
        <w:t xml:space="preserve">; muri </w:t>
      </w:r>
      <w:proofErr w:type="spellStart"/>
      <w:r>
        <w:rPr>
          <w:rFonts w:ascii="Arial" w:hAnsi="Arial" w:cs="Arial"/>
          <w:sz w:val="28"/>
          <w:szCs w:val="28"/>
          <w:lang w:val="x-none"/>
        </w:rPr>
        <w:t>kuramba</w:t>
      </w:r>
      <w:proofErr w:type="spellEnd"/>
      <w:r>
        <w:rPr>
          <w:rFonts w:ascii="Arial" w:hAnsi="Arial" w:cs="Arial"/>
          <w:sz w:val="28"/>
          <w:szCs w:val="28"/>
          <w:lang w:val="x-none"/>
        </w:rPr>
        <w:t xml:space="preserve"> </w:t>
      </w:r>
      <w:proofErr w:type="spellStart"/>
      <w:r>
        <w:rPr>
          <w:rFonts w:ascii="Arial" w:hAnsi="Arial" w:cs="Arial"/>
          <w:sz w:val="28"/>
          <w:szCs w:val="28"/>
          <w:lang w:val="x-none"/>
        </w:rPr>
        <w:t>muchipinda</w:t>
      </w:r>
      <w:proofErr w:type="spellEnd"/>
      <w:r>
        <w:rPr>
          <w:rFonts w:ascii="Arial" w:hAnsi="Arial" w:cs="Arial"/>
          <w:sz w:val="28"/>
          <w:szCs w:val="28"/>
          <w:lang w:val="x-none"/>
        </w:rPr>
        <w:t xml:space="preserve"> </w:t>
      </w:r>
      <w:proofErr w:type="spellStart"/>
      <w:r>
        <w:rPr>
          <w:rFonts w:ascii="Arial" w:hAnsi="Arial" w:cs="Arial"/>
          <w:sz w:val="28"/>
          <w:szCs w:val="28"/>
          <w:lang w:val="x-none"/>
        </w:rPr>
        <w:t>mutsika</w:t>
      </w:r>
      <w:proofErr w:type="spellEnd"/>
      <w:r>
        <w:rPr>
          <w:rFonts w:ascii="Arial" w:hAnsi="Arial" w:cs="Arial"/>
          <w:sz w:val="28"/>
          <w:szCs w:val="28"/>
          <w:lang w:val="x-none"/>
        </w:rPr>
        <w:t xml:space="preserve"> </w:t>
      </w:r>
      <w:proofErr w:type="spellStart"/>
      <w:r>
        <w:rPr>
          <w:rFonts w:ascii="Arial" w:hAnsi="Arial" w:cs="Arial"/>
          <w:sz w:val="28"/>
          <w:szCs w:val="28"/>
          <w:lang w:val="x-none"/>
        </w:rPr>
        <w:t>dzemadzibaba</w:t>
      </w:r>
      <w:proofErr w:type="spellEnd"/>
      <w:r>
        <w:rPr>
          <w:rFonts w:ascii="Arial" w:hAnsi="Arial" w:cs="Arial"/>
          <w:sz w:val="28"/>
          <w:szCs w:val="28"/>
          <w:lang w:val="x-none"/>
        </w:rPr>
        <w:t xml:space="preserve"> </w:t>
      </w:r>
      <w:proofErr w:type="spellStart"/>
      <w:r>
        <w:rPr>
          <w:rFonts w:ascii="Arial" w:hAnsi="Arial" w:cs="Arial"/>
          <w:sz w:val="28"/>
          <w:szCs w:val="28"/>
          <w:lang w:val="x-none"/>
        </w:rPr>
        <w:t>nezvinhu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zvamasvika</w:t>
      </w:r>
      <w:proofErr w:type="spellEnd"/>
      <w:r>
        <w:rPr>
          <w:rFonts w:ascii="Arial" w:hAnsi="Arial" w:cs="Arial"/>
          <w:sz w:val="28"/>
          <w:szCs w:val="28"/>
          <w:lang w:val="x-none"/>
        </w:rPr>
        <w:t xml:space="preserve"> </w:t>
      </w:r>
      <w:proofErr w:type="spellStart"/>
      <w:r>
        <w:rPr>
          <w:rFonts w:ascii="Arial" w:hAnsi="Arial" w:cs="Arial"/>
          <w:sz w:val="28"/>
          <w:szCs w:val="28"/>
          <w:lang w:val="x-none"/>
        </w:rPr>
        <w:t>muchiona</w:t>
      </w:r>
      <w:proofErr w:type="spellEnd"/>
      <w:r>
        <w:rPr>
          <w:rFonts w:ascii="Arial" w:hAnsi="Arial" w:cs="Arial"/>
          <w:sz w:val="28"/>
          <w:szCs w:val="28"/>
          <w:lang w:val="x-none"/>
        </w:rPr>
        <w:t xml:space="preserve"> muri </w:t>
      </w:r>
      <w:proofErr w:type="spellStart"/>
      <w:r>
        <w:rPr>
          <w:rFonts w:ascii="Arial" w:hAnsi="Arial" w:cs="Arial"/>
          <w:sz w:val="28"/>
          <w:szCs w:val="28"/>
          <w:lang w:val="x-none"/>
        </w:rPr>
        <w:t>mumaguta</w:t>
      </w:r>
      <w:proofErr w:type="spellEnd"/>
      <w:r>
        <w:rPr>
          <w:rFonts w:ascii="Arial" w:hAnsi="Arial" w:cs="Arial"/>
          <w:sz w:val="28"/>
          <w:szCs w:val="28"/>
          <w:lang w:val="x-none"/>
        </w:rPr>
        <w:t xml:space="preserve">. </w:t>
      </w:r>
    </w:p>
    <w:p w:rsidR="00264564" w:rsidP="00264564" w:rsidRDefault="00264564" w14:paraId="3D83F625" w14:textId="77777777">
      <w:pPr>
        <w:jc w:val="both"/>
        <w:rPr>
          <w:rFonts w:ascii="Arial" w:hAnsi="Arial" w:cs="Arial"/>
          <w:sz w:val="28"/>
          <w:szCs w:val="28"/>
          <w:lang w:val="x-none"/>
        </w:rPr>
      </w:pPr>
      <w:r>
        <w:rPr>
          <w:rFonts w:ascii="Arial" w:hAnsi="Arial" w:cs="Arial"/>
          <w:sz w:val="28"/>
          <w:szCs w:val="28"/>
          <w:vertAlign w:val="superscript"/>
          <w:lang w:val="x-none"/>
        </w:rPr>
        <w:t xml:space="preserve">73 </w:t>
      </w:r>
      <w:r>
        <w:rPr>
          <w:rFonts w:ascii="Arial" w:hAnsi="Arial" w:cs="Arial"/>
          <w:sz w:val="28"/>
          <w:szCs w:val="28"/>
          <w:lang w:val="x-none"/>
        </w:rPr>
        <w:t xml:space="preserve">Vana </w:t>
      </w:r>
      <w:proofErr w:type="spellStart"/>
      <w:r>
        <w:rPr>
          <w:rFonts w:ascii="Arial" w:hAnsi="Arial" w:cs="Arial"/>
          <w:sz w:val="28"/>
          <w:szCs w:val="28"/>
          <w:lang w:val="x-none"/>
        </w:rPr>
        <w:t>venyu</w:t>
      </w:r>
      <w:proofErr w:type="spellEnd"/>
      <w:r>
        <w:rPr>
          <w:rFonts w:ascii="Arial" w:hAnsi="Arial" w:cs="Arial"/>
          <w:sz w:val="28"/>
          <w:szCs w:val="28"/>
          <w:lang w:val="x-none"/>
        </w:rPr>
        <w:t xml:space="preserve"> </w:t>
      </w:r>
      <w:proofErr w:type="spellStart"/>
      <w:r>
        <w:rPr>
          <w:rFonts w:ascii="Arial" w:hAnsi="Arial" w:cs="Arial"/>
          <w:sz w:val="28"/>
          <w:szCs w:val="28"/>
          <w:lang w:val="x-none"/>
        </w:rPr>
        <w:t>vamanga</w:t>
      </w:r>
      <w:proofErr w:type="spellEnd"/>
      <w:r>
        <w:rPr>
          <w:rFonts w:ascii="Arial" w:hAnsi="Arial" w:cs="Arial"/>
          <w:sz w:val="28"/>
          <w:szCs w:val="28"/>
          <w:lang w:val="x-none"/>
        </w:rPr>
        <w:t xml:space="preserve"> </w:t>
      </w:r>
      <w:proofErr w:type="spellStart"/>
      <w:r>
        <w:rPr>
          <w:rFonts w:ascii="Arial" w:hAnsi="Arial" w:cs="Arial"/>
          <w:sz w:val="28"/>
          <w:szCs w:val="28"/>
          <w:lang w:val="x-none"/>
        </w:rPr>
        <w:t>makafanira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muise</w:t>
      </w:r>
      <w:proofErr w:type="spellEnd"/>
      <w:r>
        <w:rPr>
          <w:rFonts w:ascii="Arial" w:hAnsi="Arial" w:cs="Arial"/>
          <w:sz w:val="28"/>
          <w:szCs w:val="28"/>
          <w:lang w:val="x-none"/>
        </w:rPr>
        <w:t xml:space="preserve"> </w:t>
      </w:r>
      <w:proofErr w:type="spellStart"/>
      <w:r>
        <w:rPr>
          <w:rFonts w:ascii="Arial" w:hAnsi="Arial" w:cs="Arial"/>
          <w:sz w:val="28"/>
          <w:szCs w:val="28"/>
          <w:lang w:val="x-none"/>
        </w:rPr>
        <w:t>ropafadzo</w:t>
      </w:r>
      <w:proofErr w:type="spellEnd"/>
      <w:r>
        <w:rPr>
          <w:rFonts w:ascii="Arial" w:hAnsi="Arial" w:cs="Arial"/>
          <w:sz w:val="28"/>
          <w:szCs w:val="28"/>
          <w:lang w:val="x-none"/>
        </w:rPr>
        <w:t xml:space="preserve"> </w:t>
      </w:r>
      <w:proofErr w:type="spellStart"/>
      <w:r>
        <w:rPr>
          <w:rFonts w:ascii="Arial" w:hAnsi="Arial" w:cs="Arial"/>
          <w:sz w:val="28"/>
          <w:szCs w:val="28"/>
          <w:lang w:val="x-none"/>
        </w:rPr>
        <w:t>pavari</w:t>
      </w:r>
      <w:proofErr w:type="spellEnd"/>
      <w:r>
        <w:rPr>
          <w:rFonts w:ascii="Arial" w:hAnsi="Arial" w:cs="Arial"/>
          <w:sz w:val="28"/>
          <w:szCs w:val="28"/>
          <w:lang w:val="x-none"/>
        </w:rPr>
        <w:t xml:space="preserve">, </w:t>
      </w:r>
      <w:proofErr w:type="spellStart"/>
      <w:r>
        <w:rPr>
          <w:rFonts w:ascii="Arial" w:hAnsi="Arial" w:cs="Arial"/>
          <w:sz w:val="28"/>
          <w:szCs w:val="28"/>
          <w:lang w:val="x-none"/>
        </w:rPr>
        <w:t>vachadya</w:t>
      </w:r>
      <w:proofErr w:type="spellEnd"/>
      <w:r>
        <w:rPr>
          <w:rFonts w:ascii="Arial" w:hAnsi="Arial" w:cs="Arial"/>
          <w:sz w:val="28"/>
          <w:szCs w:val="28"/>
          <w:lang w:val="x-none"/>
        </w:rPr>
        <w:t xml:space="preserve"> </w:t>
      </w:r>
      <w:proofErr w:type="spellStart"/>
      <w:r>
        <w:rPr>
          <w:rFonts w:ascii="Arial" w:hAnsi="Arial" w:cs="Arial"/>
          <w:sz w:val="28"/>
          <w:szCs w:val="28"/>
          <w:lang w:val="x-none"/>
        </w:rPr>
        <w:t>zvamanga</w:t>
      </w:r>
      <w:proofErr w:type="spellEnd"/>
      <w:r>
        <w:rPr>
          <w:rFonts w:ascii="Arial" w:hAnsi="Arial" w:cs="Arial"/>
          <w:sz w:val="28"/>
          <w:szCs w:val="28"/>
          <w:lang w:val="x-none"/>
        </w:rPr>
        <w:t xml:space="preserve"> </w:t>
      </w:r>
      <w:proofErr w:type="spellStart"/>
      <w:r>
        <w:rPr>
          <w:rFonts w:ascii="Arial" w:hAnsi="Arial" w:cs="Arial"/>
          <w:sz w:val="28"/>
          <w:szCs w:val="28"/>
          <w:lang w:val="x-none"/>
        </w:rPr>
        <w:t>makafanira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imi</w:t>
      </w:r>
      <w:proofErr w:type="spellEnd"/>
      <w:r>
        <w:rPr>
          <w:rFonts w:ascii="Arial" w:hAnsi="Arial" w:cs="Arial"/>
          <w:sz w:val="28"/>
          <w:szCs w:val="28"/>
          <w:lang w:val="x-none"/>
        </w:rPr>
        <w:t xml:space="preserve"> </w:t>
      </w:r>
      <w:proofErr w:type="spellStart"/>
      <w:r>
        <w:rPr>
          <w:rFonts w:ascii="Arial" w:hAnsi="Arial" w:cs="Arial"/>
          <w:sz w:val="28"/>
          <w:szCs w:val="28"/>
          <w:lang w:val="x-none"/>
        </w:rPr>
        <w:t>muwa</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muwane</w:t>
      </w:r>
      <w:proofErr w:type="spellEnd"/>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But hapana </w:t>
      </w:r>
      <w:proofErr w:type="spellStart"/>
      <w:r>
        <w:rPr>
          <w:rFonts w:ascii="Arial" w:hAnsi="Arial" w:cs="Arial"/>
          <w:sz w:val="28"/>
          <w:szCs w:val="28"/>
          <w:lang w:val="x-none"/>
        </w:rPr>
        <w:t>pakati</w:t>
      </w:r>
      <w:proofErr w:type="spellEnd"/>
      <w:r>
        <w:rPr>
          <w:rFonts w:ascii="Arial" w:hAnsi="Arial" w:cs="Arial"/>
          <w:sz w:val="28"/>
          <w:szCs w:val="28"/>
          <w:lang w:val="x-none"/>
        </w:rPr>
        <w:t xml:space="preserve"> </w:t>
      </w:r>
      <w:proofErr w:type="spellStart"/>
      <w:r>
        <w:rPr>
          <w:rFonts w:ascii="Arial" w:hAnsi="Arial" w:cs="Arial"/>
          <w:sz w:val="28"/>
          <w:szCs w:val="28"/>
          <w:lang w:val="x-none"/>
        </w:rPr>
        <w:t>penyu</w:t>
      </w:r>
      <w:proofErr w:type="spellEnd"/>
      <w:r>
        <w:rPr>
          <w:rFonts w:ascii="Arial" w:hAnsi="Arial" w:cs="Arial"/>
          <w:sz w:val="28"/>
          <w:szCs w:val="28"/>
          <w:lang w:val="x-none"/>
        </w:rPr>
        <w:t xml:space="preserve"> </w:t>
      </w:r>
      <w:proofErr w:type="spellStart"/>
      <w:r>
        <w:rPr>
          <w:rFonts w:ascii="Arial" w:hAnsi="Arial" w:cs="Arial"/>
          <w:sz w:val="28"/>
          <w:szCs w:val="28"/>
          <w:lang w:val="x-none"/>
        </w:rPr>
        <w:t>achanogara</w:t>
      </w:r>
      <w:proofErr w:type="spellEnd"/>
      <w:r>
        <w:rPr>
          <w:rFonts w:ascii="Arial" w:hAnsi="Arial" w:cs="Arial"/>
          <w:sz w:val="28"/>
          <w:szCs w:val="28"/>
          <w:lang w:val="x-none"/>
        </w:rPr>
        <w:t xml:space="preserve"> </w:t>
      </w:r>
      <w:proofErr w:type="spellStart"/>
      <w:r>
        <w:rPr>
          <w:rFonts w:ascii="Arial" w:hAnsi="Arial" w:cs="Arial"/>
          <w:sz w:val="28"/>
          <w:szCs w:val="28"/>
          <w:lang w:val="x-none"/>
        </w:rPr>
        <w:t>nhaka</w:t>
      </w:r>
      <w:proofErr w:type="spellEnd"/>
      <w:r>
        <w:rPr>
          <w:rFonts w:ascii="Arial" w:hAnsi="Arial" w:cs="Arial"/>
          <w:sz w:val="28"/>
          <w:szCs w:val="28"/>
          <w:lang w:val="x-none"/>
        </w:rPr>
        <w:t xml:space="preserve"> </w:t>
      </w:r>
      <w:proofErr w:type="spellStart"/>
      <w:r>
        <w:rPr>
          <w:rFonts w:ascii="Arial" w:hAnsi="Arial" w:cs="Arial"/>
          <w:sz w:val="28"/>
          <w:szCs w:val="28"/>
          <w:lang w:val="x-none"/>
        </w:rPr>
        <w:t>yecho</w:t>
      </w:r>
      <w:proofErr w:type="spellEnd"/>
      <w:r>
        <w:rPr>
          <w:rFonts w:ascii="Arial" w:hAnsi="Arial" w:cs="Arial"/>
          <w:sz w:val="28"/>
          <w:szCs w:val="28"/>
          <w:lang w:val="x-none"/>
        </w:rPr>
        <w:t xml:space="preserve"> Mwe... </w:t>
      </w:r>
      <w:proofErr w:type="spellStart"/>
      <w:r>
        <w:rPr>
          <w:rFonts w:ascii="Arial" w:hAnsi="Arial" w:cs="Arial"/>
          <w:sz w:val="28"/>
          <w:szCs w:val="28"/>
          <w:lang w:val="x-none"/>
        </w:rPr>
        <w:t>yechoMweya</w:t>
      </w:r>
      <w:proofErr w:type="spellEnd"/>
      <w:r>
        <w:rPr>
          <w:rFonts w:ascii="Arial" w:hAnsi="Arial" w:cs="Arial"/>
          <w:sz w:val="28"/>
          <w:szCs w:val="28"/>
          <w:lang w:val="x-none"/>
        </w:rPr>
        <w:t xml:space="preserve">. Hapana kana </w:t>
      </w:r>
      <w:proofErr w:type="spellStart"/>
      <w:r>
        <w:rPr>
          <w:rFonts w:ascii="Arial" w:hAnsi="Arial" w:cs="Arial"/>
          <w:sz w:val="28"/>
          <w:szCs w:val="28"/>
          <w:lang w:val="x-none"/>
        </w:rPr>
        <w:t>pakati</w:t>
      </w:r>
      <w:proofErr w:type="spellEnd"/>
      <w:r>
        <w:rPr>
          <w:rFonts w:ascii="Arial" w:hAnsi="Arial" w:cs="Arial"/>
          <w:sz w:val="28"/>
          <w:szCs w:val="28"/>
          <w:lang w:val="x-none"/>
        </w:rPr>
        <w:t xml:space="preserve"> </w:t>
      </w:r>
      <w:proofErr w:type="spellStart"/>
      <w:r>
        <w:rPr>
          <w:rFonts w:ascii="Arial" w:hAnsi="Arial" w:cs="Arial"/>
          <w:sz w:val="28"/>
          <w:szCs w:val="28"/>
          <w:lang w:val="x-none"/>
        </w:rPr>
        <w:t>penyu</w:t>
      </w:r>
      <w:proofErr w:type="spellEnd"/>
      <w:r>
        <w:rPr>
          <w:rFonts w:ascii="Arial" w:hAnsi="Arial" w:cs="Arial"/>
          <w:sz w:val="28"/>
          <w:szCs w:val="28"/>
          <w:lang w:val="x-none"/>
        </w:rPr>
        <w:t xml:space="preserve"> </w:t>
      </w:r>
      <w:proofErr w:type="spellStart"/>
      <w:r>
        <w:rPr>
          <w:rFonts w:ascii="Arial" w:hAnsi="Arial" w:cs="Arial"/>
          <w:sz w:val="28"/>
          <w:szCs w:val="28"/>
          <w:lang w:val="x-none"/>
        </w:rPr>
        <w:t>umwe</w:t>
      </w:r>
      <w:proofErr w:type="spellEnd"/>
      <w:r>
        <w:rPr>
          <w:rFonts w:ascii="Arial" w:hAnsi="Arial" w:cs="Arial"/>
          <w:sz w:val="28"/>
          <w:szCs w:val="28"/>
          <w:lang w:val="x-none"/>
        </w:rPr>
        <w:t xml:space="preserve"> </w:t>
      </w:r>
      <w:proofErr w:type="spellStart"/>
      <w:r>
        <w:rPr>
          <w:rFonts w:ascii="Arial" w:hAnsi="Arial" w:cs="Arial"/>
          <w:sz w:val="28"/>
          <w:szCs w:val="28"/>
          <w:lang w:val="x-none"/>
        </w:rPr>
        <w:t>chete</w:t>
      </w:r>
      <w:proofErr w:type="spellEnd"/>
      <w:r>
        <w:rPr>
          <w:rFonts w:ascii="Arial" w:hAnsi="Arial" w:cs="Arial"/>
          <w:sz w:val="28"/>
          <w:szCs w:val="28"/>
          <w:lang w:val="x-none"/>
        </w:rPr>
        <w:t xml:space="preserve"> </w:t>
      </w:r>
      <w:proofErr w:type="spellStart"/>
      <w:r>
        <w:rPr>
          <w:rFonts w:ascii="Arial" w:hAnsi="Arial" w:cs="Arial"/>
          <w:sz w:val="28"/>
          <w:szCs w:val="28"/>
          <w:lang w:val="x-none"/>
        </w:rPr>
        <w:t>achagara</w:t>
      </w:r>
      <w:proofErr w:type="spellEnd"/>
      <w:r>
        <w:rPr>
          <w:rFonts w:ascii="Arial" w:hAnsi="Arial" w:cs="Arial"/>
          <w:sz w:val="28"/>
          <w:szCs w:val="28"/>
          <w:lang w:val="x-none"/>
        </w:rPr>
        <w:t xml:space="preserve"> </w:t>
      </w:r>
      <w:proofErr w:type="spellStart"/>
      <w:r>
        <w:rPr>
          <w:rFonts w:ascii="Arial" w:hAnsi="Arial" w:cs="Arial"/>
          <w:sz w:val="28"/>
          <w:szCs w:val="28"/>
          <w:lang w:val="x-none"/>
        </w:rPr>
        <w:t>nhaka</w:t>
      </w:r>
      <w:proofErr w:type="spellEnd"/>
      <w:r>
        <w:rPr>
          <w:rFonts w:ascii="Arial" w:hAnsi="Arial" w:cs="Arial"/>
          <w:sz w:val="28"/>
          <w:szCs w:val="28"/>
          <w:lang w:val="x-none"/>
        </w:rPr>
        <w:t xml:space="preserve"> </w:t>
      </w:r>
      <w:proofErr w:type="spellStart"/>
      <w:r>
        <w:rPr>
          <w:rFonts w:ascii="Arial" w:hAnsi="Arial" w:cs="Arial"/>
          <w:sz w:val="28"/>
          <w:szCs w:val="28"/>
          <w:lang w:val="x-none"/>
        </w:rPr>
        <w:t>yechoMweya</w:t>
      </w:r>
      <w:proofErr w:type="spellEnd"/>
      <w:r>
        <w:rPr>
          <w:rFonts w:ascii="Arial" w:hAnsi="Arial" w:cs="Arial"/>
          <w:sz w:val="28"/>
          <w:szCs w:val="28"/>
          <w:lang w:val="x-none"/>
        </w:rPr>
        <w:t xml:space="preserve">, </w:t>
      </w:r>
      <w:proofErr w:type="spellStart"/>
      <w:r>
        <w:rPr>
          <w:rFonts w:ascii="Arial" w:hAnsi="Arial" w:cs="Arial"/>
          <w:sz w:val="28"/>
          <w:szCs w:val="28"/>
          <w:lang w:val="x-none"/>
        </w:rPr>
        <w:t>handi’moona</w:t>
      </w:r>
      <w:proofErr w:type="spellEnd"/>
      <w:r>
        <w:rPr>
          <w:rFonts w:ascii="Arial" w:hAnsi="Arial" w:cs="Arial"/>
          <w:sz w:val="28"/>
          <w:szCs w:val="28"/>
          <w:lang w:val="x-none"/>
        </w:rPr>
        <w:t xml:space="preserve">. </w:t>
      </w:r>
    </w:p>
    <w:p w:rsidR="00264564" w:rsidP="00264564" w:rsidRDefault="00264564" w14:paraId="0A86C814" w14:textId="77777777">
      <w:pPr>
        <w:jc w:val="both"/>
        <w:rPr>
          <w:rFonts w:ascii="Arial" w:hAnsi="Arial" w:cs="Arial"/>
          <w:sz w:val="28"/>
          <w:szCs w:val="28"/>
        </w:rPr>
      </w:pPr>
      <w:r>
        <w:rPr>
          <w:rFonts w:ascii="Arial" w:hAnsi="Arial" w:cs="Arial"/>
          <w:sz w:val="28"/>
          <w:szCs w:val="28"/>
          <w:vertAlign w:val="superscript"/>
          <w:lang w:val="x-none"/>
        </w:rPr>
        <w:t xml:space="preserve">74 </w:t>
      </w:r>
      <w:r>
        <w:rPr>
          <w:rFonts w:ascii="Arial" w:hAnsi="Arial" w:cs="Arial"/>
          <w:sz w:val="28"/>
          <w:szCs w:val="28"/>
          <w:lang w:val="x-none"/>
        </w:rPr>
        <w:t xml:space="preserve">Asi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mumwe</w:t>
      </w:r>
      <w:proofErr w:type="spellEnd"/>
      <w:r>
        <w:rPr>
          <w:rFonts w:ascii="Arial" w:hAnsi="Arial" w:cs="Arial"/>
          <w:sz w:val="28"/>
          <w:szCs w:val="28"/>
          <w:lang w:val="x-none"/>
        </w:rPr>
        <w:t xml:space="preserve"> </w:t>
      </w:r>
      <w:proofErr w:type="spellStart"/>
      <w:r>
        <w:rPr>
          <w:rFonts w:ascii="Arial" w:hAnsi="Arial" w:cs="Arial"/>
          <w:sz w:val="28"/>
          <w:szCs w:val="28"/>
          <w:lang w:val="x-none"/>
        </w:rPr>
        <w:t>nemumwe</w:t>
      </w:r>
      <w:proofErr w:type="spellEnd"/>
      <w:r>
        <w:rPr>
          <w:rFonts w:ascii="Arial" w:hAnsi="Arial" w:cs="Arial"/>
          <w:sz w:val="28"/>
          <w:szCs w:val="28"/>
          <w:lang w:val="x-none"/>
        </w:rPr>
        <w:t xml:space="preserve"> </w:t>
      </w:r>
      <w:proofErr w:type="spellStart"/>
      <w:r>
        <w:rPr>
          <w:rFonts w:ascii="Arial" w:hAnsi="Arial" w:cs="Arial"/>
          <w:sz w:val="28"/>
          <w:szCs w:val="28"/>
          <w:lang w:val="x-none"/>
        </w:rPr>
        <w:t>wenyu</w:t>
      </w:r>
      <w:proofErr w:type="spellEnd"/>
      <w:r>
        <w:rPr>
          <w:rFonts w:ascii="Arial" w:hAnsi="Arial" w:cs="Arial"/>
          <w:sz w:val="28"/>
          <w:szCs w:val="28"/>
          <w:lang w:val="x-none"/>
        </w:rPr>
        <w:t xml:space="preserve">, mese </w:t>
      </w:r>
      <w:proofErr w:type="spellStart"/>
      <w:r>
        <w:rPr>
          <w:rFonts w:ascii="Arial" w:hAnsi="Arial" w:cs="Arial"/>
          <w:sz w:val="28"/>
          <w:szCs w:val="28"/>
          <w:lang w:val="x-none"/>
        </w:rPr>
        <w:t>mucharasikirwa</w:t>
      </w:r>
      <w:proofErr w:type="spellEnd"/>
      <w:r>
        <w:rPr>
          <w:rFonts w:ascii="Arial" w:hAnsi="Arial" w:cs="Arial"/>
          <w:sz w:val="28"/>
          <w:szCs w:val="28"/>
          <w:lang w:val="x-none"/>
        </w:rPr>
        <w:t xml:space="preserve"> </w:t>
      </w:r>
      <w:proofErr w:type="spellStart"/>
      <w:r>
        <w:rPr>
          <w:rFonts w:ascii="Arial" w:hAnsi="Arial" w:cs="Arial"/>
          <w:sz w:val="28"/>
          <w:szCs w:val="28"/>
          <w:lang w:val="x-none"/>
        </w:rPr>
        <w:t>nenhaka</w:t>
      </w:r>
      <w:proofErr w:type="spellEnd"/>
      <w:r>
        <w:rPr>
          <w:rFonts w:ascii="Arial" w:hAnsi="Arial" w:cs="Arial"/>
          <w:sz w:val="28"/>
          <w:szCs w:val="28"/>
          <w:lang w:val="x-none"/>
        </w:rPr>
        <w:t xml:space="preserve"> </w:t>
      </w:r>
      <w:proofErr w:type="spellStart"/>
      <w:r>
        <w:rPr>
          <w:rFonts w:ascii="Arial" w:hAnsi="Arial" w:cs="Arial"/>
          <w:sz w:val="28"/>
          <w:szCs w:val="28"/>
          <w:lang w:val="x-none"/>
        </w:rPr>
        <w:t>yenyu</w:t>
      </w:r>
      <w:proofErr w:type="spellEnd"/>
      <w:r>
        <w:rPr>
          <w:rFonts w:ascii="Arial" w:hAnsi="Arial" w:cs="Arial"/>
          <w:sz w:val="28"/>
          <w:szCs w:val="28"/>
          <w:lang w:val="x-none"/>
        </w:rPr>
        <w:t xml:space="preserve">. Your bodies, your carcasses shall fall in the </w:t>
      </w:r>
      <w:proofErr w:type="spellStart"/>
      <w:r>
        <w:rPr>
          <w:rFonts w:ascii="Arial" w:hAnsi="Arial" w:cs="Arial"/>
          <w:sz w:val="28"/>
          <w:szCs w:val="28"/>
          <w:lang w:val="x-none"/>
        </w:rPr>
        <w:t>wil</w:t>
      </w:r>
      <w:proofErr w:type="spellEnd"/>
      <w:r>
        <w:rPr>
          <w:rFonts w:ascii="Arial" w:hAnsi="Arial" w:cs="Arial"/>
          <w:sz w:val="28"/>
          <w:szCs w:val="28"/>
          <w:lang w:val="x-none"/>
        </w:rPr>
        <w:t xml:space="preserve">...? </w:t>
      </w:r>
      <w:r w:rsidRPr="005F7606">
        <w:rPr>
          <w:rFonts w:ascii="Arial" w:hAnsi="Arial" w:cs="Arial"/>
          <w:sz w:val="18"/>
          <w:szCs w:val="18"/>
        </w:rPr>
        <w:t>[Congregation says, “</w:t>
      </w:r>
      <w:r>
        <w:rPr>
          <w:rFonts w:ascii="Arial" w:hAnsi="Arial" w:cs="Arial"/>
          <w:sz w:val="18"/>
          <w:szCs w:val="18"/>
        </w:rPr>
        <w:t>wilderness</w:t>
      </w:r>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And your children shall eat of your blessings.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Saka baba </w:t>
      </w:r>
      <w:proofErr w:type="spellStart"/>
      <w:r>
        <w:rPr>
          <w:rFonts w:ascii="Arial" w:hAnsi="Arial" w:cs="Arial"/>
          <w:sz w:val="28"/>
          <w:szCs w:val="28"/>
          <w:lang w:val="x-none"/>
        </w:rPr>
        <w:t>vakatadza</w:t>
      </w:r>
      <w:proofErr w:type="spellEnd"/>
      <w:r>
        <w:rPr>
          <w:rFonts w:ascii="Arial" w:hAnsi="Arial" w:cs="Arial"/>
          <w:sz w:val="28"/>
          <w:szCs w:val="28"/>
          <w:lang w:val="x-none"/>
        </w:rPr>
        <w:t xml:space="preserve"> </w:t>
      </w:r>
      <w:proofErr w:type="spellStart"/>
      <w:r>
        <w:rPr>
          <w:rFonts w:ascii="Arial" w:hAnsi="Arial" w:cs="Arial"/>
          <w:sz w:val="28"/>
          <w:szCs w:val="28"/>
          <w:lang w:val="x-none"/>
        </w:rPr>
        <w:t>kumira</w:t>
      </w:r>
      <w:proofErr w:type="spellEnd"/>
      <w:r>
        <w:rPr>
          <w:rFonts w:ascii="Arial" w:hAnsi="Arial" w:cs="Arial"/>
          <w:sz w:val="28"/>
          <w:szCs w:val="28"/>
          <w:lang w:val="x-none"/>
        </w:rPr>
        <w:t xml:space="preserve"> </w:t>
      </w:r>
      <w:proofErr w:type="spellStart"/>
      <w:r>
        <w:rPr>
          <w:rFonts w:ascii="Arial" w:hAnsi="Arial" w:cs="Arial"/>
          <w:sz w:val="28"/>
          <w:szCs w:val="28"/>
          <w:lang w:val="x-none"/>
        </w:rPr>
        <w:t>neShoko</w:t>
      </w:r>
      <w:proofErr w:type="spellEnd"/>
      <w:r>
        <w:rPr>
          <w:rFonts w:ascii="Arial" w:hAnsi="Arial" w:cs="Arial"/>
          <w:sz w:val="28"/>
          <w:szCs w:val="28"/>
          <w:lang w:val="x-none"/>
        </w:rPr>
        <w:t xml:space="preserve">, </w:t>
      </w:r>
      <w:proofErr w:type="spellStart"/>
      <w:r>
        <w:rPr>
          <w:rFonts w:ascii="Arial" w:hAnsi="Arial" w:cs="Arial"/>
          <w:sz w:val="28"/>
          <w:szCs w:val="28"/>
          <w:lang w:val="x-none"/>
        </w:rPr>
        <w:t>pakaita</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hwani</w:t>
      </w:r>
      <w:proofErr w:type="spellEnd"/>
      <w:r>
        <w:rPr>
          <w:rFonts w:ascii="Arial" w:hAnsi="Arial" w:cs="Arial"/>
          <w:sz w:val="28"/>
          <w:szCs w:val="28"/>
          <w:lang w:val="x-none"/>
        </w:rPr>
        <w:t xml:space="preserve"> </w:t>
      </w:r>
      <w:proofErr w:type="spellStart"/>
      <w:r>
        <w:rPr>
          <w:rFonts w:ascii="Arial" w:hAnsi="Arial" w:cs="Arial"/>
          <w:sz w:val="28"/>
          <w:szCs w:val="28"/>
          <w:lang w:val="x-none"/>
        </w:rPr>
        <w:t>anotenda</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hwani</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proofErr w:type="spellStart"/>
      <w:r>
        <w:rPr>
          <w:rFonts w:ascii="Arial" w:hAnsi="Arial" w:cs="Arial"/>
          <w:sz w:val="28"/>
          <w:szCs w:val="28"/>
          <w:lang w:val="x-none"/>
        </w:rPr>
        <w:t>acha</w:t>
      </w:r>
      <w:proofErr w:type="spellEnd"/>
      <w:r>
        <w:rPr>
          <w:rFonts w:ascii="Arial" w:hAnsi="Arial" w:cs="Arial"/>
          <w:sz w:val="28"/>
          <w:szCs w:val="28"/>
          <w:lang w:val="x-none"/>
        </w:rPr>
        <w:t xml:space="preserve"> challenger baba </w:t>
      </w:r>
      <w:proofErr w:type="spellStart"/>
      <w:r>
        <w:rPr>
          <w:rFonts w:ascii="Arial" w:hAnsi="Arial" w:cs="Arial"/>
          <w:sz w:val="28"/>
          <w:szCs w:val="28"/>
          <w:lang w:val="x-none"/>
        </w:rPr>
        <w:t>iva</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ivavo</w:t>
      </w:r>
      <w:proofErr w:type="spellEnd"/>
      <w:r>
        <w:rPr>
          <w:rFonts w:ascii="Arial" w:hAnsi="Arial" w:cs="Arial"/>
          <w:sz w:val="18"/>
          <w:szCs w:val="18"/>
        </w:rPr>
        <w:t>/</w:t>
      </w:r>
      <w:r w:rsidRPr="005F7606">
        <w:rPr>
          <w:rFonts w:ascii="Arial" w:hAnsi="Arial" w:cs="Arial"/>
          <w:sz w:val="18"/>
          <w:szCs w:val="18"/>
        </w:rPr>
        <w:t>Amen.”]</w:t>
      </w:r>
      <w:r>
        <w:rPr>
          <w:rFonts w:ascii="Arial" w:hAnsi="Arial" w:cs="Arial"/>
          <w:sz w:val="28"/>
          <w:szCs w:val="28"/>
        </w:rPr>
        <w:t xml:space="preserve"> </w:t>
      </w:r>
    </w:p>
    <w:p w:rsidR="00264564" w:rsidP="00264564" w:rsidRDefault="00264564" w14:paraId="6FB66A8C" w14:textId="77777777">
      <w:pPr>
        <w:jc w:val="both"/>
        <w:rPr>
          <w:rFonts w:ascii="Arial" w:hAnsi="Arial" w:cs="Arial"/>
          <w:sz w:val="28"/>
          <w:szCs w:val="28"/>
          <w:lang w:val="x-none"/>
        </w:rPr>
      </w:pPr>
      <w:r>
        <w:rPr>
          <w:rFonts w:ascii="Arial" w:hAnsi="Arial" w:cs="Arial"/>
          <w:sz w:val="28"/>
          <w:szCs w:val="28"/>
          <w:vertAlign w:val="superscript"/>
          <w:lang w:val="x-none"/>
        </w:rPr>
        <w:t xml:space="preserve">75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Amen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kumunzwa</w:t>
      </w:r>
      <w:proofErr w:type="spellEnd"/>
      <w:r>
        <w:rPr>
          <w:rFonts w:ascii="Arial" w:hAnsi="Arial" w:cs="Arial"/>
          <w:sz w:val="28"/>
          <w:szCs w:val="28"/>
          <w:lang w:val="x-none"/>
        </w:rPr>
        <w:t xml:space="preserve"> Amen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Toda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Pakaita</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one </w:t>
      </w:r>
      <w:proofErr w:type="spellStart"/>
      <w:r>
        <w:rPr>
          <w:rFonts w:ascii="Arial" w:hAnsi="Arial" w:cs="Arial"/>
          <w:sz w:val="28"/>
          <w:szCs w:val="28"/>
          <w:lang w:val="x-none"/>
        </w:rPr>
        <w:t>anosvika</w:t>
      </w:r>
      <w:proofErr w:type="spellEnd"/>
      <w:r>
        <w:rPr>
          <w:rFonts w:ascii="Arial" w:hAnsi="Arial" w:cs="Arial"/>
          <w:sz w:val="28"/>
          <w:szCs w:val="28"/>
          <w:lang w:val="x-none"/>
        </w:rPr>
        <w:t xml:space="preserve"> pa body Word </w:t>
      </w:r>
      <w:proofErr w:type="spellStart"/>
      <w:r>
        <w:rPr>
          <w:rFonts w:ascii="Arial" w:hAnsi="Arial" w:cs="Arial"/>
          <w:sz w:val="28"/>
          <w:szCs w:val="28"/>
          <w:lang w:val="x-none"/>
        </w:rPr>
        <w:t>iyo</w:t>
      </w:r>
      <w:proofErr w:type="spellEnd"/>
      <w:r>
        <w:rPr>
          <w:rFonts w:ascii="Arial" w:hAnsi="Arial" w:cs="Arial"/>
          <w:sz w:val="28"/>
          <w:szCs w:val="28"/>
          <w:lang w:val="x-none"/>
        </w:rPr>
        <w:t xml:space="preserve"> </w:t>
      </w:r>
      <w:proofErr w:type="spellStart"/>
      <w:r>
        <w:rPr>
          <w:rFonts w:ascii="Arial" w:hAnsi="Arial" w:cs="Arial"/>
          <w:sz w:val="28"/>
          <w:szCs w:val="28"/>
          <w:lang w:val="x-none"/>
        </w:rPr>
        <w:t>iya</w:t>
      </w:r>
      <w:proofErr w:type="spellEnd"/>
      <w:r>
        <w:rPr>
          <w:rFonts w:ascii="Arial" w:hAnsi="Arial" w:cs="Arial"/>
          <w:sz w:val="28"/>
          <w:szCs w:val="28"/>
          <w:lang w:val="x-none"/>
        </w:rPr>
        <w:t xml:space="preserve">, baba </w:t>
      </w:r>
      <w:proofErr w:type="spellStart"/>
      <w:r>
        <w:rPr>
          <w:rFonts w:ascii="Arial" w:hAnsi="Arial" w:cs="Arial"/>
          <w:sz w:val="28"/>
          <w:szCs w:val="28"/>
          <w:lang w:val="x-none"/>
        </w:rPr>
        <w:t>vorava</w:t>
      </w:r>
      <w:proofErr w:type="spellEnd"/>
      <w:r>
        <w:rPr>
          <w:rFonts w:ascii="Arial" w:hAnsi="Arial" w:cs="Arial"/>
          <w:sz w:val="28"/>
          <w:szCs w:val="28"/>
          <w:lang w:val="x-none"/>
        </w:rPr>
        <w:t>—</w:t>
      </w:r>
      <w:proofErr w:type="spellStart"/>
      <w:r>
        <w:rPr>
          <w:rFonts w:ascii="Arial" w:hAnsi="Arial" w:cs="Arial"/>
          <w:sz w:val="28"/>
          <w:szCs w:val="28"/>
          <w:lang w:val="x-none"/>
        </w:rPr>
        <w:t>voita</w:t>
      </w:r>
      <w:proofErr w:type="spellEnd"/>
      <w:r>
        <w:rPr>
          <w:rFonts w:ascii="Arial" w:hAnsi="Arial" w:cs="Arial"/>
          <w:sz w:val="28"/>
          <w:szCs w:val="28"/>
          <w:lang w:val="x-none"/>
        </w:rPr>
        <w:t xml:space="preserve"> </w:t>
      </w:r>
      <w:proofErr w:type="spellStart"/>
      <w:r>
        <w:rPr>
          <w:rFonts w:ascii="Arial" w:hAnsi="Arial" w:cs="Arial"/>
          <w:sz w:val="28"/>
          <w:szCs w:val="28"/>
          <w:lang w:val="x-none"/>
        </w:rPr>
        <w:t>tsika</w:t>
      </w:r>
      <w:proofErr w:type="spellEnd"/>
      <w:r>
        <w:rPr>
          <w:rFonts w:ascii="Arial" w:hAnsi="Arial" w:cs="Arial"/>
          <w:sz w:val="28"/>
          <w:szCs w:val="28"/>
          <w:lang w:val="x-none"/>
        </w:rPr>
        <w:t xml:space="preserve"> </w:t>
      </w:r>
      <w:proofErr w:type="spellStart"/>
      <w:r>
        <w:rPr>
          <w:rFonts w:ascii="Arial" w:hAnsi="Arial" w:cs="Arial"/>
          <w:sz w:val="28"/>
          <w:szCs w:val="28"/>
          <w:lang w:val="x-none"/>
        </w:rPr>
        <w:t>idzo</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hwani</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proofErr w:type="spellStart"/>
      <w:r>
        <w:rPr>
          <w:rFonts w:ascii="Arial" w:hAnsi="Arial" w:cs="Arial"/>
          <w:sz w:val="28"/>
          <w:szCs w:val="28"/>
          <w:lang w:val="x-none"/>
        </w:rPr>
        <w:t>ndiye</w:t>
      </w:r>
      <w:proofErr w:type="spellEnd"/>
      <w:r>
        <w:rPr>
          <w:rFonts w:ascii="Arial" w:hAnsi="Arial" w:cs="Arial"/>
          <w:sz w:val="28"/>
          <w:szCs w:val="28"/>
          <w:lang w:val="x-none"/>
        </w:rPr>
        <w:t xml:space="preserve"> </w:t>
      </w:r>
      <w:proofErr w:type="spellStart"/>
      <w:r>
        <w:rPr>
          <w:rFonts w:ascii="Arial" w:hAnsi="Arial" w:cs="Arial"/>
          <w:sz w:val="28"/>
          <w:szCs w:val="28"/>
          <w:lang w:val="x-none"/>
        </w:rPr>
        <w:t>anoita</w:t>
      </w:r>
      <w:proofErr w:type="spellEnd"/>
      <w:r>
        <w:rPr>
          <w:rFonts w:ascii="Arial" w:hAnsi="Arial" w:cs="Arial"/>
          <w:sz w:val="28"/>
          <w:szCs w:val="28"/>
          <w:lang w:val="x-none"/>
        </w:rPr>
        <w:t xml:space="preserve"> </w:t>
      </w:r>
      <w:proofErr w:type="spellStart"/>
      <w:r>
        <w:rPr>
          <w:rFonts w:ascii="Arial" w:hAnsi="Arial" w:cs="Arial"/>
          <w:sz w:val="28"/>
          <w:szCs w:val="28"/>
          <w:lang w:val="x-none"/>
        </w:rPr>
        <w:t>chishamiso</w:t>
      </w:r>
      <w:proofErr w:type="spellEnd"/>
      <w:r>
        <w:rPr>
          <w:rFonts w:ascii="Arial" w:hAnsi="Arial" w:cs="Arial"/>
          <w:sz w:val="28"/>
          <w:szCs w:val="28"/>
          <w:lang w:val="x-none"/>
        </w:rPr>
        <w:t xml:space="preserve"> </w:t>
      </w:r>
      <w:proofErr w:type="spellStart"/>
      <w:r>
        <w:rPr>
          <w:rFonts w:ascii="Arial" w:hAnsi="Arial" w:cs="Arial"/>
          <w:sz w:val="28"/>
          <w:szCs w:val="28"/>
          <w:lang w:val="x-none"/>
        </w:rPr>
        <w:t>mumhuri</w:t>
      </w:r>
      <w:proofErr w:type="spellEnd"/>
      <w:r>
        <w:rPr>
          <w:rFonts w:ascii="Arial" w:hAnsi="Arial" w:cs="Arial"/>
          <w:sz w:val="28"/>
          <w:szCs w:val="28"/>
          <w:lang w:val="x-none"/>
        </w:rPr>
        <w:t xml:space="preserve"> </w:t>
      </w:r>
      <w:proofErr w:type="spellStart"/>
      <w:r>
        <w:rPr>
          <w:rFonts w:ascii="Arial" w:hAnsi="Arial" w:cs="Arial"/>
          <w:sz w:val="28"/>
          <w:szCs w:val="28"/>
          <w:lang w:val="x-none"/>
        </w:rPr>
        <w:t>iyoyo</w:t>
      </w:r>
      <w:proofErr w:type="spellEnd"/>
      <w:r>
        <w:rPr>
          <w:rFonts w:ascii="Arial" w:hAnsi="Arial" w:cs="Arial"/>
          <w:sz w:val="28"/>
          <w:szCs w:val="28"/>
          <w:lang w:val="x-none"/>
        </w:rPr>
        <w:t xml:space="preserve">. </w:t>
      </w:r>
      <w:r w:rsidRPr="005F7606">
        <w:rPr>
          <w:rFonts w:ascii="Arial" w:hAnsi="Arial" w:cs="Arial"/>
          <w:sz w:val="18"/>
          <w:szCs w:val="18"/>
        </w:rPr>
        <w:t>[Congregation says, “Amen.”]</w:t>
      </w:r>
    </w:p>
    <w:p w:rsidR="00264564" w:rsidP="00264564" w:rsidRDefault="00264564" w14:paraId="44228168" w14:textId="77777777">
      <w:pPr>
        <w:jc w:val="both"/>
        <w:rPr>
          <w:rFonts w:ascii="Arial" w:hAnsi="Arial" w:cs="Arial"/>
          <w:sz w:val="28"/>
          <w:szCs w:val="28"/>
        </w:rPr>
      </w:pPr>
      <w:r>
        <w:rPr>
          <w:rFonts w:ascii="Arial" w:hAnsi="Arial" w:cs="Arial"/>
          <w:sz w:val="28"/>
          <w:szCs w:val="28"/>
          <w:vertAlign w:val="superscript"/>
          <w:lang w:val="x-none"/>
        </w:rPr>
        <w:t xml:space="preserve">76 </w:t>
      </w:r>
      <w:r>
        <w:rPr>
          <w:rFonts w:ascii="Arial" w:hAnsi="Arial" w:cs="Arial"/>
          <w:sz w:val="28"/>
          <w:szCs w:val="28"/>
          <w:lang w:val="x-none"/>
        </w:rPr>
        <w:t xml:space="preserve">But kana baba </w:t>
      </w:r>
      <w:proofErr w:type="spellStart"/>
      <w:r>
        <w:rPr>
          <w:rFonts w:ascii="Arial" w:hAnsi="Arial" w:cs="Arial"/>
          <w:sz w:val="28"/>
          <w:szCs w:val="28"/>
          <w:lang w:val="x-none"/>
        </w:rPr>
        <w:t>vakaziva</w:t>
      </w:r>
      <w:proofErr w:type="spellEnd"/>
      <w:r>
        <w:rPr>
          <w:rFonts w:ascii="Arial" w:hAnsi="Arial" w:cs="Arial"/>
          <w:sz w:val="28"/>
          <w:szCs w:val="28"/>
          <w:lang w:val="x-none"/>
        </w:rPr>
        <w:t xml:space="preserve"> Shoko </w:t>
      </w:r>
      <w:proofErr w:type="spellStart"/>
      <w:r>
        <w:rPr>
          <w:rFonts w:ascii="Arial" w:hAnsi="Arial" w:cs="Arial"/>
          <w:sz w:val="28"/>
          <w:szCs w:val="28"/>
          <w:lang w:val="x-none"/>
        </w:rPr>
        <w:t>iri</w:t>
      </w:r>
      <w:proofErr w:type="spellEnd"/>
      <w:r>
        <w:rPr>
          <w:rFonts w:ascii="Arial" w:hAnsi="Arial" w:cs="Arial"/>
          <w:sz w:val="28"/>
          <w:szCs w:val="28"/>
          <w:lang w:val="x-none"/>
        </w:rPr>
        <w:t xml:space="preserve">, </w:t>
      </w:r>
      <w:proofErr w:type="spellStart"/>
      <w:r>
        <w:rPr>
          <w:rFonts w:ascii="Arial" w:hAnsi="Arial" w:cs="Arial"/>
          <w:sz w:val="28"/>
          <w:szCs w:val="28"/>
          <w:lang w:val="x-none"/>
        </w:rPr>
        <w:t>ndokubva</w:t>
      </w:r>
      <w:proofErr w:type="spellEnd"/>
      <w:r>
        <w:rPr>
          <w:rFonts w:ascii="Arial" w:hAnsi="Arial" w:cs="Arial"/>
          <w:sz w:val="28"/>
          <w:szCs w:val="28"/>
          <w:lang w:val="x-none"/>
        </w:rPr>
        <w:t xml:space="preserve"> </w:t>
      </w:r>
      <w:proofErr w:type="spellStart"/>
      <w:r>
        <w:rPr>
          <w:rFonts w:ascii="Arial" w:hAnsi="Arial" w:cs="Arial"/>
          <w:sz w:val="28"/>
          <w:szCs w:val="28"/>
          <w:lang w:val="x-none"/>
        </w:rPr>
        <w:t>vapinda</w:t>
      </w:r>
      <w:proofErr w:type="spellEnd"/>
      <w:r>
        <w:rPr>
          <w:rFonts w:ascii="Arial" w:hAnsi="Arial" w:cs="Arial"/>
          <w:sz w:val="28"/>
          <w:szCs w:val="28"/>
          <w:lang w:val="x-none"/>
        </w:rPr>
        <w:t xml:space="preserve"> </w:t>
      </w:r>
      <w:proofErr w:type="spellStart"/>
      <w:r>
        <w:rPr>
          <w:rFonts w:ascii="Arial" w:hAnsi="Arial" w:cs="Arial"/>
          <w:sz w:val="28"/>
          <w:szCs w:val="28"/>
          <w:lang w:val="x-none"/>
        </w:rPr>
        <w:t>mariri</w:t>
      </w:r>
      <w:proofErr w:type="spellEnd"/>
      <w:r>
        <w:rPr>
          <w:rFonts w:ascii="Arial" w:hAnsi="Arial" w:cs="Arial"/>
          <w:sz w:val="28"/>
          <w:szCs w:val="28"/>
          <w:lang w:val="x-none"/>
        </w:rPr>
        <w:t xml:space="preserve"> </w:t>
      </w:r>
      <w:proofErr w:type="spellStart"/>
      <w:r>
        <w:rPr>
          <w:rFonts w:ascii="Arial" w:hAnsi="Arial" w:cs="Arial"/>
          <w:sz w:val="28"/>
          <w:szCs w:val="28"/>
          <w:lang w:val="x-none"/>
        </w:rPr>
        <w:t>nesimba</w:t>
      </w:r>
      <w:proofErr w:type="spellEnd"/>
      <w:r>
        <w:rPr>
          <w:rFonts w:ascii="Arial" w:hAnsi="Arial" w:cs="Arial"/>
          <w:sz w:val="28"/>
          <w:szCs w:val="28"/>
          <w:lang w:val="x-none"/>
        </w:rPr>
        <w:t xml:space="preserve">, </w:t>
      </w:r>
      <w:proofErr w:type="spellStart"/>
      <w:r>
        <w:rPr>
          <w:rFonts w:ascii="Arial" w:hAnsi="Arial" w:cs="Arial"/>
          <w:sz w:val="28"/>
          <w:szCs w:val="28"/>
          <w:lang w:val="x-none"/>
        </w:rPr>
        <w:t>vanogovera</w:t>
      </w:r>
      <w:proofErr w:type="spellEnd"/>
      <w:r>
        <w:rPr>
          <w:rFonts w:ascii="Arial" w:hAnsi="Arial" w:cs="Arial"/>
          <w:sz w:val="28"/>
          <w:szCs w:val="28"/>
          <w:lang w:val="x-none"/>
        </w:rPr>
        <w:t xml:space="preserve"> </w:t>
      </w:r>
      <w:proofErr w:type="spellStart"/>
      <w:r>
        <w:rPr>
          <w:rFonts w:ascii="Arial" w:hAnsi="Arial" w:cs="Arial"/>
          <w:sz w:val="28"/>
          <w:szCs w:val="28"/>
          <w:lang w:val="x-none"/>
        </w:rPr>
        <w:t>kuvana</w:t>
      </w:r>
      <w:proofErr w:type="spellEnd"/>
      <w:r>
        <w:rPr>
          <w:rFonts w:ascii="Arial" w:hAnsi="Arial" w:cs="Arial"/>
          <w:sz w:val="28"/>
          <w:szCs w:val="28"/>
          <w:lang w:val="x-none"/>
        </w:rPr>
        <w:t xml:space="preserve"> </w:t>
      </w:r>
      <w:proofErr w:type="spellStart"/>
      <w:r>
        <w:rPr>
          <w:rFonts w:ascii="Arial" w:hAnsi="Arial" w:cs="Arial"/>
          <w:sz w:val="28"/>
          <w:szCs w:val="28"/>
          <w:lang w:val="x-none"/>
        </w:rPr>
        <w:t>vavo</w:t>
      </w:r>
      <w:proofErr w:type="spellEnd"/>
      <w:r>
        <w:rPr>
          <w:rFonts w:ascii="Arial" w:hAnsi="Arial" w:cs="Arial"/>
          <w:sz w:val="28"/>
          <w:szCs w:val="28"/>
          <w:lang w:val="x-none"/>
        </w:rPr>
        <w:t xml:space="preserve"> </w:t>
      </w:r>
      <w:proofErr w:type="spellStart"/>
      <w:r>
        <w:rPr>
          <w:rFonts w:ascii="Arial" w:hAnsi="Arial" w:cs="Arial"/>
          <w:sz w:val="28"/>
          <w:szCs w:val="28"/>
          <w:lang w:val="x-none"/>
        </w:rPr>
        <w:t>zvavanodii</w:t>
      </w:r>
      <w:proofErr w:type="spellEnd"/>
      <w:r>
        <w:rPr>
          <w:rFonts w:ascii="Arial" w:hAnsi="Arial" w:cs="Arial"/>
          <w:sz w:val="28"/>
          <w:szCs w:val="28"/>
          <w:lang w:val="x-none"/>
        </w:rPr>
        <w:t xml:space="preserve"> </w:t>
      </w:r>
      <w:proofErr w:type="spellStart"/>
      <w:r>
        <w:rPr>
          <w:rFonts w:ascii="Arial" w:hAnsi="Arial" w:cs="Arial"/>
          <w:sz w:val="28"/>
          <w:szCs w:val="28"/>
          <w:lang w:val="x-none"/>
        </w:rPr>
        <w:t>ivo</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zvavanoda</w:t>
      </w:r>
      <w:proofErr w:type="spellEnd"/>
      <w:r>
        <w:rPr>
          <w:rFonts w:ascii="Arial" w:hAnsi="Arial" w:cs="Arial"/>
          <w:sz w:val="18"/>
          <w:szCs w:val="18"/>
        </w:rPr>
        <w:t>,</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zvavanoda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Kungoenda</w:t>
      </w:r>
      <w:proofErr w:type="spellEnd"/>
      <w:r>
        <w:rPr>
          <w:rFonts w:ascii="Arial" w:hAnsi="Arial" w:cs="Arial"/>
          <w:sz w:val="28"/>
          <w:szCs w:val="28"/>
          <w:lang w:val="x-none"/>
        </w:rPr>
        <w:t xml:space="preserve"> </w:t>
      </w:r>
      <w:proofErr w:type="spellStart"/>
      <w:r>
        <w:rPr>
          <w:rFonts w:ascii="Arial" w:hAnsi="Arial" w:cs="Arial"/>
          <w:sz w:val="28"/>
          <w:szCs w:val="28"/>
          <w:lang w:val="x-none"/>
        </w:rPr>
        <w:t>pamuteuro</w:t>
      </w:r>
      <w:proofErr w:type="spellEnd"/>
      <w:r>
        <w:rPr>
          <w:rFonts w:ascii="Arial" w:hAnsi="Arial" w:cs="Arial"/>
          <w:sz w:val="28"/>
          <w:szCs w:val="28"/>
          <w:lang w:val="x-none"/>
        </w:rPr>
        <w:t xml:space="preserve"> </w:t>
      </w:r>
      <w:proofErr w:type="spellStart"/>
      <w:r>
        <w:rPr>
          <w:rFonts w:ascii="Arial" w:hAnsi="Arial" w:cs="Arial"/>
          <w:sz w:val="28"/>
          <w:szCs w:val="28"/>
          <w:lang w:val="x-none"/>
        </w:rPr>
        <w:t>votaura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w:t>
      </w:r>
      <w:proofErr w:type="spellStart"/>
      <w:r>
        <w:rPr>
          <w:rFonts w:ascii="Arial" w:hAnsi="Arial" w:cs="Arial"/>
          <w:sz w:val="28"/>
          <w:szCs w:val="28"/>
          <w:lang w:val="x-none"/>
        </w:rPr>
        <w:t>Uyu</w:t>
      </w:r>
      <w:proofErr w:type="spellEnd"/>
      <w:r>
        <w:rPr>
          <w:rFonts w:ascii="Arial" w:hAnsi="Arial" w:cs="Arial"/>
          <w:sz w:val="28"/>
          <w:szCs w:val="28"/>
          <w:lang w:val="x-none"/>
        </w:rPr>
        <w:t xml:space="preserve">, baba, </w:t>
      </w:r>
      <w:proofErr w:type="spellStart"/>
      <w:r>
        <w:rPr>
          <w:rFonts w:ascii="Arial" w:hAnsi="Arial" w:cs="Arial"/>
          <w:sz w:val="28"/>
          <w:szCs w:val="28"/>
          <w:lang w:val="x-none"/>
        </w:rPr>
        <w:t>ndatsamwa</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Haaite</w:t>
      </w:r>
      <w:proofErr w:type="spellEnd"/>
      <w:r>
        <w:rPr>
          <w:rFonts w:ascii="Arial" w:hAnsi="Arial" w:cs="Arial"/>
          <w:sz w:val="28"/>
          <w:szCs w:val="28"/>
          <w:lang w:val="x-none"/>
        </w:rPr>
        <w:t xml:space="preserve"> </w:t>
      </w:r>
      <w:proofErr w:type="spellStart"/>
      <w:r>
        <w:rPr>
          <w:rFonts w:ascii="Arial" w:hAnsi="Arial" w:cs="Arial"/>
          <w:sz w:val="28"/>
          <w:szCs w:val="28"/>
          <w:lang w:val="x-none"/>
        </w:rPr>
        <w:t>chakati</w:t>
      </w:r>
      <w:proofErr w:type="spellEnd"/>
      <w:r>
        <w:rPr>
          <w:rFonts w:ascii="Arial" w:hAnsi="Arial" w:cs="Arial"/>
          <w:sz w:val="28"/>
          <w:szCs w:val="28"/>
          <w:lang w:val="x-none"/>
        </w:rPr>
        <w:t xml:space="preserve">. </w:t>
      </w:r>
      <w:proofErr w:type="spellStart"/>
      <w:r>
        <w:rPr>
          <w:rFonts w:ascii="Arial" w:hAnsi="Arial" w:cs="Arial"/>
          <w:sz w:val="28"/>
          <w:szCs w:val="28"/>
          <w:lang w:val="x-none"/>
        </w:rPr>
        <w:t>Uyuyuyu</w:t>
      </w:r>
      <w:proofErr w:type="spellEnd"/>
      <w:r>
        <w:rPr>
          <w:rFonts w:ascii="Arial" w:hAnsi="Arial" w:cs="Arial"/>
          <w:sz w:val="28"/>
          <w:szCs w:val="28"/>
          <w:lang w:val="x-none"/>
        </w:rPr>
        <w:t xml:space="preserve">, </w:t>
      </w:r>
      <w:proofErr w:type="spellStart"/>
      <w:r>
        <w:rPr>
          <w:rFonts w:ascii="Arial" w:hAnsi="Arial" w:cs="Arial"/>
          <w:sz w:val="28"/>
          <w:szCs w:val="28"/>
          <w:lang w:val="x-none"/>
        </w:rPr>
        <w:t>achaita</w:t>
      </w:r>
      <w:proofErr w:type="spellEnd"/>
      <w:r>
        <w:rPr>
          <w:rFonts w:ascii="Arial" w:hAnsi="Arial" w:cs="Arial"/>
          <w:sz w:val="28"/>
          <w:szCs w:val="28"/>
          <w:lang w:val="x-none"/>
        </w:rPr>
        <w:t xml:space="preserve"> </w:t>
      </w:r>
      <w:proofErr w:type="spellStart"/>
      <w:r>
        <w:rPr>
          <w:rFonts w:ascii="Arial" w:hAnsi="Arial" w:cs="Arial"/>
          <w:sz w:val="28"/>
          <w:szCs w:val="28"/>
          <w:lang w:val="x-none"/>
        </w:rPr>
        <w:t>chakati</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Uyo</w:t>
      </w:r>
      <w:proofErr w:type="spellEnd"/>
      <w:r>
        <w:rPr>
          <w:rFonts w:ascii="Arial" w:hAnsi="Arial" w:cs="Arial"/>
          <w:sz w:val="28"/>
          <w:szCs w:val="28"/>
          <w:lang w:val="x-none"/>
        </w:rPr>
        <w:t xml:space="preserve"> </w:t>
      </w:r>
      <w:proofErr w:type="spellStart"/>
      <w:r>
        <w:rPr>
          <w:rFonts w:ascii="Arial" w:hAnsi="Arial" w:cs="Arial"/>
          <w:sz w:val="28"/>
          <w:szCs w:val="28"/>
          <w:lang w:val="x-none"/>
        </w:rPr>
        <w:t>uyo</w:t>
      </w:r>
      <w:proofErr w:type="spellEnd"/>
      <w:r>
        <w:rPr>
          <w:rFonts w:ascii="Arial" w:hAnsi="Arial" w:cs="Arial"/>
          <w:sz w:val="28"/>
          <w:szCs w:val="28"/>
          <w:lang w:val="x-none"/>
        </w:rPr>
        <w:t xml:space="preserve"> </w:t>
      </w:r>
      <w:proofErr w:type="spellStart"/>
      <w:r>
        <w:rPr>
          <w:rFonts w:ascii="Arial" w:hAnsi="Arial" w:cs="Arial"/>
          <w:sz w:val="28"/>
          <w:szCs w:val="28"/>
          <w:lang w:val="x-none"/>
        </w:rPr>
        <w:t>haaite</w:t>
      </w:r>
      <w:proofErr w:type="spellEnd"/>
      <w:r>
        <w:rPr>
          <w:rFonts w:ascii="Arial" w:hAnsi="Arial" w:cs="Arial"/>
          <w:sz w:val="28"/>
          <w:szCs w:val="28"/>
          <w:lang w:val="x-none"/>
        </w:rPr>
        <w:t xml:space="preserve"> </w:t>
      </w:r>
      <w:proofErr w:type="spellStart"/>
      <w:r>
        <w:rPr>
          <w:rFonts w:ascii="Arial" w:hAnsi="Arial" w:cs="Arial"/>
          <w:sz w:val="28"/>
          <w:szCs w:val="28"/>
          <w:lang w:val="x-none"/>
        </w:rPr>
        <w:t>uyo</w:t>
      </w:r>
      <w:proofErr w:type="spellEnd"/>
      <w:r>
        <w:rPr>
          <w:rFonts w:ascii="Arial" w:hAnsi="Arial" w:cs="Arial"/>
          <w:sz w:val="28"/>
          <w:szCs w:val="28"/>
          <w:lang w:val="x-none"/>
        </w:rPr>
        <w:t xml:space="preserve">.” </w:t>
      </w:r>
      <w:proofErr w:type="spellStart"/>
      <w:r>
        <w:rPr>
          <w:rFonts w:ascii="Arial" w:hAnsi="Arial" w:cs="Arial"/>
          <w:sz w:val="28"/>
          <w:szCs w:val="28"/>
          <w:lang w:val="x-none"/>
        </w:rPr>
        <w:t>Zvawatongotaura</w:t>
      </w:r>
      <w:proofErr w:type="spellEnd"/>
      <w:r>
        <w:rPr>
          <w:rFonts w:ascii="Arial" w:hAnsi="Arial" w:cs="Arial"/>
          <w:sz w:val="28"/>
          <w:szCs w:val="28"/>
          <w:lang w:val="x-none"/>
        </w:rPr>
        <w:t xml:space="preserve"> </w:t>
      </w:r>
      <w:proofErr w:type="spellStart"/>
      <w:r>
        <w:rPr>
          <w:rFonts w:ascii="Arial" w:hAnsi="Arial" w:cs="Arial"/>
          <w:sz w:val="28"/>
          <w:szCs w:val="28"/>
          <w:lang w:val="x-none"/>
        </w:rPr>
        <w:t>izvozvo</w:t>
      </w:r>
      <w:proofErr w:type="spellEnd"/>
      <w:r>
        <w:rPr>
          <w:rFonts w:ascii="Arial" w:hAnsi="Arial" w:cs="Arial"/>
          <w:sz w:val="28"/>
          <w:szCs w:val="28"/>
          <w:lang w:val="x-none"/>
        </w:rPr>
        <w:t xml:space="preserve"> </w:t>
      </w:r>
      <w:proofErr w:type="spellStart"/>
      <w:r>
        <w:rPr>
          <w:rFonts w:ascii="Arial" w:hAnsi="Arial" w:cs="Arial"/>
          <w:sz w:val="28"/>
          <w:szCs w:val="28"/>
          <w:lang w:val="x-none"/>
        </w:rPr>
        <w:t>zvinongomira</w:t>
      </w:r>
      <w:proofErr w:type="spellEnd"/>
      <w:r>
        <w:rPr>
          <w:rFonts w:ascii="Arial" w:hAnsi="Arial" w:cs="Arial"/>
          <w:sz w:val="28"/>
          <w:szCs w:val="28"/>
          <w:lang w:val="x-none"/>
        </w:rPr>
        <w:t xml:space="preserve"> </w:t>
      </w:r>
      <w:proofErr w:type="spellStart"/>
      <w:r>
        <w:rPr>
          <w:rFonts w:ascii="Arial" w:hAnsi="Arial" w:cs="Arial"/>
          <w:sz w:val="28"/>
          <w:szCs w:val="28"/>
          <w:lang w:val="x-none"/>
        </w:rPr>
        <w:t>zvakadii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zvakadaro</w:t>
      </w:r>
      <w:proofErr w:type="spellEnd"/>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Tingaita</w:t>
      </w:r>
      <w:proofErr w:type="spellEnd"/>
      <w:r>
        <w:rPr>
          <w:rFonts w:ascii="Arial" w:hAnsi="Arial" w:cs="Arial"/>
          <w:sz w:val="28"/>
          <w:szCs w:val="28"/>
          <w:lang w:val="x-none"/>
        </w:rPr>
        <w:t xml:space="preserve"> Amen here </w:t>
      </w:r>
      <w:proofErr w:type="spellStart"/>
      <w:r>
        <w:rPr>
          <w:rFonts w:ascii="Arial" w:hAnsi="Arial" w:cs="Arial"/>
          <w:sz w:val="28"/>
          <w:szCs w:val="28"/>
          <w:lang w:val="x-none"/>
        </w:rPr>
        <w:t>varanda</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Amen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kumunzwa</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
    <w:p w:rsidR="00264564" w:rsidP="00264564" w:rsidRDefault="00264564" w14:paraId="7ACB590E" w14:textId="77777777">
      <w:pPr>
        <w:jc w:val="both"/>
        <w:rPr>
          <w:rFonts w:ascii="Arial" w:hAnsi="Arial" w:cs="Arial"/>
          <w:sz w:val="28"/>
          <w:szCs w:val="28"/>
        </w:rPr>
      </w:pPr>
      <w:r>
        <w:rPr>
          <w:rFonts w:ascii="Arial" w:hAnsi="Arial" w:cs="Arial"/>
          <w:sz w:val="28"/>
          <w:szCs w:val="28"/>
          <w:vertAlign w:val="superscript"/>
          <w:lang w:val="x-none"/>
        </w:rPr>
        <w:t xml:space="preserve">77 </w:t>
      </w:r>
      <w:proofErr w:type="spellStart"/>
      <w:r>
        <w:rPr>
          <w:rFonts w:ascii="Arial" w:hAnsi="Arial" w:cs="Arial"/>
          <w:sz w:val="28"/>
          <w:szCs w:val="28"/>
          <w:lang w:val="x-none"/>
        </w:rPr>
        <w:t>Inyaya</w:t>
      </w:r>
      <w:proofErr w:type="spellEnd"/>
      <w:r>
        <w:rPr>
          <w:rFonts w:ascii="Arial" w:hAnsi="Arial" w:cs="Arial"/>
          <w:sz w:val="28"/>
          <w:szCs w:val="28"/>
          <w:lang w:val="x-none"/>
        </w:rPr>
        <w:t xml:space="preserve"> </w:t>
      </w:r>
      <w:proofErr w:type="spellStart"/>
      <w:r>
        <w:rPr>
          <w:rFonts w:ascii="Arial" w:hAnsi="Arial" w:cs="Arial"/>
          <w:sz w:val="28"/>
          <w:szCs w:val="28"/>
          <w:lang w:val="x-none"/>
        </w:rPr>
        <w:t>yakaoma</w:t>
      </w:r>
      <w:proofErr w:type="spellEnd"/>
      <w:r>
        <w:rPr>
          <w:rFonts w:ascii="Arial" w:hAnsi="Arial" w:cs="Arial"/>
          <w:sz w:val="28"/>
          <w:szCs w:val="28"/>
          <w:lang w:val="x-none"/>
        </w:rPr>
        <w:t xml:space="preserve"> </w:t>
      </w:r>
      <w:proofErr w:type="spellStart"/>
      <w:r>
        <w:rPr>
          <w:rFonts w:ascii="Arial" w:hAnsi="Arial" w:cs="Arial"/>
          <w:sz w:val="28"/>
          <w:szCs w:val="28"/>
          <w:lang w:val="x-none"/>
        </w:rPr>
        <w:t>kuona</w:t>
      </w:r>
      <w:proofErr w:type="spellEnd"/>
      <w:r>
        <w:rPr>
          <w:rFonts w:ascii="Arial" w:hAnsi="Arial" w:cs="Arial"/>
          <w:sz w:val="28"/>
          <w:szCs w:val="28"/>
          <w:lang w:val="x-none"/>
        </w:rPr>
        <w:t xml:space="preserve"> but </w:t>
      </w:r>
      <w:proofErr w:type="spellStart"/>
      <w:r>
        <w:rPr>
          <w:rFonts w:ascii="Arial" w:hAnsi="Arial" w:cs="Arial"/>
          <w:sz w:val="28"/>
          <w:szCs w:val="28"/>
          <w:lang w:val="x-none"/>
        </w:rPr>
        <w:t>ndeye</w:t>
      </w:r>
      <w:proofErr w:type="spellEnd"/>
      <w:r>
        <w:rPr>
          <w:rFonts w:ascii="Arial" w:hAnsi="Arial" w:cs="Arial"/>
          <w:sz w:val="28"/>
          <w:szCs w:val="28"/>
          <w:lang w:val="x-none"/>
        </w:rPr>
        <w:t xml:space="preserve"> </w:t>
      </w:r>
      <w:proofErr w:type="spellStart"/>
      <w:r>
        <w:rPr>
          <w:rFonts w:ascii="Arial" w:hAnsi="Arial" w:cs="Arial"/>
          <w:sz w:val="28"/>
          <w:szCs w:val="28"/>
          <w:lang w:val="x-none"/>
        </w:rPr>
        <w:t>mazviro</w:t>
      </w:r>
      <w:proofErr w:type="spellEnd"/>
      <w:r>
        <w:rPr>
          <w:rFonts w:ascii="Arial" w:hAnsi="Arial" w:cs="Arial"/>
          <w:sz w:val="28"/>
          <w:szCs w:val="28"/>
          <w:lang w:val="x-none"/>
        </w:rPr>
        <w:t xml:space="preserve"> </w:t>
      </w:r>
      <w:proofErr w:type="spellStart"/>
      <w:r>
        <w:rPr>
          <w:rFonts w:ascii="Arial" w:hAnsi="Arial" w:cs="Arial"/>
          <w:sz w:val="28"/>
          <w:szCs w:val="28"/>
          <w:lang w:val="x-none"/>
        </w:rPr>
        <w:t>kwazvo</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Vakadzi</w:t>
      </w:r>
      <w:proofErr w:type="spellEnd"/>
      <w:r>
        <w:rPr>
          <w:rFonts w:ascii="Arial" w:hAnsi="Arial" w:cs="Arial"/>
          <w:sz w:val="28"/>
          <w:szCs w:val="28"/>
          <w:lang w:val="x-none"/>
        </w:rPr>
        <w:t xml:space="preserve"> </w:t>
      </w:r>
      <w:proofErr w:type="spellStart"/>
      <w:r>
        <w:rPr>
          <w:rFonts w:ascii="Arial" w:hAnsi="Arial" w:cs="Arial"/>
          <w:sz w:val="28"/>
          <w:szCs w:val="28"/>
          <w:lang w:val="x-none"/>
        </w:rPr>
        <w:t>vakanga</w:t>
      </w:r>
      <w:proofErr w:type="spellEnd"/>
      <w:r>
        <w:rPr>
          <w:rFonts w:ascii="Arial" w:hAnsi="Arial" w:cs="Arial"/>
          <w:sz w:val="28"/>
          <w:szCs w:val="28"/>
          <w:lang w:val="x-none"/>
        </w:rPr>
        <w:t xml:space="preserve"> </w:t>
      </w:r>
      <w:proofErr w:type="spellStart"/>
      <w:r>
        <w:rPr>
          <w:rFonts w:ascii="Arial" w:hAnsi="Arial" w:cs="Arial"/>
          <w:sz w:val="28"/>
          <w:szCs w:val="28"/>
          <w:lang w:val="x-none"/>
        </w:rPr>
        <w:t>vakangwara</w:t>
      </w:r>
      <w:proofErr w:type="spellEnd"/>
      <w:r>
        <w:rPr>
          <w:rFonts w:ascii="Arial" w:hAnsi="Arial" w:cs="Arial"/>
          <w:sz w:val="28"/>
          <w:szCs w:val="28"/>
          <w:lang w:val="x-none"/>
        </w:rPr>
        <w:t xml:space="preserve"> </w:t>
      </w:r>
      <w:proofErr w:type="spellStart"/>
      <w:r>
        <w:rPr>
          <w:rFonts w:ascii="Arial" w:hAnsi="Arial" w:cs="Arial"/>
          <w:sz w:val="28"/>
          <w:szCs w:val="28"/>
          <w:lang w:val="x-none"/>
        </w:rPr>
        <w:t>vaiyiziva</w:t>
      </w:r>
      <w:proofErr w:type="spellEnd"/>
      <w:r>
        <w:rPr>
          <w:rFonts w:ascii="Arial" w:hAnsi="Arial" w:cs="Arial"/>
          <w:sz w:val="28"/>
          <w:szCs w:val="28"/>
          <w:lang w:val="x-none"/>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w:t>
      </w:r>
      <w:proofErr w:type="spellStart"/>
      <w:r>
        <w:rPr>
          <w:rFonts w:ascii="Arial" w:hAnsi="Arial" w:cs="Arial"/>
          <w:sz w:val="28"/>
          <w:szCs w:val="28"/>
          <w:lang w:val="x-none"/>
        </w:rPr>
        <w:t>mukadzi</w:t>
      </w:r>
      <w:proofErr w:type="spellEnd"/>
      <w:r>
        <w:rPr>
          <w:rFonts w:ascii="Arial" w:hAnsi="Arial" w:cs="Arial"/>
          <w:sz w:val="28"/>
          <w:szCs w:val="28"/>
          <w:lang w:val="x-none"/>
        </w:rPr>
        <w:t xml:space="preserve"> </w:t>
      </w:r>
      <w:proofErr w:type="spellStart"/>
      <w:r>
        <w:rPr>
          <w:rFonts w:ascii="Arial" w:hAnsi="Arial" w:cs="Arial"/>
          <w:sz w:val="28"/>
          <w:szCs w:val="28"/>
          <w:lang w:val="x-none"/>
        </w:rPr>
        <w:t>waJakobho</w:t>
      </w:r>
      <w:proofErr w:type="spellEnd"/>
      <w:r>
        <w:rPr>
          <w:rFonts w:ascii="Arial" w:hAnsi="Arial" w:cs="Arial"/>
          <w:sz w:val="28"/>
          <w:szCs w:val="28"/>
          <w:lang w:val="x-none"/>
        </w:rPr>
        <w:t xml:space="preserve"> </w:t>
      </w:r>
      <w:proofErr w:type="spellStart"/>
      <w:r>
        <w:rPr>
          <w:rFonts w:ascii="Arial" w:hAnsi="Arial" w:cs="Arial"/>
          <w:sz w:val="28"/>
          <w:szCs w:val="28"/>
          <w:lang w:val="x-none"/>
        </w:rPr>
        <w:t>akatsvetera</w:t>
      </w:r>
      <w:proofErr w:type="spellEnd"/>
      <w:r>
        <w:rPr>
          <w:rFonts w:ascii="Arial" w:hAnsi="Arial" w:cs="Arial"/>
          <w:sz w:val="28"/>
          <w:szCs w:val="28"/>
          <w:lang w:val="x-none"/>
        </w:rPr>
        <w:t xml:space="preserve"> </w:t>
      </w:r>
      <w:proofErr w:type="spellStart"/>
      <w:r>
        <w:rPr>
          <w:rFonts w:ascii="Arial" w:hAnsi="Arial" w:cs="Arial"/>
          <w:sz w:val="28"/>
          <w:szCs w:val="28"/>
          <w:lang w:val="x-none"/>
        </w:rPr>
        <w:t>ja</w:t>
      </w:r>
      <w:proofErr w:type="spellEnd"/>
      <w:r>
        <w:rPr>
          <w:rFonts w:ascii="Arial" w:hAnsi="Arial" w:cs="Arial"/>
          <w:sz w:val="28"/>
          <w:szCs w:val="28"/>
          <w:lang w:val="x-none"/>
        </w:rPr>
        <w:t xml:space="preserve">—eh, </w:t>
      </w:r>
      <w:proofErr w:type="spellStart"/>
      <w:r>
        <w:rPr>
          <w:rFonts w:ascii="Arial" w:hAnsi="Arial" w:cs="Arial"/>
          <w:sz w:val="28"/>
          <w:szCs w:val="28"/>
          <w:lang w:val="x-none"/>
        </w:rPr>
        <w:t>mukadzi</w:t>
      </w:r>
      <w:proofErr w:type="spellEnd"/>
      <w:r>
        <w:rPr>
          <w:rFonts w:ascii="Arial" w:hAnsi="Arial" w:cs="Arial"/>
          <w:sz w:val="28"/>
          <w:szCs w:val="28"/>
          <w:lang w:val="x-none"/>
        </w:rPr>
        <w:t xml:space="preserve"> </w:t>
      </w:r>
      <w:proofErr w:type="spellStart"/>
      <w:r>
        <w:rPr>
          <w:rFonts w:ascii="Arial" w:hAnsi="Arial" w:cs="Arial"/>
          <w:sz w:val="28"/>
          <w:szCs w:val="28"/>
          <w:lang w:val="x-none"/>
        </w:rPr>
        <w:t>wa</w:t>
      </w:r>
      <w:proofErr w:type="spellEnd"/>
      <w:r>
        <w:rPr>
          <w:rFonts w:ascii="Arial" w:hAnsi="Arial" w:cs="Arial"/>
          <w:sz w:val="28"/>
          <w:szCs w:val="28"/>
          <w:lang w:val="x-none"/>
        </w:rPr>
        <w:t xml:space="preserve"> Isaac </w:t>
      </w:r>
      <w:proofErr w:type="spellStart"/>
      <w:r>
        <w:rPr>
          <w:rFonts w:ascii="Arial" w:hAnsi="Arial" w:cs="Arial"/>
          <w:sz w:val="28"/>
          <w:szCs w:val="28"/>
          <w:lang w:val="x-none"/>
        </w:rPr>
        <w:t>akatsvetera</w:t>
      </w:r>
      <w:proofErr w:type="spellEnd"/>
      <w:r>
        <w:rPr>
          <w:rFonts w:ascii="Arial" w:hAnsi="Arial" w:cs="Arial"/>
          <w:sz w:val="28"/>
          <w:szCs w:val="28"/>
          <w:lang w:val="x-none"/>
        </w:rPr>
        <w:t xml:space="preserve"> Isaac </w:t>
      </w:r>
      <w:proofErr w:type="spellStart"/>
      <w:r>
        <w:rPr>
          <w:rFonts w:ascii="Arial" w:hAnsi="Arial" w:cs="Arial"/>
          <w:sz w:val="28"/>
          <w:szCs w:val="28"/>
          <w:lang w:val="x-none"/>
        </w:rPr>
        <w:t>kumupa</w:t>
      </w:r>
      <w:proofErr w:type="spellEnd"/>
      <w:r>
        <w:rPr>
          <w:rFonts w:ascii="Arial" w:hAnsi="Arial" w:cs="Arial"/>
          <w:sz w:val="28"/>
          <w:szCs w:val="28"/>
          <w:lang w:val="x-none"/>
        </w:rPr>
        <w:t xml:space="preserve"> </w:t>
      </w:r>
      <w:proofErr w:type="spellStart"/>
      <w:r>
        <w:rPr>
          <w:rFonts w:ascii="Arial" w:hAnsi="Arial" w:cs="Arial"/>
          <w:sz w:val="28"/>
          <w:szCs w:val="28"/>
          <w:lang w:val="x-none"/>
        </w:rPr>
        <w:t>chikafu</w:t>
      </w:r>
      <w:proofErr w:type="spellEnd"/>
      <w:r>
        <w:rPr>
          <w:rFonts w:ascii="Arial" w:hAnsi="Arial" w:cs="Arial"/>
          <w:sz w:val="28"/>
          <w:szCs w:val="28"/>
          <w:lang w:val="x-none"/>
        </w:rPr>
        <w:t xml:space="preserve"> </w:t>
      </w:r>
      <w:proofErr w:type="spellStart"/>
      <w:r>
        <w:rPr>
          <w:rFonts w:ascii="Arial" w:hAnsi="Arial" w:cs="Arial"/>
          <w:sz w:val="28"/>
          <w:szCs w:val="28"/>
          <w:lang w:val="x-none"/>
        </w:rPr>
        <w:t>chaanoda</w:t>
      </w:r>
      <w:proofErr w:type="spellEnd"/>
      <w:r>
        <w:rPr>
          <w:rFonts w:ascii="Arial" w:hAnsi="Arial" w:cs="Arial"/>
          <w:sz w:val="28"/>
          <w:szCs w:val="28"/>
          <w:lang w:val="x-none"/>
        </w:rPr>
        <w:t xml:space="preserve">, </w:t>
      </w:r>
      <w:proofErr w:type="spellStart"/>
      <w:r>
        <w:rPr>
          <w:rFonts w:ascii="Arial" w:hAnsi="Arial" w:cs="Arial"/>
          <w:sz w:val="28"/>
          <w:szCs w:val="28"/>
          <w:lang w:val="x-none"/>
        </w:rPr>
        <w:t>kubatsira</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wake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ropafadzo</w:t>
      </w:r>
      <w:proofErr w:type="spellEnd"/>
      <w:r>
        <w:rPr>
          <w:rFonts w:ascii="Arial" w:hAnsi="Arial" w:cs="Arial"/>
          <w:sz w:val="28"/>
          <w:szCs w:val="28"/>
          <w:lang w:val="x-none"/>
        </w:rPr>
        <w:t xml:space="preserve"> </w:t>
      </w:r>
      <w:proofErr w:type="spellStart"/>
      <w:r>
        <w:rPr>
          <w:rFonts w:ascii="Arial" w:hAnsi="Arial" w:cs="Arial"/>
          <w:sz w:val="28"/>
          <w:szCs w:val="28"/>
          <w:lang w:val="x-none"/>
        </w:rPr>
        <w:t>riende</w:t>
      </w:r>
      <w:proofErr w:type="spellEnd"/>
      <w:r>
        <w:rPr>
          <w:rFonts w:ascii="Arial" w:hAnsi="Arial" w:cs="Arial"/>
          <w:sz w:val="28"/>
          <w:szCs w:val="28"/>
          <w:lang w:val="x-none"/>
        </w:rPr>
        <w:t xml:space="preserve"> </w:t>
      </w:r>
      <w:proofErr w:type="spellStart"/>
      <w:r>
        <w:rPr>
          <w:rFonts w:ascii="Arial" w:hAnsi="Arial" w:cs="Arial"/>
          <w:sz w:val="28"/>
          <w:szCs w:val="28"/>
          <w:lang w:val="x-none"/>
        </w:rPr>
        <w:t>pana</w:t>
      </w:r>
      <w:proofErr w:type="spellEnd"/>
      <w:r>
        <w:rPr>
          <w:rFonts w:ascii="Arial" w:hAnsi="Arial" w:cs="Arial"/>
          <w:sz w:val="28"/>
          <w:szCs w:val="28"/>
          <w:lang w:val="x-none"/>
        </w:rPr>
        <w:t xml:space="preserve"> Jako...? </w:t>
      </w:r>
      <w:r w:rsidRPr="005F7606">
        <w:rPr>
          <w:rFonts w:ascii="Arial" w:hAnsi="Arial" w:cs="Arial"/>
          <w:sz w:val="18"/>
          <w:szCs w:val="18"/>
        </w:rPr>
        <w:t>[Congregation says, “</w:t>
      </w:r>
      <w:proofErr w:type="spellStart"/>
      <w:r>
        <w:rPr>
          <w:rFonts w:ascii="Arial" w:hAnsi="Arial" w:cs="Arial"/>
          <w:sz w:val="18"/>
          <w:szCs w:val="18"/>
        </w:rPr>
        <w:t>pana</w:t>
      </w:r>
      <w:proofErr w:type="spellEnd"/>
      <w:r>
        <w:rPr>
          <w:rFonts w:ascii="Arial" w:hAnsi="Arial" w:cs="Arial"/>
          <w:sz w:val="18"/>
          <w:szCs w:val="18"/>
        </w:rPr>
        <w:t xml:space="preserve"> </w:t>
      </w:r>
      <w:proofErr w:type="spellStart"/>
      <w:r>
        <w:rPr>
          <w:rFonts w:ascii="Arial" w:hAnsi="Arial" w:cs="Arial"/>
          <w:sz w:val="18"/>
          <w:szCs w:val="18"/>
        </w:rPr>
        <w:t>Jakobho</w:t>
      </w:r>
      <w:proofErr w:type="spellEnd"/>
      <w:r>
        <w:rPr>
          <w:rFonts w:ascii="Arial" w:hAnsi="Arial" w:cs="Arial"/>
          <w:sz w:val="18"/>
          <w:szCs w:val="18"/>
        </w:rPr>
        <w:t>.</w:t>
      </w:r>
      <w:r w:rsidRPr="005F7606">
        <w:rPr>
          <w:rFonts w:ascii="Arial" w:hAnsi="Arial" w:cs="Arial"/>
          <w:sz w:val="18"/>
          <w:szCs w:val="18"/>
        </w:rPr>
        <w:t>”]</w:t>
      </w:r>
      <w:r>
        <w:rPr>
          <w:rFonts w:ascii="Arial" w:hAnsi="Arial" w:cs="Arial"/>
          <w:sz w:val="28"/>
          <w:szCs w:val="28"/>
        </w:rPr>
        <w:t xml:space="preserve"> </w:t>
      </w:r>
    </w:p>
    <w:p w:rsidR="00264564" w:rsidP="00264564" w:rsidRDefault="00264564" w14:paraId="66246BF7" w14:textId="77777777">
      <w:pPr>
        <w:jc w:val="both"/>
        <w:rPr>
          <w:rFonts w:ascii="Arial" w:hAnsi="Arial" w:cs="Arial"/>
          <w:sz w:val="18"/>
          <w:szCs w:val="18"/>
        </w:rPr>
      </w:pPr>
      <w:r>
        <w:rPr>
          <w:rFonts w:ascii="Arial" w:hAnsi="Arial" w:cs="Arial"/>
          <w:sz w:val="28"/>
          <w:szCs w:val="28"/>
          <w:vertAlign w:val="superscript"/>
          <w:lang w:val="x-none"/>
        </w:rPr>
        <w:t xml:space="preserve">78 </w:t>
      </w:r>
      <w:r>
        <w:rPr>
          <w:rFonts w:ascii="Arial" w:hAnsi="Arial" w:cs="Arial"/>
          <w:sz w:val="28"/>
          <w:szCs w:val="28"/>
          <w:lang w:val="x-none"/>
        </w:rPr>
        <w:t xml:space="preserve">Because </w:t>
      </w:r>
      <w:proofErr w:type="spellStart"/>
      <w:r>
        <w:rPr>
          <w:rFonts w:ascii="Arial" w:hAnsi="Arial" w:cs="Arial"/>
          <w:sz w:val="28"/>
          <w:szCs w:val="28"/>
          <w:lang w:val="x-none"/>
        </w:rPr>
        <w:t>aizviziva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kana </w:t>
      </w:r>
      <w:proofErr w:type="spellStart"/>
      <w:r>
        <w:rPr>
          <w:rFonts w:ascii="Arial" w:hAnsi="Arial" w:cs="Arial"/>
          <w:sz w:val="28"/>
          <w:szCs w:val="28"/>
          <w:lang w:val="x-none"/>
        </w:rPr>
        <w:t>mudhara</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akasaisa</w:t>
      </w:r>
      <w:proofErr w:type="spellEnd"/>
      <w:r>
        <w:rPr>
          <w:rFonts w:ascii="Arial" w:hAnsi="Arial" w:cs="Arial"/>
          <w:sz w:val="28"/>
          <w:szCs w:val="28"/>
          <w:lang w:val="x-none"/>
        </w:rPr>
        <w:t xml:space="preserve"> </w:t>
      </w:r>
      <w:proofErr w:type="spellStart"/>
      <w:r>
        <w:rPr>
          <w:rFonts w:ascii="Arial" w:hAnsi="Arial" w:cs="Arial"/>
          <w:sz w:val="28"/>
          <w:szCs w:val="28"/>
          <w:lang w:val="x-none"/>
        </w:rPr>
        <w:t>ropafadzo</w:t>
      </w:r>
      <w:proofErr w:type="spellEnd"/>
      <w:r>
        <w:rPr>
          <w:rFonts w:ascii="Arial" w:hAnsi="Arial" w:cs="Arial"/>
          <w:sz w:val="28"/>
          <w:szCs w:val="28"/>
          <w:lang w:val="x-none"/>
        </w:rPr>
        <w:t xml:space="preserve"> </w:t>
      </w:r>
      <w:proofErr w:type="spellStart"/>
      <w:r>
        <w:rPr>
          <w:rFonts w:ascii="Arial" w:hAnsi="Arial" w:cs="Arial"/>
          <w:sz w:val="28"/>
          <w:szCs w:val="28"/>
          <w:lang w:val="x-none"/>
        </w:rPr>
        <w:t>apa</w:t>
      </w:r>
      <w:proofErr w:type="spellEnd"/>
      <w:r>
        <w:rPr>
          <w:rFonts w:ascii="Arial" w:hAnsi="Arial" w:cs="Arial"/>
          <w:sz w:val="28"/>
          <w:szCs w:val="28"/>
          <w:lang w:val="x-none"/>
        </w:rPr>
        <w:t xml:space="preserve">, </w:t>
      </w:r>
      <w:proofErr w:type="spellStart"/>
      <w:r>
        <w:rPr>
          <w:rFonts w:ascii="Arial" w:hAnsi="Arial" w:cs="Arial"/>
          <w:sz w:val="28"/>
          <w:szCs w:val="28"/>
          <w:lang w:val="x-none"/>
        </w:rPr>
        <w:t>nyangwe</w:t>
      </w:r>
      <w:proofErr w:type="spellEnd"/>
      <w:r>
        <w:rPr>
          <w:rFonts w:ascii="Arial" w:hAnsi="Arial" w:cs="Arial"/>
          <w:sz w:val="28"/>
          <w:szCs w:val="28"/>
          <w:lang w:val="x-none"/>
        </w:rPr>
        <w:t xml:space="preserve"> </w:t>
      </w:r>
      <w:proofErr w:type="spellStart"/>
      <w:r>
        <w:rPr>
          <w:rFonts w:ascii="Arial" w:hAnsi="Arial" w:cs="Arial"/>
          <w:sz w:val="28"/>
          <w:szCs w:val="28"/>
          <w:lang w:val="x-none"/>
        </w:rPr>
        <w:t>ndikada</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nemwoyo</w:t>
      </w:r>
      <w:proofErr w:type="spellEnd"/>
      <w:r>
        <w:rPr>
          <w:rFonts w:ascii="Arial" w:hAnsi="Arial" w:cs="Arial"/>
          <w:sz w:val="28"/>
          <w:szCs w:val="28"/>
          <w:lang w:val="x-none"/>
        </w:rPr>
        <w:t xml:space="preserve"> </w:t>
      </w:r>
      <w:proofErr w:type="spellStart"/>
      <w:r>
        <w:rPr>
          <w:rFonts w:ascii="Arial" w:hAnsi="Arial" w:cs="Arial"/>
          <w:sz w:val="28"/>
          <w:szCs w:val="28"/>
          <w:lang w:val="x-none"/>
        </w:rPr>
        <w:t>wangu</w:t>
      </w:r>
      <w:proofErr w:type="spellEnd"/>
      <w:r>
        <w:rPr>
          <w:rFonts w:ascii="Arial" w:hAnsi="Arial" w:cs="Arial"/>
          <w:sz w:val="28"/>
          <w:szCs w:val="28"/>
          <w:lang w:val="x-none"/>
        </w:rPr>
        <w:t xml:space="preserve"> </w:t>
      </w:r>
      <w:proofErr w:type="spellStart"/>
      <w:r>
        <w:rPr>
          <w:rFonts w:ascii="Arial" w:hAnsi="Arial" w:cs="Arial"/>
          <w:sz w:val="28"/>
          <w:szCs w:val="28"/>
          <w:lang w:val="x-none"/>
        </w:rPr>
        <w:t>wese</w:t>
      </w:r>
      <w:proofErr w:type="spellEnd"/>
      <w:r>
        <w:rPr>
          <w:rFonts w:ascii="Arial" w:hAnsi="Arial" w:cs="Arial"/>
          <w:sz w:val="28"/>
          <w:szCs w:val="28"/>
          <w:lang w:val="x-none"/>
        </w:rPr>
        <w:t xml:space="preserve"> hapana </w:t>
      </w:r>
      <w:proofErr w:type="spellStart"/>
      <w:r>
        <w:rPr>
          <w:rFonts w:ascii="Arial" w:hAnsi="Arial" w:cs="Arial"/>
          <w:sz w:val="28"/>
          <w:szCs w:val="28"/>
          <w:lang w:val="x-none"/>
        </w:rPr>
        <w:t>zvinodii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zvinobuda</w:t>
      </w:r>
      <w:proofErr w:type="spellEnd"/>
      <w:r>
        <w:rPr>
          <w:rFonts w:ascii="Arial" w:hAnsi="Arial" w:cs="Arial"/>
          <w:sz w:val="18"/>
          <w:szCs w:val="18"/>
        </w:rPr>
        <w:t>/</w:t>
      </w:r>
      <w:r w:rsidRPr="005F7606">
        <w:rPr>
          <w:rFonts w:ascii="Arial" w:hAnsi="Arial" w:cs="Arial"/>
          <w:sz w:val="18"/>
          <w:szCs w:val="18"/>
        </w:rPr>
        <w:t>Amen.”]</w:t>
      </w:r>
      <w:r>
        <w:rPr>
          <w:rFonts w:ascii="Arial" w:hAnsi="Arial" w:cs="Arial"/>
          <w:sz w:val="28"/>
          <w:szCs w:val="28"/>
        </w:rPr>
        <w:t xml:space="preserve"> </w:t>
      </w:r>
      <w:proofErr w:type="spellStart"/>
      <w:r>
        <w:rPr>
          <w:rFonts w:ascii="Arial" w:hAnsi="Arial" w:cs="Arial"/>
          <w:sz w:val="28"/>
          <w:szCs w:val="28"/>
          <w:lang w:val="x-none"/>
        </w:rPr>
        <w:t>Vakadzi</w:t>
      </w:r>
      <w:proofErr w:type="spellEnd"/>
      <w:r>
        <w:rPr>
          <w:rFonts w:ascii="Arial" w:hAnsi="Arial" w:cs="Arial"/>
          <w:sz w:val="28"/>
          <w:szCs w:val="28"/>
          <w:lang w:val="x-none"/>
        </w:rPr>
        <w:t xml:space="preserve"> </w:t>
      </w:r>
      <w:proofErr w:type="spellStart"/>
      <w:r>
        <w:rPr>
          <w:rFonts w:ascii="Arial" w:hAnsi="Arial" w:cs="Arial"/>
          <w:sz w:val="28"/>
          <w:szCs w:val="28"/>
          <w:lang w:val="x-none"/>
        </w:rPr>
        <w:t>vakangwara</w:t>
      </w:r>
      <w:proofErr w:type="spellEnd"/>
      <w:r>
        <w:rPr>
          <w:rFonts w:ascii="Arial" w:hAnsi="Arial" w:cs="Arial"/>
          <w:sz w:val="28"/>
          <w:szCs w:val="28"/>
          <w:lang w:val="x-none"/>
        </w:rPr>
        <w:t xml:space="preserve"> </w:t>
      </w:r>
      <w:proofErr w:type="spellStart"/>
      <w:r>
        <w:rPr>
          <w:rFonts w:ascii="Arial" w:hAnsi="Arial" w:cs="Arial"/>
          <w:sz w:val="28"/>
          <w:szCs w:val="28"/>
          <w:lang w:val="x-none"/>
        </w:rPr>
        <w:t>vanoziva</w:t>
      </w:r>
      <w:proofErr w:type="spellEnd"/>
      <w:r>
        <w:rPr>
          <w:rFonts w:ascii="Arial" w:hAnsi="Arial" w:cs="Arial"/>
          <w:sz w:val="28"/>
          <w:szCs w:val="28"/>
          <w:lang w:val="x-none"/>
        </w:rPr>
        <w:t xml:space="preserve"> </w:t>
      </w:r>
      <w:proofErr w:type="spellStart"/>
      <w:r>
        <w:rPr>
          <w:rFonts w:ascii="Arial" w:hAnsi="Arial" w:cs="Arial"/>
          <w:sz w:val="28"/>
          <w:szCs w:val="28"/>
          <w:lang w:val="x-none"/>
        </w:rPr>
        <w:t>kunobva</w:t>
      </w:r>
      <w:proofErr w:type="spellEnd"/>
      <w:r>
        <w:rPr>
          <w:rFonts w:ascii="Arial" w:hAnsi="Arial" w:cs="Arial"/>
          <w:sz w:val="28"/>
          <w:szCs w:val="28"/>
          <w:lang w:val="x-none"/>
        </w:rPr>
        <w:t xml:space="preserve"> </w:t>
      </w:r>
      <w:proofErr w:type="spellStart"/>
      <w:r>
        <w:rPr>
          <w:rFonts w:ascii="Arial" w:hAnsi="Arial" w:cs="Arial"/>
          <w:sz w:val="28"/>
          <w:szCs w:val="28"/>
          <w:lang w:val="x-none"/>
        </w:rPr>
        <w:t>ropafadzo</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Bathsheba </w:t>
      </w:r>
      <w:proofErr w:type="spellStart"/>
      <w:r>
        <w:rPr>
          <w:rFonts w:ascii="Arial" w:hAnsi="Arial" w:cs="Arial"/>
          <w:sz w:val="28"/>
          <w:szCs w:val="28"/>
          <w:lang w:val="x-none"/>
        </w:rPr>
        <w:t>chaiye</w:t>
      </w:r>
      <w:proofErr w:type="spellEnd"/>
      <w:r>
        <w:rPr>
          <w:rFonts w:ascii="Arial" w:hAnsi="Arial" w:cs="Arial"/>
          <w:sz w:val="28"/>
          <w:szCs w:val="28"/>
          <w:lang w:val="x-none"/>
        </w:rPr>
        <w:t xml:space="preserve"> </w:t>
      </w:r>
      <w:proofErr w:type="spellStart"/>
      <w:r>
        <w:rPr>
          <w:rFonts w:ascii="Arial" w:hAnsi="Arial" w:cs="Arial"/>
          <w:sz w:val="28"/>
          <w:szCs w:val="28"/>
          <w:lang w:val="x-none"/>
        </w:rPr>
        <w:t>chaiye</w:t>
      </w:r>
      <w:proofErr w:type="spellEnd"/>
      <w:r>
        <w:rPr>
          <w:rFonts w:ascii="Arial" w:hAnsi="Arial" w:cs="Arial"/>
          <w:sz w:val="28"/>
          <w:szCs w:val="28"/>
          <w:lang w:val="x-none"/>
        </w:rPr>
        <w:t xml:space="preserve"> </w:t>
      </w:r>
      <w:proofErr w:type="spellStart"/>
      <w:r>
        <w:rPr>
          <w:rFonts w:ascii="Arial" w:hAnsi="Arial" w:cs="Arial"/>
          <w:sz w:val="28"/>
          <w:szCs w:val="28"/>
          <w:lang w:val="x-none"/>
        </w:rPr>
        <w:t>akabata</w:t>
      </w:r>
      <w:proofErr w:type="spellEnd"/>
      <w:r>
        <w:rPr>
          <w:rFonts w:ascii="Arial" w:hAnsi="Arial" w:cs="Arial"/>
          <w:sz w:val="28"/>
          <w:szCs w:val="28"/>
          <w:lang w:val="x-none"/>
        </w:rPr>
        <w:t xml:space="preserve"> Mambo Dhavhidhi zvakanaka, Mambo </w:t>
      </w:r>
      <w:proofErr w:type="spellStart"/>
      <w:r>
        <w:rPr>
          <w:rFonts w:ascii="Arial" w:hAnsi="Arial" w:cs="Arial"/>
          <w:sz w:val="28"/>
          <w:szCs w:val="28"/>
          <w:lang w:val="x-none"/>
        </w:rPr>
        <w:t>Dhavhidhi</w:t>
      </w:r>
      <w:proofErr w:type="spellEnd"/>
      <w:r>
        <w:rPr>
          <w:rFonts w:ascii="Arial" w:hAnsi="Arial" w:cs="Arial"/>
          <w:sz w:val="28"/>
          <w:szCs w:val="28"/>
          <w:lang w:val="x-none"/>
        </w:rPr>
        <w:t xml:space="preserve"> </w:t>
      </w:r>
      <w:proofErr w:type="spellStart"/>
      <w:r>
        <w:rPr>
          <w:rFonts w:ascii="Arial" w:hAnsi="Arial" w:cs="Arial"/>
          <w:sz w:val="28"/>
          <w:szCs w:val="28"/>
          <w:lang w:val="x-none"/>
        </w:rPr>
        <w:t>vakatora</w:t>
      </w:r>
      <w:proofErr w:type="spellEnd"/>
      <w:r>
        <w:rPr>
          <w:rFonts w:ascii="Arial" w:hAnsi="Arial" w:cs="Arial"/>
          <w:sz w:val="28"/>
          <w:szCs w:val="28"/>
          <w:lang w:val="x-none"/>
        </w:rPr>
        <w:t xml:space="preserve"> </w:t>
      </w:r>
      <w:proofErr w:type="spellStart"/>
      <w:r>
        <w:rPr>
          <w:rFonts w:ascii="Arial" w:hAnsi="Arial" w:cs="Arial"/>
          <w:sz w:val="28"/>
          <w:szCs w:val="28"/>
          <w:lang w:val="x-none"/>
        </w:rPr>
        <w:t>Soromoni</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wake </w:t>
      </w:r>
      <w:proofErr w:type="spellStart"/>
      <w:r>
        <w:rPr>
          <w:rFonts w:ascii="Arial" w:hAnsi="Arial" w:cs="Arial"/>
          <w:sz w:val="28"/>
          <w:szCs w:val="28"/>
          <w:lang w:val="x-none"/>
        </w:rPr>
        <w:t>wedangwe</w:t>
      </w:r>
      <w:proofErr w:type="spellEnd"/>
      <w:r>
        <w:rPr>
          <w:rFonts w:ascii="Arial" w:hAnsi="Arial" w:cs="Arial"/>
          <w:sz w:val="28"/>
          <w:szCs w:val="28"/>
          <w:lang w:val="x-none"/>
        </w:rPr>
        <w:t xml:space="preserve"> </w:t>
      </w:r>
      <w:proofErr w:type="spellStart"/>
      <w:r>
        <w:rPr>
          <w:rFonts w:ascii="Arial" w:hAnsi="Arial" w:cs="Arial"/>
          <w:sz w:val="28"/>
          <w:szCs w:val="28"/>
          <w:lang w:val="x-none"/>
        </w:rPr>
        <w:t>vakamuita</w:t>
      </w:r>
      <w:proofErr w:type="spellEnd"/>
      <w:r>
        <w:rPr>
          <w:rFonts w:ascii="Arial" w:hAnsi="Arial" w:cs="Arial"/>
          <w:sz w:val="28"/>
          <w:szCs w:val="28"/>
          <w:lang w:val="x-none"/>
        </w:rPr>
        <w:t xml:space="preserve"> mambo </w:t>
      </w:r>
      <w:proofErr w:type="spellStart"/>
      <w:r>
        <w:rPr>
          <w:rFonts w:ascii="Arial" w:hAnsi="Arial" w:cs="Arial"/>
          <w:sz w:val="28"/>
          <w:szCs w:val="28"/>
          <w:lang w:val="x-none"/>
        </w:rPr>
        <w:t>weIsira</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Isiraeri</w:t>
      </w:r>
      <w:proofErr w:type="spellEnd"/>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Nekuti</w:t>
      </w:r>
      <w:proofErr w:type="spellEnd"/>
      <w:r>
        <w:rPr>
          <w:rFonts w:ascii="Arial" w:hAnsi="Arial" w:cs="Arial"/>
          <w:sz w:val="28"/>
          <w:szCs w:val="28"/>
          <w:lang w:val="x-none"/>
        </w:rPr>
        <w:t xml:space="preserve"> </w:t>
      </w:r>
      <w:proofErr w:type="spellStart"/>
      <w:r>
        <w:rPr>
          <w:rFonts w:ascii="Arial" w:hAnsi="Arial" w:cs="Arial"/>
          <w:sz w:val="28"/>
          <w:szCs w:val="28"/>
          <w:lang w:val="x-none"/>
        </w:rPr>
        <w:t>mukadzi</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aiziva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baba ava </w:t>
      </w:r>
      <w:proofErr w:type="spellStart"/>
      <w:r>
        <w:rPr>
          <w:rFonts w:ascii="Arial" w:hAnsi="Arial" w:cs="Arial"/>
          <w:sz w:val="28"/>
          <w:szCs w:val="28"/>
          <w:lang w:val="x-none"/>
        </w:rPr>
        <w:t>ndovanokwanisa</w:t>
      </w:r>
      <w:proofErr w:type="spellEnd"/>
      <w:r>
        <w:rPr>
          <w:rFonts w:ascii="Arial" w:hAnsi="Arial" w:cs="Arial"/>
          <w:sz w:val="28"/>
          <w:szCs w:val="28"/>
          <w:lang w:val="x-none"/>
        </w:rPr>
        <w:t xml:space="preserve"> </w:t>
      </w:r>
      <w:proofErr w:type="spellStart"/>
      <w:r>
        <w:rPr>
          <w:rFonts w:ascii="Arial" w:hAnsi="Arial" w:cs="Arial"/>
          <w:sz w:val="28"/>
          <w:szCs w:val="28"/>
          <w:lang w:val="x-none"/>
        </w:rPr>
        <w:t>kutaura</w:t>
      </w:r>
      <w:proofErr w:type="spellEnd"/>
      <w:r>
        <w:rPr>
          <w:rFonts w:ascii="Arial" w:hAnsi="Arial" w:cs="Arial"/>
          <w:sz w:val="28"/>
          <w:szCs w:val="28"/>
          <w:lang w:val="x-none"/>
        </w:rPr>
        <w:t xml:space="preserve"> </w:t>
      </w:r>
      <w:proofErr w:type="spellStart"/>
      <w:r>
        <w:rPr>
          <w:rFonts w:ascii="Arial" w:hAnsi="Arial" w:cs="Arial"/>
          <w:sz w:val="28"/>
          <w:szCs w:val="28"/>
          <w:lang w:val="x-none"/>
        </w:rPr>
        <w:t>zvinochinja</w:t>
      </w:r>
      <w:proofErr w:type="spellEnd"/>
      <w:r>
        <w:rPr>
          <w:rFonts w:ascii="Arial" w:hAnsi="Arial" w:cs="Arial"/>
          <w:sz w:val="28"/>
          <w:szCs w:val="28"/>
          <w:lang w:val="x-none"/>
        </w:rPr>
        <w:t xml:space="preserve">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hweu</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hwe</w:t>
      </w:r>
      <w:proofErr w:type="spellEnd"/>
      <w:r>
        <w:rPr>
          <w:rFonts w:ascii="Arial" w:hAnsi="Arial" w:cs="Arial"/>
          <w:sz w:val="18"/>
          <w:szCs w:val="18"/>
        </w:rPr>
        <w:t>...Inaudible 43:22/Amen</w:t>
      </w:r>
      <w:r w:rsidRPr="005F7606">
        <w:rPr>
          <w:rFonts w:ascii="Arial" w:hAnsi="Arial" w:cs="Arial"/>
          <w:sz w:val="18"/>
          <w:szCs w:val="18"/>
        </w:rPr>
        <w:t>.”]</w:t>
      </w:r>
    </w:p>
    <w:p w:rsidRPr="00DC62BF" w:rsidR="00264564" w:rsidP="00264564" w:rsidRDefault="00264564" w14:paraId="1E4EC291" w14:textId="77777777">
      <w:pPr>
        <w:jc w:val="both"/>
        <w:rPr>
          <w:rFonts w:ascii="Arial" w:hAnsi="Arial" w:cs="Arial"/>
          <w:sz w:val="28"/>
          <w:szCs w:val="28"/>
        </w:rPr>
      </w:pPr>
      <w:r>
        <w:rPr>
          <w:rFonts w:ascii="Arial" w:hAnsi="Arial" w:cs="Arial"/>
          <w:sz w:val="28"/>
          <w:szCs w:val="28"/>
          <w:vertAlign w:val="superscript"/>
          <w:lang w:val="x-none"/>
        </w:rPr>
        <w:t xml:space="preserve">79 </w:t>
      </w:r>
      <w:proofErr w:type="spellStart"/>
      <w:r>
        <w:rPr>
          <w:rFonts w:ascii="Arial" w:hAnsi="Arial" w:cs="Arial"/>
          <w:sz w:val="28"/>
          <w:szCs w:val="28"/>
          <w:lang w:val="x-none"/>
        </w:rPr>
        <w:t>Zvino</w:t>
      </w:r>
      <w:proofErr w:type="spellEnd"/>
      <w:r>
        <w:rPr>
          <w:rFonts w:ascii="Arial" w:hAnsi="Arial" w:cs="Arial"/>
          <w:sz w:val="28"/>
          <w:szCs w:val="28"/>
          <w:lang w:val="x-none"/>
        </w:rPr>
        <w:t xml:space="preserve"> </w:t>
      </w:r>
      <w:proofErr w:type="spellStart"/>
      <w:r>
        <w:rPr>
          <w:rFonts w:ascii="Arial" w:hAnsi="Arial" w:cs="Arial"/>
          <w:sz w:val="28"/>
          <w:szCs w:val="28"/>
          <w:lang w:val="x-none"/>
        </w:rPr>
        <w:t>tukai</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baba </w:t>
      </w:r>
      <w:proofErr w:type="spellStart"/>
      <w:r>
        <w:rPr>
          <w:rFonts w:ascii="Arial" w:hAnsi="Arial" w:cs="Arial"/>
          <w:sz w:val="28"/>
          <w:szCs w:val="28"/>
          <w:lang w:val="x-none"/>
        </w:rPr>
        <w:t>mugoona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muchabura</w:t>
      </w:r>
      <w:proofErr w:type="spellEnd"/>
      <w:r>
        <w:rPr>
          <w:rFonts w:ascii="Arial" w:hAnsi="Arial" w:cs="Arial"/>
          <w:sz w:val="28"/>
          <w:szCs w:val="28"/>
          <w:lang w:val="x-none"/>
        </w:rPr>
        <w:t xml:space="preserve"> </w:t>
      </w:r>
      <w:proofErr w:type="spellStart"/>
      <w:r>
        <w:rPr>
          <w:rFonts w:ascii="Arial" w:hAnsi="Arial" w:cs="Arial"/>
          <w:sz w:val="28"/>
          <w:szCs w:val="28"/>
          <w:lang w:val="x-none"/>
        </w:rPr>
        <w:t>chii</w:t>
      </w:r>
      <w:proofErr w:type="spellEnd"/>
      <w:r>
        <w:rPr>
          <w:rFonts w:ascii="Arial" w:hAnsi="Arial" w:cs="Arial"/>
          <w:sz w:val="28"/>
          <w:szCs w:val="28"/>
          <w:lang w:val="x-none"/>
        </w:rPr>
        <w:t xml:space="preserve">. Baba vane right </w:t>
      </w:r>
      <w:proofErr w:type="spellStart"/>
      <w:r>
        <w:rPr>
          <w:rFonts w:ascii="Arial" w:hAnsi="Arial" w:cs="Arial"/>
          <w:sz w:val="28"/>
          <w:szCs w:val="28"/>
          <w:lang w:val="x-none"/>
        </w:rPr>
        <w:t>yavo</w:t>
      </w:r>
      <w:proofErr w:type="spellEnd"/>
      <w:r>
        <w:rPr>
          <w:rFonts w:ascii="Arial" w:hAnsi="Arial" w:cs="Arial"/>
          <w:sz w:val="28"/>
          <w:szCs w:val="28"/>
          <w:lang w:val="x-none"/>
        </w:rPr>
        <w:t>.</w:t>
      </w:r>
      <w:r w:rsidRPr="00FA1DDA">
        <w:rPr>
          <w:rFonts w:ascii="Arial" w:hAnsi="Arial" w:cs="Arial"/>
          <w:sz w:val="18"/>
          <w:szCs w:val="18"/>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Ndopaya</w:t>
      </w:r>
      <w:proofErr w:type="spellEnd"/>
      <w:r>
        <w:rPr>
          <w:rFonts w:ascii="Arial" w:hAnsi="Arial" w:cs="Arial"/>
          <w:sz w:val="28"/>
          <w:szCs w:val="28"/>
          <w:lang w:val="x-none"/>
        </w:rPr>
        <w:t xml:space="preserve"> </w:t>
      </w:r>
      <w:proofErr w:type="spellStart"/>
      <w:r>
        <w:rPr>
          <w:rFonts w:ascii="Arial" w:hAnsi="Arial" w:cs="Arial"/>
          <w:sz w:val="28"/>
          <w:szCs w:val="28"/>
          <w:lang w:val="x-none"/>
        </w:rPr>
        <w:t>pandiri</w:t>
      </w:r>
      <w:proofErr w:type="spellEnd"/>
      <w:r>
        <w:rPr>
          <w:rFonts w:ascii="Arial" w:hAnsi="Arial" w:cs="Arial"/>
          <w:sz w:val="28"/>
          <w:szCs w:val="28"/>
          <w:lang w:val="x-none"/>
        </w:rPr>
        <w:t xml:space="preserve"> </w:t>
      </w:r>
      <w:proofErr w:type="spellStart"/>
      <w:r>
        <w:rPr>
          <w:rFonts w:ascii="Arial" w:hAnsi="Arial" w:cs="Arial"/>
          <w:sz w:val="28"/>
          <w:szCs w:val="28"/>
          <w:lang w:val="x-none"/>
        </w:rPr>
        <w:t>kukutii</w:t>
      </w:r>
      <w:proofErr w:type="spellEnd"/>
      <w:r>
        <w:rPr>
          <w:rFonts w:ascii="Arial" w:hAnsi="Arial" w:cs="Arial"/>
          <w:sz w:val="28"/>
          <w:szCs w:val="28"/>
          <w:lang w:val="x-none"/>
        </w:rPr>
        <w:t xml:space="preserve"> </w:t>
      </w:r>
      <w:proofErr w:type="spellStart"/>
      <w:r>
        <w:rPr>
          <w:rFonts w:ascii="Arial" w:hAnsi="Arial" w:cs="Arial"/>
          <w:sz w:val="28"/>
          <w:szCs w:val="28"/>
          <w:lang w:val="x-none"/>
        </w:rPr>
        <w:t>imimi</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w:t>
      </w:r>
      <w:proofErr w:type="spellStart"/>
      <w:r>
        <w:rPr>
          <w:rFonts w:ascii="Arial" w:hAnsi="Arial" w:cs="Arial"/>
          <w:sz w:val="28"/>
          <w:szCs w:val="28"/>
          <w:lang w:val="x-none"/>
        </w:rPr>
        <w:t>vari</w:t>
      </w:r>
      <w:proofErr w:type="spellEnd"/>
      <w:r>
        <w:rPr>
          <w:rFonts w:ascii="Arial" w:hAnsi="Arial" w:cs="Arial"/>
          <w:sz w:val="28"/>
          <w:szCs w:val="28"/>
          <w:lang w:val="x-none"/>
        </w:rPr>
        <w:t xml:space="preserve"> </w:t>
      </w:r>
      <w:proofErr w:type="spellStart"/>
      <w:r>
        <w:rPr>
          <w:rFonts w:ascii="Arial" w:hAnsi="Arial" w:cs="Arial"/>
          <w:sz w:val="28"/>
          <w:szCs w:val="28"/>
          <w:lang w:val="x-none"/>
        </w:rPr>
        <w:t>kunamata</w:t>
      </w:r>
      <w:proofErr w:type="spellEnd"/>
      <w:r>
        <w:rPr>
          <w:rFonts w:ascii="Arial" w:hAnsi="Arial" w:cs="Arial"/>
          <w:sz w:val="28"/>
          <w:szCs w:val="28"/>
          <w:lang w:val="x-none"/>
        </w:rPr>
        <w:t xml:space="preserve"> iye </w:t>
      </w:r>
      <w:proofErr w:type="spellStart"/>
      <w:r>
        <w:rPr>
          <w:rFonts w:ascii="Arial" w:hAnsi="Arial" w:cs="Arial"/>
          <w:sz w:val="28"/>
          <w:szCs w:val="28"/>
          <w:lang w:val="x-none"/>
        </w:rPr>
        <w:t>zvino</w:t>
      </w:r>
      <w:proofErr w:type="spellEnd"/>
      <w:r>
        <w:rPr>
          <w:rFonts w:ascii="Arial" w:hAnsi="Arial" w:cs="Arial"/>
          <w:sz w:val="28"/>
          <w:szCs w:val="28"/>
          <w:lang w:val="x-none"/>
        </w:rPr>
        <w:t xml:space="preserve">, </w:t>
      </w:r>
      <w:proofErr w:type="spellStart"/>
      <w:r>
        <w:rPr>
          <w:rFonts w:ascii="Arial" w:hAnsi="Arial" w:cs="Arial"/>
          <w:sz w:val="28"/>
          <w:szCs w:val="28"/>
          <w:lang w:val="x-none"/>
        </w:rPr>
        <w:t>kumbira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Mwari </w:t>
      </w:r>
      <w:proofErr w:type="spellStart"/>
      <w:r>
        <w:rPr>
          <w:rFonts w:ascii="Arial" w:hAnsi="Arial" w:cs="Arial"/>
          <w:sz w:val="28"/>
          <w:szCs w:val="28"/>
          <w:lang w:val="x-none"/>
        </w:rPr>
        <w:t>ndipeiwo</w:t>
      </w:r>
      <w:proofErr w:type="spellEnd"/>
      <w:r>
        <w:rPr>
          <w:rFonts w:ascii="Arial" w:hAnsi="Arial" w:cs="Arial"/>
          <w:sz w:val="28"/>
          <w:szCs w:val="28"/>
          <w:lang w:val="x-none"/>
        </w:rPr>
        <w:t xml:space="preserve"> </w:t>
      </w:r>
      <w:proofErr w:type="spellStart"/>
      <w:r>
        <w:rPr>
          <w:rFonts w:ascii="Arial" w:hAnsi="Arial" w:cs="Arial"/>
          <w:sz w:val="28"/>
          <w:szCs w:val="28"/>
          <w:lang w:val="x-none"/>
        </w:rPr>
        <w:t>maropafadzo</w:t>
      </w:r>
      <w:proofErr w:type="spellEnd"/>
      <w:r>
        <w:rPr>
          <w:rFonts w:ascii="Arial" w:hAnsi="Arial" w:cs="Arial"/>
          <w:sz w:val="28"/>
          <w:szCs w:val="28"/>
          <w:lang w:val="x-none"/>
        </w:rPr>
        <w:t xml:space="preserve">, Mwari </w:t>
      </w:r>
      <w:proofErr w:type="spellStart"/>
      <w:r>
        <w:rPr>
          <w:rFonts w:ascii="Arial" w:hAnsi="Arial" w:cs="Arial"/>
          <w:sz w:val="28"/>
          <w:szCs w:val="28"/>
          <w:lang w:val="x-none"/>
        </w:rPr>
        <w:t>ndipeiwo</w:t>
      </w:r>
      <w:proofErr w:type="spellEnd"/>
      <w:r>
        <w:rPr>
          <w:rFonts w:ascii="Arial" w:hAnsi="Arial" w:cs="Arial"/>
          <w:sz w:val="28"/>
          <w:szCs w:val="28"/>
          <w:lang w:val="x-none"/>
        </w:rPr>
        <w:t xml:space="preserve"> </w:t>
      </w:r>
      <w:proofErr w:type="spellStart"/>
      <w:r>
        <w:rPr>
          <w:rFonts w:ascii="Arial" w:hAnsi="Arial" w:cs="Arial"/>
          <w:sz w:val="28"/>
          <w:szCs w:val="28"/>
          <w:lang w:val="x-none"/>
        </w:rPr>
        <w:t>sanduko</w:t>
      </w:r>
      <w:proofErr w:type="spellEnd"/>
      <w:r>
        <w:rPr>
          <w:rFonts w:ascii="Arial" w:hAnsi="Arial" w:cs="Arial"/>
          <w:sz w:val="28"/>
          <w:szCs w:val="28"/>
          <w:lang w:val="x-none"/>
        </w:rPr>
        <w:t xml:space="preserve">, Mwari </w:t>
      </w:r>
      <w:proofErr w:type="spellStart"/>
      <w:r>
        <w:rPr>
          <w:rFonts w:ascii="Arial" w:hAnsi="Arial" w:cs="Arial"/>
          <w:sz w:val="28"/>
          <w:szCs w:val="28"/>
          <w:lang w:val="x-none"/>
        </w:rPr>
        <w:t>ndipeiwo</w:t>
      </w:r>
      <w:proofErr w:type="spellEnd"/>
      <w:r>
        <w:rPr>
          <w:rFonts w:ascii="Arial" w:hAnsi="Arial" w:cs="Arial"/>
          <w:sz w:val="28"/>
          <w:szCs w:val="28"/>
          <w:lang w:val="x-none"/>
        </w:rPr>
        <w:t xml:space="preserve"> </w:t>
      </w:r>
      <w:proofErr w:type="spellStart"/>
      <w:r>
        <w:rPr>
          <w:rFonts w:ascii="Arial" w:hAnsi="Arial" w:cs="Arial"/>
          <w:sz w:val="28"/>
          <w:szCs w:val="28"/>
          <w:lang w:val="x-none"/>
        </w:rPr>
        <w:t>zvakakwana</w:t>
      </w:r>
      <w:proofErr w:type="spellEnd"/>
      <w:r>
        <w:rPr>
          <w:rFonts w:ascii="Arial" w:hAnsi="Arial" w:cs="Arial"/>
          <w:sz w:val="28"/>
          <w:szCs w:val="28"/>
          <w:lang w:val="x-none"/>
        </w:rPr>
        <w:t xml:space="preserve"> </w:t>
      </w:r>
      <w:proofErr w:type="spellStart"/>
      <w:r>
        <w:rPr>
          <w:rFonts w:ascii="Arial" w:hAnsi="Arial" w:cs="Arial"/>
          <w:sz w:val="28"/>
          <w:szCs w:val="28"/>
          <w:lang w:val="x-none"/>
        </w:rPr>
        <w:t>ndichengete</w:t>
      </w:r>
      <w:proofErr w:type="spellEnd"/>
      <w:r>
        <w:rPr>
          <w:rFonts w:ascii="Arial" w:hAnsi="Arial" w:cs="Arial"/>
          <w:sz w:val="28"/>
          <w:szCs w:val="28"/>
          <w:lang w:val="x-none"/>
        </w:rPr>
        <w:t xml:space="preserve"> </w:t>
      </w:r>
      <w:proofErr w:type="spellStart"/>
      <w:r>
        <w:rPr>
          <w:rFonts w:ascii="Arial" w:hAnsi="Arial" w:cs="Arial"/>
          <w:sz w:val="28"/>
          <w:szCs w:val="28"/>
          <w:lang w:val="x-none"/>
        </w:rPr>
        <w:t>nekupa</w:t>
      </w:r>
      <w:proofErr w:type="spellEnd"/>
      <w:r>
        <w:rPr>
          <w:rFonts w:ascii="Arial" w:hAnsi="Arial" w:cs="Arial"/>
          <w:sz w:val="28"/>
          <w:szCs w:val="28"/>
          <w:lang w:val="x-none"/>
        </w:rPr>
        <w:t xml:space="preserve"> </w:t>
      </w:r>
      <w:proofErr w:type="spellStart"/>
      <w:r>
        <w:rPr>
          <w:rFonts w:ascii="Arial" w:hAnsi="Arial" w:cs="Arial"/>
          <w:sz w:val="28"/>
          <w:szCs w:val="28"/>
          <w:lang w:val="x-none"/>
        </w:rPr>
        <w:t>ropafadzo</w:t>
      </w:r>
      <w:proofErr w:type="spellEnd"/>
      <w:r>
        <w:rPr>
          <w:rFonts w:ascii="Arial" w:hAnsi="Arial" w:cs="Arial"/>
          <w:sz w:val="28"/>
          <w:szCs w:val="28"/>
          <w:lang w:val="x-none"/>
        </w:rPr>
        <w:t xml:space="preserve"> </w:t>
      </w:r>
      <w:proofErr w:type="spellStart"/>
      <w:r>
        <w:rPr>
          <w:rFonts w:ascii="Arial" w:hAnsi="Arial" w:cs="Arial"/>
          <w:sz w:val="28"/>
          <w:szCs w:val="28"/>
          <w:lang w:val="x-none"/>
        </w:rPr>
        <w:t>pamhuri</w:t>
      </w:r>
      <w:proofErr w:type="spellEnd"/>
      <w:r>
        <w:rPr>
          <w:rFonts w:ascii="Arial" w:hAnsi="Arial" w:cs="Arial"/>
          <w:sz w:val="28"/>
          <w:szCs w:val="28"/>
          <w:lang w:val="x-none"/>
        </w:rPr>
        <w:t xml:space="preserve"> </w:t>
      </w:r>
      <w:proofErr w:type="spellStart"/>
      <w:r>
        <w:rPr>
          <w:rFonts w:ascii="Arial" w:hAnsi="Arial" w:cs="Arial"/>
          <w:sz w:val="28"/>
          <w:szCs w:val="28"/>
          <w:lang w:val="x-none"/>
        </w:rPr>
        <w:t>yangu</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Hallelujah!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w:t>
      </w:r>
      <w:proofErr w:type="spellStart"/>
      <w:r>
        <w:rPr>
          <w:rFonts w:ascii="Arial" w:hAnsi="Arial" w:cs="Arial"/>
          <w:sz w:val="28"/>
          <w:szCs w:val="28"/>
          <w:lang w:val="x-none"/>
        </w:rPr>
        <w:t>muone</w:t>
      </w:r>
      <w:proofErr w:type="spellEnd"/>
      <w:r>
        <w:rPr>
          <w:rFonts w:ascii="Arial" w:hAnsi="Arial" w:cs="Arial"/>
          <w:sz w:val="28"/>
          <w:szCs w:val="28"/>
          <w:lang w:val="x-none"/>
        </w:rPr>
        <w:t xml:space="preserve">. Huyai </w:t>
      </w:r>
      <w:proofErr w:type="spellStart"/>
      <w:r>
        <w:rPr>
          <w:rFonts w:ascii="Arial" w:hAnsi="Arial" w:cs="Arial"/>
          <w:sz w:val="28"/>
          <w:szCs w:val="28"/>
          <w:lang w:val="x-none"/>
        </w:rPr>
        <w:t>muone</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w:t>
      </w:r>
      <w:proofErr w:type="spellStart"/>
      <w:r>
        <w:rPr>
          <w:rFonts w:ascii="Arial" w:hAnsi="Arial" w:cs="Arial"/>
          <w:sz w:val="28"/>
          <w:szCs w:val="28"/>
          <w:lang w:val="x-none"/>
        </w:rPr>
        <w:t>Chionai</w:t>
      </w:r>
      <w:proofErr w:type="spellEnd"/>
      <w:r>
        <w:rPr>
          <w:rFonts w:ascii="Arial" w:hAnsi="Arial" w:cs="Arial"/>
          <w:sz w:val="28"/>
          <w:szCs w:val="28"/>
          <w:lang w:val="x-none"/>
        </w:rPr>
        <w:t xml:space="preserve">, verse 5,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tese verse 5, tese. Tese, </w:t>
      </w:r>
      <w:proofErr w:type="spellStart"/>
      <w:r>
        <w:rPr>
          <w:rFonts w:ascii="Arial" w:hAnsi="Arial" w:cs="Arial"/>
          <w:sz w:val="28"/>
          <w:szCs w:val="28"/>
          <w:lang w:val="x-none"/>
        </w:rPr>
        <w:t>toda</w:t>
      </w:r>
      <w:proofErr w:type="spellEnd"/>
      <w:r>
        <w:rPr>
          <w:rFonts w:ascii="Arial" w:hAnsi="Arial" w:cs="Arial"/>
          <w:sz w:val="28"/>
          <w:szCs w:val="28"/>
          <w:lang w:val="x-none"/>
        </w:rPr>
        <w:t xml:space="preserve">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wese</w:t>
      </w:r>
      <w:proofErr w:type="spellEnd"/>
      <w:r>
        <w:rPr>
          <w:rFonts w:ascii="Arial" w:hAnsi="Arial" w:cs="Arial"/>
          <w:sz w:val="28"/>
          <w:szCs w:val="28"/>
          <w:lang w:val="x-none"/>
        </w:rPr>
        <w:t xml:space="preserve"> </w:t>
      </w:r>
      <w:proofErr w:type="spellStart"/>
      <w:r>
        <w:rPr>
          <w:rFonts w:ascii="Arial" w:hAnsi="Arial" w:cs="Arial"/>
          <w:sz w:val="28"/>
          <w:szCs w:val="28"/>
          <w:lang w:val="x-none"/>
        </w:rPr>
        <w:t>ati</w:t>
      </w:r>
      <w:proofErr w:type="spellEnd"/>
      <w:r>
        <w:rPr>
          <w:rFonts w:ascii="Arial" w:hAnsi="Arial" w:cs="Arial"/>
          <w:sz w:val="28"/>
          <w:szCs w:val="28"/>
          <w:lang w:val="x-none"/>
        </w:rPr>
        <w:t xml:space="preserve"> Amen, tese.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verse 5 tese </w:t>
      </w:r>
      <w:proofErr w:type="spellStart"/>
      <w:r>
        <w:rPr>
          <w:rFonts w:ascii="Arial" w:hAnsi="Arial" w:cs="Arial"/>
          <w:sz w:val="28"/>
          <w:szCs w:val="28"/>
          <w:lang w:val="x-none"/>
        </w:rPr>
        <w:t>tione</w:t>
      </w:r>
      <w:proofErr w:type="spellEnd"/>
      <w:r>
        <w:rPr>
          <w:rFonts w:ascii="Arial" w:hAnsi="Arial" w:cs="Arial"/>
          <w:sz w:val="28"/>
          <w:szCs w:val="28"/>
          <w:lang w:val="x-none"/>
        </w:rPr>
        <w:t>:</w:t>
      </w:r>
    </w:p>
    <w:p w:rsidRPr="004E0759" w:rsidR="00264564" w:rsidP="00264564" w:rsidRDefault="00264564" w14:paraId="4E8AF45D" w14:textId="77777777">
      <w:pPr>
        <w:ind w:left="720"/>
        <w:jc w:val="both"/>
        <w:rPr>
          <w:rFonts w:ascii="Arial" w:hAnsi="Arial" w:cs="Arial"/>
          <w:i/>
          <w:iCs/>
          <w:sz w:val="28"/>
          <w:szCs w:val="28"/>
          <w:lang w:val="x-none"/>
        </w:rPr>
      </w:pPr>
      <w:r w:rsidRPr="004E0759">
        <w:rPr>
          <w:rFonts w:ascii="Arial" w:hAnsi="Arial" w:cs="Arial"/>
          <w:i/>
          <w:iCs/>
          <w:sz w:val="28"/>
          <w:szCs w:val="28"/>
          <w:lang w:val="x-none"/>
        </w:rPr>
        <w:t>But unto the place which the LORD your God shall choose out of all your tribes to put his name there, even unto his habitation shall ye seek, and thither thou shalt come: </w:t>
      </w:r>
    </w:p>
    <w:p w:rsidR="00264564" w:rsidP="00264564" w:rsidRDefault="00264564" w14:paraId="43CD7CC3" w14:textId="77777777">
      <w:pPr>
        <w:jc w:val="both"/>
        <w:rPr>
          <w:rFonts w:ascii="Arial" w:hAnsi="Arial" w:cs="Arial"/>
          <w:sz w:val="28"/>
          <w:szCs w:val="28"/>
          <w:lang w:val="x-none"/>
        </w:rPr>
      </w:pPr>
      <w:r>
        <w:rPr>
          <w:rFonts w:ascii="Arial" w:hAnsi="Arial" w:cs="Arial"/>
          <w:sz w:val="28"/>
          <w:szCs w:val="28"/>
          <w:vertAlign w:val="superscript"/>
          <w:lang w:val="x-none"/>
        </w:rPr>
        <w:t xml:space="preserve">80 </w:t>
      </w:r>
      <w:proofErr w:type="spellStart"/>
      <w:r>
        <w:rPr>
          <w:rFonts w:ascii="Arial" w:hAnsi="Arial" w:cs="Arial"/>
          <w:sz w:val="28"/>
          <w:szCs w:val="28"/>
          <w:lang w:val="x-none"/>
        </w:rPr>
        <w:t>Chionai</w:t>
      </w:r>
      <w:proofErr w:type="spellEnd"/>
      <w:r>
        <w:rPr>
          <w:rFonts w:ascii="Arial" w:hAnsi="Arial" w:cs="Arial"/>
          <w:sz w:val="28"/>
          <w:szCs w:val="28"/>
          <w:lang w:val="x-none"/>
        </w:rPr>
        <w:t xml:space="preserve"> </w:t>
      </w:r>
      <w:proofErr w:type="spellStart"/>
      <w:r>
        <w:rPr>
          <w:rFonts w:ascii="Arial" w:hAnsi="Arial" w:cs="Arial"/>
          <w:sz w:val="28"/>
          <w:szCs w:val="28"/>
          <w:lang w:val="x-none"/>
        </w:rPr>
        <w:t>zvinoitika</w:t>
      </w:r>
      <w:proofErr w:type="spellEnd"/>
      <w:r>
        <w:rPr>
          <w:rFonts w:ascii="Arial" w:hAnsi="Arial" w:cs="Arial"/>
          <w:sz w:val="28"/>
          <w:szCs w:val="28"/>
          <w:lang w:val="x-none"/>
        </w:rPr>
        <w:t xml:space="preserve"> pa verse 6 apo. </w:t>
      </w:r>
      <w:proofErr w:type="spellStart"/>
      <w:r>
        <w:rPr>
          <w:rFonts w:ascii="Arial" w:hAnsi="Arial" w:cs="Arial"/>
          <w:sz w:val="28"/>
          <w:szCs w:val="28"/>
          <w:lang w:val="x-none"/>
        </w:rPr>
        <w:t>Ndiri</w:t>
      </w:r>
      <w:proofErr w:type="spellEnd"/>
      <w:r>
        <w:rPr>
          <w:rFonts w:ascii="Arial" w:hAnsi="Arial" w:cs="Arial"/>
          <w:sz w:val="28"/>
          <w:szCs w:val="28"/>
          <w:lang w:val="x-none"/>
        </w:rPr>
        <w:t xml:space="preserve">—Tiri tese here?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Hatiitei</w:t>
      </w:r>
      <w:proofErr w:type="spellEnd"/>
      <w:r>
        <w:rPr>
          <w:rFonts w:ascii="Arial" w:hAnsi="Arial" w:cs="Arial"/>
          <w:sz w:val="28"/>
          <w:szCs w:val="28"/>
          <w:lang w:val="x-none"/>
        </w:rPr>
        <w:t xml:space="preserve"> Amen tese.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verse 6 </w:t>
      </w:r>
      <w:proofErr w:type="spellStart"/>
      <w:r>
        <w:rPr>
          <w:rFonts w:ascii="Arial" w:hAnsi="Arial" w:cs="Arial"/>
          <w:sz w:val="28"/>
          <w:szCs w:val="28"/>
          <w:lang w:val="x-none"/>
        </w:rPr>
        <w:t>tione</w:t>
      </w:r>
      <w:proofErr w:type="spellEnd"/>
      <w:r>
        <w:rPr>
          <w:rFonts w:ascii="Arial" w:hAnsi="Arial" w:cs="Arial"/>
          <w:sz w:val="28"/>
          <w:szCs w:val="28"/>
          <w:lang w:val="x-none"/>
        </w:rPr>
        <w:t xml:space="preserve"> tese:</w:t>
      </w:r>
    </w:p>
    <w:p w:rsidRPr="004E0759" w:rsidR="00264564" w:rsidP="00264564" w:rsidRDefault="00264564" w14:paraId="3D380AAC" w14:textId="77777777">
      <w:pPr>
        <w:ind w:left="720"/>
        <w:jc w:val="both"/>
        <w:rPr>
          <w:rFonts w:ascii="Arial" w:hAnsi="Arial" w:cs="Arial"/>
          <w:i/>
          <w:iCs/>
          <w:sz w:val="28"/>
          <w:szCs w:val="28"/>
          <w:lang w:val="x-none"/>
        </w:rPr>
      </w:pPr>
      <w:r w:rsidRPr="004E0759">
        <w:rPr>
          <w:rFonts w:ascii="Arial" w:hAnsi="Arial" w:cs="Arial"/>
          <w:i/>
          <w:iCs/>
          <w:sz w:val="28"/>
          <w:szCs w:val="28"/>
          <w:lang w:val="x-none"/>
        </w:rPr>
        <w:t>And thither ye shall bring your burnt offerings, and your sacrifices, and your tithes, and heave offerings of your hand, and your vows, and your freewill offerings, and the firstlings of your herds and of your flocks: </w:t>
      </w:r>
    </w:p>
    <w:p w:rsidR="00264564" w:rsidP="00264564" w:rsidRDefault="00264564" w14:paraId="29FE4D6A" w14:textId="77777777">
      <w:pPr>
        <w:jc w:val="both"/>
        <w:rPr>
          <w:rFonts w:ascii="Arial" w:hAnsi="Arial" w:cs="Arial"/>
          <w:sz w:val="28"/>
          <w:szCs w:val="28"/>
        </w:rPr>
      </w:pPr>
      <w:r>
        <w:rPr>
          <w:rFonts w:ascii="Arial" w:hAnsi="Arial" w:cs="Arial"/>
          <w:sz w:val="28"/>
          <w:szCs w:val="28"/>
          <w:vertAlign w:val="superscript"/>
          <w:lang w:val="x-none"/>
        </w:rPr>
        <w:t xml:space="preserve">81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ndopamunounza</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zvese</w:t>
      </w:r>
      <w:proofErr w:type="spellEnd"/>
      <w:r>
        <w:rPr>
          <w:rFonts w:ascii="Arial" w:hAnsi="Arial" w:cs="Arial"/>
          <w:sz w:val="28"/>
          <w:szCs w:val="28"/>
          <w:lang w:val="x-none"/>
        </w:rPr>
        <w:t xml:space="preserve"> </w:t>
      </w:r>
      <w:proofErr w:type="spellStart"/>
      <w:r>
        <w:rPr>
          <w:rFonts w:ascii="Arial" w:hAnsi="Arial" w:cs="Arial"/>
          <w:sz w:val="28"/>
          <w:szCs w:val="28"/>
          <w:lang w:val="x-none"/>
        </w:rPr>
        <w:t>zvinonzi</w:t>
      </w:r>
      <w:proofErr w:type="spellEnd"/>
      <w:r>
        <w:rPr>
          <w:rFonts w:ascii="Arial" w:hAnsi="Arial" w:cs="Arial"/>
          <w:sz w:val="28"/>
          <w:szCs w:val="28"/>
          <w:lang w:val="x-none"/>
        </w:rPr>
        <w:t xml:space="preserve"> </w:t>
      </w:r>
      <w:proofErr w:type="spellStart"/>
      <w:r>
        <w:rPr>
          <w:rFonts w:ascii="Arial" w:hAnsi="Arial" w:cs="Arial"/>
          <w:sz w:val="28"/>
          <w:szCs w:val="28"/>
          <w:lang w:val="x-none"/>
        </w:rPr>
        <w:t>naMwari</w:t>
      </w:r>
      <w:proofErr w:type="spellEnd"/>
      <w:r>
        <w:rPr>
          <w:rFonts w:ascii="Arial" w:hAnsi="Arial" w:cs="Arial"/>
          <w:sz w:val="28"/>
          <w:szCs w:val="28"/>
          <w:lang w:val="x-none"/>
        </w:rPr>
        <w:t xml:space="preserve"> </w:t>
      </w:r>
      <w:proofErr w:type="spellStart"/>
      <w:r>
        <w:rPr>
          <w:rFonts w:ascii="Arial" w:hAnsi="Arial" w:cs="Arial"/>
          <w:sz w:val="28"/>
          <w:szCs w:val="28"/>
          <w:lang w:val="x-none"/>
        </w:rPr>
        <w:t>wunzai</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bhadhara</w:t>
      </w:r>
      <w:proofErr w:type="spellEnd"/>
      <w:r>
        <w:rPr>
          <w:rFonts w:ascii="Arial" w:hAnsi="Arial" w:cs="Arial"/>
          <w:sz w:val="28"/>
          <w:szCs w:val="28"/>
          <w:lang w:val="x-none"/>
        </w:rPr>
        <w:t xml:space="preserve"> </w:t>
      </w:r>
      <w:proofErr w:type="spellStart"/>
      <w:r>
        <w:rPr>
          <w:rFonts w:ascii="Arial" w:hAnsi="Arial" w:cs="Arial"/>
          <w:sz w:val="28"/>
          <w:szCs w:val="28"/>
          <w:lang w:val="x-none"/>
        </w:rPr>
        <w:t>chegu</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chegumi</w:t>
      </w:r>
      <w:proofErr w:type="spellEnd"/>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Hapabiwe</w:t>
      </w:r>
      <w:proofErr w:type="spellEnd"/>
      <w:r>
        <w:rPr>
          <w:rFonts w:ascii="Arial" w:hAnsi="Arial" w:cs="Arial"/>
          <w:sz w:val="28"/>
          <w:szCs w:val="28"/>
          <w:lang w:val="x-none"/>
        </w:rPr>
        <w:t xml:space="preserve"> </w:t>
      </w:r>
      <w:proofErr w:type="spellStart"/>
      <w:r>
        <w:rPr>
          <w:rFonts w:ascii="Arial" w:hAnsi="Arial" w:cs="Arial"/>
          <w:sz w:val="28"/>
          <w:szCs w:val="28"/>
          <w:lang w:val="x-none"/>
        </w:rPr>
        <w:t>chegumi</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18"/>
          <w:szCs w:val="18"/>
        </w:rPr>
        <w:t>.</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Hapabiwe</w:t>
      </w:r>
      <w:proofErr w:type="spellEnd"/>
      <w:r>
        <w:rPr>
          <w:rFonts w:ascii="Arial" w:hAnsi="Arial" w:cs="Arial"/>
          <w:sz w:val="28"/>
          <w:szCs w:val="28"/>
          <w:lang w:val="x-none"/>
        </w:rPr>
        <w:t xml:space="preserve"> offering </w:t>
      </w:r>
      <w:proofErr w:type="spellStart"/>
      <w:r>
        <w:rPr>
          <w:rFonts w:ascii="Arial" w:hAnsi="Arial" w:cs="Arial"/>
          <w:sz w:val="28"/>
          <w:szCs w:val="28"/>
          <w:lang w:val="x-none"/>
        </w:rPr>
        <w:t>ipapo</w:t>
      </w:r>
      <w:proofErr w:type="spellEnd"/>
      <w:r>
        <w:rPr>
          <w:rFonts w:ascii="Arial" w:hAnsi="Arial" w:cs="Arial"/>
          <w:sz w:val="28"/>
          <w:szCs w:val="28"/>
          <w:lang w:val="x-none"/>
        </w:rPr>
        <w:t>.</w:t>
      </w:r>
      <w:r w:rsidRPr="00316F54">
        <w:rPr>
          <w:rFonts w:ascii="Arial" w:hAnsi="Arial" w:cs="Arial"/>
          <w:sz w:val="18"/>
          <w:szCs w:val="18"/>
        </w:rPr>
        <w:t xml:space="preserve"> </w:t>
      </w:r>
      <w:r w:rsidRPr="005F7606">
        <w:rPr>
          <w:rFonts w:ascii="Arial" w:hAnsi="Arial" w:cs="Arial"/>
          <w:sz w:val="18"/>
          <w:szCs w:val="18"/>
        </w:rPr>
        <w:t>[Congregation says, “Amen.”]</w:t>
      </w:r>
      <w:r>
        <w:rPr>
          <w:rFonts w:ascii="Arial" w:hAnsi="Arial" w:cs="Arial"/>
          <w:sz w:val="28"/>
          <w:szCs w:val="28"/>
          <w:lang w:val="x-none"/>
        </w:rPr>
        <w:t xml:space="preserve"> </w:t>
      </w:r>
      <w:proofErr w:type="spellStart"/>
      <w:r>
        <w:rPr>
          <w:rFonts w:ascii="Arial" w:hAnsi="Arial" w:cs="Arial"/>
          <w:sz w:val="28"/>
          <w:szCs w:val="28"/>
          <w:lang w:val="x-none"/>
        </w:rPr>
        <w:t>Hapabiwe</w:t>
      </w:r>
      <w:proofErr w:type="spellEnd"/>
      <w:r>
        <w:rPr>
          <w:rFonts w:ascii="Arial" w:hAnsi="Arial" w:cs="Arial"/>
          <w:sz w:val="28"/>
          <w:szCs w:val="28"/>
          <w:lang w:val="x-none"/>
        </w:rPr>
        <w:t xml:space="preserve"> missionary fund </w:t>
      </w:r>
      <w:proofErr w:type="spellStart"/>
      <w:r>
        <w:rPr>
          <w:rFonts w:ascii="Arial" w:hAnsi="Arial" w:cs="Arial"/>
          <w:sz w:val="28"/>
          <w:szCs w:val="28"/>
          <w:lang w:val="x-none"/>
        </w:rPr>
        <w:t>ipapo</w:t>
      </w:r>
      <w:proofErr w:type="spellEnd"/>
      <w:r>
        <w:rPr>
          <w:rFonts w:ascii="Arial" w:hAnsi="Arial" w:cs="Arial"/>
          <w:sz w:val="28"/>
          <w:szCs w:val="28"/>
          <w:lang w:val="x-none"/>
        </w:rPr>
        <w:t>.</w:t>
      </w:r>
      <w:r w:rsidRPr="00316F54">
        <w:rPr>
          <w:rFonts w:ascii="Arial" w:hAnsi="Arial" w:cs="Arial"/>
          <w:sz w:val="18"/>
          <w:szCs w:val="18"/>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 </w:t>
      </w:r>
      <w:proofErr w:type="spellStart"/>
      <w:r>
        <w:rPr>
          <w:rFonts w:ascii="Arial" w:hAnsi="Arial" w:cs="Arial"/>
          <w:sz w:val="28"/>
          <w:szCs w:val="28"/>
          <w:lang w:val="x-none"/>
        </w:rPr>
        <w:t>Hapabiwe</w:t>
      </w:r>
      <w:proofErr w:type="spellEnd"/>
      <w:r>
        <w:rPr>
          <w:rFonts w:ascii="Arial" w:hAnsi="Arial" w:cs="Arial"/>
          <w:sz w:val="28"/>
          <w:szCs w:val="28"/>
          <w:lang w:val="x-none"/>
        </w:rPr>
        <w:t xml:space="preserve"> building fund </w:t>
      </w:r>
      <w:proofErr w:type="spellStart"/>
      <w:r>
        <w:rPr>
          <w:rFonts w:ascii="Arial" w:hAnsi="Arial" w:cs="Arial"/>
          <w:sz w:val="28"/>
          <w:szCs w:val="28"/>
          <w:lang w:val="x-none"/>
        </w:rPr>
        <w:t>ipapo</w:t>
      </w:r>
      <w:proofErr w:type="spellEnd"/>
      <w:r>
        <w:rPr>
          <w:rFonts w:ascii="Arial" w:hAnsi="Arial" w:cs="Arial"/>
          <w:sz w:val="28"/>
          <w:szCs w:val="28"/>
          <w:lang w:val="x-none"/>
        </w:rPr>
        <w:t>.</w:t>
      </w:r>
      <w:r w:rsidRPr="00316F54">
        <w:rPr>
          <w:rFonts w:ascii="Arial" w:hAnsi="Arial" w:cs="Arial"/>
          <w:sz w:val="18"/>
          <w:szCs w:val="18"/>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kana </w:t>
      </w:r>
      <w:proofErr w:type="spellStart"/>
      <w:r>
        <w:rPr>
          <w:rFonts w:ascii="Arial" w:hAnsi="Arial" w:cs="Arial"/>
          <w:sz w:val="28"/>
          <w:szCs w:val="28"/>
          <w:lang w:val="x-none"/>
        </w:rPr>
        <w:t>wapasvika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hunza</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zvako</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Ayehwa</w:t>
      </w:r>
      <w:proofErr w:type="spellEnd"/>
      <w:r>
        <w:rPr>
          <w:rFonts w:ascii="Arial" w:hAnsi="Arial" w:cs="Arial"/>
          <w:sz w:val="28"/>
          <w:szCs w:val="28"/>
          <w:lang w:val="x-none"/>
        </w:rPr>
        <w:t xml:space="preserve"> Amen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kumunzwa</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
    <w:p w:rsidR="00264564" w:rsidP="00264564" w:rsidRDefault="00264564" w14:paraId="1BECA8B0" w14:textId="77777777">
      <w:pPr>
        <w:jc w:val="both"/>
        <w:rPr>
          <w:rFonts w:ascii="Arial" w:hAnsi="Arial" w:cs="Arial"/>
          <w:sz w:val="28"/>
          <w:szCs w:val="28"/>
          <w:lang w:val="x-none"/>
        </w:rPr>
      </w:pPr>
      <w:r>
        <w:rPr>
          <w:rFonts w:ascii="Arial" w:hAnsi="Arial" w:cs="Arial"/>
          <w:sz w:val="28"/>
          <w:szCs w:val="28"/>
          <w:vertAlign w:val="superscript"/>
          <w:lang w:val="x-none"/>
        </w:rPr>
        <w:t xml:space="preserve">82 </w:t>
      </w:r>
      <w:r>
        <w:rPr>
          <w:rFonts w:ascii="Arial" w:hAnsi="Arial" w:cs="Arial"/>
          <w:sz w:val="28"/>
          <w:szCs w:val="28"/>
          <w:lang w:val="x-none"/>
        </w:rPr>
        <w:t xml:space="preserve">Hanzi </w:t>
      </w:r>
      <w:proofErr w:type="spellStart"/>
      <w:r>
        <w:rPr>
          <w:rFonts w:ascii="Arial" w:hAnsi="Arial" w:cs="Arial"/>
          <w:sz w:val="28"/>
          <w:szCs w:val="28"/>
          <w:lang w:val="x-none"/>
        </w:rPr>
        <w:t>ipapa</w:t>
      </w:r>
      <w:proofErr w:type="spellEnd"/>
      <w:r>
        <w:rPr>
          <w:rFonts w:ascii="Arial" w:hAnsi="Arial" w:cs="Arial"/>
          <w:sz w:val="28"/>
          <w:szCs w:val="28"/>
          <w:lang w:val="x-none"/>
        </w:rPr>
        <w:t xml:space="preserve"> apo kana </w:t>
      </w:r>
      <w:proofErr w:type="spellStart"/>
      <w:r>
        <w:rPr>
          <w:rFonts w:ascii="Arial" w:hAnsi="Arial" w:cs="Arial"/>
          <w:sz w:val="28"/>
          <w:szCs w:val="28"/>
          <w:lang w:val="x-none"/>
        </w:rPr>
        <w:t>ukange</w:t>
      </w:r>
      <w:proofErr w:type="spellEnd"/>
      <w:r>
        <w:rPr>
          <w:rFonts w:ascii="Arial" w:hAnsi="Arial" w:cs="Arial"/>
          <w:sz w:val="28"/>
          <w:szCs w:val="28"/>
          <w:lang w:val="x-none"/>
        </w:rPr>
        <w:t xml:space="preserve"> </w:t>
      </w:r>
      <w:proofErr w:type="spellStart"/>
      <w:r>
        <w:rPr>
          <w:rFonts w:ascii="Arial" w:hAnsi="Arial" w:cs="Arial"/>
          <w:sz w:val="28"/>
          <w:szCs w:val="28"/>
          <w:lang w:val="x-none"/>
        </w:rPr>
        <w:t>waita</w:t>
      </w:r>
      <w:proofErr w:type="spellEnd"/>
      <w:r>
        <w:rPr>
          <w:rFonts w:ascii="Arial" w:hAnsi="Arial" w:cs="Arial"/>
          <w:sz w:val="28"/>
          <w:szCs w:val="28"/>
          <w:lang w:val="x-none"/>
        </w:rPr>
        <w:t xml:space="preserve"> </w:t>
      </w:r>
      <w:proofErr w:type="spellStart"/>
      <w:r>
        <w:rPr>
          <w:rFonts w:ascii="Arial" w:hAnsi="Arial" w:cs="Arial"/>
          <w:sz w:val="28"/>
          <w:szCs w:val="28"/>
          <w:lang w:val="x-none"/>
        </w:rPr>
        <w:t>izvozvo</w:t>
      </w:r>
      <w:proofErr w:type="spellEnd"/>
      <w:r>
        <w:rPr>
          <w:rFonts w:ascii="Arial" w:hAnsi="Arial" w:cs="Arial"/>
          <w:sz w:val="28"/>
          <w:szCs w:val="28"/>
          <w:lang w:val="x-none"/>
        </w:rPr>
        <w:t xml:space="preserve">, </w:t>
      </w:r>
      <w:proofErr w:type="spellStart"/>
      <w:r>
        <w:rPr>
          <w:rFonts w:ascii="Arial" w:hAnsi="Arial" w:cs="Arial"/>
          <w:sz w:val="28"/>
          <w:szCs w:val="28"/>
          <w:lang w:val="x-none"/>
        </w:rPr>
        <w:t>ndinokuita</w:t>
      </w:r>
      <w:proofErr w:type="spellEnd"/>
      <w:r>
        <w:rPr>
          <w:rFonts w:ascii="Arial" w:hAnsi="Arial" w:cs="Arial"/>
          <w:sz w:val="28"/>
          <w:szCs w:val="28"/>
          <w:lang w:val="x-none"/>
        </w:rPr>
        <w:t xml:space="preserve"> sei...? </w:t>
      </w:r>
      <w:proofErr w:type="spellStart"/>
      <w:r>
        <w:rPr>
          <w:rFonts w:ascii="Arial" w:hAnsi="Arial" w:cs="Arial"/>
          <w:sz w:val="28"/>
          <w:szCs w:val="28"/>
          <w:lang w:val="x-none"/>
        </w:rPr>
        <w:t>Handei</w:t>
      </w:r>
      <w:proofErr w:type="spellEnd"/>
      <w:r>
        <w:rPr>
          <w:rFonts w:ascii="Arial" w:hAnsi="Arial" w:cs="Arial"/>
          <w:sz w:val="28"/>
          <w:szCs w:val="28"/>
          <w:lang w:val="x-none"/>
        </w:rPr>
        <w:t xml:space="preserve"> pa verse </w:t>
      </w:r>
      <w:proofErr w:type="spellStart"/>
      <w:r>
        <w:rPr>
          <w:rFonts w:ascii="Arial" w:hAnsi="Arial" w:cs="Arial"/>
          <w:sz w:val="28"/>
          <w:szCs w:val="28"/>
          <w:lang w:val="x-none"/>
        </w:rPr>
        <w:t>inotevera</w:t>
      </w:r>
      <w:proofErr w:type="spellEnd"/>
      <w:r>
        <w:rPr>
          <w:rFonts w:ascii="Arial" w:hAnsi="Arial" w:cs="Arial"/>
          <w:sz w:val="28"/>
          <w:szCs w:val="28"/>
          <w:lang w:val="x-none"/>
        </w:rPr>
        <w:t xml:space="preserve"> tese. </w:t>
      </w:r>
      <w:proofErr w:type="spellStart"/>
      <w:r>
        <w:rPr>
          <w:rFonts w:ascii="Arial" w:hAnsi="Arial" w:cs="Arial"/>
          <w:sz w:val="28"/>
          <w:szCs w:val="28"/>
          <w:lang w:val="x-none"/>
        </w:rPr>
        <w:t>Tingawana</w:t>
      </w:r>
      <w:proofErr w:type="spellEnd"/>
      <w:r>
        <w:rPr>
          <w:rFonts w:ascii="Arial" w:hAnsi="Arial" w:cs="Arial"/>
          <w:sz w:val="28"/>
          <w:szCs w:val="28"/>
          <w:lang w:val="x-none"/>
        </w:rPr>
        <w:t xml:space="preserve"> Amen here?— </w:t>
      </w:r>
      <w:proofErr w:type="spellStart"/>
      <w:r>
        <w:rPr>
          <w:rFonts w:ascii="Arial" w:hAnsi="Arial" w:cs="Arial"/>
          <w:sz w:val="28"/>
          <w:szCs w:val="28"/>
          <w:lang w:val="x-none"/>
        </w:rPr>
        <w:t>Ngaapfuure</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Amen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Ayehwa</w:t>
      </w:r>
      <w:proofErr w:type="spellEnd"/>
      <w:r>
        <w:rPr>
          <w:rFonts w:ascii="Arial" w:hAnsi="Arial" w:cs="Arial"/>
          <w:sz w:val="28"/>
          <w:szCs w:val="28"/>
          <w:lang w:val="x-none"/>
        </w:rPr>
        <w:t xml:space="preserve"> </w:t>
      </w:r>
      <w:proofErr w:type="spellStart"/>
      <w:r>
        <w:rPr>
          <w:rFonts w:ascii="Arial" w:hAnsi="Arial" w:cs="Arial"/>
          <w:sz w:val="28"/>
          <w:szCs w:val="28"/>
          <w:lang w:val="x-none"/>
        </w:rPr>
        <w:t>ngaapfuure</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Amen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verse 7 tese:</w:t>
      </w:r>
    </w:p>
    <w:p w:rsidRPr="00D43989" w:rsidR="00264564" w:rsidP="00264564" w:rsidRDefault="00264564" w14:paraId="61101EDC" w14:textId="77777777">
      <w:pPr>
        <w:ind w:left="720"/>
        <w:jc w:val="both"/>
        <w:rPr>
          <w:rFonts w:ascii="Arial" w:hAnsi="Arial" w:cs="Arial"/>
          <w:i/>
          <w:iCs/>
          <w:sz w:val="28"/>
          <w:szCs w:val="28"/>
          <w:lang w:val="x-none"/>
        </w:rPr>
      </w:pPr>
      <w:r w:rsidRPr="00D43989">
        <w:rPr>
          <w:rFonts w:ascii="Arial" w:hAnsi="Arial" w:cs="Arial"/>
          <w:i/>
          <w:iCs/>
          <w:sz w:val="28"/>
          <w:szCs w:val="28"/>
          <w:lang w:val="x-none"/>
        </w:rPr>
        <w:t>And there ye shall eat before the LORD your God, and ye shall rejoice in all that ye put your hand unto, ye and your households, wherein the LORD thy God hath blessed thee.</w:t>
      </w:r>
    </w:p>
    <w:p w:rsidR="00264564" w:rsidP="00264564" w:rsidRDefault="00264564" w14:paraId="427CBD3B" w14:textId="77777777">
      <w:pPr>
        <w:jc w:val="both"/>
        <w:rPr>
          <w:rFonts w:ascii="Arial" w:hAnsi="Arial" w:cs="Arial"/>
          <w:sz w:val="28"/>
          <w:szCs w:val="28"/>
        </w:rPr>
      </w:pPr>
      <w:r>
        <w:rPr>
          <w:rFonts w:ascii="Arial" w:hAnsi="Arial" w:cs="Arial"/>
          <w:sz w:val="28"/>
          <w:szCs w:val="28"/>
          <w:vertAlign w:val="superscript"/>
          <w:lang w:val="x-none"/>
        </w:rPr>
        <w:t xml:space="preserve">83 </w:t>
      </w:r>
      <w:proofErr w:type="spellStart"/>
      <w:r>
        <w:rPr>
          <w:rFonts w:ascii="Arial" w:hAnsi="Arial" w:cs="Arial"/>
          <w:sz w:val="28"/>
          <w:szCs w:val="28"/>
          <w:lang w:val="x-none"/>
        </w:rPr>
        <w:t>Mungaita</w:t>
      </w:r>
      <w:proofErr w:type="spellEnd"/>
      <w:r>
        <w:rPr>
          <w:rFonts w:ascii="Arial" w:hAnsi="Arial" w:cs="Arial"/>
          <w:sz w:val="28"/>
          <w:szCs w:val="28"/>
          <w:lang w:val="x-none"/>
        </w:rPr>
        <w:t xml:space="preserve"> Amen here </w:t>
      </w:r>
      <w:proofErr w:type="spellStart"/>
      <w:r>
        <w:rPr>
          <w:rFonts w:ascii="Arial" w:hAnsi="Arial" w:cs="Arial"/>
          <w:sz w:val="28"/>
          <w:szCs w:val="28"/>
          <w:lang w:val="x-none"/>
        </w:rPr>
        <w:t>varanda</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Hanzi </w:t>
      </w:r>
      <w:proofErr w:type="spellStart"/>
      <w:r>
        <w:rPr>
          <w:rFonts w:ascii="Arial" w:hAnsi="Arial" w:cs="Arial"/>
          <w:sz w:val="28"/>
          <w:szCs w:val="28"/>
          <w:lang w:val="x-none"/>
        </w:rPr>
        <w:t>ipapa</w:t>
      </w:r>
      <w:proofErr w:type="spellEnd"/>
      <w:r>
        <w:rPr>
          <w:rFonts w:ascii="Arial" w:hAnsi="Arial" w:cs="Arial"/>
          <w:sz w:val="28"/>
          <w:szCs w:val="28"/>
          <w:lang w:val="x-none"/>
        </w:rPr>
        <w:t xml:space="preserve"> apo </w:t>
      </w:r>
      <w:proofErr w:type="spellStart"/>
      <w:r>
        <w:rPr>
          <w:rFonts w:ascii="Arial" w:hAnsi="Arial" w:cs="Arial"/>
          <w:sz w:val="28"/>
          <w:szCs w:val="28"/>
          <w:lang w:val="x-none"/>
        </w:rPr>
        <w:t>ndopamuchatenda</w:t>
      </w:r>
      <w:proofErr w:type="spellEnd"/>
      <w:r>
        <w:rPr>
          <w:rFonts w:ascii="Arial" w:hAnsi="Arial" w:cs="Arial"/>
          <w:sz w:val="28"/>
          <w:szCs w:val="28"/>
          <w:lang w:val="x-none"/>
        </w:rPr>
        <w:t xml:space="preserve"> Mwari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ndopamuchafara</w:t>
      </w:r>
      <w:proofErr w:type="spellEnd"/>
      <w:r>
        <w:rPr>
          <w:rFonts w:ascii="Arial" w:hAnsi="Arial" w:cs="Arial"/>
          <w:sz w:val="28"/>
          <w:szCs w:val="28"/>
          <w:lang w:val="x-none"/>
        </w:rPr>
        <w:t xml:space="preserve"> </w:t>
      </w:r>
      <w:proofErr w:type="spellStart"/>
      <w:r>
        <w:rPr>
          <w:rFonts w:ascii="Arial" w:hAnsi="Arial" w:cs="Arial"/>
          <w:sz w:val="28"/>
          <w:szCs w:val="28"/>
          <w:lang w:val="x-none"/>
        </w:rPr>
        <w:t>kufara</w:t>
      </w:r>
      <w:proofErr w:type="spellEnd"/>
      <w:r>
        <w:rPr>
          <w:rFonts w:ascii="Arial" w:hAnsi="Arial" w:cs="Arial"/>
          <w:sz w:val="28"/>
          <w:szCs w:val="28"/>
          <w:lang w:val="x-none"/>
        </w:rPr>
        <w:t xml:space="preserve"> chai...? </w:t>
      </w:r>
      <w:r w:rsidRPr="005F7606">
        <w:rPr>
          <w:rFonts w:ascii="Arial" w:hAnsi="Arial" w:cs="Arial"/>
          <w:sz w:val="18"/>
          <w:szCs w:val="18"/>
        </w:rPr>
        <w:t>[Congregation says, “</w:t>
      </w:r>
      <w:proofErr w:type="spellStart"/>
      <w:r>
        <w:rPr>
          <w:rFonts w:ascii="Arial" w:hAnsi="Arial" w:cs="Arial"/>
          <w:sz w:val="18"/>
          <w:szCs w:val="18"/>
        </w:rPr>
        <w:t>chaiko</w:t>
      </w:r>
      <w:proofErr w:type="spellEnd"/>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Ende </w:t>
      </w:r>
      <w:proofErr w:type="spellStart"/>
      <w:r>
        <w:rPr>
          <w:rFonts w:ascii="Arial" w:hAnsi="Arial" w:cs="Arial"/>
          <w:sz w:val="28"/>
          <w:szCs w:val="28"/>
          <w:lang w:val="x-none"/>
        </w:rPr>
        <w:t>uchati</w:t>
      </w:r>
      <w:proofErr w:type="spellEnd"/>
      <w:r>
        <w:rPr>
          <w:rFonts w:ascii="Arial" w:hAnsi="Arial" w:cs="Arial"/>
          <w:sz w:val="28"/>
          <w:szCs w:val="28"/>
          <w:lang w:val="x-none"/>
        </w:rPr>
        <w:t xml:space="preserve"> </w:t>
      </w:r>
      <w:proofErr w:type="spellStart"/>
      <w:r>
        <w:rPr>
          <w:rFonts w:ascii="Arial" w:hAnsi="Arial" w:cs="Arial"/>
          <w:sz w:val="28"/>
          <w:szCs w:val="28"/>
          <w:lang w:val="x-none"/>
        </w:rPr>
        <w:t>ukatenga</w:t>
      </w:r>
      <w:proofErr w:type="spellEnd"/>
      <w:r>
        <w:rPr>
          <w:rFonts w:ascii="Arial" w:hAnsi="Arial" w:cs="Arial"/>
          <w:sz w:val="28"/>
          <w:szCs w:val="28"/>
          <w:lang w:val="x-none"/>
        </w:rPr>
        <w:t xml:space="preserve"> </w:t>
      </w:r>
      <w:proofErr w:type="spellStart"/>
      <w:r>
        <w:rPr>
          <w:rFonts w:ascii="Arial" w:hAnsi="Arial" w:cs="Arial"/>
          <w:sz w:val="28"/>
          <w:szCs w:val="28"/>
          <w:lang w:val="x-none"/>
        </w:rPr>
        <w:t>huku</w:t>
      </w:r>
      <w:proofErr w:type="spellEnd"/>
      <w:r>
        <w:rPr>
          <w:rFonts w:ascii="Arial" w:hAnsi="Arial" w:cs="Arial"/>
          <w:sz w:val="28"/>
          <w:szCs w:val="28"/>
          <w:lang w:val="x-none"/>
        </w:rPr>
        <w:t xml:space="preserve"> </w:t>
      </w:r>
      <w:proofErr w:type="spellStart"/>
      <w:r>
        <w:rPr>
          <w:rFonts w:ascii="Arial" w:hAnsi="Arial" w:cs="Arial"/>
          <w:sz w:val="28"/>
          <w:szCs w:val="28"/>
          <w:lang w:val="x-none"/>
        </w:rPr>
        <w:t>dzemazai</w:t>
      </w:r>
      <w:proofErr w:type="spellEnd"/>
      <w:r>
        <w:rPr>
          <w:rFonts w:ascii="Arial" w:hAnsi="Arial" w:cs="Arial"/>
          <w:sz w:val="28"/>
          <w:szCs w:val="28"/>
          <w:lang w:val="x-none"/>
        </w:rPr>
        <w:t xml:space="preserve"> </w:t>
      </w:r>
      <w:proofErr w:type="spellStart"/>
      <w:r>
        <w:rPr>
          <w:rFonts w:ascii="Arial" w:hAnsi="Arial" w:cs="Arial"/>
          <w:sz w:val="28"/>
          <w:szCs w:val="28"/>
          <w:lang w:val="x-none"/>
        </w:rPr>
        <w:t>dzinodii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dzino</w:t>
      </w:r>
      <w:proofErr w:type="spellEnd"/>
      <w:r>
        <w:rPr>
          <w:rFonts w:ascii="Arial" w:hAnsi="Arial" w:cs="Arial"/>
          <w:sz w:val="18"/>
          <w:szCs w:val="18"/>
        </w:rPr>
        <w:t>...Inaudible 45:37</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Ukati</w:t>
      </w:r>
      <w:proofErr w:type="spellEnd"/>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w:t>
      </w:r>
      <w:proofErr w:type="spellStart"/>
      <w:r>
        <w:rPr>
          <w:rFonts w:ascii="Arial" w:hAnsi="Arial" w:cs="Arial"/>
          <w:sz w:val="28"/>
          <w:szCs w:val="28"/>
          <w:lang w:val="x-none"/>
        </w:rPr>
        <w:t>huku</w:t>
      </w:r>
      <w:proofErr w:type="spellEnd"/>
      <w:r>
        <w:rPr>
          <w:rFonts w:ascii="Arial" w:hAnsi="Arial" w:cs="Arial"/>
          <w:sz w:val="28"/>
          <w:szCs w:val="28"/>
          <w:lang w:val="x-none"/>
        </w:rPr>
        <w:t xml:space="preserve"> </w:t>
      </w:r>
      <w:proofErr w:type="spellStart"/>
      <w:r>
        <w:rPr>
          <w:rFonts w:ascii="Arial" w:hAnsi="Arial" w:cs="Arial"/>
          <w:sz w:val="28"/>
          <w:szCs w:val="28"/>
          <w:lang w:val="x-none"/>
        </w:rPr>
        <w:t>dzenyama</w:t>
      </w:r>
      <w:proofErr w:type="spellEnd"/>
      <w:r>
        <w:rPr>
          <w:rFonts w:ascii="Arial" w:hAnsi="Arial" w:cs="Arial"/>
          <w:sz w:val="28"/>
          <w:szCs w:val="28"/>
          <w:lang w:val="x-none"/>
        </w:rPr>
        <w:t xml:space="preserve"> </w:t>
      </w:r>
      <w:proofErr w:type="spellStart"/>
      <w:r>
        <w:rPr>
          <w:rFonts w:ascii="Arial" w:hAnsi="Arial" w:cs="Arial"/>
          <w:sz w:val="28"/>
          <w:szCs w:val="28"/>
          <w:lang w:val="x-none"/>
        </w:rPr>
        <w:t>dzinodii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dzinoita</w:t>
      </w:r>
      <w:proofErr w:type="spellEnd"/>
      <w:r>
        <w:rPr>
          <w:rFonts w:ascii="Arial" w:hAnsi="Arial" w:cs="Arial"/>
          <w:sz w:val="18"/>
          <w:szCs w:val="18"/>
        </w:rPr>
        <w:t>.</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Ukati</w:t>
      </w:r>
      <w:proofErr w:type="spellEnd"/>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w:t>
      </w:r>
      <w:proofErr w:type="spellStart"/>
      <w:r>
        <w:rPr>
          <w:rFonts w:ascii="Arial" w:hAnsi="Arial" w:cs="Arial"/>
          <w:sz w:val="28"/>
          <w:szCs w:val="28"/>
          <w:lang w:val="x-none"/>
        </w:rPr>
        <w:t>mombe</w:t>
      </w:r>
      <w:proofErr w:type="spellEnd"/>
      <w:r>
        <w:rPr>
          <w:rFonts w:ascii="Arial" w:hAnsi="Arial" w:cs="Arial"/>
          <w:sz w:val="28"/>
          <w:szCs w:val="28"/>
          <w:lang w:val="x-none"/>
        </w:rPr>
        <w:t xml:space="preserve">, </w:t>
      </w:r>
      <w:proofErr w:type="spellStart"/>
      <w:r>
        <w:rPr>
          <w:rFonts w:ascii="Arial" w:hAnsi="Arial" w:cs="Arial"/>
          <w:sz w:val="28"/>
          <w:szCs w:val="28"/>
          <w:lang w:val="x-none"/>
        </w:rPr>
        <w:t>dzinodii</w:t>
      </w:r>
      <w:proofErr w:type="spellEnd"/>
      <w:r>
        <w:rPr>
          <w:rFonts w:ascii="Arial" w:hAnsi="Arial" w:cs="Arial"/>
          <w:sz w:val="28"/>
          <w:szCs w:val="28"/>
        </w:rPr>
        <w:t xml:space="preserve">...? </w:t>
      </w:r>
      <w:r w:rsidRPr="005F7606">
        <w:rPr>
          <w:rFonts w:ascii="Arial" w:hAnsi="Arial" w:cs="Arial"/>
          <w:sz w:val="18"/>
          <w:szCs w:val="18"/>
        </w:rPr>
        <w:t xml:space="preserve">[Congregation says, </w:t>
      </w:r>
      <w:r>
        <w:rPr>
          <w:rFonts w:ascii="Arial" w:hAnsi="Arial" w:cs="Arial"/>
          <w:sz w:val="18"/>
          <w:szCs w:val="18"/>
        </w:rPr>
        <w:t>“</w:t>
      </w:r>
      <w:proofErr w:type="spellStart"/>
      <w:r>
        <w:rPr>
          <w:rFonts w:ascii="Arial" w:hAnsi="Arial" w:cs="Arial"/>
          <w:sz w:val="18"/>
          <w:szCs w:val="18"/>
        </w:rPr>
        <w:t>dzinoita</w:t>
      </w:r>
      <w:proofErr w:type="spellEnd"/>
      <w:r w:rsidRPr="005F7606">
        <w:rPr>
          <w:rFonts w:ascii="Arial" w:hAnsi="Arial" w:cs="Arial"/>
          <w:sz w:val="18"/>
          <w:szCs w:val="18"/>
        </w:rPr>
        <w:t>.”]</w:t>
      </w:r>
      <w:r>
        <w:rPr>
          <w:rFonts w:ascii="Arial" w:hAnsi="Arial" w:cs="Arial"/>
          <w:sz w:val="28"/>
          <w:szCs w:val="28"/>
        </w:rPr>
        <w:t xml:space="preserve"> </w:t>
      </w:r>
    </w:p>
    <w:p w:rsidR="00264564" w:rsidP="00264564" w:rsidRDefault="00264564" w14:paraId="46745C12" w14:textId="77777777">
      <w:pPr>
        <w:jc w:val="both"/>
        <w:rPr>
          <w:rFonts w:ascii="Arial" w:hAnsi="Arial" w:cs="Arial"/>
          <w:sz w:val="28"/>
          <w:szCs w:val="28"/>
        </w:rPr>
      </w:pPr>
      <w:r>
        <w:rPr>
          <w:rFonts w:ascii="Arial" w:hAnsi="Arial" w:cs="Arial"/>
          <w:sz w:val="28"/>
          <w:szCs w:val="28"/>
          <w:vertAlign w:val="superscript"/>
        </w:rPr>
        <w:t>84</w:t>
      </w:r>
      <w:r>
        <w:rPr>
          <w:rFonts w:ascii="Arial" w:hAnsi="Arial" w:cs="Arial"/>
          <w:sz w:val="28"/>
          <w:szCs w:val="28"/>
        </w:rPr>
        <w:t xml:space="preserve">Verengai, </w:t>
      </w:r>
      <w:proofErr w:type="spellStart"/>
      <w:r>
        <w:rPr>
          <w:rFonts w:ascii="Arial" w:hAnsi="Arial" w:cs="Arial"/>
          <w:sz w:val="28"/>
          <w:szCs w:val="28"/>
        </w:rPr>
        <w:t>ririkutaura</w:t>
      </w:r>
      <w:proofErr w:type="spellEnd"/>
      <w:r>
        <w:rPr>
          <w:rFonts w:ascii="Arial" w:hAnsi="Arial" w:cs="Arial"/>
          <w:sz w:val="28"/>
          <w:szCs w:val="28"/>
        </w:rPr>
        <w:t xml:space="preserve"> </w:t>
      </w:r>
      <w:proofErr w:type="spellStart"/>
      <w:r>
        <w:rPr>
          <w:rFonts w:ascii="Arial" w:hAnsi="Arial" w:cs="Arial"/>
          <w:sz w:val="28"/>
          <w:szCs w:val="28"/>
        </w:rPr>
        <w:t>Bhaibhiri</w:t>
      </w:r>
      <w:proofErr w:type="spellEnd"/>
      <w:r>
        <w:rPr>
          <w:rFonts w:ascii="Arial" w:hAnsi="Arial" w:cs="Arial"/>
          <w:sz w:val="28"/>
          <w:szCs w:val="28"/>
        </w:rPr>
        <w:t xml:space="preserve">. </w:t>
      </w:r>
      <w:proofErr w:type="spellStart"/>
      <w:r>
        <w:rPr>
          <w:rFonts w:ascii="Arial" w:hAnsi="Arial" w:cs="Arial"/>
          <w:sz w:val="28"/>
          <w:szCs w:val="28"/>
        </w:rPr>
        <w:t>Haikonai</w:t>
      </w:r>
      <w:proofErr w:type="spellEnd"/>
      <w:r>
        <w:rPr>
          <w:rFonts w:ascii="Arial" w:hAnsi="Arial" w:cs="Arial"/>
          <w:sz w:val="28"/>
          <w:szCs w:val="28"/>
        </w:rPr>
        <w:t xml:space="preserve"> </w:t>
      </w:r>
      <w:proofErr w:type="spellStart"/>
      <w:r>
        <w:rPr>
          <w:rFonts w:ascii="Arial" w:hAnsi="Arial" w:cs="Arial"/>
          <w:sz w:val="28"/>
          <w:szCs w:val="28"/>
        </w:rPr>
        <w:t>kuverenga</w:t>
      </w:r>
      <w:proofErr w:type="spellEnd"/>
      <w:r>
        <w:rPr>
          <w:rFonts w:ascii="Arial" w:hAnsi="Arial" w:cs="Arial"/>
          <w:sz w:val="28"/>
          <w:szCs w:val="28"/>
        </w:rPr>
        <w:t xml:space="preserve"> </w:t>
      </w:r>
      <w:proofErr w:type="spellStart"/>
      <w:r>
        <w:rPr>
          <w:rFonts w:ascii="Arial" w:hAnsi="Arial" w:cs="Arial"/>
          <w:sz w:val="28"/>
          <w:szCs w:val="28"/>
        </w:rPr>
        <w:t>Bhaibhiri</w:t>
      </w:r>
      <w:proofErr w:type="spellEnd"/>
      <w:r>
        <w:rPr>
          <w:rFonts w:ascii="Arial" w:hAnsi="Arial" w:cs="Arial"/>
          <w:sz w:val="28"/>
          <w:szCs w:val="28"/>
        </w:rPr>
        <w:t xml:space="preserve"> </w:t>
      </w:r>
      <w:proofErr w:type="spellStart"/>
      <w:r>
        <w:rPr>
          <w:rFonts w:ascii="Arial" w:hAnsi="Arial" w:cs="Arial"/>
          <w:sz w:val="28"/>
          <w:szCs w:val="28"/>
        </w:rPr>
        <w:t>musingabati</w:t>
      </w:r>
      <w:proofErr w:type="spellEnd"/>
      <w:r>
        <w:rPr>
          <w:rFonts w:ascii="Arial" w:hAnsi="Arial" w:cs="Arial"/>
          <w:sz w:val="28"/>
          <w:szCs w:val="28"/>
        </w:rPr>
        <w:t xml:space="preserve">. </w:t>
      </w:r>
      <w:proofErr w:type="spellStart"/>
      <w:r>
        <w:rPr>
          <w:rFonts w:ascii="Arial" w:hAnsi="Arial" w:cs="Arial"/>
          <w:sz w:val="28"/>
          <w:szCs w:val="28"/>
        </w:rPr>
        <w:t>Handei</w:t>
      </w:r>
      <w:proofErr w:type="spellEnd"/>
      <w:r>
        <w:rPr>
          <w:rFonts w:ascii="Arial" w:hAnsi="Arial" w:cs="Arial"/>
          <w:sz w:val="28"/>
          <w:szCs w:val="28"/>
        </w:rPr>
        <w:t xml:space="preserve"> pa verse 7 </w:t>
      </w:r>
      <w:proofErr w:type="spellStart"/>
      <w:r>
        <w:rPr>
          <w:rFonts w:ascii="Arial" w:hAnsi="Arial" w:cs="Arial"/>
          <w:sz w:val="28"/>
          <w:szCs w:val="28"/>
        </w:rPr>
        <w:t>muone</w:t>
      </w:r>
      <w:proofErr w:type="spellEnd"/>
      <w:r>
        <w:rPr>
          <w:rFonts w:ascii="Arial" w:hAnsi="Arial" w:cs="Arial"/>
          <w:sz w:val="28"/>
          <w:szCs w:val="28"/>
        </w:rPr>
        <w:t xml:space="preserve">, pa </w:t>
      </w:r>
      <w:proofErr w:type="spellStart"/>
      <w:r>
        <w:rPr>
          <w:rFonts w:ascii="Arial" w:hAnsi="Arial" w:cs="Arial"/>
          <w:sz w:val="28"/>
          <w:szCs w:val="28"/>
        </w:rPr>
        <w:t>ve</w:t>
      </w:r>
      <w:proofErr w:type="spellEnd"/>
      <w:r>
        <w:rPr>
          <w:rFonts w:ascii="Arial" w:hAnsi="Arial" w:cs="Arial"/>
          <w:sz w:val="28"/>
          <w:szCs w:val="28"/>
        </w:rPr>
        <w:t>—</w:t>
      </w:r>
      <w:r w:rsidRPr="001E4D8F">
        <w:rPr>
          <w:rFonts w:ascii="Arial" w:hAnsi="Arial" w:cs="Arial"/>
          <w:sz w:val="18"/>
          <w:szCs w:val="18"/>
        </w:rPr>
        <w:t xml:space="preserve">[Blank </w:t>
      </w:r>
      <w:proofErr w:type="gramStart"/>
      <w:r w:rsidRPr="001E4D8F">
        <w:rPr>
          <w:rFonts w:ascii="Arial" w:hAnsi="Arial" w:cs="Arial"/>
          <w:sz w:val="18"/>
          <w:szCs w:val="18"/>
        </w:rPr>
        <w:t>spot on</w:t>
      </w:r>
      <w:proofErr w:type="gramEnd"/>
      <w:r w:rsidRPr="001E4D8F">
        <w:rPr>
          <w:rFonts w:ascii="Arial" w:hAnsi="Arial" w:cs="Arial"/>
          <w:sz w:val="18"/>
          <w:szCs w:val="18"/>
        </w:rPr>
        <w:t xml:space="preserve"> tape—ED]</w:t>
      </w:r>
      <w:r>
        <w:rPr>
          <w:rFonts w:ascii="Arial" w:hAnsi="Arial" w:cs="Arial"/>
          <w:sz w:val="28"/>
          <w:szCs w:val="28"/>
        </w:rPr>
        <w:t xml:space="preserve"> …re </w:t>
      </w:r>
      <w:proofErr w:type="spellStart"/>
      <w:r>
        <w:rPr>
          <w:rFonts w:ascii="Arial" w:hAnsi="Arial" w:cs="Arial"/>
          <w:sz w:val="28"/>
          <w:szCs w:val="28"/>
        </w:rPr>
        <w:t>ipapo</w:t>
      </w:r>
      <w:proofErr w:type="spellEnd"/>
      <w:r>
        <w:rPr>
          <w:rFonts w:ascii="Arial" w:hAnsi="Arial" w:cs="Arial"/>
          <w:sz w:val="28"/>
          <w:szCs w:val="28"/>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Hativerengei</w:t>
      </w:r>
      <w:proofErr w:type="spellEnd"/>
      <w:r>
        <w:rPr>
          <w:rFonts w:ascii="Arial" w:hAnsi="Arial" w:cs="Arial"/>
          <w:sz w:val="28"/>
          <w:szCs w:val="28"/>
        </w:rPr>
        <w:t xml:space="preserve"> verse 7 tese:</w:t>
      </w:r>
    </w:p>
    <w:p w:rsidRPr="00BC0CE3" w:rsidR="00264564" w:rsidP="00264564" w:rsidRDefault="00264564" w14:paraId="78FCFDFF" w14:textId="77777777">
      <w:pPr>
        <w:ind w:left="720"/>
        <w:jc w:val="both"/>
        <w:rPr>
          <w:rFonts w:ascii="Arial" w:hAnsi="Arial" w:cs="Arial"/>
          <w:i/>
          <w:iCs/>
          <w:sz w:val="28"/>
          <w:szCs w:val="28"/>
          <w:lang w:val="x-none"/>
        </w:rPr>
      </w:pPr>
      <w:r w:rsidRPr="00BC0CE3">
        <w:rPr>
          <w:rFonts w:ascii="Arial" w:hAnsi="Arial" w:cs="Arial"/>
          <w:i/>
          <w:iCs/>
          <w:sz w:val="28"/>
          <w:szCs w:val="28"/>
          <w:lang w:val="x-none"/>
        </w:rPr>
        <w:t>And there ye shall eat before the LORD your God, and ye shall rejoice in all that ye put your hand unto</w:t>
      </w:r>
      <w:r>
        <w:rPr>
          <w:rFonts w:ascii="Arial" w:hAnsi="Arial" w:cs="Arial"/>
          <w:i/>
          <w:iCs/>
          <w:sz w:val="28"/>
          <w:szCs w:val="28"/>
          <w:lang w:val="x-none"/>
        </w:rPr>
        <w:t>…</w:t>
      </w:r>
    </w:p>
    <w:p w:rsidR="00264564" w:rsidP="00264564" w:rsidRDefault="00264564" w14:paraId="1CA90937" w14:textId="77777777">
      <w:pPr>
        <w:jc w:val="both"/>
        <w:rPr>
          <w:rFonts w:ascii="Arial" w:hAnsi="Arial" w:cs="Arial"/>
          <w:sz w:val="28"/>
          <w:szCs w:val="28"/>
        </w:rPr>
      </w:pPr>
      <w:r>
        <w:rPr>
          <w:rFonts w:ascii="Arial" w:hAnsi="Arial" w:cs="Arial"/>
          <w:sz w:val="28"/>
          <w:szCs w:val="28"/>
          <w:vertAlign w:val="superscript"/>
          <w:lang w:val="x-none"/>
        </w:rPr>
        <w:t xml:space="preserve">85 </w:t>
      </w:r>
      <w:r>
        <w:rPr>
          <w:rFonts w:ascii="Arial" w:hAnsi="Arial" w:cs="Arial"/>
          <w:sz w:val="28"/>
          <w:szCs w:val="28"/>
          <w:lang w:val="x-none"/>
        </w:rPr>
        <w:t xml:space="preserve">Amen!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Hallelujah!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Hanzi, “You shall rejoice in everything that you put your hand o...?” </w:t>
      </w:r>
      <w:r w:rsidRPr="005F7606">
        <w:rPr>
          <w:rFonts w:ascii="Arial" w:hAnsi="Arial" w:cs="Arial"/>
          <w:sz w:val="18"/>
          <w:szCs w:val="18"/>
        </w:rPr>
        <w:t>[Congregation says, “</w:t>
      </w:r>
      <w:r>
        <w:rPr>
          <w:rFonts w:ascii="Arial" w:hAnsi="Arial" w:cs="Arial"/>
          <w:sz w:val="18"/>
          <w:szCs w:val="18"/>
        </w:rPr>
        <w:t>on</w:t>
      </w:r>
      <w:r w:rsidRPr="005F7606">
        <w:rPr>
          <w:rFonts w:ascii="Arial" w:hAnsi="Arial" w:cs="Arial"/>
          <w:sz w:val="18"/>
          <w:szCs w:val="18"/>
        </w:rPr>
        <w:t>.”]</w:t>
      </w:r>
      <w:r>
        <w:rPr>
          <w:rFonts w:ascii="Arial" w:hAnsi="Arial" w:cs="Arial"/>
          <w:sz w:val="28"/>
          <w:szCs w:val="28"/>
        </w:rPr>
        <w:t xml:space="preserve"> </w:t>
      </w:r>
      <w:r w:rsidRPr="00F02CEA">
        <w:rPr>
          <w:rFonts w:ascii="Arial" w:hAnsi="Arial" w:cs="Arial"/>
          <w:sz w:val="18"/>
          <w:szCs w:val="18"/>
        </w:rPr>
        <w:t>[</w:t>
      </w:r>
      <w:r w:rsidRPr="00F02CEA">
        <w:rPr>
          <w:rFonts w:ascii="Arial" w:hAnsi="Arial" w:cs="Arial"/>
          <w:sz w:val="18"/>
          <w:szCs w:val="18"/>
          <w:lang w:val="x-none"/>
        </w:rPr>
        <w:t>Apostle chuckles]</w:t>
      </w:r>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Ukati</w:t>
      </w:r>
      <w:proofErr w:type="spellEnd"/>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w:t>
      </w:r>
      <w:proofErr w:type="spellStart"/>
      <w:r>
        <w:rPr>
          <w:rFonts w:ascii="Arial" w:hAnsi="Arial" w:cs="Arial"/>
          <w:sz w:val="28"/>
          <w:szCs w:val="28"/>
          <w:lang w:val="x-none"/>
        </w:rPr>
        <w:t>kutanga</w:t>
      </w:r>
      <w:proofErr w:type="spellEnd"/>
      <w:r>
        <w:rPr>
          <w:rFonts w:ascii="Arial" w:hAnsi="Arial" w:cs="Arial"/>
          <w:sz w:val="28"/>
          <w:szCs w:val="28"/>
          <w:lang w:val="x-none"/>
        </w:rPr>
        <w:t xml:space="preserve"> cha—</w:t>
      </w:r>
      <w:proofErr w:type="spellStart"/>
      <w:r>
        <w:rPr>
          <w:rFonts w:ascii="Arial" w:hAnsi="Arial" w:cs="Arial"/>
          <w:sz w:val="28"/>
          <w:szCs w:val="28"/>
          <w:lang w:val="x-none"/>
        </w:rPr>
        <w:t>ukati</w:t>
      </w:r>
      <w:proofErr w:type="spellEnd"/>
      <w:r>
        <w:rPr>
          <w:rFonts w:ascii="Arial" w:hAnsi="Arial" w:cs="Arial"/>
          <w:sz w:val="28"/>
          <w:szCs w:val="28"/>
          <w:lang w:val="x-none"/>
        </w:rPr>
        <w:t xml:space="preserve"> </w:t>
      </w:r>
      <w:proofErr w:type="spellStart"/>
      <w:r>
        <w:rPr>
          <w:rFonts w:ascii="Arial" w:hAnsi="Arial" w:cs="Arial"/>
          <w:sz w:val="28"/>
          <w:szCs w:val="28"/>
          <w:lang w:val="x-none"/>
        </w:rPr>
        <w:t>ndiri</w:t>
      </w:r>
      <w:proofErr w:type="spellEnd"/>
      <w:r>
        <w:rPr>
          <w:rFonts w:ascii="Arial" w:hAnsi="Arial" w:cs="Arial"/>
          <w:sz w:val="28"/>
          <w:szCs w:val="28"/>
          <w:lang w:val="x-none"/>
        </w:rPr>
        <w:t xml:space="preserve"> </w:t>
      </w:r>
      <w:proofErr w:type="spellStart"/>
      <w:r>
        <w:rPr>
          <w:rFonts w:ascii="Arial" w:hAnsi="Arial" w:cs="Arial"/>
          <w:sz w:val="28"/>
          <w:szCs w:val="28"/>
          <w:lang w:val="x-none"/>
        </w:rPr>
        <w:t>kuda</w:t>
      </w:r>
      <w:proofErr w:type="spellEnd"/>
      <w:r>
        <w:rPr>
          <w:rFonts w:ascii="Arial" w:hAnsi="Arial" w:cs="Arial"/>
          <w:sz w:val="28"/>
          <w:szCs w:val="28"/>
          <w:lang w:val="x-none"/>
        </w:rPr>
        <w:t xml:space="preserve"> garage </w:t>
      </w:r>
      <w:proofErr w:type="spellStart"/>
      <w:r>
        <w:rPr>
          <w:rFonts w:ascii="Arial" w:hAnsi="Arial" w:cs="Arial"/>
          <w:sz w:val="28"/>
          <w:szCs w:val="28"/>
          <w:lang w:val="x-none"/>
        </w:rPr>
        <w:t>rezvemagetsi</w:t>
      </w:r>
      <w:proofErr w:type="spellEnd"/>
      <w:r>
        <w:rPr>
          <w:rFonts w:ascii="Arial" w:hAnsi="Arial" w:cs="Arial"/>
          <w:sz w:val="28"/>
          <w:szCs w:val="28"/>
          <w:lang w:val="x-none"/>
        </w:rPr>
        <w:t xml:space="preserve">, God will bless you. Kana </w:t>
      </w:r>
      <w:proofErr w:type="spellStart"/>
      <w:r>
        <w:rPr>
          <w:rFonts w:ascii="Arial" w:hAnsi="Arial" w:cs="Arial"/>
          <w:sz w:val="28"/>
          <w:szCs w:val="28"/>
          <w:lang w:val="x-none"/>
        </w:rPr>
        <w:t>ukaunza</w:t>
      </w:r>
      <w:proofErr w:type="spellEnd"/>
      <w:r>
        <w:rPr>
          <w:rFonts w:ascii="Arial" w:hAnsi="Arial" w:cs="Arial"/>
          <w:sz w:val="28"/>
          <w:szCs w:val="28"/>
          <w:lang w:val="x-none"/>
        </w:rPr>
        <w:t>—</w:t>
      </w:r>
      <w:proofErr w:type="spellStart"/>
      <w:r>
        <w:rPr>
          <w:rFonts w:ascii="Arial" w:hAnsi="Arial" w:cs="Arial"/>
          <w:sz w:val="28"/>
          <w:szCs w:val="28"/>
          <w:lang w:val="x-none"/>
        </w:rPr>
        <w:t>Zvinofambirana</w:t>
      </w:r>
      <w:proofErr w:type="spellEnd"/>
      <w:r>
        <w:rPr>
          <w:rFonts w:ascii="Arial" w:hAnsi="Arial" w:cs="Arial"/>
          <w:sz w:val="28"/>
          <w:szCs w:val="28"/>
          <w:lang w:val="x-none"/>
        </w:rPr>
        <w:t xml:space="preserve"> ne verse 6 ka </w:t>
      </w:r>
      <w:proofErr w:type="spellStart"/>
      <w:r>
        <w:rPr>
          <w:rFonts w:ascii="Arial" w:hAnsi="Arial" w:cs="Arial"/>
          <w:sz w:val="28"/>
          <w:szCs w:val="28"/>
          <w:lang w:val="x-none"/>
        </w:rPr>
        <w:t>izvi</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You bring your tithes, you bring your offering, you bring your commitment. </w:t>
      </w:r>
      <w:r w:rsidRPr="005F7606">
        <w:rPr>
          <w:rFonts w:ascii="Arial" w:hAnsi="Arial" w:cs="Arial"/>
          <w:sz w:val="18"/>
          <w:szCs w:val="18"/>
        </w:rPr>
        <w:t>[Congregation says, “Amen.”]</w:t>
      </w:r>
      <w:r>
        <w:rPr>
          <w:rFonts w:ascii="Arial" w:hAnsi="Arial" w:cs="Arial"/>
          <w:sz w:val="28"/>
          <w:szCs w:val="28"/>
        </w:rPr>
        <w:t xml:space="preserve"> </w:t>
      </w:r>
    </w:p>
    <w:p w:rsidRPr="00F40CDF" w:rsidR="00264564" w:rsidP="00264564" w:rsidRDefault="00264564" w14:paraId="1BD333E9" w14:textId="77777777">
      <w:pPr>
        <w:jc w:val="both"/>
        <w:rPr>
          <w:rFonts w:ascii="Arial" w:hAnsi="Arial" w:cs="Arial"/>
          <w:sz w:val="28"/>
          <w:szCs w:val="28"/>
        </w:rPr>
      </w:pPr>
      <w:r>
        <w:rPr>
          <w:rFonts w:ascii="Arial" w:hAnsi="Arial" w:cs="Arial"/>
          <w:sz w:val="28"/>
          <w:szCs w:val="28"/>
          <w:vertAlign w:val="superscript"/>
        </w:rPr>
        <w:t xml:space="preserve">86 </w:t>
      </w:r>
      <w:proofErr w:type="spellStart"/>
      <w:r>
        <w:rPr>
          <w:rFonts w:ascii="Arial" w:hAnsi="Arial" w:cs="Arial"/>
          <w:sz w:val="28"/>
          <w:szCs w:val="28"/>
          <w:lang w:val="x-none"/>
        </w:rPr>
        <w:t>Ndobva</w:t>
      </w:r>
      <w:proofErr w:type="spellEnd"/>
      <w:r>
        <w:rPr>
          <w:rFonts w:ascii="Arial" w:hAnsi="Arial" w:cs="Arial"/>
          <w:sz w:val="28"/>
          <w:szCs w:val="28"/>
          <w:lang w:val="x-none"/>
        </w:rPr>
        <w:t>–</w:t>
      </w:r>
      <w:proofErr w:type="spellStart"/>
      <w:r>
        <w:rPr>
          <w:rFonts w:ascii="Arial" w:hAnsi="Arial" w:cs="Arial"/>
          <w:sz w:val="28"/>
          <w:szCs w:val="28"/>
          <w:lang w:val="x-none"/>
        </w:rPr>
        <w:t>waita</w:t>
      </w:r>
      <w:proofErr w:type="spellEnd"/>
      <w:r>
        <w:rPr>
          <w:rFonts w:ascii="Arial" w:hAnsi="Arial" w:cs="Arial"/>
          <w:sz w:val="28"/>
          <w:szCs w:val="28"/>
          <w:lang w:val="x-none"/>
        </w:rPr>
        <w:t xml:space="preserve"> </w:t>
      </w:r>
      <w:proofErr w:type="spellStart"/>
      <w:r>
        <w:rPr>
          <w:rFonts w:ascii="Arial" w:hAnsi="Arial" w:cs="Arial"/>
          <w:sz w:val="28"/>
          <w:szCs w:val="28"/>
          <w:lang w:val="x-none"/>
        </w:rPr>
        <w:t>izvozvo</w:t>
      </w:r>
      <w:proofErr w:type="spellEnd"/>
      <w:r>
        <w:rPr>
          <w:rFonts w:ascii="Arial" w:hAnsi="Arial" w:cs="Arial"/>
          <w:sz w:val="28"/>
          <w:szCs w:val="28"/>
          <w:lang w:val="x-none"/>
        </w:rPr>
        <w:t xml:space="preserve">, </w:t>
      </w:r>
      <w:proofErr w:type="spellStart"/>
      <w:r>
        <w:rPr>
          <w:rFonts w:ascii="Arial" w:hAnsi="Arial" w:cs="Arial"/>
          <w:sz w:val="28"/>
          <w:szCs w:val="28"/>
          <w:lang w:val="x-none"/>
        </w:rPr>
        <w:t>chiuyai</w:t>
      </w:r>
      <w:proofErr w:type="spellEnd"/>
      <w:r>
        <w:rPr>
          <w:rFonts w:ascii="Arial" w:hAnsi="Arial" w:cs="Arial"/>
          <w:sz w:val="28"/>
          <w:szCs w:val="28"/>
          <w:lang w:val="x-none"/>
        </w:rPr>
        <w:t xml:space="preserve"> </w:t>
      </w:r>
      <w:proofErr w:type="spellStart"/>
      <w:r>
        <w:rPr>
          <w:rFonts w:ascii="Arial" w:hAnsi="Arial" w:cs="Arial"/>
          <w:sz w:val="28"/>
          <w:szCs w:val="28"/>
          <w:lang w:val="x-none"/>
        </w:rPr>
        <w:t>ipapa</w:t>
      </w:r>
      <w:proofErr w:type="spellEnd"/>
      <w:r>
        <w:rPr>
          <w:rFonts w:ascii="Arial" w:hAnsi="Arial" w:cs="Arial"/>
          <w:sz w:val="28"/>
          <w:szCs w:val="28"/>
          <w:lang w:val="x-none"/>
        </w:rPr>
        <w:t xml:space="preserve"> apo </w:t>
      </w:r>
      <w:proofErr w:type="spellStart"/>
      <w:r>
        <w:rPr>
          <w:rFonts w:ascii="Arial" w:hAnsi="Arial" w:cs="Arial"/>
          <w:sz w:val="28"/>
          <w:szCs w:val="28"/>
          <w:lang w:val="x-none"/>
        </w:rPr>
        <w:t>muchitanga</w:t>
      </w:r>
      <w:proofErr w:type="spellEnd"/>
      <w:r>
        <w:rPr>
          <w:rFonts w:ascii="Arial" w:hAnsi="Arial" w:cs="Arial"/>
          <w:sz w:val="28"/>
          <w:szCs w:val="28"/>
          <w:lang w:val="x-none"/>
        </w:rPr>
        <w:t xml:space="preserve"> </w:t>
      </w:r>
      <w:proofErr w:type="spellStart"/>
      <w:r>
        <w:rPr>
          <w:rFonts w:ascii="Arial" w:hAnsi="Arial" w:cs="Arial"/>
          <w:sz w:val="28"/>
          <w:szCs w:val="28"/>
          <w:lang w:val="x-none"/>
        </w:rPr>
        <w:t>ku</w:t>
      </w:r>
      <w:proofErr w:type="spellEnd"/>
      <w:r>
        <w:rPr>
          <w:rFonts w:ascii="Arial" w:hAnsi="Arial" w:cs="Arial"/>
          <w:sz w:val="28"/>
          <w:szCs w:val="28"/>
          <w:lang w:val="x-none"/>
        </w:rPr>
        <w:t xml:space="preserve"> </w:t>
      </w:r>
      <w:proofErr w:type="spellStart"/>
      <w:r>
        <w:rPr>
          <w:rFonts w:ascii="Arial" w:hAnsi="Arial" w:cs="Arial"/>
          <w:sz w:val="28"/>
          <w:szCs w:val="28"/>
          <w:lang w:val="x-none"/>
        </w:rPr>
        <w:t>rejoicer</w:t>
      </w:r>
      <w:proofErr w:type="spellEnd"/>
      <w:r>
        <w:rPr>
          <w:rFonts w:ascii="Arial" w:hAnsi="Arial" w:cs="Arial"/>
          <w:sz w:val="28"/>
          <w:szCs w:val="28"/>
          <w:lang w:val="x-none"/>
        </w:rPr>
        <w:t xml:space="preserve"> muri...? </w:t>
      </w:r>
      <w:r w:rsidRPr="005F7606">
        <w:rPr>
          <w:rFonts w:ascii="Arial" w:hAnsi="Arial" w:cs="Arial"/>
          <w:sz w:val="18"/>
          <w:szCs w:val="18"/>
        </w:rPr>
        <w:t>[Congregation says, “</w:t>
      </w:r>
      <w:proofErr w:type="spellStart"/>
      <w:r>
        <w:rPr>
          <w:rFonts w:ascii="Arial" w:hAnsi="Arial" w:cs="Arial"/>
          <w:sz w:val="18"/>
          <w:szCs w:val="18"/>
        </w:rPr>
        <w:t>muripo</w:t>
      </w:r>
      <w:proofErr w:type="spellEnd"/>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Zvatinoita</w:t>
      </w:r>
      <w:proofErr w:type="spellEnd"/>
      <w:r>
        <w:rPr>
          <w:rFonts w:ascii="Arial" w:hAnsi="Arial" w:cs="Arial"/>
          <w:sz w:val="28"/>
          <w:szCs w:val="28"/>
          <w:lang w:val="x-none"/>
        </w:rPr>
        <w:t xml:space="preserve"> </w:t>
      </w:r>
      <w:proofErr w:type="spellStart"/>
      <w:r>
        <w:rPr>
          <w:rFonts w:ascii="Arial" w:hAnsi="Arial" w:cs="Arial"/>
          <w:sz w:val="28"/>
          <w:szCs w:val="28"/>
          <w:lang w:val="x-none"/>
        </w:rPr>
        <w:t>izvi</w:t>
      </w:r>
      <w:proofErr w:type="spellEnd"/>
      <w:r>
        <w:rPr>
          <w:rFonts w:ascii="Arial" w:hAnsi="Arial" w:cs="Arial"/>
          <w:sz w:val="28"/>
          <w:szCs w:val="28"/>
          <w:lang w:val="x-none"/>
        </w:rPr>
        <w:t xml:space="preserve"> </w:t>
      </w:r>
      <w:proofErr w:type="spellStart"/>
      <w:r>
        <w:rPr>
          <w:rFonts w:ascii="Arial" w:hAnsi="Arial" w:cs="Arial"/>
          <w:sz w:val="28"/>
          <w:szCs w:val="28"/>
          <w:lang w:val="x-none"/>
        </w:rPr>
        <w:t>tichiimba</w:t>
      </w:r>
      <w:proofErr w:type="spellEnd"/>
      <w:r>
        <w:rPr>
          <w:rFonts w:ascii="Arial" w:hAnsi="Arial" w:cs="Arial"/>
          <w:sz w:val="28"/>
          <w:szCs w:val="28"/>
          <w:lang w:val="x-none"/>
        </w:rPr>
        <w:t xml:space="preserve"> </w:t>
      </w:r>
      <w:proofErr w:type="spellStart"/>
      <w:r>
        <w:rPr>
          <w:rFonts w:ascii="Arial" w:hAnsi="Arial" w:cs="Arial"/>
          <w:sz w:val="28"/>
          <w:szCs w:val="28"/>
          <w:lang w:val="x-none"/>
        </w:rPr>
        <w:t>izvi</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sidRPr="005B54A0">
        <w:rPr>
          <w:rFonts w:ascii="Arial" w:hAnsi="Arial" w:cs="Arial"/>
          <w:sz w:val="18"/>
          <w:szCs w:val="18"/>
        </w:rPr>
        <w:t>[Apostle starts to sing—ED]</w:t>
      </w:r>
    </w:p>
    <w:p w:rsidRPr="00A62001" w:rsidR="00264564" w:rsidP="00264564" w:rsidRDefault="00264564" w14:paraId="107B3C93" w14:textId="77777777">
      <w:pPr>
        <w:jc w:val="center"/>
        <w:rPr>
          <w:rFonts w:ascii="Arial" w:hAnsi="Arial" w:cs="Arial"/>
          <w:i/>
          <w:iCs/>
          <w:sz w:val="28"/>
          <w:szCs w:val="28"/>
          <w:lang w:val="x-none"/>
        </w:rPr>
      </w:pPr>
      <w:proofErr w:type="spellStart"/>
      <w:r w:rsidRPr="00A62001">
        <w:rPr>
          <w:rFonts w:ascii="Arial" w:hAnsi="Arial" w:cs="Arial"/>
          <w:i/>
          <w:iCs/>
          <w:sz w:val="28"/>
          <w:szCs w:val="28"/>
          <w:lang w:val="x-none"/>
        </w:rPr>
        <w:t>Tauya</w:t>
      </w:r>
      <w:proofErr w:type="spellEnd"/>
      <w:r w:rsidRPr="00A62001">
        <w:rPr>
          <w:rFonts w:ascii="Arial" w:hAnsi="Arial" w:cs="Arial"/>
          <w:i/>
          <w:iCs/>
          <w:sz w:val="28"/>
          <w:szCs w:val="28"/>
          <w:lang w:val="x-none"/>
        </w:rPr>
        <w:t xml:space="preserve"> </w:t>
      </w:r>
      <w:proofErr w:type="spellStart"/>
      <w:r w:rsidRPr="00A62001">
        <w:rPr>
          <w:rFonts w:ascii="Arial" w:hAnsi="Arial" w:cs="Arial"/>
          <w:i/>
          <w:iCs/>
          <w:sz w:val="28"/>
          <w:szCs w:val="28"/>
          <w:lang w:val="x-none"/>
        </w:rPr>
        <w:t>kuzomutenda</w:t>
      </w:r>
      <w:proofErr w:type="spellEnd"/>
      <w:r w:rsidRPr="00A62001">
        <w:rPr>
          <w:rFonts w:ascii="Arial" w:hAnsi="Arial" w:cs="Arial"/>
          <w:i/>
          <w:iCs/>
          <w:sz w:val="28"/>
          <w:szCs w:val="28"/>
          <w:lang w:val="x-none"/>
        </w:rPr>
        <w:t xml:space="preserve"> </w:t>
      </w:r>
      <w:proofErr w:type="spellStart"/>
      <w:r>
        <w:rPr>
          <w:rFonts w:ascii="Arial" w:hAnsi="Arial" w:cs="Arial"/>
          <w:i/>
          <w:iCs/>
          <w:sz w:val="28"/>
          <w:szCs w:val="28"/>
          <w:lang w:val="x-none"/>
        </w:rPr>
        <w:t>vana</w:t>
      </w:r>
      <w:proofErr w:type="spellEnd"/>
      <w:r>
        <w:rPr>
          <w:rFonts w:ascii="Arial" w:hAnsi="Arial" w:cs="Arial"/>
          <w:i/>
          <w:iCs/>
          <w:sz w:val="28"/>
          <w:szCs w:val="28"/>
          <w:lang w:val="x-none"/>
        </w:rPr>
        <w:t xml:space="preserve"> </w:t>
      </w:r>
      <w:r w:rsidRPr="00A62001">
        <w:rPr>
          <w:rFonts w:ascii="Arial" w:hAnsi="Arial" w:cs="Arial"/>
          <w:i/>
          <w:iCs/>
          <w:sz w:val="28"/>
          <w:szCs w:val="28"/>
          <w:lang w:val="x-none"/>
        </w:rPr>
        <w:t xml:space="preserve">Baba wee, </w:t>
      </w:r>
      <w:proofErr w:type="spellStart"/>
      <w:r w:rsidRPr="00A62001">
        <w:rPr>
          <w:rFonts w:ascii="Arial" w:hAnsi="Arial" w:cs="Arial"/>
          <w:i/>
          <w:iCs/>
          <w:sz w:val="28"/>
          <w:szCs w:val="28"/>
          <w:lang w:val="x-none"/>
        </w:rPr>
        <w:t>tauya</w:t>
      </w:r>
      <w:proofErr w:type="spellEnd"/>
      <w:r w:rsidRPr="00A62001">
        <w:rPr>
          <w:rFonts w:ascii="Arial" w:hAnsi="Arial" w:cs="Arial"/>
          <w:i/>
          <w:iCs/>
          <w:sz w:val="28"/>
          <w:szCs w:val="28"/>
          <w:lang w:val="x-none"/>
        </w:rPr>
        <w:t xml:space="preserve"> </w:t>
      </w:r>
      <w:proofErr w:type="spellStart"/>
      <w:r w:rsidRPr="00A62001">
        <w:rPr>
          <w:rFonts w:ascii="Arial" w:hAnsi="Arial" w:cs="Arial"/>
          <w:i/>
          <w:iCs/>
          <w:sz w:val="28"/>
          <w:szCs w:val="28"/>
          <w:lang w:val="x-none"/>
        </w:rPr>
        <w:t>kuzomutenda</w:t>
      </w:r>
      <w:proofErr w:type="spellEnd"/>
      <w:r w:rsidRPr="00A62001">
        <w:rPr>
          <w:rFonts w:ascii="Arial" w:hAnsi="Arial" w:cs="Arial"/>
          <w:i/>
          <w:iCs/>
          <w:sz w:val="28"/>
          <w:szCs w:val="28"/>
          <w:lang w:val="x-none"/>
        </w:rPr>
        <w:t>.</w:t>
      </w:r>
    </w:p>
    <w:p w:rsidRPr="00022EBC" w:rsidR="00264564" w:rsidP="00264564" w:rsidRDefault="00264564" w14:paraId="62CF9F74" w14:textId="77777777">
      <w:pPr>
        <w:jc w:val="both"/>
        <w:rPr>
          <w:rFonts w:ascii="Arial" w:hAnsi="Arial" w:cs="Arial"/>
          <w:sz w:val="28"/>
          <w:szCs w:val="28"/>
          <w:lang w:val="x-none"/>
        </w:rPr>
      </w:pPr>
      <w:r>
        <w:rPr>
          <w:rFonts w:ascii="Arial" w:hAnsi="Arial" w:cs="Arial"/>
          <w:sz w:val="28"/>
          <w:szCs w:val="28"/>
          <w:vertAlign w:val="superscript"/>
          <w:lang w:val="x-none"/>
        </w:rPr>
        <w:t xml:space="preserve">87 </w:t>
      </w:r>
      <w:proofErr w:type="spellStart"/>
      <w:r>
        <w:rPr>
          <w:rFonts w:ascii="Arial" w:hAnsi="Arial" w:cs="Arial"/>
          <w:sz w:val="28"/>
          <w:szCs w:val="28"/>
          <w:lang w:val="x-none"/>
        </w:rPr>
        <w:t>Moziva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ndinogomera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zvakandiwana</w:t>
      </w:r>
      <w:proofErr w:type="spellEnd"/>
      <w:r>
        <w:rPr>
          <w:rFonts w:ascii="Arial" w:hAnsi="Arial" w:cs="Arial"/>
          <w:sz w:val="28"/>
          <w:szCs w:val="28"/>
          <w:lang w:val="x-none"/>
        </w:rPr>
        <w:t xml:space="preserve"> </w:t>
      </w:r>
      <w:proofErr w:type="spellStart"/>
      <w:r>
        <w:rPr>
          <w:rFonts w:ascii="Arial" w:hAnsi="Arial" w:cs="Arial"/>
          <w:sz w:val="28"/>
          <w:szCs w:val="28"/>
          <w:lang w:val="x-none"/>
        </w:rPr>
        <w:t>ndati</w:t>
      </w:r>
      <w:proofErr w:type="spellEnd"/>
      <w:r>
        <w:rPr>
          <w:rFonts w:ascii="Arial" w:hAnsi="Arial" w:cs="Arial"/>
          <w:sz w:val="28"/>
          <w:szCs w:val="28"/>
          <w:lang w:val="x-none"/>
        </w:rPr>
        <w:t xml:space="preserve"> </w:t>
      </w:r>
      <w:proofErr w:type="spellStart"/>
      <w:r>
        <w:rPr>
          <w:rFonts w:ascii="Arial" w:hAnsi="Arial" w:cs="Arial"/>
          <w:sz w:val="28"/>
          <w:szCs w:val="28"/>
          <w:lang w:val="x-none"/>
        </w:rPr>
        <w:t>kurei</w:t>
      </w:r>
      <w:proofErr w:type="spellEnd"/>
      <w:r>
        <w:rPr>
          <w:rFonts w:ascii="Arial" w:hAnsi="Arial" w:cs="Arial"/>
          <w:sz w:val="28"/>
          <w:szCs w:val="28"/>
          <w:lang w:val="x-none"/>
        </w:rPr>
        <w:t xml:space="preserve">. </w:t>
      </w:r>
      <w:r w:rsidRPr="005F7606">
        <w:rPr>
          <w:rFonts w:ascii="Arial" w:hAnsi="Arial" w:cs="Arial"/>
          <w:sz w:val="18"/>
          <w:szCs w:val="18"/>
        </w:rPr>
        <w:t xml:space="preserve">[Congregation </w:t>
      </w:r>
      <w:r>
        <w:rPr>
          <w:rFonts w:ascii="Arial" w:hAnsi="Arial" w:cs="Arial"/>
          <w:sz w:val="18"/>
          <w:szCs w:val="18"/>
        </w:rPr>
        <w:t>laughs—ED</w:t>
      </w:r>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Amen!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Zvakandiwana</w:t>
      </w:r>
      <w:proofErr w:type="spellEnd"/>
      <w:r>
        <w:rPr>
          <w:rFonts w:ascii="Arial" w:hAnsi="Arial" w:cs="Arial"/>
          <w:sz w:val="28"/>
          <w:szCs w:val="28"/>
          <w:lang w:val="x-none"/>
        </w:rPr>
        <w:t xml:space="preserve"> </w:t>
      </w:r>
      <w:proofErr w:type="spellStart"/>
      <w:r>
        <w:rPr>
          <w:rFonts w:ascii="Arial" w:hAnsi="Arial" w:cs="Arial"/>
          <w:sz w:val="28"/>
          <w:szCs w:val="28"/>
          <w:lang w:val="x-none"/>
        </w:rPr>
        <w:t>ndati</w:t>
      </w:r>
      <w:proofErr w:type="spellEnd"/>
      <w:r>
        <w:rPr>
          <w:rFonts w:ascii="Arial" w:hAnsi="Arial" w:cs="Arial"/>
          <w:sz w:val="28"/>
          <w:szCs w:val="28"/>
          <w:lang w:val="x-none"/>
        </w:rPr>
        <w:t xml:space="preserve"> </w:t>
      </w:r>
      <w:proofErr w:type="spellStart"/>
      <w:r>
        <w:rPr>
          <w:rFonts w:ascii="Arial" w:hAnsi="Arial" w:cs="Arial"/>
          <w:sz w:val="28"/>
          <w:szCs w:val="28"/>
          <w:lang w:val="x-none"/>
        </w:rPr>
        <w:t>kurei</w:t>
      </w:r>
      <w:proofErr w:type="spellEnd"/>
      <w:r>
        <w:rPr>
          <w:rFonts w:ascii="Arial" w:hAnsi="Arial" w:cs="Arial"/>
          <w:sz w:val="28"/>
          <w:szCs w:val="28"/>
          <w:lang w:val="x-none"/>
        </w:rPr>
        <w:t xml:space="preserve"> but </w:t>
      </w:r>
      <w:proofErr w:type="spellStart"/>
      <w:r>
        <w:rPr>
          <w:rFonts w:ascii="Arial" w:hAnsi="Arial" w:cs="Arial"/>
          <w:sz w:val="28"/>
          <w:szCs w:val="28"/>
          <w:lang w:val="x-none"/>
        </w:rPr>
        <w:t>dai</w:t>
      </w:r>
      <w:proofErr w:type="spellEnd"/>
      <w:r>
        <w:rPr>
          <w:rFonts w:ascii="Arial" w:hAnsi="Arial" w:cs="Arial"/>
          <w:sz w:val="28"/>
          <w:szCs w:val="28"/>
          <w:lang w:val="x-none"/>
        </w:rPr>
        <w:t xml:space="preserve"> </w:t>
      </w:r>
      <w:proofErr w:type="spellStart"/>
      <w:r>
        <w:rPr>
          <w:rFonts w:ascii="Arial" w:hAnsi="Arial" w:cs="Arial"/>
          <w:sz w:val="28"/>
          <w:szCs w:val="28"/>
          <w:lang w:val="x-none"/>
        </w:rPr>
        <w:t>ndaive</w:t>
      </w:r>
      <w:proofErr w:type="spellEnd"/>
      <w:r>
        <w:rPr>
          <w:rFonts w:ascii="Arial" w:hAnsi="Arial" w:cs="Arial"/>
          <w:sz w:val="28"/>
          <w:szCs w:val="28"/>
          <w:lang w:val="x-none"/>
        </w:rPr>
        <w:t xml:space="preserve"> </w:t>
      </w:r>
      <w:proofErr w:type="spellStart"/>
      <w:r>
        <w:rPr>
          <w:rFonts w:ascii="Arial" w:hAnsi="Arial" w:cs="Arial"/>
          <w:sz w:val="28"/>
          <w:szCs w:val="28"/>
          <w:lang w:val="x-none"/>
        </w:rPr>
        <w:t>mudiki</w:t>
      </w:r>
      <w:proofErr w:type="spellEnd"/>
      <w:r>
        <w:rPr>
          <w:rFonts w:ascii="Arial" w:hAnsi="Arial" w:cs="Arial"/>
          <w:sz w:val="28"/>
          <w:szCs w:val="28"/>
          <w:lang w:val="x-none"/>
        </w:rPr>
        <w:t xml:space="preserve"> brother, </w:t>
      </w:r>
      <w:proofErr w:type="spellStart"/>
      <w:r>
        <w:rPr>
          <w:rFonts w:ascii="Arial" w:hAnsi="Arial" w:cs="Arial"/>
          <w:sz w:val="28"/>
          <w:szCs w:val="28"/>
          <w:lang w:val="x-none"/>
        </w:rPr>
        <w:t>nde’chishaya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ko </w:t>
      </w:r>
      <w:proofErr w:type="spellStart"/>
      <w:r>
        <w:rPr>
          <w:rFonts w:ascii="Arial" w:hAnsi="Arial" w:cs="Arial"/>
          <w:sz w:val="28"/>
          <w:szCs w:val="28"/>
          <w:lang w:val="x-none"/>
        </w:rPr>
        <w:t>zvino</w:t>
      </w:r>
      <w:proofErr w:type="spellEnd"/>
      <w:r>
        <w:rPr>
          <w:rFonts w:ascii="Arial" w:hAnsi="Arial" w:cs="Arial"/>
          <w:sz w:val="28"/>
          <w:szCs w:val="28"/>
          <w:lang w:val="x-none"/>
        </w:rPr>
        <w:t xml:space="preserve"> </w:t>
      </w:r>
      <w:proofErr w:type="spellStart"/>
      <w:r>
        <w:rPr>
          <w:rFonts w:ascii="Arial" w:hAnsi="Arial" w:cs="Arial"/>
          <w:sz w:val="28"/>
          <w:szCs w:val="28"/>
          <w:lang w:val="x-none"/>
        </w:rPr>
        <w:t>dhanzi</w:t>
      </w:r>
      <w:proofErr w:type="spellEnd"/>
      <w:r>
        <w:rPr>
          <w:rFonts w:ascii="Arial" w:hAnsi="Arial" w:cs="Arial"/>
          <w:sz w:val="28"/>
          <w:szCs w:val="28"/>
          <w:lang w:val="x-none"/>
        </w:rPr>
        <w:t xml:space="preserve"> </w:t>
      </w:r>
      <w:r w:rsidRPr="00FF4F3C">
        <w:rPr>
          <w:rFonts w:ascii="Arial" w:hAnsi="Arial" w:cs="Arial"/>
          <w:sz w:val="18"/>
          <w:szCs w:val="18"/>
          <w:lang w:val="x-none"/>
        </w:rPr>
        <w:t>[dance—ED]</w:t>
      </w:r>
      <w:r>
        <w:rPr>
          <w:rFonts w:ascii="Arial" w:hAnsi="Arial" w:cs="Arial"/>
          <w:sz w:val="28"/>
          <w:szCs w:val="28"/>
          <w:lang w:val="x-none"/>
        </w:rPr>
        <w:t xml:space="preserve"> </w:t>
      </w:r>
      <w:proofErr w:type="spellStart"/>
      <w:r>
        <w:rPr>
          <w:rFonts w:ascii="Arial" w:hAnsi="Arial" w:cs="Arial"/>
          <w:sz w:val="28"/>
          <w:szCs w:val="28"/>
          <w:lang w:val="x-none"/>
        </w:rPr>
        <w:t>yacho</w:t>
      </w:r>
      <w:proofErr w:type="spellEnd"/>
      <w:r>
        <w:rPr>
          <w:rFonts w:ascii="Arial" w:hAnsi="Arial" w:cs="Arial"/>
          <w:sz w:val="28"/>
          <w:szCs w:val="28"/>
          <w:lang w:val="x-none"/>
        </w:rPr>
        <w:t xml:space="preserve"> </w:t>
      </w:r>
      <w:proofErr w:type="spellStart"/>
      <w:r>
        <w:rPr>
          <w:rFonts w:ascii="Arial" w:hAnsi="Arial" w:cs="Arial"/>
          <w:sz w:val="28"/>
          <w:szCs w:val="28"/>
          <w:lang w:val="x-none"/>
        </w:rPr>
        <w:t>yoitwa</w:t>
      </w:r>
      <w:proofErr w:type="spellEnd"/>
      <w:r>
        <w:rPr>
          <w:rFonts w:ascii="Arial" w:hAnsi="Arial" w:cs="Arial"/>
          <w:sz w:val="28"/>
          <w:szCs w:val="28"/>
          <w:lang w:val="x-none"/>
        </w:rPr>
        <w:t xml:space="preserve"> sei. Because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roofErr w:type="spellStart"/>
      <w:r>
        <w:rPr>
          <w:rFonts w:ascii="Arial" w:hAnsi="Arial" w:cs="Arial"/>
          <w:sz w:val="28"/>
          <w:szCs w:val="28"/>
          <w:lang w:val="x-none"/>
        </w:rPr>
        <w:t>ndakaona</w:t>
      </w:r>
      <w:proofErr w:type="spellEnd"/>
      <w:r>
        <w:rPr>
          <w:rFonts w:ascii="Arial" w:hAnsi="Arial" w:cs="Arial"/>
          <w:sz w:val="28"/>
          <w:szCs w:val="28"/>
          <w:lang w:val="x-none"/>
        </w:rPr>
        <w:t xml:space="preserve"> baba </w:t>
      </w:r>
      <w:proofErr w:type="spellStart"/>
      <w:r>
        <w:rPr>
          <w:rFonts w:ascii="Arial" w:hAnsi="Arial" w:cs="Arial"/>
          <w:sz w:val="28"/>
          <w:szCs w:val="28"/>
          <w:lang w:val="x-none"/>
        </w:rPr>
        <w:t>vangu</w:t>
      </w:r>
      <w:proofErr w:type="spellEnd"/>
      <w:r>
        <w:rPr>
          <w:rFonts w:ascii="Arial" w:hAnsi="Arial" w:cs="Arial"/>
          <w:sz w:val="28"/>
          <w:szCs w:val="28"/>
          <w:lang w:val="x-none"/>
        </w:rPr>
        <w:t xml:space="preserve"> </w:t>
      </w:r>
      <w:proofErr w:type="spellStart"/>
      <w:r>
        <w:rPr>
          <w:rFonts w:ascii="Arial" w:hAnsi="Arial" w:cs="Arial"/>
          <w:sz w:val="28"/>
          <w:szCs w:val="28"/>
          <w:lang w:val="x-none"/>
        </w:rPr>
        <w:t>vachitambira</w:t>
      </w:r>
      <w:proofErr w:type="spellEnd"/>
      <w:r>
        <w:rPr>
          <w:rFonts w:ascii="Arial" w:hAnsi="Arial" w:cs="Arial"/>
          <w:sz w:val="28"/>
          <w:szCs w:val="28"/>
          <w:lang w:val="x-none"/>
        </w:rPr>
        <w:t xml:space="preserve"> </w:t>
      </w:r>
      <w:proofErr w:type="spellStart"/>
      <w:r>
        <w:rPr>
          <w:rFonts w:ascii="Arial" w:hAnsi="Arial" w:cs="Arial"/>
          <w:sz w:val="28"/>
          <w:szCs w:val="28"/>
          <w:lang w:val="x-none"/>
        </w:rPr>
        <w:t>masvikiro</w:t>
      </w:r>
      <w:proofErr w:type="spellEnd"/>
      <w:r>
        <w:rPr>
          <w:rFonts w:ascii="Arial" w:hAnsi="Arial" w:cs="Arial"/>
          <w:sz w:val="28"/>
          <w:szCs w:val="28"/>
          <w:lang w:val="x-none"/>
        </w:rPr>
        <w:t xml:space="preserve">, </w:t>
      </w:r>
      <w:proofErr w:type="spellStart"/>
      <w:r>
        <w:rPr>
          <w:rFonts w:ascii="Arial" w:hAnsi="Arial" w:cs="Arial"/>
          <w:sz w:val="28"/>
          <w:szCs w:val="28"/>
          <w:lang w:val="x-none"/>
        </w:rPr>
        <w:t>nemaziso</w:t>
      </w:r>
      <w:proofErr w:type="spellEnd"/>
      <w:r>
        <w:rPr>
          <w:rFonts w:ascii="Arial" w:hAnsi="Arial" w:cs="Arial"/>
          <w:sz w:val="28"/>
          <w:szCs w:val="28"/>
          <w:lang w:val="x-none"/>
        </w:rPr>
        <w:t xml:space="preserve"> </w:t>
      </w:r>
      <w:proofErr w:type="spellStart"/>
      <w:r>
        <w:rPr>
          <w:rFonts w:ascii="Arial" w:hAnsi="Arial" w:cs="Arial"/>
          <w:sz w:val="28"/>
          <w:szCs w:val="28"/>
          <w:lang w:val="x-none"/>
        </w:rPr>
        <w:t>angu</w:t>
      </w:r>
      <w:proofErr w:type="spellEnd"/>
      <w:r>
        <w:rPr>
          <w:rFonts w:ascii="Arial" w:hAnsi="Arial" w:cs="Arial"/>
          <w:sz w:val="28"/>
          <w:szCs w:val="28"/>
          <w:lang w:val="x-none"/>
        </w:rPr>
        <w:t xml:space="preserve"> </w:t>
      </w:r>
      <w:proofErr w:type="spellStart"/>
      <w:r>
        <w:rPr>
          <w:rFonts w:ascii="Arial" w:hAnsi="Arial" w:cs="Arial"/>
          <w:sz w:val="28"/>
          <w:szCs w:val="28"/>
          <w:lang w:val="x-none"/>
        </w:rPr>
        <w:t>aya</w:t>
      </w:r>
      <w:proofErr w:type="spellEnd"/>
      <w:r>
        <w:rPr>
          <w:rFonts w:ascii="Arial" w:hAnsi="Arial" w:cs="Arial"/>
          <w:sz w:val="28"/>
          <w:szCs w:val="28"/>
          <w:lang w:val="x-none"/>
        </w:rPr>
        <w:t xml:space="preserve">. Kwete </w:t>
      </w:r>
      <w:proofErr w:type="spellStart"/>
      <w:r>
        <w:rPr>
          <w:rFonts w:ascii="Arial" w:hAnsi="Arial" w:cs="Arial"/>
          <w:sz w:val="28"/>
          <w:szCs w:val="28"/>
          <w:lang w:val="x-none"/>
        </w:rPr>
        <w:t>ivo</w:t>
      </w:r>
      <w:proofErr w:type="spellEnd"/>
      <w:r>
        <w:rPr>
          <w:rFonts w:ascii="Arial" w:hAnsi="Arial" w:cs="Arial"/>
          <w:sz w:val="28"/>
          <w:szCs w:val="28"/>
          <w:lang w:val="x-none"/>
        </w:rPr>
        <w:t xml:space="preserve"> </w:t>
      </w:r>
      <w:proofErr w:type="spellStart"/>
      <w:r>
        <w:rPr>
          <w:rFonts w:ascii="Arial" w:hAnsi="Arial" w:cs="Arial"/>
          <w:sz w:val="28"/>
          <w:szCs w:val="28"/>
          <w:lang w:val="x-none"/>
        </w:rPr>
        <w:t>voga</w:t>
      </w:r>
      <w:proofErr w:type="spellEnd"/>
      <w:r>
        <w:rPr>
          <w:rFonts w:ascii="Arial" w:hAnsi="Arial" w:cs="Arial"/>
          <w:sz w:val="28"/>
          <w:szCs w:val="28"/>
          <w:lang w:val="x-none"/>
        </w:rPr>
        <w:t xml:space="preserve">, </w:t>
      </w:r>
      <w:proofErr w:type="spellStart"/>
      <w:r>
        <w:rPr>
          <w:rFonts w:ascii="Arial" w:hAnsi="Arial" w:cs="Arial"/>
          <w:sz w:val="28"/>
          <w:szCs w:val="28"/>
          <w:lang w:val="x-none"/>
        </w:rPr>
        <w:t>nevakoma</w:t>
      </w:r>
      <w:proofErr w:type="spellEnd"/>
      <w:r>
        <w:rPr>
          <w:rFonts w:ascii="Arial" w:hAnsi="Arial" w:cs="Arial"/>
          <w:sz w:val="28"/>
          <w:szCs w:val="28"/>
          <w:lang w:val="x-none"/>
        </w:rPr>
        <w:t xml:space="preserve"> </w:t>
      </w:r>
      <w:proofErr w:type="spellStart"/>
      <w:r>
        <w:rPr>
          <w:rFonts w:ascii="Arial" w:hAnsi="Arial" w:cs="Arial"/>
          <w:sz w:val="28"/>
          <w:szCs w:val="28"/>
          <w:lang w:val="x-none"/>
        </w:rPr>
        <w:t>vavo</w:t>
      </w:r>
      <w:proofErr w:type="spellEnd"/>
      <w:r>
        <w:rPr>
          <w:rFonts w:ascii="Arial" w:hAnsi="Arial" w:cs="Arial"/>
          <w:sz w:val="28"/>
          <w:szCs w:val="28"/>
          <w:lang w:val="x-none"/>
        </w:rPr>
        <w:t xml:space="preserve">. </w:t>
      </w:r>
      <w:proofErr w:type="spellStart"/>
      <w:r>
        <w:rPr>
          <w:rFonts w:ascii="Arial" w:hAnsi="Arial" w:cs="Arial"/>
          <w:sz w:val="28"/>
          <w:szCs w:val="28"/>
          <w:lang w:val="x-none"/>
        </w:rPr>
        <w:t>Zviya</w:t>
      </w:r>
      <w:proofErr w:type="spellEnd"/>
      <w:r>
        <w:rPr>
          <w:rFonts w:ascii="Arial" w:hAnsi="Arial" w:cs="Arial"/>
          <w:sz w:val="28"/>
          <w:szCs w:val="28"/>
          <w:lang w:val="x-none"/>
        </w:rPr>
        <w:t xml:space="preserve"> </w:t>
      </w:r>
      <w:proofErr w:type="spellStart"/>
      <w:r>
        <w:rPr>
          <w:rFonts w:ascii="Arial" w:hAnsi="Arial" w:cs="Arial"/>
          <w:sz w:val="28"/>
          <w:szCs w:val="28"/>
          <w:lang w:val="x-none"/>
        </w:rPr>
        <w:t>zvekutamba</w:t>
      </w:r>
      <w:proofErr w:type="spellEnd"/>
      <w:r>
        <w:rPr>
          <w:rFonts w:ascii="Arial" w:hAnsi="Arial" w:cs="Arial"/>
          <w:sz w:val="28"/>
          <w:szCs w:val="28"/>
          <w:lang w:val="x-none"/>
        </w:rPr>
        <w:t xml:space="preserve"> </w:t>
      </w:r>
      <w:proofErr w:type="spellStart"/>
      <w:r>
        <w:rPr>
          <w:rFonts w:ascii="Arial" w:hAnsi="Arial" w:cs="Arial"/>
          <w:sz w:val="28"/>
          <w:szCs w:val="28"/>
          <w:lang w:val="x-none"/>
        </w:rPr>
        <w:t>zvekubuda</w:t>
      </w:r>
      <w:proofErr w:type="spellEnd"/>
      <w:r>
        <w:rPr>
          <w:rFonts w:ascii="Arial" w:hAnsi="Arial" w:cs="Arial"/>
          <w:sz w:val="28"/>
          <w:szCs w:val="28"/>
          <w:lang w:val="x-none"/>
        </w:rPr>
        <w:t xml:space="preserve">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achipfeke</w:t>
      </w:r>
      <w:proofErr w:type="spellEnd"/>
      <w:r>
        <w:rPr>
          <w:rFonts w:ascii="Arial" w:hAnsi="Arial" w:cs="Arial"/>
          <w:sz w:val="28"/>
          <w:szCs w:val="28"/>
          <w:lang w:val="x-none"/>
        </w:rPr>
        <w:t>—</w:t>
      </w:r>
      <w:proofErr w:type="spellStart"/>
      <w:r>
        <w:rPr>
          <w:rFonts w:ascii="Arial" w:hAnsi="Arial" w:cs="Arial"/>
          <w:sz w:val="28"/>
          <w:szCs w:val="28"/>
          <w:lang w:val="x-none"/>
        </w:rPr>
        <w:t>achifemereka</w:t>
      </w:r>
      <w:proofErr w:type="spellEnd"/>
      <w:r>
        <w:rPr>
          <w:rFonts w:ascii="Arial" w:hAnsi="Arial" w:cs="Arial"/>
          <w:sz w:val="28"/>
          <w:szCs w:val="28"/>
          <w:lang w:val="x-none"/>
        </w:rPr>
        <w:t xml:space="preserve"> </w:t>
      </w:r>
      <w:proofErr w:type="spellStart"/>
      <w:r>
        <w:rPr>
          <w:rFonts w:ascii="Arial" w:hAnsi="Arial" w:cs="Arial"/>
          <w:sz w:val="28"/>
          <w:szCs w:val="28"/>
          <w:lang w:val="x-none"/>
        </w:rPr>
        <w:t>kudai</w:t>
      </w:r>
      <w:proofErr w:type="spellEnd"/>
      <w:r>
        <w:rPr>
          <w:rFonts w:ascii="Arial" w:hAnsi="Arial" w:cs="Arial"/>
          <w:sz w:val="28"/>
          <w:szCs w:val="28"/>
          <w:lang w:val="x-none"/>
        </w:rPr>
        <w:t xml:space="preserve">, </w:t>
      </w:r>
      <w:proofErr w:type="spellStart"/>
      <w:r>
        <w:rPr>
          <w:rFonts w:ascii="Arial" w:hAnsi="Arial" w:cs="Arial"/>
          <w:sz w:val="28"/>
          <w:szCs w:val="28"/>
          <w:lang w:val="x-none"/>
        </w:rPr>
        <w:t>achitambira</w:t>
      </w:r>
      <w:proofErr w:type="spellEnd"/>
      <w:r>
        <w:rPr>
          <w:rFonts w:ascii="Arial" w:hAnsi="Arial" w:cs="Arial"/>
          <w:sz w:val="28"/>
          <w:szCs w:val="28"/>
          <w:lang w:val="x-none"/>
        </w:rPr>
        <w:t xml:space="preserve"> </w:t>
      </w:r>
      <w:proofErr w:type="spellStart"/>
      <w:r>
        <w:rPr>
          <w:rFonts w:ascii="Arial" w:hAnsi="Arial" w:cs="Arial"/>
          <w:sz w:val="28"/>
          <w:szCs w:val="28"/>
          <w:lang w:val="x-none"/>
        </w:rPr>
        <w:t>mudzimu</w:t>
      </w:r>
      <w:proofErr w:type="spellEnd"/>
      <w:r>
        <w:rPr>
          <w:rFonts w:ascii="Arial" w:hAnsi="Arial" w:cs="Arial"/>
          <w:sz w:val="28"/>
          <w:szCs w:val="28"/>
          <w:lang w:val="x-none"/>
        </w:rPr>
        <w:t xml:space="preserve"> </w:t>
      </w:r>
      <w:proofErr w:type="spellStart"/>
      <w:r>
        <w:rPr>
          <w:rFonts w:ascii="Arial" w:hAnsi="Arial" w:cs="Arial"/>
          <w:sz w:val="28"/>
          <w:szCs w:val="28"/>
          <w:lang w:val="x-none"/>
        </w:rPr>
        <w:t>wababa</w:t>
      </w:r>
      <w:proofErr w:type="spellEnd"/>
      <w:r>
        <w:rPr>
          <w:rFonts w:ascii="Arial" w:hAnsi="Arial" w:cs="Arial"/>
          <w:sz w:val="28"/>
          <w:szCs w:val="28"/>
          <w:lang w:val="x-none"/>
        </w:rPr>
        <w:t xml:space="preserve"> </w:t>
      </w:r>
      <w:proofErr w:type="spellStart"/>
      <w:r>
        <w:rPr>
          <w:rFonts w:ascii="Arial" w:hAnsi="Arial" w:cs="Arial"/>
          <w:sz w:val="28"/>
          <w:szCs w:val="28"/>
          <w:lang w:val="x-none"/>
        </w:rPr>
        <w:t>vake</w:t>
      </w:r>
      <w:proofErr w:type="spellEnd"/>
      <w:r>
        <w:rPr>
          <w:rFonts w:ascii="Arial" w:hAnsi="Arial" w:cs="Arial"/>
          <w:sz w:val="28"/>
          <w:szCs w:val="28"/>
          <w:lang w:val="x-none"/>
        </w:rPr>
        <w:t>.</w:t>
      </w:r>
    </w:p>
    <w:p w:rsidR="00264564" w:rsidP="00264564" w:rsidRDefault="00264564" w14:paraId="52250CFE" w14:textId="77777777">
      <w:pPr>
        <w:jc w:val="both"/>
        <w:rPr>
          <w:rFonts w:ascii="Arial" w:hAnsi="Arial" w:cs="Arial"/>
          <w:sz w:val="28"/>
          <w:szCs w:val="28"/>
          <w:lang w:val="x-none"/>
        </w:rPr>
      </w:pPr>
      <w:r>
        <w:rPr>
          <w:rFonts w:ascii="Arial" w:hAnsi="Arial" w:cs="Arial"/>
          <w:sz w:val="28"/>
          <w:szCs w:val="28"/>
          <w:vertAlign w:val="superscript"/>
          <w:lang w:val="x-none"/>
        </w:rPr>
        <w:t xml:space="preserve">88 </w:t>
      </w:r>
      <w:r>
        <w:rPr>
          <w:rFonts w:ascii="Arial" w:hAnsi="Arial" w:cs="Arial"/>
          <w:sz w:val="28"/>
          <w:szCs w:val="28"/>
          <w:lang w:val="x-none"/>
        </w:rPr>
        <w:t>“</w:t>
      </w:r>
      <w:proofErr w:type="spellStart"/>
      <w:r>
        <w:rPr>
          <w:rFonts w:ascii="Arial" w:hAnsi="Arial" w:cs="Arial"/>
          <w:sz w:val="28"/>
          <w:szCs w:val="28"/>
          <w:lang w:val="x-none"/>
        </w:rPr>
        <w:t>Unoziva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mudzimu</w:t>
      </w:r>
      <w:proofErr w:type="spellEnd"/>
      <w:r>
        <w:rPr>
          <w:rFonts w:ascii="Arial" w:hAnsi="Arial" w:cs="Arial"/>
          <w:sz w:val="28"/>
          <w:szCs w:val="28"/>
          <w:lang w:val="x-none"/>
        </w:rPr>
        <w:t xml:space="preserve"> </w:t>
      </w:r>
      <w:proofErr w:type="spellStart"/>
      <w:r>
        <w:rPr>
          <w:rFonts w:ascii="Arial" w:hAnsi="Arial" w:cs="Arial"/>
          <w:sz w:val="28"/>
          <w:szCs w:val="28"/>
          <w:lang w:val="x-none"/>
        </w:rPr>
        <w:t>wakatichengeta</w:t>
      </w:r>
      <w:proofErr w:type="spellEnd"/>
      <w:r>
        <w:rPr>
          <w:rFonts w:ascii="Arial" w:hAnsi="Arial" w:cs="Arial"/>
          <w:sz w:val="28"/>
          <w:szCs w:val="28"/>
          <w:lang w:val="x-none"/>
        </w:rPr>
        <w:t xml:space="preserve"> </w:t>
      </w:r>
      <w:proofErr w:type="spellStart"/>
      <w:r>
        <w:rPr>
          <w:rFonts w:ascii="Arial" w:hAnsi="Arial" w:cs="Arial"/>
          <w:sz w:val="28"/>
          <w:szCs w:val="28"/>
          <w:lang w:val="x-none"/>
        </w:rPr>
        <w:t>kuBhuruwayo</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Mudzimu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wakatichengeta</w:t>
      </w:r>
      <w:proofErr w:type="spellEnd"/>
      <w:r>
        <w:rPr>
          <w:rFonts w:ascii="Arial" w:hAnsi="Arial" w:cs="Arial"/>
          <w:sz w:val="28"/>
          <w:szCs w:val="28"/>
          <w:lang w:val="x-none"/>
        </w:rPr>
        <w:t xml:space="preserve"> </w:t>
      </w:r>
      <w:proofErr w:type="spellStart"/>
      <w:r>
        <w:rPr>
          <w:rFonts w:ascii="Arial" w:hAnsi="Arial" w:cs="Arial"/>
          <w:sz w:val="28"/>
          <w:szCs w:val="28"/>
          <w:lang w:val="x-none"/>
        </w:rPr>
        <w:t>kuBhuruwayo</w:t>
      </w:r>
      <w:proofErr w:type="spellEnd"/>
      <w:r>
        <w:rPr>
          <w:rFonts w:ascii="Arial" w:hAnsi="Arial" w:cs="Arial"/>
          <w:sz w:val="28"/>
          <w:szCs w:val="28"/>
          <w:lang w:val="x-none"/>
        </w:rPr>
        <w:t xml:space="preserve">.” </w:t>
      </w:r>
    </w:p>
    <w:p w:rsidR="00264564" w:rsidP="00264564" w:rsidRDefault="00264564" w14:paraId="72703CAB" w14:textId="77777777">
      <w:pPr>
        <w:jc w:val="both"/>
        <w:rPr>
          <w:rFonts w:ascii="Arial" w:hAnsi="Arial" w:cs="Arial"/>
          <w:sz w:val="28"/>
          <w:szCs w:val="28"/>
          <w:lang w:val="x-none"/>
        </w:rPr>
      </w:pPr>
      <w:r>
        <w:rPr>
          <w:rFonts w:ascii="Arial" w:hAnsi="Arial" w:cs="Arial"/>
          <w:sz w:val="28"/>
          <w:szCs w:val="28"/>
          <w:vertAlign w:val="superscript"/>
          <w:lang w:val="x-none"/>
        </w:rPr>
        <w:t xml:space="preserve">89 </w:t>
      </w:r>
      <w:r>
        <w:rPr>
          <w:rFonts w:ascii="Arial" w:hAnsi="Arial" w:cs="Arial"/>
          <w:sz w:val="28"/>
          <w:szCs w:val="28"/>
          <w:lang w:val="x-none"/>
        </w:rPr>
        <w:t xml:space="preserve">Vana </w:t>
      </w:r>
      <w:proofErr w:type="spellStart"/>
      <w:r>
        <w:rPr>
          <w:rFonts w:ascii="Arial" w:hAnsi="Arial" w:cs="Arial"/>
          <w:sz w:val="28"/>
          <w:szCs w:val="28"/>
          <w:lang w:val="x-none"/>
        </w:rPr>
        <w:t>babamukuru</w:t>
      </w:r>
      <w:proofErr w:type="spellEnd"/>
      <w:r>
        <w:rPr>
          <w:rFonts w:ascii="Arial" w:hAnsi="Arial" w:cs="Arial"/>
          <w:sz w:val="28"/>
          <w:szCs w:val="28"/>
          <w:lang w:val="x-none"/>
        </w:rPr>
        <w:t xml:space="preserve"> </w:t>
      </w:r>
      <w:proofErr w:type="spellStart"/>
      <w:r>
        <w:rPr>
          <w:rFonts w:ascii="Arial" w:hAnsi="Arial" w:cs="Arial"/>
          <w:sz w:val="28"/>
          <w:szCs w:val="28"/>
          <w:lang w:val="x-none"/>
        </w:rPr>
        <w:t>vachitaura</w:t>
      </w:r>
      <w:proofErr w:type="spellEnd"/>
      <w:r>
        <w:rPr>
          <w:rFonts w:ascii="Arial" w:hAnsi="Arial" w:cs="Arial"/>
          <w:sz w:val="28"/>
          <w:szCs w:val="28"/>
          <w:lang w:val="x-none"/>
        </w:rPr>
        <w:t xml:space="preserve">. Takakura </w:t>
      </w:r>
      <w:proofErr w:type="spellStart"/>
      <w:r>
        <w:rPr>
          <w:rFonts w:ascii="Arial" w:hAnsi="Arial" w:cs="Arial"/>
          <w:sz w:val="28"/>
          <w:szCs w:val="28"/>
          <w:lang w:val="x-none"/>
        </w:rPr>
        <w:t>tichiudzwa</w:t>
      </w:r>
      <w:proofErr w:type="spellEnd"/>
      <w:r>
        <w:rPr>
          <w:rFonts w:ascii="Arial" w:hAnsi="Arial" w:cs="Arial"/>
          <w:sz w:val="28"/>
          <w:szCs w:val="28"/>
          <w:lang w:val="x-none"/>
        </w:rPr>
        <w:t xml:space="preserve"> </w:t>
      </w:r>
      <w:proofErr w:type="spellStart"/>
      <w:r>
        <w:rPr>
          <w:rFonts w:ascii="Arial" w:hAnsi="Arial" w:cs="Arial"/>
          <w:sz w:val="28"/>
          <w:szCs w:val="28"/>
          <w:lang w:val="x-none"/>
        </w:rPr>
        <w:t>izvozvo</w:t>
      </w:r>
      <w:proofErr w:type="spellEnd"/>
      <w:r>
        <w:rPr>
          <w:rFonts w:ascii="Arial" w:hAnsi="Arial" w:cs="Arial"/>
          <w:sz w:val="28"/>
          <w:szCs w:val="28"/>
          <w:lang w:val="x-none"/>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w:t>
      </w:r>
      <w:proofErr w:type="spellStart"/>
      <w:r>
        <w:rPr>
          <w:rFonts w:ascii="Arial" w:hAnsi="Arial" w:cs="Arial"/>
          <w:sz w:val="28"/>
          <w:szCs w:val="28"/>
          <w:lang w:val="x-none"/>
        </w:rPr>
        <w:t>mukaona</w:t>
      </w:r>
      <w:proofErr w:type="spellEnd"/>
      <w:r>
        <w:rPr>
          <w:rFonts w:ascii="Arial" w:hAnsi="Arial" w:cs="Arial"/>
          <w:sz w:val="28"/>
          <w:szCs w:val="28"/>
          <w:lang w:val="x-none"/>
        </w:rPr>
        <w:t xml:space="preserve">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mutema</w:t>
      </w:r>
      <w:proofErr w:type="spellEnd"/>
      <w:r>
        <w:rPr>
          <w:rFonts w:ascii="Arial" w:hAnsi="Arial" w:cs="Arial"/>
          <w:sz w:val="28"/>
          <w:szCs w:val="28"/>
          <w:lang w:val="x-none"/>
        </w:rPr>
        <w:t xml:space="preserve">, hakuna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mutema</w:t>
      </w:r>
      <w:proofErr w:type="spellEnd"/>
      <w:r>
        <w:rPr>
          <w:rFonts w:ascii="Arial" w:hAnsi="Arial" w:cs="Arial"/>
          <w:sz w:val="28"/>
          <w:szCs w:val="28"/>
          <w:lang w:val="x-none"/>
        </w:rPr>
        <w:t xml:space="preserve"> </w:t>
      </w:r>
      <w:proofErr w:type="spellStart"/>
      <w:r>
        <w:rPr>
          <w:rFonts w:ascii="Arial" w:hAnsi="Arial" w:cs="Arial"/>
          <w:sz w:val="28"/>
          <w:szCs w:val="28"/>
          <w:lang w:val="x-none"/>
        </w:rPr>
        <w:t>asingagoni</w:t>
      </w:r>
      <w:proofErr w:type="spellEnd"/>
      <w:r>
        <w:rPr>
          <w:rFonts w:ascii="Arial" w:hAnsi="Arial" w:cs="Arial"/>
          <w:sz w:val="28"/>
          <w:szCs w:val="28"/>
          <w:lang w:val="x-none"/>
        </w:rPr>
        <w:t xml:space="preserve"> </w:t>
      </w:r>
      <w:proofErr w:type="spellStart"/>
      <w:r>
        <w:rPr>
          <w:rFonts w:ascii="Arial" w:hAnsi="Arial" w:cs="Arial"/>
          <w:sz w:val="28"/>
          <w:szCs w:val="28"/>
          <w:lang w:val="x-none"/>
        </w:rPr>
        <w:t>kutaura</w:t>
      </w:r>
      <w:proofErr w:type="spellEnd"/>
      <w:r>
        <w:rPr>
          <w:rFonts w:ascii="Arial" w:hAnsi="Arial" w:cs="Arial"/>
          <w:sz w:val="28"/>
          <w:szCs w:val="28"/>
          <w:lang w:val="x-none"/>
        </w:rPr>
        <w:t xml:space="preserve"> </w:t>
      </w:r>
      <w:proofErr w:type="spellStart"/>
      <w:r>
        <w:rPr>
          <w:rFonts w:ascii="Arial" w:hAnsi="Arial" w:cs="Arial"/>
          <w:sz w:val="28"/>
          <w:szCs w:val="28"/>
          <w:lang w:val="x-none"/>
        </w:rPr>
        <w:t>nezvemudzimu</w:t>
      </w:r>
      <w:proofErr w:type="spellEnd"/>
      <w:r>
        <w:rPr>
          <w:rFonts w:ascii="Arial" w:hAnsi="Arial" w:cs="Arial"/>
          <w:sz w:val="28"/>
          <w:szCs w:val="28"/>
          <w:lang w:val="x-none"/>
        </w:rPr>
        <w:t xml:space="preserve"> </w:t>
      </w:r>
      <w:proofErr w:type="spellStart"/>
      <w:r>
        <w:rPr>
          <w:rFonts w:ascii="Arial" w:hAnsi="Arial" w:cs="Arial"/>
          <w:sz w:val="28"/>
          <w:szCs w:val="28"/>
          <w:lang w:val="x-none"/>
        </w:rPr>
        <w:t>nokuti</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baba </w:t>
      </w:r>
      <w:proofErr w:type="spellStart"/>
      <w:r>
        <w:rPr>
          <w:rFonts w:ascii="Arial" w:hAnsi="Arial" w:cs="Arial"/>
          <w:sz w:val="28"/>
          <w:szCs w:val="28"/>
          <w:lang w:val="x-none"/>
        </w:rPr>
        <w:t>vake</w:t>
      </w:r>
      <w:proofErr w:type="spellEnd"/>
      <w:r>
        <w:rPr>
          <w:rFonts w:ascii="Arial" w:hAnsi="Arial" w:cs="Arial"/>
          <w:sz w:val="28"/>
          <w:szCs w:val="28"/>
          <w:lang w:val="x-none"/>
        </w:rPr>
        <w:t xml:space="preserve"> </w:t>
      </w:r>
      <w:proofErr w:type="spellStart"/>
      <w:r>
        <w:rPr>
          <w:rFonts w:ascii="Arial" w:hAnsi="Arial" w:cs="Arial"/>
          <w:sz w:val="28"/>
          <w:szCs w:val="28"/>
          <w:lang w:val="x-none"/>
        </w:rPr>
        <w:t>ndozvavaimudii</w:t>
      </w:r>
      <w:proofErr w:type="spellEnd"/>
      <w:r>
        <w:rPr>
          <w:rFonts w:ascii="Arial" w:hAnsi="Arial" w:cs="Arial"/>
          <w:sz w:val="28"/>
          <w:szCs w:val="28"/>
          <w:lang w:val="x-none"/>
        </w:rPr>
        <w:t xml:space="preserve"> </w:t>
      </w:r>
      <w:proofErr w:type="spellStart"/>
      <w:r>
        <w:rPr>
          <w:rFonts w:ascii="Arial" w:hAnsi="Arial" w:cs="Arial"/>
          <w:sz w:val="28"/>
          <w:szCs w:val="28"/>
          <w:lang w:val="x-none"/>
        </w:rPr>
        <w:t>izvozvo</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zvavaimuudza</w:t>
      </w:r>
      <w:proofErr w:type="spellEnd"/>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Ko </w:t>
      </w:r>
      <w:proofErr w:type="spellStart"/>
      <w:r>
        <w:rPr>
          <w:rFonts w:ascii="Arial" w:hAnsi="Arial" w:cs="Arial"/>
          <w:sz w:val="28"/>
          <w:szCs w:val="28"/>
          <w:lang w:val="x-none"/>
        </w:rPr>
        <w:t>imimi</w:t>
      </w:r>
      <w:proofErr w:type="spellEnd"/>
      <w:r>
        <w:rPr>
          <w:rFonts w:ascii="Arial" w:hAnsi="Arial" w:cs="Arial"/>
          <w:sz w:val="28"/>
          <w:szCs w:val="28"/>
          <w:lang w:val="x-none"/>
        </w:rPr>
        <w:t xml:space="preserve"> </w:t>
      </w:r>
      <w:proofErr w:type="spellStart"/>
      <w:r>
        <w:rPr>
          <w:rFonts w:ascii="Arial" w:hAnsi="Arial" w:cs="Arial"/>
          <w:sz w:val="28"/>
          <w:szCs w:val="28"/>
          <w:lang w:val="x-none"/>
        </w:rPr>
        <w:t>munotaurira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venyu</w:t>
      </w:r>
      <w:proofErr w:type="spellEnd"/>
      <w:r>
        <w:rPr>
          <w:rFonts w:ascii="Arial" w:hAnsi="Arial" w:cs="Arial"/>
          <w:sz w:val="28"/>
          <w:szCs w:val="28"/>
          <w:lang w:val="x-none"/>
        </w:rPr>
        <w:t xml:space="preserve"> </w:t>
      </w:r>
      <w:proofErr w:type="spellStart"/>
      <w:r>
        <w:rPr>
          <w:rFonts w:ascii="Arial" w:hAnsi="Arial" w:cs="Arial"/>
          <w:sz w:val="28"/>
          <w:szCs w:val="28"/>
          <w:lang w:val="x-none"/>
        </w:rPr>
        <w:t>chii</w:t>
      </w:r>
      <w:proofErr w:type="spellEnd"/>
      <w:r>
        <w:rPr>
          <w:rFonts w:ascii="Arial" w:hAnsi="Arial" w:cs="Arial"/>
          <w:sz w:val="28"/>
          <w:szCs w:val="28"/>
          <w:lang w:val="x-none"/>
        </w:rPr>
        <w:t xml:space="preserve">? </w:t>
      </w:r>
      <w:proofErr w:type="spellStart"/>
      <w:r>
        <w:rPr>
          <w:rFonts w:ascii="Arial" w:hAnsi="Arial" w:cs="Arial"/>
          <w:sz w:val="28"/>
          <w:szCs w:val="28"/>
          <w:lang w:val="x-none"/>
        </w:rPr>
        <w:t>Venyu</w:t>
      </w:r>
      <w:proofErr w:type="spellEnd"/>
      <w:r>
        <w:rPr>
          <w:rFonts w:ascii="Arial" w:hAnsi="Arial" w:cs="Arial"/>
          <w:sz w:val="28"/>
          <w:szCs w:val="28"/>
          <w:lang w:val="x-none"/>
        </w:rPr>
        <w:t xml:space="preserve"> </w:t>
      </w:r>
      <w:proofErr w:type="spellStart"/>
      <w:r>
        <w:rPr>
          <w:rFonts w:ascii="Arial" w:hAnsi="Arial" w:cs="Arial"/>
          <w:sz w:val="28"/>
          <w:szCs w:val="28"/>
          <w:lang w:val="x-none"/>
        </w:rPr>
        <w:t>munovaudzei</w:t>
      </w:r>
      <w:proofErr w:type="spellEnd"/>
      <w:r>
        <w:rPr>
          <w:rFonts w:ascii="Arial" w:hAnsi="Arial" w:cs="Arial"/>
          <w:sz w:val="28"/>
          <w:szCs w:val="28"/>
          <w:lang w:val="x-none"/>
        </w:rPr>
        <w:t xml:space="preserve">? </w:t>
      </w:r>
      <w:proofErr w:type="spellStart"/>
      <w:r>
        <w:rPr>
          <w:rFonts w:ascii="Arial" w:hAnsi="Arial" w:cs="Arial"/>
          <w:sz w:val="28"/>
          <w:szCs w:val="28"/>
          <w:lang w:val="x-none"/>
        </w:rPr>
        <w:t>Isu</w:t>
      </w:r>
      <w:proofErr w:type="spellEnd"/>
      <w:r>
        <w:rPr>
          <w:rFonts w:ascii="Arial" w:hAnsi="Arial" w:cs="Arial"/>
          <w:sz w:val="28"/>
          <w:szCs w:val="28"/>
          <w:lang w:val="x-none"/>
        </w:rPr>
        <w:t xml:space="preserve"> </w:t>
      </w:r>
      <w:proofErr w:type="spellStart"/>
      <w:r>
        <w:rPr>
          <w:rFonts w:ascii="Arial" w:hAnsi="Arial" w:cs="Arial"/>
          <w:sz w:val="28"/>
          <w:szCs w:val="28"/>
          <w:lang w:val="x-none"/>
        </w:rPr>
        <w:t>takakura</w:t>
      </w:r>
      <w:proofErr w:type="spellEnd"/>
      <w:r>
        <w:rPr>
          <w:rFonts w:ascii="Arial" w:hAnsi="Arial" w:cs="Arial"/>
          <w:sz w:val="28"/>
          <w:szCs w:val="28"/>
          <w:lang w:val="x-none"/>
        </w:rPr>
        <w:t xml:space="preserve"> </w:t>
      </w:r>
      <w:proofErr w:type="spellStart"/>
      <w:r>
        <w:rPr>
          <w:rFonts w:ascii="Arial" w:hAnsi="Arial" w:cs="Arial"/>
          <w:sz w:val="28"/>
          <w:szCs w:val="28"/>
          <w:lang w:val="x-none"/>
        </w:rPr>
        <w:t>tichiziva</w:t>
      </w:r>
      <w:proofErr w:type="spellEnd"/>
      <w:r>
        <w:rPr>
          <w:rFonts w:ascii="Arial" w:hAnsi="Arial" w:cs="Arial"/>
          <w:sz w:val="28"/>
          <w:szCs w:val="28"/>
          <w:lang w:val="x-none"/>
        </w:rPr>
        <w:t xml:space="preserve"> </w:t>
      </w:r>
      <w:proofErr w:type="spellStart"/>
      <w:r>
        <w:rPr>
          <w:rFonts w:ascii="Arial" w:hAnsi="Arial" w:cs="Arial"/>
          <w:sz w:val="28"/>
          <w:szCs w:val="28"/>
          <w:lang w:val="x-none"/>
        </w:rPr>
        <w:t>mudzimu</w:t>
      </w:r>
      <w:proofErr w:type="spellEnd"/>
      <w:r>
        <w:rPr>
          <w:rFonts w:ascii="Arial" w:hAnsi="Arial" w:cs="Arial"/>
          <w:sz w:val="28"/>
          <w:szCs w:val="28"/>
          <w:lang w:val="x-none"/>
        </w:rPr>
        <w:t xml:space="preserve"> </w:t>
      </w:r>
      <w:proofErr w:type="spellStart"/>
      <w:r>
        <w:rPr>
          <w:rFonts w:ascii="Arial" w:hAnsi="Arial" w:cs="Arial"/>
          <w:sz w:val="28"/>
          <w:szCs w:val="28"/>
          <w:lang w:val="x-none"/>
        </w:rPr>
        <w:t>waVaGumbura</w:t>
      </w:r>
      <w:proofErr w:type="spellEnd"/>
      <w:r>
        <w:rPr>
          <w:rFonts w:ascii="Arial" w:hAnsi="Arial" w:cs="Arial"/>
          <w:sz w:val="28"/>
          <w:szCs w:val="28"/>
          <w:lang w:val="x-none"/>
        </w:rPr>
        <w:t xml:space="preserve">, </w:t>
      </w:r>
      <w:proofErr w:type="spellStart"/>
      <w:r>
        <w:rPr>
          <w:rFonts w:ascii="Arial" w:hAnsi="Arial" w:cs="Arial"/>
          <w:sz w:val="28"/>
          <w:szCs w:val="28"/>
          <w:lang w:val="x-none"/>
        </w:rPr>
        <w:t>mudzimu</w:t>
      </w:r>
      <w:proofErr w:type="spellEnd"/>
      <w:r>
        <w:rPr>
          <w:rFonts w:ascii="Arial" w:hAnsi="Arial" w:cs="Arial"/>
          <w:sz w:val="28"/>
          <w:szCs w:val="28"/>
          <w:lang w:val="x-none"/>
        </w:rPr>
        <w:t xml:space="preserve"> </w:t>
      </w:r>
      <w:proofErr w:type="spellStart"/>
      <w:r>
        <w:rPr>
          <w:rFonts w:ascii="Arial" w:hAnsi="Arial" w:cs="Arial"/>
          <w:sz w:val="28"/>
          <w:szCs w:val="28"/>
          <w:lang w:val="x-none"/>
        </w:rPr>
        <w:t>waaK</w:t>
      </w:r>
      <w:proofErr w:type="spellEnd"/>
      <w:r>
        <w:rPr>
          <w:rFonts w:ascii="Arial" w:hAnsi="Arial" w:cs="Arial"/>
          <w:sz w:val="28"/>
          <w:szCs w:val="28"/>
          <w:lang w:val="x-none"/>
        </w:rPr>
        <w:t>—</w:t>
      </w:r>
      <w:proofErr w:type="spellStart"/>
      <w:r>
        <w:rPr>
          <w:rFonts w:ascii="Arial" w:hAnsi="Arial" w:cs="Arial"/>
          <w:sz w:val="28"/>
          <w:szCs w:val="28"/>
          <w:lang w:val="x-none"/>
        </w:rPr>
        <w:t>wa’aMakwenya</w:t>
      </w:r>
      <w:proofErr w:type="spellEnd"/>
      <w:r>
        <w:rPr>
          <w:rFonts w:ascii="Arial" w:hAnsi="Arial" w:cs="Arial"/>
          <w:sz w:val="28"/>
          <w:szCs w:val="28"/>
          <w:lang w:val="x-none"/>
        </w:rPr>
        <w:t xml:space="preserve">. </w:t>
      </w:r>
      <w:proofErr w:type="spellStart"/>
      <w:r>
        <w:rPr>
          <w:rFonts w:ascii="Arial" w:hAnsi="Arial" w:cs="Arial"/>
          <w:sz w:val="28"/>
          <w:szCs w:val="28"/>
          <w:lang w:val="x-none"/>
        </w:rPr>
        <w:t>VaMakwenya</w:t>
      </w:r>
      <w:proofErr w:type="spellEnd"/>
      <w:r>
        <w:rPr>
          <w:rFonts w:ascii="Arial" w:hAnsi="Arial" w:cs="Arial"/>
          <w:sz w:val="28"/>
          <w:szCs w:val="28"/>
          <w:lang w:val="x-none"/>
        </w:rPr>
        <w:t xml:space="preserve"> </w:t>
      </w:r>
      <w:proofErr w:type="spellStart"/>
      <w:r>
        <w:rPr>
          <w:rFonts w:ascii="Arial" w:hAnsi="Arial" w:cs="Arial"/>
          <w:sz w:val="28"/>
          <w:szCs w:val="28"/>
          <w:lang w:val="x-none"/>
        </w:rPr>
        <w:t>vaive</w:t>
      </w:r>
      <w:proofErr w:type="spellEnd"/>
      <w:r>
        <w:rPr>
          <w:rFonts w:ascii="Arial" w:hAnsi="Arial" w:cs="Arial"/>
          <w:sz w:val="28"/>
          <w:szCs w:val="28"/>
          <w:lang w:val="x-none"/>
        </w:rPr>
        <w:t xml:space="preserve"> </w:t>
      </w:r>
      <w:proofErr w:type="spellStart"/>
      <w:r>
        <w:rPr>
          <w:rFonts w:ascii="Arial" w:hAnsi="Arial" w:cs="Arial"/>
          <w:sz w:val="28"/>
          <w:szCs w:val="28"/>
          <w:lang w:val="x-none"/>
        </w:rPr>
        <w:t>nemudzimu</w:t>
      </w:r>
      <w:proofErr w:type="spellEnd"/>
      <w:r>
        <w:rPr>
          <w:rFonts w:ascii="Arial" w:hAnsi="Arial" w:cs="Arial"/>
          <w:sz w:val="28"/>
          <w:szCs w:val="28"/>
          <w:lang w:val="x-none"/>
        </w:rPr>
        <w:t xml:space="preserve">, </w:t>
      </w:r>
      <w:proofErr w:type="spellStart"/>
      <w:r>
        <w:rPr>
          <w:rFonts w:ascii="Arial" w:hAnsi="Arial" w:cs="Arial"/>
          <w:sz w:val="28"/>
          <w:szCs w:val="28"/>
          <w:lang w:val="x-none"/>
        </w:rPr>
        <w:t>waityisa</w:t>
      </w:r>
      <w:proofErr w:type="spellEnd"/>
      <w:r>
        <w:rPr>
          <w:rFonts w:ascii="Arial" w:hAnsi="Arial" w:cs="Arial"/>
          <w:sz w:val="28"/>
          <w:szCs w:val="28"/>
          <w:lang w:val="x-none"/>
        </w:rPr>
        <w:t xml:space="preserve"> </w:t>
      </w:r>
      <w:proofErr w:type="spellStart"/>
      <w:r>
        <w:rPr>
          <w:rFonts w:ascii="Arial" w:hAnsi="Arial" w:cs="Arial"/>
          <w:sz w:val="28"/>
          <w:szCs w:val="28"/>
          <w:lang w:val="x-none"/>
        </w:rPr>
        <w:t>mudzimu</w:t>
      </w:r>
      <w:proofErr w:type="spellEnd"/>
      <w:r>
        <w:rPr>
          <w:rFonts w:ascii="Arial" w:hAnsi="Arial" w:cs="Arial"/>
          <w:sz w:val="28"/>
          <w:szCs w:val="28"/>
          <w:lang w:val="x-none"/>
        </w:rPr>
        <w:t xml:space="preserve"> </w:t>
      </w:r>
      <w:proofErr w:type="spellStart"/>
      <w:r>
        <w:rPr>
          <w:rFonts w:ascii="Arial" w:hAnsi="Arial" w:cs="Arial"/>
          <w:sz w:val="28"/>
          <w:szCs w:val="28"/>
          <w:lang w:val="x-none"/>
        </w:rPr>
        <w:t>wa’aMakwenya</w:t>
      </w:r>
      <w:proofErr w:type="spellEnd"/>
      <w:r>
        <w:rPr>
          <w:rFonts w:ascii="Arial" w:hAnsi="Arial" w:cs="Arial"/>
          <w:sz w:val="28"/>
          <w:szCs w:val="28"/>
          <w:lang w:val="x-none"/>
        </w:rPr>
        <w:t xml:space="preserve">, </w:t>
      </w:r>
      <w:proofErr w:type="spellStart"/>
      <w:r>
        <w:rPr>
          <w:rFonts w:ascii="Arial" w:hAnsi="Arial" w:cs="Arial"/>
          <w:sz w:val="28"/>
          <w:szCs w:val="28"/>
          <w:lang w:val="x-none"/>
        </w:rPr>
        <w:t>waisika</w:t>
      </w:r>
      <w:proofErr w:type="spellEnd"/>
      <w:r>
        <w:rPr>
          <w:rFonts w:ascii="Arial" w:hAnsi="Arial" w:cs="Arial"/>
          <w:sz w:val="28"/>
          <w:szCs w:val="28"/>
          <w:lang w:val="x-none"/>
        </w:rPr>
        <w:t xml:space="preserve"> </w:t>
      </w:r>
      <w:proofErr w:type="spellStart"/>
      <w:r>
        <w:rPr>
          <w:rFonts w:ascii="Arial" w:hAnsi="Arial" w:cs="Arial"/>
          <w:sz w:val="28"/>
          <w:szCs w:val="28"/>
          <w:lang w:val="x-none"/>
        </w:rPr>
        <w:t>mhondoro</w:t>
      </w:r>
      <w:proofErr w:type="spellEnd"/>
      <w:r>
        <w:rPr>
          <w:rFonts w:ascii="Arial" w:hAnsi="Arial" w:cs="Arial"/>
          <w:sz w:val="28"/>
          <w:szCs w:val="28"/>
          <w:lang w:val="x-none"/>
        </w:rPr>
        <w:t xml:space="preserve">. Mhondoro </w:t>
      </w:r>
      <w:proofErr w:type="spellStart"/>
      <w:r>
        <w:rPr>
          <w:rFonts w:ascii="Arial" w:hAnsi="Arial" w:cs="Arial"/>
          <w:sz w:val="28"/>
          <w:szCs w:val="28"/>
          <w:lang w:val="x-none"/>
        </w:rPr>
        <w:t>yainzi</w:t>
      </w:r>
      <w:proofErr w:type="spellEnd"/>
      <w:r>
        <w:rPr>
          <w:rFonts w:ascii="Arial" w:hAnsi="Arial" w:cs="Arial"/>
          <w:sz w:val="28"/>
          <w:szCs w:val="28"/>
          <w:lang w:val="x-none"/>
        </w:rPr>
        <w:t xml:space="preserve"> Nyamuzwa. </w:t>
      </w:r>
    </w:p>
    <w:p w:rsidR="00264564" w:rsidP="00264564" w:rsidRDefault="00264564" w14:paraId="56D46880" w14:textId="77777777">
      <w:pPr>
        <w:jc w:val="both"/>
        <w:rPr>
          <w:rFonts w:ascii="Arial" w:hAnsi="Arial" w:cs="Arial"/>
          <w:sz w:val="28"/>
          <w:szCs w:val="28"/>
        </w:rPr>
      </w:pPr>
      <w:r>
        <w:rPr>
          <w:rFonts w:ascii="Arial" w:hAnsi="Arial" w:cs="Arial"/>
          <w:sz w:val="28"/>
          <w:szCs w:val="28"/>
          <w:vertAlign w:val="superscript"/>
          <w:lang w:val="x-none"/>
        </w:rPr>
        <w:t xml:space="preserve">90 </w:t>
      </w:r>
      <w:proofErr w:type="spellStart"/>
      <w:r>
        <w:rPr>
          <w:rFonts w:ascii="Arial" w:hAnsi="Arial" w:cs="Arial"/>
          <w:sz w:val="28"/>
          <w:szCs w:val="28"/>
          <w:lang w:val="x-none"/>
        </w:rPr>
        <w:t>Haa</w:t>
      </w:r>
      <w:proofErr w:type="spellEnd"/>
      <w:r>
        <w:rPr>
          <w:rFonts w:ascii="Arial" w:hAnsi="Arial" w:cs="Arial"/>
          <w:sz w:val="28"/>
          <w:szCs w:val="28"/>
          <w:lang w:val="x-none"/>
        </w:rPr>
        <w:t xml:space="preserve">! Takakura </w:t>
      </w:r>
      <w:proofErr w:type="spellStart"/>
      <w:r>
        <w:rPr>
          <w:rFonts w:ascii="Arial" w:hAnsi="Arial" w:cs="Arial"/>
          <w:sz w:val="28"/>
          <w:szCs w:val="28"/>
          <w:lang w:val="x-none"/>
        </w:rPr>
        <w:t>tichiudzwa</w:t>
      </w:r>
      <w:proofErr w:type="spellEnd"/>
      <w:r>
        <w:rPr>
          <w:rFonts w:ascii="Arial" w:hAnsi="Arial" w:cs="Arial"/>
          <w:sz w:val="28"/>
          <w:szCs w:val="28"/>
          <w:lang w:val="x-none"/>
        </w:rPr>
        <w:t xml:space="preserve"> </w:t>
      </w:r>
      <w:proofErr w:type="spellStart"/>
      <w:r>
        <w:rPr>
          <w:rFonts w:ascii="Arial" w:hAnsi="Arial" w:cs="Arial"/>
          <w:sz w:val="28"/>
          <w:szCs w:val="28"/>
          <w:lang w:val="x-none"/>
        </w:rPr>
        <w:t>zvese</w:t>
      </w:r>
      <w:proofErr w:type="spellEnd"/>
      <w:r>
        <w:rPr>
          <w:rFonts w:ascii="Arial" w:hAnsi="Arial" w:cs="Arial"/>
          <w:sz w:val="28"/>
          <w:szCs w:val="28"/>
          <w:lang w:val="x-none"/>
        </w:rPr>
        <w:t xml:space="preserve"> </w:t>
      </w:r>
      <w:proofErr w:type="spellStart"/>
      <w:r>
        <w:rPr>
          <w:rFonts w:ascii="Arial" w:hAnsi="Arial" w:cs="Arial"/>
          <w:sz w:val="28"/>
          <w:szCs w:val="28"/>
          <w:lang w:val="x-none"/>
        </w:rPr>
        <w:t>zveku</w:t>
      </w:r>
      <w:proofErr w:type="spellEnd"/>
      <w:r>
        <w:rPr>
          <w:rFonts w:ascii="Arial" w:hAnsi="Arial" w:cs="Arial"/>
          <w:sz w:val="28"/>
          <w:szCs w:val="28"/>
          <w:lang w:val="x-none"/>
        </w:rPr>
        <w:t xml:space="preserve">—Ah! </w:t>
      </w:r>
      <w:proofErr w:type="spellStart"/>
      <w:r>
        <w:rPr>
          <w:rFonts w:ascii="Arial" w:hAnsi="Arial" w:cs="Arial"/>
          <w:sz w:val="28"/>
          <w:szCs w:val="28"/>
          <w:lang w:val="x-none"/>
        </w:rPr>
        <w:t>Mukanzi</w:t>
      </w:r>
      <w:proofErr w:type="spellEnd"/>
      <w:r>
        <w:rPr>
          <w:rFonts w:ascii="Arial" w:hAnsi="Arial" w:cs="Arial"/>
          <w:sz w:val="28"/>
          <w:szCs w:val="28"/>
          <w:lang w:val="x-none"/>
        </w:rPr>
        <w:t xml:space="preserve"> </w:t>
      </w:r>
      <w:proofErr w:type="spellStart"/>
      <w:r>
        <w:rPr>
          <w:rFonts w:ascii="Arial" w:hAnsi="Arial" w:cs="Arial"/>
          <w:sz w:val="28"/>
          <w:szCs w:val="28"/>
          <w:lang w:val="x-none"/>
        </w:rPr>
        <w:t>mugomo</w:t>
      </w:r>
      <w:proofErr w:type="spellEnd"/>
      <w:r>
        <w:rPr>
          <w:rFonts w:ascii="Arial" w:hAnsi="Arial" w:cs="Arial"/>
          <w:sz w:val="28"/>
          <w:szCs w:val="28"/>
          <w:lang w:val="x-none"/>
        </w:rPr>
        <w:t xml:space="preserve"> </w:t>
      </w:r>
      <w:proofErr w:type="spellStart"/>
      <w:r>
        <w:rPr>
          <w:rFonts w:ascii="Arial" w:hAnsi="Arial" w:cs="Arial"/>
          <w:sz w:val="28"/>
          <w:szCs w:val="28"/>
          <w:lang w:val="x-none"/>
        </w:rPr>
        <w:t>iro</w:t>
      </w:r>
      <w:proofErr w:type="spellEnd"/>
      <w:r>
        <w:rPr>
          <w:rFonts w:ascii="Arial" w:hAnsi="Arial" w:cs="Arial"/>
          <w:sz w:val="28"/>
          <w:szCs w:val="28"/>
          <w:lang w:val="x-none"/>
        </w:rPr>
        <w:t xml:space="preserve"> </w:t>
      </w:r>
      <w:proofErr w:type="spellStart"/>
      <w:r>
        <w:rPr>
          <w:rFonts w:ascii="Arial" w:hAnsi="Arial" w:cs="Arial"/>
          <w:sz w:val="28"/>
          <w:szCs w:val="28"/>
          <w:lang w:val="x-none"/>
        </w:rPr>
        <w:t>rinonzi</w:t>
      </w:r>
      <w:proofErr w:type="spellEnd"/>
      <w:r>
        <w:rPr>
          <w:rFonts w:ascii="Arial" w:hAnsi="Arial" w:cs="Arial"/>
          <w:sz w:val="28"/>
          <w:szCs w:val="28"/>
          <w:lang w:val="x-none"/>
        </w:rPr>
        <w:t xml:space="preserve"> Zumba </w:t>
      </w:r>
      <w:proofErr w:type="spellStart"/>
      <w:r>
        <w:rPr>
          <w:rFonts w:ascii="Arial" w:hAnsi="Arial" w:cs="Arial"/>
          <w:sz w:val="28"/>
          <w:szCs w:val="28"/>
          <w:lang w:val="x-none"/>
        </w:rPr>
        <w:t>iro</w:t>
      </w:r>
      <w:proofErr w:type="spellEnd"/>
      <w:r>
        <w:rPr>
          <w:rFonts w:ascii="Arial" w:hAnsi="Arial" w:cs="Arial"/>
          <w:sz w:val="28"/>
          <w:szCs w:val="28"/>
          <w:lang w:val="x-none"/>
        </w:rPr>
        <w:t xml:space="preserve">, </w:t>
      </w:r>
      <w:proofErr w:type="spellStart"/>
      <w:r>
        <w:rPr>
          <w:rFonts w:ascii="Arial" w:hAnsi="Arial" w:cs="Arial"/>
          <w:sz w:val="28"/>
          <w:szCs w:val="28"/>
          <w:lang w:val="x-none"/>
        </w:rPr>
        <w:t>mune</w:t>
      </w:r>
      <w:proofErr w:type="spellEnd"/>
      <w:r>
        <w:rPr>
          <w:rFonts w:ascii="Arial" w:hAnsi="Arial" w:cs="Arial"/>
          <w:sz w:val="28"/>
          <w:szCs w:val="28"/>
          <w:lang w:val="x-none"/>
        </w:rPr>
        <w:t xml:space="preserve"> </w:t>
      </w:r>
      <w:proofErr w:type="spellStart"/>
      <w:r>
        <w:rPr>
          <w:rFonts w:ascii="Arial" w:hAnsi="Arial" w:cs="Arial"/>
          <w:sz w:val="28"/>
          <w:szCs w:val="28"/>
          <w:lang w:val="x-none"/>
        </w:rPr>
        <w:t>mapako</w:t>
      </w:r>
      <w:proofErr w:type="spellEnd"/>
      <w:r>
        <w:rPr>
          <w:rFonts w:ascii="Arial" w:hAnsi="Arial" w:cs="Arial"/>
          <w:sz w:val="28"/>
          <w:szCs w:val="28"/>
          <w:lang w:val="x-none"/>
        </w:rPr>
        <w:t xml:space="preserve"> </w:t>
      </w:r>
      <w:proofErr w:type="spellStart"/>
      <w:r>
        <w:rPr>
          <w:rFonts w:ascii="Arial" w:hAnsi="Arial" w:cs="Arial"/>
          <w:sz w:val="28"/>
          <w:szCs w:val="28"/>
          <w:lang w:val="x-none"/>
        </w:rPr>
        <w:t>aunoti</w:t>
      </w:r>
      <w:proofErr w:type="spellEnd"/>
      <w:r>
        <w:rPr>
          <w:rFonts w:ascii="Arial" w:hAnsi="Arial" w:cs="Arial"/>
          <w:sz w:val="28"/>
          <w:szCs w:val="28"/>
          <w:lang w:val="x-none"/>
        </w:rPr>
        <w:t xml:space="preserve"> </w:t>
      </w:r>
      <w:proofErr w:type="spellStart"/>
      <w:r>
        <w:rPr>
          <w:rFonts w:ascii="Arial" w:hAnsi="Arial" w:cs="Arial"/>
          <w:sz w:val="28"/>
          <w:szCs w:val="28"/>
          <w:lang w:val="x-none"/>
        </w:rPr>
        <w:t>ukapinda</w:t>
      </w:r>
      <w:proofErr w:type="spellEnd"/>
      <w:r>
        <w:rPr>
          <w:rFonts w:ascii="Arial" w:hAnsi="Arial" w:cs="Arial"/>
          <w:sz w:val="28"/>
          <w:szCs w:val="28"/>
          <w:lang w:val="x-none"/>
        </w:rPr>
        <w:t xml:space="preserve"> </w:t>
      </w:r>
      <w:proofErr w:type="spellStart"/>
      <w:r>
        <w:rPr>
          <w:rFonts w:ascii="Arial" w:hAnsi="Arial" w:cs="Arial"/>
          <w:sz w:val="28"/>
          <w:szCs w:val="28"/>
          <w:lang w:val="x-none"/>
        </w:rPr>
        <w:t>ikoko</w:t>
      </w:r>
      <w:proofErr w:type="spellEnd"/>
      <w:r>
        <w:rPr>
          <w:rFonts w:ascii="Arial" w:hAnsi="Arial" w:cs="Arial"/>
          <w:sz w:val="28"/>
          <w:szCs w:val="28"/>
          <w:lang w:val="x-none"/>
        </w:rPr>
        <w:t xml:space="preserve"> </w:t>
      </w:r>
      <w:proofErr w:type="spellStart"/>
      <w:r>
        <w:rPr>
          <w:rFonts w:ascii="Arial" w:hAnsi="Arial" w:cs="Arial"/>
          <w:sz w:val="28"/>
          <w:szCs w:val="28"/>
          <w:lang w:val="x-none"/>
        </w:rPr>
        <w:t>anenge</w:t>
      </w:r>
      <w:proofErr w:type="spellEnd"/>
      <w:r>
        <w:rPr>
          <w:rFonts w:ascii="Arial" w:hAnsi="Arial" w:cs="Arial"/>
          <w:sz w:val="28"/>
          <w:szCs w:val="28"/>
          <w:lang w:val="x-none"/>
        </w:rPr>
        <w:t xml:space="preserve"> </w:t>
      </w:r>
      <w:proofErr w:type="spellStart"/>
      <w:r>
        <w:rPr>
          <w:rFonts w:ascii="Arial" w:hAnsi="Arial" w:cs="Arial"/>
          <w:sz w:val="28"/>
          <w:szCs w:val="28"/>
          <w:lang w:val="x-none"/>
        </w:rPr>
        <w:t>achivhurika</w:t>
      </w:r>
      <w:proofErr w:type="spellEnd"/>
      <w:r>
        <w:rPr>
          <w:rFonts w:ascii="Arial" w:hAnsi="Arial" w:cs="Arial"/>
          <w:sz w:val="28"/>
          <w:szCs w:val="28"/>
          <w:lang w:val="x-none"/>
        </w:rPr>
        <w:t xml:space="preserve"> </w:t>
      </w:r>
      <w:proofErr w:type="spellStart"/>
      <w:r>
        <w:rPr>
          <w:rFonts w:ascii="Arial" w:hAnsi="Arial" w:cs="Arial"/>
          <w:sz w:val="28"/>
          <w:szCs w:val="28"/>
          <w:lang w:val="x-none"/>
        </w:rPr>
        <w:t>oga</w:t>
      </w:r>
      <w:proofErr w:type="spellEnd"/>
      <w:r>
        <w:rPr>
          <w:rFonts w:ascii="Arial" w:hAnsi="Arial" w:cs="Arial"/>
          <w:sz w:val="28"/>
          <w:szCs w:val="28"/>
          <w:lang w:val="x-none"/>
        </w:rPr>
        <w:t xml:space="preserve"> so. </w:t>
      </w:r>
      <w:proofErr w:type="spellStart"/>
      <w:r>
        <w:rPr>
          <w:rFonts w:ascii="Arial" w:hAnsi="Arial" w:cs="Arial"/>
          <w:sz w:val="28"/>
          <w:szCs w:val="28"/>
          <w:lang w:val="x-none"/>
        </w:rPr>
        <w:t>Achiti</w:t>
      </w:r>
      <w:proofErr w:type="spellEnd"/>
      <w:r>
        <w:rPr>
          <w:rFonts w:ascii="Arial" w:hAnsi="Arial" w:cs="Arial"/>
          <w:sz w:val="28"/>
          <w:szCs w:val="28"/>
          <w:lang w:val="x-none"/>
        </w:rPr>
        <w:t xml:space="preserve"> </w:t>
      </w:r>
      <w:proofErr w:type="spellStart"/>
      <w:r>
        <w:rPr>
          <w:rFonts w:ascii="Arial" w:hAnsi="Arial" w:cs="Arial"/>
          <w:sz w:val="28"/>
          <w:szCs w:val="28"/>
          <w:lang w:val="x-none"/>
        </w:rPr>
        <w:t>giba</w:t>
      </w:r>
      <w:proofErr w:type="spellEnd"/>
      <w:r>
        <w:rPr>
          <w:rFonts w:ascii="Arial" w:hAnsi="Arial" w:cs="Arial"/>
          <w:sz w:val="28"/>
          <w:szCs w:val="28"/>
          <w:lang w:val="x-none"/>
        </w:rPr>
        <w:t xml:space="preserve">, </w:t>
      </w:r>
      <w:proofErr w:type="spellStart"/>
      <w:r>
        <w:rPr>
          <w:rFonts w:ascii="Arial" w:hAnsi="Arial" w:cs="Arial"/>
          <w:sz w:val="28"/>
          <w:szCs w:val="28"/>
          <w:lang w:val="x-none"/>
        </w:rPr>
        <w:t>achiti</w:t>
      </w:r>
      <w:proofErr w:type="spellEnd"/>
      <w:r>
        <w:rPr>
          <w:rFonts w:ascii="Arial" w:hAnsi="Arial" w:cs="Arial"/>
          <w:sz w:val="28"/>
          <w:szCs w:val="28"/>
          <w:lang w:val="x-none"/>
        </w:rPr>
        <w:t>—</w:t>
      </w:r>
      <w:proofErr w:type="spellStart"/>
      <w:r>
        <w:rPr>
          <w:rFonts w:ascii="Arial" w:hAnsi="Arial" w:cs="Arial"/>
          <w:sz w:val="28"/>
          <w:szCs w:val="28"/>
          <w:lang w:val="x-none"/>
        </w:rPr>
        <w:t>mune</w:t>
      </w:r>
      <w:proofErr w:type="spellEnd"/>
      <w:r>
        <w:rPr>
          <w:rFonts w:ascii="Arial" w:hAnsi="Arial" w:cs="Arial"/>
          <w:sz w:val="28"/>
          <w:szCs w:val="28"/>
          <w:lang w:val="x-none"/>
        </w:rPr>
        <w:t xml:space="preserve"> </w:t>
      </w:r>
      <w:proofErr w:type="spellStart"/>
      <w:r>
        <w:rPr>
          <w:rFonts w:ascii="Arial" w:hAnsi="Arial" w:cs="Arial"/>
          <w:sz w:val="28"/>
          <w:szCs w:val="28"/>
          <w:lang w:val="x-none"/>
        </w:rPr>
        <w:t>mari</w:t>
      </w:r>
      <w:proofErr w:type="spellEnd"/>
      <w:r>
        <w:rPr>
          <w:rFonts w:ascii="Arial" w:hAnsi="Arial" w:cs="Arial"/>
          <w:sz w:val="28"/>
          <w:szCs w:val="28"/>
          <w:lang w:val="x-none"/>
        </w:rPr>
        <w:t xml:space="preserve"> </w:t>
      </w:r>
      <w:proofErr w:type="spellStart"/>
      <w:r>
        <w:rPr>
          <w:rFonts w:ascii="Arial" w:hAnsi="Arial" w:cs="Arial"/>
          <w:sz w:val="28"/>
          <w:szCs w:val="28"/>
          <w:lang w:val="x-none"/>
        </w:rPr>
        <w:t>imomomo</w:t>
      </w:r>
      <w:proofErr w:type="spellEnd"/>
      <w:r>
        <w:rPr>
          <w:rFonts w:ascii="Arial" w:hAnsi="Arial" w:cs="Arial"/>
          <w:sz w:val="28"/>
          <w:szCs w:val="28"/>
          <w:lang w:val="x-none"/>
        </w:rPr>
        <w:t xml:space="preserve">, </w:t>
      </w:r>
      <w:proofErr w:type="spellStart"/>
      <w:r>
        <w:rPr>
          <w:rFonts w:ascii="Arial" w:hAnsi="Arial" w:cs="Arial"/>
          <w:sz w:val="28"/>
          <w:szCs w:val="28"/>
          <w:lang w:val="x-none"/>
        </w:rPr>
        <w:t>goridhe</w:t>
      </w:r>
      <w:proofErr w:type="spellEnd"/>
      <w:r>
        <w:rPr>
          <w:rFonts w:ascii="Arial" w:hAnsi="Arial" w:cs="Arial"/>
          <w:sz w:val="28"/>
          <w:szCs w:val="28"/>
          <w:lang w:val="x-none"/>
        </w:rPr>
        <w:t xml:space="preserve">, </w:t>
      </w:r>
      <w:proofErr w:type="spellStart"/>
      <w:r>
        <w:rPr>
          <w:rFonts w:ascii="Arial" w:hAnsi="Arial" w:cs="Arial"/>
          <w:sz w:val="28"/>
          <w:szCs w:val="28"/>
          <w:lang w:val="x-none"/>
        </w:rPr>
        <w:t>mune</w:t>
      </w:r>
      <w:proofErr w:type="spellEnd"/>
      <w:r>
        <w:rPr>
          <w:rFonts w:ascii="Arial" w:hAnsi="Arial" w:cs="Arial"/>
          <w:sz w:val="28"/>
          <w:szCs w:val="28"/>
          <w:lang w:val="x-none"/>
        </w:rPr>
        <w:t xml:space="preserve">… ah, </w:t>
      </w:r>
      <w:proofErr w:type="spellStart"/>
      <w:r>
        <w:rPr>
          <w:rFonts w:ascii="Arial" w:hAnsi="Arial" w:cs="Arial"/>
          <w:sz w:val="28"/>
          <w:szCs w:val="28"/>
          <w:lang w:val="x-none"/>
        </w:rPr>
        <w:t>mune</w:t>
      </w:r>
      <w:proofErr w:type="spellEnd"/>
      <w:r>
        <w:rPr>
          <w:rFonts w:ascii="Arial" w:hAnsi="Arial" w:cs="Arial"/>
          <w:sz w:val="28"/>
          <w:szCs w:val="28"/>
          <w:lang w:val="x-none"/>
        </w:rPr>
        <w:t xml:space="preserve"> </w:t>
      </w:r>
      <w:proofErr w:type="spellStart"/>
      <w:r>
        <w:rPr>
          <w:rFonts w:ascii="Arial" w:hAnsi="Arial" w:cs="Arial"/>
          <w:sz w:val="28"/>
          <w:szCs w:val="28"/>
          <w:lang w:val="x-none"/>
        </w:rPr>
        <w:t>hari</w:t>
      </w:r>
      <w:proofErr w:type="spellEnd"/>
      <w:r>
        <w:rPr>
          <w:rFonts w:ascii="Arial" w:hAnsi="Arial" w:cs="Arial"/>
          <w:sz w:val="28"/>
          <w:szCs w:val="28"/>
          <w:lang w:val="x-none"/>
        </w:rPr>
        <w:t xml:space="preserve"> </w:t>
      </w:r>
      <w:proofErr w:type="spellStart"/>
      <w:r>
        <w:rPr>
          <w:rFonts w:ascii="Arial" w:hAnsi="Arial" w:cs="Arial"/>
          <w:sz w:val="28"/>
          <w:szCs w:val="28"/>
          <w:lang w:val="x-none"/>
        </w:rPr>
        <w:t>dzizere</w:t>
      </w:r>
      <w:proofErr w:type="spellEnd"/>
      <w:r>
        <w:rPr>
          <w:rFonts w:ascii="Arial" w:hAnsi="Arial" w:cs="Arial"/>
          <w:sz w:val="28"/>
          <w:szCs w:val="28"/>
          <w:lang w:val="x-none"/>
        </w:rPr>
        <w:t xml:space="preserve"> </w:t>
      </w:r>
      <w:proofErr w:type="spellStart"/>
      <w:r>
        <w:rPr>
          <w:rFonts w:ascii="Arial" w:hAnsi="Arial" w:cs="Arial"/>
          <w:sz w:val="28"/>
          <w:szCs w:val="28"/>
          <w:lang w:val="x-none"/>
        </w:rPr>
        <w:t>negoridhe</w:t>
      </w:r>
      <w:proofErr w:type="spellEnd"/>
      <w:r>
        <w:rPr>
          <w:rFonts w:ascii="Arial" w:hAnsi="Arial" w:cs="Arial"/>
          <w:sz w:val="28"/>
          <w:szCs w:val="28"/>
          <w:lang w:val="x-none"/>
        </w:rPr>
        <w:t xml:space="preserve">. And I grew up </w:t>
      </w:r>
      <w:proofErr w:type="spellStart"/>
      <w:r>
        <w:rPr>
          <w:rFonts w:ascii="Arial" w:hAnsi="Arial" w:cs="Arial"/>
          <w:sz w:val="28"/>
          <w:szCs w:val="28"/>
          <w:lang w:val="x-none"/>
        </w:rPr>
        <w:t>ndichiti</w:t>
      </w:r>
      <w:proofErr w:type="spellEnd"/>
      <w:r>
        <w:rPr>
          <w:rFonts w:ascii="Arial" w:hAnsi="Arial" w:cs="Arial"/>
          <w:sz w:val="28"/>
          <w:szCs w:val="28"/>
          <w:lang w:val="x-none"/>
        </w:rPr>
        <w:t xml:space="preserve"> one day </w:t>
      </w:r>
      <w:proofErr w:type="spellStart"/>
      <w:r>
        <w:rPr>
          <w:rFonts w:ascii="Arial" w:hAnsi="Arial" w:cs="Arial"/>
          <w:sz w:val="28"/>
          <w:szCs w:val="28"/>
          <w:lang w:val="x-none"/>
        </w:rPr>
        <w:t>ndichatakura</w:t>
      </w:r>
      <w:proofErr w:type="spellEnd"/>
      <w:r>
        <w:rPr>
          <w:rFonts w:ascii="Arial" w:hAnsi="Arial" w:cs="Arial"/>
          <w:sz w:val="28"/>
          <w:szCs w:val="28"/>
          <w:lang w:val="x-none"/>
        </w:rPr>
        <w:t xml:space="preserve"> </w:t>
      </w:r>
      <w:proofErr w:type="spellStart"/>
      <w:r>
        <w:rPr>
          <w:rFonts w:ascii="Arial" w:hAnsi="Arial" w:cs="Arial"/>
          <w:sz w:val="28"/>
          <w:szCs w:val="28"/>
          <w:lang w:val="x-none"/>
        </w:rPr>
        <w:t>gaba</w:t>
      </w:r>
      <w:proofErr w:type="spellEnd"/>
      <w:r>
        <w:rPr>
          <w:rFonts w:ascii="Arial" w:hAnsi="Arial" w:cs="Arial"/>
          <w:sz w:val="28"/>
          <w:szCs w:val="28"/>
          <w:lang w:val="x-none"/>
        </w:rPr>
        <w:t xml:space="preserve"> </w:t>
      </w:r>
      <w:proofErr w:type="spellStart"/>
      <w:r>
        <w:rPr>
          <w:rFonts w:ascii="Arial" w:hAnsi="Arial" w:cs="Arial"/>
          <w:sz w:val="28"/>
          <w:szCs w:val="28"/>
          <w:lang w:val="x-none"/>
        </w:rPr>
        <w:t>hwani</w:t>
      </w:r>
      <w:proofErr w:type="spellEnd"/>
      <w:r>
        <w:rPr>
          <w:rFonts w:ascii="Arial" w:hAnsi="Arial" w:cs="Arial"/>
          <w:sz w:val="28"/>
          <w:szCs w:val="28"/>
          <w:lang w:val="x-none"/>
        </w:rPr>
        <w:t xml:space="preserve"> </w:t>
      </w:r>
      <w:proofErr w:type="spellStart"/>
      <w:r>
        <w:rPr>
          <w:rFonts w:ascii="Arial" w:hAnsi="Arial" w:cs="Arial"/>
          <w:sz w:val="28"/>
          <w:szCs w:val="28"/>
          <w:lang w:val="x-none"/>
        </w:rPr>
        <w:t>chete</w:t>
      </w:r>
      <w:proofErr w:type="spellEnd"/>
      <w:r>
        <w:rPr>
          <w:rFonts w:ascii="Arial" w:hAnsi="Arial" w:cs="Arial"/>
          <w:sz w:val="28"/>
          <w:szCs w:val="28"/>
          <w:lang w:val="x-none"/>
        </w:rPr>
        <w:t xml:space="preserve">. </w:t>
      </w:r>
      <w:r w:rsidRPr="005F7606">
        <w:rPr>
          <w:rFonts w:ascii="Arial" w:hAnsi="Arial" w:cs="Arial"/>
          <w:sz w:val="18"/>
          <w:szCs w:val="18"/>
        </w:rPr>
        <w:t xml:space="preserve">[Congregation </w:t>
      </w:r>
      <w:r>
        <w:rPr>
          <w:rFonts w:ascii="Arial" w:hAnsi="Arial" w:cs="Arial"/>
          <w:sz w:val="18"/>
          <w:szCs w:val="18"/>
        </w:rPr>
        <w:t>laughs—ED</w:t>
      </w:r>
      <w:r w:rsidRPr="005F7606">
        <w:rPr>
          <w:rFonts w:ascii="Arial" w:hAnsi="Arial" w:cs="Arial"/>
          <w:sz w:val="18"/>
          <w:szCs w:val="18"/>
        </w:rPr>
        <w:t>]</w:t>
      </w:r>
      <w:r>
        <w:rPr>
          <w:rFonts w:ascii="Arial" w:hAnsi="Arial" w:cs="Arial"/>
          <w:sz w:val="28"/>
          <w:szCs w:val="28"/>
        </w:rPr>
        <w:t xml:space="preserve"> </w:t>
      </w:r>
    </w:p>
    <w:p w:rsidRPr="00D41E3E" w:rsidR="00264564" w:rsidP="00264564" w:rsidRDefault="00264564" w14:paraId="2DB9E46C" w14:textId="77777777">
      <w:pPr>
        <w:jc w:val="both"/>
        <w:rPr>
          <w:rFonts w:ascii="Arial" w:hAnsi="Arial" w:cs="Arial"/>
          <w:sz w:val="18"/>
          <w:szCs w:val="18"/>
        </w:rPr>
      </w:pPr>
      <w:r>
        <w:rPr>
          <w:rFonts w:ascii="Arial" w:hAnsi="Arial" w:cs="Arial"/>
          <w:sz w:val="28"/>
          <w:szCs w:val="28"/>
          <w:vertAlign w:val="superscript"/>
        </w:rPr>
        <w:t xml:space="preserve">91 </w:t>
      </w:r>
      <w:r>
        <w:rPr>
          <w:rFonts w:ascii="Arial" w:hAnsi="Arial" w:cs="Arial"/>
          <w:sz w:val="28"/>
          <w:szCs w:val="28"/>
          <w:lang w:val="x-none"/>
        </w:rPr>
        <w:t xml:space="preserve">Hanzi kana </w:t>
      </w:r>
      <w:proofErr w:type="spellStart"/>
      <w:r>
        <w:rPr>
          <w:rFonts w:ascii="Arial" w:hAnsi="Arial" w:cs="Arial"/>
          <w:sz w:val="28"/>
          <w:szCs w:val="28"/>
          <w:lang w:val="x-none"/>
        </w:rPr>
        <w:t>uchienda</w:t>
      </w:r>
      <w:proofErr w:type="spellEnd"/>
      <w:r>
        <w:rPr>
          <w:rFonts w:ascii="Arial" w:hAnsi="Arial" w:cs="Arial"/>
          <w:sz w:val="28"/>
          <w:szCs w:val="28"/>
          <w:lang w:val="x-none"/>
        </w:rPr>
        <w:t xml:space="preserve"> </w:t>
      </w:r>
      <w:proofErr w:type="spellStart"/>
      <w:r>
        <w:rPr>
          <w:rFonts w:ascii="Arial" w:hAnsi="Arial" w:cs="Arial"/>
          <w:sz w:val="28"/>
          <w:szCs w:val="28"/>
          <w:lang w:val="x-none"/>
        </w:rPr>
        <w:t>ikoko</w:t>
      </w:r>
      <w:proofErr w:type="spellEnd"/>
      <w:r>
        <w:rPr>
          <w:rFonts w:ascii="Arial" w:hAnsi="Arial" w:cs="Arial"/>
          <w:sz w:val="28"/>
          <w:szCs w:val="28"/>
          <w:lang w:val="x-none"/>
        </w:rPr>
        <w:t xml:space="preserve"> </w:t>
      </w:r>
      <w:proofErr w:type="spellStart"/>
      <w:r>
        <w:rPr>
          <w:rFonts w:ascii="Arial" w:hAnsi="Arial" w:cs="Arial"/>
          <w:sz w:val="28"/>
          <w:szCs w:val="28"/>
          <w:lang w:val="x-none"/>
        </w:rPr>
        <w:t>huswa</w:t>
      </w:r>
      <w:proofErr w:type="spellEnd"/>
      <w:r>
        <w:rPr>
          <w:rFonts w:ascii="Arial" w:hAnsi="Arial" w:cs="Arial"/>
          <w:sz w:val="28"/>
          <w:szCs w:val="28"/>
          <w:lang w:val="x-none"/>
        </w:rPr>
        <w:t xml:space="preserve"> </w:t>
      </w:r>
      <w:proofErr w:type="spellStart"/>
      <w:r>
        <w:rPr>
          <w:rFonts w:ascii="Arial" w:hAnsi="Arial" w:cs="Arial"/>
          <w:sz w:val="28"/>
          <w:szCs w:val="28"/>
          <w:lang w:val="x-none"/>
        </w:rPr>
        <w:t>hunenge</w:t>
      </w:r>
      <w:proofErr w:type="spellEnd"/>
      <w:r>
        <w:rPr>
          <w:rFonts w:ascii="Arial" w:hAnsi="Arial" w:cs="Arial"/>
          <w:sz w:val="28"/>
          <w:szCs w:val="28"/>
          <w:lang w:val="x-none"/>
        </w:rPr>
        <w:t xml:space="preserve"> </w:t>
      </w:r>
      <w:proofErr w:type="spellStart"/>
      <w:r>
        <w:rPr>
          <w:rFonts w:ascii="Arial" w:hAnsi="Arial" w:cs="Arial"/>
          <w:sz w:val="28"/>
          <w:szCs w:val="28"/>
          <w:lang w:val="x-none"/>
        </w:rPr>
        <w:t>huchivhurika</w:t>
      </w:r>
      <w:proofErr w:type="spellEnd"/>
      <w:r>
        <w:rPr>
          <w:rFonts w:ascii="Arial" w:hAnsi="Arial" w:cs="Arial"/>
          <w:sz w:val="28"/>
          <w:szCs w:val="28"/>
          <w:lang w:val="x-none"/>
        </w:rPr>
        <w:t xml:space="preserve"> </w:t>
      </w:r>
      <w:proofErr w:type="spellStart"/>
      <w:r>
        <w:rPr>
          <w:rFonts w:ascii="Arial" w:hAnsi="Arial" w:cs="Arial"/>
          <w:sz w:val="28"/>
          <w:szCs w:val="28"/>
          <w:lang w:val="x-none"/>
        </w:rPr>
        <w:t>hwega</w:t>
      </w:r>
      <w:proofErr w:type="spellEnd"/>
      <w:r>
        <w:rPr>
          <w:rFonts w:ascii="Arial" w:hAnsi="Arial" w:cs="Arial"/>
          <w:sz w:val="28"/>
          <w:szCs w:val="28"/>
          <w:lang w:val="x-none"/>
        </w:rPr>
        <w:t xml:space="preserve"> </w:t>
      </w:r>
      <w:proofErr w:type="spellStart"/>
      <w:r>
        <w:rPr>
          <w:rFonts w:ascii="Arial" w:hAnsi="Arial" w:cs="Arial"/>
          <w:sz w:val="28"/>
          <w:szCs w:val="28"/>
          <w:lang w:val="x-none"/>
        </w:rPr>
        <w:t>kudai</w:t>
      </w:r>
      <w:proofErr w:type="spellEnd"/>
      <w:r>
        <w:rPr>
          <w:rFonts w:ascii="Arial" w:hAnsi="Arial" w:cs="Arial"/>
          <w:sz w:val="28"/>
          <w:szCs w:val="28"/>
          <w:lang w:val="x-none"/>
        </w:rPr>
        <w:t xml:space="preserve">, </w:t>
      </w:r>
      <w:proofErr w:type="spellStart"/>
      <w:r>
        <w:rPr>
          <w:rFonts w:ascii="Arial" w:hAnsi="Arial" w:cs="Arial"/>
          <w:sz w:val="28"/>
          <w:szCs w:val="28"/>
          <w:lang w:val="x-none"/>
        </w:rPr>
        <w:t>uchienda</w:t>
      </w:r>
      <w:proofErr w:type="spellEnd"/>
      <w:r>
        <w:rPr>
          <w:rFonts w:ascii="Arial" w:hAnsi="Arial" w:cs="Arial"/>
          <w:sz w:val="28"/>
          <w:szCs w:val="28"/>
          <w:lang w:val="x-none"/>
        </w:rPr>
        <w:t xml:space="preserve"> </w:t>
      </w:r>
      <w:proofErr w:type="spellStart"/>
      <w:r>
        <w:rPr>
          <w:rFonts w:ascii="Arial" w:hAnsi="Arial" w:cs="Arial"/>
          <w:sz w:val="28"/>
          <w:szCs w:val="28"/>
          <w:lang w:val="x-none"/>
        </w:rPr>
        <w:t>ikoko</w:t>
      </w:r>
      <w:proofErr w:type="spellEnd"/>
      <w:r>
        <w:rPr>
          <w:rFonts w:ascii="Arial" w:hAnsi="Arial" w:cs="Arial"/>
          <w:sz w:val="28"/>
          <w:szCs w:val="28"/>
          <w:lang w:val="x-none"/>
        </w:rPr>
        <w:t xml:space="preserve">. </w:t>
      </w:r>
      <w:proofErr w:type="spellStart"/>
      <w:r>
        <w:rPr>
          <w:rFonts w:ascii="Arial" w:hAnsi="Arial" w:cs="Arial"/>
          <w:sz w:val="28"/>
          <w:szCs w:val="28"/>
          <w:lang w:val="x-none"/>
        </w:rPr>
        <w:t>Wosvika</w:t>
      </w:r>
      <w:proofErr w:type="spellEnd"/>
      <w:r>
        <w:rPr>
          <w:rFonts w:ascii="Arial" w:hAnsi="Arial" w:cs="Arial"/>
          <w:sz w:val="28"/>
          <w:szCs w:val="28"/>
          <w:lang w:val="x-none"/>
        </w:rPr>
        <w:t xml:space="preserve"> </w:t>
      </w:r>
      <w:proofErr w:type="spellStart"/>
      <w:r>
        <w:rPr>
          <w:rFonts w:ascii="Arial" w:hAnsi="Arial" w:cs="Arial"/>
          <w:sz w:val="28"/>
          <w:szCs w:val="28"/>
          <w:lang w:val="x-none"/>
        </w:rPr>
        <w:t>panenge</w:t>
      </w:r>
      <w:proofErr w:type="spellEnd"/>
      <w:r>
        <w:rPr>
          <w:rFonts w:ascii="Arial" w:hAnsi="Arial" w:cs="Arial"/>
          <w:sz w:val="28"/>
          <w:szCs w:val="28"/>
          <w:lang w:val="x-none"/>
        </w:rPr>
        <w:t xml:space="preserve"> </w:t>
      </w:r>
      <w:proofErr w:type="spellStart"/>
      <w:r>
        <w:rPr>
          <w:rFonts w:ascii="Arial" w:hAnsi="Arial" w:cs="Arial"/>
          <w:sz w:val="28"/>
          <w:szCs w:val="28"/>
          <w:lang w:val="x-none"/>
        </w:rPr>
        <w:t>paine</w:t>
      </w:r>
      <w:proofErr w:type="spellEnd"/>
      <w:r>
        <w:rPr>
          <w:rFonts w:ascii="Arial" w:hAnsi="Arial" w:cs="Arial"/>
          <w:sz w:val="28"/>
          <w:szCs w:val="28"/>
          <w:lang w:val="x-none"/>
        </w:rPr>
        <w:t xml:space="preserve"> </w:t>
      </w:r>
      <w:proofErr w:type="spellStart"/>
      <w:r>
        <w:rPr>
          <w:rFonts w:ascii="Arial" w:hAnsi="Arial" w:cs="Arial"/>
          <w:sz w:val="28"/>
          <w:szCs w:val="28"/>
          <w:lang w:val="x-none"/>
        </w:rPr>
        <w:t>kaburi</w:t>
      </w:r>
      <w:proofErr w:type="spellEnd"/>
      <w:r>
        <w:rPr>
          <w:rFonts w:ascii="Arial" w:hAnsi="Arial" w:cs="Arial"/>
          <w:sz w:val="28"/>
          <w:szCs w:val="28"/>
          <w:lang w:val="x-none"/>
        </w:rPr>
        <w:t xml:space="preserve"> </w:t>
      </w:r>
      <w:proofErr w:type="spellStart"/>
      <w:r>
        <w:rPr>
          <w:rFonts w:ascii="Arial" w:hAnsi="Arial" w:cs="Arial"/>
          <w:sz w:val="28"/>
          <w:szCs w:val="28"/>
          <w:lang w:val="x-none"/>
        </w:rPr>
        <w:t>kudai</w:t>
      </w:r>
      <w:proofErr w:type="spellEnd"/>
      <w:r>
        <w:rPr>
          <w:rFonts w:ascii="Arial" w:hAnsi="Arial" w:cs="Arial"/>
          <w:sz w:val="28"/>
          <w:szCs w:val="28"/>
          <w:lang w:val="x-none"/>
        </w:rPr>
        <w:t xml:space="preserve">, </w:t>
      </w:r>
      <w:proofErr w:type="spellStart"/>
      <w:r>
        <w:rPr>
          <w:rFonts w:ascii="Arial" w:hAnsi="Arial" w:cs="Arial"/>
          <w:sz w:val="28"/>
          <w:szCs w:val="28"/>
          <w:lang w:val="x-none"/>
        </w:rPr>
        <w:t>moita</w:t>
      </w:r>
      <w:proofErr w:type="spellEnd"/>
      <w:r>
        <w:rPr>
          <w:rFonts w:ascii="Arial" w:hAnsi="Arial" w:cs="Arial"/>
          <w:sz w:val="28"/>
          <w:szCs w:val="28"/>
          <w:lang w:val="x-none"/>
        </w:rPr>
        <w:t xml:space="preserve"> </w:t>
      </w:r>
      <w:proofErr w:type="spellStart"/>
      <w:r>
        <w:rPr>
          <w:rFonts w:ascii="Arial" w:hAnsi="Arial" w:cs="Arial"/>
          <w:sz w:val="28"/>
          <w:szCs w:val="28"/>
          <w:lang w:val="x-none"/>
        </w:rPr>
        <w:t>kekuomberera</w:t>
      </w:r>
      <w:proofErr w:type="spellEnd"/>
      <w:r>
        <w:rPr>
          <w:rFonts w:ascii="Arial" w:hAnsi="Arial" w:cs="Arial"/>
          <w:sz w:val="28"/>
          <w:szCs w:val="28"/>
          <w:lang w:val="x-none"/>
        </w:rPr>
        <w:t xml:space="preserve"> </w:t>
      </w:r>
      <w:proofErr w:type="spellStart"/>
      <w:r>
        <w:rPr>
          <w:rFonts w:ascii="Arial" w:hAnsi="Arial" w:cs="Arial"/>
          <w:sz w:val="28"/>
          <w:szCs w:val="28"/>
          <w:lang w:val="x-none"/>
        </w:rPr>
        <w:t>kaburi</w:t>
      </w:r>
      <w:proofErr w:type="spellEnd"/>
      <w:r>
        <w:rPr>
          <w:rFonts w:ascii="Arial" w:hAnsi="Arial" w:cs="Arial"/>
          <w:sz w:val="28"/>
          <w:szCs w:val="28"/>
          <w:lang w:val="x-none"/>
        </w:rPr>
        <w:t xml:space="preserve"> </w:t>
      </w:r>
      <w:proofErr w:type="spellStart"/>
      <w:r>
        <w:rPr>
          <w:rFonts w:ascii="Arial" w:hAnsi="Arial" w:cs="Arial"/>
          <w:sz w:val="28"/>
          <w:szCs w:val="28"/>
          <w:lang w:val="x-none"/>
        </w:rPr>
        <w:t>kacho</w:t>
      </w:r>
      <w:proofErr w:type="spellEnd"/>
      <w:r>
        <w:rPr>
          <w:rFonts w:ascii="Arial" w:hAnsi="Arial" w:cs="Arial"/>
          <w:sz w:val="28"/>
          <w:szCs w:val="28"/>
          <w:lang w:val="x-none"/>
        </w:rPr>
        <w:t xml:space="preserve"> </w:t>
      </w:r>
      <w:proofErr w:type="spellStart"/>
      <w:r>
        <w:rPr>
          <w:rFonts w:ascii="Arial" w:hAnsi="Arial" w:cs="Arial"/>
          <w:sz w:val="28"/>
          <w:szCs w:val="28"/>
          <w:lang w:val="x-none"/>
        </w:rPr>
        <w:t>koti</w:t>
      </w:r>
      <w:proofErr w:type="spellEnd"/>
      <w:r>
        <w:rPr>
          <w:rFonts w:ascii="Arial" w:hAnsi="Arial" w:cs="Arial"/>
          <w:sz w:val="28"/>
          <w:szCs w:val="28"/>
          <w:lang w:val="x-none"/>
        </w:rPr>
        <w:t xml:space="preserve"> </w:t>
      </w:r>
      <w:proofErr w:type="spellStart"/>
      <w:r>
        <w:rPr>
          <w:rFonts w:ascii="Arial" w:hAnsi="Arial" w:cs="Arial"/>
          <w:sz w:val="28"/>
          <w:szCs w:val="28"/>
          <w:lang w:val="x-none"/>
        </w:rPr>
        <w:t>pfedu</w:t>
      </w:r>
      <w:proofErr w:type="spellEnd"/>
      <w:r>
        <w:rPr>
          <w:rFonts w:ascii="Arial" w:hAnsi="Arial" w:cs="Arial"/>
          <w:sz w:val="28"/>
          <w:szCs w:val="28"/>
          <w:lang w:val="x-none"/>
        </w:rPr>
        <w:t xml:space="preserve">, </w:t>
      </w:r>
      <w:proofErr w:type="spellStart"/>
      <w:r>
        <w:rPr>
          <w:rFonts w:ascii="Arial" w:hAnsi="Arial" w:cs="Arial"/>
          <w:sz w:val="28"/>
          <w:szCs w:val="28"/>
          <w:lang w:val="x-none"/>
        </w:rPr>
        <w:t>wopinda</w:t>
      </w:r>
      <w:proofErr w:type="spellEnd"/>
      <w:r>
        <w:rPr>
          <w:rFonts w:ascii="Arial" w:hAnsi="Arial" w:cs="Arial"/>
          <w:sz w:val="28"/>
          <w:szCs w:val="28"/>
          <w:lang w:val="x-none"/>
        </w:rPr>
        <w:t xml:space="preserve"> </w:t>
      </w:r>
      <w:proofErr w:type="spellStart"/>
      <w:r>
        <w:rPr>
          <w:rFonts w:ascii="Arial" w:hAnsi="Arial" w:cs="Arial"/>
          <w:sz w:val="28"/>
          <w:szCs w:val="28"/>
          <w:lang w:val="x-none"/>
        </w:rPr>
        <w:t>imomo</w:t>
      </w:r>
      <w:proofErr w:type="spellEnd"/>
      <w:r>
        <w:rPr>
          <w:rFonts w:ascii="Arial" w:hAnsi="Arial" w:cs="Arial"/>
          <w:sz w:val="28"/>
          <w:szCs w:val="28"/>
          <w:lang w:val="x-none"/>
        </w:rPr>
        <w:t xml:space="preserve">. </w:t>
      </w:r>
      <w:proofErr w:type="spellStart"/>
      <w:r>
        <w:rPr>
          <w:rFonts w:ascii="Arial" w:hAnsi="Arial" w:cs="Arial"/>
          <w:sz w:val="28"/>
          <w:szCs w:val="28"/>
          <w:lang w:val="x-none"/>
        </w:rPr>
        <w:t>Kunenge</w:t>
      </w:r>
      <w:proofErr w:type="spellEnd"/>
      <w:r>
        <w:rPr>
          <w:rFonts w:ascii="Arial" w:hAnsi="Arial" w:cs="Arial"/>
          <w:sz w:val="28"/>
          <w:szCs w:val="28"/>
          <w:lang w:val="x-none"/>
        </w:rPr>
        <w:t xml:space="preserve"> kune </w:t>
      </w:r>
      <w:proofErr w:type="spellStart"/>
      <w:r>
        <w:rPr>
          <w:rFonts w:ascii="Arial" w:hAnsi="Arial" w:cs="Arial"/>
          <w:sz w:val="28"/>
          <w:szCs w:val="28"/>
          <w:lang w:val="x-none"/>
        </w:rPr>
        <w:t>nyoka</w:t>
      </w:r>
      <w:proofErr w:type="spellEnd"/>
      <w:r>
        <w:rPr>
          <w:rFonts w:ascii="Arial" w:hAnsi="Arial" w:cs="Arial"/>
          <w:sz w:val="28"/>
          <w:szCs w:val="28"/>
          <w:lang w:val="x-none"/>
        </w:rPr>
        <w:t xml:space="preserve"> </w:t>
      </w:r>
      <w:proofErr w:type="spellStart"/>
      <w:r>
        <w:rPr>
          <w:rFonts w:ascii="Arial" w:hAnsi="Arial" w:cs="Arial"/>
          <w:sz w:val="28"/>
          <w:szCs w:val="28"/>
          <w:lang w:val="x-none"/>
        </w:rPr>
        <w:t>dziri</w:t>
      </w:r>
      <w:proofErr w:type="spellEnd"/>
      <w:r>
        <w:rPr>
          <w:rFonts w:ascii="Arial" w:hAnsi="Arial" w:cs="Arial"/>
          <w:sz w:val="28"/>
          <w:szCs w:val="28"/>
          <w:lang w:val="x-none"/>
        </w:rPr>
        <w:t xml:space="preserve"> uku </w:t>
      </w:r>
      <w:proofErr w:type="spellStart"/>
      <w:r>
        <w:rPr>
          <w:rFonts w:ascii="Arial" w:hAnsi="Arial" w:cs="Arial"/>
          <w:sz w:val="28"/>
          <w:szCs w:val="28"/>
          <w:lang w:val="x-none"/>
        </w:rPr>
        <w:t>dze</w:t>
      </w:r>
      <w:proofErr w:type="spellEnd"/>
      <w:r>
        <w:rPr>
          <w:rFonts w:ascii="Arial" w:hAnsi="Arial" w:cs="Arial"/>
          <w:sz w:val="28"/>
          <w:szCs w:val="28"/>
          <w:lang w:val="x-none"/>
        </w:rPr>
        <w:t>—</w:t>
      </w:r>
      <w:proofErr w:type="spellStart"/>
      <w:r>
        <w:rPr>
          <w:rFonts w:ascii="Arial" w:hAnsi="Arial" w:cs="Arial"/>
          <w:sz w:val="28"/>
          <w:szCs w:val="28"/>
          <w:lang w:val="x-none"/>
        </w:rPr>
        <w:t>hadzikurume</w:t>
      </w:r>
      <w:proofErr w:type="spellEnd"/>
      <w:r>
        <w:rPr>
          <w:rFonts w:ascii="Arial" w:hAnsi="Arial" w:cs="Arial"/>
          <w:sz w:val="28"/>
          <w:szCs w:val="28"/>
          <w:lang w:val="x-none"/>
        </w:rPr>
        <w:t xml:space="preserve"> kana </w:t>
      </w:r>
      <w:proofErr w:type="spellStart"/>
      <w:r>
        <w:rPr>
          <w:rFonts w:ascii="Arial" w:hAnsi="Arial" w:cs="Arial"/>
          <w:sz w:val="28"/>
          <w:szCs w:val="28"/>
          <w:lang w:val="x-none"/>
        </w:rPr>
        <w:t>uriwo</w:t>
      </w:r>
      <w:proofErr w:type="spellEnd"/>
      <w:r>
        <w:rPr>
          <w:rFonts w:ascii="Arial" w:hAnsi="Arial" w:cs="Arial"/>
          <w:sz w:val="28"/>
          <w:szCs w:val="28"/>
          <w:lang w:val="x-none"/>
        </w:rPr>
        <w:t xml:space="preserve">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anofanira</w:t>
      </w:r>
      <w:proofErr w:type="spellEnd"/>
      <w:r>
        <w:rPr>
          <w:rFonts w:ascii="Arial" w:hAnsi="Arial" w:cs="Arial"/>
          <w:sz w:val="28"/>
          <w:szCs w:val="28"/>
          <w:lang w:val="x-none"/>
        </w:rPr>
        <w:t xml:space="preserve"> </w:t>
      </w:r>
      <w:proofErr w:type="spellStart"/>
      <w:r>
        <w:rPr>
          <w:rFonts w:ascii="Arial" w:hAnsi="Arial" w:cs="Arial"/>
          <w:sz w:val="28"/>
          <w:szCs w:val="28"/>
          <w:lang w:val="x-none"/>
        </w:rPr>
        <w:t>kupinda</w:t>
      </w:r>
      <w:proofErr w:type="spellEnd"/>
      <w:r>
        <w:rPr>
          <w:rFonts w:ascii="Arial" w:hAnsi="Arial" w:cs="Arial"/>
          <w:sz w:val="28"/>
          <w:szCs w:val="28"/>
          <w:lang w:val="x-none"/>
        </w:rPr>
        <w:t xml:space="preserve"> imo...? </w:t>
      </w:r>
      <w:r w:rsidRPr="005F7606">
        <w:rPr>
          <w:rFonts w:ascii="Arial" w:hAnsi="Arial" w:cs="Arial"/>
          <w:sz w:val="18"/>
          <w:szCs w:val="18"/>
        </w:rPr>
        <w:t>[Congregation says, “</w:t>
      </w:r>
      <w:proofErr w:type="spellStart"/>
      <w:r>
        <w:rPr>
          <w:rFonts w:ascii="Arial" w:hAnsi="Arial" w:cs="Arial"/>
          <w:sz w:val="18"/>
          <w:szCs w:val="18"/>
        </w:rPr>
        <w:t>imomo</w:t>
      </w:r>
      <w:proofErr w:type="spellEnd"/>
      <w:r w:rsidRPr="005F7606">
        <w:rPr>
          <w:rFonts w:ascii="Arial" w:hAnsi="Arial" w:cs="Arial"/>
          <w:sz w:val="18"/>
          <w:szCs w:val="18"/>
        </w:rPr>
        <w:t>.”]</w:t>
      </w:r>
      <w:r>
        <w:rPr>
          <w:rFonts w:ascii="Arial" w:hAnsi="Arial" w:cs="Arial"/>
          <w:sz w:val="28"/>
          <w:szCs w:val="28"/>
        </w:rPr>
        <w:t xml:space="preserve"> </w:t>
      </w:r>
    </w:p>
    <w:p w:rsidR="00264564" w:rsidP="00264564" w:rsidRDefault="00264564" w14:paraId="4F7CC89E" w14:textId="77777777">
      <w:pPr>
        <w:jc w:val="both"/>
        <w:rPr>
          <w:rFonts w:ascii="Arial" w:hAnsi="Arial" w:cs="Arial"/>
          <w:sz w:val="28"/>
          <w:szCs w:val="28"/>
        </w:rPr>
      </w:pPr>
      <w:r>
        <w:rPr>
          <w:rFonts w:ascii="Arial" w:hAnsi="Arial" w:cs="Arial"/>
          <w:sz w:val="28"/>
          <w:szCs w:val="28"/>
          <w:vertAlign w:val="superscript"/>
          <w:lang w:val="x-none"/>
        </w:rPr>
        <w:t xml:space="preserve">92 </w:t>
      </w:r>
      <w:r>
        <w:rPr>
          <w:rFonts w:ascii="Arial" w:hAnsi="Arial" w:cs="Arial"/>
          <w:sz w:val="28"/>
          <w:szCs w:val="28"/>
          <w:lang w:val="x-none"/>
        </w:rPr>
        <w:t xml:space="preserve">Moona </w:t>
      </w:r>
      <w:proofErr w:type="spellStart"/>
      <w:r>
        <w:rPr>
          <w:rFonts w:ascii="Arial" w:hAnsi="Arial" w:cs="Arial"/>
          <w:sz w:val="28"/>
          <w:szCs w:val="28"/>
          <w:lang w:val="x-none"/>
        </w:rPr>
        <w:t>zvatakakura</w:t>
      </w:r>
      <w:proofErr w:type="spellEnd"/>
      <w:r>
        <w:rPr>
          <w:rFonts w:ascii="Arial" w:hAnsi="Arial" w:cs="Arial"/>
          <w:sz w:val="28"/>
          <w:szCs w:val="28"/>
          <w:lang w:val="x-none"/>
        </w:rPr>
        <w:t xml:space="preserve"> </w:t>
      </w:r>
      <w:proofErr w:type="spellStart"/>
      <w:r>
        <w:rPr>
          <w:rFonts w:ascii="Arial" w:hAnsi="Arial" w:cs="Arial"/>
          <w:sz w:val="28"/>
          <w:szCs w:val="28"/>
          <w:lang w:val="x-none"/>
        </w:rPr>
        <w:t>tichiudzwa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But </w:t>
      </w:r>
      <w:proofErr w:type="spellStart"/>
      <w:r>
        <w:rPr>
          <w:rFonts w:ascii="Arial" w:hAnsi="Arial" w:cs="Arial"/>
          <w:sz w:val="28"/>
          <w:szCs w:val="28"/>
          <w:lang w:val="x-none"/>
        </w:rPr>
        <w:t>ndaona</w:t>
      </w:r>
      <w:proofErr w:type="spellEnd"/>
      <w:r>
        <w:rPr>
          <w:rFonts w:ascii="Arial" w:hAnsi="Arial" w:cs="Arial"/>
          <w:sz w:val="28"/>
          <w:szCs w:val="28"/>
          <w:lang w:val="x-none"/>
        </w:rPr>
        <w:t xml:space="preserve"> </w:t>
      </w:r>
      <w:proofErr w:type="spellStart"/>
      <w:r>
        <w:rPr>
          <w:rFonts w:ascii="Arial" w:hAnsi="Arial" w:cs="Arial"/>
          <w:sz w:val="28"/>
          <w:szCs w:val="28"/>
          <w:lang w:val="x-none"/>
        </w:rPr>
        <w:t>rudzi</w:t>
      </w:r>
      <w:proofErr w:type="spellEnd"/>
      <w:r>
        <w:rPr>
          <w:rFonts w:ascii="Arial" w:hAnsi="Arial" w:cs="Arial"/>
          <w:sz w:val="28"/>
          <w:szCs w:val="28"/>
          <w:lang w:val="x-none"/>
        </w:rPr>
        <w:t xml:space="preserve"> </w:t>
      </w:r>
      <w:proofErr w:type="spellStart"/>
      <w:r>
        <w:rPr>
          <w:rFonts w:ascii="Arial" w:hAnsi="Arial" w:cs="Arial"/>
          <w:sz w:val="28"/>
          <w:szCs w:val="28"/>
          <w:lang w:val="x-none"/>
        </w:rPr>
        <w:t>rwedu</w:t>
      </w:r>
      <w:proofErr w:type="spellEnd"/>
      <w:r>
        <w:rPr>
          <w:rFonts w:ascii="Arial" w:hAnsi="Arial" w:cs="Arial"/>
          <w:sz w:val="28"/>
          <w:szCs w:val="28"/>
          <w:lang w:val="x-none"/>
        </w:rPr>
        <w:t xml:space="preserve"> </w:t>
      </w:r>
      <w:proofErr w:type="spellStart"/>
      <w:r>
        <w:rPr>
          <w:rFonts w:ascii="Arial" w:hAnsi="Arial" w:cs="Arial"/>
          <w:sz w:val="28"/>
          <w:szCs w:val="28"/>
          <w:lang w:val="x-none"/>
        </w:rPr>
        <w:t>kuKenzamba</w:t>
      </w:r>
      <w:proofErr w:type="spellEnd"/>
      <w:r>
        <w:rPr>
          <w:rFonts w:ascii="Arial" w:hAnsi="Arial" w:cs="Arial"/>
          <w:sz w:val="28"/>
          <w:szCs w:val="28"/>
          <w:lang w:val="x-none"/>
        </w:rPr>
        <w:t xml:space="preserve"> </w:t>
      </w:r>
      <w:proofErr w:type="spellStart"/>
      <w:r>
        <w:rPr>
          <w:rFonts w:ascii="Arial" w:hAnsi="Arial" w:cs="Arial"/>
          <w:sz w:val="28"/>
          <w:szCs w:val="28"/>
          <w:lang w:val="x-none"/>
        </w:rPr>
        <w:t>uko</w:t>
      </w:r>
      <w:proofErr w:type="spellEnd"/>
      <w:r>
        <w:rPr>
          <w:rFonts w:ascii="Arial" w:hAnsi="Arial" w:cs="Arial"/>
          <w:sz w:val="28"/>
          <w:szCs w:val="28"/>
          <w:lang w:val="x-none"/>
        </w:rPr>
        <w:t xml:space="preserve">, </w:t>
      </w:r>
      <w:proofErr w:type="spellStart"/>
      <w:r>
        <w:rPr>
          <w:rFonts w:ascii="Arial" w:hAnsi="Arial" w:cs="Arial"/>
          <w:sz w:val="28"/>
          <w:szCs w:val="28"/>
          <w:lang w:val="x-none"/>
        </w:rPr>
        <w:t>ndinogara</w:t>
      </w:r>
      <w:proofErr w:type="spellEnd"/>
      <w:r>
        <w:rPr>
          <w:rFonts w:ascii="Arial" w:hAnsi="Arial" w:cs="Arial"/>
          <w:sz w:val="28"/>
          <w:szCs w:val="28"/>
          <w:lang w:val="x-none"/>
        </w:rPr>
        <w:t xml:space="preserve"> </w:t>
      </w:r>
      <w:proofErr w:type="spellStart"/>
      <w:r>
        <w:rPr>
          <w:rFonts w:ascii="Arial" w:hAnsi="Arial" w:cs="Arial"/>
          <w:sz w:val="28"/>
          <w:szCs w:val="28"/>
          <w:lang w:val="x-none"/>
        </w:rPr>
        <w:t>ndichirikoka</w:t>
      </w:r>
      <w:proofErr w:type="spellEnd"/>
      <w:r>
        <w:rPr>
          <w:rFonts w:ascii="Arial" w:hAnsi="Arial" w:cs="Arial"/>
          <w:sz w:val="28"/>
          <w:szCs w:val="28"/>
          <w:lang w:val="x-none"/>
        </w:rPr>
        <w:t xml:space="preserve">, </w:t>
      </w:r>
      <w:proofErr w:type="spellStart"/>
      <w:r>
        <w:rPr>
          <w:rFonts w:ascii="Arial" w:hAnsi="Arial" w:cs="Arial"/>
          <w:sz w:val="28"/>
          <w:szCs w:val="28"/>
          <w:lang w:val="x-none"/>
        </w:rPr>
        <w:t>ndinozviona</w:t>
      </w:r>
      <w:proofErr w:type="spellEnd"/>
      <w:r>
        <w:rPr>
          <w:rFonts w:ascii="Arial" w:hAnsi="Arial" w:cs="Arial"/>
          <w:sz w:val="28"/>
          <w:szCs w:val="28"/>
          <w:lang w:val="x-none"/>
        </w:rPr>
        <w:t xml:space="preserve">. Kana </w:t>
      </w:r>
      <w:proofErr w:type="spellStart"/>
      <w:r>
        <w:rPr>
          <w:rFonts w:ascii="Arial" w:hAnsi="Arial" w:cs="Arial"/>
          <w:sz w:val="28"/>
          <w:szCs w:val="28"/>
          <w:lang w:val="x-none"/>
        </w:rPr>
        <w:t>mabako</w:t>
      </w:r>
      <w:proofErr w:type="spellEnd"/>
      <w:r>
        <w:rPr>
          <w:rFonts w:ascii="Arial" w:hAnsi="Arial" w:cs="Arial"/>
          <w:sz w:val="28"/>
          <w:szCs w:val="28"/>
          <w:lang w:val="x-none"/>
        </w:rPr>
        <w:t xml:space="preserve"> </w:t>
      </w:r>
      <w:proofErr w:type="spellStart"/>
      <w:r>
        <w:rPr>
          <w:rFonts w:ascii="Arial" w:hAnsi="Arial" w:cs="Arial"/>
          <w:sz w:val="28"/>
          <w:szCs w:val="28"/>
          <w:lang w:val="x-none"/>
        </w:rPr>
        <w:t>iwayo</w:t>
      </w:r>
      <w:proofErr w:type="spellEnd"/>
      <w:r>
        <w:rPr>
          <w:rFonts w:ascii="Arial" w:hAnsi="Arial" w:cs="Arial"/>
          <w:sz w:val="28"/>
          <w:szCs w:val="28"/>
          <w:lang w:val="x-none"/>
        </w:rPr>
        <w:t xml:space="preserve"> </w:t>
      </w:r>
      <w:proofErr w:type="spellStart"/>
      <w:r>
        <w:rPr>
          <w:rFonts w:ascii="Arial" w:hAnsi="Arial" w:cs="Arial"/>
          <w:sz w:val="28"/>
          <w:szCs w:val="28"/>
          <w:lang w:val="x-none"/>
        </w:rPr>
        <w:t>zviri’zvo</w:t>
      </w:r>
      <w:proofErr w:type="spellEnd"/>
      <w:r>
        <w:rPr>
          <w:rFonts w:ascii="Arial" w:hAnsi="Arial" w:cs="Arial"/>
          <w:sz w:val="28"/>
          <w:szCs w:val="28"/>
          <w:lang w:val="x-none"/>
        </w:rPr>
        <w:t xml:space="preserve"> </w:t>
      </w:r>
      <w:proofErr w:type="spellStart"/>
      <w:r>
        <w:rPr>
          <w:rFonts w:ascii="Arial" w:hAnsi="Arial" w:cs="Arial"/>
          <w:sz w:val="28"/>
          <w:szCs w:val="28"/>
          <w:lang w:val="x-none"/>
        </w:rPr>
        <w:t>zvaanogona</w:t>
      </w:r>
      <w:proofErr w:type="spellEnd"/>
      <w:r>
        <w:rPr>
          <w:rFonts w:ascii="Arial" w:hAnsi="Arial" w:cs="Arial"/>
          <w:sz w:val="28"/>
          <w:szCs w:val="28"/>
          <w:lang w:val="x-none"/>
        </w:rPr>
        <w:t xml:space="preserve"> </w:t>
      </w:r>
      <w:proofErr w:type="spellStart"/>
      <w:r>
        <w:rPr>
          <w:rFonts w:ascii="Arial" w:hAnsi="Arial" w:cs="Arial"/>
          <w:sz w:val="28"/>
          <w:szCs w:val="28"/>
          <w:lang w:val="x-none"/>
        </w:rPr>
        <w:t>kuita</w:t>
      </w:r>
      <w:proofErr w:type="spellEnd"/>
      <w:r>
        <w:rPr>
          <w:rFonts w:ascii="Arial" w:hAnsi="Arial" w:cs="Arial"/>
          <w:sz w:val="28"/>
          <w:szCs w:val="28"/>
          <w:lang w:val="x-none"/>
        </w:rPr>
        <w:t xml:space="preserve"> </w:t>
      </w:r>
      <w:proofErr w:type="spellStart"/>
      <w:r>
        <w:rPr>
          <w:rFonts w:ascii="Arial" w:hAnsi="Arial" w:cs="Arial"/>
          <w:sz w:val="28"/>
          <w:szCs w:val="28"/>
          <w:lang w:val="x-none"/>
        </w:rPr>
        <w:t>ikoko</w:t>
      </w:r>
      <w:proofErr w:type="spellEnd"/>
      <w:r>
        <w:rPr>
          <w:rFonts w:ascii="Arial" w:hAnsi="Arial" w:cs="Arial"/>
          <w:sz w:val="28"/>
          <w:szCs w:val="28"/>
          <w:lang w:val="x-none"/>
        </w:rPr>
        <w:t xml:space="preserve"> uku, </w:t>
      </w:r>
      <w:proofErr w:type="spellStart"/>
      <w:r>
        <w:rPr>
          <w:rFonts w:ascii="Arial" w:hAnsi="Arial" w:cs="Arial"/>
          <w:sz w:val="28"/>
          <w:szCs w:val="28"/>
          <w:lang w:val="x-none"/>
        </w:rPr>
        <w:t>ngaagare</w:t>
      </w:r>
      <w:proofErr w:type="spellEnd"/>
      <w:r>
        <w:rPr>
          <w:rFonts w:ascii="Arial" w:hAnsi="Arial" w:cs="Arial"/>
          <w:sz w:val="28"/>
          <w:szCs w:val="28"/>
          <w:lang w:val="x-none"/>
        </w:rPr>
        <w:t xml:space="preserve"> </w:t>
      </w:r>
      <w:proofErr w:type="spellStart"/>
      <w:r>
        <w:rPr>
          <w:rFonts w:ascii="Arial" w:hAnsi="Arial" w:cs="Arial"/>
          <w:sz w:val="28"/>
          <w:szCs w:val="28"/>
          <w:lang w:val="x-none"/>
        </w:rPr>
        <w:t>akadaro</w:t>
      </w:r>
      <w:proofErr w:type="spellEnd"/>
      <w:r>
        <w:rPr>
          <w:rFonts w:ascii="Arial" w:hAnsi="Arial" w:cs="Arial"/>
          <w:sz w:val="28"/>
          <w:szCs w:val="28"/>
          <w:lang w:val="x-none"/>
        </w:rPr>
        <w:t xml:space="preserve"> </w:t>
      </w:r>
      <w:proofErr w:type="spellStart"/>
      <w:r>
        <w:rPr>
          <w:rFonts w:ascii="Arial" w:hAnsi="Arial" w:cs="Arial"/>
          <w:sz w:val="28"/>
          <w:szCs w:val="28"/>
          <w:lang w:val="x-none"/>
        </w:rPr>
        <w:t>mapako</w:t>
      </w:r>
      <w:proofErr w:type="spellEnd"/>
      <w:r>
        <w:rPr>
          <w:rFonts w:ascii="Arial" w:hAnsi="Arial" w:cs="Arial"/>
          <w:sz w:val="28"/>
          <w:szCs w:val="28"/>
          <w:lang w:val="x-none"/>
        </w:rPr>
        <w:t xml:space="preserve"> </w:t>
      </w:r>
      <w:proofErr w:type="spellStart"/>
      <w:r>
        <w:rPr>
          <w:rFonts w:ascii="Arial" w:hAnsi="Arial" w:cs="Arial"/>
          <w:sz w:val="28"/>
          <w:szCs w:val="28"/>
          <w:lang w:val="x-none"/>
        </w:rPr>
        <w:t>iwayo</w:t>
      </w:r>
      <w:proofErr w:type="spellEnd"/>
      <w:r>
        <w:rPr>
          <w:rFonts w:ascii="Arial" w:hAnsi="Arial" w:cs="Arial"/>
          <w:sz w:val="28"/>
          <w:szCs w:val="28"/>
          <w:lang w:val="x-none"/>
        </w:rPr>
        <w:t xml:space="preserve">. </w:t>
      </w:r>
      <w:r w:rsidRPr="005F7606">
        <w:rPr>
          <w:rFonts w:ascii="Arial" w:hAnsi="Arial" w:cs="Arial"/>
          <w:sz w:val="18"/>
          <w:szCs w:val="18"/>
        </w:rPr>
        <w:t xml:space="preserve">[Congregation </w:t>
      </w:r>
      <w:r>
        <w:rPr>
          <w:rFonts w:ascii="Arial" w:hAnsi="Arial" w:cs="Arial"/>
          <w:sz w:val="18"/>
          <w:szCs w:val="18"/>
        </w:rPr>
        <w:t>laughs—ED</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Handidi</w:t>
      </w:r>
      <w:proofErr w:type="spellEnd"/>
      <w:r>
        <w:rPr>
          <w:rFonts w:ascii="Arial" w:hAnsi="Arial" w:cs="Arial"/>
          <w:sz w:val="28"/>
          <w:szCs w:val="28"/>
          <w:lang w:val="x-none"/>
        </w:rPr>
        <w:t xml:space="preserve"> </w:t>
      </w:r>
      <w:proofErr w:type="spellStart"/>
      <w:r>
        <w:rPr>
          <w:rFonts w:ascii="Arial" w:hAnsi="Arial" w:cs="Arial"/>
          <w:sz w:val="28"/>
          <w:szCs w:val="28"/>
          <w:lang w:val="x-none"/>
        </w:rPr>
        <w:t>kuaona</w:t>
      </w:r>
      <w:proofErr w:type="spellEnd"/>
      <w:r>
        <w:rPr>
          <w:rFonts w:ascii="Arial" w:hAnsi="Arial" w:cs="Arial"/>
          <w:sz w:val="28"/>
          <w:szCs w:val="28"/>
          <w:lang w:val="x-none"/>
        </w:rPr>
        <w:t xml:space="preserve"> </w:t>
      </w:r>
      <w:proofErr w:type="spellStart"/>
      <w:r>
        <w:rPr>
          <w:rFonts w:ascii="Arial" w:hAnsi="Arial" w:cs="Arial"/>
          <w:sz w:val="28"/>
          <w:szCs w:val="28"/>
          <w:lang w:val="x-none"/>
        </w:rPr>
        <w:t>futi</w:t>
      </w:r>
      <w:proofErr w:type="spellEnd"/>
      <w:r>
        <w:rPr>
          <w:rFonts w:ascii="Arial" w:hAnsi="Arial" w:cs="Arial"/>
          <w:sz w:val="28"/>
          <w:szCs w:val="28"/>
          <w:lang w:val="x-none"/>
        </w:rPr>
        <w:t xml:space="preserve"> </w:t>
      </w:r>
      <w:proofErr w:type="spellStart"/>
      <w:r>
        <w:rPr>
          <w:rFonts w:ascii="Arial" w:hAnsi="Arial" w:cs="Arial"/>
          <w:sz w:val="28"/>
          <w:szCs w:val="28"/>
          <w:lang w:val="x-none"/>
        </w:rPr>
        <w:t>mapako</w:t>
      </w:r>
      <w:proofErr w:type="spellEnd"/>
      <w:r>
        <w:rPr>
          <w:rFonts w:ascii="Arial" w:hAnsi="Arial" w:cs="Arial"/>
          <w:sz w:val="28"/>
          <w:szCs w:val="28"/>
          <w:lang w:val="x-none"/>
        </w:rPr>
        <w:t xml:space="preserve"> </w:t>
      </w:r>
      <w:proofErr w:type="spellStart"/>
      <w:r>
        <w:rPr>
          <w:rFonts w:ascii="Arial" w:hAnsi="Arial" w:cs="Arial"/>
          <w:sz w:val="28"/>
          <w:szCs w:val="28"/>
          <w:lang w:val="x-none"/>
        </w:rPr>
        <w:t>iwayo</w:t>
      </w:r>
      <w:proofErr w:type="spellEnd"/>
      <w:r>
        <w:rPr>
          <w:rFonts w:ascii="Arial" w:hAnsi="Arial" w:cs="Arial"/>
          <w:sz w:val="28"/>
          <w:szCs w:val="28"/>
          <w:lang w:val="x-none"/>
        </w:rPr>
        <w:t xml:space="preserve"> </w:t>
      </w:r>
      <w:proofErr w:type="spellStart"/>
      <w:r>
        <w:rPr>
          <w:rFonts w:ascii="Arial" w:hAnsi="Arial" w:cs="Arial"/>
          <w:sz w:val="28"/>
          <w:szCs w:val="28"/>
          <w:lang w:val="x-none"/>
        </w:rPr>
        <w:t>muhupenyu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hwangu</w:t>
      </w:r>
      <w:proofErr w:type="spellEnd"/>
      <w:r>
        <w:rPr>
          <w:rFonts w:ascii="Arial" w:hAnsi="Arial" w:cs="Arial"/>
          <w:sz w:val="28"/>
          <w:szCs w:val="28"/>
          <w:lang w:val="x-none"/>
        </w:rPr>
        <w:t xml:space="preserve">, </w:t>
      </w:r>
      <w:proofErr w:type="spellStart"/>
      <w:r>
        <w:rPr>
          <w:rFonts w:ascii="Arial" w:hAnsi="Arial" w:cs="Arial"/>
          <w:sz w:val="28"/>
          <w:szCs w:val="28"/>
          <w:lang w:val="x-none"/>
        </w:rPr>
        <w:t>ehe</w:t>
      </w:r>
      <w:proofErr w:type="spellEnd"/>
      <w:r>
        <w:rPr>
          <w:rFonts w:ascii="Arial" w:hAnsi="Arial" w:cs="Arial"/>
          <w:sz w:val="28"/>
          <w:szCs w:val="28"/>
          <w:lang w:val="x-none"/>
        </w:rPr>
        <w:t xml:space="preserve">. Mapako </w:t>
      </w:r>
      <w:proofErr w:type="spellStart"/>
      <w:r>
        <w:rPr>
          <w:rFonts w:ascii="Arial" w:hAnsi="Arial" w:cs="Arial"/>
          <w:sz w:val="28"/>
          <w:szCs w:val="28"/>
          <w:lang w:val="x-none"/>
        </w:rPr>
        <w:t>akaipa</w:t>
      </w:r>
      <w:proofErr w:type="spellEnd"/>
      <w:r>
        <w:rPr>
          <w:rFonts w:ascii="Arial" w:hAnsi="Arial" w:cs="Arial"/>
          <w:sz w:val="28"/>
          <w:szCs w:val="28"/>
          <w:lang w:val="x-none"/>
        </w:rPr>
        <w:t xml:space="preserve"> chai...?</w:t>
      </w:r>
      <w:r w:rsidRPr="00245777">
        <w:rPr>
          <w:rFonts w:ascii="Arial" w:hAnsi="Arial" w:cs="Arial"/>
          <w:sz w:val="18"/>
          <w:szCs w:val="18"/>
        </w:rPr>
        <w:t xml:space="preserve"> </w:t>
      </w:r>
      <w:r w:rsidRPr="005F7606">
        <w:rPr>
          <w:rFonts w:ascii="Arial" w:hAnsi="Arial" w:cs="Arial"/>
          <w:sz w:val="18"/>
          <w:szCs w:val="18"/>
        </w:rPr>
        <w:t>[Congregation says, “</w:t>
      </w:r>
      <w:proofErr w:type="spellStart"/>
      <w:r>
        <w:rPr>
          <w:rFonts w:ascii="Arial" w:hAnsi="Arial" w:cs="Arial"/>
          <w:sz w:val="18"/>
          <w:szCs w:val="18"/>
        </w:rPr>
        <w:t>chaizvo</w:t>
      </w:r>
      <w:proofErr w:type="spellEnd"/>
      <w:r w:rsidRPr="005F7606">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Apedza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nemukondombera</w:t>
      </w:r>
      <w:proofErr w:type="spellEnd"/>
      <w:r>
        <w:rPr>
          <w:rFonts w:ascii="Arial" w:hAnsi="Arial" w:cs="Arial"/>
          <w:sz w:val="28"/>
          <w:szCs w:val="28"/>
          <w:lang w:val="x-none"/>
        </w:rPr>
        <w:t xml:space="preserve">, </w:t>
      </w:r>
      <w:proofErr w:type="spellStart"/>
      <w:r>
        <w:rPr>
          <w:rFonts w:ascii="Arial" w:hAnsi="Arial" w:cs="Arial"/>
          <w:sz w:val="28"/>
          <w:szCs w:val="28"/>
          <w:lang w:val="x-none"/>
        </w:rPr>
        <w:t>apedza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nembanje</w:t>
      </w:r>
      <w:proofErr w:type="spellEnd"/>
      <w:r>
        <w:rPr>
          <w:rFonts w:ascii="Arial" w:hAnsi="Arial" w:cs="Arial"/>
          <w:sz w:val="28"/>
          <w:szCs w:val="28"/>
          <w:lang w:val="x-none"/>
        </w:rPr>
        <w:t xml:space="preserve">, </w:t>
      </w:r>
      <w:proofErr w:type="spellStart"/>
      <w:r>
        <w:rPr>
          <w:rFonts w:ascii="Arial" w:hAnsi="Arial" w:cs="Arial"/>
          <w:sz w:val="28"/>
          <w:szCs w:val="28"/>
          <w:lang w:val="x-none"/>
        </w:rPr>
        <w:t>apedza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nedoro</w:t>
      </w:r>
      <w:proofErr w:type="spellEnd"/>
      <w:r>
        <w:rPr>
          <w:rFonts w:ascii="Arial" w:hAnsi="Arial" w:cs="Arial"/>
          <w:sz w:val="28"/>
          <w:szCs w:val="28"/>
          <w:lang w:val="x-none"/>
        </w:rPr>
        <w:t xml:space="preserve">. Mapako </w:t>
      </w:r>
      <w:proofErr w:type="spellStart"/>
      <w:r>
        <w:rPr>
          <w:rFonts w:ascii="Arial" w:hAnsi="Arial" w:cs="Arial"/>
          <w:sz w:val="28"/>
          <w:szCs w:val="28"/>
          <w:lang w:val="x-none"/>
        </w:rPr>
        <w:t>asina</w:t>
      </w:r>
      <w:proofErr w:type="spellEnd"/>
      <w:r>
        <w:rPr>
          <w:rFonts w:ascii="Arial" w:hAnsi="Arial" w:cs="Arial"/>
          <w:sz w:val="28"/>
          <w:szCs w:val="28"/>
          <w:lang w:val="x-none"/>
        </w:rPr>
        <w:t xml:space="preserve"> </w:t>
      </w:r>
      <w:proofErr w:type="spellStart"/>
      <w:r>
        <w:rPr>
          <w:rFonts w:ascii="Arial" w:hAnsi="Arial" w:cs="Arial"/>
          <w:sz w:val="28"/>
          <w:szCs w:val="28"/>
          <w:lang w:val="x-none"/>
        </w:rPr>
        <w:t>chaanobatsira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
    <w:p w:rsidRPr="00475124" w:rsidR="00264564" w:rsidP="00264564" w:rsidRDefault="00264564" w14:paraId="012936E2" w14:textId="77777777">
      <w:pPr>
        <w:jc w:val="both"/>
        <w:rPr>
          <w:rFonts w:ascii="Arial" w:hAnsi="Arial" w:cs="Arial"/>
          <w:sz w:val="18"/>
          <w:szCs w:val="18"/>
        </w:rPr>
      </w:pPr>
      <w:r>
        <w:rPr>
          <w:rFonts w:ascii="Arial" w:hAnsi="Arial" w:cs="Arial"/>
          <w:sz w:val="28"/>
          <w:szCs w:val="28"/>
          <w:vertAlign w:val="superscript"/>
        </w:rPr>
        <w:t xml:space="preserve">93 </w:t>
      </w:r>
      <w:r>
        <w:rPr>
          <w:rFonts w:ascii="Arial" w:hAnsi="Arial" w:cs="Arial"/>
          <w:sz w:val="28"/>
          <w:szCs w:val="28"/>
          <w:lang w:val="x-none"/>
        </w:rPr>
        <w:t xml:space="preserve">But </w:t>
      </w:r>
      <w:proofErr w:type="spellStart"/>
      <w:r>
        <w:rPr>
          <w:rFonts w:ascii="Arial" w:hAnsi="Arial" w:cs="Arial"/>
          <w:sz w:val="28"/>
          <w:szCs w:val="28"/>
          <w:lang w:val="x-none"/>
        </w:rPr>
        <w:t>kubva</w:t>
      </w:r>
      <w:proofErr w:type="spellEnd"/>
      <w:r>
        <w:rPr>
          <w:rFonts w:ascii="Arial" w:hAnsi="Arial" w:cs="Arial"/>
          <w:sz w:val="28"/>
          <w:szCs w:val="28"/>
          <w:lang w:val="x-none"/>
        </w:rPr>
        <w:t xml:space="preserve"> </w:t>
      </w:r>
      <w:proofErr w:type="spellStart"/>
      <w:r>
        <w:rPr>
          <w:rFonts w:ascii="Arial" w:hAnsi="Arial" w:cs="Arial"/>
          <w:sz w:val="28"/>
          <w:szCs w:val="28"/>
          <w:lang w:val="x-none"/>
        </w:rPr>
        <w:t>zvandakaziva</w:t>
      </w:r>
      <w:proofErr w:type="spellEnd"/>
      <w:r>
        <w:rPr>
          <w:rFonts w:ascii="Arial" w:hAnsi="Arial" w:cs="Arial"/>
          <w:sz w:val="28"/>
          <w:szCs w:val="28"/>
          <w:lang w:val="x-none"/>
        </w:rPr>
        <w:t xml:space="preserve"> Jeso, </w:t>
      </w:r>
      <w:r w:rsidRPr="005F7606">
        <w:rPr>
          <w:rFonts w:ascii="Arial" w:hAnsi="Arial" w:cs="Arial"/>
          <w:sz w:val="18"/>
          <w:szCs w:val="18"/>
        </w:rPr>
        <w:t>[Congregation says, “Amen</w:t>
      </w:r>
      <w:r>
        <w:rPr>
          <w:rFonts w:ascii="Arial" w:hAnsi="Arial" w:cs="Arial"/>
          <w:sz w:val="18"/>
          <w:szCs w:val="18"/>
        </w:rPr>
        <w:t>,</w:t>
      </w:r>
      <w:r w:rsidRPr="005F7606">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mufaro</w:t>
      </w:r>
      <w:proofErr w:type="spellEnd"/>
      <w:r>
        <w:rPr>
          <w:rFonts w:ascii="Arial" w:hAnsi="Arial" w:cs="Arial"/>
          <w:sz w:val="28"/>
          <w:szCs w:val="28"/>
          <w:lang w:val="x-none"/>
        </w:rPr>
        <w:t xml:space="preserve"> </w:t>
      </w:r>
      <w:proofErr w:type="spellStart"/>
      <w:r>
        <w:rPr>
          <w:rFonts w:ascii="Arial" w:hAnsi="Arial" w:cs="Arial"/>
          <w:sz w:val="28"/>
          <w:szCs w:val="28"/>
          <w:lang w:val="x-none"/>
        </w:rPr>
        <w:t>wandinawo</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ndewani</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ndewa</w:t>
      </w:r>
      <w:proofErr w:type="spellEnd"/>
      <w:r>
        <w:rPr>
          <w:rFonts w:ascii="Arial" w:hAnsi="Arial" w:cs="Arial"/>
          <w:sz w:val="18"/>
          <w:szCs w:val="18"/>
        </w:rPr>
        <w:t xml:space="preserve"> Jesu</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Hausisiri</w:t>
      </w:r>
      <w:proofErr w:type="spellEnd"/>
      <w:r>
        <w:rPr>
          <w:rFonts w:ascii="Arial" w:hAnsi="Arial" w:cs="Arial"/>
          <w:sz w:val="28"/>
          <w:szCs w:val="28"/>
          <w:lang w:val="x-none"/>
        </w:rPr>
        <w:t xml:space="preserve"> </w:t>
      </w:r>
      <w:proofErr w:type="spellStart"/>
      <w:r>
        <w:rPr>
          <w:rFonts w:ascii="Arial" w:hAnsi="Arial" w:cs="Arial"/>
          <w:sz w:val="28"/>
          <w:szCs w:val="28"/>
          <w:lang w:val="x-none"/>
        </w:rPr>
        <w:t>wedzinza</w:t>
      </w:r>
      <w:proofErr w:type="spellEnd"/>
      <w:r>
        <w:rPr>
          <w:rFonts w:ascii="Arial" w:hAnsi="Arial" w:cs="Arial"/>
          <w:sz w:val="28"/>
          <w:szCs w:val="28"/>
          <w:lang w:val="x-none"/>
        </w:rPr>
        <w:t xml:space="preserve"> </w:t>
      </w:r>
      <w:proofErr w:type="spellStart"/>
      <w:r>
        <w:rPr>
          <w:rFonts w:ascii="Arial" w:hAnsi="Arial" w:cs="Arial"/>
          <w:sz w:val="28"/>
          <w:szCs w:val="28"/>
          <w:lang w:val="x-none"/>
        </w:rPr>
        <w:t>rekwandakabva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Amen!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Wa’amufaro</w:t>
      </w:r>
      <w:proofErr w:type="spellEnd"/>
      <w:r>
        <w:rPr>
          <w:rFonts w:ascii="Arial" w:hAnsi="Arial" w:cs="Arial"/>
          <w:sz w:val="28"/>
          <w:szCs w:val="28"/>
          <w:lang w:val="x-none"/>
        </w:rPr>
        <w:t xml:space="preserve"> </w:t>
      </w:r>
      <w:proofErr w:type="spellStart"/>
      <w:r>
        <w:rPr>
          <w:rFonts w:ascii="Arial" w:hAnsi="Arial" w:cs="Arial"/>
          <w:sz w:val="28"/>
          <w:szCs w:val="28"/>
          <w:lang w:val="x-none"/>
        </w:rPr>
        <w:t>waJeso</w:t>
      </w:r>
      <w:proofErr w:type="spellEnd"/>
      <w:r>
        <w:rPr>
          <w:rFonts w:ascii="Arial" w:hAnsi="Arial" w:cs="Arial"/>
          <w:sz w:val="28"/>
          <w:szCs w:val="28"/>
          <w:lang w:val="x-none"/>
        </w:rPr>
        <w:t xml:space="preserve"> chai...? </w:t>
      </w:r>
      <w:r w:rsidRPr="005F7606">
        <w:rPr>
          <w:rFonts w:ascii="Arial" w:hAnsi="Arial" w:cs="Arial"/>
          <w:sz w:val="18"/>
          <w:szCs w:val="18"/>
        </w:rPr>
        <w:t>[Congregation says, “</w:t>
      </w:r>
      <w:proofErr w:type="spellStart"/>
      <w:r>
        <w:rPr>
          <w:rFonts w:ascii="Arial" w:hAnsi="Arial" w:cs="Arial"/>
          <w:sz w:val="18"/>
          <w:szCs w:val="18"/>
        </w:rPr>
        <w:t>chaiwo</w:t>
      </w:r>
      <w:proofErr w:type="spellEnd"/>
      <w:r>
        <w:rPr>
          <w:rFonts w:ascii="Arial" w:hAnsi="Arial" w:cs="Arial"/>
          <w:sz w:val="18"/>
          <w:szCs w:val="18"/>
        </w:rPr>
        <w:t>,</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chaiwo</w:t>
      </w:r>
      <w:proofErr w:type="spellEnd"/>
      <w:r>
        <w:rPr>
          <w:rFonts w:ascii="Arial" w:hAnsi="Arial" w:cs="Arial"/>
          <w:sz w:val="28"/>
          <w:szCs w:val="28"/>
          <w:lang w:val="x-none"/>
        </w:rPr>
        <w:t xml:space="preserve">, </w:t>
      </w:r>
      <w:proofErr w:type="spellStart"/>
      <w:r>
        <w:rPr>
          <w:rFonts w:ascii="Arial" w:hAnsi="Arial" w:cs="Arial"/>
          <w:sz w:val="28"/>
          <w:szCs w:val="28"/>
          <w:lang w:val="x-none"/>
        </w:rPr>
        <w:t>ha’moona</w:t>
      </w:r>
      <w:proofErr w:type="spellEnd"/>
      <w:r>
        <w:rPr>
          <w:rFonts w:ascii="Arial" w:hAnsi="Arial" w:cs="Arial"/>
          <w:sz w:val="28"/>
          <w:szCs w:val="28"/>
          <w:lang w:val="x-none"/>
        </w:rPr>
        <w:t>.</w:t>
      </w:r>
    </w:p>
    <w:p w:rsidR="00264564" w:rsidP="00264564" w:rsidRDefault="00264564" w14:paraId="252B3BA5" w14:textId="77777777">
      <w:pPr>
        <w:jc w:val="both"/>
        <w:rPr>
          <w:rFonts w:ascii="Arial" w:hAnsi="Arial" w:cs="Arial"/>
          <w:sz w:val="28"/>
          <w:szCs w:val="28"/>
          <w:lang w:val="x-none"/>
        </w:rPr>
      </w:pPr>
      <w:r>
        <w:rPr>
          <w:rFonts w:ascii="Arial" w:hAnsi="Arial" w:cs="Arial"/>
          <w:sz w:val="28"/>
          <w:szCs w:val="28"/>
          <w:vertAlign w:val="superscript"/>
          <w:lang w:val="x-none"/>
        </w:rPr>
        <w:t xml:space="preserve">94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w:t>
      </w:r>
      <w:proofErr w:type="spellStart"/>
      <w:r>
        <w:rPr>
          <w:rFonts w:ascii="Arial" w:hAnsi="Arial" w:cs="Arial"/>
          <w:sz w:val="28"/>
          <w:szCs w:val="28"/>
          <w:lang w:val="x-none"/>
        </w:rPr>
        <w:t>tava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hanzi</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nde’chida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ndiine</w:t>
      </w:r>
      <w:proofErr w:type="spellEnd"/>
      <w:r>
        <w:rPr>
          <w:rFonts w:ascii="Arial" w:hAnsi="Arial" w:cs="Arial"/>
          <w:sz w:val="28"/>
          <w:szCs w:val="28"/>
          <w:lang w:val="x-none"/>
        </w:rPr>
        <w:t xml:space="preserve"> </w:t>
      </w:r>
      <w:proofErr w:type="spellStart"/>
      <w:r>
        <w:rPr>
          <w:rFonts w:ascii="Arial" w:hAnsi="Arial" w:cs="Arial"/>
          <w:sz w:val="28"/>
          <w:szCs w:val="28"/>
          <w:lang w:val="x-none"/>
        </w:rPr>
        <w:t>madzimai</w:t>
      </w:r>
      <w:proofErr w:type="spellEnd"/>
      <w:r>
        <w:rPr>
          <w:rFonts w:ascii="Arial" w:hAnsi="Arial" w:cs="Arial"/>
          <w:sz w:val="28"/>
          <w:szCs w:val="28"/>
          <w:lang w:val="x-none"/>
        </w:rPr>
        <w:t xml:space="preserve"> </w:t>
      </w:r>
      <w:proofErr w:type="spellStart"/>
      <w:r>
        <w:rPr>
          <w:rFonts w:ascii="Arial" w:hAnsi="Arial" w:cs="Arial"/>
          <w:sz w:val="28"/>
          <w:szCs w:val="28"/>
          <w:lang w:val="x-none"/>
        </w:rPr>
        <w:t>angu</w:t>
      </w:r>
      <w:proofErr w:type="spellEnd"/>
      <w:r>
        <w:rPr>
          <w:rFonts w:ascii="Arial" w:hAnsi="Arial" w:cs="Arial"/>
          <w:sz w:val="28"/>
          <w:szCs w:val="28"/>
          <w:lang w:val="x-none"/>
        </w:rPr>
        <w:t xml:space="preserve"> </w:t>
      </w:r>
      <w:proofErr w:type="spellStart"/>
      <w:r>
        <w:rPr>
          <w:rFonts w:ascii="Arial" w:hAnsi="Arial" w:cs="Arial"/>
          <w:sz w:val="28"/>
          <w:szCs w:val="28"/>
          <w:lang w:val="x-none"/>
        </w:rPr>
        <w:t>tichitenda</w:t>
      </w:r>
      <w:proofErr w:type="spellEnd"/>
      <w:r>
        <w:rPr>
          <w:rFonts w:ascii="Arial" w:hAnsi="Arial" w:cs="Arial"/>
          <w:sz w:val="28"/>
          <w:szCs w:val="28"/>
          <w:lang w:val="x-none"/>
        </w:rPr>
        <w:t xml:space="preserve"> Mwari.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Tichifara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Mwari </w:t>
      </w:r>
      <w:proofErr w:type="spellStart"/>
      <w:r>
        <w:rPr>
          <w:rFonts w:ascii="Arial" w:hAnsi="Arial" w:cs="Arial"/>
          <w:sz w:val="28"/>
          <w:szCs w:val="28"/>
          <w:lang w:val="x-none"/>
        </w:rPr>
        <w:t>akatichengeta</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Mwari </w:t>
      </w:r>
      <w:proofErr w:type="spellStart"/>
      <w:r>
        <w:rPr>
          <w:rFonts w:ascii="Arial" w:hAnsi="Arial" w:cs="Arial"/>
          <w:sz w:val="28"/>
          <w:szCs w:val="28"/>
          <w:lang w:val="x-none"/>
        </w:rPr>
        <w:t>anotipa</w:t>
      </w:r>
      <w:proofErr w:type="spellEnd"/>
      <w:r>
        <w:rPr>
          <w:rFonts w:ascii="Arial" w:hAnsi="Arial" w:cs="Arial"/>
          <w:sz w:val="28"/>
          <w:szCs w:val="28"/>
          <w:lang w:val="x-none"/>
        </w:rPr>
        <w:t xml:space="preserve"> </w:t>
      </w:r>
      <w:proofErr w:type="spellStart"/>
      <w:r>
        <w:rPr>
          <w:rFonts w:ascii="Arial" w:hAnsi="Arial" w:cs="Arial"/>
          <w:sz w:val="28"/>
          <w:szCs w:val="28"/>
          <w:lang w:val="x-none"/>
        </w:rPr>
        <w:t>mota</w:t>
      </w:r>
      <w:proofErr w:type="spellEnd"/>
      <w:r>
        <w:rPr>
          <w:rFonts w:ascii="Arial" w:hAnsi="Arial" w:cs="Arial"/>
          <w:sz w:val="28"/>
          <w:szCs w:val="28"/>
          <w:lang w:val="x-none"/>
        </w:rPr>
        <w:t xml:space="preserve">, Mwari </w:t>
      </w:r>
      <w:proofErr w:type="spellStart"/>
      <w:r>
        <w:rPr>
          <w:rFonts w:ascii="Arial" w:hAnsi="Arial" w:cs="Arial"/>
          <w:sz w:val="28"/>
          <w:szCs w:val="28"/>
          <w:lang w:val="x-none"/>
        </w:rPr>
        <w:t>anotiti</w:t>
      </w:r>
      <w:proofErr w:type="spellEnd"/>
      <w:r>
        <w:rPr>
          <w:rFonts w:ascii="Arial" w:hAnsi="Arial" w:cs="Arial"/>
          <w:sz w:val="28"/>
          <w:szCs w:val="28"/>
          <w:lang w:val="x-none"/>
        </w:rPr>
        <w:t xml:space="preserve"> </w:t>
      </w:r>
      <w:proofErr w:type="spellStart"/>
      <w:r>
        <w:rPr>
          <w:rFonts w:ascii="Arial" w:hAnsi="Arial" w:cs="Arial"/>
          <w:sz w:val="28"/>
          <w:szCs w:val="28"/>
          <w:lang w:val="x-none"/>
        </w:rPr>
        <w:t>handipindi</w:t>
      </w:r>
      <w:proofErr w:type="spellEnd"/>
      <w:r>
        <w:rPr>
          <w:rFonts w:ascii="Arial" w:hAnsi="Arial" w:cs="Arial"/>
          <w:sz w:val="28"/>
          <w:szCs w:val="28"/>
          <w:lang w:val="x-none"/>
        </w:rPr>
        <w:t xml:space="preserve"> </w:t>
      </w:r>
      <w:proofErr w:type="spellStart"/>
      <w:r>
        <w:rPr>
          <w:rFonts w:ascii="Arial" w:hAnsi="Arial" w:cs="Arial"/>
          <w:sz w:val="28"/>
          <w:szCs w:val="28"/>
          <w:lang w:val="x-none"/>
        </w:rPr>
        <w:t>muchipatara</w:t>
      </w:r>
      <w:proofErr w:type="spellEnd"/>
      <w:r>
        <w:rPr>
          <w:rFonts w:ascii="Arial" w:hAnsi="Arial" w:cs="Arial"/>
          <w:sz w:val="28"/>
          <w:szCs w:val="28"/>
          <w:lang w:val="x-none"/>
        </w:rPr>
        <w:t xml:space="preserve">. I have never known a hospital for all these years. Mwari </w:t>
      </w:r>
      <w:proofErr w:type="spellStart"/>
      <w:r>
        <w:rPr>
          <w:rFonts w:ascii="Arial" w:hAnsi="Arial" w:cs="Arial"/>
          <w:sz w:val="28"/>
          <w:szCs w:val="28"/>
          <w:lang w:val="x-none"/>
        </w:rPr>
        <w:t>akandirwira</w:t>
      </w:r>
      <w:proofErr w:type="spellEnd"/>
      <w:r>
        <w:rPr>
          <w:rFonts w:ascii="Arial" w:hAnsi="Arial" w:cs="Arial"/>
          <w:sz w:val="28"/>
          <w:szCs w:val="28"/>
          <w:lang w:val="x-none"/>
        </w:rPr>
        <w:t xml:space="preserve"> </w:t>
      </w:r>
      <w:proofErr w:type="spellStart"/>
      <w:r>
        <w:rPr>
          <w:rFonts w:ascii="Arial" w:hAnsi="Arial" w:cs="Arial"/>
          <w:sz w:val="28"/>
          <w:szCs w:val="28"/>
          <w:lang w:val="x-none"/>
        </w:rPr>
        <w:t>muhondo</w:t>
      </w:r>
      <w:proofErr w:type="spellEnd"/>
      <w:r>
        <w:rPr>
          <w:rFonts w:ascii="Arial" w:hAnsi="Arial" w:cs="Arial"/>
          <w:sz w:val="28"/>
          <w:szCs w:val="28"/>
          <w:lang w:val="x-none"/>
        </w:rPr>
        <w:t xml:space="preserve"> </w:t>
      </w:r>
      <w:proofErr w:type="spellStart"/>
      <w:r>
        <w:rPr>
          <w:rFonts w:ascii="Arial" w:hAnsi="Arial" w:cs="Arial"/>
          <w:sz w:val="28"/>
          <w:szCs w:val="28"/>
          <w:lang w:val="x-none"/>
        </w:rPr>
        <w:t>dzese</w:t>
      </w:r>
      <w:proofErr w:type="spellEnd"/>
      <w:r>
        <w:rPr>
          <w:rFonts w:ascii="Arial" w:hAnsi="Arial" w:cs="Arial"/>
          <w:sz w:val="28"/>
          <w:szCs w:val="28"/>
          <w:lang w:val="x-none"/>
        </w:rPr>
        <w:t xml:space="preserve"> </w:t>
      </w:r>
      <w:proofErr w:type="spellStart"/>
      <w:r>
        <w:rPr>
          <w:rFonts w:ascii="Arial" w:hAnsi="Arial" w:cs="Arial"/>
          <w:sz w:val="28"/>
          <w:szCs w:val="28"/>
          <w:lang w:val="x-none"/>
        </w:rPr>
        <w:t>dzandakasangana</w:t>
      </w:r>
      <w:proofErr w:type="spellEnd"/>
      <w:r>
        <w:rPr>
          <w:rFonts w:ascii="Arial" w:hAnsi="Arial" w:cs="Arial"/>
          <w:sz w:val="28"/>
          <w:szCs w:val="28"/>
          <w:lang w:val="x-none"/>
        </w:rPr>
        <w:t xml:space="preserve"> </w:t>
      </w:r>
      <w:proofErr w:type="spellStart"/>
      <w:r>
        <w:rPr>
          <w:rFonts w:ascii="Arial" w:hAnsi="Arial" w:cs="Arial"/>
          <w:sz w:val="28"/>
          <w:szCs w:val="28"/>
          <w:lang w:val="x-none"/>
        </w:rPr>
        <w:t>nadzo</w:t>
      </w:r>
      <w:proofErr w:type="spellEnd"/>
      <w:r>
        <w:rPr>
          <w:rFonts w:ascii="Arial" w:hAnsi="Arial" w:cs="Arial"/>
          <w:sz w:val="28"/>
          <w:szCs w:val="28"/>
          <w:lang w:val="x-none"/>
        </w:rPr>
        <w:t xml:space="preserve"> mu Mini...? mu Ministry. </w:t>
      </w:r>
    </w:p>
    <w:p w:rsidR="00264564" w:rsidP="00264564" w:rsidRDefault="00264564" w14:paraId="069BDD9F" w14:textId="77777777">
      <w:pPr>
        <w:jc w:val="both"/>
        <w:rPr>
          <w:rFonts w:ascii="Arial" w:hAnsi="Arial" w:cs="Arial"/>
          <w:sz w:val="28"/>
          <w:szCs w:val="28"/>
          <w:lang w:val="x-none"/>
        </w:rPr>
      </w:pPr>
      <w:r>
        <w:rPr>
          <w:rFonts w:ascii="Arial" w:hAnsi="Arial" w:cs="Arial"/>
          <w:sz w:val="28"/>
          <w:szCs w:val="28"/>
          <w:vertAlign w:val="superscript"/>
          <w:lang w:val="x-none"/>
        </w:rPr>
        <w:t xml:space="preserve">95 </w:t>
      </w:r>
      <w:r>
        <w:rPr>
          <w:rFonts w:ascii="Arial" w:hAnsi="Arial" w:cs="Arial"/>
          <w:sz w:val="28"/>
          <w:szCs w:val="28"/>
          <w:lang w:val="x-none"/>
        </w:rPr>
        <w:t xml:space="preserve">Mwari </w:t>
      </w:r>
      <w:proofErr w:type="spellStart"/>
      <w:r>
        <w:rPr>
          <w:rFonts w:ascii="Arial" w:hAnsi="Arial" w:cs="Arial"/>
          <w:sz w:val="28"/>
          <w:szCs w:val="28"/>
          <w:lang w:val="x-none"/>
        </w:rPr>
        <w:t>akandipa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twenty-three, Mwari </w:t>
      </w:r>
      <w:proofErr w:type="spellStart"/>
      <w:r>
        <w:rPr>
          <w:rFonts w:ascii="Arial" w:hAnsi="Arial" w:cs="Arial"/>
          <w:sz w:val="28"/>
          <w:szCs w:val="28"/>
          <w:lang w:val="x-none"/>
        </w:rPr>
        <w:t>atipa</w:t>
      </w:r>
      <w:proofErr w:type="spellEnd"/>
      <w:r>
        <w:rPr>
          <w:rFonts w:ascii="Arial" w:hAnsi="Arial" w:cs="Arial"/>
          <w:sz w:val="28"/>
          <w:szCs w:val="28"/>
          <w:lang w:val="x-none"/>
        </w:rPr>
        <w:t xml:space="preserve"> </w:t>
      </w:r>
      <w:proofErr w:type="spellStart"/>
      <w:r>
        <w:rPr>
          <w:rFonts w:ascii="Arial" w:hAnsi="Arial" w:cs="Arial"/>
          <w:sz w:val="28"/>
          <w:szCs w:val="28"/>
          <w:lang w:val="x-none"/>
        </w:rPr>
        <w:t>gohwo</w:t>
      </w:r>
      <w:proofErr w:type="spellEnd"/>
      <w:r>
        <w:rPr>
          <w:rFonts w:ascii="Arial" w:hAnsi="Arial" w:cs="Arial"/>
          <w:sz w:val="28"/>
          <w:szCs w:val="28"/>
          <w:lang w:val="x-none"/>
        </w:rPr>
        <w:t xml:space="preserve"> re seventy-three, Mwari </w:t>
      </w:r>
      <w:proofErr w:type="spellStart"/>
      <w:r>
        <w:rPr>
          <w:rFonts w:ascii="Arial" w:hAnsi="Arial" w:cs="Arial"/>
          <w:sz w:val="28"/>
          <w:szCs w:val="28"/>
          <w:lang w:val="x-none"/>
        </w:rPr>
        <w:t>anotifambisa</w:t>
      </w:r>
      <w:proofErr w:type="spellEnd"/>
      <w:r>
        <w:rPr>
          <w:rFonts w:ascii="Arial" w:hAnsi="Arial" w:cs="Arial"/>
          <w:sz w:val="28"/>
          <w:szCs w:val="28"/>
          <w:lang w:val="x-none"/>
        </w:rPr>
        <w:t xml:space="preserve"> every weekend, up and down. Every weekend </w:t>
      </w:r>
      <w:proofErr w:type="spellStart"/>
      <w:r>
        <w:rPr>
          <w:rFonts w:ascii="Arial" w:hAnsi="Arial" w:cs="Arial"/>
          <w:sz w:val="28"/>
          <w:szCs w:val="28"/>
          <w:lang w:val="x-none"/>
        </w:rPr>
        <w:t>tiri</w:t>
      </w:r>
      <w:proofErr w:type="spellEnd"/>
      <w:r>
        <w:rPr>
          <w:rFonts w:ascii="Arial" w:hAnsi="Arial" w:cs="Arial"/>
          <w:sz w:val="28"/>
          <w:szCs w:val="28"/>
          <w:lang w:val="x-none"/>
        </w:rPr>
        <w:t xml:space="preserve"> pa road. Hama </w:t>
      </w:r>
      <w:proofErr w:type="spellStart"/>
      <w:r>
        <w:rPr>
          <w:rFonts w:ascii="Arial" w:hAnsi="Arial" w:cs="Arial"/>
          <w:sz w:val="28"/>
          <w:szCs w:val="28"/>
          <w:lang w:val="x-none"/>
        </w:rPr>
        <w:t>dzinongo</w:t>
      </w:r>
      <w:proofErr w:type="spellEnd"/>
      <w:r>
        <w:rPr>
          <w:rFonts w:ascii="Arial" w:hAnsi="Arial" w:cs="Arial"/>
          <w:sz w:val="28"/>
          <w:szCs w:val="28"/>
          <w:lang w:val="x-none"/>
        </w:rPr>
        <w:t xml:space="preserve"> texter </w:t>
      </w:r>
      <w:proofErr w:type="spellStart"/>
      <w:r>
        <w:rPr>
          <w:rFonts w:ascii="Arial" w:hAnsi="Arial" w:cs="Arial"/>
          <w:sz w:val="28"/>
          <w:szCs w:val="28"/>
          <w:lang w:val="x-none"/>
        </w:rPr>
        <w:t>kuti</w:t>
      </w:r>
      <w:proofErr w:type="spellEnd"/>
      <w:r>
        <w:rPr>
          <w:rFonts w:ascii="Arial" w:hAnsi="Arial" w:cs="Arial"/>
          <w:sz w:val="28"/>
          <w:szCs w:val="28"/>
          <w:lang w:val="x-none"/>
        </w:rPr>
        <w:t xml:space="preserve">, “Nenyasha </w:t>
      </w:r>
      <w:proofErr w:type="spellStart"/>
      <w:r>
        <w:rPr>
          <w:rFonts w:ascii="Arial" w:hAnsi="Arial" w:cs="Arial"/>
          <w:sz w:val="28"/>
          <w:szCs w:val="28"/>
          <w:lang w:val="x-none"/>
        </w:rPr>
        <w:t>tasvika</w:t>
      </w:r>
      <w:proofErr w:type="spellEnd"/>
      <w:r>
        <w:rPr>
          <w:rFonts w:ascii="Arial" w:hAnsi="Arial" w:cs="Arial"/>
          <w:sz w:val="28"/>
          <w:szCs w:val="28"/>
          <w:lang w:val="x-none"/>
        </w:rPr>
        <w:t>.</w:t>
      </w:r>
      <w:r w:rsidRPr="008D06D8">
        <w:rPr>
          <w:rFonts w:ascii="Arial" w:hAnsi="Arial" w:cs="Arial"/>
          <w:sz w:val="18"/>
          <w:szCs w:val="18"/>
        </w:rPr>
        <w:t xml:space="preserve"> </w:t>
      </w:r>
      <w:r w:rsidRPr="005F7606">
        <w:rPr>
          <w:rFonts w:ascii="Arial" w:hAnsi="Arial" w:cs="Arial"/>
          <w:sz w:val="18"/>
          <w:szCs w:val="18"/>
        </w:rPr>
        <w:t xml:space="preserve">[Congregation says, </w:t>
      </w:r>
      <w:r>
        <w:rPr>
          <w:rFonts w:ascii="Arial" w:hAnsi="Arial" w:cs="Arial"/>
          <w:sz w:val="18"/>
          <w:szCs w:val="18"/>
        </w:rPr>
        <w:t>‘</w:t>
      </w:r>
      <w:r w:rsidRPr="005F7606">
        <w:rPr>
          <w:rFonts w:ascii="Arial" w:hAnsi="Arial" w:cs="Arial"/>
          <w:sz w:val="18"/>
          <w:szCs w:val="18"/>
        </w:rPr>
        <w:t>Amen.</w:t>
      </w:r>
      <w:r>
        <w:rPr>
          <w:rFonts w:ascii="Arial" w:hAnsi="Arial" w:cs="Arial"/>
          <w:sz w:val="18"/>
          <w:szCs w:val="18"/>
        </w:rPr>
        <w:t>’</w:t>
      </w:r>
      <w:r w:rsidRPr="005F7606">
        <w:rPr>
          <w:rFonts w:ascii="Arial" w:hAnsi="Arial" w:cs="Arial"/>
          <w:sz w:val="18"/>
          <w:szCs w:val="18"/>
        </w:rPr>
        <w:t>]</w:t>
      </w:r>
      <w:r>
        <w:rPr>
          <w:rFonts w:ascii="Arial" w:hAnsi="Arial" w:cs="Arial"/>
          <w:sz w:val="28"/>
          <w:szCs w:val="28"/>
          <w:lang w:val="x-none"/>
        </w:rPr>
        <w:t xml:space="preserve">Mwari </w:t>
      </w:r>
      <w:proofErr w:type="spellStart"/>
      <w:r>
        <w:rPr>
          <w:rFonts w:ascii="Arial" w:hAnsi="Arial" w:cs="Arial"/>
          <w:sz w:val="28"/>
          <w:szCs w:val="28"/>
          <w:lang w:val="x-none"/>
        </w:rPr>
        <w:t>webarika</w:t>
      </w:r>
      <w:proofErr w:type="spellEnd"/>
      <w:r>
        <w:rPr>
          <w:rFonts w:ascii="Arial" w:hAnsi="Arial" w:cs="Arial"/>
          <w:sz w:val="28"/>
          <w:szCs w:val="28"/>
          <w:lang w:val="x-none"/>
        </w:rPr>
        <w:t xml:space="preserve"> </w:t>
      </w:r>
      <w:proofErr w:type="spellStart"/>
      <w:r>
        <w:rPr>
          <w:rFonts w:ascii="Arial" w:hAnsi="Arial" w:cs="Arial"/>
          <w:sz w:val="28"/>
          <w:szCs w:val="28"/>
          <w:lang w:val="x-none"/>
        </w:rPr>
        <w:t>atichengeta</w:t>
      </w:r>
      <w:proofErr w:type="spellEnd"/>
      <w:r>
        <w:rPr>
          <w:rFonts w:ascii="Arial" w:hAnsi="Arial" w:cs="Arial"/>
          <w:sz w:val="28"/>
          <w:szCs w:val="28"/>
          <w:lang w:val="x-none"/>
        </w:rPr>
        <w:t>.</w:t>
      </w:r>
      <w:r w:rsidRPr="008D06D8">
        <w:rPr>
          <w:rFonts w:ascii="Arial" w:hAnsi="Arial" w:cs="Arial"/>
          <w:sz w:val="18"/>
          <w:szCs w:val="18"/>
        </w:rPr>
        <w:t xml:space="preserve"> </w:t>
      </w:r>
      <w:r w:rsidRPr="005F7606">
        <w:rPr>
          <w:rFonts w:ascii="Arial" w:hAnsi="Arial" w:cs="Arial"/>
          <w:sz w:val="18"/>
          <w:szCs w:val="18"/>
        </w:rPr>
        <w:t xml:space="preserve">[Congregation says, </w:t>
      </w:r>
      <w:r>
        <w:rPr>
          <w:rFonts w:ascii="Arial" w:hAnsi="Arial" w:cs="Arial"/>
          <w:sz w:val="18"/>
          <w:szCs w:val="18"/>
        </w:rPr>
        <w:t>‘</w:t>
      </w:r>
      <w:r w:rsidRPr="005F7606">
        <w:rPr>
          <w:rFonts w:ascii="Arial" w:hAnsi="Arial" w:cs="Arial"/>
          <w:sz w:val="18"/>
          <w:szCs w:val="18"/>
        </w:rPr>
        <w:t>Amen.</w:t>
      </w:r>
      <w:r>
        <w:rPr>
          <w:rFonts w:ascii="Arial" w:hAnsi="Arial" w:cs="Arial"/>
          <w:sz w:val="18"/>
          <w:szCs w:val="18"/>
        </w:rPr>
        <w:t>’</w:t>
      </w:r>
      <w:r w:rsidRPr="005F7606">
        <w:rPr>
          <w:rFonts w:ascii="Arial" w:hAnsi="Arial" w:cs="Arial"/>
          <w:sz w:val="18"/>
          <w:szCs w:val="18"/>
        </w:rPr>
        <w:t>]</w:t>
      </w:r>
      <w:r>
        <w:rPr>
          <w:rFonts w:ascii="Arial" w:hAnsi="Arial" w:cs="Arial"/>
          <w:sz w:val="28"/>
          <w:szCs w:val="28"/>
          <w:lang w:val="x-none"/>
        </w:rPr>
        <w:t xml:space="preserve"> Mwari </w:t>
      </w:r>
      <w:proofErr w:type="spellStart"/>
      <w:r>
        <w:rPr>
          <w:rFonts w:ascii="Arial" w:hAnsi="Arial" w:cs="Arial"/>
          <w:sz w:val="28"/>
          <w:szCs w:val="28"/>
          <w:lang w:val="x-none"/>
        </w:rPr>
        <w:t>wenyasha</w:t>
      </w:r>
      <w:proofErr w:type="spellEnd"/>
      <w:r>
        <w:rPr>
          <w:rFonts w:ascii="Arial" w:hAnsi="Arial" w:cs="Arial"/>
          <w:sz w:val="28"/>
          <w:szCs w:val="28"/>
          <w:lang w:val="x-none"/>
        </w:rPr>
        <w:t xml:space="preserve"> </w:t>
      </w:r>
      <w:proofErr w:type="spellStart"/>
      <w:r>
        <w:rPr>
          <w:rFonts w:ascii="Arial" w:hAnsi="Arial" w:cs="Arial"/>
          <w:sz w:val="28"/>
          <w:szCs w:val="28"/>
          <w:lang w:val="x-none"/>
        </w:rPr>
        <w:t>atisvitsa</w:t>
      </w:r>
      <w:proofErr w:type="spellEnd"/>
      <w:r>
        <w:rPr>
          <w:rFonts w:ascii="Arial" w:hAnsi="Arial" w:cs="Arial"/>
          <w:sz w:val="28"/>
          <w:szCs w:val="28"/>
          <w:lang w:val="x-none"/>
        </w:rPr>
        <w:t xml:space="preserve">.” </w:t>
      </w:r>
      <w:r w:rsidRPr="005F7606">
        <w:rPr>
          <w:rFonts w:ascii="Arial" w:hAnsi="Arial" w:cs="Arial"/>
          <w:sz w:val="18"/>
          <w:szCs w:val="18"/>
        </w:rPr>
        <w:t>[Congregation says, “Amen.”]</w:t>
      </w:r>
    </w:p>
    <w:p w:rsidR="00264564" w:rsidP="00264564" w:rsidRDefault="00264564" w14:paraId="2491CFFA" w14:textId="77777777">
      <w:pPr>
        <w:jc w:val="both"/>
        <w:rPr>
          <w:rFonts w:ascii="Arial" w:hAnsi="Arial" w:cs="Arial"/>
          <w:sz w:val="28"/>
          <w:szCs w:val="28"/>
          <w:lang w:val="x-none"/>
        </w:rPr>
      </w:pPr>
      <w:r>
        <w:rPr>
          <w:rFonts w:ascii="Arial" w:hAnsi="Arial" w:cs="Arial"/>
          <w:sz w:val="28"/>
          <w:szCs w:val="28"/>
          <w:vertAlign w:val="superscript"/>
          <w:lang w:val="x-none"/>
        </w:rPr>
        <w:t xml:space="preserve">96 </w:t>
      </w:r>
      <w:r>
        <w:rPr>
          <w:rFonts w:ascii="Arial" w:hAnsi="Arial" w:cs="Arial"/>
          <w:sz w:val="28"/>
          <w:szCs w:val="28"/>
          <w:lang w:val="x-none"/>
        </w:rPr>
        <w:t xml:space="preserve">Zuva </w:t>
      </w:r>
      <w:proofErr w:type="spellStart"/>
      <w:r>
        <w:rPr>
          <w:rFonts w:ascii="Arial" w:hAnsi="Arial" w:cs="Arial"/>
          <w:sz w:val="28"/>
          <w:szCs w:val="28"/>
          <w:lang w:val="x-none"/>
        </w:rPr>
        <w:t>rimwe</w:t>
      </w:r>
      <w:proofErr w:type="spellEnd"/>
      <w:r>
        <w:rPr>
          <w:rFonts w:ascii="Arial" w:hAnsi="Arial" w:cs="Arial"/>
          <w:sz w:val="28"/>
          <w:szCs w:val="28"/>
          <w:lang w:val="x-none"/>
        </w:rPr>
        <w:t xml:space="preserve"> </w:t>
      </w:r>
      <w:proofErr w:type="spellStart"/>
      <w:r>
        <w:rPr>
          <w:rFonts w:ascii="Arial" w:hAnsi="Arial" w:cs="Arial"/>
          <w:sz w:val="28"/>
          <w:szCs w:val="28"/>
          <w:lang w:val="x-none"/>
        </w:rPr>
        <w:t>nei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nerimwe</w:t>
      </w:r>
      <w:proofErr w:type="spellEnd"/>
      <w:r>
        <w:rPr>
          <w:rFonts w:ascii="Arial" w:hAnsi="Arial" w:cs="Arial"/>
          <w:sz w:val="18"/>
          <w:szCs w:val="18"/>
        </w:rPr>
        <w:t>,</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nerimwe</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Hallelujah.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Amen.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But </w:t>
      </w:r>
      <w:proofErr w:type="spellStart"/>
      <w:r>
        <w:rPr>
          <w:rFonts w:ascii="Arial" w:hAnsi="Arial" w:cs="Arial"/>
          <w:sz w:val="28"/>
          <w:szCs w:val="28"/>
          <w:lang w:val="x-none"/>
        </w:rPr>
        <w:t>enda</w:t>
      </w:r>
      <w:proofErr w:type="spellEnd"/>
      <w:r>
        <w:rPr>
          <w:rFonts w:ascii="Arial" w:hAnsi="Arial" w:cs="Arial"/>
          <w:sz w:val="28"/>
          <w:szCs w:val="28"/>
          <w:lang w:val="x-none"/>
        </w:rPr>
        <w:t xml:space="preserve"> </w:t>
      </w:r>
      <w:proofErr w:type="spellStart"/>
      <w:r>
        <w:rPr>
          <w:rFonts w:ascii="Arial" w:hAnsi="Arial" w:cs="Arial"/>
          <w:sz w:val="28"/>
          <w:szCs w:val="28"/>
          <w:lang w:val="x-none"/>
        </w:rPr>
        <w:t>kuhama</w:t>
      </w:r>
      <w:proofErr w:type="spellEnd"/>
      <w:r>
        <w:rPr>
          <w:rFonts w:ascii="Arial" w:hAnsi="Arial" w:cs="Arial"/>
          <w:sz w:val="28"/>
          <w:szCs w:val="28"/>
          <w:lang w:val="x-none"/>
        </w:rPr>
        <w:t xml:space="preserve"> </w:t>
      </w:r>
      <w:proofErr w:type="spellStart"/>
      <w:r>
        <w:rPr>
          <w:rFonts w:ascii="Arial" w:hAnsi="Arial" w:cs="Arial"/>
          <w:sz w:val="28"/>
          <w:szCs w:val="28"/>
          <w:lang w:val="x-none"/>
        </w:rPr>
        <w:t>dzako</w:t>
      </w:r>
      <w:proofErr w:type="spellEnd"/>
      <w:r>
        <w:rPr>
          <w:rFonts w:ascii="Arial" w:hAnsi="Arial" w:cs="Arial"/>
          <w:sz w:val="28"/>
          <w:szCs w:val="28"/>
          <w:lang w:val="x-none"/>
        </w:rPr>
        <w:t xml:space="preserve"> </w:t>
      </w:r>
      <w:proofErr w:type="spellStart"/>
      <w:r>
        <w:rPr>
          <w:rFonts w:ascii="Arial" w:hAnsi="Arial" w:cs="Arial"/>
          <w:sz w:val="28"/>
          <w:szCs w:val="28"/>
          <w:lang w:val="x-none"/>
        </w:rPr>
        <w:t>uone</w:t>
      </w:r>
      <w:proofErr w:type="spellEnd"/>
      <w:r>
        <w:rPr>
          <w:rFonts w:ascii="Arial" w:hAnsi="Arial" w:cs="Arial"/>
          <w:sz w:val="28"/>
          <w:szCs w:val="28"/>
          <w:lang w:val="x-none"/>
        </w:rPr>
        <w:t xml:space="preserve">. </w:t>
      </w:r>
    </w:p>
    <w:p w:rsidR="00264564" w:rsidP="00264564" w:rsidRDefault="00264564" w14:paraId="08E4764A" w14:textId="77777777">
      <w:pPr>
        <w:jc w:val="both"/>
        <w:rPr>
          <w:rFonts w:ascii="Arial" w:hAnsi="Arial" w:cs="Arial"/>
          <w:sz w:val="28"/>
          <w:szCs w:val="28"/>
          <w:lang w:val="x-none"/>
        </w:rPr>
      </w:pPr>
      <w:r>
        <w:rPr>
          <w:rFonts w:ascii="Arial" w:hAnsi="Arial" w:cs="Arial"/>
          <w:sz w:val="28"/>
          <w:szCs w:val="28"/>
          <w:vertAlign w:val="superscript"/>
          <w:lang w:val="x-none"/>
        </w:rPr>
        <w:t xml:space="preserve">97 </w:t>
      </w:r>
      <w:r>
        <w:rPr>
          <w:rFonts w:ascii="Arial" w:hAnsi="Arial" w:cs="Arial"/>
          <w:sz w:val="28"/>
          <w:szCs w:val="28"/>
          <w:lang w:val="x-none"/>
        </w:rPr>
        <w:t>“</w:t>
      </w:r>
      <w:proofErr w:type="spellStart"/>
      <w:r>
        <w:rPr>
          <w:rFonts w:ascii="Arial" w:hAnsi="Arial" w:cs="Arial"/>
          <w:sz w:val="28"/>
          <w:szCs w:val="28"/>
          <w:lang w:val="x-none"/>
        </w:rPr>
        <w:t>Mateere</w:t>
      </w:r>
      <w:proofErr w:type="spellEnd"/>
      <w:r>
        <w:rPr>
          <w:rFonts w:ascii="Arial" w:hAnsi="Arial" w:cs="Arial"/>
          <w:sz w:val="28"/>
          <w:szCs w:val="28"/>
          <w:lang w:val="x-none"/>
        </w:rPr>
        <w:t xml:space="preserve"> </w:t>
      </w:r>
      <w:proofErr w:type="spellStart"/>
      <w:r>
        <w:rPr>
          <w:rFonts w:ascii="Arial" w:hAnsi="Arial" w:cs="Arial"/>
          <w:sz w:val="28"/>
          <w:szCs w:val="28"/>
          <w:lang w:val="x-none"/>
        </w:rPr>
        <w:t>ndakarwara</w:t>
      </w:r>
      <w:proofErr w:type="spellEnd"/>
      <w:r>
        <w:rPr>
          <w:rFonts w:ascii="Arial" w:hAnsi="Arial" w:cs="Arial"/>
          <w:sz w:val="28"/>
          <w:szCs w:val="28"/>
          <w:lang w:val="x-none"/>
        </w:rPr>
        <w:t xml:space="preserve"> </w:t>
      </w:r>
      <w:proofErr w:type="spellStart"/>
      <w:r>
        <w:rPr>
          <w:rFonts w:ascii="Arial" w:hAnsi="Arial" w:cs="Arial"/>
          <w:sz w:val="28"/>
          <w:szCs w:val="28"/>
          <w:lang w:val="x-none"/>
        </w:rPr>
        <w:t>zvamunoona</w:t>
      </w:r>
      <w:proofErr w:type="spellEnd"/>
      <w:r>
        <w:rPr>
          <w:rFonts w:ascii="Arial" w:hAnsi="Arial" w:cs="Arial"/>
          <w:sz w:val="28"/>
          <w:szCs w:val="28"/>
          <w:lang w:val="x-none"/>
        </w:rPr>
        <w:t xml:space="preserve"> </w:t>
      </w:r>
      <w:proofErr w:type="spellStart"/>
      <w:r>
        <w:rPr>
          <w:rFonts w:ascii="Arial" w:hAnsi="Arial" w:cs="Arial"/>
          <w:sz w:val="28"/>
          <w:szCs w:val="28"/>
          <w:lang w:val="x-none"/>
        </w:rPr>
        <w:t>kudai</w:t>
      </w:r>
      <w:proofErr w:type="spellEnd"/>
      <w:r>
        <w:rPr>
          <w:rFonts w:ascii="Arial" w:hAnsi="Arial" w:cs="Arial"/>
          <w:sz w:val="28"/>
          <w:szCs w:val="28"/>
          <w:lang w:val="x-none"/>
        </w:rPr>
        <w:t xml:space="preserve">. </w:t>
      </w:r>
      <w:proofErr w:type="spellStart"/>
      <w:r>
        <w:rPr>
          <w:rFonts w:ascii="Arial" w:hAnsi="Arial" w:cs="Arial"/>
          <w:sz w:val="28"/>
          <w:szCs w:val="28"/>
          <w:lang w:val="x-none"/>
        </w:rPr>
        <w:t>Kundiona</w:t>
      </w:r>
      <w:proofErr w:type="spellEnd"/>
      <w:r>
        <w:rPr>
          <w:rFonts w:ascii="Arial" w:hAnsi="Arial" w:cs="Arial"/>
          <w:sz w:val="28"/>
          <w:szCs w:val="28"/>
          <w:lang w:val="x-none"/>
        </w:rPr>
        <w:t xml:space="preserve"> </w:t>
      </w:r>
      <w:proofErr w:type="spellStart"/>
      <w:r>
        <w:rPr>
          <w:rFonts w:ascii="Arial" w:hAnsi="Arial" w:cs="Arial"/>
          <w:sz w:val="28"/>
          <w:szCs w:val="28"/>
          <w:lang w:val="x-none"/>
        </w:rPr>
        <w:t>ndiri</w:t>
      </w:r>
      <w:proofErr w:type="spellEnd"/>
      <w:r>
        <w:rPr>
          <w:rFonts w:ascii="Arial" w:hAnsi="Arial" w:cs="Arial"/>
          <w:sz w:val="28"/>
          <w:szCs w:val="28"/>
          <w:lang w:val="x-none"/>
        </w:rPr>
        <w:t xml:space="preserve"> </w:t>
      </w:r>
      <w:proofErr w:type="spellStart"/>
      <w:r>
        <w:rPr>
          <w:rFonts w:ascii="Arial" w:hAnsi="Arial" w:cs="Arial"/>
          <w:sz w:val="28"/>
          <w:szCs w:val="28"/>
          <w:lang w:val="x-none"/>
        </w:rPr>
        <w:t>mupenyu</w:t>
      </w:r>
      <w:proofErr w:type="spellEnd"/>
      <w:r>
        <w:rPr>
          <w:rFonts w:ascii="Arial" w:hAnsi="Arial" w:cs="Arial"/>
          <w:sz w:val="28"/>
          <w:szCs w:val="28"/>
          <w:lang w:val="x-none"/>
        </w:rPr>
        <w:t xml:space="preserve"> </w:t>
      </w:r>
      <w:proofErr w:type="spellStart"/>
      <w:r>
        <w:rPr>
          <w:rFonts w:ascii="Arial" w:hAnsi="Arial" w:cs="Arial"/>
          <w:sz w:val="28"/>
          <w:szCs w:val="28"/>
          <w:lang w:val="x-none"/>
        </w:rPr>
        <w:t>kudai</w:t>
      </w:r>
      <w:proofErr w:type="spellEnd"/>
      <w:r>
        <w:rPr>
          <w:rFonts w:ascii="Arial" w:hAnsi="Arial" w:cs="Arial"/>
          <w:sz w:val="28"/>
          <w:szCs w:val="28"/>
          <w:lang w:val="x-none"/>
        </w:rPr>
        <w:t xml:space="preserve">, </w:t>
      </w:r>
      <w:proofErr w:type="spellStart"/>
      <w:r>
        <w:rPr>
          <w:rFonts w:ascii="Arial" w:hAnsi="Arial" w:cs="Arial"/>
          <w:sz w:val="28"/>
          <w:szCs w:val="28"/>
          <w:lang w:val="x-none"/>
        </w:rPr>
        <w:t>mudzimu</w:t>
      </w:r>
      <w:proofErr w:type="spellEnd"/>
      <w:r>
        <w:rPr>
          <w:rFonts w:ascii="Arial" w:hAnsi="Arial" w:cs="Arial"/>
          <w:sz w:val="28"/>
          <w:szCs w:val="28"/>
          <w:lang w:val="x-none"/>
        </w:rPr>
        <w:t xml:space="preserve"> </w:t>
      </w:r>
      <w:proofErr w:type="spellStart"/>
      <w:r>
        <w:rPr>
          <w:rFonts w:ascii="Arial" w:hAnsi="Arial" w:cs="Arial"/>
          <w:sz w:val="28"/>
          <w:szCs w:val="28"/>
          <w:lang w:val="x-none"/>
        </w:rPr>
        <w:t>yenyu</w:t>
      </w:r>
      <w:proofErr w:type="spellEnd"/>
      <w:r>
        <w:rPr>
          <w:rFonts w:ascii="Arial" w:hAnsi="Arial" w:cs="Arial"/>
          <w:sz w:val="28"/>
          <w:szCs w:val="28"/>
          <w:lang w:val="x-none"/>
        </w:rPr>
        <w:t xml:space="preserve"> </w:t>
      </w:r>
      <w:proofErr w:type="spellStart"/>
      <w:r>
        <w:rPr>
          <w:rFonts w:ascii="Arial" w:hAnsi="Arial" w:cs="Arial"/>
          <w:sz w:val="28"/>
          <w:szCs w:val="28"/>
          <w:lang w:val="x-none"/>
        </w:rPr>
        <w:t>yakasimba</w:t>
      </w:r>
      <w:proofErr w:type="spellEnd"/>
      <w:r>
        <w:rPr>
          <w:rFonts w:ascii="Arial" w:hAnsi="Arial" w:cs="Arial"/>
          <w:sz w:val="28"/>
          <w:szCs w:val="28"/>
          <w:lang w:val="x-none"/>
        </w:rPr>
        <w:t xml:space="preserve"> </w:t>
      </w:r>
      <w:proofErr w:type="spellStart"/>
      <w:r>
        <w:rPr>
          <w:rFonts w:ascii="Arial" w:hAnsi="Arial" w:cs="Arial"/>
          <w:sz w:val="28"/>
          <w:szCs w:val="28"/>
          <w:lang w:val="x-none"/>
        </w:rPr>
        <w:t>Mateere</w:t>
      </w:r>
      <w:proofErr w:type="spellEnd"/>
      <w:r>
        <w:rPr>
          <w:rFonts w:ascii="Arial" w:hAnsi="Arial" w:cs="Arial"/>
          <w:sz w:val="28"/>
          <w:szCs w:val="28"/>
          <w:lang w:val="x-none"/>
        </w:rPr>
        <w:t xml:space="preserve">.” </w:t>
      </w:r>
      <w:proofErr w:type="spellStart"/>
      <w:r>
        <w:rPr>
          <w:rFonts w:ascii="Arial" w:hAnsi="Arial" w:cs="Arial"/>
          <w:sz w:val="28"/>
          <w:szCs w:val="28"/>
          <w:lang w:val="x-none"/>
        </w:rPr>
        <w:t>Woti</w:t>
      </w:r>
      <w:proofErr w:type="spellEnd"/>
      <w:r>
        <w:rPr>
          <w:rFonts w:ascii="Arial" w:hAnsi="Arial" w:cs="Arial"/>
          <w:sz w:val="28"/>
          <w:szCs w:val="28"/>
          <w:lang w:val="x-none"/>
        </w:rPr>
        <w:t xml:space="preserve"> </w:t>
      </w:r>
      <w:proofErr w:type="spellStart"/>
      <w:r>
        <w:rPr>
          <w:rFonts w:ascii="Arial" w:hAnsi="Arial" w:cs="Arial"/>
          <w:sz w:val="28"/>
          <w:szCs w:val="28"/>
          <w:lang w:val="x-none"/>
        </w:rPr>
        <w:t>uri</w:t>
      </w:r>
      <w:proofErr w:type="spellEnd"/>
      <w:r>
        <w:rPr>
          <w:rFonts w:ascii="Arial" w:hAnsi="Arial" w:cs="Arial"/>
          <w:sz w:val="28"/>
          <w:szCs w:val="28"/>
          <w:lang w:val="x-none"/>
        </w:rPr>
        <w:t xml:space="preserve"> </w:t>
      </w:r>
      <w:proofErr w:type="spellStart"/>
      <w:r>
        <w:rPr>
          <w:rFonts w:ascii="Arial" w:hAnsi="Arial" w:cs="Arial"/>
          <w:sz w:val="28"/>
          <w:szCs w:val="28"/>
          <w:lang w:val="x-none"/>
        </w:rPr>
        <w:t>mupenyu</w:t>
      </w:r>
      <w:proofErr w:type="spellEnd"/>
      <w:r>
        <w:rPr>
          <w:rFonts w:ascii="Arial" w:hAnsi="Arial" w:cs="Arial"/>
          <w:sz w:val="28"/>
          <w:szCs w:val="28"/>
          <w:lang w:val="x-none"/>
        </w:rPr>
        <w:t xml:space="preserve"> </w:t>
      </w:r>
      <w:proofErr w:type="spellStart"/>
      <w:r>
        <w:rPr>
          <w:rFonts w:ascii="Arial" w:hAnsi="Arial" w:cs="Arial"/>
          <w:sz w:val="28"/>
          <w:szCs w:val="28"/>
          <w:lang w:val="x-none"/>
        </w:rPr>
        <w:t>papi</w:t>
      </w:r>
      <w:proofErr w:type="spellEnd"/>
      <w:r>
        <w:rPr>
          <w:rFonts w:ascii="Arial" w:hAnsi="Arial" w:cs="Arial"/>
          <w:sz w:val="28"/>
          <w:szCs w:val="28"/>
          <w:lang w:val="x-none"/>
        </w:rPr>
        <w:t xml:space="preserve"> </w:t>
      </w:r>
      <w:proofErr w:type="spellStart"/>
      <w:r>
        <w:rPr>
          <w:rFonts w:ascii="Arial" w:hAnsi="Arial" w:cs="Arial"/>
          <w:sz w:val="28"/>
          <w:szCs w:val="28"/>
          <w:lang w:val="x-none"/>
        </w:rPr>
        <w:t>iwe</w:t>
      </w:r>
      <w:proofErr w:type="spellEnd"/>
      <w:r>
        <w:rPr>
          <w:rFonts w:ascii="Arial" w:hAnsi="Arial" w:cs="Arial"/>
          <w:sz w:val="28"/>
          <w:szCs w:val="28"/>
          <w:lang w:val="x-none"/>
        </w:rPr>
        <w:t>?</w:t>
      </w:r>
    </w:p>
    <w:p w:rsidR="00264564" w:rsidP="00264564" w:rsidRDefault="00264564" w14:paraId="3F9AA327" w14:textId="77777777">
      <w:pPr>
        <w:jc w:val="both"/>
        <w:rPr>
          <w:rFonts w:ascii="Arial" w:hAnsi="Arial" w:cs="Arial"/>
          <w:sz w:val="28"/>
          <w:szCs w:val="28"/>
          <w:lang w:val="x-none"/>
        </w:rPr>
      </w:pPr>
      <w:r>
        <w:rPr>
          <w:rFonts w:ascii="Arial" w:hAnsi="Arial" w:cs="Arial"/>
          <w:sz w:val="28"/>
          <w:szCs w:val="28"/>
          <w:vertAlign w:val="superscript"/>
          <w:lang w:val="x-none"/>
        </w:rPr>
        <w:t xml:space="preserve">98 </w:t>
      </w:r>
      <w:r>
        <w:rPr>
          <w:rFonts w:ascii="Arial" w:hAnsi="Arial" w:cs="Arial"/>
          <w:sz w:val="28"/>
          <w:szCs w:val="28"/>
          <w:lang w:val="x-none"/>
        </w:rPr>
        <w:t>“</w:t>
      </w:r>
      <w:proofErr w:type="spellStart"/>
      <w:r>
        <w:rPr>
          <w:rFonts w:ascii="Arial" w:hAnsi="Arial" w:cs="Arial"/>
          <w:sz w:val="28"/>
          <w:szCs w:val="28"/>
          <w:lang w:val="x-none"/>
        </w:rPr>
        <w:t>Mateere</w:t>
      </w:r>
      <w:proofErr w:type="spellEnd"/>
      <w:r>
        <w:rPr>
          <w:rFonts w:ascii="Arial" w:hAnsi="Arial" w:cs="Arial"/>
          <w:sz w:val="28"/>
          <w:szCs w:val="28"/>
          <w:lang w:val="x-none"/>
        </w:rPr>
        <w:t xml:space="preserve"> </w:t>
      </w:r>
      <w:proofErr w:type="spellStart"/>
      <w:r>
        <w:rPr>
          <w:rFonts w:ascii="Arial" w:hAnsi="Arial" w:cs="Arial"/>
          <w:sz w:val="28"/>
          <w:szCs w:val="28"/>
          <w:lang w:val="x-none"/>
        </w:rPr>
        <w:t>nzeve</w:t>
      </w:r>
      <w:proofErr w:type="spellEnd"/>
      <w:r>
        <w:rPr>
          <w:rFonts w:ascii="Arial" w:hAnsi="Arial" w:cs="Arial"/>
          <w:sz w:val="28"/>
          <w:szCs w:val="28"/>
          <w:lang w:val="x-none"/>
        </w:rPr>
        <w:t xml:space="preserve"> iyi, </w:t>
      </w:r>
      <w:proofErr w:type="spellStart"/>
      <w:r>
        <w:rPr>
          <w:rFonts w:ascii="Arial" w:hAnsi="Arial" w:cs="Arial"/>
          <w:sz w:val="28"/>
          <w:szCs w:val="28"/>
          <w:lang w:val="x-none"/>
        </w:rPr>
        <w:t>haisi</w:t>
      </w:r>
      <w:proofErr w:type="spellEnd"/>
      <w:r>
        <w:rPr>
          <w:rFonts w:ascii="Arial" w:hAnsi="Arial" w:cs="Arial"/>
          <w:sz w:val="28"/>
          <w:szCs w:val="28"/>
          <w:lang w:val="x-none"/>
        </w:rPr>
        <w:t xml:space="preserve"> </w:t>
      </w:r>
      <w:proofErr w:type="spellStart"/>
      <w:r>
        <w:rPr>
          <w:rFonts w:ascii="Arial" w:hAnsi="Arial" w:cs="Arial"/>
          <w:sz w:val="28"/>
          <w:szCs w:val="28"/>
          <w:lang w:val="x-none"/>
        </w:rPr>
        <w:t>kunzva</w:t>
      </w:r>
      <w:proofErr w:type="spellEnd"/>
      <w:r>
        <w:rPr>
          <w:rFonts w:ascii="Arial" w:hAnsi="Arial" w:cs="Arial"/>
          <w:sz w:val="28"/>
          <w:szCs w:val="28"/>
          <w:lang w:val="x-none"/>
        </w:rPr>
        <w:t xml:space="preserve"> </w:t>
      </w:r>
      <w:proofErr w:type="spellStart"/>
      <w:r>
        <w:rPr>
          <w:rFonts w:ascii="Arial" w:hAnsi="Arial" w:cs="Arial"/>
          <w:sz w:val="28"/>
          <w:szCs w:val="28"/>
          <w:lang w:val="x-none"/>
        </w:rPr>
        <w:t>izvozvi</w:t>
      </w:r>
      <w:proofErr w:type="spellEnd"/>
      <w:r>
        <w:rPr>
          <w:rFonts w:ascii="Arial" w:hAnsi="Arial" w:cs="Arial"/>
          <w:sz w:val="28"/>
          <w:szCs w:val="28"/>
          <w:lang w:val="x-none"/>
        </w:rPr>
        <w:t xml:space="preserve">, </w:t>
      </w:r>
      <w:proofErr w:type="spellStart"/>
      <w:r>
        <w:rPr>
          <w:rFonts w:ascii="Arial" w:hAnsi="Arial" w:cs="Arial"/>
          <w:sz w:val="28"/>
          <w:szCs w:val="28"/>
          <w:lang w:val="x-none"/>
        </w:rPr>
        <w:t>hainzve</w:t>
      </w:r>
      <w:proofErr w:type="spellEnd"/>
      <w:r>
        <w:rPr>
          <w:rFonts w:ascii="Arial" w:hAnsi="Arial" w:cs="Arial"/>
          <w:sz w:val="28"/>
          <w:szCs w:val="28"/>
          <w:lang w:val="x-none"/>
        </w:rPr>
        <w:t>.”</w:t>
      </w:r>
    </w:p>
    <w:p w:rsidRPr="003F6D9A" w:rsidR="00264564" w:rsidP="00264564" w:rsidRDefault="00264564" w14:paraId="2A71DC15" w14:textId="77777777">
      <w:pPr>
        <w:jc w:val="both"/>
        <w:rPr>
          <w:rFonts w:ascii="Arial" w:hAnsi="Arial" w:cs="Arial"/>
          <w:sz w:val="18"/>
          <w:szCs w:val="18"/>
          <w:lang w:val="x-none"/>
        </w:rPr>
      </w:pPr>
      <w:r>
        <w:rPr>
          <w:rFonts w:ascii="Arial" w:hAnsi="Arial" w:cs="Arial"/>
          <w:sz w:val="28"/>
          <w:szCs w:val="28"/>
          <w:vertAlign w:val="superscript"/>
          <w:lang w:val="x-none"/>
        </w:rPr>
        <w:t xml:space="preserve">99 </w:t>
      </w:r>
      <w:proofErr w:type="spellStart"/>
      <w:r>
        <w:rPr>
          <w:rFonts w:ascii="Arial" w:hAnsi="Arial" w:cs="Arial"/>
          <w:sz w:val="28"/>
          <w:szCs w:val="28"/>
          <w:lang w:val="x-none"/>
        </w:rPr>
        <w:t>Vanotaura</w:t>
      </w:r>
      <w:proofErr w:type="spellEnd"/>
      <w:r>
        <w:rPr>
          <w:rFonts w:ascii="Arial" w:hAnsi="Arial" w:cs="Arial"/>
          <w:sz w:val="28"/>
          <w:szCs w:val="28"/>
          <w:lang w:val="x-none"/>
        </w:rPr>
        <w:t xml:space="preserve"> </w:t>
      </w:r>
      <w:proofErr w:type="spellStart"/>
      <w:r>
        <w:rPr>
          <w:rFonts w:ascii="Arial" w:hAnsi="Arial" w:cs="Arial"/>
          <w:sz w:val="28"/>
          <w:szCs w:val="28"/>
          <w:lang w:val="x-none"/>
        </w:rPr>
        <w:t>zvinonyadzisira</w:t>
      </w:r>
      <w:proofErr w:type="spellEnd"/>
      <w:r>
        <w:rPr>
          <w:rFonts w:ascii="Arial" w:hAnsi="Arial" w:cs="Arial"/>
          <w:sz w:val="28"/>
          <w:szCs w:val="28"/>
          <w:lang w:val="x-none"/>
        </w:rPr>
        <w:t>. “</w:t>
      </w:r>
      <w:proofErr w:type="spellStart"/>
      <w:r>
        <w:rPr>
          <w:rFonts w:ascii="Arial" w:hAnsi="Arial" w:cs="Arial"/>
          <w:sz w:val="28"/>
          <w:szCs w:val="28"/>
          <w:lang w:val="x-none"/>
        </w:rPr>
        <w:t>Mateere</w:t>
      </w:r>
      <w:proofErr w:type="spellEnd"/>
      <w:r>
        <w:rPr>
          <w:rFonts w:ascii="Arial" w:hAnsi="Arial" w:cs="Arial"/>
          <w:sz w:val="28"/>
          <w:szCs w:val="28"/>
          <w:lang w:val="x-none"/>
        </w:rPr>
        <w:t xml:space="preserve"> </w:t>
      </w:r>
      <w:proofErr w:type="spellStart"/>
      <w:r>
        <w:rPr>
          <w:rFonts w:ascii="Arial" w:hAnsi="Arial" w:cs="Arial"/>
          <w:sz w:val="28"/>
          <w:szCs w:val="28"/>
          <w:lang w:val="x-none"/>
        </w:rPr>
        <w:t>ndakanyisiwa</w:t>
      </w:r>
      <w:proofErr w:type="spellEnd"/>
      <w:r>
        <w:rPr>
          <w:rFonts w:ascii="Arial" w:hAnsi="Arial" w:cs="Arial"/>
          <w:sz w:val="28"/>
          <w:szCs w:val="28"/>
          <w:lang w:val="x-none"/>
        </w:rPr>
        <w:t xml:space="preserve"> </w:t>
      </w:r>
      <w:proofErr w:type="spellStart"/>
      <w:r>
        <w:rPr>
          <w:rFonts w:ascii="Arial" w:hAnsi="Arial" w:cs="Arial"/>
          <w:sz w:val="28"/>
          <w:szCs w:val="28"/>
          <w:lang w:val="x-none"/>
        </w:rPr>
        <w:t>nzeve</w:t>
      </w:r>
      <w:proofErr w:type="spellEnd"/>
      <w:r>
        <w:rPr>
          <w:rFonts w:ascii="Arial" w:hAnsi="Arial" w:cs="Arial"/>
          <w:sz w:val="28"/>
          <w:szCs w:val="28"/>
          <w:lang w:val="x-none"/>
        </w:rPr>
        <w:t xml:space="preserve"> iyi. </w:t>
      </w:r>
      <w:proofErr w:type="spellStart"/>
      <w:r>
        <w:rPr>
          <w:rFonts w:ascii="Arial" w:hAnsi="Arial" w:cs="Arial"/>
          <w:sz w:val="28"/>
          <w:szCs w:val="28"/>
          <w:lang w:val="x-none"/>
        </w:rPr>
        <w:t>Kunyisiwa</w:t>
      </w:r>
      <w:proofErr w:type="spellEnd"/>
      <w:r>
        <w:rPr>
          <w:rFonts w:ascii="Arial" w:hAnsi="Arial" w:cs="Arial"/>
          <w:sz w:val="28"/>
          <w:szCs w:val="28"/>
          <w:lang w:val="x-none"/>
        </w:rPr>
        <w:t xml:space="preserve"> </w:t>
      </w:r>
      <w:proofErr w:type="spellStart"/>
      <w:r>
        <w:rPr>
          <w:rFonts w:ascii="Arial" w:hAnsi="Arial" w:cs="Arial"/>
          <w:sz w:val="28"/>
          <w:szCs w:val="28"/>
          <w:lang w:val="x-none"/>
        </w:rPr>
        <w:t>nezvinhu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zviya</w:t>
      </w:r>
      <w:proofErr w:type="spellEnd"/>
      <w:r>
        <w:rPr>
          <w:rFonts w:ascii="Arial" w:hAnsi="Arial" w:cs="Arial"/>
          <w:sz w:val="28"/>
          <w:szCs w:val="28"/>
          <w:lang w:val="x-none"/>
        </w:rPr>
        <w:t xml:space="preserve"> </w:t>
      </w:r>
      <w:proofErr w:type="spellStart"/>
      <w:r>
        <w:rPr>
          <w:rFonts w:ascii="Arial" w:hAnsi="Arial" w:cs="Arial"/>
          <w:sz w:val="28"/>
          <w:szCs w:val="28"/>
          <w:lang w:val="x-none"/>
        </w:rPr>
        <w:t>izvi</w:t>
      </w:r>
      <w:proofErr w:type="spellEnd"/>
      <w:r>
        <w:rPr>
          <w:rFonts w:ascii="Arial" w:hAnsi="Arial" w:cs="Arial"/>
          <w:sz w:val="28"/>
          <w:szCs w:val="28"/>
          <w:lang w:val="x-none"/>
        </w:rPr>
        <w:t xml:space="preserve">.” </w:t>
      </w:r>
      <w:r w:rsidRPr="003461A0">
        <w:rPr>
          <w:rFonts w:ascii="Arial" w:hAnsi="Arial" w:cs="Arial"/>
          <w:sz w:val="18"/>
          <w:szCs w:val="18"/>
          <w:lang w:val="x-none"/>
        </w:rPr>
        <w:t>[Apostle and Congregation laugh</w:t>
      </w:r>
      <w:r>
        <w:rPr>
          <w:rFonts w:ascii="Arial" w:hAnsi="Arial" w:cs="Arial"/>
          <w:sz w:val="18"/>
          <w:szCs w:val="18"/>
          <w:lang w:val="x-none"/>
        </w:rPr>
        <w:t>—ED</w:t>
      </w:r>
      <w:r w:rsidRPr="003461A0">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Ndopandakaona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r w:rsidRPr="00207214">
        <w:rPr>
          <w:rFonts w:ascii="Arial" w:hAnsi="Arial" w:cs="Arial"/>
          <w:sz w:val="18"/>
          <w:szCs w:val="18"/>
          <w:lang w:val="x-none"/>
        </w:rPr>
        <w:t>[Apostle continues laughing</w:t>
      </w:r>
      <w:r>
        <w:rPr>
          <w:rFonts w:ascii="Arial" w:hAnsi="Arial" w:cs="Arial"/>
          <w:sz w:val="18"/>
          <w:szCs w:val="18"/>
          <w:lang w:val="x-none"/>
        </w:rPr>
        <w:t>—ED</w:t>
      </w:r>
      <w:r w:rsidRPr="00207214">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Ndopandakabata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kana Mwari </w:t>
      </w:r>
      <w:proofErr w:type="spellStart"/>
      <w:r>
        <w:rPr>
          <w:rFonts w:ascii="Arial" w:hAnsi="Arial" w:cs="Arial"/>
          <w:sz w:val="28"/>
          <w:szCs w:val="28"/>
          <w:lang w:val="x-none"/>
        </w:rPr>
        <w:t>akasakuitira</w:t>
      </w:r>
      <w:proofErr w:type="spellEnd"/>
      <w:r>
        <w:rPr>
          <w:rFonts w:ascii="Arial" w:hAnsi="Arial" w:cs="Arial"/>
          <w:sz w:val="28"/>
          <w:szCs w:val="28"/>
          <w:lang w:val="x-none"/>
        </w:rPr>
        <w:t xml:space="preserve"> </w:t>
      </w:r>
      <w:proofErr w:type="spellStart"/>
      <w:r>
        <w:rPr>
          <w:rFonts w:ascii="Arial" w:hAnsi="Arial" w:cs="Arial"/>
          <w:sz w:val="28"/>
          <w:szCs w:val="28"/>
          <w:lang w:val="x-none"/>
        </w:rPr>
        <w:t>nyasha</w:t>
      </w:r>
      <w:proofErr w:type="spellEnd"/>
      <w:r>
        <w:rPr>
          <w:rFonts w:ascii="Arial" w:hAnsi="Arial" w:cs="Arial"/>
          <w:sz w:val="28"/>
          <w:szCs w:val="28"/>
          <w:lang w:val="x-none"/>
        </w:rPr>
        <w:t xml:space="preserve"> </w:t>
      </w:r>
      <w:proofErr w:type="spellStart"/>
      <w:r>
        <w:rPr>
          <w:rFonts w:ascii="Arial" w:hAnsi="Arial" w:cs="Arial"/>
          <w:sz w:val="28"/>
          <w:szCs w:val="28"/>
          <w:lang w:val="x-none"/>
        </w:rPr>
        <w:t>unofa</w:t>
      </w:r>
      <w:proofErr w:type="spellEnd"/>
      <w:r>
        <w:rPr>
          <w:rFonts w:ascii="Arial" w:hAnsi="Arial" w:cs="Arial"/>
          <w:sz w:val="28"/>
          <w:szCs w:val="28"/>
          <w:lang w:val="x-none"/>
        </w:rPr>
        <w:t xml:space="preserve"> </w:t>
      </w:r>
      <w:proofErr w:type="spellStart"/>
      <w:r>
        <w:rPr>
          <w:rFonts w:ascii="Arial" w:hAnsi="Arial" w:cs="Arial"/>
          <w:sz w:val="28"/>
          <w:szCs w:val="28"/>
          <w:lang w:val="x-none"/>
        </w:rPr>
        <w:t>uri</w:t>
      </w:r>
      <w:proofErr w:type="spellEnd"/>
      <w:r>
        <w:rPr>
          <w:rFonts w:ascii="Arial" w:hAnsi="Arial" w:cs="Arial"/>
          <w:sz w:val="28"/>
          <w:szCs w:val="28"/>
          <w:lang w:val="x-none"/>
        </w:rPr>
        <w:t xml:space="preserve"> </w:t>
      </w:r>
      <w:proofErr w:type="spellStart"/>
      <w:r>
        <w:rPr>
          <w:rFonts w:ascii="Arial" w:hAnsi="Arial" w:cs="Arial"/>
          <w:sz w:val="28"/>
          <w:szCs w:val="28"/>
          <w:lang w:val="x-none"/>
        </w:rPr>
        <w:t>bhamu</w:t>
      </w:r>
      <w:proofErr w:type="spellEnd"/>
      <w:r>
        <w:rPr>
          <w:rFonts w:ascii="Arial" w:hAnsi="Arial" w:cs="Arial"/>
          <w:sz w:val="28"/>
          <w:szCs w:val="28"/>
          <w:lang w:val="x-none"/>
        </w:rPr>
        <w:t xml:space="preserve">, </w:t>
      </w:r>
      <w:proofErr w:type="spellStart"/>
      <w:r>
        <w:rPr>
          <w:rFonts w:ascii="Arial" w:hAnsi="Arial" w:cs="Arial"/>
          <w:sz w:val="28"/>
          <w:szCs w:val="28"/>
          <w:lang w:val="x-none"/>
        </w:rPr>
        <w:t>uchiteera</w:t>
      </w:r>
      <w:proofErr w:type="spellEnd"/>
      <w:r>
        <w:rPr>
          <w:rFonts w:ascii="Arial" w:hAnsi="Arial" w:cs="Arial"/>
          <w:sz w:val="28"/>
          <w:szCs w:val="28"/>
          <w:lang w:val="x-none"/>
        </w:rPr>
        <w:t xml:space="preserve"> culture, </w:t>
      </w:r>
      <w:proofErr w:type="spellStart"/>
      <w:r>
        <w:rPr>
          <w:rFonts w:ascii="Arial" w:hAnsi="Arial" w:cs="Arial"/>
          <w:sz w:val="28"/>
          <w:szCs w:val="28"/>
          <w:lang w:val="x-none"/>
        </w:rPr>
        <w:t>handiti</w:t>
      </w:r>
      <w:proofErr w:type="spellEnd"/>
      <w:r>
        <w:rPr>
          <w:rFonts w:ascii="Arial" w:hAnsi="Arial" w:cs="Arial"/>
          <w:sz w:val="28"/>
          <w:szCs w:val="28"/>
          <w:lang w:val="x-none"/>
        </w:rPr>
        <w:t xml:space="preserve">. Uchida </w:t>
      </w:r>
      <w:proofErr w:type="spellStart"/>
      <w:r>
        <w:rPr>
          <w:rFonts w:ascii="Arial" w:hAnsi="Arial" w:cs="Arial"/>
          <w:sz w:val="28"/>
          <w:szCs w:val="28"/>
          <w:lang w:val="x-none"/>
        </w:rPr>
        <w:t>ku</w:t>
      </w:r>
      <w:proofErr w:type="spellEnd"/>
      <w:r>
        <w:rPr>
          <w:rFonts w:ascii="Arial" w:hAnsi="Arial" w:cs="Arial"/>
          <w:sz w:val="28"/>
          <w:szCs w:val="28"/>
          <w:lang w:val="x-none"/>
        </w:rPr>
        <w:t xml:space="preserve"> identifier ne culture </w:t>
      </w:r>
      <w:proofErr w:type="spellStart"/>
      <w:r>
        <w:rPr>
          <w:rFonts w:ascii="Arial" w:hAnsi="Arial" w:cs="Arial"/>
          <w:sz w:val="28"/>
          <w:szCs w:val="28"/>
          <w:lang w:val="x-none"/>
        </w:rPr>
        <w:t>zuva</w:t>
      </w:r>
      <w:proofErr w:type="spellEnd"/>
      <w:r>
        <w:rPr>
          <w:rFonts w:ascii="Arial" w:hAnsi="Arial" w:cs="Arial"/>
          <w:sz w:val="28"/>
          <w:szCs w:val="28"/>
          <w:lang w:val="x-none"/>
        </w:rPr>
        <w:t xml:space="preserve"> </w:t>
      </w:r>
      <w:proofErr w:type="spellStart"/>
      <w:r>
        <w:rPr>
          <w:rFonts w:ascii="Arial" w:hAnsi="Arial" w:cs="Arial"/>
          <w:sz w:val="28"/>
          <w:szCs w:val="28"/>
          <w:lang w:val="x-none"/>
        </w:rPr>
        <w:t>rimwe</w:t>
      </w:r>
      <w:proofErr w:type="spellEnd"/>
      <w:r>
        <w:rPr>
          <w:rFonts w:ascii="Arial" w:hAnsi="Arial" w:cs="Arial"/>
          <w:sz w:val="28"/>
          <w:szCs w:val="28"/>
          <w:lang w:val="x-none"/>
        </w:rPr>
        <w:t xml:space="preserve"> </w:t>
      </w:r>
      <w:proofErr w:type="spellStart"/>
      <w:r>
        <w:rPr>
          <w:rFonts w:ascii="Arial" w:hAnsi="Arial" w:cs="Arial"/>
          <w:sz w:val="28"/>
          <w:szCs w:val="28"/>
          <w:lang w:val="x-none"/>
        </w:rPr>
        <w:t>nei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nerimwe</w:t>
      </w:r>
      <w:proofErr w:type="spellEnd"/>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Haina </w:t>
      </w:r>
      <w:proofErr w:type="spellStart"/>
      <w:r>
        <w:rPr>
          <w:rFonts w:ascii="Arial" w:hAnsi="Arial" w:cs="Arial"/>
          <w:sz w:val="28"/>
          <w:szCs w:val="28"/>
          <w:lang w:val="x-none"/>
        </w:rPr>
        <w:t>chainoburitsa</w:t>
      </w:r>
      <w:proofErr w:type="spellEnd"/>
      <w:r>
        <w:rPr>
          <w:rFonts w:ascii="Arial" w:hAnsi="Arial" w:cs="Arial"/>
          <w:sz w:val="28"/>
          <w:szCs w:val="28"/>
          <w:lang w:val="x-none"/>
        </w:rPr>
        <w:t xml:space="preserve"> culture </w:t>
      </w:r>
      <w:proofErr w:type="spellStart"/>
      <w:r>
        <w:rPr>
          <w:rFonts w:ascii="Arial" w:hAnsi="Arial" w:cs="Arial"/>
          <w:sz w:val="28"/>
          <w:szCs w:val="28"/>
          <w:lang w:val="x-none"/>
        </w:rPr>
        <w:t>muhupenyu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hwako</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A man who has known what God can do should be able to tell those that are blinded, dim witted, </w:t>
      </w:r>
      <w:proofErr w:type="spellStart"/>
      <w:r>
        <w:rPr>
          <w:rFonts w:ascii="Arial" w:hAnsi="Arial" w:cs="Arial"/>
          <w:sz w:val="28"/>
          <w:szCs w:val="28"/>
          <w:lang w:val="x-none"/>
        </w:rPr>
        <w:t>kuti</w:t>
      </w:r>
      <w:proofErr w:type="spellEnd"/>
      <w:r>
        <w:rPr>
          <w:rFonts w:ascii="Arial" w:hAnsi="Arial" w:cs="Arial"/>
          <w:sz w:val="28"/>
          <w:szCs w:val="28"/>
          <w:lang w:val="x-none"/>
        </w:rPr>
        <w:t xml:space="preserve"> there is a God in heaven.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Amen! </w:t>
      </w:r>
      <w:r w:rsidRPr="005F7606">
        <w:rPr>
          <w:rFonts w:ascii="Arial" w:hAnsi="Arial" w:cs="Arial"/>
          <w:sz w:val="18"/>
          <w:szCs w:val="18"/>
        </w:rPr>
        <w:t>[Congregation says, “Amen.”]</w:t>
      </w:r>
      <w:r>
        <w:rPr>
          <w:rFonts w:ascii="Arial" w:hAnsi="Arial" w:cs="Arial"/>
          <w:sz w:val="28"/>
          <w:szCs w:val="28"/>
        </w:rPr>
        <w:t xml:space="preserve"> </w:t>
      </w:r>
    </w:p>
    <w:p w:rsidR="00264564" w:rsidP="00264564" w:rsidRDefault="00264564" w14:paraId="6D14E9BE" w14:textId="77777777">
      <w:pPr>
        <w:jc w:val="both"/>
        <w:rPr>
          <w:rFonts w:ascii="Arial" w:hAnsi="Arial" w:cs="Arial"/>
          <w:sz w:val="28"/>
          <w:szCs w:val="28"/>
          <w:lang w:val="x-none"/>
        </w:rPr>
      </w:pPr>
      <w:r>
        <w:rPr>
          <w:rFonts w:ascii="Arial" w:hAnsi="Arial" w:cs="Arial"/>
          <w:sz w:val="28"/>
          <w:szCs w:val="28"/>
          <w:vertAlign w:val="superscript"/>
          <w:lang w:val="x-none"/>
        </w:rPr>
        <w:t xml:space="preserve">100 </w:t>
      </w:r>
      <w:proofErr w:type="spellStart"/>
      <w:r>
        <w:rPr>
          <w:rFonts w:ascii="Arial" w:hAnsi="Arial" w:cs="Arial"/>
          <w:sz w:val="28"/>
          <w:szCs w:val="28"/>
          <w:lang w:val="x-none"/>
        </w:rPr>
        <w:t>Ndakaona</w:t>
      </w:r>
      <w:proofErr w:type="spellEnd"/>
      <w:r>
        <w:rPr>
          <w:rFonts w:ascii="Arial" w:hAnsi="Arial" w:cs="Arial"/>
          <w:sz w:val="28"/>
          <w:szCs w:val="28"/>
          <w:lang w:val="x-none"/>
        </w:rPr>
        <w:t xml:space="preserve"> baba—</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proofErr w:type="spellStart"/>
      <w:r>
        <w:rPr>
          <w:rFonts w:ascii="Arial" w:hAnsi="Arial" w:cs="Arial"/>
          <w:sz w:val="28"/>
          <w:szCs w:val="28"/>
          <w:lang w:val="x-none"/>
        </w:rPr>
        <w:t>dzangu</w:t>
      </w:r>
      <w:proofErr w:type="spellEnd"/>
      <w:r>
        <w:rPr>
          <w:rFonts w:ascii="Arial" w:hAnsi="Arial" w:cs="Arial"/>
          <w:sz w:val="28"/>
          <w:szCs w:val="28"/>
          <w:lang w:val="x-none"/>
        </w:rPr>
        <w:t xml:space="preserve"> </w:t>
      </w:r>
      <w:proofErr w:type="spellStart"/>
      <w:r>
        <w:rPr>
          <w:rFonts w:ascii="Arial" w:hAnsi="Arial" w:cs="Arial"/>
          <w:sz w:val="28"/>
          <w:szCs w:val="28"/>
          <w:lang w:val="x-none"/>
        </w:rPr>
        <w:t>dzichipinda</w:t>
      </w:r>
      <w:proofErr w:type="spellEnd"/>
      <w:r>
        <w:rPr>
          <w:rFonts w:ascii="Arial" w:hAnsi="Arial" w:cs="Arial"/>
          <w:sz w:val="28"/>
          <w:szCs w:val="28"/>
          <w:lang w:val="x-none"/>
        </w:rPr>
        <w:t xml:space="preserve"> </w:t>
      </w:r>
      <w:proofErr w:type="spellStart"/>
      <w:r>
        <w:rPr>
          <w:rFonts w:ascii="Arial" w:hAnsi="Arial" w:cs="Arial"/>
          <w:sz w:val="28"/>
          <w:szCs w:val="28"/>
          <w:lang w:val="x-none"/>
        </w:rPr>
        <w:t>mun’anga</w:t>
      </w:r>
      <w:proofErr w:type="spellEnd"/>
      <w:r>
        <w:rPr>
          <w:rFonts w:ascii="Arial" w:hAnsi="Arial" w:cs="Arial"/>
          <w:sz w:val="28"/>
          <w:szCs w:val="28"/>
          <w:lang w:val="x-none"/>
        </w:rPr>
        <w:t xml:space="preserve">, </w:t>
      </w:r>
      <w:proofErr w:type="spellStart"/>
      <w:r>
        <w:rPr>
          <w:rFonts w:ascii="Arial" w:hAnsi="Arial" w:cs="Arial"/>
          <w:sz w:val="28"/>
          <w:szCs w:val="28"/>
          <w:lang w:val="x-none"/>
        </w:rPr>
        <w:t>ndakaona</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proofErr w:type="spellStart"/>
      <w:r>
        <w:rPr>
          <w:rFonts w:ascii="Arial" w:hAnsi="Arial" w:cs="Arial"/>
          <w:sz w:val="28"/>
          <w:szCs w:val="28"/>
          <w:lang w:val="x-none"/>
        </w:rPr>
        <w:t>dzangu</w:t>
      </w:r>
      <w:proofErr w:type="spellEnd"/>
      <w:r>
        <w:rPr>
          <w:rFonts w:ascii="Arial" w:hAnsi="Arial" w:cs="Arial"/>
          <w:sz w:val="28"/>
          <w:szCs w:val="28"/>
          <w:lang w:val="x-none"/>
        </w:rPr>
        <w:t xml:space="preserve"> </w:t>
      </w:r>
      <w:proofErr w:type="spellStart"/>
      <w:r>
        <w:rPr>
          <w:rFonts w:ascii="Arial" w:hAnsi="Arial" w:cs="Arial"/>
          <w:sz w:val="28"/>
          <w:szCs w:val="28"/>
          <w:lang w:val="x-none"/>
        </w:rPr>
        <w:t>dzichirova</w:t>
      </w:r>
      <w:proofErr w:type="spellEnd"/>
      <w:r>
        <w:rPr>
          <w:rFonts w:ascii="Arial" w:hAnsi="Arial" w:cs="Arial"/>
          <w:sz w:val="28"/>
          <w:szCs w:val="28"/>
          <w:lang w:val="x-none"/>
        </w:rPr>
        <w:t xml:space="preserve"> </w:t>
      </w:r>
      <w:proofErr w:type="spellStart"/>
      <w:r>
        <w:rPr>
          <w:rFonts w:ascii="Arial" w:hAnsi="Arial" w:cs="Arial"/>
          <w:sz w:val="28"/>
          <w:szCs w:val="28"/>
          <w:lang w:val="x-none"/>
        </w:rPr>
        <w:t>makuva</w:t>
      </w:r>
      <w:proofErr w:type="spellEnd"/>
      <w:r>
        <w:rPr>
          <w:rFonts w:ascii="Arial" w:hAnsi="Arial" w:cs="Arial"/>
          <w:sz w:val="28"/>
          <w:szCs w:val="28"/>
          <w:lang w:val="x-none"/>
        </w:rPr>
        <w:t xml:space="preserve">, </w:t>
      </w:r>
      <w:proofErr w:type="spellStart"/>
      <w:r>
        <w:rPr>
          <w:rFonts w:ascii="Arial" w:hAnsi="Arial" w:cs="Arial"/>
          <w:sz w:val="28"/>
          <w:szCs w:val="28"/>
          <w:lang w:val="x-none"/>
        </w:rPr>
        <w:t>ndakaona</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proofErr w:type="spellStart"/>
      <w:r>
        <w:rPr>
          <w:rFonts w:ascii="Arial" w:hAnsi="Arial" w:cs="Arial"/>
          <w:sz w:val="28"/>
          <w:szCs w:val="28"/>
          <w:lang w:val="x-none"/>
        </w:rPr>
        <w:t>dzangu</w:t>
      </w:r>
      <w:proofErr w:type="spellEnd"/>
      <w:r>
        <w:rPr>
          <w:rFonts w:ascii="Arial" w:hAnsi="Arial" w:cs="Arial"/>
          <w:sz w:val="28"/>
          <w:szCs w:val="28"/>
          <w:lang w:val="x-none"/>
        </w:rPr>
        <w:t xml:space="preserve"> </w:t>
      </w:r>
      <w:proofErr w:type="spellStart"/>
      <w:r>
        <w:rPr>
          <w:rFonts w:ascii="Arial" w:hAnsi="Arial" w:cs="Arial"/>
          <w:sz w:val="28"/>
          <w:szCs w:val="28"/>
          <w:lang w:val="x-none"/>
        </w:rPr>
        <w:t>dzichiita</w:t>
      </w:r>
      <w:proofErr w:type="spellEnd"/>
      <w:r>
        <w:rPr>
          <w:rFonts w:ascii="Arial" w:hAnsi="Arial" w:cs="Arial"/>
          <w:sz w:val="28"/>
          <w:szCs w:val="28"/>
          <w:lang w:val="x-none"/>
        </w:rPr>
        <w:t xml:space="preserve"> </w:t>
      </w:r>
      <w:proofErr w:type="spellStart"/>
      <w:r>
        <w:rPr>
          <w:rFonts w:ascii="Arial" w:hAnsi="Arial" w:cs="Arial"/>
          <w:sz w:val="28"/>
          <w:szCs w:val="28"/>
          <w:lang w:val="x-none"/>
        </w:rPr>
        <w:t>mabira</w:t>
      </w:r>
      <w:proofErr w:type="spellEnd"/>
      <w:r>
        <w:rPr>
          <w:rFonts w:ascii="Arial" w:hAnsi="Arial" w:cs="Arial"/>
          <w:sz w:val="28"/>
          <w:szCs w:val="28"/>
          <w:lang w:val="x-none"/>
        </w:rPr>
        <w:t xml:space="preserve">, </w:t>
      </w:r>
      <w:proofErr w:type="spellStart"/>
      <w:r>
        <w:rPr>
          <w:rFonts w:ascii="Arial" w:hAnsi="Arial" w:cs="Arial"/>
          <w:sz w:val="28"/>
          <w:szCs w:val="28"/>
          <w:lang w:val="x-none"/>
        </w:rPr>
        <w:t>dzichipira</w:t>
      </w:r>
      <w:proofErr w:type="spellEnd"/>
      <w:r>
        <w:rPr>
          <w:rFonts w:ascii="Arial" w:hAnsi="Arial" w:cs="Arial"/>
          <w:sz w:val="28"/>
          <w:szCs w:val="28"/>
          <w:lang w:val="x-none"/>
        </w:rPr>
        <w:t xml:space="preserve"> </w:t>
      </w:r>
      <w:proofErr w:type="spellStart"/>
      <w:r>
        <w:rPr>
          <w:rFonts w:ascii="Arial" w:hAnsi="Arial" w:cs="Arial"/>
          <w:sz w:val="28"/>
          <w:szCs w:val="28"/>
          <w:lang w:val="x-none"/>
        </w:rPr>
        <w:t>mudzimu</w:t>
      </w:r>
      <w:proofErr w:type="spellEnd"/>
      <w:r>
        <w:rPr>
          <w:rFonts w:ascii="Arial" w:hAnsi="Arial" w:cs="Arial"/>
          <w:sz w:val="28"/>
          <w:szCs w:val="28"/>
          <w:lang w:val="x-none"/>
        </w:rPr>
        <w:t xml:space="preserve">, </w:t>
      </w:r>
      <w:proofErr w:type="spellStart"/>
      <w:r>
        <w:rPr>
          <w:rFonts w:ascii="Arial" w:hAnsi="Arial" w:cs="Arial"/>
          <w:sz w:val="28"/>
          <w:szCs w:val="28"/>
          <w:lang w:val="x-none"/>
        </w:rPr>
        <w:t>vachipera</w:t>
      </w:r>
      <w:proofErr w:type="spellEnd"/>
      <w:r>
        <w:rPr>
          <w:rFonts w:ascii="Arial" w:hAnsi="Arial" w:cs="Arial"/>
          <w:sz w:val="28"/>
          <w:szCs w:val="28"/>
          <w:lang w:val="x-none"/>
        </w:rPr>
        <w:t xml:space="preserve"> </w:t>
      </w:r>
      <w:proofErr w:type="spellStart"/>
      <w:r>
        <w:rPr>
          <w:rFonts w:ascii="Arial" w:hAnsi="Arial" w:cs="Arial"/>
          <w:sz w:val="28"/>
          <w:szCs w:val="28"/>
          <w:lang w:val="x-none"/>
        </w:rPr>
        <w:t>kufa</w:t>
      </w:r>
      <w:proofErr w:type="spellEnd"/>
      <w:r>
        <w:rPr>
          <w:rFonts w:ascii="Arial" w:hAnsi="Arial" w:cs="Arial"/>
          <w:sz w:val="28"/>
          <w:szCs w:val="28"/>
          <w:lang w:val="x-none"/>
        </w:rPr>
        <w:t xml:space="preserve"> </w:t>
      </w:r>
      <w:proofErr w:type="spellStart"/>
      <w:r>
        <w:rPr>
          <w:rFonts w:ascii="Arial" w:hAnsi="Arial" w:cs="Arial"/>
          <w:sz w:val="28"/>
          <w:szCs w:val="28"/>
          <w:lang w:val="x-none"/>
        </w:rPr>
        <w:t>munhu</w:t>
      </w:r>
      <w:proofErr w:type="spellEnd"/>
      <w:r>
        <w:rPr>
          <w:rFonts w:ascii="Arial" w:hAnsi="Arial" w:cs="Arial"/>
          <w:sz w:val="28"/>
          <w:szCs w:val="28"/>
          <w:lang w:val="x-none"/>
        </w:rPr>
        <w:t xml:space="preserve"> one, one </w:t>
      </w:r>
      <w:proofErr w:type="spellStart"/>
      <w:r>
        <w:rPr>
          <w:rFonts w:ascii="Arial" w:hAnsi="Arial" w:cs="Arial"/>
          <w:sz w:val="28"/>
          <w:szCs w:val="28"/>
          <w:lang w:val="x-none"/>
        </w:rPr>
        <w:t>nemukondombera</w:t>
      </w:r>
      <w:proofErr w:type="spellEnd"/>
      <w:r>
        <w:rPr>
          <w:rFonts w:ascii="Arial" w:hAnsi="Arial" w:cs="Arial"/>
          <w:sz w:val="28"/>
          <w:szCs w:val="28"/>
          <w:lang w:val="x-none"/>
        </w:rPr>
        <w:t xml:space="preserve">. </w:t>
      </w:r>
      <w:proofErr w:type="spellStart"/>
      <w:r>
        <w:rPr>
          <w:rFonts w:ascii="Arial" w:hAnsi="Arial" w:cs="Arial"/>
          <w:sz w:val="28"/>
          <w:szCs w:val="28"/>
          <w:lang w:val="x-none"/>
        </w:rPr>
        <w:t>Vachisiya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vaine</w:t>
      </w:r>
      <w:proofErr w:type="spellEnd"/>
      <w:r>
        <w:rPr>
          <w:rFonts w:ascii="Arial" w:hAnsi="Arial" w:cs="Arial"/>
          <w:sz w:val="28"/>
          <w:szCs w:val="28"/>
          <w:lang w:val="x-none"/>
        </w:rPr>
        <w:t xml:space="preserve"> </w:t>
      </w:r>
      <w:proofErr w:type="spellStart"/>
      <w:r>
        <w:rPr>
          <w:rFonts w:ascii="Arial" w:hAnsi="Arial" w:cs="Arial"/>
          <w:sz w:val="28"/>
          <w:szCs w:val="28"/>
          <w:lang w:val="x-none"/>
        </w:rPr>
        <w:t>mukondombera</w:t>
      </w:r>
      <w:proofErr w:type="spellEnd"/>
      <w:r>
        <w:rPr>
          <w:rFonts w:ascii="Arial" w:hAnsi="Arial" w:cs="Arial"/>
          <w:sz w:val="28"/>
          <w:szCs w:val="28"/>
          <w:lang w:val="x-none"/>
        </w:rPr>
        <w:t xml:space="preserve"> </w:t>
      </w:r>
      <w:proofErr w:type="spellStart"/>
      <w:r>
        <w:rPr>
          <w:rFonts w:ascii="Arial" w:hAnsi="Arial" w:cs="Arial"/>
          <w:sz w:val="28"/>
          <w:szCs w:val="28"/>
          <w:lang w:val="x-none"/>
        </w:rPr>
        <w:t>futi</w:t>
      </w:r>
      <w:proofErr w:type="spellEnd"/>
      <w:r>
        <w:rPr>
          <w:rFonts w:ascii="Arial" w:hAnsi="Arial" w:cs="Arial"/>
          <w:sz w:val="28"/>
          <w:szCs w:val="28"/>
          <w:lang w:val="x-none"/>
        </w:rPr>
        <w:t xml:space="preserve"> </w:t>
      </w:r>
      <w:proofErr w:type="spellStart"/>
      <w:r>
        <w:rPr>
          <w:rFonts w:ascii="Arial" w:hAnsi="Arial" w:cs="Arial"/>
          <w:sz w:val="28"/>
          <w:szCs w:val="28"/>
          <w:lang w:val="x-none"/>
        </w:rPr>
        <w:t>kumashure</w:t>
      </w:r>
      <w:proofErr w:type="spellEnd"/>
      <w:r>
        <w:rPr>
          <w:rFonts w:ascii="Arial" w:hAnsi="Arial" w:cs="Arial"/>
          <w:sz w:val="28"/>
          <w:szCs w:val="28"/>
          <w:lang w:val="x-none"/>
        </w:rPr>
        <w:t xml:space="preserve"> </w:t>
      </w:r>
      <w:proofErr w:type="spellStart"/>
      <w:r>
        <w:rPr>
          <w:rFonts w:ascii="Arial" w:hAnsi="Arial" w:cs="Arial"/>
          <w:sz w:val="28"/>
          <w:szCs w:val="28"/>
          <w:lang w:val="x-none"/>
        </w:rPr>
        <w:t>kwazvo</w:t>
      </w:r>
      <w:proofErr w:type="spellEnd"/>
      <w:r>
        <w:rPr>
          <w:rFonts w:ascii="Arial" w:hAnsi="Arial" w:cs="Arial"/>
          <w:sz w:val="28"/>
          <w:szCs w:val="28"/>
          <w:lang w:val="x-none"/>
        </w:rPr>
        <w:t xml:space="preserve">. </w:t>
      </w:r>
      <w:proofErr w:type="spellStart"/>
      <w:r>
        <w:rPr>
          <w:rFonts w:ascii="Arial" w:hAnsi="Arial" w:cs="Arial"/>
          <w:sz w:val="28"/>
          <w:szCs w:val="28"/>
          <w:lang w:val="x-none"/>
        </w:rPr>
        <w:t>Vamwe</w:t>
      </w:r>
      <w:proofErr w:type="spellEnd"/>
      <w:r>
        <w:rPr>
          <w:rFonts w:ascii="Arial" w:hAnsi="Arial" w:cs="Arial"/>
          <w:sz w:val="28"/>
          <w:szCs w:val="28"/>
          <w:lang w:val="x-none"/>
        </w:rPr>
        <w:t xml:space="preserve"> </w:t>
      </w:r>
      <w:proofErr w:type="spellStart"/>
      <w:r>
        <w:rPr>
          <w:rFonts w:ascii="Arial" w:hAnsi="Arial" w:cs="Arial"/>
          <w:sz w:val="28"/>
          <w:szCs w:val="28"/>
          <w:lang w:val="x-none"/>
        </w:rPr>
        <w:t>vachitadza</w:t>
      </w:r>
      <w:proofErr w:type="spellEnd"/>
      <w:r>
        <w:rPr>
          <w:rFonts w:ascii="Arial" w:hAnsi="Arial" w:cs="Arial"/>
          <w:sz w:val="28"/>
          <w:szCs w:val="28"/>
          <w:lang w:val="x-none"/>
        </w:rPr>
        <w:t xml:space="preserve"> </w:t>
      </w:r>
      <w:proofErr w:type="spellStart"/>
      <w:r>
        <w:rPr>
          <w:rFonts w:ascii="Arial" w:hAnsi="Arial" w:cs="Arial"/>
          <w:sz w:val="28"/>
          <w:szCs w:val="28"/>
          <w:lang w:val="x-none"/>
        </w:rPr>
        <w:t>kuita</w:t>
      </w:r>
      <w:proofErr w:type="spellEnd"/>
      <w:r>
        <w:rPr>
          <w:rFonts w:ascii="Arial" w:hAnsi="Arial" w:cs="Arial"/>
          <w:sz w:val="28"/>
          <w:szCs w:val="28"/>
          <w:lang w:val="x-none"/>
        </w:rPr>
        <w:t xml:space="preserve"> </w:t>
      </w:r>
      <w:proofErr w:type="spellStart"/>
      <w:r>
        <w:rPr>
          <w:rFonts w:ascii="Arial" w:hAnsi="Arial" w:cs="Arial"/>
          <w:sz w:val="28"/>
          <w:szCs w:val="28"/>
          <w:lang w:val="x-none"/>
        </w:rPr>
        <w:t>mhuri</w:t>
      </w:r>
      <w:proofErr w:type="spellEnd"/>
      <w:r>
        <w:rPr>
          <w:rFonts w:ascii="Arial" w:hAnsi="Arial" w:cs="Arial"/>
          <w:sz w:val="28"/>
          <w:szCs w:val="28"/>
          <w:lang w:val="x-none"/>
        </w:rPr>
        <w:t xml:space="preserve">. </w:t>
      </w:r>
      <w:proofErr w:type="spellStart"/>
      <w:r>
        <w:rPr>
          <w:rFonts w:ascii="Arial" w:hAnsi="Arial" w:cs="Arial"/>
          <w:sz w:val="28"/>
          <w:szCs w:val="28"/>
          <w:lang w:val="x-none"/>
        </w:rPr>
        <w:t>Achifa</w:t>
      </w:r>
      <w:proofErr w:type="spellEnd"/>
      <w:r>
        <w:rPr>
          <w:rFonts w:ascii="Arial" w:hAnsi="Arial" w:cs="Arial"/>
          <w:sz w:val="28"/>
          <w:szCs w:val="28"/>
          <w:lang w:val="x-none"/>
        </w:rPr>
        <w:t xml:space="preserve"> </w:t>
      </w:r>
      <w:proofErr w:type="spellStart"/>
      <w:r>
        <w:rPr>
          <w:rFonts w:ascii="Arial" w:hAnsi="Arial" w:cs="Arial"/>
          <w:sz w:val="28"/>
          <w:szCs w:val="28"/>
          <w:lang w:val="x-none"/>
        </w:rPr>
        <w:t>aine</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one, </w:t>
      </w:r>
      <w:proofErr w:type="spellStart"/>
      <w:r>
        <w:rPr>
          <w:rFonts w:ascii="Arial" w:hAnsi="Arial" w:cs="Arial"/>
          <w:sz w:val="28"/>
          <w:szCs w:val="28"/>
          <w:lang w:val="x-none"/>
        </w:rPr>
        <w:t>obva</w:t>
      </w:r>
      <w:proofErr w:type="spellEnd"/>
      <w:r>
        <w:rPr>
          <w:rFonts w:ascii="Arial" w:hAnsi="Arial" w:cs="Arial"/>
          <w:sz w:val="28"/>
          <w:szCs w:val="28"/>
          <w:lang w:val="x-none"/>
        </w:rPr>
        <w:t xml:space="preserve"> </w:t>
      </w:r>
      <w:proofErr w:type="spellStart"/>
      <w:r>
        <w:rPr>
          <w:rFonts w:ascii="Arial" w:hAnsi="Arial" w:cs="Arial"/>
          <w:sz w:val="28"/>
          <w:szCs w:val="28"/>
          <w:lang w:val="x-none"/>
        </w:rPr>
        <w:t>afawo</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wacho</w:t>
      </w:r>
      <w:proofErr w:type="spellEnd"/>
      <w:r>
        <w:rPr>
          <w:rFonts w:ascii="Arial" w:hAnsi="Arial" w:cs="Arial"/>
          <w:sz w:val="28"/>
          <w:szCs w:val="28"/>
          <w:lang w:val="x-none"/>
        </w:rPr>
        <w:t xml:space="preserve">. </w:t>
      </w:r>
      <w:proofErr w:type="spellStart"/>
      <w:r>
        <w:rPr>
          <w:rFonts w:ascii="Arial" w:hAnsi="Arial" w:cs="Arial"/>
          <w:sz w:val="28"/>
          <w:szCs w:val="28"/>
          <w:lang w:val="x-none"/>
        </w:rPr>
        <w:t>Vachifa</w:t>
      </w:r>
      <w:proofErr w:type="spellEnd"/>
      <w:r>
        <w:rPr>
          <w:rFonts w:ascii="Arial" w:hAnsi="Arial" w:cs="Arial"/>
          <w:sz w:val="28"/>
          <w:szCs w:val="28"/>
          <w:lang w:val="x-none"/>
        </w:rPr>
        <w:t xml:space="preserve"> </w:t>
      </w:r>
      <w:proofErr w:type="spellStart"/>
      <w:r>
        <w:rPr>
          <w:rFonts w:ascii="Arial" w:hAnsi="Arial" w:cs="Arial"/>
          <w:sz w:val="28"/>
          <w:szCs w:val="28"/>
          <w:lang w:val="x-none"/>
        </w:rPr>
        <w:t>vaine</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two, </w:t>
      </w:r>
      <w:proofErr w:type="spellStart"/>
      <w:r>
        <w:rPr>
          <w:rFonts w:ascii="Arial" w:hAnsi="Arial" w:cs="Arial"/>
          <w:sz w:val="28"/>
          <w:szCs w:val="28"/>
          <w:lang w:val="x-none"/>
        </w:rPr>
        <w:t>vobva</w:t>
      </w:r>
      <w:proofErr w:type="spellEnd"/>
      <w:r>
        <w:rPr>
          <w:rFonts w:ascii="Arial" w:hAnsi="Arial" w:cs="Arial"/>
          <w:sz w:val="28"/>
          <w:szCs w:val="28"/>
          <w:lang w:val="x-none"/>
        </w:rPr>
        <w:t xml:space="preserve"> </w:t>
      </w:r>
      <w:proofErr w:type="spellStart"/>
      <w:r>
        <w:rPr>
          <w:rFonts w:ascii="Arial" w:hAnsi="Arial" w:cs="Arial"/>
          <w:sz w:val="28"/>
          <w:szCs w:val="28"/>
          <w:lang w:val="x-none"/>
        </w:rPr>
        <w:t>vawanikwa</w:t>
      </w:r>
      <w:proofErr w:type="spellEnd"/>
      <w:r>
        <w:rPr>
          <w:rFonts w:ascii="Arial" w:hAnsi="Arial" w:cs="Arial"/>
          <w:sz w:val="28"/>
          <w:szCs w:val="28"/>
          <w:lang w:val="x-none"/>
        </w:rPr>
        <w:t xml:space="preserve"> </w:t>
      </w:r>
      <w:proofErr w:type="spellStart"/>
      <w:r>
        <w:rPr>
          <w:rFonts w:ascii="Arial" w:hAnsi="Arial" w:cs="Arial"/>
          <w:sz w:val="28"/>
          <w:szCs w:val="28"/>
          <w:lang w:val="x-none"/>
        </w:rPr>
        <w:t>vari</w:t>
      </w:r>
      <w:proofErr w:type="spellEnd"/>
      <w:r>
        <w:rPr>
          <w:rFonts w:ascii="Arial" w:hAnsi="Arial" w:cs="Arial"/>
          <w:sz w:val="28"/>
          <w:szCs w:val="28"/>
          <w:lang w:val="x-none"/>
        </w:rPr>
        <w:t xml:space="preserve"> positive </w:t>
      </w:r>
      <w:proofErr w:type="spellStart"/>
      <w:r>
        <w:rPr>
          <w:rFonts w:ascii="Arial" w:hAnsi="Arial" w:cs="Arial"/>
          <w:sz w:val="28"/>
          <w:szCs w:val="28"/>
          <w:lang w:val="x-none"/>
        </w:rPr>
        <w:t>futi</w:t>
      </w:r>
      <w:proofErr w:type="spellEnd"/>
      <w:r>
        <w:rPr>
          <w:rFonts w:ascii="Arial" w:hAnsi="Arial" w:cs="Arial"/>
          <w:sz w:val="28"/>
          <w:szCs w:val="28"/>
          <w:lang w:val="x-none"/>
        </w:rPr>
        <w:t xml:space="preserve"> </w:t>
      </w:r>
      <w:proofErr w:type="spellStart"/>
      <w:r>
        <w:rPr>
          <w:rFonts w:ascii="Arial" w:hAnsi="Arial" w:cs="Arial"/>
          <w:sz w:val="28"/>
          <w:szCs w:val="28"/>
          <w:lang w:val="x-none"/>
        </w:rPr>
        <w:t>zvakare</w:t>
      </w:r>
      <w:proofErr w:type="spellEnd"/>
      <w:r>
        <w:rPr>
          <w:rFonts w:ascii="Arial" w:hAnsi="Arial" w:cs="Arial"/>
          <w:sz w:val="28"/>
          <w:szCs w:val="28"/>
          <w:lang w:val="x-none"/>
        </w:rPr>
        <w:t xml:space="preserve">. </w:t>
      </w:r>
    </w:p>
    <w:p w:rsidR="00264564" w:rsidP="00264564" w:rsidRDefault="00264564" w14:paraId="56580F3D" w14:textId="77777777">
      <w:pPr>
        <w:jc w:val="both"/>
        <w:rPr>
          <w:rFonts w:ascii="Arial" w:hAnsi="Arial" w:cs="Arial"/>
          <w:sz w:val="28"/>
          <w:szCs w:val="28"/>
          <w:lang w:val="x-none"/>
        </w:rPr>
      </w:pPr>
      <w:r>
        <w:rPr>
          <w:rFonts w:ascii="Arial" w:hAnsi="Arial" w:cs="Arial"/>
          <w:sz w:val="28"/>
          <w:szCs w:val="28"/>
          <w:vertAlign w:val="superscript"/>
          <w:lang w:val="x-none"/>
        </w:rPr>
        <w:t xml:space="preserve">101 </w:t>
      </w:r>
      <w:proofErr w:type="spellStart"/>
      <w:r>
        <w:rPr>
          <w:rFonts w:ascii="Arial" w:hAnsi="Arial" w:cs="Arial"/>
          <w:sz w:val="28"/>
          <w:szCs w:val="28"/>
          <w:lang w:val="x-none"/>
        </w:rPr>
        <w:t>Ndopandakaziva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ayehwa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vane </w:t>
      </w:r>
      <w:proofErr w:type="spellStart"/>
      <w:r>
        <w:rPr>
          <w:rFonts w:ascii="Arial" w:hAnsi="Arial" w:cs="Arial"/>
          <w:sz w:val="28"/>
          <w:szCs w:val="28"/>
          <w:lang w:val="x-none"/>
        </w:rPr>
        <w:t>hutano</w:t>
      </w:r>
      <w:proofErr w:type="spellEnd"/>
      <w:r>
        <w:rPr>
          <w:rFonts w:ascii="Arial" w:hAnsi="Arial" w:cs="Arial"/>
          <w:sz w:val="28"/>
          <w:szCs w:val="28"/>
          <w:lang w:val="x-none"/>
        </w:rPr>
        <w:t xml:space="preserve"> </w:t>
      </w:r>
      <w:proofErr w:type="spellStart"/>
      <w:r>
        <w:rPr>
          <w:rFonts w:ascii="Arial" w:hAnsi="Arial" w:cs="Arial"/>
          <w:sz w:val="28"/>
          <w:szCs w:val="28"/>
          <w:lang w:val="x-none"/>
        </w:rPr>
        <w:t>vakaita</w:t>
      </w:r>
      <w:proofErr w:type="spellEnd"/>
      <w:r>
        <w:rPr>
          <w:rFonts w:ascii="Arial" w:hAnsi="Arial" w:cs="Arial"/>
          <w:sz w:val="28"/>
          <w:szCs w:val="28"/>
          <w:lang w:val="x-none"/>
        </w:rPr>
        <w:t xml:space="preserve"> twenty, </w:t>
      </w:r>
      <w:r>
        <w:rPr>
          <w:rFonts w:ascii="Arial" w:hAnsi="Arial" w:cs="Arial"/>
          <w:sz w:val="18"/>
          <w:szCs w:val="18"/>
          <w:lang w:val="x-none"/>
        </w:rPr>
        <w:t>[A</w:t>
      </w:r>
      <w:r w:rsidRPr="006B0F23">
        <w:rPr>
          <w:rFonts w:ascii="Arial" w:hAnsi="Arial" w:cs="Arial"/>
          <w:sz w:val="18"/>
          <w:szCs w:val="18"/>
          <w:lang w:val="x-none"/>
        </w:rPr>
        <w:t>postle sings</w:t>
      </w:r>
      <w:r>
        <w:rPr>
          <w:rFonts w:ascii="Arial" w:hAnsi="Arial" w:cs="Arial"/>
          <w:sz w:val="18"/>
          <w:szCs w:val="18"/>
          <w:lang w:val="x-none"/>
        </w:rPr>
        <w:t>—ED]</w:t>
      </w:r>
      <w:r>
        <w:rPr>
          <w:rFonts w:ascii="Arial" w:hAnsi="Arial" w:cs="Arial"/>
          <w:sz w:val="28"/>
          <w:szCs w:val="28"/>
          <w:lang w:val="x-none"/>
        </w:rPr>
        <w:t xml:space="preserve"> “</w:t>
      </w:r>
      <w:proofErr w:type="spellStart"/>
      <w:r>
        <w:rPr>
          <w:rFonts w:ascii="Arial" w:hAnsi="Arial" w:cs="Arial"/>
          <w:sz w:val="28"/>
          <w:szCs w:val="28"/>
          <w:lang w:val="x-none"/>
        </w:rPr>
        <w:t>Tauya</w:t>
      </w:r>
      <w:proofErr w:type="spellEnd"/>
      <w:r>
        <w:rPr>
          <w:rFonts w:ascii="Arial" w:hAnsi="Arial" w:cs="Arial"/>
          <w:sz w:val="28"/>
          <w:szCs w:val="28"/>
          <w:lang w:val="x-none"/>
        </w:rPr>
        <w:t xml:space="preserve"> </w:t>
      </w:r>
      <w:proofErr w:type="spellStart"/>
      <w:r>
        <w:rPr>
          <w:rFonts w:ascii="Arial" w:hAnsi="Arial" w:cs="Arial"/>
          <w:sz w:val="28"/>
          <w:szCs w:val="28"/>
          <w:lang w:val="x-none"/>
        </w:rPr>
        <w:t>kuzomutenda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Amen! </w:t>
      </w:r>
      <w:r w:rsidRPr="005F7606">
        <w:rPr>
          <w:rFonts w:ascii="Arial" w:hAnsi="Arial" w:cs="Arial"/>
          <w:sz w:val="18"/>
          <w:szCs w:val="18"/>
        </w:rPr>
        <w:t>[Congregation says, “Amen.”]</w:t>
      </w:r>
      <w:r>
        <w:rPr>
          <w:rFonts w:ascii="Arial" w:hAnsi="Arial" w:cs="Arial"/>
          <w:sz w:val="28"/>
          <w:szCs w:val="28"/>
        </w:rPr>
        <w:t xml:space="preserve"> Iye</w:t>
      </w:r>
      <w:r>
        <w:rPr>
          <w:rFonts w:ascii="Arial" w:hAnsi="Arial" w:cs="Arial"/>
          <w:sz w:val="28"/>
          <w:szCs w:val="28"/>
          <w:lang w:val="x-none"/>
        </w:rPr>
        <w:t xml:space="preserve"> </w:t>
      </w:r>
      <w:proofErr w:type="spellStart"/>
      <w:r>
        <w:rPr>
          <w:rFonts w:ascii="Arial" w:hAnsi="Arial" w:cs="Arial"/>
          <w:sz w:val="28"/>
          <w:szCs w:val="28"/>
          <w:lang w:val="x-none"/>
        </w:rPr>
        <w:t>zvino</w:t>
      </w:r>
      <w:proofErr w:type="spellEnd"/>
      <w:r>
        <w:rPr>
          <w:rFonts w:ascii="Arial" w:hAnsi="Arial" w:cs="Arial"/>
          <w:sz w:val="28"/>
          <w:szCs w:val="28"/>
          <w:lang w:val="x-none"/>
        </w:rPr>
        <w:t xml:space="preserve"> </w:t>
      </w:r>
      <w:proofErr w:type="spellStart"/>
      <w:r>
        <w:rPr>
          <w:rFonts w:ascii="Arial" w:hAnsi="Arial" w:cs="Arial"/>
          <w:sz w:val="28"/>
          <w:szCs w:val="28"/>
          <w:lang w:val="x-none"/>
        </w:rPr>
        <w:t>ta’ane</w:t>
      </w:r>
      <w:proofErr w:type="spellEnd"/>
      <w:r>
        <w:rPr>
          <w:rFonts w:ascii="Arial" w:hAnsi="Arial" w:cs="Arial"/>
          <w:sz w:val="28"/>
          <w:szCs w:val="28"/>
          <w:lang w:val="x-none"/>
        </w:rPr>
        <w:t xml:space="preserve"> </w:t>
      </w:r>
      <w:proofErr w:type="spellStart"/>
      <w:r>
        <w:rPr>
          <w:rFonts w:ascii="Arial" w:hAnsi="Arial" w:cs="Arial"/>
          <w:sz w:val="28"/>
          <w:szCs w:val="28"/>
          <w:lang w:val="x-none"/>
        </w:rPr>
        <w:t>vazuku</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vazukuru</w:t>
      </w:r>
      <w:proofErr w:type="spellEnd"/>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Muri </w:t>
      </w:r>
      <w:proofErr w:type="spellStart"/>
      <w:r>
        <w:rPr>
          <w:rFonts w:ascii="Arial" w:hAnsi="Arial" w:cs="Arial"/>
          <w:sz w:val="28"/>
          <w:szCs w:val="28"/>
          <w:lang w:val="x-none"/>
        </w:rPr>
        <w:t>kuona</w:t>
      </w:r>
      <w:proofErr w:type="spellEnd"/>
      <w:r>
        <w:rPr>
          <w:rFonts w:ascii="Arial" w:hAnsi="Arial" w:cs="Arial"/>
          <w:sz w:val="28"/>
          <w:szCs w:val="28"/>
          <w:lang w:val="x-none"/>
        </w:rPr>
        <w:t xml:space="preserve"> </w:t>
      </w:r>
      <w:proofErr w:type="spellStart"/>
      <w:r>
        <w:rPr>
          <w:rFonts w:ascii="Arial" w:hAnsi="Arial" w:cs="Arial"/>
          <w:sz w:val="28"/>
          <w:szCs w:val="28"/>
          <w:lang w:val="x-none"/>
        </w:rPr>
        <w:t>nyasha</w:t>
      </w:r>
      <w:proofErr w:type="spellEnd"/>
      <w:r>
        <w:rPr>
          <w:rFonts w:ascii="Arial" w:hAnsi="Arial" w:cs="Arial"/>
          <w:sz w:val="28"/>
          <w:szCs w:val="28"/>
          <w:lang w:val="x-none"/>
        </w:rPr>
        <w:t xml:space="preserve"> </w:t>
      </w:r>
      <w:proofErr w:type="spellStart"/>
      <w:r>
        <w:rPr>
          <w:rFonts w:ascii="Arial" w:hAnsi="Arial" w:cs="Arial"/>
          <w:sz w:val="28"/>
          <w:szCs w:val="28"/>
          <w:lang w:val="x-none"/>
        </w:rPr>
        <w:t>dzaMwari</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Uchinyatsoona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ndofunga</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Esther </w:t>
      </w:r>
      <w:proofErr w:type="spellStart"/>
      <w:r>
        <w:rPr>
          <w:rFonts w:ascii="Arial" w:hAnsi="Arial" w:cs="Arial"/>
          <w:sz w:val="28"/>
          <w:szCs w:val="28"/>
          <w:lang w:val="x-none"/>
        </w:rPr>
        <w:t>acharoorwawo</w:t>
      </w:r>
      <w:proofErr w:type="spellEnd"/>
      <w:r>
        <w:rPr>
          <w:rFonts w:ascii="Arial" w:hAnsi="Arial" w:cs="Arial"/>
          <w:sz w:val="28"/>
          <w:szCs w:val="28"/>
          <w:lang w:val="x-none"/>
        </w:rPr>
        <w:t xml:space="preserve"> zvakanaka. </w:t>
      </w:r>
      <w:proofErr w:type="spellStart"/>
      <w:r>
        <w:rPr>
          <w:rFonts w:ascii="Arial" w:hAnsi="Arial" w:cs="Arial"/>
          <w:sz w:val="28"/>
          <w:szCs w:val="28"/>
          <w:lang w:val="x-none"/>
        </w:rPr>
        <w:t>Ndofungawo</w:t>
      </w:r>
      <w:proofErr w:type="spellEnd"/>
      <w:r>
        <w:rPr>
          <w:rFonts w:ascii="Arial" w:hAnsi="Arial" w:cs="Arial"/>
          <w:sz w:val="28"/>
          <w:szCs w:val="28"/>
          <w:lang w:val="x-none"/>
        </w:rPr>
        <w:t xml:space="preserve"> Blessing </w:t>
      </w:r>
      <w:proofErr w:type="spellStart"/>
      <w:r>
        <w:rPr>
          <w:rFonts w:ascii="Arial" w:hAnsi="Arial" w:cs="Arial"/>
          <w:sz w:val="28"/>
          <w:szCs w:val="28"/>
          <w:lang w:val="x-none"/>
        </w:rPr>
        <w:t>acharoorwawo</w:t>
      </w:r>
      <w:proofErr w:type="spellEnd"/>
      <w:r>
        <w:rPr>
          <w:rFonts w:ascii="Arial" w:hAnsi="Arial" w:cs="Arial"/>
          <w:sz w:val="28"/>
          <w:szCs w:val="28"/>
          <w:lang w:val="x-none"/>
        </w:rPr>
        <w:t xml:space="preserve"> zvakanaka. </w:t>
      </w:r>
      <w:proofErr w:type="spellStart"/>
      <w:r>
        <w:rPr>
          <w:rFonts w:ascii="Arial" w:hAnsi="Arial" w:cs="Arial"/>
          <w:sz w:val="28"/>
          <w:szCs w:val="28"/>
          <w:lang w:val="x-none"/>
        </w:rPr>
        <w:t>Ndofungawo</w:t>
      </w:r>
      <w:proofErr w:type="spellEnd"/>
      <w:r>
        <w:rPr>
          <w:rFonts w:ascii="Arial" w:hAnsi="Arial" w:cs="Arial"/>
          <w:sz w:val="28"/>
          <w:szCs w:val="28"/>
          <w:lang w:val="x-none"/>
        </w:rPr>
        <w:t xml:space="preserve"> Zoe </w:t>
      </w:r>
      <w:proofErr w:type="spellStart"/>
      <w:r>
        <w:rPr>
          <w:rFonts w:ascii="Arial" w:hAnsi="Arial" w:cs="Arial"/>
          <w:sz w:val="28"/>
          <w:szCs w:val="28"/>
          <w:lang w:val="x-none"/>
        </w:rPr>
        <w:t>acharorwa</w:t>
      </w:r>
      <w:proofErr w:type="spellEnd"/>
      <w:r>
        <w:rPr>
          <w:rFonts w:ascii="Arial" w:hAnsi="Arial" w:cs="Arial"/>
          <w:sz w:val="28"/>
          <w:szCs w:val="28"/>
          <w:lang w:val="x-none"/>
        </w:rPr>
        <w:t xml:space="preserve"> zvakanaka. </w:t>
      </w:r>
    </w:p>
    <w:p w:rsidRPr="00C5201F" w:rsidR="00264564" w:rsidP="00264564" w:rsidRDefault="00264564" w14:paraId="0B4D82B0" w14:textId="77777777">
      <w:pPr>
        <w:jc w:val="both"/>
        <w:rPr>
          <w:rFonts w:ascii="Arial" w:hAnsi="Arial" w:cs="Arial"/>
          <w:sz w:val="18"/>
          <w:szCs w:val="18"/>
          <w:lang w:val="x-none"/>
        </w:rPr>
      </w:pPr>
      <w:r>
        <w:rPr>
          <w:rFonts w:ascii="Arial" w:hAnsi="Arial" w:cs="Arial"/>
          <w:sz w:val="28"/>
          <w:szCs w:val="28"/>
          <w:vertAlign w:val="superscript"/>
          <w:lang w:val="x-none"/>
        </w:rPr>
        <w:t xml:space="preserve">102 </w:t>
      </w:r>
      <w:r>
        <w:rPr>
          <w:rFonts w:ascii="Arial" w:hAnsi="Arial" w:cs="Arial"/>
          <w:sz w:val="28"/>
          <w:szCs w:val="28"/>
          <w:lang w:val="x-none"/>
        </w:rPr>
        <w:t xml:space="preserve">Ende </w:t>
      </w:r>
      <w:proofErr w:type="spellStart"/>
      <w:r>
        <w:rPr>
          <w:rFonts w:ascii="Arial" w:hAnsi="Arial" w:cs="Arial"/>
          <w:sz w:val="28"/>
          <w:szCs w:val="28"/>
          <w:lang w:val="x-none"/>
        </w:rPr>
        <w:t>vakadzi</w:t>
      </w:r>
      <w:proofErr w:type="spellEnd"/>
      <w:r>
        <w:rPr>
          <w:rFonts w:ascii="Arial" w:hAnsi="Arial" w:cs="Arial"/>
          <w:sz w:val="28"/>
          <w:szCs w:val="28"/>
          <w:lang w:val="x-none"/>
        </w:rPr>
        <w:t xml:space="preserve"> </w:t>
      </w:r>
      <w:proofErr w:type="spellStart"/>
      <w:r>
        <w:rPr>
          <w:rFonts w:ascii="Arial" w:hAnsi="Arial" w:cs="Arial"/>
          <w:sz w:val="28"/>
          <w:szCs w:val="28"/>
          <w:lang w:val="x-none"/>
        </w:rPr>
        <w:t>vangu</w:t>
      </w:r>
      <w:proofErr w:type="spellEnd"/>
      <w:r>
        <w:rPr>
          <w:rFonts w:ascii="Arial" w:hAnsi="Arial" w:cs="Arial"/>
          <w:sz w:val="28"/>
          <w:szCs w:val="28"/>
          <w:lang w:val="x-none"/>
        </w:rPr>
        <w:t xml:space="preserve"> </w:t>
      </w:r>
      <w:proofErr w:type="spellStart"/>
      <w:r>
        <w:rPr>
          <w:rFonts w:ascii="Arial" w:hAnsi="Arial" w:cs="Arial"/>
          <w:sz w:val="28"/>
          <w:szCs w:val="28"/>
          <w:lang w:val="x-none"/>
        </w:rPr>
        <w:t>vanenge</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kwavo</w:t>
      </w:r>
      <w:proofErr w:type="spellEnd"/>
      <w:r>
        <w:rPr>
          <w:rFonts w:ascii="Arial" w:hAnsi="Arial" w:cs="Arial"/>
          <w:sz w:val="28"/>
          <w:szCs w:val="28"/>
          <w:lang w:val="x-none"/>
        </w:rPr>
        <w:t xml:space="preserve">. Haisi type </w:t>
      </w:r>
      <w:proofErr w:type="spellStart"/>
      <w:r>
        <w:rPr>
          <w:rFonts w:ascii="Arial" w:hAnsi="Arial" w:cs="Arial"/>
          <w:sz w:val="28"/>
          <w:szCs w:val="28"/>
          <w:lang w:val="x-none"/>
        </w:rPr>
        <w:t>inobuda</w:t>
      </w:r>
      <w:proofErr w:type="spellEnd"/>
      <w:r>
        <w:rPr>
          <w:rFonts w:ascii="Arial" w:hAnsi="Arial" w:cs="Arial"/>
          <w:sz w:val="28"/>
          <w:szCs w:val="28"/>
          <w:lang w:val="x-none"/>
        </w:rPr>
        <w:t xml:space="preserve"> </w:t>
      </w:r>
      <w:proofErr w:type="spellStart"/>
      <w:r>
        <w:rPr>
          <w:rFonts w:ascii="Arial" w:hAnsi="Arial" w:cs="Arial"/>
          <w:sz w:val="28"/>
          <w:szCs w:val="28"/>
          <w:lang w:val="x-none"/>
        </w:rPr>
        <w:t>ichimhanya</w:t>
      </w:r>
      <w:proofErr w:type="spellEnd"/>
      <w:r>
        <w:rPr>
          <w:rFonts w:ascii="Arial" w:hAnsi="Arial" w:cs="Arial"/>
          <w:sz w:val="28"/>
          <w:szCs w:val="28"/>
          <w:lang w:val="x-none"/>
        </w:rPr>
        <w:t xml:space="preserve"> </w:t>
      </w:r>
      <w:proofErr w:type="spellStart"/>
      <w:r>
        <w:rPr>
          <w:rFonts w:ascii="Arial" w:hAnsi="Arial" w:cs="Arial"/>
          <w:sz w:val="28"/>
          <w:szCs w:val="28"/>
          <w:lang w:val="x-none"/>
        </w:rPr>
        <w:t>mhanya</w:t>
      </w:r>
      <w:proofErr w:type="spellEnd"/>
      <w:r>
        <w:rPr>
          <w:rFonts w:ascii="Arial" w:hAnsi="Arial" w:cs="Arial"/>
          <w:sz w:val="28"/>
          <w:szCs w:val="28"/>
          <w:lang w:val="x-none"/>
        </w:rPr>
        <w:t xml:space="preserve"> </w:t>
      </w:r>
      <w:proofErr w:type="spellStart"/>
      <w:r>
        <w:rPr>
          <w:rFonts w:ascii="Arial" w:hAnsi="Arial" w:cs="Arial"/>
          <w:sz w:val="28"/>
          <w:szCs w:val="28"/>
          <w:lang w:val="x-none"/>
        </w:rPr>
        <w:t>kuenda</w:t>
      </w:r>
      <w:proofErr w:type="spellEnd"/>
      <w:r>
        <w:rPr>
          <w:rFonts w:ascii="Arial" w:hAnsi="Arial" w:cs="Arial"/>
          <w:sz w:val="28"/>
          <w:szCs w:val="28"/>
          <w:lang w:val="x-none"/>
        </w:rPr>
        <w:t xml:space="preserve"> </w:t>
      </w:r>
      <w:proofErr w:type="spellStart"/>
      <w:r>
        <w:rPr>
          <w:rFonts w:ascii="Arial" w:hAnsi="Arial" w:cs="Arial"/>
          <w:sz w:val="28"/>
          <w:szCs w:val="28"/>
          <w:lang w:val="x-none"/>
        </w:rPr>
        <w:t>chero</w:t>
      </w:r>
      <w:proofErr w:type="spellEnd"/>
      <w:r>
        <w:rPr>
          <w:rFonts w:ascii="Arial" w:hAnsi="Arial" w:cs="Arial"/>
          <w:sz w:val="28"/>
          <w:szCs w:val="28"/>
          <w:lang w:val="x-none"/>
        </w:rPr>
        <w:t xml:space="preserve"> </w:t>
      </w:r>
      <w:proofErr w:type="spellStart"/>
      <w:r>
        <w:rPr>
          <w:rFonts w:ascii="Arial" w:hAnsi="Arial" w:cs="Arial"/>
          <w:sz w:val="28"/>
          <w:szCs w:val="28"/>
          <w:lang w:val="x-none"/>
        </w:rPr>
        <w:t>kwayaenda</w:t>
      </w:r>
      <w:proofErr w:type="spellEnd"/>
      <w:r>
        <w:rPr>
          <w:rFonts w:ascii="Arial" w:hAnsi="Arial" w:cs="Arial"/>
          <w:sz w:val="28"/>
          <w:szCs w:val="28"/>
          <w:lang w:val="x-none"/>
        </w:rPr>
        <w:t xml:space="preserve">, </w:t>
      </w:r>
      <w:proofErr w:type="spellStart"/>
      <w:r>
        <w:rPr>
          <w:rFonts w:ascii="Arial" w:hAnsi="Arial" w:cs="Arial"/>
          <w:sz w:val="28"/>
          <w:szCs w:val="28"/>
          <w:lang w:val="x-none"/>
        </w:rPr>
        <w:t>vanozvichengeta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vane </w:t>
      </w:r>
      <w:proofErr w:type="spellStart"/>
      <w:r>
        <w:rPr>
          <w:rFonts w:ascii="Arial" w:hAnsi="Arial" w:cs="Arial"/>
          <w:sz w:val="28"/>
          <w:szCs w:val="28"/>
          <w:lang w:val="x-none"/>
        </w:rPr>
        <w:t>tsika</w:t>
      </w:r>
      <w:proofErr w:type="spellEnd"/>
      <w:r>
        <w:rPr>
          <w:rFonts w:ascii="Arial" w:hAnsi="Arial" w:cs="Arial"/>
          <w:sz w:val="28"/>
          <w:szCs w:val="28"/>
          <w:lang w:val="x-none"/>
        </w:rPr>
        <w:t xml:space="preserve"> </w:t>
      </w:r>
      <w:proofErr w:type="spellStart"/>
      <w:r>
        <w:rPr>
          <w:rFonts w:ascii="Arial" w:hAnsi="Arial" w:cs="Arial"/>
          <w:sz w:val="28"/>
          <w:szCs w:val="28"/>
          <w:lang w:val="x-none"/>
        </w:rPr>
        <w:t>dzakana</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dzakanaka</w:t>
      </w:r>
      <w:proofErr w:type="spellEnd"/>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Havazi</w:t>
      </w:r>
      <w:proofErr w:type="spellEnd"/>
      <w:r>
        <w:rPr>
          <w:rFonts w:ascii="Arial" w:hAnsi="Arial" w:cs="Arial"/>
          <w:sz w:val="28"/>
          <w:szCs w:val="28"/>
          <w:lang w:val="x-none"/>
        </w:rPr>
        <w:t xml:space="preserve"> </w:t>
      </w:r>
      <w:proofErr w:type="spellStart"/>
      <w:r>
        <w:rPr>
          <w:rFonts w:ascii="Arial" w:hAnsi="Arial" w:cs="Arial"/>
          <w:sz w:val="28"/>
          <w:szCs w:val="28"/>
          <w:lang w:val="x-none"/>
        </w:rPr>
        <w:t>vanongoti</w:t>
      </w:r>
      <w:proofErr w:type="spellEnd"/>
      <w:r>
        <w:rPr>
          <w:rFonts w:ascii="Arial" w:hAnsi="Arial" w:cs="Arial"/>
          <w:sz w:val="28"/>
          <w:szCs w:val="28"/>
          <w:lang w:val="x-none"/>
        </w:rPr>
        <w:t xml:space="preserve"> </w:t>
      </w:r>
      <w:proofErr w:type="spellStart"/>
      <w:r>
        <w:rPr>
          <w:rFonts w:ascii="Arial" w:hAnsi="Arial" w:cs="Arial"/>
          <w:sz w:val="28"/>
          <w:szCs w:val="28"/>
          <w:lang w:val="x-none"/>
        </w:rPr>
        <w:t>gii</w:t>
      </w:r>
      <w:proofErr w:type="spellEnd"/>
      <w:r>
        <w:rPr>
          <w:rFonts w:ascii="Arial" w:hAnsi="Arial" w:cs="Arial"/>
          <w:sz w:val="28"/>
          <w:szCs w:val="28"/>
          <w:lang w:val="x-none"/>
        </w:rPr>
        <w:t xml:space="preserve"> </w:t>
      </w:r>
      <w:proofErr w:type="spellStart"/>
      <w:r>
        <w:rPr>
          <w:rFonts w:ascii="Arial" w:hAnsi="Arial" w:cs="Arial"/>
          <w:sz w:val="28"/>
          <w:szCs w:val="28"/>
          <w:lang w:val="x-none"/>
        </w:rPr>
        <w:t>negotsi</w:t>
      </w:r>
      <w:proofErr w:type="spellEnd"/>
      <w:r>
        <w:rPr>
          <w:rFonts w:ascii="Arial" w:hAnsi="Arial" w:cs="Arial"/>
          <w:sz w:val="28"/>
          <w:szCs w:val="28"/>
          <w:lang w:val="x-none"/>
        </w:rPr>
        <w:t xml:space="preserve"> </w:t>
      </w:r>
      <w:proofErr w:type="spellStart"/>
      <w:r>
        <w:rPr>
          <w:rFonts w:ascii="Arial" w:hAnsi="Arial" w:cs="Arial"/>
          <w:sz w:val="28"/>
          <w:szCs w:val="28"/>
          <w:lang w:val="x-none"/>
        </w:rPr>
        <w:t>nemuhu</w:t>
      </w:r>
      <w:proofErr w:type="spellEnd"/>
      <w:r>
        <w:rPr>
          <w:rFonts w:ascii="Arial" w:hAnsi="Arial" w:cs="Arial"/>
          <w:sz w:val="28"/>
          <w:szCs w:val="28"/>
          <w:lang w:val="x-none"/>
        </w:rPr>
        <w:t xml:space="preserve"> </w:t>
      </w:r>
      <w:proofErr w:type="spellStart"/>
      <w:r>
        <w:rPr>
          <w:rFonts w:ascii="Arial" w:hAnsi="Arial" w:cs="Arial"/>
          <w:sz w:val="28"/>
          <w:szCs w:val="28"/>
          <w:lang w:val="x-none"/>
        </w:rPr>
        <w:t>wese</w:t>
      </w:r>
      <w:proofErr w:type="spellEnd"/>
      <w:r>
        <w:rPr>
          <w:rFonts w:ascii="Arial" w:hAnsi="Arial" w:cs="Arial"/>
          <w:sz w:val="28"/>
          <w:szCs w:val="28"/>
          <w:lang w:val="x-none"/>
        </w:rPr>
        <w:t xml:space="preserve"> </w:t>
      </w:r>
      <w:proofErr w:type="spellStart"/>
      <w:r>
        <w:rPr>
          <w:rFonts w:ascii="Arial" w:hAnsi="Arial" w:cs="Arial"/>
          <w:sz w:val="28"/>
          <w:szCs w:val="28"/>
          <w:lang w:val="x-none"/>
        </w:rPr>
        <w:t>wese</w:t>
      </w:r>
      <w:proofErr w:type="spellEnd"/>
      <w:r>
        <w:rPr>
          <w:rFonts w:ascii="Arial" w:hAnsi="Arial" w:cs="Arial"/>
          <w:sz w:val="28"/>
          <w:szCs w:val="28"/>
          <w:lang w:val="x-none"/>
        </w:rPr>
        <w:t xml:space="preserve"> in ten minutes time. Havana </w:t>
      </w:r>
      <w:proofErr w:type="spellStart"/>
      <w:r>
        <w:rPr>
          <w:rFonts w:ascii="Arial" w:hAnsi="Arial" w:cs="Arial"/>
          <w:sz w:val="28"/>
          <w:szCs w:val="28"/>
          <w:lang w:val="x-none"/>
        </w:rPr>
        <w:t>kudaro</w:t>
      </w:r>
      <w:proofErr w:type="spellEnd"/>
      <w:r>
        <w:rPr>
          <w:rFonts w:ascii="Arial" w:hAnsi="Arial" w:cs="Arial"/>
          <w:sz w:val="28"/>
          <w:szCs w:val="28"/>
          <w:lang w:val="x-none"/>
        </w:rPr>
        <w:t xml:space="preserve">, </w:t>
      </w:r>
      <w:proofErr w:type="spellStart"/>
      <w:r>
        <w:rPr>
          <w:rFonts w:ascii="Arial" w:hAnsi="Arial" w:cs="Arial"/>
          <w:sz w:val="28"/>
          <w:szCs w:val="28"/>
          <w:lang w:val="x-none"/>
        </w:rPr>
        <w:t>handi’moona</w:t>
      </w:r>
      <w:proofErr w:type="spellEnd"/>
      <w:r>
        <w:rPr>
          <w:rFonts w:ascii="Arial" w:hAnsi="Arial" w:cs="Arial"/>
          <w:sz w:val="28"/>
          <w:szCs w:val="28"/>
          <w:lang w:val="x-none"/>
        </w:rPr>
        <w:t>.</w:t>
      </w:r>
    </w:p>
    <w:p w:rsidR="00264564" w:rsidP="00264564" w:rsidRDefault="00264564" w14:paraId="379B4027" w14:textId="77777777">
      <w:pPr>
        <w:jc w:val="both"/>
        <w:rPr>
          <w:rFonts w:ascii="Arial" w:hAnsi="Arial" w:cs="Arial"/>
          <w:sz w:val="28"/>
          <w:szCs w:val="28"/>
        </w:rPr>
      </w:pPr>
      <w:r>
        <w:rPr>
          <w:rFonts w:ascii="Arial" w:hAnsi="Arial" w:cs="Arial"/>
          <w:sz w:val="28"/>
          <w:szCs w:val="28"/>
          <w:vertAlign w:val="superscript"/>
          <w:lang w:val="x-none"/>
        </w:rPr>
        <w:t xml:space="preserve">103 </w:t>
      </w:r>
      <w:r>
        <w:rPr>
          <w:rFonts w:ascii="Arial" w:hAnsi="Arial" w:cs="Arial"/>
          <w:sz w:val="28"/>
          <w:szCs w:val="28"/>
          <w:lang w:val="x-none"/>
        </w:rPr>
        <w:t xml:space="preserve">Saka </w:t>
      </w:r>
      <w:proofErr w:type="spellStart"/>
      <w:r>
        <w:rPr>
          <w:rFonts w:ascii="Arial" w:hAnsi="Arial" w:cs="Arial"/>
          <w:sz w:val="28"/>
          <w:szCs w:val="28"/>
          <w:lang w:val="x-none"/>
        </w:rPr>
        <w:t>unenge</w:t>
      </w:r>
      <w:proofErr w:type="spellEnd"/>
      <w:r>
        <w:rPr>
          <w:rFonts w:ascii="Arial" w:hAnsi="Arial" w:cs="Arial"/>
          <w:sz w:val="28"/>
          <w:szCs w:val="28"/>
          <w:lang w:val="x-none"/>
        </w:rPr>
        <w:t xml:space="preserve"> </w:t>
      </w:r>
      <w:proofErr w:type="spellStart"/>
      <w:r>
        <w:rPr>
          <w:rFonts w:ascii="Arial" w:hAnsi="Arial" w:cs="Arial"/>
          <w:sz w:val="28"/>
          <w:szCs w:val="28"/>
          <w:lang w:val="x-none"/>
        </w:rPr>
        <w:t>uchinyatsoona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kwamateere</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nyaya</w:t>
      </w:r>
      <w:proofErr w:type="spellEnd"/>
      <w:r>
        <w:rPr>
          <w:rFonts w:ascii="Arial" w:hAnsi="Arial" w:cs="Arial"/>
          <w:sz w:val="28"/>
          <w:szCs w:val="28"/>
          <w:lang w:val="x-none"/>
        </w:rPr>
        <w:t xml:space="preserve"> </w:t>
      </w:r>
      <w:proofErr w:type="spellStart"/>
      <w:r>
        <w:rPr>
          <w:rFonts w:ascii="Arial" w:hAnsi="Arial" w:cs="Arial"/>
          <w:sz w:val="28"/>
          <w:szCs w:val="28"/>
          <w:lang w:val="x-none"/>
        </w:rPr>
        <w:t>dzinotongwa</w:t>
      </w:r>
      <w:proofErr w:type="spellEnd"/>
      <w:r>
        <w:rPr>
          <w:rFonts w:ascii="Arial" w:hAnsi="Arial" w:cs="Arial"/>
          <w:sz w:val="28"/>
          <w:szCs w:val="28"/>
          <w:lang w:val="x-none"/>
        </w:rPr>
        <w:t xml:space="preserve"> </w:t>
      </w:r>
      <w:proofErr w:type="spellStart"/>
      <w:r>
        <w:rPr>
          <w:rFonts w:ascii="Arial" w:hAnsi="Arial" w:cs="Arial"/>
          <w:sz w:val="28"/>
          <w:szCs w:val="28"/>
          <w:lang w:val="x-none"/>
        </w:rPr>
        <w:t>padare</w:t>
      </w:r>
      <w:proofErr w:type="spellEnd"/>
      <w:r>
        <w:rPr>
          <w:rFonts w:ascii="Arial" w:hAnsi="Arial" w:cs="Arial"/>
          <w:sz w:val="28"/>
          <w:szCs w:val="28"/>
          <w:lang w:val="x-none"/>
        </w:rPr>
        <w:t xml:space="preserve"> </w:t>
      </w:r>
      <w:proofErr w:type="spellStart"/>
      <w:r>
        <w:rPr>
          <w:rFonts w:ascii="Arial" w:hAnsi="Arial" w:cs="Arial"/>
          <w:sz w:val="28"/>
          <w:szCs w:val="28"/>
          <w:lang w:val="x-none"/>
        </w:rPr>
        <w:t>kwa</w:t>
      </w:r>
      <w:proofErr w:type="spellEnd"/>
      <w:r>
        <w:rPr>
          <w:rFonts w:ascii="Arial" w:hAnsi="Arial" w:cs="Arial"/>
          <w:sz w:val="28"/>
          <w:szCs w:val="28"/>
          <w:lang w:val="x-none"/>
        </w:rPr>
        <w:t xml:space="preserve"> chief </w:t>
      </w:r>
      <w:proofErr w:type="spellStart"/>
      <w:r>
        <w:rPr>
          <w:rFonts w:ascii="Arial" w:hAnsi="Arial" w:cs="Arial"/>
          <w:sz w:val="28"/>
          <w:szCs w:val="28"/>
          <w:lang w:val="x-none"/>
        </w:rPr>
        <w:t>ndedzekutorerana</w:t>
      </w:r>
      <w:proofErr w:type="spellEnd"/>
      <w:r>
        <w:rPr>
          <w:rFonts w:ascii="Arial" w:hAnsi="Arial" w:cs="Arial"/>
          <w:sz w:val="28"/>
          <w:szCs w:val="28"/>
          <w:lang w:val="x-none"/>
        </w:rPr>
        <w:t xml:space="preserve"> </w:t>
      </w:r>
      <w:proofErr w:type="spellStart"/>
      <w:r>
        <w:rPr>
          <w:rFonts w:ascii="Arial" w:hAnsi="Arial" w:cs="Arial"/>
          <w:sz w:val="28"/>
          <w:szCs w:val="28"/>
          <w:lang w:val="x-none"/>
        </w:rPr>
        <w:t>vai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vakadzi</w:t>
      </w:r>
      <w:proofErr w:type="spellEnd"/>
      <w:r w:rsidRPr="005F7606">
        <w:rPr>
          <w:rFonts w:ascii="Arial" w:hAnsi="Arial" w:cs="Arial"/>
          <w:sz w:val="18"/>
          <w:szCs w:val="18"/>
        </w:rPr>
        <w:t>.”]</w:t>
      </w:r>
      <w:r>
        <w:rPr>
          <w:rFonts w:ascii="Arial" w:hAnsi="Arial" w:cs="Arial"/>
          <w:sz w:val="28"/>
          <w:szCs w:val="28"/>
        </w:rPr>
        <w:t xml:space="preserve"> </w:t>
      </w:r>
    </w:p>
    <w:p w:rsidRPr="00384B5B" w:rsidR="00264564" w:rsidP="00264564" w:rsidRDefault="00264564" w14:paraId="59F8E412" w14:textId="77777777">
      <w:pPr>
        <w:jc w:val="both"/>
        <w:rPr>
          <w:rFonts w:ascii="Arial" w:hAnsi="Arial" w:cs="Arial"/>
          <w:sz w:val="18"/>
          <w:szCs w:val="18"/>
        </w:rPr>
      </w:pPr>
      <w:r>
        <w:rPr>
          <w:rFonts w:ascii="Arial" w:hAnsi="Arial" w:cs="Arial"/>
          <w:sz w:val="28"/>
          <w:szCs w:val="28"/>
          <w:vertAlign w:val="superscript"/>
        </w:rPr>
        <w:t xml:space="preserve">104 </w:t>
      </w:r>
      <w:r>
        <w:rPr>
          <w:rFonts w:ascii="Arial" w:hAnsi="Arial" w:cs="Arial"/>
          <w:sz w:val="28"/>
          <w:szCs w:val="28"/>
        </w:rPr>
        <w:t>“</w:t>
      </w:r>
      <w:proofErr w:type="spellStart"/>
      <w:r>
        <w:rPr>
          <w:rFonts w:ascii="Arial" w:hAnsi="Arial" w:cs="Arial"/>
          <w:sz w:val="28"/>
          <w:szCs w:val="28"/>
          <w:lang w:val="x-none"/>
        </w:rPr>
        <w:t>Mateere</w:t>
      </w:r>
      <w:proofErr w:type="spellEnd"/>
      <w:r>
        <w:rPr>
          <w:rFonts w:ascii="Arial" w:hAnsi="Arial" w:cs="Arial"/>
          <w:sz w:val="28"/>
          <w:szCs w:val="28"/>
          <w:lang w:val="x-none"/>
        </w:rPr>
        <w:t xml:space="preserve">, </w:t>
      </w:r>
      <w:proofErr w:type="spellStart"/>
      <w:r>
        <w:rPr>
          <w:rFonts w:ascii="Arial" w:hAnsi="Arial" w:cs="Arial"/>
          <w:sz w:val="28"/>
          <w:szCs w:val="28"/>
          <w:lang w:val="x-none"/>
        </w:rPr>
        <w:t>ndakasvika</w:t>
      </w:r>
      <w:proofErr w:type="spellEnd"/>
      <w:r>
        <w:rPr>
          <w:rFonts w:ascii="Arial" w:hAnsi="Arial" w:cs="Arial"/>
          <w:sz w:val="28"/>
          <w:szCs w:val="28"/>
          <w:lang w:val="x-none"/>
        </w:rPr>
        <w:t xml:space="preserve"> </w:t>
      </w:r>
      <w:proofErr w:type="spellStart"/>
      <w:r>
        <w:rPr>
          <w:rFonts w:ascii="Arial" w:hAnsi="Arial" w:cs="Arial"/>
          <w:sz w:val="28"/>
          <w:szCs w:val="28"/>
          <w:lang w:val="x-none"/>
        </w:rPr>
        <w:t>kumba</w:t>
      </w:r>
      <w:proofErr w:type="spellEnd"/>
      <w:r>
        <w:rPr>
          <w:rFonts w:ascii="Arial" w:hAnsi="Arial" w:cs="Arial"/>
          <w:sz w:val="28"/>
          <w:szCs w:val="28"/>
          <w:lang w:val="x-none"/>
        </w:rPr>
        <w:t xml:space="preserve"> </w:t>
      </w:r>
      <w:proofErr w:type="spellStart"/>
      <w:r>
        <w:rPr>
          <w:rFonts w:ascii="Arial" w:hAnsi="Arial" w:cs="Arial"/>
          <w:sz w:val="28"/>
          <w:szCs w:val="28"/>
          <w:lang w:val="x-none"/>
        </w:rPr>
        <w:t>ndekugugudza</w:t>
      </w:r>
      <w:proofErr w:type="spellEnd"/>
      <w:r>
        <w:rPr>
          <w:rFonts w:ascii="Arial" w:hAnsi="Arial" w:cs="Arial"/>
          <w:sz w:val="28"/>
          <w:szCs w:val="28"/>
          <w:lang w:val="x-none"/>
        </w:rPr>
        <w:t xml:space="preserve"> door </w:t>
      </w:r>
      <w:proofErr w:type="spellStart"/>
      <w:r>
        <w:rPr>
          <w:rFonts w:ascii="Arial" w:hAnsi="Arial" w:cs="Arial"/>
          <w:sz w:val="28"/>
          <w:szCs w:val="28"/>
          <w:lang w:val="x-none"/>
        </w:rPr>
        <w:t>kudai</w:t>
      </w:r>
      <w:proofErr w:type="spellEnd"/>
      <w:r>
        <w:rPr>
          <w:rFonts w:ascii="Arial" w:hAnsi="Arial" w:cs="Arial"/>
          <w:sz w:val="28"/>
          <w:szCs w:val="28"/>
          <w:lang w:val="x-none"/>
        </w:rPr>
        <w:t xml:space="preserve">, </w:t>
      </w:r>
      <w:proofErr w:type="spellStart"/>
      <w:r>
        <w:rPr>
          <w:rFonts w:ascii="Arial" w:hAnsi="Arial" w:cs="Arial"/>
          <w:sz w:val="28"/>
          <w:szCs w:val="28"/>
          <w:lang w:val="x-none"/>
        </w:rPr>
        <w:t>ndekugugudza</w:t>
      </w:r>
      <w:proofErr w:type="spellEnd"/>
      <w:r>
        <w:rPr>
          <w:rFonts w:ascii="Arial" w:hAnsi="Arial" w:cs="Arial"/>
          <w:sz w:val="28"/>
          <w:szCs w:val="28"/>
          <w:lang w:val="x-none"/>
        </w:rPr>
        <w:t xml:space="preserve"> door. </w:t>
      </w:r>
      <w:r>
        <w:rPr>
          <w:rFonts w:ascii="Arial" w:hAnsi="Arial" w:cs="Arial"/>
          <w:sz w:val="18"/>
          <w:szCs w:val="18"/>
        </w:rPr>
        <w:t>[C</w:t>
      </w:r>
      <w:r w:rsidRPr="005F7606">
        <w:rPr>
          <w:rFonts w:ascii="Arial" w:hAnsi="Arial" w:cs="Arial"/>
          <w:sz w:val="18"/>
          <w:szCs w:val="18"/>
        </w:rPr>
        <w:t xml:space="preserve">ongregation </w:t>
      </w:r>
      <w:r>
        <w:rPr>
          <w:rFonts w:ascii="Arial" w:hAnsi="Arial" w:cs="Arial"/>
          <w:sz w:val="18"/>
          <w:szCs w:val="18"/>
        </w:rPr>
        <w:t>laughs—ED</w:t>
      </w:r>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Door harina </w:t>
      </w:r>
      <w:proofErr w:type="spellStart"/>
      <w:r>
        <w:rPr>
          <w:rFonts w:ascii="Arial" w:hAnsi="Arial" w:cs="Arial"/>
          <w:sz w:val="28"/>
          <w:szCs w:val="28"/>
          <w:lang w:val="x-none"/>
        </w:rPr>
        <w:t>kuvhuriwa</w:t>
      </w:r>
      <w:proofErr w:type="spellEnd"/>
      <w:r>
        <w:rPr>
          <w:rFonts w:ascii="Arial" w:hAnsi="Arial" w:cs="Arial"/>
          <w:sz w:val="28"/>
          <w:szCs w:val="28"/>
          <w:lang w:val="x-none"/>
        </w:rPr>
        <w:t xml:space="preserve">, </w:t>
      </w:r>
      <w:proofErr w:type="spellStart"/>
      <w:r>
        <w:rPr>
          <w:rFonts w:ascii="Arial" w:hAnsi="Arial" w:cs="Arial"/>
          <w:sz w:val="28"/>
          <w:szCs w:val="28"/>
          <w:lang w:val="x-none"/>
        </w:rPr>
        <w:t>Mateere</w:t>
      </w:r>
      <w:proofErr w:type="spellEnd"/>
      <w:r>
        <w:rPr>
          <w:rFonts w:ascii="Arial" w:hAnsi="Arial" w:cs="Arial"/>
          <w:sz w:val="28"/>
          <w:szCs w:val="28"/>
          <w:lang w:val="x-none"/>
        </w:rPr>
        <w:t xml:space="preserve">. </w:t>
      </w:r>
      <w:proofErr w:type="spellStart"/>
      <w:r>
        <w:rPr>
          <w:rFonts w:ascii="Arial" w:hAnsi="Arial" w:cs="Arial"/>
          <w:sz w:val="28"/>
          <w:szCs w:val="28"/>
          <w:lang w:val="x-none"/>
        </w:rPr>
        <w:t>Ndopandakati</w:t>
      </w:r>
      <w:proofErr w:type="spellEnd"/>
      <w:r>
        <w:rPr>
          <w:rFonts w:ascii="Arial" w:hAnsi="Arial" w:cs="Arial"/>
          <w:sz w:val="28"/>
          <w:szCs w:val="28"/>
          <w:lang w:val="x-none"/>
        </w:rPr>
        <w:t xml:space="preserve"> </w:t>
      </w:r>
      <w:proofErr w:type="spellStart"/>
      <w:r>
        <w:rPr>
          <w:rFonts w:ascii="Arial" w:hAnsi="Arial" w:cs="Arial"/>
          <w:sz w:val="28"/>
          <w:szCs w:val="28"/>
          <w:lang w:val="x-none"/>
        </w:rPr>
        <w:t>nditenderere</w:t>
      </w:r>
      <w:proofErr w:type="spellEnd"/>
      <w:r>
        <w:rPr>
          <w:rFonts w:ascii="Arial" w:hAnsi="Arial" w:cs="Arial"/>
          <w:sz w:val="28"/>
          <w:szCs w:val="28"/>
          <w:lang w:val="x-none"/>
        </w:rPr>
        <w:t xml:space="preserve"> </w:t>
      </w:r>
      <w:proofErr w:type="spellStart"/>
      <w:r>
        <w:rPr>
          <w:rFonts w:ascii="Arial" w:hAnsi="Arial" w:cs="Arial"/>
          <w:sz w:val="28"/>
          <w:szCs w:val="28"/>
          <w:lang w:val="x-none"/>
        </w:rPr>
        <w:t>kudai</w:t>
      </w:r>
      <w:proofErr w:type="spellEnd"/>
      <w:r>
        <w:rPr>
          <w:rFonts w:ascii="Arial" w:hAnsi="Arial" w:cs="Arial"/>
          <w:sz w:val="28"/>
          <w:szCs w:val="28"/>
          <w:lang w:val="x-none"/>
        </w:rPr>
        <w:t xml:space="preserve"> </w:t>
      </w:r>
      <w:proofErr w:type="spellStart"/>
      <w:r>
        <w:rPr>
          <w:rFonts w:ascii="Arial" w:hAnsi="Arial" w:cs="Arial"/>
          <w:sz w:val="28"/>
          <w:szCs w:val="28"/>
          <w:lang w:val="x-none"/>
        </w:rPr>
        <w:t>ndiende</w:t>
      </w:r>
      <w:proofErr w:type="spellEnd"/>
      <w:r>
        <w:rPr>
          <w:rFonts w:ascii="Arial" w:hAnsi="Arial" w:cs="Arial"/>
          <w:sz w:val="28"/>
          <w:szCs w:val="28"/>
          <w:lang w:val="x-none"/>
        </w:rPr>
        <w:t xml:space="preserve"> </w:t>
      </w:r>
      <w:proofErr w:type="spellStart"/>
      <w:r>
        <w:rPr>
          <w:rFonts w:ascii="Arial" w:hAnsi="Arial" w:cs="Arial"/>
          <w:sz w:val="28"/>
          <w:szCs w:val="28"/>
          <w:lang w:val="x-none"/>
        </w:rPr>
        <w:t>kuchiburi</w:t>
      </w:r>
      <w:proofErr w:type="spellEnd"/>
      <w:r>
        <w:rPr>
          <w:rFonts w:ascii="Arial" w:hAnsi="Arial" w:cs="Arial"/>
          <w:sz w:val="28"/>
          <w:szCs w:val="28"/>
          <w:lang w:val="x-none"/>
        </w:rPr>
        <w:t xml:space="preserve"> </w:t>
      </w:r>
      <w:proofErr w:type="spellStart"/>
      <w:r>
        <w:rPr>
          <w:rFonts w:ascii="Arial" w:hAnsi="Arial" w:cs="Arial"/>
          <w:sz w:val="28"/>
          <w:szCs w:val="28"/>
          <w:lang w:val="x-none"/>
        </w:rPr>
        <w:t>chehwindo</w:t>
      </w:r>
      <w:proofErr w:type="spellEnd"/>
      <w:r>
        <w:rPr>
          <w:rFonts w:ascii="Arial" w:hAnsi="Arial" w:cs="Arial"/>
          <w:sz w:val="28"/>
          <w:szCs w:val="28"/>
          <w:lang w:val="x-none"/>
        </w:rPr>
        <w:t xml:space="preserve"> </w:t>
      </w:r>
      <w:proofErr w:type="spellStart"/>
      <w:r>
        <w:rPr>
          <w:rFonts w:ascii="Arial" w:hAnsi="Arial" w:cs="Arial"/>
          <w:sz w:val="28"/>
          <w:szCs w:val="28"/>
          <w:lang w:val="x-none"/>
        </w:rPr>
        <w:t>kuye</w:t>
      </w:r>
      <w:proofErr w:type="spellEnd"/>
      <w:r>
        <w:rPr>
          <w:rFonts w:ascii="Arial" w:hAnsi="Arial" w:cs="Arial"/>
          <w:sz w:val="28"/>
          <w:szCs w:val="28"/>
          <w:lang w:val="x-none"/>
        </w:rPr>
        <w:t xml:space="preserve">, </w:t>
      </w:r>
      <w:proofErr w:type="spellStart"/>
      <w:r>
        <w:rPr>
          <w:rFonts w:ascii="Arial" w:hAnsi="Arial" w:cs="Arial"/>
          <w:sz w:val="28"/>
          <w:szCs w:val="28"/>
          <w:lang w:val="x-none"/>
        </w:rPr>
        <w:t>ndopandakanzwa</w:t>
      </w:r>
      <w:proofErr w:type="spellEnd"/>
      <w:r>
        <w:rPr>
          <w:rFonts w:ascii="Arial" w:hAnsi="Arial" w:cs="Arial"/>
          <w:sz w:val="28"/>
          <w:szCs w:val="28"/>
          <w:lang w:val="x-none"/>
        </w:rPr>
        <w:t xml:space="preserve"> door </w:t>
      </w:r>
      <w:proofErr w:type="spellStart"/>
      <w:r>
        <w:rPr>
          <w:rFonts w:ascii="Arial" w:hAnsi="Arial" w:cs="Arial"/>
          <w:sz w:val="28"/>
          <w:szCs w:val="28"/>
          <w:lang w:val="x-none"/>
        </w:rPr>
        <w:t>riye</w:t>
      </w:r>
      <w:proofErr w:type="spellEnd"/>
      <w:r>
        <w:rPr>
          <w:rFonts w:ascii="Arial" w:hAnsi="Arial" w:cs="Arial"/>
          <w:sz w:val="28"/>
          <w:szCs w:val="28"/>
          <w:lang w:val="x-none"/>
        </w:rPr>
        <w:t xml:space="preserve"> </w:t>
      </w:r>
      <w:proofErr w:type="spellStart"/>
      <w:r>
        <w:rPr>
          <w:rFonts w:ascii="Arial" w:hAnsi="Arial" w:cs="Arial"/>
          <w:sz w:val="28"/>
          <w:szCs w:val="28"/>
          <w:lang w:val="x-none"/>
        </w:rPr>
        <w:t>revhurika</w:t>
      </w:r>
      <w:proofErr w:type="spellEnd"/>
      <w:r>
        <w:rPr>
          <w:rFonts w:ascii="Arial" w:hAnsi="Arial" w:cs="Arial"/>
          <w:sz w:val="28"/>
          <w:szCs w:val="28"/>
          <w:lang w:val="x-none"/>
        </w:rPr>
        <w:t xml:space="preserve"> paya. </w:t>
      </w:r>
      <w:proofErr w:type="spellStart"/>
      <w:r>
        <w:rPr>
          <w:rFonts w:ascii="Arial" w:hAnsi="Arial" w:cs="Arial"/>
          <w:sz w:val="28"/>
          <w:szCs w:val="28"/>
          <w:lang w:val="x-none"/>
        </w:rPr>
        <w:t>Pandakanoti</w:t>
      </w:r>
      <w:proofErr w:type="spellEnd"/>
      <w:r>
        <w:rPr>
          <w:rFonts w:ascii="Arial" w:hAnsi="Arial" w:cs="Arial"/>
          <w:sz w:val="28"/>
          <w:szCs w:val="28"/>
          <w:lang w:val="x-none"/>
        </w:rPr>
        <w:t xml:space="preserve"> </w:t>
      </w:r>
      <w:proofErr w:type="spellStart"/>
      <w:r>
        <w:rPr>
          <w:rFonts w:ascii="Arial" w:hAnsi="Arial" w:cs="Arial"/>
          <w:sz w:val="28"/>
          <w:szCs w:val="28"/>
          <w:lang w:val="x-none"/>
        </w:rPr>
        <w:t>ndiyehe</w:t>
      </w:r>
      <w:proofErr w:type="spellEnd"/>
      <w:r>
        <w:rPr>
          <w:rFonts w:ascii="Arial" w:hAnsi="Arial" w:cs="Arial"/>
          <w:sz w:val="28"/>
          <w:szCs w:val="28"/>
          <w:lang w:val="x-none"/>
        </w:rPr>
        <w:t xml:space="preserve"> </w:t>
      </w:r>
      <w:proofErr w:type="spellStart"/>
      <w:r>
        <w:rPr>
          <w:rFonts w:ascii="Arial" w:hAnsi="Arial" w:cs="Arial"/>
          <w:sz w:val="28"/>
          <w:szCs w:val="28"/>
          <w:lang w:val="x-none"/>
        </w:rPr>
        <w:t>dzoka</w:t>
      </w:r>
      <w:proofErr w:type="spellEnd"/>
      <w:r>
        <w:rPr>
          <w:rFonts w:ascii="Arial" w:hAnsi="Arial" w:cs="Arial"/>
          <w:sz w:val="28"/>
          <w:szCs w:val="28"/>
          <w:lang w:val="x-none"/>
        </w:rPr>
        <w:t xml:space="preserve"> </w:t>
      </w:r>
      <w:proofErr w:type="spellStart"/>
      <w:r>
        <w:rPr>
          <w:rFonts w:ascii="Arial" w:hAnsi="Arial" w:cs="Arial"/>
          <w:sz w:val="28"/>
          <w:szCs w:val="28"/>
          <w:lang w:val="x-none"/>
        </w:rPr>
        <w:t>kuye</w:t>
      </w:r>
      <w:proofErr w:type="spellEnd"/>
      <w:r>
        <w:rPr>
          <w:rFonts w:ascii="Arial" w:hAnsi="Arial" w:cs="Arial"/>
          <w:sz w:val="28"/>
          <w:szCs w:val="28"/>
          <w:lang w:val="x-none"/>
        </w:rPr>
        <w:t xml:space="preserve">, </w:t>
      </w:r>
      <w:proofErr w:type="spellStart"/>
      <w:r>
        <w:rPr>
          <w:rFonts w:ascii="Arial" w:hAnsi="Arial" w:cs="Arial"/>
          <w:sz w:val="28"/>
          <w:szCs w:val="28"/>
          <w:lang w:val="x-none"/>
        </w:rPr>
        <w:t>Mateere</w:t>
      </w:r>
      <w:proofErr w:type="spellEnd"/>
      <w:r>
        <w:rPr>
          <w:rFonts w:ascii="Arial" w:hAnsi="Arial" w:cs="Arial"/>
          <w:sz w:val="28"/>
          <w:szCs w:val="28"/>
          <w:lang w:val="x-none"/>
        </w:rPr>
        <w:t xml:space="preserve">, </w:t>
      </w:r>
      <w:proofErr w:type="spellStart"/>
      <w:r>
        <w:rPr>
          <w:rFonts w:ascii="Arial" w:hAnsi="Arial" w:cs="Arial"/>
          <w:sz w:val="28"/>
          <w:szCs w:val="28"/>
          <w:lang w:val="x-none"/>
        </w:rPr>
        <w:t>ndokuoona</w:t>
      </w:r>
      <w:proofErr w:type="spellEnd"/>
      <w:r>
        <w:rPr>
          <w:rFonts w:ascii="Arial" w:hAnsi="Arial" w:cs="Arial"/>
          <w:sz w:val="28"/>
          <w:szCs w:val="28"/>
          <w:lang w:val="x-none"/>
        </w:rPr>
        <w:t xml:space="preserve"> </w:t>
      </w:r>
      <w:proofErr w:type="spellStart"/>
      <w:r>
        <w:rPr>
          <w:rFonts w:ascii="Arial" w:hAnsi="Arial" w:cs="Arial"/>
          <w:sz w:val="28"/>
          <w:szCs w:val="28"/>
          <w:lang w:val="x-none"/>
        </w:rPr>
        <w:t>aika</w:t>
      </w:r>
      <w:proofErr w:type="spellEnd"/>
      <w:r>
        <w:rPr>
          <w:rFonts w:ascii="Arial" w:hAnsi="Arial" w:cs="Arial"/>
          <w:sz w:val="28"/>
          <w:szCs w:val="28"/>
          <w:lang w:val="x-none"/>
        </w:rPr>
        <w:t xml:space="preserve">, ko </w:t>
      </w:r>
      <w:proofErr w:type="spellStart"/>
      <w:r>
        <w:rPr>
          <w:rFonts w:ascii="Arial" w:hAnsi="Arial" w:cs="Arial"/>
          <w:sz w:val="28"/>
          <w:szCs w:val="28"/>
          <w:lang w:val="x-none"/>
        </w:rPr>
        <w:t>zvakunobuda</w:t>
      </w:r>
      <w:proofErr w:type="spellEnd"/>
      <w:r>
        <w:rPr>
          <w:rFonts w:ascii="Arial" w:hAnsi="Arial" w:cs="Arial"/>
          <w:sz w:val="28"/>
          <w:szCs w:val="28"/>
          <w:lang w:val="x-none"/>
        </w:rPr>
        <w:t xml:space="preserve"> zi-</w:t>
      </w:r>
      <w:proofErr w:type="spellStart"/>
      <w:r>
        <w:rPr>
          <w:rFonts w:ascii="Arial" w:hAnsi="Arial" w:cs="Arial"/>
          <w:sz w:val="28"/>
          <w:szCs w:val="28"/>
          <w:lang w:val="x-none"/>
        </w:rPr>
        <w:t>i</w:t>
      </w:r>
      <w:proofErr w:type="spellEnd"/>
      <w:r>
        <w:rPr>
          <w:rFonts w:ascii="Arial" w:hAnsi="Arial" w:cs="Arial"/>
          <w:sz w:val="28"/>
          <w:szCs w:val="28"/>
          <w:lang w:val="x-none"/>
        </w:rPr>
        <w:t>-</w:t>
      </w:r>
      <w:proofErr w:type="spellStart"/>
      <w:r>
        <w:rPr>
          <w:rFonts w:ascii="Arial" w:hAnsi="Arial" w:cs="Arial"/>
          <w:sz w:val="28"/>
          <w:szCs w:val="28"/>
          <w:lang w:val="x-none"/>
        </w:rPr>
        <w:t>i-ndi-ndo-ndomaibuda</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proofErr w:type="spellStart"/>
      <w:r>
        <w:rPr>
          <w:rFonts w:ascii="Arial" w:hAnsi="Arial" w:cs="Arial"/>
          <w:sz w:val="28"/>
          <w:szCs w:val="28"/>
          <w:lang w:val="x-none"/>
        </w:rPr>
        <w:t>uyo</w:t>
      </w:r>
      <w:proofErr w:type="spellEnd"/>
      <w:r>
        <w:rPr>
          <w:rFonts w:ascii="Arial" w:hAnsi="Arial" w:cs="Arial"/>
          <w:sz w:val="28"/>
          <w:szCs w:val="28"/>
          <w:lang w:val="x-none"/>
        </w:rPr>
        <w:t>.</w:t>
      </w:r>
      <w:r w:rsidRPr="009F62E9">
        <w:rPr>
          <w:rFonts w:ascii="Arial" w:hAnsi="Arial" w:cs="Arial"/>
          <w:sz w:val="18"/>
          <w:szCs w:val="18"/>
        </w:rPr>
        <w:t xml:space="preserve"> </w:t>
      </w:r>
      <w:r>
        <w:rPr>
          <w:rFonts w:ascii="Arial" w:hAnsi="Arial" w:cs="Arial"/>
          <w:sz w:val="18"/>
          <w:szCs w:val="18"/>
        </w:rPr>
        <w:t>[C</w:t>
      </w:r>
      <w:r w:rsidRPr="005F7606">
        <w:rPr>
          <w:rFonts w:ascii="Arial" w:hAnsi="Arial" w:cs="Arial"/>
          <w:sz w:val="18"/>
          <w:szCs w:val="18"/>
        </w:rPr>
        <w:t xml:space="preserve">ongregation </w:t>
      </w:r>
      <w:r>
        <w:rPr>
          <w:rFonts w:ascii="Arial" w:hAnsi="Arial" w:cs="Arial"/>
          <w:sz w:val="18"/>
          <w:szCs w:val="18"/>
        </w:rPr>
        <w:t>laughs—ED</w:t>
      </w:r>
      <w:r w:rsidRPr="005F7606">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Mudzimai</w:t>
      </w:r>
      <w:proofErr w:type="spellEnd"/>
      <w:r>
        <w:rPr>
          <w:rFonts w:ascii="Arial" w:hAnsi="Arial" w:cs="Arial"/>
          <w:sz w:val="28"/>
          <w:szCs w:val="28"/>
          <w:lang w:val="x-none"/>
        </w:rPr>
        <w:t xml:space="preserve"> </w:t>
      </w:r>
      <w:proofErr w:type="spellStart"/>
      <w:r>
        <w:rPr>
          <w:rFonts w:ascii="Arial" w:hAnsi="Arial" w:cs="Arial"/>
          <w:sz w:val="28"/>
          <w:szCs w:val="28"/>
          <w:lang w:val="x-none"/>
        </w:rPr>
        <w:t>wangu</w:t>
      </w:r>
      <w:proofErr w:type="spellEnd"/>
      <w:r>
        <w:rPr>
          <w:rFonts w:ascii="Arial" w:hAnsi="Arial" w:cs="Arial"/>
          <w:sz w:val="28"/>
          <w:szCs w:val="28"/>
          <w:lang w:val="x-none"/>
        </w:rPr>
        <w:t xml:space="preserve"> </w:t>
      </w:r>
      <w:proofErr w:type="spellStart"/>
      <w:r>
        <w:rPr>
          <w:rFonts w:ascii="Arial" w:hAnsi="Arial" w:cs="Arial"/>
          <w:sz w:val="28"/>
          <w:szCs w:val="28"/>
          <w:lang w:val="x-none"/>
        </w:rPr>
        <w:t>achitevera</w:t>
      </w:r>
      <w:proofErr w:type="spellEnd"/>
      <w:r>
        <w:rPr>
          <w:rFonts w:ascii="Arial" w:hAnsi="Arial" w:cs="Arial"/>
          <w:sz w:val="28"/>
          <w:szCs w:val="28"/>
          <w:lang w:val="x-none"/>
        </w:rPr>
        <w:t xml:space="preserve"> </w:t>
      </w:r>
      <w:proofErr w:type="spellStart"/>
      <w:r>
        <w:rPr>
          <w:rFonts w:ascii="Arial" w:hAnsi="Arial" w:cs="Arial"/>
          <w:sz w:val="28"/>
          <w:szCs w:val="28"/>
          <w:lang w:val="x-none"/>
        </w:rPr>
        <w:t>ikoko</w:t>
      </w:r>
      <w:proofErr w:type="spellEnd"/>
      <w:r>
        <w:rPr>
          <w:rFonts w:ascii="Arial" w:hAnsi="Arial" w:cs="Arial"/>
          <w:sz w:val="28"/>
          <w:szCs w:val="28"/>
          <w:lang w:val="x-none"/>
        </w:rPr>
        <w:t xml:space="preserve"> </w:t>
      </w:r>
      <w:proofErr w:type="spellStart"/>
      <w:r>
        <w:rPr>
          <w:rFonts w:ascii="Arial" w:hAnsi="Arial" w:cs="Arial"/>
          <w:sz w:val="28"/>
          <w:szCs w:val="28"/>
          <w:lang w:val="x-none"/>
        </w:rPr>
        <w:t>kumashure</w:t>
      </w:r>
      <w:proofErr w:type="spellEnd"/>
      <w:r>
        <w:rPr>
          <w:rFonts w:ascii="Arial" w:hAnsi="Arial" w:cs="Arial"/>
          <w:sz w:val="28"/>
          <w:szCs w:val="28"/>
          <w:lang w:val="x-none"/>
        </w:rPr>
        <w:t xml:space="preserve"> </w:t>
      </w:r>
      <w:proofErr w:type="spellStart"/>
      <w:r>
        <w:rPr>
          <w:rFonts w:ascii="Arial" w:hAnsi="Arial" w:cs="Arial"/>
          <w:sz w:val="28"/>
          <w:szCs w:val="28"/>
          <w:lang w:val="x-none"/>
        </w:rPr>
        <w:t>kwake</w:t>
      </w:r>
      <w:proofErr w:type="spellEnd"/>
      <w:r>
        <w:rPr>
          <w:rFonts w:ascii="Arial" w:hAnsi="Arial" w:cs="Arial"/>
          <w:sz w:val="28"/>
          <w:szCs w:val="28"/>
          <w:lang w:val="x-none"/>
        </w:rPr>
        <w:t xml:space="preserve">. </w:t>
      </w:r>
      <w:proofErr w:type="spellStart"/>
      <w:r>
        <w:rPr>
          <w:rFonts w:ascii="Arial" w:hAnsi="Arial" w:cs="Arial"/>
          <w:sz w:val="28"/>
          <w:szCs w:val="28"/>
          <w:lang w:val="x-none"/>
        </w:rPr>
        <w:t>Ndikati</w:t>
      </w:r>
      <w:proofErr w:type="spellEnd"/>
      <w:r>
        <w:rPr>
          <w:rFonts w:ascii="Arial" w:hAnsi="Arial" w:cs="Arial"/>
          <w:sz w:val="28"/>
          <w:szCs w:val="28"/>
          <w:lang w:val="x-none"/>
        </w:rPr>
        <w:t xml:space="preserve">, “Manga </w:t>
      </w:r>
      <w:proofErr w:type="spellStart"/>
      <w:r>
        <w:rPr>
          <w:rFonts w:ascii="Arial" w:hAnsi="Arial" w:cs="Arial"/>
          <w:sz w:val="28"/>
          <w:szCs w:val="28"/>
          <w:lang w:val="x-none"/>
        </w:rPr>
        <w:t>musiitei</w:t>
      </w:r>
      <w:proofErr w:type="spellEnd"/>
      <w:r>
        <w:rPr>
          <w:rFonts w:ascii="Arial" w:hAnsi="Arial" w:cs="Arial"/>
          <w:sz w:val="28"/>
          <w:szCs w:val="28"/>
          <w:lang w:val="x-none"/>
        </w:rPr>
        <w:t xml:space="preserve"> mu yard </w:t>
      </w:r>
      <w:proofErr w:type="spellStart"/>
      <w:r>
        <w:rPr>
          <w:rFonts w:ascii="Arial" w:hAnsi="Arial" w:cs="Arial"/>
          <w:sz w:val="28"/>
          <w:szCs w:val="28"/>
          <w:lang w:val="x-none"/>
        </w:rPr>
        <w:t>yangu</w:t>
      </w:r>
      <w:proofErr w:type="spellEnd"/>
      <w:r>
        <w:rPr>
          <w:rFonts w:ascii="Arial" w:hAnsi="Arial" w:cs="Arial"/>
          <w:sz w:val="28"/>
          <w:szCs w:val="28"/>
          <w:lang w:val="x-none"/>
        </w:rPr>
        <w:t xml:space="preserve"> </w:t>
      </w:r>
      <w:proofErr w:type="spellStart"/>
      <w:r>
        <w:rPr>
          <w:rFonts w:ascii="Arial" w:hAnsi="Arial" w:cs="Arial"/>
          <w:sz w:val="28"/>
          <w:szCs w:val="28"/>
          <w:lang w:val="x-none"/>
        </w:rPr>
        <w:t>ende</w:t>
      </w:r>
      <w:proofErr w:type="spellEnd"/>
      <w:r>
        <w:rPr>
          <w:rFonts w:ascii="Arial" w:hAnsi="Arial" w:cs="Arial"/>
          <w:sz w:val="28"/>
          <w:szCs w:val="28"/>
          <w:lang w:val="x-none"/>
        </w:rPr>
        <w:t xml:space="preserve"> manga </w:t>
      </w:r>
      <w:proofErr w:type="spellStart"/>
      <w:r>
        <w:rPr>
          <w:rFonts w:ascii="Arial" w:hAnsi="Arial" w:cs="Arial"/>
          <w:sz w:val="28"/>
          <w:szCs w:val="28"/>
          <w:lang w:val="x-none"/>
        </w:rPr>
        <w:t>musiitei</w:t>
      </w:r>
      <w:proofErr w:type="spellEnd"/>
      <w:r>
        <w:rPr>
          <w:rFonts w:ascii="Arial" w:hAnsi="Arial" w:cs="Arial"/>
          <w:sz w:val="28"/>
          <w:szCs w:val="28"/>
          <w:lang w:val="x-none"/>
        </w:rPr>
        <w:t xml:space="preserve"> muri </w:t>
      </w:r>
      <w:proofErr w:type="spellStart"/>
      <w:r>
        <w:rPr>
          <w:rFonts w:ascii="Arial" w:hAnsi="Arial" w:cs="Arial"/>
          <w:sz w:val="28"/>
          <w:szCs w:val="28"/>
          <w:lang w:val="x-none"/>
        </w:rPr>
        <w:t>mumba</w:t>
      </w:r>
      <w:proofErr w:type="spellEnd"/>
      <w:r>
        <w:rPr>
          <w:rFonts w:ascii="Arial" w:hAnsi="Arial" w:cs="Arial"/>
          <w:sz w:val="28"/>
          <w:szCs w:val="28"/>
          <w:lang w:val="x-none"/>
        </w:rPr>
        <w:t xml:space="preserve"> </w:t>
      </w:r>
      <w:proofErr w:type="spellStart"/>
      <w:r>
        <w:rPr>
          <w:rFonts w:ascii="Arial" w:hAnsi="Arial" w:cs="Arial"/>
          <w:sz w:val="28"/>
          <w:szCs w:val="28"/>
          <w:lang w:val="x-none"/>
        </w:rPr>
        <w:t>umu</w:t>
      </w:r>
      <w:proofErr w:type="spellEnd"/>
      <w:r>
        <w:rPr>
          <w:rFonts w:ascii="Arial" w:hAnsi="Arial" w:cs="Arial"/>
          <w:sz w:val="28"/>
          <w:szCs w:val="28"/>
          <w:lang w:val="x-none"/>
        </w:rPr>
        <w:t xml:space="preserve">?” </w:t>
      </w:r>
      <w:r w:rsidRPr="005F7606">
        <w:rPr>
          <w:rFonts w:ascii="Arial" w:hAnsi="Arial" w:cs="Arial"/>
          <w:sz w:val="18"/>
          <w:szCs w:val="18"/>
        </w:rPr>
        <w:t>[</w:t>
      </w:r>
      <w:r>
        <w:rPr>
          <w:rFonts w:ascii="Arial" w:hAnsi="Arial" w:cs="Arial"/>
          <w:sz w:val="18"/>
          <w:szCs w:val="18"/>
        </w:rPr>
        <w:t xml:space="preserve">Apostle and </w:t>
      </w:r>
      <w:r w:rsidRPr="005F7606">
        <w:rPr>
          <w:rFonts w:ascii="Arial" w:hAnsi="Arial" w:cs="Arial"/>
          <w:sz w:val="18"/>
          <w:szCs w:val="18"/>
        </w:rPr>
        <w:t xml:space="preserve">Congregation </w:t>
      </w:r>
      <w:r>
        <w:rPr>
          <w:rFonts w:ascii="Arial" w:hAnsi="Arial" w:cs="Arial"/>
          <w:sz w:val="18"/>
          <w:szCs w:val="18"/>
        </w:rPr>
        <w:t>laugh—ED</w:t>
      </w:r>
      <w:r w:rsidRPr="005F7606">
        <w:rPr>
          <w:rFonts w:ascii="Arial" w:hAnsi="Arial" w:cs="Arial"/>
          <w:sz w:val="18"/>
          <w:szCs w:val="18"/>
        </w:rPr>
        <w:t>]</w:t>
      </w:r>
      <w:r>
        <w:rPr>
          <w:rFonts w:ascii="Arial" w:hAnsi="Arial" w:cs="Arial"/>
          <w:sz w:val="28"/>
          <w:szCs w:val="28"/>
        </w:rPr>
        <w:t xml:space="preserve"> </w:t>
      </w:r>
    </w:p>
    <w:p w:rsidRPr="00384B5B" w:rsidR="00264564" w:rsidP="00264564" w:rsidRDefault="00264564" w14:paraId="3C526074" w14:textId="77777777">
      <w:pPr>
        <w:jc w:val="both"/>
        <w:rPr>
          <w:rFonts w:ascii="Arial" w:hAnsi="Arial" w:cs="Arial"/>
          <w:sz w:val="18"/>
          <w:szCs w:val="18"/>
        </w:rPr>
      </w:pPr>
      <w:r>
        <w:rPr>
          <w:rFonts w:ascii="Arial" w:hAnsi="Arial" w:cs="Arial"/>
          <w:sz w:val="28"/>
          <w:szCs w:val="28"/>
          <w:vertAlign w:val="superscript"/>
          <w:lang w:val="x-none"/>
        </w:rPr>
        <w:t xml:space="preserve">105 </w:t>
      </w:r>
      <w:proofErr w:type="spellStart"/>
      <w:r>
        <w:rPr>
          <w:rFonts w:ascii="Arial" w:hAnsi="Arial" w:cs="Arial"/>
          <w:sz w:val="28"/>
          <w:szCs w:val="28"/>
          <w:lang w:val="x-none"/>
        </w:rPr>
        <w:t>Ndakakura</w:t>
      </w:r>
      <w:proofErr w:type="spellEnd"/>
      <w:r>
        <w:rPr>
          <w:rFonts w:ascii="Arial" w:hAnsi="Arial" w:cs="Arial"/>
          <w:sz w:val="28"/>
          <w:szCs w:val="28"/>
          <w:lang w:val="x-none"/>
        </w:rPr>
        <w:t xml:space="preserve"> </w:t>
      </w:r>
      <w:proofErr w:type="spellStart"/>
      <w:r>
        <w:rPr>
          <w:rFonts w:ascii="Arial" w:hAnsi="Arial" w:cs="Arial"/>
          <w:sz w:val="28"/>
          <w:szCs w:val="28"/>
          <w:lang w:val="x-none"/>
        </w:rPr>
        <w:t>ndichongoti</w:t>
      </w:r>
      <w:proofErr w:type="spellEnd"/>
      <w:r>
        <w:rPr>
          <w:rFonts w:ascii="Arial" w:hAnsi="Arial" w:cs="Arial"/>
          <w:sz w:val="28"/>
          <w:szCs w:val="28"/>
          <w:lang w:val="x-none"/>
        </w:rPr>
        <w:t xml:space="preserve">, </w:t>
      </w:r>
      <w:r>
        <w:rPr>
          <w:rFonts w:ascii="Arial" w:hAnsi="Arial" w:cs="Arial"/>
          <w:sz w:val="18"/>
          <w:szCs w:val="18"/>
        </w:rPr>
        <w:t>[Apostle laughs—ED</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urwu</w:t>
      </w:r>
      <w:proofErr w:type="spellEnd"/>
      <w:r>
        <w:rPr>
          <w:rFonts w:ascii="Arial" w:hAnsi="Arial" w:cs="Arial"/>
          <w:sz w:val="28"/>
          <w:szCs w:val="28"/>
          <w:lang w:val="x-none"/>
        </w:rPr>
        <w:t xml:space="preserve"> </w:t>
      </w:r>
      <w:proofErr w:type="spellStart"/>
      <w:r>
        <w:rPr>
          <w:rFonts w:ascii="Arial" w:hAnsi="Arial" w:cs="Arial"/>
          <w:sz w:val="28"/>
          <w:szCs w:val="28"/>
          <w:lang w:val="x-none"/>
        </w:rPr>
        <w:t>rudzi</w:t>
      </w:r>
      <w:proofErr w:type="spellEnd"/>
      <w:r>
        <w:rPr>
          <w:rFonts w:ascii="Arial" w:hAnsi="Arial" w:cs="Arial"/>
          <w:sz w:val="28"/>
          <w:szCs w:val="28"/>
          <w:lang w:val="x-none"/>
        </w:rPr>
        <w:t xml:space="preserve"> </w:t>
      </w:r>
      <w:proofErr w:type="spellStart"/>
      <w:r>
        <w:rPr>
          <w:rFonts w:ascii="Arial" w:hAnsi="Arial" w:cs="Arial"/>
          <w:sz w:val="28"/>
          <w:szCs w:val="28"/>
          <w:lang w:val="x-none"/>
        </w:rPr>
        <w:t>urwu</w:t>
      </w:r>
      <w:proofErr w:type="spellEnd"/>
      <w:r>
        <w:rPr>
          <w:rFonts w:ascii="Arial" w:hAnsi="Arial" w:cs="Arial"/>
          <w:sz w:val="28"/>
          <w:szCs w:val="28"/>
          <w:lang w:val="x-none"/>
        </w:rPr>
        <w:t xml:space="preserve">. </w:t>
      </w:r>
      <w:proofErr w:type="spellStart"/>
      <w:r>
        <w:rPr>
          <w:rFonts w:ascii="Arial" w:hAnsi="Arial" w:cs="Arial"/>
          <w:sz w:val="28"/>
          <w:szCs w:val="28"/>
          <w:lang w:val="x-none"/>
        </w:rPr>
        <w:t>Dzaive</w:t>
      </w:r>
      <w:proofErr w:type="spellEnd"/>
      <w:r>
        <w:rPr>
          <w:rFonts w:ascii="Arial" w:hAnsi="Arial" w:cs="Arial"/>
          <w:sz w:val="28"/>
          <w:szCs w:val="28"/>
          <w:lang w:val="x-none"/>
        </w:rPr>
        <w:t xml:space="preserve"> </w:t>
      </w:r>
      <w:proofErr w:type="spellStart"/>
      <w:r>
        <w:rPr>
          <w:rFonts w:ascii="Arial" w:hAnsi="Arial" w:cs="Arial"/>
          <w:sz w:val="28"/>
          <w:szCs w:val="28"/>
          <w:lang w:val="x-none"/>
        </w:rPr>
        <w:t>mhuka</w:t>
      </w:r>
      <w:proofErr w:type="spellEnd"/>
      <w:r>
        <w:rPr>
          <w:rFonts w:ascii="Arial" w:hAnsi="Arial" w:cs="Arial"/>
          <w:sz w:val="28"/>
          <w:szCs w:val="28"/>
          <w:lang w:val="x-none"/>
        </w:rPr>
        <w:t xml:space="preserve"> </w:t>
      </w:r>
      <w:proofErr w:type="spellStart"/>
      <w:r>
        <w:rPr>
          <w:rFonts w:ascii="Arial" w:hAnsi="Arial" w:cs="Arial"/>
          <w:sz w:val="28"/>
          <w:szCs w:val="28"/>
          <w:lang w:val="x-none"/>
        </w:rPr>
        <w:t>dzevanhu</w:t>
      </w:r>
      <w:proofErr w:type="spellEnd"/>
      <w:r>
        <w:rPr>
          <w:rFonts w:ascii="Arial" w:hAnsi="Arial" w:cs="Arial"/>
          <w:sz w:val="28"/>
          <w:szCs w:val="28"/>
          <w:lang w:val="x-none"/>
        </w:rPr>
        <w:t xml:space="preserve"> </w:t>
      </w:r>
      <w:proofErr w:type="spellStart"/>
      <w:r>
        <w:rPr>
          <w:rFonts w:ascii="Arial" w:hAnsi="Arial" w:cs="Arial"/>
          <w:sz w:val="28"/>
          <w:szCs w:val="28"/>
          <w:lang w:val="x-none"/>
        </w:rPr>
        <w:t>maitiro</w:t>
      </w:r>
      <w:proofErr w:type="spellEnd"/>
      <w:r>
        <w:rPr>
          <w:rFonts w:ascii="Arial" w:hAnsi="Arial" w:cs="Arial"/>
          <w:sz w:val="28"/>
          <w:szCs w:val="28"/>
          <w:lang w:val="x-none"/>
        </w:rPr>
        <w:t xml:space="preserve"> </w:t>
      </w:r>
      <w:proofErr w:type="spellStart"/>
      <w:r>
        <w:rPr>
          <w:rFonts w:ascii="Arial" w:hAnsi="Arial" w:cs="Arial"/>
          <w:sz w:val="28"/>
          <w:szCs w:val="28"/>
          <w:lang w:val="x-none"/>
        </w:rPr>
        <w:t>avo</w:t>
      </w:r>
      <w:proofErr w:type="spellEnd"/>
      <w:r>
        <w:rPr>
          <w:rFonts w:ascii="Arial" w:hAnsi="Arial" w:cs="Arial"/>
          <w:sz w:val="28"/>
          <w:szCs w:val="28"/>
          <w:lang w:val="x-none"/>
        </w:rPr>
        <w:t xml:space="preserve"> </w:t>
      </w:r>
      <w:proofErr w:type="spellStart"/>
      <w:r>
        <w:rPr>
          <w:rFonts w:ascii="Arial" w:hAnsi="Arial" w:cs="Arial"/>
          <w:sz w:val="28"/>
          <w:szCs w:val="28"/>
          <w:lang w:val="x-none"/>
        </w:rPr>
        <w:t>vose</w:t>
      </w:r>
      <w:proofErr w:type="spellEnd"/>
      <w:r>
        <w:rPr>
          <w:rFonts w:ascii="Arial" w:hAnsi="Arial" w:cs="Arial"/>
          <w:sz w:val="28"/>
          <w:szCs w:val="28"/>
          <w:lang w:val="x-none"/>
        </w:rPr>
        <w:t xml:space="preserve">, </w:t>
      </w:r>
      <w:proofErr w:type="spellStart"/>
      <w:r>
        <w:rPr>
          <w:rFonts w:ascii="Arial" w:hAnsi="Arial" w:cs="Arial"/>
          <w:sz w:val="28"/>
          <w:szCs w:val="28"/>
          <w:lang w:val="x-none"/>
        </w:rPr>
        <w:t>handi’moona</w:t>
      </w:r>
      <w:proofErr w:type="spellEnd"/>
      <w:r>
        <w:rPr>
          <w:rFonts w:ascii="Arial" w:hAnsi="Arial" w:cs="Arial"/>
          <w:sz w:val="28"/>
          <w:szCs w:val="28"/>
          <w:lang w:val="x-none"/>
        </w:rPr>
        <w:t xml:space="preserve">, </w:t>
      </w:r>
      <w:proofErr w:type="spellStart"/>
      <w:r>
        <w:rPr>
          <w:rFonts w:ascii="Arial" w:hAnsi="Arial" w:cs="Arial"/>
          <w:sz w:val="28"/>
          <w:szCs w:val="28"/>
          <w:lang w:val="x-none"/>
        </w:rPr>
        <w:t>ehe</w:t>
      </w:r>
      <w:proofErr w:type="spellEnd"/>
      <w:r>
        <w:rPr>
          <w:rFonts w:ascii="Arial" w:hAnsi="Arial" w:cs="Arial"/>
          <w:sz w:val="28"/>
          <w:szCs w:val="28"/>
          <w:lang w:val="x-none"/>
        </w:rPr>
        <w:t xml:space="preserve">. </w:t>
      </w:r>
      <w:proofErr w:type="spellStart"/>
      <w:r>
        <w:rPr>
          <w:rFonts w:ascii="Arial" w:hAnsi="Arial" w:cs="Arial"/>
          <w:sz w:val="28"/>
          <w:szCs w:val="28"/>
          <w:lang w:val="x-none"/>
        </w:rPr>
        <w:t>Ndomhuka</w:t>
      </w:r>
      <w:proofErr w:type="spellEnd"/>
      <w:r>
        <w:rPr>
          <w:rFonts w:ascii="Arial" w:hAnsi="Arial" w:cs="Arial"/>
          <w:sz w:val="28"/>
          <w:szCs w:val="28"/>
          <w:lang w:val="x-none"/>
        </w:rPr>
        <w:t xml:space="preserve"> </w:t>
      </w:r>
      <w:proofErr w:type="spellStart"/>
      <w:r>
        <w:rPr>
          <w:rFonts w:ascii="Arial" w:hAnsi="Arial" w:cs="Arial"/>
          <w:sz w:val="28"/>
          <w:szCs w:val="28"/>
          <w:lang w:val="x-none"/>
        </w:rPr>
        <w:t>chaidzo</w:t>
      </w:r>
      <w:proofErr w:type="spellEnd"/>
      <w:r>
        <w:rPr>
          <w:rFonts w:ascii="Arial" w:hAnsi="Arial" w:cs="Arial"/>
          <w:sz w:val="28"/>
          <w:szCs w:val="28"/>
          <w:lang w:val="x-none"/>
        </w:rPr>
        <w:t xml:space="preserve"> </w:t>
      </w:r>
      <w:proofErr w:type="spellStart"/>
      <w:r>
        <w:rPr>
          <w:rFonts w:ascii="Arial" w:hAnsi="Arial" w:cs="Arial"/>
          <w:sz w:val="28"/>
          <w:szCs w:val="28"/>
          <w:lang w:val="x-none"/>
        </w:rPr>
        <w:t>unonyatsoona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ndidzo</w:t>
      </w:r>
      <w:proofErr w:type="spellEnd"/>
      <w:r>
        <w:rPr>
          <w:rFonts w:ascii="Arial" w:hAnsi="Arial" w:cs="Arial"/>
          <w:sz w:val="28"/>
          <w:szCs w:val="28"/>
          <w:lang w:val="x-none"/>
        </w:rPr>
        <w:t xml:space="preserve"> </w:t>
      </w:r>
      <w:proofErr w:type="spellStart"/>
      <w:r>
        <w:rPr>
          <w:rFonts w:ascii="Arial" w:hAnsi="Arial" w:cs="Arial"/>
          <w:sz w:val="28"/>
          <w:szCs w:val="28"/>
          <w:lang w:val="x-none"/>
        </w:rPr>
        <w:t>mhuka</w:t>
      </w:r>
      <w:proofErr w:type="spellEnd"/>
      <w:r>
        <w:rPr>
          <w:rFonts w:ascii="Arial" w:hAnsi="Arial" w:cs="Arial"/>
          <w:sz w:val="28"/>
          <w:szCs w:val="28"/>
          <w:lang w:val="x-none"/>
        </w:rPr>
        <w:t xml:space="preserve"> </w:t>
      </w:r>
      <w:proofErr w:type="spellStart"/>
      <w:r>
        <w:rPr>
          <w:rFonts w:ascii="Arial" w:hAnsi="Arial" w:cs="Arial"/>
          <w:sz w:val="28"/>
          <w:szCs w:val="28"/>
          <w:lang w:val="x-none"/>
        </w:rPr>
        <w:t>idzi</w:t>
      </w:r>
      <w:proofErr w:type="spellEnd"/>
      <w:r>
        <w:rPr>
          <w:rFonts w:ascii="Arial" w:hAnsi="Arial" w:cs="Arial"/>
          <w:sz w:val="28"/>
          <w:szCs w:val="28"/>
          <w:lang w:val="x-none"/>
        </w:rPr>
        <w:t xml:space="preserve">. Pasina </w:t>
      </w:r>
      <w:proofErr w:type="spellStart"/>
      <w:r>
        <w:rPr>
          <w:rFonts w:ascii="Arial" w:hAnsi="Arial" w:cs="Arial"/>
          <w:sz w:val="28"/>
          <w:szCs w:val="28"/>
          <w:lang w:val="x-none"/>
        </w:rPr>
        <w:t>nyasha</w:t>
      </w:r>
      <w:proofErr w:type="spellEnd"/>
      <w:r>
        <w:rPr>
          <w:rFonts w:ascii="Arial" w:hAnsi="Arial" w:cs="Arial"/>
          <w:sz w:val="28"/>
          <w:szCs w:val="28"/>
          <w:lang w:val="x-none"/>
        </w:rPr>
        <w:t xml:space="preserve"> ka, muri </w:t>
      </w:r>
      <w:proofErr w:type="spellStart"/>
      <w:r>
        <w:rPr>
          <w:rFonts w:ascii="Arial" w:hAnsi="Arial" w:cs="Arial"/>
          <w:sz w:val="28"/>
          <w:szCs w:val="28"/>
          <w:lang w:val="x-none"/>
        </w:rPr>
        <w:t>mhuka</w:t>
      </w:r>
      <w:proofErr w:type="spellEnd"/>
      <w:r>
        <w:rPr>
          <w:rFonts w:ascii="Arial" w:hAnsi="Arial" w:cs="Arial"/>
          <w:sz w:val="28"/>
          <w:szCs w:val="28"/>
          <w:lang w:val="x-none"/>
        </w:rPr>
        <w:t xml:space="preserve">. </w:t>
      </w:r>
    </w:p>
    <w:p w:rsidR="00264564" w:rsidP="00264564" w:rsidRDefault="00264564" w14:paraId="3F4B1AC8" w14:textId="77777777">
      <w:pPr>
        <w:jc w:val="both"/>
        <w:rPr>
          <w:rFonts w:ascii="Arial" w:hAnsi="Arial" w:cs="Arial"/>
          <w:sz w:val="28"/>
          <w:szCs w:val="28"/>
          <w:lang w:val="x-none"/>
        </w:rPr>
      </w:pPr>
      <w:r>
        <w:rPr>
          <w:rFonts w:ascii="Arial" w:hAnsi="Arial" w:cs="Arial"/>
          <w:sz w:val="28"/>
          <w:szCs w:val="28"/>
          <w:vertAlign w:val="superscript"/>
          <w:lang w:val="x-none"/>
        </w:rPr>
        <w:t xml:space="preserve">106 </w:t>
      </w:r>
      <w:proofErr w:type="spellStart"/>
      <w:r>
        <w:rPr>
          <w:rFonts w:ascii="Arial" w:hAnsi="Arial" w:cs="Arial"/>
          <w:sz w:val="28"/>
          <w:szCs w:val="28"/>
          <w:lang w:val="x-none"/>
        </w:rPr>
        <w:t>Ehe</w:t>
      </w:r>
      <w:proofErr w:type="spellEnd"/>
      <w:r>
        <w:rPr>
          <w:rFonts w:ascii="Arial" w:hAnsi="Arial" w:cs="Arial"/>
          <w:sz w:val="28"/>
          <w:szCs w:val="28"/>
          <w:lang w:val="x-none"/>
        </w:rPr>
        <w:t xml:space="preserve"> </w:t>
      </w:r>
      <w:proofErr w:type="spellStart"/>
      <w:r>
        <w:rPr>
          <w:rFonts w:ascii="Arial" w:hAnsi="Arial" w:cs="Arial"/>
          <w:sz w:val="28"/>
          <w:szCs w:val="28"/>
          <w:lang w:val="x-none"/>
        </w:rPr>
        <w:t>wanzwa</w:t>
      </w:r>
      <w:proofErr w:type="spellEnd"/>
      <w:r>
        <w:rPr>
          <w:rFonts w:ascii="Arial" w:hAnsi="Arial" w:cs="Arial"/>
          <w:sz w:val="28"/>
          <w:szCs w:val="28"/>
          <w:lang w:val="x-none"/>
        </w:rPr>
        <w:t>, “</w:t>
      </w:r>
      <w:proofErr w:type="spellStart"/>
      <w:r>
        <w:rPr>
          <w:rFonts w:ascii="Arial" w:hAnsi="Arial" w:cs="Arial"/>
          <w:sz w:val="28"/>
          <w:szCs w:val="28"/>
          <w:lang w:val="x-none"/>
        </w:rPr>
        <w:t>Iwe</w:t>
      </w:r>
      <w:proofErr w:type="spellEnd"/>
      <w:r>
        <w:rPr>
          <w:rFonts w:ascii="Arial" w:hAnsi="Arial" w:cs="Arial"/>
          <w:sz w:val="28"/>
          <w:szCs w:val="28"/>
          <w:lang w:val="x-none"/>
        </w:rPr>
        <w:t xml:space="preserve"> taka—</w:t>
      </w:r>
      <w:proofErr w:type="spellStart"/>
      <w:r>
        <w:rPr>
          <w:rFonts w:ascii="Arial" w:hAnsi="Arial" w:cs="Arial"/>
          <w:sz w:val="28"/>
          <w:szCs w:val="28"/>
          <w:lang w:val="x-none"/>
        </w:rPr>
        <w:t>takunzwa</w:t>
      </w:r>
      <w:proofErr w:type="spellEnd"/>
      <w:r>
        <w:rPr>
          <w:rFonts w:ascii="Arial" w:hAnsi="Arial" w:cs="Arial"/>
          <w:sz w:val="28"/>
          <w:szCs w:val="28"/>
          <w:lang w:val="x-none"/>
        </w:rPr>
        <w:t xml:space="preserve"> </w:t>
      </w:r>
      <w:proofErr w:type="spellStart"/>
      <w:r>
        <w:rPr>
          <w:rFonts w:ascii="Arial" w:hAnsi="Arial" w:cs="Arial"/>
          <w:sz w:val="28"/>
          <w:szCs w:val="28"/>
          <w:lang w:val="x-none"/>
        </w:rPr>
        <w:t>iwe</w:t>
      </w:r>
      <w:proofErr w:type="spellEnd"/>
      <w:r>
        <w:rPr>
          <w:rFonts w:ascii="Arial" w:hAnsi="Arial" w:cs="Arial"/>
          <w:sz w:val="28"/>
          <w:szCs w:val="28"/>
          <w:lang w:val="x-none"/>
        </w:rPr>
        <w:t xml:space="preserve">. Saka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proofErr w:type="spellStart"/>
      <w:r>
        <w:rPr>
          <w:rFonts w:ascii="Arial" w:hAnsi="Arial" w:cs="Arial"/>
          <w:sz w:val="28"/>
          <w:szCs w:val="28"/>
          <w:lang w:val="x-none"/>
        </w:rPr>
        <w:t>wakatora</w:t>
      </w:r>
      <w:proofErr w:type="spellEnd"/>
      <w:r>
        <w:rPr>
          <w:rFonts w:ascii="Arial" w:hAnsi="Arial" w:cs="Arial"/>
          <w:sz w:val="28"/>
          <w:szCs w:val="28"/>
          <w:lang w:val="x-none"/>
        </w:rPr>
        <w:t xml:space="preserve"> </w:t>
      </w:r>
      <w:proofErr w:type="spellStart"/>
      <w:r>
        <w:rPr>
          <w:rFonts w:ascii="Arial" w:hAnsi="Arial" w:cs="Arial"/>
          <w:sz w:val="28"/>
          <w:szCs w:val="28"/>
          <w:lang w:val="x-none"/>
        </w:rPr>
        <w:t>mukadzi</w:t>
      </w:r>
      <w:proofErr w:type="spellEnd"/>
      <w:r>
        <w:rPr>
          <w:rFonts w:ascii="Arial" w:hAnsi="Arial" w:cs="Arial"/>
          <w:sz w:val="28"/>
          <w:szCs w:val="28"/>
          <w:lang w:val="x-none"/>
        </w:rPr>
        <w:t xml:space="preserve"> </w:t>
      </w:r>
      <w:proofErr w:type="spellStart"/>
      <w:r>
        <w:rPr>
          <w:rFonts w:ascii="Arial" w:hAnsi="Arial" w:cs="Arial"/>
          <w:sz w:val="28"/>
          <w:szCs w:val="28"/>
          <w:lang w:val="x-none"/>
        </w:rPr>
        <w:t>wemunhu</w:t>
      </w:r>
      <w:proofErr w:type="spellEnd"/>
      <w:r>
        <w:rPr>
          <w:rFonts w:ascii="Arial" w:hAnsi="Arial" w:cs="Arial"/>
          <w:sz w:val="28"/>
          <w:szCs w:val="28"/>
          <w:lang w:val="x-none"/>
        </w:rPr>
        <w:t xml:space="preserve"> </w:t>
      </w:r>
      <w:proofErr w:type="spellStart"/>
      <w:r>
        <w:rPr>
          <w:rFonts w:ascii="Arial" w:hAnsi="Arial" w:cs="Arial"/>
          <w:sz w:val="28"/>
          <w:szCs w:val="28"/>
          <w:lang w:val="x-none"/>
        </w:rPr>
        <w:t>kaiwe</w:t>
      </w:r>
      <w:proofErr w:type="spellEnd"/>
      <w:r>
        <w:rPr>
          <w:rFonts w:ascii="Arial" w:hAnsi="Arial" w:cs="Arial"/>
          <w:sz w:val="28"/>
          <w:szCs w:val="28"/>
          <w:lang w:val="x-none"/>
        </w:rPr>
        <w:t xml:space="preserve">? </w:t>
      </w:r>
      <w:proofErr w:type="spellStart"/>
      <w:r>
        <w:rPr>
          <w:rFonts w:ascii="Arial" w:hAnsi="Arial" w:cs="Arial"/>
          <w:sz w:val="28"/>
          <w:szCs w:val="28"/>
          <w:lang w:val="x-none"/>
        </w:rPr>
        <w:t>Wakatora</w:t>
      </w:r>
      <w:proofErr w:type="spellEnd"/>
      <w:r>
        <w:rPr>
          <w:rFonts w:ascii="Arial" w:hAnsi="Arial" w:cs="Arial"/>
          <w:sz w:val="28"/>
          <w:szCs w:val="28"/>
          <w:lang w:val="x-none"/>
        </w:rPr>
        <w:t xml:space="preserve"> </w:t>
      </w:r>
      <w:proofErr w:type="spellStart"/>
      <w:r>
        <w:rPr>
          <w:rFonts w:ascii="Arial" w:hAnsi="Arial" w:cs="Arial"/>
          <w:sz w:val="28"/>
          <w:szCs w:val="28"/>
          <w:lang w:val="x-none"/>
        </w:rPr>
        <w:t>mukadzi</w:t>
      </w:r>
      <w:proofErr w:type="spellEnd"/>
      <w:r>
        <w:rPr>
          <w:rFonts w:ascii="Arial" w:hAnsi="Arial" w:cs="Arial"/>
          <w:sz w:val="28"/>
          <w:szCs w:val="28"/>
          <w:lang w:val="x-none"/>
        </w:rPr>
        <w:t xml:space="preserve"> </w:t>
      </w:r>
      <w:proofErr w:type="spellStart"/>
      <w:r>
        <w:rPr>
          <w:rFonts w:ascii="Arial" w:hAnsi="Arial" w:cs="Arial"/>
          <w:sz w:val="28"/>
          <w:szCs w:val="28"/>
          <w:lang w:val="x-none"/>
        </w:rPr>
        <w:t>wemunhu</w:t>
      </w:r>
      <w:proofErr w:type="spellEnd"/>
      <w:r>
        <w:rPr>
          <w:rFonts w:ascii="Arial" w:hAnsi="Arial" w:cs="Arial"/>
          <w:sz w:val="28"/>
          <w:szCs w:val="28"/>
          <w:lang w:val="x-none"/>
        </w:rPr>
        <w:t xml:space="preserve"> </w:t>
      </w:r>
      <w:proofErr w:type="spellStart"/>
      <w:r>
        <w:rPr>
          <w:rFonts w:ascii="Arial" w:hAnsi="Arial" w:cs="Arial"/>
          <w:sz w:val="28"/>
          <w:szCs w:val="28"/>
          <w:lang w:val="x-none"/>
        </w:rPr>
        <w:t>iwe</w:t>
      </w:r>
      <w:proofErr w:type="spellEnd"/>
      <w:r>
        <w:rPr>
          <w:rFonts w:ascii="Arial" w:hAnsi="Arial" w:cs="Arial"/>
          <w:sz w:val="28"/>
          <w:szCs w:val="28"/>
          <w:lang w:val="x-none"/>
        </w:rPr>
        <w:t xml:space="preserve">. Toda </w:t>
      </w:r>
      <w:proofErr w:type="spellStart"/>
      <w:r>
        <w:rPr>
          <w:rFonts w:ascii="Arial" w:hAnsi="Arial" w:cs="Arial"/>
          <w:sz w:val="28"/>
          <w:szCs w:val="28"/>
          <w:lang w:val="x-none"/>
        </w:rPr>
        <w:t>mombe</w:t>
      </w:r>
      <w:proofErr w:type="spellEnd"/>
      <w:r>
        <w:rPr>
          <w:rFonts w:ascii="Arial" w:hAnsi="Arial" w:cs="Arial"/>
          <w:sz w:val="28"/>
          <w:szCs w:val="28"/>
          <w:lang w:val="x-none"/>
        </w:rPr>
        <w:t xml:space="preserve"> </w:t>
      </w:r>
      <w:proofErr w:type="spellStart"/>
      <w:r>
        <w:rPr>
          <w:rFonts w:ascii="Arial" w:hAnsi="Arial" w:cs="Arial"/>
          <w:sz w:val="28"/>
          <w:szCs w:val="28"/>
          <w:lang w:val="x-none"/>
        </w:rPr>
        <w:t>pana</w:t>
      </w:r>
      <w:proofErr w:type="spellEnd"/>
      <w:r>
        <w:rPr>
          <w:rFonts w:ascii="Arial" w:hAnsi="Arial" w:cs="Arial"/>
          <w:sz w:val="28"/>
          <w:szCs w:val="28"/>
          <w:lang w:val="x-none"/>
        </w:rPr>
        <w:t xml:space="preserve"> </w:t>
      </w:r>
      <w:proofErr w:type="spellStart"/>
      <w:r>
        <w:rPr>
          <w:rFonts w:ascii="Arial" w:hAnsi="Arial" w:cs="Arial"/>
          <w:sz w:val="28"/>
          <w:szCs w:val="28"/>
          <w:lang w:val="x-none"/>
        </w:rPr>
        <w:t>apa</w:t>
      </w:r>
      <w:proofErr w:type="spellEnd"/>
      <w:r>
        <w:rPr>
          <w:rFonts w:ascii="Arial" w:hAnsi="Arial" w:cs="Arial"/>
          <w:sz w:val="28"/>
          <w:szCs w:val="28"/>
          <w:lang w:val="x-none"/>
        </w:rPr>
        <w:t xml:space="preserve">, </w:t>
      </w:r>
      <w:proofErr w:type="spellStart"/>
      <w:r>
        <w:rPr>
          <w:rFonts w:ascii="Arial" w:hAnsi="Arial" w:cs="Arial"/>
          <w:sz w:val="28"/>
          <w:szCs w:val="28"/>
          <w:lang w:val="x-none"/>
        </w:rPr>
        <w:t>mbiri</w:t>
      </w:r>
      <w:proofErr w:type="spellEnd"/>
      <w:r>
        <w:rPr>
          <w:rFonts w:ascii="Arial" w:hAnsi="Arial" w:cs="Arial"/>
          <w:sz w:val="28"/>
          <w:szCs w:val="28"/>
          <w:lang w:val="x-none"/>
        </w:rPr>
        <w:t xml:space="preserve">. </w:t>
      </w:r>
      <w:proofErr w:type="spellStart"/>
      <w:r>
        <w:rPr>
          <w:rFonts w:ascii="Arial" w:hAnsi="Arial" w:cs="Arial"/>
          <w:sz w:val="28"/>
          <w:szCs w:val="28"/>
          <w:lang w:val="x-none"/>
        </w:rPr>
        <w:t>Wakatora</w:t>
      </w:r>
      <w:proofErr w:type="spellEnd"/>
      <w:r>
        <w:rPr>
          <w:rFonts w:ascii="Arial" w:hAnsi="Arial" w:cs="Arial"/>
          <w:sz w:val="28"/>
          <w:szCs w:val="28"/>
          <w:lang w:val="x-none"/>
        </w:rPr>
        <w:t xml:space="preserve"> </w:t>
      </w:r>
      <w:proofErr w:type="spellStart"/>
      <w:r>
        <w:rPr>
          <w:rFonts w:ascii="Arial" w:hAnsi="Arial" w:cs="Arial"/>
          <w:sz w:val="28"/>
          <w:szCs w:val="28"/>
          <w:lang w:val="x-none"/>
        </w:rPr>
        <w:t>mukadzi</w:t>
      </w:r>
      <w:proofErr w:type="spellEnd"/>
      <w:r>
        <w:rPr>
          <w:rFonts w:ascii="Arial" w:hAnsi="Arial" w:cs="Arial"/>
          <w:sz w:val="28"/>
          <w:szCs w:val="28"/>
          <w:lang w:val="x-none"/>
        </w:rPr>
        <w:t xml:space="preserve"> </w:t>
      </w:r>
      <w:proofErr w:type="spellStart"/>
      <w:r>
        <w:rPr>
          <w:rFonts w:ascii="Arial" w:hAnsi="Arial" w:cs="Arial"/>
          <w:sz w:val="28"/>
          <w:szCs w:val="28"/>
          <w:lang w:val="x-none"/>
        </w:rPr>
        <w:t>wemunhu</w:t>
      </w:r>
      <w:proofErr w:type="spellEnd"/>
      <w:r>
        <w:rPr>
          <w:rFonts w:ascii="Arial" w:hAnsi="Arial" w:cs="Arial"/>
          <w:sz w:val="28"/>
          <w:szCs w:val="28"/>
          <w:lang w:val="x-none"/>
        </w:rPr>
        <w:t>.”</w:t>
      </w:r>
    </w:p>
    <w:p w:rsidR="00264564" w:rsidP="00264564" w:rsidRDefault="00264564" w14:paraId="3F4F3FED" w14:textId="77777777">
      <w:pPr>
        <w:jc w:val="both"/>
        <w:rPr>
          <w:rFonts w:ascii="Arial" w:hAnsi="Arial" w:cs="Arial"/>
          <w:sz w:val="28"/>
          <w:szCs w:val="28"/>
          <w:lang w:val="x-none"/>
        </w:rPr>
      </w:pPr>
      <w:r>
        <w:rPr>
          <w:rFonts w:ascii="Arial" w:hAnsi="Arial" w:cs="Arial"/>
          <w:sz w:val="28"/>
          <w:szCs w:val="28"/>
          <w:vertAlign w:val="superscript"/>
          <w:lang w:val="x-none"/>
        </w:rPr>
        <w:t xml:space="preserve">107 </w:t>
      </w:r>
      <w:r>
        <w:rPr>
          <w:rFonts w:ascii="Arial" w:hAnsi="Arial" w:cs="Arial"/>
          <w:sz w:val="28"/>
          <w:szCs w:val="28"/>
          <w:lang w:val="x-none"/>
        </w:rPr>
        <w:t xml:space="preserve">“Maita </w:t>
      </w:r>
      <w:proofErr w:type="spellStart"/>
      <w:r>
        <w:rPr>
          <w:rFonts w:ascii="Arial" w:hAnsi="Arial" w:cs="Arial"/>
          <w:sz w:val="28"/>
          <w:szCs w:val="28"/>
          <w:lang w:val="x-none"/>
        </w:rPr>
        <w:t>Mateere</w:t>
      </w:r>
      <w:proofErr w:type="spellEnd"/>
      <w:r>
        <w:rPr>
          <w:rFonts w:ascii="Arial" w:hAnsi="Arial" w:cs="Arial"/>
          <w:sz w:val="28"/>
          <w:szCs w:val="28"/>
          <w:lang w:val="x-none"/>
        </w:rPr>
        <w:t>,</w:t>
      </w:r>
      <w:r w:rsidRPr="00384B5B">
        <w:rPr>
          <w:rFonts w:ascii="Arial" w:hAnsi="Arial" w:cs="Arial"/>
          <w:sz w:val="18"/>
          <w:szCs w:val="18"/>
          <w:lang w:val="x-none"/>
        </w:rPr>
        <w:t xml:space="preserve">[Apostle claps four times—ED] </w:t>
      </w:r>
      <w:proofErr w:type="spellStart"/>
      <w:r>
        <w:rPr>
          <w:rFonts w:ascii="Arial" w:hAnsi="Arial" w:cs="Arial"/>
          <w:sz w:val="28"/>
          <w:szCs w:val="28"/>
          <w:lang w:val="x-none"/>
        </w:rPr>
        <w:t>maita</w:t>
      </w:r>
      <w:proofErr w:type="spellEnd"/>
      <w:r>
        <w:rPr>
          <w:rFonts w:ascii="Arial" w:hAnsi="Arial" w:cs="Arial"/>
          <w:sz w:val="28"/>
          <w:szCs w:val="28"/>
          <w:lang w:val="x-none"/>
        </w:rPr>
        <w:t xml:space="preserve"> Mambo, </w:t>
      </w:r>
      <w:proofErr w:type="spellStart"/>
      <w:r>
        <w:rPr>
          <w:rFonts w:ascii="Arial" w:hAnsi="Arial" w:cs="Arial"/>
          <w:sz w:val="28"/>
          <w:szCs w:val="28"/>
          <w:lang w:val="x-none"/>
        </w:rPr>
        <w:t>maita</w:t>
      </w:r>
      <w:proofErr w:type="spellEnd"/>
      <w:r>
        <w:rPr>
          <w:rFonts w:ascii="Arial" w:hAnsi="Arial" w:cs="Arial"/>
          <w:sz w:val="28"/>
          <w:szCs w:val="28"/>
          <w:lang w:val="x-none"/>
        </w:rPr>
        <w:t xml:space="preserve">.” </w:t>
      </w:r>
      <w:proofErr w:type="spellStart"/>
      <w:r>
        <w:rPr>
          <w:rFonts w:ascii="Arial" w:hAnsi="Arial" w:cs="Arial"/>
          <w:sz w:val="28"/>
          <w:szCs w:val="28"/>
          <w:lang w:val="x-none"/>
        </w:rPr>
        <w:t>Ehe</w:t>
      </w:r>
      <w:proofErr w:type="spellEnd"/>
      <w:r>
        <w:rPr>
          <w:rFonts w:ascii="Arial" w:hAnsi="Arial" w:cs="Arial"/>
          <w:sz w:val="28"/>
          <w:szCs w:val="28"/>
          <w:lang w:val="x-none"/>
        </w:rPr>
        <w:t xml:space="preserve">, </w:t>
      </w:r>
      <w:proofErr w:type="spellStart"/>
      <w:r>
        <w:rPr>
          <w:rFonts w:ascii="Arial" w:hAnsi="Arial" w:cs="Arial"/>
          <w:sz w:val="28"/>
          <w:szCs w:val="28"/>
          <w:lang w:val="x-none"/>
        </w:rPr>
        <w:t>osimuka</w:t>
      </w:r>
      <w:proofErr w:type="spellEnd"/>
      <w:r>
        <w:rPr>
          <w:rFonts w:ascii="Arial" w:hAnsi="Arial" w:cs="Arial"/>
          <w:sz w:val="28"/>
          <w:szCs w:val="28"/>
          <w:lang w:val="x-none"/>
        </w:rPr>
        <w:t xml:space="preserve"> </w:t>
      </w:r>
      <w:proofErr w:type="spellStart"/>
      <w:r>
        <w:rPr>
          <w:rFonts w:ascii="Arial" w:hAnsi="Arial" w:cs="Arial"/>
          <w:sz w:val="28"/>
          <w:szCs w:val="28"/>
          <w:lang w:val="x-none"/>
        </w:rPr>
        <w:t>ouya-kouya</w:t>
      </w:r>
      <w:proofErr w:type="spellEnd"/>
      <w:r>
        <w:rPr>
          <w:rFonts w:ascii="Arial" w:hAnsi="Arial" w:cs="Arial"/>
          <w:sz w:val="28"/>
          <w:szCs w:val="28"/>
          <w:lang w:val="x-none"/>
        </w:rPr>
        <w:t>.</w:t>
      </w:r>
    </w:p>
    <w:p w:rsidRPr="00384B5B" w:rsidR="00264564" w:rsidP="00264564" w:rsidRDefault="00264564" w14:paraId="5E5435B2" w14:textId="77777777">
      <w:pPr>
        <w:jc w:val="both"/>
        <w:rPr>
          <w:rFonts w:ascii="Arial" w:hAnsi="Arial" w:cs="Arial"/>
          <w:sz w:val="18"/>
          <w:szCs w:val="18"/>
        </w:rPr>
      </w:pPr>
      <w:r>
        <w:rPr>
          <w:rFonts w:ascii="Arial" w:hAnsi="Arial" w:cs="Arial"/>
          <w:sz w:val="28"/>
          <w:szCs w:val="28"/>
          <w:vertAlign w:val="superscript"/>
          <w:lang w:val="x-none"/>
        </w:rPr>
        <w:t xml:space="preserve">108 </w:t>
      </w:r>
      <w:r>
        <w:rPr>
          <w:rFonts w:ascii="Arial" w:hAnsi="Arial" w:cs="Arial"/>
          <w:sz w:val="28"/>
          <w:szCs w:val="28"/>
          <w:lang w:val="x-none"/>
        </w:rPr>
        <w:t>“</w:t>
      </w:r>
      <w:proofErr w:type="spellStart"/>
      <w:r>
        <w:rPr>
          <w:rFonts w:ascii="Arial" w:hAnsi="Arial" w:cs="Arial"/>
          <w:sz w:val="28"/>
          <w:szCs w:val="28"/>
          <w:lang w:val="x-none"/>
        </w:rPr>
        <w:t>Mateere</w:t>
      </w:r>
      <w:proofErr w:type="spellEnd"/>
      <w:r>
        <w:rPr>
          <w:rFonts w:ascii="Arial" w:hAnsi="Arial" w:cs="Arial"/>
          <w:sz w:val="28"/>
          <w:szCs w:val="28"/>
          <w:lang w:val="x-none"/>
        </w:rPr>
        <w:t xml:space="preserve">, </w:t>
      </w:r>
      <w:proofErr w:type="spellStart"/>
      <w:r>
        <w:rPr>
          <w:rFonts w:ascii="Arial" w:hAnsi="Arial" w:cs="Arial"/>
          <w:sz w:val="28"/>
          <w:szCs w:val="28"/>
          <w:lang w:val="x-none"/>
        </w:rPr>
        <w:t>ndakabirwa</w:t>
      </w:r>
      <w:proofErr w:type="spellEnd"/>
      <w:r>
        <w:rPr>
          <w:rFonts w:ascii="Arial" w:hAnsi="Arial" w:cs="Arial"/>
          <w:sz w:val="28"/>
          <w:szCs w:val="28"/>
          <w:lang w:val="x-none"/>
        </w:rPr>
        <w:t xml:space="preserve"> </w:t>
      </w:r>
      <w:proofErr w:type="spellStart"/>
      <w:r>
        <w:rPr>
          <w:rFonts w:ascii="Arial" w:hAnsi="Arial" w:cs="Arial"/>
          <w:sz w:val="28"/>
          <w:szCs w:val="28"/>
          <w:lang w:val="x-none"/>
        </w:rPr>
        <w:t>chibaho</w:t>
      </w:r>
      <w:proofErr w:type="spellEnd"/>
      <w:r>
        <w:rPr>
          <w:rFonts w:ascii="Arial" w:hAnsi="Arial" w:cs="Arial"/>
          <w:sz w:val="28"/>
          <w:szCs w:val="28"/>
          <w:lang w:val="x-none"/>
        </w:rPr>
        <w:t xml:space="preserve"> </w:t>
      </w:r>
      <w:proofErr w:type="spellStart"/>
      <w:r>
        <w:rPr>
          <w:rFonts w:ascii="Arial" w:hAnsi="Arial" w:cs="Arial"/>
          <w:sz w:val="28"/>
          <w:szCs w:val="28"/>
          <w:lang w:val="x-none"/>
        </w:rPr>
        <w:t>changu</w:t>
      </w:r>
      <w:proofErr w:type="spellEnd"/>
      <w:r>
        <w:rPr>
          <w:rFonts w:ascii="Arial" w:hAnsi="Arial" w:cs="Arial"/>
          <w:sz w:val="28"/>
          <w:szCs w:val="28"/>
          <w:lang w:val="x-none"/>
        </w:rPr>
        <w:t>.</w:t>
      </w:r>
      <w:r w:rsidRPr="00A56744">
        <w:rPr>
          <w:rFonts w:ascii="Arial" w:hAnsi="Arial" w:cs="Arial"/>
          <w:sz w:val="18"/>
          <w:szCs w:val="18"/>
        </w:rPr>
        <w:t xml:space="preserve"> </w:t>
      </w:r>
      <w:r>
        <w:rPr>
          <w:rFonts w:ascii="Arial" w:hAnsi="Arial" w:cs="Arial"/>
          <w:sz w:val="18"/>
          <w:szCs w:val="18"/>
        </w:rPr>
        <w:t>[C</w:t>
      </w:r>
      <w:r w:rsidRPr="005F7606">
        <w:rPr>
          <w:rFonts w:ascii="Arial" w:hAnsi="Arial" w:cs="Arial"/>
          <w:sz w:val="18"/>
          <w:szCs w:val="18"/>
        </w:rPr>
        <w:t xml:space="preserve">ongregation </w:t>
      </w:r>
      <w:r>
        <w:rPr>
          <w:rFonts w:ascii="Arial" w:hAnsi="Arial" w:cs="Arial"/>
          <w:sz w:val="18"/>
          <w:szCs w:val="18"/>
        </w:rPr>
        <w:t>laughs—ED</w:t>
      </w:r>
      <w:r w:rsidRPr="005F7606">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Ndakasvika</w:t>
      </w:r>
      <w:proofErr w:type="spellEnd"/>
      <w:r>
        <w:rPr>
          <w:rFonts w:ascii="Arial" w:hAnsi="Arial" w:cs="Arial"/>
          <w:sz w:val="28"/>
          <w:szCs w:val="28"/>
          <w:lang w:val="x-none"/>
        </w:rPr>
        <w:t xml:space="preserve"> </w:t>
      </w:r>
      <w:proofErr w:type="spellStart"/>
      <w:r>
        <w:rPr>
          <w:rFonts w:ascii="Arial" w:hAnsi="Arial" w:cs="Arial"/>
          <w:sz w:val="28"/>
          <w:szCs w:val="28"/>
          <w:lang w:val="x-none"/>
        </w:rPr>
        <w:t>vamudura</w:t>
      </w:r>
      <w:proofErr w:type="spellEnd"/>
      <w:r>
        <w:rPr>
          <w:rFonts w:ascii="Arial" w:hAnsi="Arial" w:cs="Arial"/>
          <w:sz w:val="28"/>
          <w:szCs w:val="28"/>
          <w:lang w:val="x-none"/>
        </w:rPr>
        <w:t xml:space="preserve">, vanga </w:t>
      </w:r>
      <w:proofErr w:type="spellStart"/>
      <w:r>
        <w:rPr>
          <w:rFonts w:ascii="Arial" w:hAnsi="Arial" w:cs="Arial"/>
          <w:sz w:val="28"/>
          <w:szCs w:val="28"/>
          <w:lang w:val="x-none"/>
        </w:rPr>
        <w:t>vari</w:t>
      </w:r>
      <w:proofErr w:type="spellEnd"/>
      <w:r>
        <w:rPr>
          <w:rFonts w:ascii="Arial" w:hAnsi="Arial" w:cs="Arial"/>
          <w:sz w:val="28"/>
          <w:szCs w:val="28"/>
          <w:lang w:val="x-none"/>
        </w:rPr>
        <w:t xml:space="preserve"> </w:t>
      </w:r>
      <w:proofErr w:type="spellStart"/>
      <w:r>
        <w:rPr>
          <w:rFonts w:ascii="Arial" w:hAnsi="Arial" w:cs="Arial"/>
          <w:sz w:val="28"/>
          <w:szCs w:val="28"/>
          <w:lang w:val="x-none"/>
        </w:rPr>
        <w:t>mudenga</w:t>
      </w:r>
      <w:proofErr w:type="spellEnd"/>
      <w:r>
        <w:rPr>
          <w:rFonts w:ascii="Arial" w:hAnsi="Arial" w:cs="Arial"/>
          <w:sz w:val="28"/>
          <w:szCs w:val="28"/>
          <w:lang w:val="x-none"/>
        </w:rPr>
        <w:t xml:space="preserve"> </w:t>
      </w:r>
      <w:proofErr w:type="spellStart"/>
      <w:r>
        <w:rPr>
          <w:rFonts w:ascii="Arial" w:hAnsi="Arial" w:cs="Arial"/>
          <w:sz w:val="28"/>
          <w:szCs w:val="28"/>
          <w:lang w:val="x-none"/>
        </w:rPr>
        <w:t>muya</w:t>
      </w:r>
      <w:proofErr w:type="spellEnd"/>
      <w:r>
        <w:rPr>
          <w:rFonts w:ascii="Arial" w:hAnsi="Arial" w:cs="Arial"/>
          <w:sz w:val="28"/>
          <w:szCs w:val="28"/>
          <w:lang w:val="x-none"/>
        </w:rPr>
        <w:t xml:space="preserve">. </w:t>
      </w:r>
      <w:proofErr w:type="spellStart"/>
      <w:r>
        <w:rPr>
          <w:rFonts w:ascii="Arial" w:hAnsi="Arial" w:cs="Arial"/>
          <w:sz w:val="28"/>
          <w:szCs w:val="28"/>
          <w:lang w:val="x-none"/>
        </w:rPr>
        <w:t>Ndakatanga</w:t>
      </w:r>
      <w:proofErr w:type="spellEnd"/>
      <w:r>
        <w:rPr>
          <w:rFonts w:ascii="Arial" w:hAnsi="Arial" w:cs="Arial"/>
          <w:sz w:val="28"/>
          <w:szCs w:val="28"/>
          <w:lang w:val="x-none"/>
        </w:rPr>
        <w:t xml:space="preserve"> </w:t>
      </w:r>
      <w:proofErr w:type="spellStart"/>
      <w:r>
        <w:rPr>
          <w:rFonts w:ascii="Arial" w:hAnsi="Arial" w:cs="Arial"/>
          <w:sz w:val="28"/>
          <w:szCs w:val="28"/>
          <w:lang w:val="x-none"/>
        </w:rPr>
        <w:t>ndisinga</w:t>
      </w:r>
      <w:proofErr w:type="spellEnd"/>
      <w:r>
        <w:rPr>
          <w:rFonts w:ascii="Arial" w:hAnsi="Arial" w:cs="Arial"/>
          <w:sz w:val="28"/>
          <w:szCs w:val="28"/>
          <w:lang w:val="x-none"/>
        </w:rPr>
        <w:t>—</w:t>
      </w:r>
      <w:proofErr w:type="spellStart"/>
      <w:r>
        <w:rPr>
          <w:rFonts w:ascii="Arial" w:hAnsi="Arial" w:cs="Arial"/>
          <w:sz w:val="28"/>
          <w:szCs w:val="28"/>
          <w:lang w:val="x-none"/>
        </w:rPr>
        <w:t>nda’ndiri</w:t>
      </w:r>
      <w:proofErr w:type="spellEnd"/>
      <w:r>
        <w:rPr>
          <w:rFonts w:ascii="Arial" w:hAnsi="Arial" w:cs="Arial"/>
          <w:sz w:val="28"/>
          <w:szCs w:val="28"/>
          <w:lang w:val="x-none"/>
        </w:rPr>
        <w:t xml:space="preserve"> </w:t>
      </w:r>
      <w:proofErr w:type="spellStart"/>
      <w:r>
        <w:rPr>
          <w:rFonts w:ascii="Arial" w:hAnsi="Arial" w:cs="Arial"/>
          <w:sz w:val="28"/>
          <w:szCs w:val="28"/>
          <w:lang w:val="x-none"/>
        </w:rPr>
        <w:t>kure</w:t>
      </w:r>
      <w:proofErr w:type="spellEnd"/>
      <w:r>
        <w:rPr>
          <w:rFonts w:ascii="Arial" w:hAnsi="Arial" w:cs="Arial"/>
          <w:sz w:val="28"/>
          <w:szCs w:val="28"/>
          <w:lang w:val="x-none"/>
        </w:rPr>
        <w:t xml:space="preserve"> </w:t>
      </w:r>
      <w:proofErr w:type="spellStart"/>
      <w:r>
        <w:rPr>
          <w:rFonts w:ascii="Arial" w:hAnsi="Arial" w:cs="Arial"/>
          <w:sz w:val="28"/>
          <w:szCs w:val="28"/>
          <w:lang w:val="x-none"/>
        </w:rPr>
        <w:t>ndisina</w:t>
      </w:r>
      <w:proofErr w:type="spellEnd"/>
      <w:r>
        <w:rPr>
          <w:rFonts w:ascii="Arial" w:hAnsi="Arial" w:cs="Arial"/>
          <w:sz w:val="28"/>
          <w:szCs w:val="28"/>
          <w:lang w:val="x-none"/>
        </w:rPr>
        <w:t xml:space="preserve"> </w:t>
      </w:r>
      <w:proofErr w:type="spellStart"/>
      <w:r>
        <w:rPr>
          <w:rFonts w:ascii="Arial" w:hAnsi="Arial" w:cs="Arial"/>
          <w:sz w:val="28"/>
          <w:szCs w:val="28"/>
          <w:lang w:val="x-none"/>
        </w:rPr>
        <w:t>kuona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ndakafunga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kunge</w:t>
      </w:r>
      <w:proofErr w:type="spellEnd"/>
      <w:r>
        <w:rPr>
          <w:rFonts w:ascii="Arial" w:hAnsi="Arial" w:cs="Arial"/>
          <w:sz w:val="28"/>
          <w:szCs w:val="28"/>
          <w:lang w:val="x-none"/>
        </w:rPr>
        <w:t xml:space="preserve"> </w:t>
      </w:r>
      <w:proofErr w:type="spellStart"/>
      <w:r>
        <w:rPr>
          <w:rFonts w:ascii="Arial" w:hAnsi="Arial" w:cs="Arial"/>
          <w:sz w:val="28"/>
          <w:szCs w:val="28"/>
          <w:lang w:val="x-none"/>
        </w:rPr>
        <w:t>ibveni</w:t>
      </w:r>
      <w:proofErr w:type="spellEnd"/>
      <w:r>
        <w:rPr>
          <w:rFonts w:ascii="Arial" w:hAnsi="Arial" w:cs="Arial"/>
          <w:sz w:val="28"/>
          <w:szCs w:val="28"/>
          <w:lang w:val="x-none"/>
        </w:rPr>
        <w:t xml:space="preserve">. </w:t>
      </w:r>
      <w:r>
        <w:rPr>
          <w:rFonts w:ascii="Arial" w:hAnsi="Arial" w:cs="Arial"/>
          <w:sz w:val="18"/>
          <w:szCs w:val="18"/>
        </w:rPr>
        <w:t>[C</w:t>
      </w:r>
      <w:r w:rsidRPr="005F7606">
        <w:rPr>
          <w:rFonts w:ascii="Arial" w:hAnsi="Arial" w:cs="Arial"/>
          <w:sz w:val="18"/>
          <w:szCs w:val="18"/>
        </w:rPr>
        <w:t xml:space="preserve">ongregation </w:t>
      </w:r>
      <w:r>
        <w:rPr>
          <w:rFonts w:ascii="Arial" w:hAnsi="Arial" w:cs="Arial"/>
          <w:sz w:val="18"/>
          <w:szCs w:val="18"/>
        </w:rPr>
        <w:t>laughs—ED</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Ndazoona</w:t>
      </w:r>
      <w:proofErr w:type="spellEnd"/>
      <w:r>
        <w:rPr>
          <w:rFonts w:ascii="Arial" w:hAnsi="Arial" w:cs="Arial"/>
          <w:sz w:val="28"/>
          <w:szCs w:val="28"/>
          <w:lang w:val="x-none"/>
        </w:rPr>
        <w:t xml:space="preserve">...” </w:t>
      </w:r>
      <w:r w:rsidRPr="005F7606">
        <w:rPr>
          <w:rFonts w:ascii="Arial" w:hAnsi="Arial" w:cs="Arial"/>
          <w:sz w:val="18"/>
          <w:szCs w:val="18"/>
        </w:rPr>
        <w:t>[</w:t>
      </w:r>
      <w:r>
        <w:rPr>
          <w:rFonts w:ascii="Arial" w:hAnsi="Arial" w:cs="Arial"/>
          <w:sz w:val="18"/>
          <w:szCs w:val="18"/>
        </w:rPr>
        <w:t xml:space="preserve">Apostle and </w:t>
      </w:r>
      <w:r w:rsidRPr="005F7606">
        <w:rPr>
          <w:rFonts w:ascii="Arial" w:hAnsi="Arial" w:cs="Arial"/>
          <w:sz w:val="18"/>
          <w:szCs w:val="18"/>
        </w:rPr>
        <w:t xml:space="preserve">Congregation </w:t>
      </w:r>
      <w:r>
        <w:rPr>
          <w:rFonts w:ascii="Arial" w:hAnsi="Arial" w:cs="Arial"/>
          <w:sz w:val="18"/>
          <w:szCs w:val="18"/>
        </w:rPr>
        <w:t>laugh—ED</w:t>
      </w:r>
      <w:r w:rsidRPr="005F7606">
        <w:rPr>
          <w:rFonts w:ascii="Arial" w:hAnsi="Arial" w:cs="Arial"/>
          <w:sz w:val="18"/>
          <w:szCs w:val="18"/>
        </w:rPr>
        <w:t>]</w:t>
      </w:r>
      <w:r>
        <w:rPr>
          <w:rFonts w:ascii="Arial" w:hAnsi="Arial" w:cs="Arial"/>
          <w:sz w:val="28"/>
          <w:szCs w:val="28"/>
        </w:rPr>
        <w:t xml:space="preserve"> </w:t>
      </w:r>
    </w:p>
    <w:p w:rsidRPr="00DC1988" w:rsidR="00264564" w:rsidP="00264564" w:rsidRDefault="00264564" w14:paraId="5F9CDC42" w14:textId="77777777">
      <w:pPr>
        <w:jc w:val="both"/>
        <w:rPr>
          <w:rFonts w:ascii="Arial" w:hAnsi="Arial" w:cs="Arial"/>
          <w:sz w:val="18"/>
          <w:szCs w:val="18"/>
        </w:rPr>
      </w:pPr>
      <w:r>
        <w:rPr>
          <w:rFonts w:ascii="Arial" w:hAnsi="Arial" w:cs="Arial"/>
          <w:sz w:val="28"/>
          <w:szCs w:val="28"/>
          <w:vertAlign w:val="superscript"/>
          <w:lang w:val="x-none"/>
        </w:rPr>
        <w:t xml:space="preserve">109 </w:t>
      </w:r>
      <w:proofErr w:type="spellStart"/>
      <w:r>
        <w:rPr>
          <w:rFonts w:ascii="Arial" w:hAnsi="Arial" w:cs="Arial"/>
          <w:sz w:val="28"/>
          <w:szCs w:val="28"/>
          <w:lang w:val="x-none"/>
        </w:rPr>
        <w:t>Paramendi</w:t>
      </w:r>
      <w:proofErr w:type="spellEnd"/>
      <w:r>
        <w:rPr>
          <w:rFonts w:ascii="Arial" w:hAnsi="Arial" w:cs="Arial"/>
          <w:sz w:val="28"/>
          <w:szCs w:val="28"/>
          <w:lang w:val="x-none"/>
        </w:rPr>
        <w:t xml:space="preserve"> </w:t>
      </w:r>
      <w:proofErr w:type="spellStart"/>
      <w:r>
        <w:rPr>
          <w:rFonts w:ascii="Arial" w:hAnsi="Arial" w:cs="Arial"/>
          <w:sz w:val="28"/>
          <w:szCs w:val="28"/>
          <w:lang w:val="x-none"/>
        </w:rPr>
        <w:t>yekwa</w:t>
      </w:r>
      <w:proofErr w:type="spellEnd"/>
      <w:r>
        <w:rPr>
          <w:rFonts w:ascii="Arial" w:hAnsi="Arial" w:cs="Arial"/>
          <w:sz w:val="28"/>
          <w:szCs w:val="28"/>
          <w:lang w:val="x-none"/>
        </w:rPr>
        <w:t xml:space="preserve"> </w:t>
      </w:r>
      <w:proofErr w:type="spellStart"/>
      <w:r>
        <w:rPr>
          <w:rFonts w:ascii="Arial" w:hAnsi="Arial" w:cs="Arial"/>
          <w:sz w:val="28"/>
          <w:szCs w:val="28"/>
          <w:lang w:val="x-none"/>
        </w:rPr>
        <w:t>Mateere</w:t>
      </w:r>
      <w:proofErr w:type="spellEnd"/>
      <w:r>
        <w:rPr>
          <w:rFonts w:ascii="Arial" w:hAnsi="Arial" w:cs="Arial"/>
          <w:sz w:val="28"/>
          <w:szCs w:val="28"/>
          <w:lang w:val="x-none"/>
        </w:rPr>
        <w:t xml:space="preserve"> </w:t>
      </w:r>
      <w:proofErr w:type="spellStart"/>
      <w:r>
        <w:rPr>
          <w:rFonts w:ascii="Arial" w:hAnsi="Arial" w:cs="Arial"/>
          <w:sz w:val="28"/>
          <w:szCs w:val="28"/>
          <w:lang w:val="x-none"/>
        </w:rPr>
        <w:t>inonakidza</w:t>
      </w:r>
      <w:proofErr w:type="spellEnd"/>
      <w:r>
        <w:rPr>
          <w:rFonts w:ascii="Arial" w:hAnsi="Arial" w:cs="Arial"/>
          <w:sz w:val="28"/>
          <w:szCs w:val="28"/>
          <w:lang w:val="x-none"/>
        </w:rPr>
        <w:t xml:space="preserve"> </w:t>
      </w:r>
      <w:proofErr w:type="spellStart"/>
      <w:r>
        <w:rPr>
          <w:rFonts w:ascii="Arial" w:hAnsi="Arial" w:cs="Arial"/>
          <w:sz w:val="28"/>
          <w:szCs w:val="28"/>
          <w:lang w:val="x-none"/>
        </w:rPr>
        <w:t>stereki</w:t>
      </w:r>
      <w:proofErr w:type="spellEnd"/>
      <w:r>
        <w:rPr>
          <w:rFonts w:ascii="Arial" w:hAnsi="Arial" w:cs="Arial"/>
          <w:sz w:val="28"/>
          <w:szCs w:val="28"/>
          <w:lang w:val="x-none"/>
        </w:rPr>
        <w:t xml:space="preserve">, </w:t>
      </w:r>
      <w:proofErr w:type="spellStart"/>
      <w:r>
        <w:rPr>
          <w:rFonts w:ascii="Arial" w:hAnsi="Arial" w:cs="Arial"/>
          <w:sz w:val="28"/>
          <w:szCs w:val="28"/>
          <w:lang w:val="x-none"/>
        </w:rPr>
        <w:t>paramendi</w:t>
      </w:r>
      <w:proofErr w:type="spellEnd"/>
      <w:r>
        <w:rPr>
          <w:rFonts w:ascii="Arial" w:hAnsi="Arial" w:cs="Arial"/>
          <w:sz w:val="28"/>
          <w:szCs w:val="28"/>
          <w:lang w:val="x-none"/>
        </w:rPr>
        <w:t xml:space="preserve"> </w:t>
      </w:r>
      <w:proofErr w:type="spellStart"/>
      <w:r>
        <w:rPr>
          <w:rFonts w:ascii="Arial" w:hAnsi="Arial" w:cs="Arial"/>
          <w:sz w:val="28"/>
          <w:szCs w:val="28"/>
          <w:lang w:val="x-none"/>
        </w:rPr>
        <w:t>yacho</w:t>
      </w:r>
      <w:proofErr w:type="spellEnd"/>
      <w:r>
        <w:rPr>
          <w:rFonts w:ascii="Arial" w:hAnsi="Arial" w:cs="Arial"/>
          <w:sz w:val="28"/>
          <w:szCs w:val="28"/>
          <w:lang w:val="x-none"/>
        </w:rPr>
        <w:t xml:space="preserve">. </w:t>
      </w:r>
      <w:r>
        <w:rPr>
          <w:rFonts w:ascii="Arial" w:hAnsi="Arial" w:cs="Arial"/>
          <w:sz w:val="18"/>
          <w:szCs w:val="18"/>
        </w:rPr>
        <w:t>[C</w:t>
      </w:r>
      <w:r w:rsidRPr="005F7606">
        <w:rPr>
          <w:rFonts w:ascii="Arial" w:hAnsi="Arial" w:cs="Arial"/>
          <w:sz w:val="18"/>
          <w:szCs w:val="18"/>
        </w:rPr>
        <w:t xml:space="preserve">ongregation </w:t>
      </w:r>
      <w:r>
        <w:rPr>
          <w:rFonts w:ascii="Arial" w:hAnsi="Arial" w:cs="Arial"/>
          <w:sz w:val="18"/>
          <w:szCs w:val="18"/>
        </w:rPr>
        <w:t>laughs—ED</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Unoona</w:t>
      </w:r>
      <w:proofErr w:type="spellEnd"/>
      <w:r>
        <w:rPr>
          <w:rFonts w:ascii="Arial" w:hAnsi="Arial" w:cs="Arial"/>
          <w:sz w:val="28"/>
          <w:szCs w:val="28"/>
          <w:lang w:val="x-none"/>
        </w:rPr>
        <w:t xml:space="preserve"> </w:t>
      </w:r>
      <w:proofErr w:type="spellStart"/>
      <w:r>
        <w:rPr>
          <w:rFonts w:ascii="Arial" w:hAnsi="Arial" w:cs="Arial"/>
          <w:sz w:val="28"/>
          <w:szCs w:val="28"/>
          <w:lang w:val="x-none"/>
        </w:rPr>
        <w:t>vamwe</w:t>
      </w:r>
      <w:proofErr w:type="spellEnd"/>
      <w:r>
        <w:rPr>
          <w:rFonts w:ascii="Arial" w:hAnsi="Arial" w:cs="Arial"/>
          <w:sz w:val="28"/>
          <w:szCs w:val="28"/>
          <w:lang w:val="x-none"/>
        </w:rPr>
        <w:t xml:space="preserve"> </w:t>
      </w:r>
      <w:proofErr w:type="spellStart"/>
      <w:r>
        <w:rPr>
          <w:rFonts w:ascii="Arial" w:hAnsi="Arial" w:cs="Arial"/>
          <w:sz w:val="28"/>
          <w:szCs w:val="28"/>
          <w:lang w:val="x-none"/>
        </w:rPr>
        <w:t>vakashinga</w:t>
      </w:r>
      <w:proofErr w:type="spellEnd"/>
      <w:r>
        <w:rPr>
          <w:rFonts w:ascii="Arial" w:hAnsi="Arial" w:cs="Arial"/>
          <w:sz w:val="28"/>
          <w:szCs w:val="28"/>
          <w:lang w:val="x-none"/>
        </w:rPr>
        <w:t xml:space="preserve"> kana </w:t>
      </w:r>
      <w:proofErr w:type="spellStart"/>
      <w:r>
        <w:rPr>
          <w:rFonts w:ascii="Arial" w:hAnsi="Arial" w:cs="Arial"/>
          <w:sz w:val="28"/>
          <w:szCs w:val="28"/>
          <w:lang w:val="x-none"/>
        </w:rPr>
        <w:t>kuchitongwa</w:t>
      </w:r>
      <w:proofErr w:type="spellEnd"/>
      <w:r>
        <w:rPr>
          <w:rFonts w:ascii="Arial" w:hAnsi="Arial" w:cs="Arial"/>
          <w:sz w:val="28"/>
          <w:szCs w:val="28"/>
          <w:lang w:val="x-none"/>
        </w:rPr>
        <w:t xml:space="preserve"> </w:t>
      </w:r>
      <w:proofErr w:type="spellStart"/>
      <w:r>
        <w:rPr>
          <w:rFonts w:ascii="Arial" w:hAnsi="Arial" w:cs="Arial"/>
          <w:sz w:val="28"/>
          <w:szCs w:val="28"/>
          <w:lang w:val="x-none"/>
        </w:rPr>
        <w:t>ikoko</w:t>
      </w:r>
      <w:proofErr w:type="spellEnd"/>
      <w:r>
        <w:rPr>
          <w:rFonts w:ascii="Arial" w:hAnsi="Arial" w:cs="Arial"/>
          <w:sz w:val="28"/>
          <w:szCs w:val="28"/>
          <w:lang w:val="x-none"/>
        </w:rPr>
        <w:t xml:space="preserve">, </w:t>
      </w:r>
      <w:proofErr w:type="spellStart"/>
      <w:r>
        <w:rPr>
          <w:rFonts w:ascii="Arial" w:hAnsi="Arial" w:cs="Arial"/>
          <w:sz w:val="28"/>
          <w:szCs w:val="28"/>
          <w:lang w:val="x-none"/>
        </w:rPr>
        <w:t>unoseka</w:t>
      </w:r>
      <w:proofErr w:type="spellEnd"/>
      <w:r>
        <w:rPr>
          <w:rFonts w:ascii="Arial" w:hAnsi="Arial" w:cs="Arial"/>
          <w:sz w:val="28"/>
          <w:szCs w:val="28"/>
          <w:lang w:val="x-none"/>
        </w:rPr>
        <w:t xml:space="preserve">. </w:t>
      </w:r>
      <w:proofErr w:type="spellStart"/>
      <w:r>
        <w:rPr>
          <w:rFonts w:ascii="Arial" w:hAnsi="Arial" w:cs="Arial"/>
          <w:sz w:val="28"/>
          <w:szCs w:val="28"/>
          <w:lang w:val="x-none"/>
        </w:rPr>
        <w:t>Unosekwa</w:t>
      </w:r>
      <w:proofErr w:type="spellEnd"/>
      <w:r>
        <w:rPr>
          <w:rFonts w:ascii="Arial" w:hAnsi="Arial" w:cs="Arial"/>
          <w:sz w:val="28"/>
          <w:szCs w:val="28"/>
          <w:lang w:val="x-none"/>
        </w:rPr>
        <w:t xml:space="preserve"> </w:t>
      </w:r>
      <w:proofErr w:type="spellStart"/>
      <w:r>
        <w:rPr>
          <w:rFonts w:ascii="Arial" w:hAnsi="Arial" w:cs="Arial"/>
          <w:sz w:val="28"/>
          <w:szCs w:val="28"/>
          <w:lang w:val="x-none"/>
        </w:rPr>
        <w:t>ukaburitswa</w:t>
      </w:r>
      <w:proofErr w:type="spellEnd"/>
      <w:r>
        <w:rPr>
          <w:rFonts w:ascii="Arial" w:hAnsi="Arial" w:cs="Arial"/>
          <w:sz w:val="28"/>
          <w:szCs w:val="28"/>
          <w:lang w:val="x-none"/>
        </w:rPr>
        <w:t xml:space="preserve"> mu court </w:t>
      </w:r>
      <w:proofErr w:type="spellStart"/>
      <w:r>
        <w:rPr>
          <w:rFonts w:ascii="Arial" w:hAnsi="Arial" w:cs="Arial"/>
          <w:sz w:val="28"/>
          <w:szCs w:val="28"/>
          <w:lang w:val="x-none"/>
        </w:rPr>
        <w:t>namambo</w:t>
      </w:r>
      <w:proofErr w:type="spellEnd"/>
      <w:r>
        <w:rPr>
          <w:rFonts w:ascii="Arial" w:hAnsi="Arial" w:cs="Arial"/>
          <w:sz w:val="28"/>
          <w:szCs w:val="28"/>
          <w:lang w:val="x-none"/>
        </w:rPr>
        <w:t xml:space="preserve">, </w:t>
      </w:r>
      <w:proofErr w:type="spellStart"/>
      <w:r w:rsidRPr="00FE2C97">
        <w:rPr>
          <w:rFonts w:ascii="Arial" w:hAnsi="Arial" w:cs="Arial"/>
          <w:sz w:val="28"/>
          <w:szCs w:val="28"/>
          <w:lang w:val="x-none"/>
        </w:rPr>
        <w:t>ayizve</w:t>
      </w:r>
      <w:proofErr w:type="spellEnd"/>
      <w:r w:rsidRPr="00FE2C97">
        <w:rPr>
          <w:rFonts w:ascii="Arial" w:hAnsi="Arial" w:cs="Arial"/>
          <w:sz w:val="28"/>
          <w:szCs w:val="28"/>
          <w:lang w:val="x-none"/>
        </w:rPr>
        <w:t>.</w:t>
      </w:r>
      <w:r>
        <w:rPr>
          <w:rFonts w:ascii="Arial" w:hAnsi="Arial" w:cs="Arial"/>
          <w:sz w:val="28"/>
          <w:szCs w:val="28"/>
          <w:lang w:val="x-none"/>
        </w:rPr>
        <w:t xml:space="preserve"> </w:t>
      </w:r>
      <w:r w:rsidRPr="005F7606">
        <w:rPr>
          <w:rFonts w:ascii="Arial" w:hAnsi="Arial" w:cs="Arial"/>
          <w:sz w:val="18"/>
          <w:szCs w:val="18"/>
        </w:rPr>
        <w:t xml:space="preserve">[Congregation </w:t>
      </w:r>
      <w:r>
        <w:rPr>
          <w:rFonts w:ascii="Arial" w:hAnsi="Arial" w:cs="Arial"/>
          <w:sz w:val="18"/>
          <w:szCs w:val="18"/>
        </w:rPr>
        <w:t>laughs—ED</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Ndopandakaona</w:t>
      </w:r>
      <w:proofErr w:type="spellEnd"/>
      <w:r>
        <w:rPr>
          <w:rFonts w:ascii="Arial" w:hAnsi="Arial" w:cs="Arial"/>
          <w:sz w:val="28"/>
          <w:szCs w:val="28"/>
          <w:lang w:val="x-none"/>
        </w:rPr>
        <w:t xml:space="preserve">, </w:t>
      </w:r>
      <w:r w:rsidRPr="005F7606">
        <w:rPr>
          <w:rFonts w:ascii="Arial" w:hAnsi="Arial" w:cs="Arial"/>
          <w:sz w:val="18"/>
          <w:szCs w:val="18"/>
        </w:rPr>
        <w:t>[</w:t>
      </w:r>
      <w:r>
        <w:rPr>
          <w:rFonts w:ascii="Arial" w:hAnsi="Arial" w:cs="Arial"/>
          <w:sz w:val="18"/>
          <w:szCs w:val="18"/>
        </w:rPr>
        <w:t>Apostle laughs—ED</w:t>
      </w:r>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Mwari </w:t>
      </w:r>
      <w:proofErr w:type="spellStart"/>
      <w:r>
        <w:rPr>
          <w:rFonts w:ascii="Arial" w:hAnsi="Arial" w:cs="Arial"/>
          <w:sz w:val="28"/>
          <w:szCs w:val="28"/>
          <w:lang w:val="x-none"/>
        </w:rPr>
        <w:t>akandiitira</w:t>
      </w:r>
      <w:proofErr w:type="spellEnd"/>
      <w:r>
        <w:rPr>
          <w:rFonts w:ascii="Arial" w:hAnsi="Arial" w:cs="Arial"/>
          <w:sz w:val="28"/>
          <w:szCs w:val="28"/>
          <w:lang w:val="x-none"/>
        </w:rPr>
        <w:t xml:space="preserve"> </w:t>
      </w:r>
      <w:proofErr w:type="spellStart"/>
      <w:r>
        <w:rPr>
          <w:rFonts w:ascii="Arial" w:hAnsi="Arial" w:cs="Arial"/>
          <w:sz w:val="28"/>
          <w:szCs w:val="28"/>
          <w:lang w:val="x-none"/>
        </w:rPr>
        <w:t>nyasha</w:t>
      </w:r>
      <w:proofErr w:type="spellEnd"/>
      <w:r>
        <w:rPr>
          <w:rFonts w:ascii="Arial" w:hAnsi="Arial" w:cs="Arial"/>
          <w:sz w:val="28"/>
          <w:szCs w:val="28"/>
          <w:lang w:val="x-none"/>
        </w:rPr>
        <w:t xml:space="preserve"> </w:t>
      </w:r>
      <w:proofErr w:type="spellStart"/>
      <w:r>
        <w:rPr>
          <w:rFonts w:ascii="Arial" w:hAnsi="Arial" w:cs="Arial"/>
          <w:sz w:val="28"/>
          <w:szCs w:val="28"/>
          <w:lang w:val="x-none"/>
        </w:rPr>
        <w:t>dzisingadii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dzisingaiti</w:t>
      </w:r>
      <w:proofErr w:type="spellEnd"/>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Ha’moona</w:t>
      </w:r>
      <w:proofErr w:type="spellEnd"/>
      <w:r>
        <w:rPr>
          <w:rFonts w:ascii="Arial" w:hAnsi="Arial" w:cs="Arial"/>
          <w:sz w:val="28"/>
          <w:szCs w:val="28"/>
        </w:rPr>
        <w:t xml:space="preserve">. </w:t>
      </w:r>
      <w:proofErr w:type="spellStart"/>
      <w:r>
        <w:rPr>
          <w:rFonts w:ascii="Arial" w:hAnsi="Arial" w:cs="Arial"/>
          <w:sz w:val="28"/>
          <w:szCs w:val="28"/>
          <w:lang w:val="x-none"/>
        </w:rPr>
        <w:t>Tazomuziva</w:t>
      </w:r>
      <w:proofErr w:type="spellEnd"/>
      <w:r>
        <w:rPr>
          <w:rFonts w:ascii="Arial" w:hAnsi="Arial" w:cs="Arial"/>
          <w:sz w:val="28"/>
          <w:szCs w:val="28"/>
          <w:lang w:val="x-none"/>
        </w:rPr>
        <w:t xml:space="preserve"> Mwari </w:t>
      </w:r>
      <w:proofErr w:type="spellStart"/>
      <w:r>
        <w:rPr>
          <w:rFonts w:ascii="Arial" w:hAnsi="Arial" w:cs="Arial"/>
          <w:sz w:val="28"/>
          <w:szCs w:val="28"/>
          <w:lang w:val="x-none"/>
        </w:rPr>
        <w:t>uya</w:t>
      </w:r>
      <w:proofErr w:type="spellEnd"/>
      <w:r>
        <w:rPr>
          <w:rFonts w:ascii="Arial" w:hAnsi="Arial" w:cs="Arial"/>
          <w:sz w:val="28"/>
          <w:szCs w:val="28"/>
          <w:lang w:val="x-none"/>
        </w:rPr>
        <w:t xml:space="preserve"> </w:t>
      </w:r>
      <w:proofErr w:type="spellStart"/>
      <w:r>
        <w:rPr>
          <w:rFonts w:ascii="Arial" w:hAnsi="Arial" w:cs="Arial"/>
          <w:sz w:val="28"/>
          <w:szCs w:val="28"/>
          <w:lang w:val="x-none"/>
        </w:rPr>
        <w:t>uya</w:t>
      </w:r>
      <w:proofErr w:type="spellEnd"/>
      <w:r>
        <w:rPr>
          <w:rFonts w:ascii="Arial" w:hAnsi="Arial" w:cs="Arial"/>
          <w:sz w:val="28"/>
          <w:szCs w:val="28"/>
          <w:lang w:val="x-none"/>
        </w:rPr>
        <w:t xml:space="preserve">, </w:t>
      </w:r>
      <w:proofErr w:type="spellStart"/>
      <w:r>
        <w:rPr>
          <w:rFonts w:ascii="Arial" w:hAnsi="Arial" w:cs="Arial"/>
          <w:sz w:val="28"/>
          <w:szCs w:val="28"/>
          <w:lang w:val="x-none"/>
        </w:rPr>
        <w:t>haiwa</w:t>
      </w:r>
      <w:proofErr w:type="spellEnd"/>
      <w:r>
        <w:rPr>
          <w:rFonts w:ascii="Arial" w:hAnsi="Arial" w:cs="Arial"/>
          <w:sz w:val="28"/>
          <w:szCs w:val="28"/>
          <w:lang w:val="x-none"/>
        </w:rPr>
        <w:t xml:space="preserve">, kana </w:t>
      </w:r>
      <w:proofErr w:type="spellStart"/>
      <w:r>
        <w:rPr>
          <w:rFonts w:ascii="Arial" w:hAnsi="Arial" w:cs="Arial"/>
          <w:sz w:val="28"/>
          <w:szCs w:val="28"/>
          <w:lang w:val="x-none"/>
        </w:rPr>
        <w:t>ivo</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baba </w:t>
      </w:r>
      <w:proofErr w:type="spellStart"/>
      <w:r>
        <w:rPr>
          <w:rFonts w:ascii="Arial" w:hAnsi="Arial" w:cs="Arial"/>
          <w:sz w:val="28"/>
          <w:szCs w:val="28"/>
          <w:lang w:val="x-none"/>
        </w:rPr>
        <w:t>unonzwa</w:t>
      </w:r>
      <w:proofErr w:type="spellEnd"/>
      <w:r>
        <w:rPr>
          <w:rFonts w:ascii="Arial" w:hAnsi="Arial" w:cs="Arial"/>
          <w:sz w:val="28"/>
          <w:szCs w:val="28"/>
          <w:lang w:val="x-none"/>
        </w:rPr>
        <w:t xml:space="preserve"> </w:t>
      </w:r>
      <w:proofErr w:type="spellStart"/>
      <w:r>
        <w:rPr>
          <w:rFonts w:ascii="Arial" w:hAnsi="Arial" w:cs="Arial"/>
          <w:sz w:val="28"/>
          <w:szCs w:val="28"/>
          <w:lang w:val="x-none"/>
        </w:rPr>
        <w:t>vachitaura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“Ah, </w:t>
      </w:r>
      <w:proofErr w:type="spellStart"/>
      <w:r>
        <w:rPr>
          <w:rFonts w:ascii="Arial" w:hAnsi="Arial" w:cs="Arial"/>
          <w:sz w:val="28"/>
          <w:szCs w:val="28"/>
          <w:lang w:val="x-none"/>
        </w:rPr>
        <w:t>kunamata</w:t>
      </w:r>
      <w:proofErr w:type="spellEnd"/>
      <w:r>
        <w:rPr>
          <w:rFonts w:ascii="Arial" w:hAnsi="Arial" w:cs="Arial"/>
          <w:sz w:val="28"/>
          <w:szCs w:val="28"/>
          <w:lang w:val="x-none"/>
        </w:rPr>
        <w:t xml:space="preserve"> </w:t>
      </w:r>
      <w:proofErr w:type="spellStart"/>
      <w:r>
        <w:rPr>
          <w:rFonts w:ascii="Arial" w:hAnsi="Arial" w:cs="Arial"/>
          <w:sz w:val="28"/>
          <w:szCs w:val="28"/>
          <w:lang w:val="x-none"/>
        </w:rPr>
        <w:t>kwakakuba</w:t>
      </w:r>
      <w:proofErr w:type="spellEnd"/>
      <w:r>
        <w:rPr>
          <w:rFonts w:ascii="Arial" w:hAnsi="Arial" w:cs="Arial"/>
          <w:sz w:val="28"/>
          <w:szCs w:val="28"/>
          <w:lang w:val="x-none"/>
        </w:rPr>
        <w:t xml:space="preserve">...?” </w:t>
      </w:r>
      <w:r w:rsidRPr="005F7606">
        <w:rPr>
          <w:rFonts w:ascii="Arial" w:hAnsi="Arial" w:cs="Arial"/>
          <w:sz w:val="18"/>
          <w:szCs w:val="18"/>
        </w:rPr>
        <w:t>[Congregation says, “</w:t>
      </w:r>
      <w:r>
        <w:rPr>
          <w:rFonts w:ascii="Arial" w:hAnsi="Arial" w:cs="Arial"/>
          <w:sz w:val="18"/>
          <w:szCs w:val="18"/>
        </w:rPr>
        <w:t>...</w:t>
      </w:r>
      <w:proofErr w:type="spellStart"/>
      <w:r>
        <w:rPr>
          <w:rFonts w:ascii="Arial" w:hAnsi="Arial" w:cs="Arial"/>
          <w:sz w:val="18"/>
          <w:szCs w:val="18"/>
        </w:rPr>
        <w:t>batsira</w:t>
      </w:r>
      <w:proofErr w:type="spellEnd"/>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Saka </w:t>
      </w:r>
      <w:proofErr w:type="spellStart"/>
      <w:r>
        <w:rPr>
          <w:rFonts w:ascii="Arial" w:hAnsi="Arial" w:cs="Arial"/>
          <w:sz w:val="28"/>
          <w:szCs w:val="28"/>
          <w:lang w:val="x-none"/>
        </w:rPr>
        <w:t>ndosiya</w:t>
      </w:r>
      <w:proofErr w:type="spellEnd"/>
      <w:r>
        <w:rPr>
          <w:rFonts w:ascii="Arial" w:hAnsi="Arial" w:cs="Arial"/>
          <w:sz w:val="28"/>
          <w:szCs w:val="28"/>
          <w:lang w:val="x-none"/>
        </w:rPr>
        <w:t xml:space="preserve"> </w:t>
      </w:r>
      <w:proofErr w:type="spellStart"/>
      <w:r>
        <w:rPr>
          <w:rFonts w:ascii="Arial" w:hAnsi="Arial" w:cs="Arial"/>
          <w:sz w:val="28"/>
          <w:szCs w:val="28"/>
          <w:lang w:val="x-none"/>
        </w:rPr>
        <w:t>ndanongedzera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vangu</w:t>
      </w:r>
      <w:proofErr w:type="spellEnd"/>
      <w:r>
        <w:rPr>
          <w:rFonts w:ascii="Arial" w:hAnsi="Arial" w:cs="Arial"/>
          <w:sz w:val="28"/>
          <w:szCs w:val="28"/>
          <w:lang w:val="x-none"/>
        </w:rPr>
        <w:t xml:space="preserve"> </w:t>
      </w:r>
      <w:proofErr w:type="spellStart"/>
      <w:r>
        <w:rPr>
          <w:rFonts w:ascii="Arial" w:hAnsi="Arial" w:cs="Arial"/>
          <w:sz w:val="28"/>
          <w:szCs w:val="28"/>
          <w:lang w:val="x-none"/>
        </w:rPr>
        <w:t>chii</w:t>
      </w:r>
      <w:proofErr w:type="spellEnd"/>
      <w:r>
        <w:rPr>
          <w:rFonts w:ascii="Arial" w:hAnsi="Arial" w:cs="Arial"/>
          <w:sz w:val="28"/>
          <w:szCs w:val="28"/>
          <w:lang w:val="x-none"/>
        </w:rPr>
        <w:t xml:space="preserve">? </w:t>
      </w:r>
      <w:proofErr w:type="spellStart"/>
      <w:r>
        <w:rPr>
          <w:rFonts w:ascii="Arial" w:hAnsi="Arial" w:cs="Arial"/>
          <w:sz w:val="28"/>
          <w:szCs w:val="28"/>
          <w:lang w:val="x-none"/>
        </w:rPr>
        <w:t>Ndovanongedzere</w:t>
      </w:r>
      <w:proofErr w:type="spellEnd"/>
      <w:r>
        <w:rPr>
          <w:rFonts w:ascii="Arial" w:hAnsi="Arial" w:cs="Arial"/>
          <w:sz w:val="28"/>
          <w:szCs w:val="28"/>
          <w:lang w:val="x-none"/>
        </w:rPr>
        <w:t xml:space="preserve"> </w:t>
      </w:r>
      <w:proofErr w:type="spellStart"/>
      <w:r>
        <w:rPr>
          <w:rFonts w:ascii="Arial" w:hAnsi="Arial" w:cs="Arial"/>
          <w:sz w:val="28"/>
          <w:szCs w:val="28"/>
          <w:lang w:val="x-none"/>
        </w:rPr>
        <w:t>chii</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vangu</w:t>
      </w:r>
      <w:proofErr w:type="spellEnd"/>
      <w:r>
        <w:rPr>
          <w:rFonts w:ascii="Arial" w:hAnsi="Arial" w:cs="Arial"/>
          <w:sz w:val="28"/>
          <w:szCs w:val="28"/>
          <w:lang w:val="x-none"/>
        </w:rPr>
        <w:t xml:space="preserve"> </w:t>
      </w:r>
      <w:proofErr w:type="spellStart"/>
      <w:r>
        <w:rPr>
          <w:rFonts w:ascii="Arial" w:hAnsi="Arial" w:cs="Arial"/>
          <w:sz w:val="28"/>
          <w:szCs w:val="28"/>
          <w:lang w:val="x-none"/>
        </w:rPr>
        <w:t>vaya</w:t>
      </w:r>
      <w:proofErr w:type="spellEnd"/>
      <w:r>
        <w:rPr>
          <w:rFonts w:ascii="Arial" w:hAnsi="Arial" w:cs="Arial"/>
          <w:sz w:val="28"/>
          <w:szCs w:val="28"/>
          <w:lang w:val="x-none"/>
        </w:rPr>
        <w:t>?</w:t>
      </w:r>
    </w:p>
    <w:p w:rsidRPr="008125B7" w:rsidR="00264564" w:rsidP="00264564" w:rsidRDefault="00264564" w14:paraId="1FBAADB7" w14:textId="77777777">
      <w:pPr>
        <w:jc w:val="both"/>
        <w:rPr>
          <w:rFonts w:ascii="Arial" w:hAnsi="Arial" w:cs="Arial"/>
          <w:sz w:val="28"/>
          <w:szCs w:val="28"/>
          <w:lang w:val="x-none"/>
        </w:rPr>
      </w:pPr>
      <w:r>
        <w:rPr>
          <w:rFonts w:ascii="Arial" w:hAnsi="Arial" w:cs="Arial"/>
          <w:sz w:val="28"/>
          <w:szCs w:val="28"/>
          <w:vertAlign w:val="superscript"/>
          <w:lang w:val="x-none"/>
        </w:rPr>
        <w:t xml:space="preserve">110 </w:t>
      </w:r>
      <w:r>
        <w:rPr>
          <w:rFonts w:ascii="Arial" w:hAnsi="Arial" w:cs="Arial"/>
          <w:sz w:val="28"/>
          <w:szCs w:val="28"/>
          <w:lang w:val="x-none"/>
        </w:rPr>
        <w:t xml:space="preserve">Mwari </w:t>
      </w:r>
      <w:proofErr w:type="spellStart"/>
      <w:r>
        <w:rPr>
          <w:rFonts w:ascii="Arial" w:hAnsi="Arial" w:cs="Arial"/>
          <w:sz w:val="28"/>
          <w:szCs w:val="28"/>
          <w:lang w:val="x-none"/>
        </w:rPr>
        <w:t>uya</w:t>
      </w:r>
      <w:proofErr w:type="spellEnd"/>
      <w:r>
        <w:rPr>
          <w:rFonts w:ascii="Arial" w:hAnsi="Arial" w:cs="Arial"/>
          <w:sz w:val="28"/>
          <w:szCs w:val="28"/>
          <w:lang w:val="x-none"/>
        </w:rPr>
        <w:t xml:space="preserve"> </w:t>
      </w:r>
      <w:proofErr w:type="spellStart"/>
      <w:r>
        <w:rPr>
          <w:rFonts w:ascii="Arial" w:hAnsi="Arial" w:cs="Arial"/>
          <w:sz w:val="28"/>
          <w:szCs w:val="28"/>
          <w:lang w:val="x-none"/>
        </w:rPr>
        <w:t>uya</w:t>
      </w:r>
      <w:proofErr w:type="spellEnd"/>
      <w:r>
        <w:rPr>
          <w:rFonts w:ascii="Arial" w:hAnsi="Arial" w:cs="Arial"/>
          <w:sz w:val="28"/>
          <w:szCs w:val="28"/>
          <w:lang w:val="x-none"/>
        </w:rPr>
        <w:t xml:space="preserve"> </w:t>
      </w:r>
      <w:proofErr w:type="spellStart"/>
      <w:r>
        <w:rPr>
          <w:rFonts w:ascii="Arial" w:hAnsi="Arial" w:cs="Arial"/>
          <w:sz w:val="28"/>
          <w:szCs w:val="28"/>
          <w:lang w:val="x-none"/>
        </w:rPr>
        <w:t>zveshuwa</w:t>
      </w:r>
      <w:proofErr w:type="spellEnd"/>
      <w:r>
        <w:rPr>
          <w:rFonts w:ascii="Arial" w:hAnsi="Arial" w:cs="Arial"/>
          <w:sz w:val="28"/>
          <w:szCs w:val="28"/>
          <w:lang w:val="x-none"/>
        </w:rPr>
        <w:t xml:space="preserve">, </w:t>
      </w:r>
      <w:proofErr w:type="spellStart"/>
      <w:r>
        <w:rPr>
          <w:rFonts w:ascii="Arial" w:hAnsi="Arial" w:cs="Arial"/>
          <w:sz w:val="28"/>
          <w:szCs w:val="28"/>
          <w:lang w:val="x-none"/>
        </w:rPr>
        <w:t>ndingarege</w:t>
      </w:r>
      <w:proofErr w:type="spellEnd"/>
      <w:r>
        <w:rPr>
          <w:rFonts w:ascii="Arial" w:hAnsi="Arial" w:cs="Arial"/>
          <w:sz w:val="28"/>
          <w:szCs w:val="28"/>
          <w:lang w:val="x-none"/>
        </w:rPr>
        <w:t xml:space="preserve"> </w:t>
      </w:r>
      <w:proofErr w:type="spellStart"/>
      <w:r>
        <w:rPr>
          <w:rFonts w:ascii="Arial" w:hAnsi="Arial" w:cs="Arial"/>
          <w:sz w:val="28"/>
          <w:szCs w:val="28"/>
          <w:lang w:val="x-none"/>
        </w:rPr>
        <w:t>kumuropafadza</w:t>
      </w:r>
      <w:proofErr w:type="spellEnd"/>
      <w:r>
        <w:rPr>
          <w:rFonts w:ascii="Arial" w:hAnsi="Arial" w:cs="Arial"/>
          <w:sz w:val="28"/>
          <w:szCs w:val="28"/>
          <w:lang w:val="x-none"/>
        </w:rPr>
        <w:t xml:space="preserve"> kana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ndimutende</w:t>
      </w:r>
      <w:proofErr w:type="spellEnd"/>
      <w:r>
        <w:rPr>
          <w:rFonts w:ascii="Arial" w:hAnsi="Arial" w:cs="Arial"/>
          <w:sz w:val="28"/>
          <w:szCs w:val="28"/>
          <w:lang w:val="x-none"/>
        </w:rPr>
        <w:t xml:space="preserve"> </w:t>
      </w:r>
      <w:proofErr w:type="spellStart"/>
      <w:r>
        <w:rPr>
          <w:rFonts w:ascii="Arial" w:hAnsi="Arial" w:cs="Arial"/>
          <w:sz w:val="28"/>
          <w:szCs w:val="28"/>
          <w:lang w:val="x-none"/>
        </w:rPr>
        <w:t>ndiri</w:t>
      </w:r>
      <w:proofErr w:type="spellEnd"/>
      <w:r>
        <w:rPr>
          <w:rFonts w:ascii="Arial" w:hAnsi="Arial" w:cs="Arial"/>
          <w:sz w:val="28"/>
          <w:szCs w:val="28"/>
          <w:lang w:val="x-none"/>
        </w:rPr>
        <w:t xml:space="preserve"> </w:t>
      </w:r>
      <w:proofErr w:type="spellStart"/>
      <w:r>
        <w:rPr>
          <w:rFonts w:ascii="Arial" w:hAnsi="Arial" w:cs="Arial"/>
          <w:sz w:val="28"/>
          <w:szCs w:val="28"/>
          <w:lang w:val="x-none"/>
        </w:rPr>
        <w:t>muimba</w:t>
      </w:r>
      <w:proofErr w:type="spellEnd"/>
      <w:r>
        <w:rPr>
          <w:rFonts w:ascii="Arial" w:hAnsi="Arial" w:cs="Arial"/>
          <w:sz w:val="28"/>
          <w:szCs w:val="28"/>
          <w:lang w:val="x-none"/>
        </w:rPr>
        <w:t xml:space="preserve"> </w:t>
      </w:r>
      <w:proofErr w:type="spellStart"/>
      <w:r>
        <w:rPr>
          <w:rFonts w:ascii="Arial" w:hAnsi="Arial" w:cs="Arial"/>
          <w:sz w:val="28"/>
          <w:szCs w:val="28"/>
          <w:lang w:val="x-none"/>
        </w:rPr>
        <w:t>yaakandipa</w:t>
      </w:r>
      <w:proofErr w:type="spellEnd"/>
      <w:r>
        <w:rPr>
          <w:rFonts w:ascii="Arial" w:hAnsi="Arial" w:cs="Arial"/>
          <w:sz w:val="28"/>
          <w:szCs w:val="28"/>
          <w:lang w:val="x-none"/>
        </w:rPr>
        <w:t xml:space="preserve">? </w:t>
      </w:r>
      <w:proofErr w:type="spellStart"/>
      <w:r>
        <w:rPr>
          <w:rFonts w:ascii="Arial" w:hAnsi="Arial" w:cs="Arial"/>
          <w:sz w:val="28"/>
          <w:szCs w:val="28"/>
          <w:lang w:val="x-none"/>
        </w:rPr>
        <w:t>Ndiine</w:t>
      </w:r>
      <w:proofErr w:type="spellEnd"/>
      <w:r>
        <w:rPr>
          <w:rFonts w:ascii="Arial" w:hAnsi="Arial" w:cs="Arial"/>
          <w:sz w:val="28"/>
          <w:szCs w:val="28"/>
          <w:lang w:val="x-none"/>
        </w:rPr>
        <w:t xml:space="preserve"> </w:t>
      </w:r>
      <w:proofErr w:type="spellStart"/>
      <w:r>
        <w:rPr>
          <w:rFonts w:ascii="Arial" w:hAnsi="Arial" w:cs="Arial"/>
          <w:sz w:val="28"/>
          <w:szCs w:val="28"/>
          <w:lang w:val="x-none"/>
        </w:rPr>
        <w:t>hutano</w:t>
      </w:r>
      <w:proofErr w:type="spellEnd"/>
      <w:r>
        <w:rPr>
          <w:rFonts w:ascii="Arial" w:hAnsi="Arial" w:cs="Arial"/>
          <w:sz w:val="28"/>
          <w:szCs w:val="28"/>
          <w:lang w:val="x-none"/>
        </w:rPr>
        <w:t xml:space="preserve"> </w:t>
      </w:r>
      <w:proofErr w:type="spellStart"/>
      <w:r>
        <w:rPr>
          <w:rFonts w:ascii="Arial" w:hAnsi="Arial" w:cs="Arial"/>
          <w:sz w:val="28"/>
          <w:szCs w:val="28"/>
          <w:lang w:val="x-none"/>
        </w:rPr>
        <w:t>hwaakandipa</w:t>
      </w:r>
      <w:proofErr w:type="spellEnd"/>
      <w:r>
        <w:rPr>
          <w:rFonts w:ascii="Arial" w:hAnsi="Arial" w:cs="Arial"/>
          <w:sz w:val="28"/>
          <w:szCs w:val="28"/>
          <w:lang w:val="x-none"/>
        </w:rPr>
        <w:t xml:space="preserve">? </w:t>
      </w:r>
      <w:proofErr w:type="spellStart"/>
      <w:r>
        <w:rPr>
          <w:rFonts w:ascii="Arial" w:hAnsi="Arial" w:cs="Arial"/>
          <w:sz w:val="28"/>
          <w:szCs w:val="28"/>
          <w:lang w:val="x-none"/>
        </w:rPr>
        <w:t>Vakadzi</w:t>
      </w:r>
      <w:proofErr w:type="spellEnd"/>
      <w:r>
        <w:rPr>
          <w:rFonts w:ascii="Arial" w:hAnsi="Arial" w:cs="Arial"/>
          <w:sz w:val="28"/>
          <w:szCs w:val="28"/>
          <w:lang w:val="x-none"/>
        </w:rPr>
        <w:t xml:space="preserve"> </w:t>
      </w:r>
      <w:proofErr w:type="spellStart"/>
      <w:r>
        <w:rPr>
          <w:rFonts w:ascii="Arial" w:hAnsi="Arial" w:cs="Arial"/>
          <w:sz w:val="28"/>
          <w:szCs w:val="28"/>
          <w:lang w:val="x-none"/>
        </w:rPr>
        <w:t>vanogona</w:t>
      </w:r>
      <w:proofErr w:type="spellEnd"/>
      <w:r>
        <w:rPr>
          <w:rFonts w:ascii="Arial" w:hAnsi="Arial" w:cs="Arial"/>
          <w:sz w:val="28"/>
          <w:szCs w:val="28"/>
          <w:lang w:val="x-none"/>
        </w:rPr>
        <w:t xml:space="preserve"> </w:t>
      </w:r>
      <w:proofErr w:type="spellStart"/>
      <w:r>
        <w:rPr>
          <w:rFonts w:ascii="Arial" w:hAnsi="Arial" w:cs="Arial"/>
          <w:sz w:val="28"/>
          <w:szCs w:val="28"/>
          <w:lang w:val="x-none"/>
        </w:rPr>
        <w:t>kubika</w:t>
      </w:r>
      <w:proofErr w:type="spellEnd"/>
      <w:r>
        <w:rPr>
          <w:rFonts w:ascii="Arial" w:hAnsi="Arial" w:cs="Arial"/>
          <w:sz w:val="28"/>
          <w:szCs w:val="28"/>
          <w:lang w:val="x-none"/>
        </w:rPr>
        <w:t xml:space="preserve">? </w:t>
      </w:r>
      <w:proofErr w:type="spellStart"/>
      <w:r>
        <w:rPr>
          <w:rFonts w:ascii="Arial" w:hAnsi="Arial" w:cs="Arial"/>
          <w:sz w:val="28"/>
          <w:szCs w:val="28"/>
          <w:lang w:val="x-none"/>
        </w:rPr>
        <w:t>Uchirara</w:t>
      </w:r>
      <w:proofErr w:type="spellEnd"/>
      <w:r>
        <w:rPr>
          <w:rFonts w:ascii="Arial" w:hAnsi="Arial" w:cs="Arial"/>
          <w:sz w:val="28"/>
          <w:szCs w:val="28"/>
          <w:lang w:val="x-none"/>
        </w:rPr>
        <w:t xml:space="preserve"> </w:t>
      </w:r>
      <w:proofErr w:type="spellStart"/>
      <w:r>
        <w:rPr>
          <w:rFonts w:ascii="Arial" w:hAnsi="Arial" w:cs="Arial"/>
          <w:sz w:val="28"/>
          <w:szCs w:val="28"/>
          <w:lang w:val="x-none"/>
        </w:rPr>
        <w:t>pari</w:t>
      </w:r>
      <w:proofErr w:type="spellEnd"/>
      <w:r>
        <w:rPr>
          <w:rFonts w:ascii="Arial" w:hAnsi="Arial" w:cs="Arial"/>
          <w:sz w:val="28"/>
          <w:szCs w:val="28"/>
          <w:lang w:val="x-none"/>
        </w:rPr>
        <w:t xml:space="preserve"> smart, </w:t>
      </w:r>
      <w:proofErr w:type="spellStart"/>
      <w:r>
        <w:rPr>
          <w:rFonts w:ascii="Arial" w:hAnsi="Arial" w:cs="Arial"/>
          <w:sz w:val="28"/>
          <w:szCs w:val="28"/>
          <w:lang w:val="x-none"/>
        </w:rPr>
        <w:t>mumba</w:t>
      </w:r>
      <w:proofErr w:type="spellEnd"/>
      <w:r>
        <w:rPr>
          <w:rFonts w:ascii="Arial" w:hAnsi="Arial" w:cs="Arial"/>
          <w:sz w:val="28"/>
          <w:szCs w:val="28"/>
          <w:lang w:val="x-none"/>
        </w:rPr>
        <w:t xml:space="preserve"> </w:t>
      </w:r>
      <w:proofErr w:type="spellStart"/>
      <w:r>
        <w:rPr>
          <w:rFonts w:ascii="Arial" w:hAnsi="Arial" w:cs="Arial"/>
          <w:sz w:val="28"/>
          <w:szCs w:val="28"/>
          <w:lang w:val="x-none"/>
        </w:rPr>
        <w:t>makatsvairwa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vakachena</w:t>
      </w:r>
      <w:proofErr w:type="spellEnd"/>
      <w:r>
        <w:rPr>
          <w:rFonts w:ascii="Arial" w:hAnsi="Arial" w:cs="Arial"/>
          <w:sz w:val="28"/>
          <w:szCs w:val="28"/>
          <w:lang w:val="x-none"/>
        </w:rPr>
        <w:t xml:space="preserve">, heh? Kwete </w:t>
      </w:r>
      <w:proofErr w:type="spellStart"/>
      <w:r>
        <w:rPr>
          <w:rFonts w:ascii="Arial" w:hAnsi="Arial" w:cs="Arial"/>
          <w:sz w:val="28"/>
          <w:szCs w:val="28"/>
          <w:lang w:val="x-none"/>
        </w:rPr>
        <w:t>panyama</w:t>
      </w:r>
      <w:proofErr w:type="spellEnd"/>
      <w:r>
        <w:rPr>
          <w:rFonts w:ascii="Arial" w:hAnsi="Arial" w:cs="Arial"/>
          <w:sz w:val="28"/>
          <w:szCs w:val="28"/>
          <w:lang w:val="x-none"/>
        </w:rPr>
        <w:t xml:space="preserve"> </w:t>
      </w:r>
      <w:proofErr w:type="spellStart"/>
      <w:r>
        <w:rPr>
          <w:rFonts w:ascii="Arial" w:hAnsi="Arial" w:cs="Arial"/>
          <w:sz w:val="28"/>
          <w:szCs w:val="28"/>
          <w:lang w:val="x-none"/>
        </w:rPr>
        <w:t>chete</w:t>
      </w:r>
      <w:proofErr w:type="spellEnd"/>
      <w:r>
        <w:rPr>
          <w:rFonts w:ascii="Arial" w:hAnsi="Arial" w:cs="Arial"/>
          <w:sz w:val="28"/>
          <w:szCs w:val="28"/>
          <w:lang w:val="x-none"/>
        </w:rPr>
        <w:t xml:space="preserve">, </w:t>
      </w:r>
      <w:proofErr w:type="spellStart"/>
      <w:r>
        <w:rPr>
          <w:rFonts w:ascii="Arial" w:hAnsi="Arial" w:cs="Arial"/>
          <w:sz w:val="28"/>
          <w:szCs w:val="28"/>
          <w:lang w:val="x-none"/>
        </w:rPr>
        <w:t>nepamweya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lang w:val="x-none"/>
        </w:rPr>
        <w:t xml:space="preserve">Hapana </w:t>
      </w:r>
      <w:proofErr w:type="spellStart"/>
      <w:r>
        <w:rPr>
          <w:rFonts w:ascii="Arial" w:hAnsi="Arial" w:cs="Arial"/>
          <w:sz w:val="28"/>
          <w:szCs w:val="28"/>
          <w:lang w:val="x-none"/>
        </w:rPr>
        <w:t>mupfuhwira</w:t>
      </w:r>
      <w:proofErr w:type="spellEnd"/>
      <w:r>
        <w:rPr>
          <w:rFonts w:ascii="Arial" w:hAnsi="Arial" w:cs="Arial"/>
          <w:sz w:val="28"/>
          <w:szCs w:val="28"/>
          <w:lang w:val="x-none"/>
        </w:rPr>
        <w:t xml:space="preserve">, hapana </w:t>
      </w:r>
      <w:proofErr w:type="spellStart"/>
      <w:r>
        <w:rPr>
          <w:rFonts w:ascii="Arial" w:hAnsi="Arial" w:cs="Arial"/>
          <w:sz w:val="28"/>
          <w:szCs w:val="28"/>
          <w:lang w:val="x-none"/>
        </w:rPr>
        <w:t>datya</w:t>
      </w:r>
      <w:proofErr w:type="spellEnd"/>
      <w:r>
        <w:rPr>
          <w:rFonts w:ascii="Arial" w:hAnsi="Arial" w:cs="Arial"/>
          <w:sz w:val="28"/>
          <w:szCs w:val="28"/>
          <w:lang w:val="x-none"/>
        </w:rPr>
        <w:t xml:space="preserve">, hapana </w:t>
      </w:r>
      <w:proofErr w:type="spellStart"/>
      <w:r>
        <w:rPr>
          <w:rFonts w:ascii="Arial" w:hAnsi="Arial" w:cs="Arial"/>
          <w:sz w:val="28"/>
          <w:szCs w:val="28"/>
          <w:lang w:val="x-none"/>
        </w:rPr>
        <w:t>chi-chi-chidhambakura</w:t>
      </w:r>
      <w:proofErr w:type="spellEnd"/>
      <w:r>
        <w:rPr>
          <w:rFonts w:ascii="Arial" w:hAnsi="Arial" w:cs="Arial"/>
          <w:sz w:val="28"/>
          <w:szCs w:val="28"/>
          <w:lang w:val="x-none"/>
        </w:rPr>
        <w:t xml:space="preserve">, hapana </w:t>
      </w:r>
      <w:proofErr w:type="spellStart"/>
      <w:r>
        <w:rPr>
          <w:rFonts w:ascii="Arial" w:hAnsi="Arial" w:cs="Arial"/>
          <w:sz w:val="28"/>
          <w:szCs w:val="28"/>
          <w:lang w:val="x-none"/>
        </w:rPr>
        <w:t>chii</w:t>
      </w:r>
      <w:proofErr w:type="spellEnd"/>
      <w:r>
        <w:rPr>
          <w:rFonts w:ascii="Arial" w:hAnsi="Arial" w:cs="Arial"/>
          <w:sz w:val="28"/>
          <w:szCs w:val="28"/>
          <w:lang w:val="x-none"/>
        </w:rPr>
        <w:t xml:space="preserve">, heh. Hapana </w:t>
      </w:r>
      <w:proofErr w:type="spellStart"/>
      <w:r>
        <w:rPr>
          <w:rFonts w:ascii="Arial" w:hAnsi="Arial" w:cs="Arial"/>
          <w:sz w:val="28"/>
          <w:szCs w:val="28"/>
          <w:lang w:val="x-none"/>
        </w:rPr>
        <w:t>mucheka</w:t>
      </w:r>
      <w:proofErr w:type="spellEnd"/>
      <w:r>
        <w:rPr>
          <w:rFonts w:ascii="Arial" w:hAnsi="Arial" w:cs="Arial"/>
          <w:sz w:val="28"/>
          <w:szCs w:val="28"/>
          <w:lang w:val="x-none"/>
        </w:rPr>
        <w:t xml:space="preserve"> </w:t>
      </w:r>
      <w:proofErr w:type="spellStart"/>
      <w:r>
        <w:rPr>
          <w:rFonts w:ascii="Arial" w:hAnsi="Arial" w:cs="Arial"/>
          <w:sz w:val="28"/>
          <w:szCs w:val="28"/>
          <w:lang w:val="x-none"/>
        </w:rPr>
        <w:t>muchena</w:t>
      </w:r>
      <w:proofErr w:type="spellEnd"/>
      <w:r>
        <w:rPr>
          <w:rFonts w:ascii="Arial" w:hAnsi="Arial" w:cs="Arial"/>
          <w:sz w:val="28"/>
          <w:szCs w:val="28"/>
          <w:lang w:val="x-none"/>
        </w:rPr>
        <w:t xml:space="preserve">, </w:t>
      </w:r>
      <w:proofErr w:type="spellStart"/>
      <w:r>
        <w:rPr>
          <w:rFonts w:ascii="Arial" w:hAnsi="Arial" w:cs="Arial"/>
          <w:sz w:val="28"/>
          <w:szCs w:val="28"/>
          <w:lang w:val="x-none"/>
        </w:rPr>
        <w:t>hamuna</w:t>
      </w:r>
      <w:proofErr w:type="spellEnd"/>
      <w:r>
        <w:rPr>
          <w:rFonts w:ascii="Arial" w:hAnsi="Arial" w:cs="Arial"/>
          <w:sz w:val="28"/>
          <w:szCs w:val="28"/>
          <w:lang w:val="x-none"/>
        </w:rPr>
        <w:t xml:space="preserve"> </w:t>
      </w:r>
      <w:proofErr w:type="spellStart"/>
      <w:r>
        <w:rPr>
          <w:rFonts w:ascii="Arial" w:hAnsi="Arial" w:cs="Arial"/>
          <w:sz w:val="28"/>
          <w:szCs w:val="28"/>
          <w:lang w:val="x-none"/>
        </w:rPr>
        <w:t>bute</w:t>
      </w:r>
      <w:proofErr w:type="spellEnd"/>
      <w:r>
        <w:rPr>
          <w:rFonts w:ascii="Arial" w:hAnsi="Arial" w:cs="Arial"/>
          <w:sz w:val="28"/>
          <w:szCs w:val="28"/>
          <w:lang w:val="x-none"/>
        </w:rPr>
        <w:t xml:space="preserve"> mu yard </w:t>
      </w:r>
      <w:proofErr w:type="spellStart"/>
      <w:r>
        <w:rPr>
          <w:rFonts w:ascii="Arial" w:hAnsi="Arial" w:cs="Arial"/>
          <w:sz w:val="28"/>
          <w:szCs w:val="28"/>
          <w:lang w:val="x-none"/>
        </w:rPr>
        <w:t>iyoyo</w:t>
      </w:r>
      <w:proofErr w:type="spellEnd"/>
      <w:r>
        <w:rPr>
          <w:rFonts w:ascii="Arial" w:hAnsi="Arial" w:cs="Arial"/>
          <w:sz w:val="28"/>
          <w:szCs w:val="28"/>
          <w:lang w:val="x-none"/>
        </w:rPr>
        <w:t xml:space="preserve">. Mune </w:t>
      </w:r>
      <w:proofErr w:type="spellStart"/>
      <w:r>
        <w:rPr>
          <w:rFonts w:ascii="Arial" w:hAnsi="Arial" w:cs="Arial"/>
          <w:sz w:val="28"/>
          <w:szCs w:val="28"/>
          <w:lang w:val="x-none"/>
        </w:rPr>
        <w:t>simba</w:t>
      </w:r>
      <w:proofErr w:type="spellEnd"/>
      <w:r>
        <w:rPr>
          <w:rFonts w:ascii="Arial" w:hAnsi="Arial" w:cs="Arial"/>
          <w:sz w:val="28"/>
          <w:szCs w:val="28"/>
          <w:lang w:val="x-none"/>
        </w:rPr>
        <w:t xml:space="preserve"> </w:t>
      </w:r>
      <w:proofErr w:type="spellStart"/>
      <w:r>
        <w:rPr>
          <w:rFonts w:ascii="Arial" w:hAnsi="Arial" w:cs="Arial"/>
          <w:sz w:val="28"/>
          <w:szCs w:val="28"/>
          <w:lang w:val="x-none"/>
        </w:rPr>
        <w:t>reWedenga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Hallelujah! </w:t>
      </w:r>
      <w:r w:rsidRPr="005F7606">
        <w:rPr>
          <w:rFonts w:ascii="Arial" w:hAnsi="Arial" w:cs="Arial"/>
          <w:sz w:val="18"/>
          <w:szCs w:val="18"/>
        </w:rPr>
        <w:t>[Congregation says, “Amen.”]</w:t>
      </w:r>
      <w:r>
        <w:rPr>
          <w:rFonts w:ascii="Arial" w:hAnsi="Arial" w:cs="Arial"/>
          <w:sz w:val="28"/>
          <w:szCs w:val="28"/>
        </w:rPr>
        <w:t xml:space="preserve"> </w:t>
      </w:r>
    </w:p>
    <w:p w:rsidR="00264564" w:rsidP="00264564" w:rsidRDefault="00264564" w14:paraId="57A701DF" w14:textId="77777777">
      <w:pPr>
        <w:jc w:val="both"/>
        <w:rPr>
          <w:rFonts w:ascii="Arial" w:hAnsi="Arial" w:cs="Arial"/>
          <w:sz w:val="28"/>
          <w:szCs w:val="28"/>
          <w:lang w:val="x-none"/>
        </w:rPr>
      </w:pPr>
      <w:r>
        <w:rPr>
          <w:rFonts w:ascii="Arial" w:hAnsi="Arial" w:cs="Arial"/>
          <w:sz w:val="28"/>
          <w:szCs w:val="28"/>
          <w:vertAlign w:val="superscript"/>
          <w:lang w:val="x-none"/>
        </w:rPr>
        <w:t xml:space="preserve">111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waMwari</w:t>
      </w:r>
      <w:proofErr w:type="spellEnd"/>
      <w:r>
        <w:rPr>
          <w:rFonts w:ascii="Arial" w:hAnsi="Arial" w:cs="Arial"/>
          <w:sz w:val="28"/>
          <w:szCs w:val="28"/>
          <w:lang w:val="x-none"/>
        </w:rPr>
        <w:t xml:space="preserve">, </w:t>
      </w:r>
      <w:proofErr w:type="spellStart"/>
      <w:r>
        <w:rPr>
          <w:rFonts w:ascii="Arial" w:hAnsi="Arial" w:cs="Arial"/>
          <w:sz w:val="28"/>
          <w:szCs w:val="28"/>
          <w:lang w:val="x-none"/>
        </w:rPr>
        <w:t>hanzi</w:t>
      </w:r>
      <w:proofErr w:type="spellEnd"/>
      <w:r>
        <w:rPr>
          <w:rFonts w:ascii="Arial" w:hAnsi="Arial" w:cs="Arial"/>
          <w:sz w:val="28"/>
          <w:szCs w:val="28"/>
          <w:lang w:val="x-none"/>
        </w:rPr>
        <w:t xml:space="preserve"> </w:t>
      </w:r>
      <w:proofErr w:type="spellStart"/>
      <w:r>
        <w:rPr>
          <w:rFonts w:ascii="Arial" w:hAnsi="Arial" w:cs="Arial"/>
          <w:sz w:val="28"/>
          <w:szCs w:val="28"/>
          <w:lang w:val="x-none"/>
        </w:rPr>
        <w:t>masvika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pacho</w:t>
      </w:r>
      <w:proofErr w:type="spellEnd"/>
      <w:r>
        <w:rPr>
          <w:rFonts w:ascii="Arial" w:hAnsi="Arial" w:cs="Arial"/>
          <w:sz w:val="28"/>
          <w:szCs w:val="28"/>
          <w:lang w:val="x-none"/>
        </w:rPr>
        <w:t xml:space="preserve"> </w:t>
      </w:r>
      <w:proofErr w:type="spellStart"/>
      <w:r>
        <w:rPr>
          <w:rFonts w:ascii="Arial" w:hAnsi="Arial" w:cs="Arial"/>
          <w:sz w:val="28"/>
          <w:szCs w:val="28"/>
          <w:lang w:val="x-none"/>
        </w:rPr>
        <w:t>pandinenge</w:t>
      </w:r>
      <w:proofErr w:type="spellEnd"/>
      <w:r>
        <w:rPr>
          <w:rFonts w:ascii="Arial" w:hAnsi="Arial" w:cs="Arial"/>
          <w:sz w:val="28"/>
          <w:szCs w:val="28"/>
          <w:lang w:val="x-none"/>
        </w:rPr>
        <w:t xml:space="preserve"> </w:t>
      </w:r>
      <w:proofErr w:type="spellStart"/>
      <w:r>
        <w:rPr>
          <w:rFonts w:ascii="Arial" w:hAnsi="Arial" w:cs="Arial"/>
          <w:sz w:val="28"/>
          <w:szCs w:val="28"/>
          <w:lang w:val="x-none"/>
        </w:rPr>
        <w:t>ndakaisa</w:t>
      </w:r>
      <w:proofErr w:type="spellEnd"/>
      <w:r>
        <w:rPr>
          <w:rFonts w:ascii="Arial" w:hAnsi="Arial" w:cs="Arial"/>
          <w:sz w:val="28"/>
          <w:szCs w:val="28"/>
          <w:lang w:val="x-none"/>
        </w:rPr>
        <w:t xml:space="preserve"> Zita </w:t>
      </w:r>
      <w:proofErr w:type="spellStart"/>
      <w:r>
        <w:rPr>
          <w:rFonts w:ascii="Arial" w:hAnsi="Arial" w:cs="Arial"/>
          <w:sz w:val="28"/>
          <w:szCs w:val="28"/>
          <w:lang w:val="x-none"/>
        </w:rPr>
        <w:t>rangu</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ndopandakasvika</w:t>
      </w:r>
      <w:proofErr w:type="spellEnd"/>
      <w:r>
        <w:rPr>
          <w:rFonts w:ascii="Arial" w:hAnsi="Arial" w:cs="Arial"/>
          <w:sz w:val="28"/>
          <w:szCs w:val="28"/>
          <w:lang w:val="x-none"/>
        </w:rPr>
        <w:t xml:space="preserve"> </w:t>
      </w:r>
      <w:proofErr w:type="spellStart"/>
      <w:r>
        <w:rPr>
          <w:rFonts w:ascii="Arial" w:hAnsi="Arial" w:cs="Arial"/>
          <w:sz w:val="28"/>
          <w:szCs w:val="28"/>
          <w:lang w:val="x-none"/>
        </w:rPr>
        <w:t>kaini</w:t>
      </w:r>
      <w:proofErr w:type="spellEnd"/>
      <w:r>
        <w:rPr>
          <w:rFonts w:ascii="Arial" w:hAnsi="Arial" w:cs="Arial"/>
          <w:sz w:val="28"/>
          <w:szCs w:val="28"/>
          <w:lang w:val="x-none"/>
        </w:rPr>
        <w:t xml:space="preserve">, </w:t>
      </w:r>
      <w:proofErr w:type="spellStart"/>
      <w:r>
        <w:rPr>
          <w:rFonts w:ascii="Arial" w:hAnsi="Arial" w:cs="Arial"/>
          <w:sz w:val="28"/>
          <w:szCs w:val="28"/>
          <w:lang w:val="x-none"/>
        </w:rPr>
        <w:t>ndo</w:t>
      </w:r>
      <w:proofErr w:type="spellEnd"/>
      <w:r>
        <w:rPr>
          <w:rFonts w:ascii="Arial" w:hAnsi="Arial" w:cs="Arial"/>
          <w:sz w:val="28"/>
          <w:szCs w:val="28"/>
          <w:lang w:val="x-none"/>
        </w:rPr>
        <w:t xml:space="preserve"> Message. Brother Branham </w:t>
      </w:r>
      <w:proofErr w:type="spellStart"/>
      <w:r>
        <w:rPr>
          <w:rFonts w:ascii="Arial" w:hAnsi="Arial" w:cs="Arial"/>
          <w:sz w:val="28"/>
          <w:szCs w:val="28"/>
          <w:lang w:val="x-none"/>
        </w:rPr>
        <w:t>vakato</w:t>
      </w:r>
      <w:proofErr w:type="spellEnd"/>
      <w:r>
        <w:rPr>
          <w:rFonts w:ascii="Arial" w:hAnsi="Arial" w:cs="Arial"/>
          <w:sz w:val="28"/>
          <w:szCs w:val="28"/>
          <w:lang w:val="x-none"/>
        </w:rPr>
        <w:t>—</w:t>
      </w:r>
      <w:proofErr w:type="spellStart"/>
      <w:r>
        <w:rPr>
          <w:rFonts w:ascii="Arial" w:hAnsi="Arial" w:cs="Arial"/>
          <w:sz w:val="28"/>
          <w:szCs w:val="28"/>
          <w:lang w:val="x-none"/>
        </w:rPr>
        <w:t>vatumwa</w:t>
      </w:r>
      <w:proofErr w:type="spellEnd"/>
      <w:r>
        <w:rPr>
          <w:rFonts w:ascii="Arial" w:hAnsi="Arial" w:cs="Arial"/>
          <w:sz w:val="28"/>
          <w:szCs w:val="28"/>
          <w:lang w:val="x-none"/>
        </w:rPr>
        <w:t xml:space="preserve"> </w:t>
      </w:r>
      <w:proofErr w:type="spellStart"/>
      <w:r>
        <w:rPr>
          <w:rFonts w:ascii="Arial" w:hAnsi="Arial" w:cs="Arial"/>
          <w:sz w:val="28"/>
          <w:szCs w:val="28"/>
          <w:lang w:val="x-none"/>
        </w:rPr>
        <w:t>naMwari</w:t>
      </w:r>
      <w:proofErr w:type="spellEnd"/>
      <w:r>
        <w:rPr>
          <w:rFonts w:ascii="Arial" w:hAnsi="Arial" w:cs="Arial"/>
          <w:sz w:val="28"/>
          <w:szCs w:val="28"/>
          <w:lang w:val="x-none"/>
        </w:rPr>
        <w:t xml:space="preserve"> </w:t>
      </w:r>
      <w:proofErr w:type="spellStart"/>
      <w:r>
        <w:rPr>
          <w:rFonts w:ascii="Arial" w:hAnsi="Arial" w:cs="Arial"/>
          <w:sz w:val="28"/>
          <w:szCs w:val="28"/>
          <w:lang w:val="x-none"/>
        </w:rPr>
        <w:t>kuita</w:t>
      </w:r>
      <w:proofErr w:type="spellEnd"/>
      <w:r>
        <w:rPr>
          <w:rFonts w:ascii="Arial" w:hAnsi="Arial" w:cs="Arial"/>
          <w:sz w:val="28"/>
          <w:szCs w:val="28"/>
          <w:lang w:val="x-none"/>
        </w:rPr>
        <w:t xml:space="preserve"> </w:t>
      </w:r>
      <w:proofErr w:type="spellStart"/>
      <w:r>
        <w:rPr>
          <w:rFonts w:ascii="Arial" w:hAnsi="Arial" w:cs="Arial"/>
          <w:sz w:val="28"/>
          <w:szCs w:val="28"/>
          <w:lang w:val="x-none"/>
        </w:rPr>
        <w:t>mutumwa</w:t>
      </w:r>
      <w:proofErr w:type="spellEnd"/>
      <w:r>
        <w:rPr>
          <w:rFonts w:ascii="Arial" w:hAnsi="Arial" w:cs="Arial"/>
          <w:sz w:val="28"/>
          <w:szCs w:val="28"/>
          <w:lang w:val="x-none"/>
        </w:rPr>
        <w:t xml:space="preserve"> </w:t>
      </w:r>
      <w:proofErr w:type="spellStart"/>
      <w:r>
        <w:rPr>
          <w:rFonts w:ascii="Arial" w:hAnsi="Arial" w:cs="Arial"/>
          <w:sz w:val="28"/>
          <w:szCs w:val="28"/>
          <w:lang w:val="x-none"/>
        </w:rPr>
        <w:t>wechinomwe</w:t>
      </w:r>
      <w:proofErr w:type="spellEnd"/>
      <w:r>
        <w:rPr>
          <w:rFonts w:ascii="Arial" w:hAnsi="Arial" w:cs="Arial"/>
          <w:sz w:val="28"/>
          <w:szCs w:val="28"/>
          <w:lang w:val="x-none"/>
        </w:rPr>
        <w:t xml:space="preserve"> </w:t>
      </w:r>
      <w:proofErr w:type="spellStart"/>
      <w:r>
        <w:rPr>
          <w:rFonts w:ascii="Arial" w:hAnsi="Arial" w:cs="Arial"/>
          <w:sz w:val="28"/>
          <w:szCs w:val="28"/>
          <w:lang w:val="x-none"/>
        </w:rPr>
        <w:t>zvakanzi</w:t>
      </w:r>
      <w:proofErr w:type="spellEnd"/>
      <w:r>
        <w:rPr>
          <w:rFonts w:ascii="Arial" w:hAnsi="Arial" w:cs="Arial"/>
          <w:sz w:val="28"/>
          <w:szCs w:val="28"/>
          <w:lang w:val="x-none"/>
        </w:rPr>
        <w:t>, “</w:t>
      </w:r>
      <w:proofErr w:type="spellStart"/>
      <w:r>
        <w:rPr>
          <w:rFonts w:ascii="Arial" w:hAnsi="Arial" w:cs="Arial"/>
          <w:sz w:val="28"/>
          <w:szCs w:val="28"/>
          <w:lang w:val="x-none"/>
        </w:rPr>
        <w:t>Nenguva</w:t>
      </w:r>
      <w:proofErr w:type="spellEnd"/>
      <w:r>
        <w:rPr>
          <w:rFonts w:ascii="Arial" w:hAnsi="Arial" w:cs="Arial"/>
          <w:sz w:val="28"/>
          <w:szCs w:val="28"/>
          <w:lang w:val="x-none"/>
        </w:rPr>
        <w:t xml:space="preserve"> </w:t>
      </w:r>
      <w:proofErr w:type="spellStart"/>
      <w:r>
        <w:rPr>
          <w:rFonts w:ascii="Arial" w:hAnsi="Arial" w:cs="Arial"/>
          <w:sz w:val="28"/>
          <w:szCs w:val="28"/>
          <w:lang w:val="x-none"/>
        </w:rPr>
        <w:t>yemanheru</w:t>
      </w:r>
      <w:proofErr w:type="spellEnd"/>
      <w:r>
        <w:rPr>
          <w:rFonts w:ascii="Arial" w:hAnsi="Arial" w:cs="Arial"/>
          <w:sz w:val="28"/>
          <w:szCs w:val="28"/>
          <w:lang w:val="x-none"/>
        </w:rPr>
        <w:t xml:space="preserve"> </w:t>
      </w:r>
      <w:proofErr w:type="spellStart"/>
      <w:r>
        <w:rPr>
          <w:rFonts w:ascii="Arial" w:hAnsi="Arial" w:cs="Arial"/>
          <w:sz w:val="28"/>
          <w:szCs w:val="28"/>
          <w:lang w:val="x-none"/>
        </w:rPr>
        <w:t>kuchava</w:t>
      </w:r>
      <w:proofErr w:type="spellEnd"/>
      <w:r>
        <w:rPr>
          <w:rFonts w:ascii="Arial" w:hAnsi="Arial" w:cs="Arial"/>
          <w:sz w:val="28"/>
          <w:szCs w:val="28"/>
          <w:lang w:val="x-none"/>
        </w:rPr>
        <w:t xml:space="preserve"> </w:t>
      </w:r>
      <w:proofErr w:type="spellStart"/>
      <w:r>
        <w:rPr>
          <w:rFonts w:ascii="Arial" w:hAnsi="Arial" w:cs="Arial"/>
          <w:sz w:val="28"/>
          <w:szCs w:val="28"/>
          <w:lang w:val="x-none"/>
        </w:rPr>
        <w:t>nechaye</w:t>
      </w:r>
      <w:proofErr w:type="spellEnd"/>
      <w:r>
        <w:rPr>
          <w:rFonts w:ascii="Arial" w:hAnsi="Arial" w:cs="Arial"/>
          <w:sz w:val="28"/>
          <w:szCs w:val="28"/>
          <w:lang w:val="x-none"/>
        </w:rPr>
        <w:t xml:space="preserve">...? </w:t>
      </w:r>
      <w:r w:rsidRPr="005F7606">
        <w:rPr>
          <w:rFonts w:ascii="Arial" w:hAnsi="Arial" w:cs="Arial"/>
          <w:sz w:val="18"/>
          <w:szCs w:val="18"/>
        </w:rPr>
        <w:t xml:space="preserve">[Congregation says, </w:t>
      </w:r>
      <w:r>
        <w:rPr>
          <w:rFonts w:ascii="Arial" w:hAnsi="Arial" w:cs="Arial"/>
          <w:sz w:val="18"/>
          <w:szCs w:val="18"/>
        </w:rPr>
        <w:t>‘</w:t>
      </w:r>
      <w:proofErr w:type="spellStart"/>
      <w:r>
        <w:rPr>
          <w:rFonts w:ascii="Arial" w:hAnsi="Arial" w:cs="Arial"/>
          <w:sz w:val="18"/>
          <w:szCs w:val="18"/>
        </w:rPr>
        <w:t>chayedza</w:t>
      </w:r>
      <w:proofErr w:type="spellEnd"/>
      <w:r>
        <w:rPr>
          <w:rFonts w:ascii="Arial" w:hAnsi="Arial" w:cs="Arial"/>
          <w:sz w:val="18"/>
          <w:szCs w:val="18"/>
        </w:rPr>
        <w:t>,’</w:t>
      </w:r>
      <w:r w:rsidRPr="005F7606">
        <w:rPr>
          <w:rFonts w:ascii="Arial" w:hAnsi="Arial" w:cs="Arial"/>
          <w:sz w:val="18"/>
          <w:szCs w:val="18"/>
        </w:rPr>
        <w:t>]</w:t>
      </w:r>
      <w:r>
        <w:rPr>
          <w:rFonts w:ascii="Arial" w:hAnsi="Arial" w:cs="Arial"/>
          <w:sz w:val="28"/>
          <w:szCs w:val="28"/>
        </w:rPr>
        <w:t xml:space="preserve"> ne</w:t>
      </w:r>
      <w:proofErr w:type="spellStart"/>
      <w:r>
        <w:rPr>
          <w:rFonts w:ascii="Arial" w:hAnsi="Arial" w:cs="Arial"/>
          <w:sz w:val="28"/>
          <w:szCs w:val="28"/>
          <w:lang w:val="x-none"/>
        </w:rPr>
        <w:t>chayedza</w:t>
      </w:r>
      <w:proofErr w:type="spellEnd"/>
      <w:r>
        <w:rPr>
          <w:rFonts w:ascii="Arial" w:hAnsi="Arial" w:cs="Arial"/>
          <w:sz w:val="28"/>
          <w:szCs w:val="28"/>
          <w:lang w:val="x-none"/>
        </w:rPr>
        <w:t xml:space="preserve">.” Kwete Savadha, </w:t>
      </w:r>
      <w:proofErr w:type="spellStart"/>
      <w:r>
        <w:rPr>
          <w:rFonts w:ascii="Arial" w:hAnsi="Arial" w:cs="Arial"/>
          <w:sz w:val="28"/>
          <w:szCs w:val="28"/>
          <w:lang w:val="x-none"/>
        </w:rPr>
        <w:t>kwete</w:t>
      </w:r>
      <w:proofErr w:type="spellEnd"/>
      <w:r>
        <w:rPr>
          <w:rFonts w:ascii="Arial" w:hAnsi="Arial" w:cs="Arial"/>
          <w:sz w:val="28"/>
          <w:szCs w:val="28"/>
          <w:lang w:val="x-none"/>
        </w:rPr>
        <w:t xml:space="preserve"> Salvation Army, </w:t>
      </w:r>
      <w:proofErr w:type="spellStart"/>
      <w:r>
        <w:rPr>
          <w:rFonts w:ascii="Arial" w:hAnsi="Arial" w:cs="Arial"/>
          <w:sz w:val="28"/>
          <w:szCs w:val="28"/>
          <w:lang w:val="x-none"/>
        </w:rPr>
        <w:t>chayedza</w:t>
      </w:r>
      <w:proofErr w:type="spellEnd"/>
      <w:r>
        <w:rPr>
          <w:rFonts w:ascii="Arial" w:hAnsi="Arial" w:cs="Arial"/>
          <w:sz w:val="28"/>
          <w:szCs w:val="28"/>
          <w:lang w:val="x-none"/>
        </w:rPr>
        <w:t xml:space="preserve">. </w:t>
      </w:r>
      <w:proofErr w:type="spellStart"/>
      <w:r>
        <w:rPr>
          <w:rFonts w:ascii="Arial" w:hAnsi="Arial" w:cs="Arial"/>
          <w:sz w:val="28"/>
          <w:szCs w:val="28"/>
          <w:lang w:val="x-none"/>
        </w:rPr>
        <w:t>Vanenge</w:t>
      </w:r>
      <w:proofErr w:type="spellEnd"/>
      <w:r>
        <w:rPr>
          <w:rFonts w:ascii="Arial" w:hAnsi="Arial" w:cs="Arial"/>
          <w:sz w:val="28"/>
          <w:szCs w:val="28"/>
          <w:lang w:val="x-none"/>
        </w:rPr>
        <w:t xml:space="preserve"> </w:t>
      </w:r>
      <w:proofErr w:type="spellStart"/>
      <w:r>
        <w:rPr>
          <w:rFonts w:ascii="Arial" w:hAnsi="Arial" w:cs="Arial"/>
          <w:sz w:val="28"/>
          <w:szCs w:val="28"/>
          <w:lang w:val="x-none"/>
        </w:rPr>
        <w:t>vari</w:t>
      </w:r>
      <w:proofErr w:type="spellEnd"/>
      <w:r>
        <w:rPr>
          <w:rFonts w:ascii="Arial" w:hAnsi="Arial" w:cs="Arial"/>
          <w:sz w:val="28"/>
          <w:szCs w:val="28"/>
          <w:lang w:val="x-none"/>
        </w:rPr>
        <w:t xml:space="preserve"> </w:t>
      </w:r>
      <w:proofErr w:type="spellStart"/>
      <w:r>
        <w:rPr>
          <w:rFonts w:ascii="Arial" w:hAnsi="Arial" w:cs="Arial"/>
          <w:sz w:val="28"/>
          <w:szCs w:val="28"/>
          <w:lang w:val="x-none"/>
        </w:rPr>
        <w:t>muchayedza</w:t>
      </w:r>
      <w:proofErr w:type="spellEnd"/>
      <w:r>
        <w:rPr>
          <w:rFonts w:ascii="Arial" w:hAnsi="Arial" w:cs="Arial"/>
          <w:sz w:val="28"/>
          <w:szCs w:val="28"/>
          <w:lang w:val="x-none"/>
        </w:rPr>
        <w:t xml:space="preserve"> </w:t>
      </w:r>
      <w:proofErr w:type="spellStart"/>
      <w:r>
        <w:rPr>
          <w:rFonts w:ascii="Arial" w:hAnsi="Arial" w:cs="Arial"/>
          <w:sz w:val="28"/>
          <w:szCs w:val="28"/>
          <w:lang w:val="x-none"/>
        </w:rPr>
        <w:t>ichocho</w:t>
      </w:r>
      <w:proofErr w:type="spellEnd"/>
      <w:r>
        <w:rPr>
          <w:rFonts w:ascii="Arial" w:hAnsi="Arial" w:cs="Arial"/>
          <w:sz w:val="28"/>
          <w:szCs w:val="28"/>
          <w:lang w:val="x-none"/>
        </w:rPr>
        <w:t xml:space="preserve"> </w:t>
      </w:r>
      <w:proofErr w:type="spellStart"/>
      <w:r>
        <w:rPr>
          <w:rFonts w:ascii="Arial" w:hAnsi="Arial" w:cs="Arial"/>
          <w:sz w:val="28"/>
          <w:szCs w:val="28"/>
          <w:lang w:val="x-none"/>
        </w:rPr>
        <w:t>hanzi</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ndopandinosangana</w:t>
      </w:r>
      <w:proofErr w:type="spellEnd"/>
      <w:r>
        <w:rPr>
          <w:rFonts w:ascii="Arial" w:hAnsi="Arial" w:cs="Arial"/>
          <w:sz w:val="28"/>
          <w:szCs w:val="28"/>
          <w:lang w:val="x-none"/>
        </w:rPr>
        <w:t xml:space="preserve"> </w:t>
      </w:r>
      <w:proofErr w:type="spellStart"/>
      <w:r>
        <w:rPr>
          <w:rFonts w:ascii="Arial" w:hAnsi="Arial" w:cs="Arial"/>
          <w:sz w:val="28"/>
          <w:szCs w:val="28"/>
          <w:lang w:val="x-none"/>
        </w:rPr>
        <w:t>nemuta</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nemutadzi</w:t>
      </w:r>
      <w:proofErr w:type="spellEnd"/>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Ndakazvionera</w:t>
      </w:r>
      <w:proofErr w:type="spellEnd"/>
      <w:r>
        <w:rPr>
          <w:rFonts w:ascii="Arial" w:hAnsi="Arial" w:cs="Arial"/>
          <w:sz w:val="28"/>
          <w:szCs w:val="28"/>
          <w:lang w:val="x-none"/>
        </w:rPr>
        <w:t xml:space="preserve"> </w:t>
      </w:r>
      <w:proofErr w:type="spellStart"/>
      <w:r>
        <w:rPr>
          <w:rFonts w:ascii="Arial" w:hAnsi="Arial" w:cs="Arial"/>
          <w:sz w:val="28"/>
          <w:szCs w:val="28"/>
          <w:lang w:val="x-none"/>
        </w:rPr>
        <w:t>ndoga</w:t>
      </w:r>
      <w:proofErr w:type="spellEnd"/>
      <w:r>
        <w:rPr>
          <w:rFonts w:ascii="Arial" w:hAnsi="Arial" w:cs="Arial"/>
          <w:sz w:val="28"/>
          <w:szCs w:val="28"/>
          <w:lang w:val="x-none"/>
        </w:rPr>
        <w:t xml:space="preserve">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roofErr w:type="spellStart"/>
      <w:r>
        <w:rPr>
          <w:rFonts w:ascii="Arial" w:hAnsi="Arial" w:cs="Arial"/>
          <w:sz w:val="28"/>
          <w:szCs w:val="28"/>
          <w:lang w:val="x-none"/>
        </w:rPr>
        <w:t>ndatenda</w:t>
      </w:r>
      <w:proofErr w:type="spellEnd"/>
      <w:r>
        <w:rPr>
          <w:rFonts w:ascii="Arial" w:hAnsi="Arial" w:cs="Arial"/>
          <w:sz w:val="28"/>
          <w:szCs w:val="28"/>
          <w:lang w:val="x-none"/>
        </w:rPr>
        <w:t xml:space="preserve"> Message </w:t>
      </w:r>
      <w:proofErr w:type="spellStart"/>
      <w:r>
        <w:rPr>
          <w:rFonts w:ascii="Arial" w:hAnsi="Arial" w:cs="Arial"/>
          <w:sz w:val="28"/>
          <w:szCs w:val="28"/>
          <w:lang w:val="x-none"/>
        </w:rPr>
        <w:t>muGweru</w:t>
      </w:r>
      <w:proofErr w:type="spellEnd"/>
      <w:r>
        <w:rPr>
          <w:rFonts w:ascii="Arial" w:hAnsi="Arial" w:cs="Arial"/>
          <w:sz w:val="28"/>
          <w:szCs w:val="28"/>
          <w:lang w:val="x-none"/>
        </w:rPr>
        <w:t xml:space="preserve"> </w:t>
      </w:r>
      <w:proofErr w:type="spellStart"/>
      <w:r>
        <w:rPr>
          <w:rFonts w:ascii="Arial" w:hAnsi="Arial" w:cs="Arial"/>
          <w:sz w:val="28"/>
          <w:szCs w:val="28"/>
          <w:lang w:val="x-none"/>
        </w:rPr>
        <w:t>munomu</w:t>
      </w:r>
      <w:proofErr w:type="spellEnd"/>
      <w:r>
        <w:rPr>
          <w:rFonts w:ascii="Arial" w:hAnsi="Arial" w:cs="Arial"/>
          <w:sz w:val="28"/>
          <w:szCs w:val="28"/>
          <w:lang w:val="x-none"/>
        </w:rPr>
        <w:t xml:space="preserve"> </w:t>
      </w:r>
      <w:proofErr w:type="spellStart"/>
      <w:r>
        <w:rPr>
          <w:rFonts w:ascii="Arial" w:hAnsi="Arial" w:cs="Arial"/>
          <w:sz w:val="28"/>
          <w:szCs w:val="28"/>
          <w:lang w:val="x-none"/>
        </w:rPr>
        <w:t>ndiri</w:t>
      </w:r>
      <w:proofErr w:type="spellEnd"/>
      <w:r>
        <w:rPr>
          <w:rFonts w:ascii="Arial" w:hAnsi="Arial" w:cs="Arial"/>
          <w:sz w:val="28"/>
          <w:szCs w:val="28"/>
          <w:lang w:val="x-none"/>
        </w:rPr>
        <w:t xml:space="preserve"> </w:t>
      </w:r>
      <w:proofErr w:type="spellStart"/>
      <w:r>
        <w:rPr>
          <w:rFonts w:ascii="Arial" w:hAnsi="Arial" w:cs="Arial"/>
          <w:sz w:val="28"/>
          <w:szCs w:val="28"/>
          <w:lang w:val="x-none"/>
        </w:rPr>
        <w:t>kakomana</w:t>
      </w:r>
      <w:proofErr w:type="spellEnd"/>
      <w:r>
        <w:rPr>
          <w:rFonts w:ascii="Arial" w:hAnsi="Arial" w:cs="Arial"/>
          <w:sz w:val="28"/>
          <w:szCs w:val="28"/>
          <w:lang w:val="x-none"/>
        </w:rPr>
        <w:t xml:space="preserve">. </w:t>
      </w:r>
    </w:p>
    <w:p w:rsidR="00264564" w:rsidP="00264564" w:rsidRDefault="00264564" w14:paraId="3CFFB149" w14:textId="77777777">
      <w:pPr>
        <w:jc w:val="both"/>
        <w:rPr>
          <w:rFonts w:ascii="Arial" w:hAnsi="Arial" w:cs="Arial"/>
          <w:sz w:val="28"/>
          <w:szCs w:val="28"/>
          <w:lang w:val="x-none"/>
        </w:rPr>
      </w:pPr>
      <w:r>
        <w:rPr>
          <w:rFonts w:ascii="Arial" w:hAnsi="Arial" w:cs="Arial"/>
          <w:sz w:val="28"/>
          <w:szCs w:val="28"/>
          <w:vertAlign w:val="superscript"/>
          <w:lang w:val="x-none"/>
        </w:rPr>
        <w:t xml:space="preserve">112 </w:t>
      </w:r>
      <w:proofErr w:type="spellStart"/>
      <w:r>
        <w:rPr>
          <w:rFonts w:ascii="Arial" w:hAnsi="Arial" w:cs="Arial"/>
          <w:sz w:val="28"/>
          <w:szCs w:val="28"/>
          <w:lang w:val="x-none"/>
        </w:rPr>
        <w:t>Ndakauya</w:t>
      </w:r>
      <w:proofErr w:type="spellEnd"/>
      <w:r>
        <w:rPr>
          <w:rFonts w:ascii="Arial" w:hAnsi="Arial" w:cs="Arial"/>
          <w:sz w:val="28"/>
          <w:szCs w:val="28"/>
          <w:lang w:val="x-none"/>
        </w:rPr>
        <w:t xml:space="preserve"> </w:t>
      </w:r>
      <w:proofErr w:type="spellStart"/>
      <w:r>
        <w:rPr>
          <w:rFonts w:ascii="Arial" w:hAnsi="Arial" w:cs="Arial"/>
          <w:sz w:val="28"/>
          <w:szCs w:val="28"/>
          <w:lang w:val="x-none"/>
        </w:rPr>
        <w:t>muGweru</w:t>
      </w:r>
      <w:proofErr w:type="spellEnd"/>
      <w:r>
        <w:rPr>
          <w:rFonts w:ascii="Arial" w:hAnsi="Arial" w:cs="Arial"/>
          <w:sz w:val="28"/>
          <w:szCs w:val="28"/>
          <w:lang w:val="x-none"/>
        </w:rPr>
        <w:t xml:space="preserve"> </w:t>
      </w:r>
      <w:proofErr w:type="spellStart"/>
      <w:r>
        <w:rPr>
          <w:rFonts w:ascii="Arial" w:hAnsi="Arial" w:cs="Arial"/>
          <w:sz w:val="28"/>
          <w:szCs w:val="28"/>
          <w:lang w:val="x-none"/>
        </w:rPr>
        <w:t>munomu</w:t>
      </w:r>
      <w:proofErr w:type="spellEnd"/>
      <w:r>
        <w:rPr>
          <w:rFonts w:ascii="Arial" w:hAnsi="Arial" w:cs="Arial"/>
          <w:sz w:val="28"/>
          <w:szCs w:val="28"/>
          <w:lang w:val="x-none"/>
        </w:rPr>
        <w:t xml:space="preserve"> </w:t>
      </w:r>
      <w:proofErr w:type="spellStart"/>
      <w:r>
        <w:rPr>
          <w:rFonts w:ascii="Arial" w:hAnsi="Arial" w:cs="Arial"/>
          <w:sz w:val="28"/>
          <w:szCs w:val="28"/>
          <w:lang w:val="x-none"/>
        </w:rPr>
        <w:t>ndisati</w:t>
      </w:r>
      <w:proofErr w:type="spellEnd"/>
      <w:r>
        <w:rPr>
          <w:rFonts w:ascii="Arial" w:hAnsi="Arial" w:cs="Arial"/>
          <w:sz w:val="28"/>
          <w:szCs w:val="28"/>
          <w:lang w:val="x-none"/>
        </w:rPr>
        <w:t xml:space="preserve"> </w:t>
      </w:r>
      <w:proofErr w:type="spellStart"/>
      <w:r>
        <w:rPr>
          <w:rFonts w:ascii="Arial" w:hAnsi="Arial" w:cs="Arial"/>
          <w:sz w:val="28"/>
          <w:szCs w:val="28"/>
          <w:lang w:val="x-none"/>
        </w:rPr>
        <w:t>ndaroora</w:t>
      </w:r>
      <w:proofErr w:type="spellEnd"/>
      <w:r>
        <w:rPr>
          <w:rFonts w:ascii="Arial" w:hAnsi="Arial" w:cs="Arial"/>
          <w:sz w:val="28"/>
          <w:szCs w:val="28"/>
          <w:lang w:val="x-none"/>
        </w:rPr>
        <w:t xml:space="preserve"> ka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roofErr w:type="spellStart"/>
      <w:r>
        <w:rPr>
          <w:rFonts w:ascii="Arial" w:hAnsi="Arial" w:cs="Arial"/>
          <w:sz w:val="28"/>
          <w:szCs w:val="28"/>
          <w:lang w:val="x-none"/>
        </w:rPr>
        <w:t>ndiri</w:t>
      </w:r>
      <w:proofErr w:type="spellEnd"/>
      <w:r>
        <w:rPr>
          <w:rFonts w:ascii="Arial" w:hAnsi="Arial" w:cs="Arial"/>
          <w:sz w:val="28"/>
          <w:szCs w:val="28"/>
          <w:lang w:val="x-none"/>
        </w:rPr>
        <w:t xml:space="preserve"> </w:t>
      </w:r>
      <w:proofErr w:type="spellStart"/>
      <w:r>
        <w:rPr>
          <w:rFonts w:ascii="Arial" w:hAnsi="Arial" w:cs="Arial"/>
          <w:sz w:val="28"/>
          <w:szCs w:val="28"/>
          <w:lang w:val="x-none"/>
        </w:rPr>
        <w:t>kakomana</w:t>
      </w:r>
      <w:proofErr w:type="spellEnd"/>
      <w:r>
        <w:rPr>
          <w:rFonts w:ascii="Arial" w:hAnsi="Arial" w:cs="Arial"/>
          <w:sz w:val="28"/>
          <w:szCs w:val="28"/>
          <w:lang w:val="x-none"/>
        </w:rPr>
        <w:t xml:space="preserve">. But Mwari </w:t>
      </w:r>
      <w:proofErr w:type="spellStart"/>
      <w:r>
        <w:rPr>
          <w:rFonts w:ascii="Arial" w:hAnsi="Arial" w:cs="Arial"/>
          <w:sz w:val="28"/>
          <w:szCs w:val="28"/>
          <w:lang w:val="x-none"/>
        </w:rPr>
        <w:t>wandiri</w:t>
      </w:r>
      <w:proofErr w:type="spellEnd"/>
      <w:r>
        <w:rPr>
          <w:rFonts w:ascii="Arial" w:hAnsi="Arial" w:cs="Arial"/>
          <w:sz w:val="28"/>
          <w:szCs w:val="28"/>
          <w:lang w:val="x-none"/>
        </w:rPr>
        <w:t xml:space="preserve"> </w:t>
      </w:r>
      <w:proofErr w:type="spellStart"/>
      <w:r>
        <w:rPr>
          <w:rFonts w:ascii="Arial" w:hAnsi="Arial" w:cs="Arial"/>
          <w:sz w:val="28"/>
          <w:szCs w:val="28"/>
          <w:lang w:val="x-none"/>
        </w:rPr>
        <w:t>kukutaurira</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ndewe</w:t>
      </w:r>
      <w:proofErr w:type="spellEnd"/>
      <w:r>
        <w:rPr>
          <w:rFonts w:ascii="Arial" w:hAnsi="Arial" w:cs="Arial"/>
          <w:sz w:val="28"/>
          <w:szCs w:val="28"/>
          <w:lang w:val="x-none"/>
        </w:rPr>
        <w:t xml:space="preserve"> </w:t>
      </w:r>
      <w:proofErr w:type="spellStart"/>
      <w:r>
        <w:rPr>
          <w:rFonts w:ascii="Arial" w:hAnsi="Arial" w:cs="Arial"/>
          <w:sz w:val="28"/>
          <w:szCs w:val="28"/>
          <w:lang w:val="x-none"/>
        </w:rPr>
        <w:t>munana</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Amen!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Ndakauya</w:t>
      </w:r>
      <w:proofErr w:type="spellEnd"/>
      <w:r>
        <w:rPr>
          <w:rFonts w:ascii="Arial" w:hAnsi="Arial" w:cs="Arial"/>
          <w:sz w:val="28"/>
          <w:szCs w:val="28"/>
          <w:lang w:val="x-none"/>
        </w:rPr>
        <w:t xml:space="preserve"> </w:t>
      </w:r>
      <w:proofErr w:type="spellStart"/>
      <w:r>
        <w:rPr>
          <w:rFonts w:ascii="Arial" w:hAnsi="Arial" w:cs="Arial"/>
          <w:sz w:val="28"/>
          <w:szCs w:val="28"/>
          <w:lang w:val="x-none"/>
        </w:rPr>
        <w:t>muGweru</w:t>
      </w:r>
      <w:proofErr w:type="spellEnd"/>
      <w:r>
        <w:rPr>
          <w:rFonts w:ascii="Arial" w:hAnsi="Arial" w:cs="Arial"/>
          <w:sz w:val="28"/>
          <w:szCs w:val="28"/>
          <w:lang w:val="x-none"/>
        </w:rPr>
        <w:t xml:space="preserve"> </w:t>
      </w:r>
      <w:proofErr w:type="spellStart"/>
      <w:r>
        <w:rPr>
          <w:rFonts w:ascii="Arial" w:hAnsi="Arial" w:cs="Arial"/>
          <w:sz w:val="28"/>
          <w:szCs w:val="28"/>
          <w:lang w:val="x-none"/>
        </w:rPr>
        <w:t>munomu</w:t>
      </w:r>
      <w:proofErr w:type="spellEnd"/>
      <w:r>
        <w:rPr>
          <w:rFonts w:ascii="Arial" w:hAnsi="Arial" w:cs="Arial"/>
          <w:sz w:val="28"/>
          <w:szCs w:val="28"/>
          <w:lang w:val="x-none"/>
        </w:rPr>
        <w:t xml:space="preserve"> </w:t>
      </w:r>
      <w:proofErr w:type="spellStart"/>
      <w:r>
        <w:rPr>
          <w:rFonts w:ascii="Arial" w:hAnsi="Arial" w:cs="Arial"/>
          <w:sz w:val="28"/>
          <w:szCs w:val="28"/>
          <w:lang w:val="x-none"/>
        </w:rPr>
        <w:t>ndiri</w:t>
      </w:r>
      <w:proofErr w:type="spellEnd"/>
      <w:r>
        <w:rPr>
          <w:rFonts w:ascii="Arial" w:hAnsi="Arial" w:cs="Arial"/>
          <w:sz w:val="28"/>
          <w:szCs w:val="28"/>
          <w:lang w:val="x-none"/>
        </w:rPr>
        <w:t xml:space="preserve"> one, </w:t>
      </w:r>
      <w:proofErr w:type="spellStart"/>
      <w:r>
        <w:rPr>
          <w:rFonts w:ascii="Arial" w:hAnsi="Arial" w:cs="Arial"/>
          <w:sz w:val="28"/>
          <w:szCs w:val="28"/>
          <w:lang w:val="x-none"/>
        </w:rPr>
        <w:t>ndichiuya</w:t>
      </w:r>
      <w:proofErr w:type="spellEnd"/>
      <w:r>
        <w:rPr>
          <w:rFonts w:ascii="Arial" w:hAnsi="Arial" w:cs="Arial"/>
          <w:sz w:val="28"/>
          <w:szCs w:val="28"/>
          <w:lang w:val="x-none"/>
        </w:rPr>
        <w:t xml:space="preserve"> pa G.T.C </w:t>
      </w:r>
      <w:proofErr w:type="spellStart"/>
      <w:r>
        <w:rPr>
          <w:rFonts w:ascii="Arial" w:hAnsi="Arial" w:cs="Arial"/>
          <w:sz w:val="28"/>
          <w:szCs w:val="28"/>
          <w:lang w:val="x-none"/>
        </w:rPr>
        <w:t>apa</w:t>
      </w:r>
      <w:proofErr w:type="spellEnd"/>
      <w:r>
        <w:rPr>
          <w:rFonts w:ascii="Arial" w:hAnsi="Arial" w:cs="Arial"/>
          <w:sz w:val="28"/>
          <w:szCs w:val="28"/>
          <w:lang w:val="x-none"/>
        </w:rPr>
        <w:t xml:space="preserve">. </w:t>
      </w:r>
      <w:proofErr w:type="spellStart"/>
      <w:r>
        <w:rPr>
          <w:rFonts w:ascii="Arial" w:hAnsi="Arial" w:cs="Arial"/>
          <w:sz w:val="28"/>
          <w:szCs w:val="28"/>
          <w:lang w:val="x-none"/>
        </w:rPr>
        <w:t>Nda’akudzokera</w:t>
      </w:r>
      <w:proofErr w:type="spellEnd"/>
      <w:r>
        <w:rPr>
          <w:rFonts w:ascii="Arial" w:hAnsi="Arial" w:cs="Arial"/>
          <w:sz w:val="28"/>
          <w:szCs w:val="28"/>
          <w:lang w:val="x-none"/>
        </w:rPr>
        <w:t xml:space="preserve">, </w:t>
      </w:r>
      <w:proofErr w:type="spellStart"/>
      <w:r>
        <w:rPr>
          <w:rFonts w:ascii="Arial" w:hAnsi="Arial" w:cs="Arial"/>
          <w:sz w:val="28"/>
          <w:szCs w:val="28"/>
          <w:lang w:val="x-none"/>
        </w:rPr>
        <w:t>chitarirai</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Hallelujah!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Amen!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Ndakauya</w:t>
      </w:r>
      <w:proofErr w:type="spellEnd"/>
      <w:r>
        <w:rPr>
          <w:rFonts w:ascii="Arial" w:hAnsi="Arial" w:cs="Arial"/>
          <w:sz w:val="28"/>
          <w:szCs w:val="28"/>
          <w:lang w:val="x-none"/>
        </w:rPr>
        <w:t xml:space="preserve"> </w:t>
      </w:r>
      <w:proofErr w:type="spellStart"/>
      <w:r>
        <w:rPr>
          <w:rFonts w:ascii="Arial" w:hAnsi="Arial" w:cs="Arial"/>
          <w:sz w:val="28"/>
          <w:szCs w:val="28"/>
          <w:lang w:val="x-none"/>
        </w:rPr>
        <w:t>ndichizoenda</w:t>
      </w:r>
      <w:proofErr w:type="spellEnd"/>
      <w:r>
        <w:rPr>
          <w:rFonts w:ascii="Arial" w:hAnsi="Arial" w:cs="Arial"/>
          <w:sz w:val="28"/>
          <w:szCs w:val="28"/>
          <w:lang w:val="x-none"/>
        </w:rPr>
        <w:t xml:space="preserve"> </w:t>
      </w:r>
      <w:proofErr w:type="spellStart"/>
      <w:r>
        <w:rPr>
          <w:rFonts w:ascii="Arial" w:hAnsi="Arial" w:cs="Arial"/>
          <w:sz w:val="28"/>
          <w:szCs w:val="28"/>
          <w:lang w:val="x-none"/>
        </w:rPr>
        <w:t>ku</w:t>
      </w:r>
      <w:proofErr w:type="spellEnd"/>
      <w:r>
        <w:rPr>
          <w:rFonts w:ascii="Arial" w:hAnsi="Arial" w:cs="Arial"/>
          <w:sz w:val="28"/>
          <w:szCs w:val="28"/>
          <w:lang w:val="x-none"/>
        </w:rPr>
        <w:t xml:space="preserve"> G.T.C, </w:t>
      </w:r>
      <w:proofErr w:type="spellStart"/>
      <w:r>
        <w:rPr>
          <w:rFonts w:ascii="Arial" w:hAnsi="Arial" w:cs="Arial"/>
          <w:sz w:val="28"/>
          <w:szCs w:val="28"/>
          <w:lang w:val="x-none"/>
        </w:rPr>
        <w:t>nenguva</w:t>
      </w:r>
      <w:proofErr w:type="spellEnd"/>
      <w:r>
        <w:rPr>
          <w:rFonts w:ascii="Arial" w:hAnsi="Arial" w:cs="Arial"/>
          <w:sz w:val="28"/>
          <w:szCs w:val="28"/>
          <w:lang w:val="x-none"/>
        </w:rPr>
        <w:t xml:space="preserve"> </w:t>
      </w:r>
      <w:proofErr w:type="spellStart"/>
      <w:r>
        <w:rPr>
          <w:rFonts w:ascii="Arial" w:hAnsi="Arial" w:cs="Arial"/>
          <w:sz w:val="28"/>
          <w:szCs w:val="28"/>
          <w:lang w:val="x-none"/>
        </w:rPr>
        <w:t>yandakazenge</w:t>
      </w:r>
      <w:proofErr w:type="spellEnd"/>
      <w:r>
        <w:rPr>
          <w:rFonts w:ascii="Arial" w:hAnsi="Arial" w:cs="Arial"/>
          <w:sz w:val="28"/>
          <w:szCs w:val="28"/>
          <w:lang w:val="x-none"/>
        </w:rPr>
        <w:t xml:space="preserve"> </w:t>
      </w:r>
      <w:proofErr w:type="spellStart"/>
      <w:r>
        <w:rPr>
          <w:rFonts w:ascii="Arial" w:hAnsi="Arial" w:cs="Arial"/>
          <w:sz w:val="28"/>
          <w:szCs w:val="28"/>
          <w:lang w:val="x-none"/>
        </w:rPr>
        <w:t>ndavaka</w:t>
      </w:r>
      <w:proofErr w:type="spellEnd"/>
      <w:r>
        <w:rPr>
          <w:rFonts w:ascii="Arial" w:hAnsi="Arial" w:cs="Arial"/>
          <w:sz w:val="28"/>
          <w:szCs w:val="28"/>
          <w:lang w:val="x-none"/>
        </w:rPr>
        <w:t xml:space="preserve"> Church iyi. </w:t>
      </w:r>
      <w:proofErr w:type="spellStart"/>
      <w:r>
        <w:rPr>
          <w:rFonts w:ascii="Arial" w:hAnsi="Arial" w:cs="Arial"/>
          <w:sz w:val="28"/>
          <w:szCs w:val="28"/>
          <w:lang w:val="x-none"/>
        </w:rPr>
        <w:t>Nenguva</w:t>
      </w:r>
      <w:proofErr w:type="spellEnd"/>
      <w:r>
        <w:rPr>
          <w:rFonts w:ascii="Arial" w:hAnsi="Arial" w:cs="Arial"/>
          <w:sz w:val="28"/>
          <w:szCs w:val="28"/>
          <w:lang w:val="x-none"/>
        </w:rPr>
        <w:t xml:space="preserve"> </w:t>
      </w:r>
      <w:proofErr w:type="spellStart"/>
      <w:r>
        <w:rPr>
          <w:rFonts w:ascii="Arial" w:hAnsi="Arial" w:cs="Arial"/>
          <w:sz w:val="28"/>
          <w:szCs w:val="28"/>
          <w:lang w:val="x-none"/>
        </w:rPr>
        <w:t>yandakazenge</w:t>
      </w:r>
      <w:proofErr w:type="spellEnd"/>
      <w:r>
        <w:rPr>
          <w:rFonts w:ascii="Arial" w:hAnsi="Arial" w:cs="Arial"/>
          <w:sz w:val="28"/>
          <w:szCs w:val="28"/>
          <w:lang w:val="x-none"/>
        </w:rPr>
        <w:t xml:space="preserve"> </w:t>
      </w:r>
      <w:proofErr w:type="spellStart"/>
      <w:r>
        <w:rPr>
          <w:rFonts w:ascii="Arial" w:hAnsi="Arial" w:cs="Arial"/>
          <w:sz w:val="28"/>
          <w:szCs w:val="28"/>
          <w:lang w:val="x-none"/>
        </w:rPr>
        <w:t>ndaroora</w:t>
      </w:r>
      <w:proofErr w:type="spellEnd"/>
      <w:r>
        <w:rPr>
          <w:rFonts w:ascii="Arial" w:hAnsi="Arial" w:cs="Arial"/>
          <w:sz w:val="28"/>
          <w:szCs w:val="28"/>
          <w:lang w:val="x-none"/>
        </w:rPr>
        <w:t xml:space="preserve">, heh, </w:t>
      </w:r>
      <w:proofErr w:type="spellStart"/>
      <w:r>
        <w:rPr>
          <w:rFonts w:ascii="Arial" w:hAnsi="Arial" w:cs="Arial"/>
          <w:sz w:val="28"/>
          <w:szCs w:val="28"/>
          <w:lang w:val="x-none"/>
        </w:rPr>
        <w:t>ndatova</w:t>
      </w:r>
      <w:proofErr w:type="spellEnd"/>
      <w:r>
        <w:rPr>
          <w:rFonts w:ascii="Arial" w:hAnsi="Arial" w:cs="Arial"/>
          <w:sz w:val="28"/>
          <w:szCs w:val="28"/>
          <w:lang w:val="x-none"/>
        </w:rPr>
        <w:t xml:space="preserve"> </w:t>
      </w:r>
      <w:proofErr w:type="spellStart"/>
      <w:r>
        <w:rPr>
          <w:rFonts w:ascii="Arial" w:hAnsi="Arial" w:cs="Arial"/>
          <w:sz w:val="28"/>
          <w:szCs w:val="28"/>
          <w:lang w:val="x-none"/>
        </w:rPr>
        <w:t>nemadzimai</w:t>
      </w:r>
      <w:proofErr w:type="spellEnd"/>
      <w:r>
        <w:rPr>
          <w:rFonts w:ascii="Arial" w:hAnsi="Arial" w:cs="Arial"/>
          <w:sz w:val="28"/>
          <w:szCs w:val="28"/>
          <w:lang w:val="x-none"/>
        </w:rPr>
        <w:t xml:space="preserve"> </w:t>
      </w:r>
      <w:proofErr w:type="spellStart"/>
      <w:r>
        <w:rPr>
          <w:rFonts w:ascii="Arial" w:hAnsi="Arial" w:cs="Arial"/>
          <w:sz w:val="28"/>
          <w:szCs w:val="28"/>
          <w:lang w:val="x-none"/>
        </w:rPr>
        <w:t>angu</w:t>
      </w:r>
      <w:proofErr w:type="spellEnd"/>
      <w:r>
        <w:rPr>
          <w:rFonts w:ascii="Arial" w:hAnsi="Arial" w:cs="Arial"/>
          <w:sz w:val="28"/>
          <w:szCs w:val="28"/>
          <w:lang w:val="x-none"/>
        </w:rPr>
        <w:t xml:space="preserve">. </w:t>
      </w:r>
      <w:proofErr w:type="spellStart"/>
      <w:r>
        <w:rPr>
          <w:rFonts w:ascii="Arial" w:hAnsi="Arial" w:cs="Arial"/>
          <w:sz w:val="28"/>
          <w:szCs w:val="28"/>
          <w:lang w:val="x-none"/>
        </w:rPr>
        <w:t>Ndakazobva</w:t>
      </w:r>
      <w:proofErr w:type="spellEnd"/>
      <w:r>
        <w:rPr>
          <w:rFonts w:ascii="Arial" w:hAnsi="Arial" w:cs="Arial"/>
          <w:sz w:val="28"/>
          <w:szCs w:val="28"/>
          <w:lang w:val="x-none"/>
        </w:rPr>
        <w:t xml:space="preserve"> </w:t>
      </w:r>
      <w:proofErr w:type="spellStart"/>
      <w:r>
        <w:rPr>
          <w:rFonts w:ascii="Arial" w:hAnsi="Arial" w:cs="Arial"/>
          <w:sz w:val="28"/>
          <w:szCs w:val="28"/>
          <w:lang w:val="x-none"/>
        </w:rPr>
        <w:t>kuGweru</w:t>
      </w:r>
      <w:proofErr w:type="spellEnd"/>
      <w:r>
        <w:rPr>
          <w:rFonts w:ascii="Arial" w:hAnsi="Arial" w:cs="Arial"/>
          <w:sz w:val="28"/>
          <w:szCs w:val="28"/>
          <w:lang w:val="x-none"/>
        </w:rPr>
        <w:t xml:space="preserve"> </w:t>
      </w:r>
      <w:proofErr w:type="spellStart"/>
      <w:r>
        <w:rPr>
          <w:rFonts w:ascii="Arial" w:hAnsi="Arial" w:cs="Arial"/>
          <w:sz w:val="28"/>
          <w:szCs w:val="28"/>
          <w:lang w:val="x-none"/>
        </w:rPr>
        <w:t>kunoku</w:t>
      </w:r>
      <w:proofErr w:type="spellEnd"/>
      <w:r>
        <w:rPr>
          <w:rFonts w:ascii="Arial" w:hAnsi="Arial" w:cs="Arial"/>
          <w:sz w:val="28"/>
          <w:szCs w:val="28"/>
          <w:lang w:val="x-none"/>
        </w:rPr>
        <w:t xml:space="preserve"> </w:t>
      </w:r>
      <w:proofErr w:type="spellStart"/>
      <w:r>
        <w:rPr>
          <w:rFonts w:ascii="Arial" w:hAnsi="Arial" w:cs="Arial"/>
          <w:sz w:val="28"/>
          <w:szCs w:val="28"/>
          <w:lang w:val="x-none"/>
        </w:rPr>
        <w:t>ndatova</w:t>
      </w:r>
      <w:proofErr w:type="spellEnd"/>
      <w:r>
        <w:rPr>
          <w:rFonts w:ascii="Arial" w:hAnsi="Arial" w:cs="Arial"/>
          <w:sz w:val="28"/>
          <w:szCs w:val="28"/>
          <w:lang w:val="x-none"/>
        </w:rPr>
        <w:t xml:space="preserve"> ne four. </w:t>
      </w:r>
    </w:p>
    <w:p w:rsidRPr="004929C5" w:rsidR="00264564" w:rsidP="00264564" w:rsidRDefault="00264564" w14:paraId="38411F3A" w14:textId="77777777">
      <w:pPr>
        <w:jc w:val="both"/>
        <w:rPr>
          <w:rFonts w:ascii="Arial" w:hAnsi="Arial" w:cs="Arial"/>
          <w:sz w:val="28"/>
          <w:szCs w:val="28"/>
        </w:rPr>
      </w:pPr>
      <w:r>
        <w:rPr>
          <w:rFonts w:ascii="Arial" w:hAnsi="Arial" w:cs="Arial"/>
          <w:sz w:val="28"/>
          <w:szCs w:val="28"/>
          <w:vertAlign w:val="superscript"/>
          <w:lang w:val="x-none"/>
        </w:rPr>
        <w:t xml:space="preserve">113 </w:t>
      </w:r>
      <w:proofErr w:type="spellStart"/>
      <w:r>
        <w:rPr>
          <w:rFonts w:ascii="Arial" w:hAnsi="Arial" w:cs="Arial"/>
          <w:sz w:val="28"/>
          <w:szCs w:val="28"/>
          <w:lang w:val="x-none"/>
        </w:rPr>
        <w:t>Ndabva</w:t>
      </w:r>
      <w:proofErr w:type="spellEnd"/>
      <w:r>
        <w:rPr>
          <w:rFonts w:ascii="Arial" w:hAnsi="Arial" w:cs="Arial"/>
          <w:sz w:val="28"/>
          <w:szCs w:val="28"/>
          <w:lang w:val="x-none"/>
        </w:rPr>
        <w:t xml:space="preserve"> Harare </w:t>
      </w:r>
      <w:proofErr w:type="spellStart"/>
      <w:r>
        <w:rPr>
          <w:rFonts w:ascii="Arial" w:hAnsi="Arial" w:cs="Arial"/>
          <w:sz w:val="28"/>
          <w:szCs w:val="28"/>
          <w:lang w:val="x-none"/>
        </w:rPr>
        <w:t>ndiri</w:t>
      </w:r>
      <w:proofErr w:type="spellEnd"/>
      <w:r>
        <w:rPr>
          <w:rFonts w:ascii="Arial" w:hAnsi="Arial" w:cs="Arial"/>
          <w:sz w:val="28"/>
          <w:szCs w:val="28"/>
          <w:lang w:val="x-none"/>
        </w:rPr>
        <w:t xml:space="preserve"> one, </w:t>
      </w:r>
      <w:proofErr w:type="spellStart"/>
      <w:r>
        <w:rPr>
          <w:rFonts w:ascii="Arial" w:hAnsi="Arial" w:cs="Arial"/>
          <w:sz w:val="28"/>
          <w:szCs w:val="28"/>
          <w:lang w:val="x-none"/>
        </w:rPr>
        <w:t>ndakazodzokera</w:t>
      </w:r>
      <w:proofErr w:type="spellEnd"/>
      <w:r>
        <w:rPr>
          <w:rFonts w:ascii="Arial" w:hAnsi="Arial" w:cs="Arial"/>
          <w:sz w:val="28"/>
          <w:szCs w:val="28"/>
          <w:lang w:val="x-none"/>
        </w:rPr>
        <w:t xml:space="preserve"> </w:t>
      </w:r>
      <w:proofErr w:type="spellStart"/>
      <w:r>
        <w:rPr>
          <w:rFonts w:ascii="Arial" w:hAnsi="Arial" w:cs="Arial"/>
          <w:sz w:val="28"/>
          <w:szCs w:val="28"/>
          <w:lang w:val="x-none"/>
        </w:rPr>
        <w:t>ndaane</w:t>
      </w:r>
      <w:proofErr w:type="spellEnd"/>
      <w:r>
        <w:rPr>
          <w:rFonts w:ascii="Arial" w:hAnsi="Arial" w:cs="Arial"/>
          <w:sz w:val="28"/>
          <w:szCs w:val="28"/>
          <w:lang w:val="x-none"/>
        </w:rPr>
        <w:t xml:space="preserve"> </w:t>
      </w:r>
      <w:proofErr w:type="spellStart"/>
      <w:r>
        <w:rPr>
          <w:rFonts w:ascii="Arial" w:hAnsi="Arial" w:cs="Arial"/>
          <w:sz w:val="28"/>
          <w:szCs w:val="28"/>
          <w:lang w:val="x-none"/>
        </w:rPr>
        <w:t>chii</w:t>
      </w:r>
      <w:proofErr w:type="spellEnd"/>
      <w:r>
        <w:rPr>
          <w:rFonts w:ascii="Arial" w:hAnsi="Arial" w:cs="Arial"/>
          <w:sz w:val="28"/>
          <w:szCs w:val="28"/>
          <w:lang w:val="x-none"/>
        </w:rPr>
        <w:t xml:space="preserve">...? </w:t>
      </w:r>
      <w:r w:rsidRPr="005F7606">
        <w:rPr>
          <w:rFonts w:ascii="Arial" w:hAnsi="Arial" w:cs="Arial"/>
          <w:sz w:val="18"/>
          <w:szCs w:val="18"/>
        </w:rPr>
        <w:t>[Congregation says, “</w:t>
      </w:r>
      <w:r>
        <w:rPr>
          <w:rFonts w:ascii="Arial" w:hAnsi="Arial" w:cs="Arial"/>
          <w:sz w:val="18"/>
          <w:szCs w:val="18"/>
        </w:rPr>
        <w:t>four</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Ndakabva</w:t>
      </w:r>
      <w:proofErr w:type="spellEnd"/>
      <w:r>
        <w:rPr>
          <w:rFonts w:ascii="Arial" w:hAnsi="Arial" w:cs="Arial"/>
          <w:sz w:val="28"/>
          <w:szCs w:val="28"/>
          <w:lang w:val="x-none"/>
        </w:rPr>
        <w:t xml:space="preserve"> Harare </w:t>
      </w:r>
      <w:proofErr w:type="spellStart"/>
      <w:r>
        <w:rPr>
          <w:rFonts w:ascii="Arial" w:hAnsi="Arial" w:cs="Arial"/>
          <w:sz w:val="28"/>
          <w:szCs w:val="28"/>
          <w:lang w:val="x-none"/>
        </w:rPr>
        <w:t>ndisina</w:t>
      </w:r>
      <w:proofErr w:type="spellEnd"/>
      <w:r>
        <w:rPr>
          <w:rFonts w:ascii="Arial" w:hAnsi="Arial" w:cs="Arial"/>
          <w:sz w:val="28"/>
          <w:szCs w:val="28"/>
          <w:lang w:val="x-none"/>
        </w:rPr>
        <w:t xml:space="preserve"> kana spare underwear. </w:t>
      </w:r>
      <w:r w:rsidRPr="005F7606">
        <w:rPr>
          <w:rFonts w:ascii="Arial" w:hAnsi="Arial" w:cs="Arial"/>
          <w:sz w:val="18"/>
          <w:szCs w:val="18"/>
        </w:rPr>
        <w:t xml:space="preserve">[Congregation </w:t>
      </w:r>
      <w:r>
        <w:rPr>
          <w:rFonts w:ascii="Arial" w:hAnsi="Arial" w:cs="Arial"/>
          <w:sz w:val="18"/>
          <w:szCs w:val="18"/>
        </w:rPr>
        <w:t>laughs—ED</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Ndangandisina</w:t>
      </w:r>
      <w:proofErr w:type="spellEnd"/>
      <w:r>
        <w:rPr>
          <w:rFonts w:ascii="Arial" w:hAnsi="Arial" w:cs="Arial"/>
          <w:sz w:val="28"/>
          <w:szCs w:val="28"/>
          <w:lang w:val="x-none"/>
        </w:rPr>
        <w:t xml:space="preserve"> spare underwear, spare shoe </w:t>
      </w:r>
      <w:proofErr w:type="spellStart"/>
      <w:r>
        <w:rPr>
          <w:rFonts w:ascii="Arial" w:hAnsi="Arial" w:cs="Arial"/>
          <w:sz w:val="28"/>
          <w:szCs w:val="28"/>
          <w:lang w:val="x-none"/>
        </w:rPr>
        <w:t>ndangandisina</w:t>
      </w:r>
      <w:proofErr w:type="spellEnd"/>
      <w:r>
        <w:rPr>
          <w:rFonts w:ascii="Arial" w:hAnsi="Arial" w:cs="Arial"/>
          <w:sz w:val="28"/>
          <w:szCs w:val="28"/>
          <w:lang w:val="x-none"/>
        </w:rPr>
        <w:t xml:space="preserve">. </w:t>
      </w:r>
      <w:proofErr w:type="spellStart"/>
      <w:r>
        <w:rPr>
          <w:rFonts w:ascii="Arial" w:hAnsi="Arial" w:cs="Arial"/>
          <w:sz w:val="28"/>
          <w:szCs w:val="28"/>
          <w:lang w:val="x-none"/>
        </w:rPr>
        <w:t>Ndangandisina</w:t>
      </w:r>
      <w:proofErr w:type="spellEnd"/>
      <w:r>
        <w:rPr>
          <w:rFonts w:ascii="Arial" w:hAnsi="Arial" w:cs="Arial"/>
          <w:sz w:val="28"/>
          <w:szCs w:val="28"/>
          <w:lang w:val="x-none"/>
        </w:rPr>
        <w:t xml:space="preserve"> spare vest, </w:t>
      </w:r>
      <w:proofErr w:type="spellStart"/>
      <w:r>
        <w:rPr>
          <w:rFonts w:ascii="Arial" w:hAnsi="Arial" w:cs="Arial"/>
          <w:sz w:val="28"/>
          <w:szCs w:val="28"/>
          <w:lang w:val="x-none"/>
        </w:rPr>
        <w:t>ndangandiri</w:t>
      </w:r>
      <w:proofErr w:type="spellEnd"/>
      <w:r>
        <w:rPr>
          <w:rFonts w:ascii="Arial" w:hAnsi="Arial" w:cs="Arial"/>
          <w:sz w:val="28"/>
          <w:szCs w:val="28"/>
          <w:lang w:val="x-none"/>
        </w:rPr>
        <w:t xml:space="preserve"> </w:t>
      </w:r>
      <w:proofErr w:type="spellStart"/>
      <w:r>
        <w:rPr>
          <w:rFonts w:ascii="Arial" w:hAnsi="Arial" w:cs="Arial"/>
          <w:sz w:val="28"/>
          <w:szCs w:val="28"/>
          <w:lang w:val="x-none"/>
        </w:rPr>
        <w:t>stude</w:t>
      </w:r>
      <w:proofErr w:type="spellEnd"/>
      <w:r>
        <w:rPr>
          <w:rFonts w:ascii="Arial" w:hAnsi="Arial" w:cs="Arial"/>
          <w:sz w:val="28"/>
          <w:szCs w:val="28"/>
          <w:lang w:val="x-none"/>
        </w:rPr>
        <w:t xml:space="preserve">...? </w:t>
      </w:r>
      <w:r w:rsidRPr="005F7606">
        <w:rPr>
          <w:rFonts w:ascii="Arial" w:hAnsi="Arial" w:cs="Arial"/>
          <w:sz w:val="18"/>
          <w:szCs w:val="18"/>
        </w:rPr>
        <w:t>[Congregation says, “</w:t>
      </w:r>
      <w:r>
        <w:rPr>
          <w:rFonts w:ascii="Arial" w:hAnsi="Arial" w:cs="Arial"/>
          <w:sz w:val="18"/>
          <w:szCs w:val="18"/>
        </w:rPr>
        <w:t>student</w:t>
      </w:r>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When I went back I had households, wardrobes, shelves. </w:t>
      </w:r>
      <w:r w:rsidRPr="005F7606">
        <w:rPr>
          <w:rFonts w:ascii="Arial" w:hAnsi="Arial" w:cs="Arial"/>
          <w:sz w:val="18"/>
          <w:szCs w:val="18"/>
        </w:rPr>
        <w:t>[Congregation says, “Amen.”]</w:t>
      </w:r>
      <w:r>
        <w:rPr>
          <w:rFonts w:ascii="Arial" w:hAnsi="Arial" w:cs="Arial"/>
          <w:sz w:val="28"/>
          <w:szCs w:val="28"/>
        </w:rPr>
        <w:t xml:space="preserve"> </w:t>
      </w:r>
      <w:r w:rsidRPr="005B54A0">
        <w:rPr>
          <w:rFonts w:ascii="Arial" w:hAnsi="Arial" w:cs="Arial"/>
          <w:sz w:val="18"/>
          <w:szCs w:val="18"/>
        </w:rPr>
        <w:t>[Apostle starts to sing—ED]</w:t>
      </w:r>
    </w:p>
    <w:p w:rsidRPr="006843FB" w:rsidR="00264564" w:rsidP="00264564" w:rsidRDefault="00264564" w14:paraId="3557C884" w14:textId="77777777">
      <w:pPr>
        <w:jc w:val="center"/>
        <w:rPr>
          <w:rFonts w:ascii="Arial" w:hAnsi="Arial" w:cs="Arial"/>
          <w:i/>
          <w:iCs/>
          <w:sz w:val="28"/>
          <w:szCs w:val="28"/>
          <w:lang w:val="x-none"/>
        </w:rPr>
      </w:pPr>
      <w:proofErr w:type="spellStart"/>
      <w:r w:rsidRPr="006843FB">
        <w:rPr>
          <w:rFonts w:ascii="Arial" w:hAnsi="Arial" w:cs="Arial"/>
          <w:i/>
          <w:iCs/>
          <w:sz w:val="28"/>
          <w:szCs w:val="28"/>
          <w:lang w:val="x-none"/>
        </w:rPr>
        <w:t>Ndewe</w:t>
      </w:r>
      <w:proofErr w:type="spellEnd"/>
      <w:r w:rsidRPr="006843FB">
        <w:rPr>
          <w:rFonts w:ascii="Arial" w:hAnsi="Arial" w:cs="Arial"/>
          <w:i/>
          <w:iCs/>
          <w:sz w:val="28"/>
          <w:szCs w:val="28"/>
          <w:lang w:val="x-none"/>
        </w:rPr>
        <w:t xml:space="preserve"> </w:t>
      </w:r>
      <w:proofErr w:type="spellStart"/>
      <w:r w:rsidRPr="006843FB">
        <w:rPr>
          <w:rFonts w:ascii="Arial" w:hAnsi="Arial" w:cs="Arial"/>
          <w:i/>
          <w:iCs/>
          <w:sz w:val="28"/>
          <w:szCs w:val="28"/>
          <w:lang w:val="x-none"/>
        </w:rPr>
        <w:t>munana</w:t>
      </w:r>
      <w:proofErr w:type="spellEnd"/>
      <w:r w:rsidRPr="006843FB">
        <w:rPr>
          <w:rFonts w:ascii="Arial" w:hAnsi="Arial" w:cs="Arial"/>
          <w:i/>
          <w:iCs/>
          <w:sz w:val="28"/>
          <w:szCs w:val="28"/>
          <w:lang w:val="x-none"/>
        </w:rPr>
        <w:t xml:space="preserve">, </w:t>
      </w:r>
      <w:proofErr w:type="spellStart"/>
      <w:r w:rsidRPr="006843FB">
        <w:rPr>
          <w:rFonts w:ascii="Arial" w:hAnsi="Arial" w:cs="Arial"/>
          <w:i/>
          <w:iCs/>
          <w:sz w:val="28"/>
          <w:szCs w:val="28"/>
          <w:lang w:val="x-none"/>
        </w:rPr>
        <w:t>ndewe</w:t>
      </w:r>
      <w:proofErr w:type="spellEnd"/>
      <w:r w:rsidRPr="006843FB">
        <w:rPr>
          <w:rFonts w:ascii="Arial" w:hAnsi="Arial" w:cs="Arial"/>
          <w:i/>
          <w:iCs/>
          <w:sz w:val="28"/>
          <w:szCs w:val="28"/>
          <w:lang w:val="x-none"/>
        </w:rPr>
        <w:t xml:space="preserve"> </w:t>
      </w:r>
      <w:proofErr w:type="spellStart"/>
      <w:r w:rsidRPr="006843FB">
        <w:rPr>
          <w:rFonts w:ascii="Arial" w:hAnsi="Arial" w:cs="Arial"/>
          <w:i/>
          <w:iCs/>
          <w:sz w:val="28"/>
          <w:szCs w:val="28"/>
          <w:lang w:val="x-none"/>
        </w:rPr>
        <w:t>munana</w:t>
      </w:r>
      <w:proofErr w:type="spellEnd"/>
      <w:r w:rsidRPr="006843FB">
        <w:rPr>
          <w:rFonts w:ascii="Arial" w:hAnsi="Arial" w:cs="Arial"/>
          <w:i/>
          <w:iCs/>
          <w:sz w:val="28"/>
          <w:szCs w:val="28"/>
          <w:lang w:val="x-none"/>
        </w:rPr>
        <w:t xml:space="preserve">, Jehovah </w:t>
      </w:r>
      <w:proofErr w:type="spellStart"/>
      <w:r w:rsidRPr="006843FB">
        <w:rPr>
          <w:rFonts w:ascii="Arial" w:hAnsi="Arial" w:cs="Arial"/>
          <w:i/>
          <w:iCs/>
          <w:sz w:val="28"/>
          <w:szCs w:val="28"/>
          <w:lang w:val="x-none"/>
        </w:rPr>
        <w:t>ndewe</w:t>
      </w:r>
      <w:proofErr w:type="spellEnd"/>
      <w:r w:rsidRPr="006843FB">
        <w:rPr>
          <w:rFonts w:ascii="Arial" w:hAnsi="Arial" w:cs="Arial"/>
          <w:i/>
          <w:iCs/>
          <w:sz w:val="28"/>
          <w:szCs w:val="28"/>
          <w:lang w:val="x-none"/>
        </w:rPr>
        <w:t xml:space="preserve"> </w:t>
      </w:r>
      <w:proofErr w:type="spellStart"/>
      <w:r w:rsidRPr="006843FB">
        <w:rPr>
          <w:rFonts w:ascii="Arial" w:hAnsi="Arial" w:cs="Arial"/>
          <w:i/>
          <w:iCs/>
          <w:sz w:val="28"/>
          <w:szCs w:val="28"/>
          <w:lang w:val="x-none"/>
        </w:rPr>
        <w:t>munana</w:t>
      </w:r>
      <w:proofErr w:type="spellEnd"/>
      <w:r w:rsidRPr="006843FB">
        <w:rPr>
          <w:rFonts w:ascii="Arial" w:hAnsi="Arial" w:cs="Arial"/>
          <w:i/>
          <w:iCs/>
          <w:sz w:val="28"/>
          <w:szCs w:val="28"/>
          <w:lang w:val="x-none"/>
        </w:rPr>
        <w:t>.</w:t>
      </w:r>
    </w:p>
    <w:p w:rsidR="00264564" w:rsidP="00264564" w:rsidRDefault="00264564" w14:paraId="03B43EA2" w14:textId="77777777">
      <w:pPr>
        <w:jc w:val="both"/>
        <w:rPr>
          <w:rFonts w:ascii="Arial" w:hAnsi="Arial" w:cs="Arial"/>
          <w:sz w:val="28"/>
          <w:szCs w:val="28"/>
          <w:lang w:val="x-none"/>
        </w:rPr>
      </w:pPr>
      <w:r w:rsidRPr="00CF4424">
        <w:rPr>
          <w:rFonts w:ascii="Arial" w:hAnsi="Arial" w:cs="Arial"/>
          <w:sz w:val="28"/>
          <w:szCs w:val="28"/>
          <w:vertAlign w:val="superscript"/>
        </w:rPr>
        <w:t>114</w:t>
      </w:r>
      <w:r>
        <w:rPr>
          <w:rFonts w:ascii="Arial" w:hAnsi="Arial" w:cs="Arial"/>
          <w:sz w:val="18"/>
          <w:szCs w:val="18"/>
          <w:vertAlign w:val="superscript"/>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Ndakazodzokera</w:t>
      </w:r>
      <w:proofErr w:type="spellEnd"/>
      <w:r>
        <w:rPr>
          <w:rFonts w:ascii="Arial" w:hAnsi="Arial" w:cs="Arial"/>
          <w:sz w:val="28"/>
          <w:szCs w:val="28"/>
          <w:lang w:val="x-none"/>
        </w:rPr>
        <w:t xml:space="preserve">, </w:t>
      </w:r>
      <w:proofErr w:type="spellStart"/>
      <w:r>
        <w:rPr>
          <w:rFonts w:ascii="Arial" w:hAnsi="Arial" w:cs="Arial"/>
          <w:sz w:val="28"/>
          <w:szCs w:val="28"/>
          <w:lang w:val="x-none"/>
        </w:rPr>
        <w:t>ndakazodzokera</w:t>
      </w:r>
      <w:proofErr w:type="spellEnd"/>
      <w:r>
        <w:rPr>
          <w:rFonts w:ascii="Arial" w:hAnsi="Arial" w:cs="Arial"/>
          <w:sz w:val="28"/>
          <w:szCs w:val="28"/>
          <w:lang w:val="x-none"/>
        </w:rPr>
        <w:t xml:space="preserve"> </w:t>
      </w:r>
      <w:proofErr w:type="spellStart"/>
      <w:r>
        <w:rPr>
          <w:rFonts w:ascii="Arial" w:hAnsi="Arial" w:cs="Arial"/>
          <w:sz w:val="28"/>
          <w:szCs w:val="28"/>
          <w:lang w:val="x-none"/>
        </w:rPr>
        <w:t>nda’anana</w:t>
      </w:r>
      <w:proofErr w:type="spellEnd"/>
      <w:r>
        <w:rPr>
          <w:rFonts w:ascii="Arial" w:hAnsi="Arial" w:cs="Arial"/>
          <w:sz w:val="28"/>
          <w:szCs w:val="28"/>
          <w:lang w:val="x-none"/>
        </w:rPr>
        <w:t xml:space="preserve"> </w:t>
      </w:r>
      <w:proofErr w:type="spellStart"/>
      <w:r>
        <w:rPr>
          <w:rFonts w:ascii="Arial" w:hAnsi="Arial" w:cs="Arial"/>
          <w:sz w:val="28"/>
          <w:szCs w:val="28"/>
          <w:lang w:val="x-none"/>
        </w:rPr>
        <w:t>Shiphra</w:t>
      </w:r>
      <w:proofErr w:type="spellEnd"/>
      <w:r>
        <w:rPr>
          <w:rFonts w:ascii="Arial" w:hAnsi="Arial" w:cs="Arial"/>
          <w:sz w:val="28"/>
          <w:szCs w:val="28"/>
          <w:lang w:val="x-none"/>
        </w:rPr>
        <w:t xml:space="preserve">, </w:t>
      </w:r>
      <w:proofErr w:type="spellStart"/>
      <w:r>
        <w:rPr>
          <w:rFonts w:ascii="Arial" w:hAnsi="Arial" w:cs="Arial"/>
          <w:sz w:val="28"/>
          <w:szCs w:val="28"/>
          <w:lang w:val="x-none"/>
        </w:rPr>
        <w:t>nda’anana</w:t>
      </w:r>
      <w:proofErr w:type="spellEnd"/>
      <w:r>
        <w:rPr>
          <w:rFonts w:ascii="Arial" w:hAnsi="Arial" w:cs="Arial"/>
          <w:sz w:val="28"/>
          <w:szCs w:val="28"/>
          <w:lang w:val="x-none"/>
        </w:rPr>
        <w:t xml:space="preserve"> Esther, </w:t>
      </w:r>
      <w:proofErr w:type="spellStart"/>
      <w:r>
        <w:rPr>
          <w:rFonts w:ascii="Arial" w:hAnsi="Arial" w:cs="Arial"/>
          <w:sz w:val="28"/>
          <w:szCs w:val="28"/>
          <w:lang w:val="x-none"/>
        </w:rPr>
        <w:t>nda’anana</w:t>
      </w:r>
      <w:proofErr w:type="spellEnd"/>
      <w:r>
        <w:rPr>
          <w:rFonts w:ascii="Arial" w:hAnsi="Arial" w:cs="Arial"/>
          <w:sz w:val="28"/>
          <w:szCs w:val="28"/>
          <w:lang w:val="x-none"/>
        </w:rPr>
        <w:t xml:space="preserve"> Mozi, </w:t>
      </w:r>
      <w:proofErr w:type="spellStart"/>
      <w:r>
        <w:rPr>
          <w:rFonts w:ascii="Arial" w:hAnsi="Arial" w:cs="Arial"/>
          <w:sz w:val="28"/>
          <w:szCs w:val="28"/>
          <w:lang w:val="x-none"/>
        </w:rPr>
        <w:t>nda’anana</w:t>
      </w:r>
      <w:proofErr w:type="spellEnd"/>
      <w:r>
        <w:rPr>
          <w:rFonts w:ascii="Arial" w:hAnsi="Arial" w:cs="Arial"/>
          <w:sz w:val="28"/>
          <w:szCs w:val="28"/>
          <w:lang w:val="x-none"/>
        </w:rPr>
        <w:t xml:space="preserve"> Zoe, </w:t>
      </w:r>
      <w:proofErr w:type="spellStart"/>
      <w:r>
        <w:rPr>
          <w:rFonts w:ascii="Arial" w:hAnsi="Arial" w:cs="Arial"/>
          <w:sz w:val="28"/>
          <w:szCs w:val="28"/>
          <w:lang w:val="x-none"/>
        </w:rPr>
        <w:t>nda’anana</w:t>
      </w:r>
      <w:proofErr w:type="spellEnd"/>
      <w:r>
        <w:rPr>
          <w:rFonts w:ascii="Arial" w:hAnsi="Arial" w:cs="Arial"/>
          <w:sz w:val="28"/>
          <w:szCs w:val="28"/>
          <w:lang w:val="x-none"/>
        </w:rPr>
        <w:t xml:space="preserve">—nana Zinhle, </w:t>
      </w:r>
      <w:proofErr w:type="spellStart"/>
      <w:r>
        <w:rPr>
          <w:rFonts w:ascii="Arial" w:hAnsi="Arial" w:cs="Arial"/>
          <w:sz w:val="28"/>
          <w:szCs w:val="28"/>
          <w:lang w:val="x-none"/>
        </w:rPr>
        <w:t>nda’anana</w:t>
      </w:r>
      <w:proofErr w:type="spellEnd"/>
      <w:r>
        <w:rPr>
          <w:rFonts w:ascii="Arial" w:hAnsi="Arial" w:cs="Arial"/>
          <w:sz w:val="28"/>
          <w:szCs w:val="28"/>
          <w:lang w:val="x-none"/>
        </w:rPr>
        <w:t xml:space="preserve"> Gari, </w:t>
      </w:r>
      <w:proofErr w:type="spellStart"/>
      <w:r>
        <w:rPr>
          <w:rFonts w:ascii="Arial" w:hAnsi="Arial" w:cs="Arial"/>
          <w:sz w:val="28"/>
          <w:szCs w:val="28"/>
          <w:lang w:val="x-none"/>
        </w:rPr>
        <w:t>ndaakudzokera</w:t>
      </w:r>
      <w:proofErr w:type="spellEnd"/>
      <w:r>
        <w:rPr>
          <w:rFonts w:ascii="Arial" w:hAnsi="Arial" w:cs="Arial"/>
          <w:sz w:val="28"/>
          <w:szCs w:val="28"/>
          <w:lang w:val="x-none"/>
        </w:rPr>
        <w:t xml:space="preserve"> </w:t>
      </w:r>
      <w:proofErr w:type="spellStart"/>
      <w:r>
        <w:rPr>
          <w:rFonts w:ascii="Arial" w:hAnsi="Arial" w:cs="Arial"/>
          <w:sz w:val="28"/>
          <w:szCs w:val="28"/>
          <w:lang w:val="x-none"/>
        </w:rPr>
        <w:t>nda’anana</w:t>
      </w:r>
      <w:proofErr w:type="spellEnd"/>
      <w:r>
        <w:rPr>
          <w:rFonts w:ascii="Arial" w:hAnsi="Arial" w:cs="Arial"/>
          <w:sz w:val="28"/>
          <w:szCs w:val="28"/>
          <w:lang w:val="x-none"/>
        </w:rPr>
        <w:t xml:space="preserve"> Kombo, </w:t>
      </w:r>
      <w:proofErr w:type="spellStart"/>
      <w:r>
        <w:rPr>
          <w:rFonts w:ascii="Arial" w:hAnsi="Arial" w:cs="Arial"/>
          <w:sz w:val="28"/>
          <w:szCs w:val="28"/>
          <w:lang w:val="x-none"/>
        </w:rPr>
        <w:t>ndaakudzokera</w:t>
      </w:r>
      <w:proofErr w:type="spellEnd"/>
      <w:r>
        <w:rPr>
          <w:rFonts w:ascii="Arial" w:hAnsi="Arial" w:cs="Arial"/>
          <w:sz w:val="28"/>
          <w:szCs w:val="28"/>
          <w:lang w:val="x-none"/>
        </w:rPr>
        <w:t xml:space="preserve"> </w:t>
      </w:r>
      <w:proofErr w:type="spellStart"/>
      <w:r>
        <w:rPr>
          <w:rFonts w:ascii="Arial" w:hAnsi="Arial" w:cs="Arial"/>
          <w:sz w:val="28"/>
          <w:szCs w:val="28"/>
          <w:lang w:val="x-none"/>
        </w:rPr>
        <w:t>nda’ana</w:t>
      </w:r>
      <w:proofErr w:type="spellEnd"/>
      <w:r>
        <w:rPr>
          <w:rFonts w:ascii="Arial" w:hAnsi="Arial" w:cs="Arial"/>
          <w:sz w:val="28"/>
          <w:szCs w:val="28"/>
          <w:lang w:val="x-none"/>
        </w:rPr>
        <w:t xml:space="preserve"> Tito. I came one band, I go back </w:t>
      </w:r>
      <w:proofErr w:type="spellStart"/>
      <w:r>
        <w:rPr>
          <w:rFonts w:ascii="Arial" w:hAnsi="Arial" w:cs="Arial"/>
          <w:sz w:val="28"/>
          <w:szCs w:val="28"/>
          <w:lang w:val="x-none"/>
        </w:rPr>
        <w:t>nda’ane</w:t>
      </w:r>
      <w:proofErr w:type="spellEnd"/>
      <w:r>
        <w:rPr>
          <w:rFonts w:ascii="Arial" w:hAnsi="Arial" w:cs="Arial"/>
          <w:sz w:val="28"/>
          <w:szCs w:val="28"/>
          <w:lang w:val="x-none"/>
        </w:rPr>
        <w:t xml:space="preserve"> </w:t>
      </w:r>
      <w:proofErr w:type="spellStart"/>
      <w:r>
        <w:rPr>
          <w:rFonts w:ascii="Arial" w:hAnsi="Arial" w:cs="Arial"/>
          <w:sz w:val="28"/>
          <w:szCs w:val="28"/>
          <w:lang w:val="x-none"/>
        </w:rPr>
        <w:t>gurusvusvu</w:t>
      </w:r>
      <w:proofErr w:type="spellEnd"/>
      <w:r>
        <w:rPr>
          <w:rFonts w:ascii="Arial" w:hAnsi="Arial" w:cs="Arial"/>
          <w:sz w:val="28"/>
          <w:szCs w:val="28"/>
          <w:lang w:val="x-none"/>
        </w:rPr>
        <w:t xml:space="preserve"> </w:t>
      </w:r>
      <w:proofErr w:type="spellStart"/>
      <w:r>
        <w:rPr>
          <w:rFonts w:ascii="Arial" w:hAnsi="Arial" w:cs="Arial"/>
          <w:sz w:val="28"/>
          <w:szCs w:val="28"/>
          <w:lang w:val="x-none"/>
        </w:rPr>
        <w:t>reva</w:t>
      </w:r>
      <w:proofErr w:type="spellEnd"/>
      <w:r>
        <w:rPr>
          <w:rFonts w:ascii="Arial" w:hAnsi="Arial" w:cs="Arial"/>
          <w:sz w:val="28"/>
          <w:szCs w:val="28"/>
          <w:lang w:val="x-none"/>
        </w:rPr>
        <w:t>...?</w:t>
      </w:r>
      <w:r w:rsidRPr="00EA458F">
        <w:rPr>
          <w:rFonts w:ascii="Arial" w:hAnsi="Arial" w:cs="Arial"/>
          <w:sz w:val="18"/>
          <w:szCs w:val="18"/>
        </w:rPr>
        <w:t xml:space="preserve"> </w:t>
      </w:r>
      <w:r w:rsidRPr="005F7606">
        <w:rPr>
          <w:rFonts w:ascii="Arial" w:hAnsi="Arial" w:cs="Arial"/>
          <w:sz w:val="18"/>
          <w:szCs w:val="18"/>
        </w:rPr>
        <w:t>[Congregation says, “</w:t>
      </w:r>
      <w:proofErr w:type="spellStart"/>
      <w:r>
        <w:rPr>
          <w:rFonts w:ascii="Arial" w:hAnsi="Arial" w:cs="Arial"/>
          <w:sz w:val="18"/>
          <w:szCs w:val="18"/>
        </w:rPr>
        <w:t>revanhu</w:t>
      </w:r>
      <w:proofErr w:type="spellEnd"/>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 Nenyasha </w:t>
      </w:r>
      <w:proofErr w:type="spellStart"/>
      <w:r>
        <w:rPr>
          <w:rFonts w:ascii="Arial" w:hAnsi="Arial" w:cs="Arial"/>
          <w:sz w:val="28"/>
          <w:szCs w:val="28"/>
          <w:lang w:val="x-none"/>
        </w:rPr>
        <w:t>dzaani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dzaMwari</w:t>
      </w:r>
      <w:proofErr w:type="spellEnd"/>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Kure </w:t>
      </w:r>
      <w:proofErr w:type="spellStart"/>
      <w:r>
        <w:rPr>
          <w:rFonts w:ascii="Arial" w:hAnsi="Arial" w:cs="Arial"/>
          <w:sz w:val="28"/>
          <w:szCs w:val="28"/>
          <w:lang w:val="x-none"/>
        </w:rPr>
        <w:t>nemapako</w:t>
      </w:r>
      <w:proofErr w:type="spellEnd"/>
      <w:r>
        <w:rPr>
          <w:rFonts w:ascii="Arial" w:hAnsi="Arial" w:cs="Arial"/>
          <w:sz w:val="28"/>
          <w:szCs w:val="28"/>
          <w:lang w:val="x-none"/>
        </w:rPr>
        <w:t xml:space="preserve"> </w:t>
      </w:r>
      <w:proofErr w:type="spellStart"/>
      <w:r>
        <w:rPr>
          <w:rFonts w:ascii="Arial" w:hAnsi="Arial" w:cs="Arial"/>
          <w:sz w:val="28"/>
          <w:szCs w:val="28"/>
          <w:lang w:val="x-none"/>
        </w:rPr>
        <w:t>ezumba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lang w:val="x-none"/>
        </w:rPr>
        <w:t xml:space="preserve"> </w:t>
      </w:r>
      <w:proofErr w:type="spellStart"/>
      <w:r>
        <w:rPr>
          <w:rFonts w:ascii="Arial" w:hAnsi="Arial" w:cs="Arial"/>
          <w:sz w:val="28"/>
          <w:szCs w:val="28"/>
          <w:lang w:val="x-none"/>
        </w:rPr>
        <w:t>Handina</w:t>
      </w:r>
      <w:proofErr w:type="spellEnd"/>
      <w:r>
        <w:rPr>
          <w:rFonts w:ascii="Arial" w:hAnsi="Arial" w:cs="Arial"/>
          <w:sz w:val="28"/>
          <w:szCs w:val="28"/>
          <w:lang w:val="x-none"/>
        </w:rPr>
        <w:t xml:space="preserve"> </w:t>
      </w:r>
      <w:proofErr w:type="spellStart"/>
      <w:r>
        <w:rPr>
          <w:rFonts w:ascii="Arial" w:hAnsi="Arial" w:cs="Arial"/>
          <w:sz w:val="28"/>
          <w:szCs w:val="28"/>
          <w:lang w:val="x-none"/>
        </w:rPr>
        <w:t>kuzodzokera</w:t>
      </w:r>
      <w:proofErr w:type="spellEnd"/>
      <w:r>
        <w:rPr>
          <w:rFonts w:ascii="Arial" w:hAnsi="Arial" w:cs="Arial"/>
          <w:sz w:val="28"/>
          <w:szCs w:val="28"/>
          <w:lang w:val="x-none"/>
        </w:rPr>
        <w:t xml:space="preserve"> </w:t>
      </w:r>
      <w:proofErr w:type="spellStart"/>
      <w:r>
        <w:rPr>
          <w:rFonts w:ascii="Arial" w:hAnsi="Arial" w:cs="Arial"/>
          <w:sz w:val="28"/>
          <w:szCs w:val="28"/>
          <w:lang w:val="x-none"/>
        </w:rPr>
        <w:t>kwaari</w:t>
      </w:r>
      <w:proofErr w:type="spellEnd"/>
      <w:r>
        <w:rPr>
          <w:rFonts w:ascii="Arial" w:hAnsi="Arial" w:cs="Arial"/>
          <w:sz w:val="28"/>
          <w:szCs w:val="28"/>
          <w:lang w:val="x-none"/>
        </w:rPr>
        <w:t xml:space="preserve"> </w:t>
      </w:r>
      <w:proofErr w:type="spellStart"/>
      <w:r>
        <w:rPr>
          <w:rFonts w:ascii="Arial" w:hAnsi="Arial" w:cs="Arial"/>
          <w:sz w:val="28"/>
          <w:szCs w:val="28"/>
          <w:lang w:val="x-none"/>
        </w:rPr>
        <w:t>zvakare</w:t>
      </w:r>
      <w:proofErr w:type="spellEnd"/>
      <w:r>
        <w:rPr>
          <w:rFonts w:ascii="Arial" w:hAnsi="Arial" w:cs="Arial"/>
          <w:sz w:val="28"/>
          <w:szCs w:val="28"/>
          <w:lang w:val="x-none"/>
        </w:rPr>
        <w:t xml:space="preserve">. </w:t>
      </w:r>
    </w:p>
    <w:p w:rsidR="00264564" w:rsidP="00264564" w:rsidRDefault="00264564" w14:paraId="34D375B0" w14:textId="77777777">
      <w:pPr>
        <w:jc w:val="both"/>
        <w:rPr>
          <w:rFonts w:ascii="Arial" w:hAnsi="Arial" w:cs="Arial"/>
          <w:sz w:val="28"/>
          <w:szCs w:val="28"/>
          <w:lang w:val="x-none"/>
        </w:rPr>
      </w:pPr>
      <w:r>
        <w:rPr>
          <w:rFonts w:ascii="Arial" w:hAnsi="Arial" w:cs="Arial"/>
          <w:sz w:val="28"/>
          <w:szCs w:val="28"/>
          <w:vertAlign w:val="superscript"/>
          <w:lang w:val="x-none"/>
        </w:rPr>
        <w:t xml:space="preserve">115 </w:t>
      </w:r>
      <w:proofErr w:type="spellStart"/>
      <w:r>
        <w:rPr>
          <w:rFonts w:ascii="Arial" w:hAnsi="Arial" w:cs="Arial"/>
          <w:sz w:val="28"/>
          <w:szCs w:val="28"/>
          <w:lang w:val="x-none"/>
        </w:rPr>
        <w:t>Ndopaunofana</w:t>
      </w:r>
      <w:proofErr w:type="spellEnd"/>
      <w:r>
        <w:rPr>
          <w:rFonts w:ascii="Arial" w:hAnsi="Arial" w:cs="Arial"/>
          <w:sz w:val="28"/>
          <w:szCs w:val="28"/>
          <w:lang w:val="x-none"/>
        </w:rPr>
        <w:t xml:space="preserve"> </w:t>
      </w:r>
      <w:proofErr w:type="spellStart"/>
      <w:r>
        <w:rPr>
          <w:rFonts w:ascii="Arial" w:hAnsi="Arial" w:cs="Arial"/>
          <w:sz w:val="28"/>
          <w:szCs w:val="28"/>
          <w:lang w:val="x-none"/>
        </w:rPr>
        <w:t>kunge</w:t>
      </w:r>
      <w:proofErr w:type="spellEnd"/>
      <w:r>
        <w:rPr>
          <w:rFonts w:ascii="Arial" w:hAnsi="Arial" w:cs="Arial"/>
          <w:sz w:val="28"/>
          <w:szCs w:val="28"/>
          <w:lang w:val="x-none"/>
        </w:rPr>
        <w:t xml:space="preserve"> </w:t>
      </w:r>
      <w:proofErr w:type="spellStart"/>
      <w:r>
        <w:rPr>
          <w:rFonts w:ascii="Arial" w:hAnsi="Arial" w:cs="Arial"/>
          <w:sz w:val="28"/>
          <w:szCs w:val="28"/>
          <w:lang w:val="x-none"/>
        </w:rPr>
        <w:t>uchiudza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w:t>
      </w:r>
      <w:proofErr w:type="spellStart"/>
      <w:r>
        <w:rPr>
          <w:rFonts w:ascii="Arial" w:hAnsi="Arial" w:cs="Arial"/>
          <w:sz w:val="28"/>
          <w:szCs w:val="28"/>
          <w:lang w:val="x-none"/>
        </w:rPr>
        <w:t>Vanangu</w:t>
      </w:r>
      <w:proofErr w:type="spellEnd"/>
      <w:r>
        <w:rPr>
          <w:rFonts w:ascii="Arial" w:hAnsi="Arial" w:cs="Arial"/>
          <w:sz w:val="28"/>
          <w:szCs w:val="28"/>
          <w:lang w:val="x-none"/>
        </w:rPr>
        <w:t xml:space="preserve"> </w:t>
      </w:r>
      <w:proofErr w:type="spellStart"/>
      <w:r>
        <w:rPr>
          <w:rFonts w:ascii="Arial" w:hAnsi="Arial" w:cs="Arial"/>
          <w:sz w:val="28"/>
          <w:szCs w:val="28"/>
          <w:lang w:val="x-none"/>
        </w:rPr>
        <w:t>chigarai</w:t>
      </w:r>
      <w:proofErr w:type="spellEnd"/>
      <w:r>
        <w:rPr>
          <w:rFonts w:ascii="Arial" w:hAnsi="Arial" w:cs="Arial"/>
          <w:sz w:val="28"/>
          <w:szCs w:val="28"/>
          <w:lang w:val="x-none"/>
        </w:rPr>
        <w:t xml:space="preserve"> </w:t>
      </w:r>
      <w:proofErr w:type="spellStart"/>
      <w:r>
        <w:rPr>
          <w:rFonts w:ascii="Arial" w:hAnsi="Arial" w:cs="Arial"/>
          <w:sz w:val="28"/>
          <w:szCs w:val="28"/>
          <w:lang w:val="x-none"/>
        </w:rPr>
        <w:t>ndikutaurirei</w:t>
      </w:r>
      <w:proofErr w:type="spellEnd"/>
      <w:r>
        <w:rPr>
          <w:rFonts w:ascii="Arial" w:hAnsi="Arial" w:cs="Arial"/>
          <w:sz w:val="28"/>
          <w:szCs w:val="28"/>
          <w:lang w:val="x-none"/>
        </w:rPr>
        <w:t xml:space="preserve">, Mwari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wandiri</w:t>
      </w:r>
      <w:proofErr w:type="spellEnd"/>
      <w:r>
        <w:rPr>
          <w:rFonts w:ascii="Arial" w:hAnsi="Arial" w:cs="Arial"/>
          <w:sz w:val="28"/>
          <w:szCs w:val="28"/>
          <w:lang w:val="x-none"/>
        </w:rPr>
        <w:t xml:space="preserve"> </w:t>
      </w:r>
      <w:proofErr w:type="spellStart"/>
      <w:r>
        <w:rPr>
          <w:rFonts w:ascii="Arial" w:hAnsi="Arial" w:cs="Arial"/>
          <w:sz w:val="28"/>
          <w:szCs w:val="28"/>
          <w:lang w:val="x-none"/>
        </w:rPr>
        <w:t>kukuudza</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haazi</w:t>
      </w:r>
      <w:proofErr w:type="spellEnd"/>
      <w:r>
        <w:rPr>
          <w:rFonts w:ascii="Arial" w:hAnsi="Arial" w:cs="Arial"/>
          <w:sz w:val="28"/>
          <w:szCs w:val="28"/>
          <w:lang w:val="x-none"/>
        </w:rPr>
        <w:t xml:space="preserve"> Mwari </w:t>
      </w:r>
      <w:proofErr w:type="spellStart"/>
      <w:r>
        <w:rPr>
          <w:rFonts w:ascii="Arial" w:hAnsi="Arial" w:cs="Arial"/>
          <w:sz w:val="28"/>
          <w:szCs w:val="28"/>
          <w:lang w:val="x-none"/>
        </w:rPr>
        <w:t>anoreva</w:t>
      </w:r>
      <w:proofErr w:type="spellEnd"/>
      <w:r>
        <w:rPr>
          <w:rFonts w:ascii="Arial" w:hAnsi="Arial" w:cs="Arial"/>
          <w:sz w:val="28"/>
          <w:szCs w:val="28"/>
          <w:lang w:val="x-none"/>
        </w:rPr>
        <w:t xml:space="preserve"> </w:t>
      </w:r>
      <w:proofErr w:type="spellStart"/>
      <w:r>
        <w:rPr>
          <w:rFonts w:ascii="Arial" w:hAnsi="Arial" w:cs="Arial"/>
          <w:sz w:val="28"/>
          <w:szCs w:val="28"/>
          <w:lang w:val="x-none"/>
        </w:rPr>
        <w:t>nhema</w:t>
      </w:r>
      <w:proofErr w:type="spellEnd"/>
      <w:r>
        <w:rPr>
          <w:rFonts w:ascii="Arial" w:hAnsi="Arial" w:cs="Arial"/>
          <w:sz w:val="28"/>
          <w:szCs w:val="28"/>
          <w:lang w:val="x-none"/>
        </w:rPr>
        <w:t xml:space="preserve">. </w:t>
      </w:r>
      <w:proofErr w:type="spellStart"/>
      <w:r>
        <w:rPr>
          <w:rFonts w:ascii="Arial" w:hAnsi="Arial" w:cs="Arial"/>
          <w:sz w:val="28"/>
          <w:szCs w:val="28"/>
          <w:lang w:val="x-none"/>
        </w:rPr>
        <w:t>Ndaakutaura</w:t>
      </w:r>
      <w:proofErr w:type="spellEnd"/>
      <w:r>
        <w:rPr>
          <w:rFonts w:ascii="Arial" w:hAnsi="Arial" w:cs="Arial"/>
          <w:sz w:val="28"/>
          <w:szCs w:val="28"/>
          <w:lang w:val="x-none"/>
        </w:rPr>
        <w:t xml:space="preserve"> </w:t>
      </w:r>
      <w:proofErr w:type="spellStart"/>
      <w:r>
        <w:rPr>
          <w:rFonts w:ascii="Arial" w:hAnsi="Arial" w:cs="Arial"/>
          <w:sz w:val="28"/>
          <w:szCs w:val="28"/>
          <w:lang w:val="x-none"/>
        </w:rPr>
        <w:t>ndakura</w:t>
      </w:r>
      <w:proofErr w:type="spellEnd"/>
      <w:r>
        <w:rPr>
          <w:rFonts w:ascii="Arial" w:hAnsi="Arial" w:cs="Arial"/>
          <w:sz w:val="28"/>
          <w:szCs w:val="28"/>
          <w:lang w:val="x-none"/>
        </w:rPr>
        <w:t xml:space="preserve"> </w:t>
      </w:r>
      <w:proofErr w:type="spellStart"/>
      <w:r>
        <w:rPr>
          <w:rFonts w:ascii="Arial" w:hAnsi="Arial" w:cs="Arial"/>
          <w:sz w:val="28"/>
          <w:szCs w:val="28"/>
          <w:lang w:val="x-none"/>
        </w:rPr>
        <w:t>zvandakadai</w:t>
      </w:r>
      <w:proofErr w:type="spellEnd"/>
      <w:r>
        <w:rPr>
          <w:rFonts w:ascii="Arial" w:hAnsi="Arial" w:cs="Arial"/>
          <w:sz w:val="28"/>
          <w:szCs w:val="28"/>
          <w:lang w:val="x-none"/>
        </w:rPr>
        <w:t xml:space="preserve">, </w:t>
      </w:r>
      <w:proofErr w:type="spellStart"/>
      <w:r>
        <w:rPr>
          <w:rFonts w:ascii="Arial" w:hAnsi="Arial" w:cs="Arial"/>
          <w:sz w:val="28"/>
          <w:szCs w:val="28"/>
          <w:lang w:val="x-none"/>
        </w:rPr>
        <w:t>handizive</w:t>
      </w:r>
      <w:proofErr w:type="spellEnd"/>
      <w:r>
        <w:rPr>
          <w:rFonts w:ascii="Arial" w:hAnsi="Arial" w:cs="Arial"/>
          <w:sz w:val="28"/>
          <w:szCs w:val="28"/>
          <w:lang w:val="x-none"/>
        </w:rPr>
        <w:t xml:space="preserve"> </w:t>
      </w:r>
      <w:proofErr w:type="spellStart"/>
      <w:r>
        <w:rPr>
          <w:rFonts w:ascii="Arial" w:hAnsi="Arial" w:cs="Arial"/>
          <w:sz w:val="28"/>
          <w:szCs w:val="28"/>
          <w:lang w:val="x-none"/>
        </w:rPr>
        <w:t>hospitoro</w:t>
      </w:r>
      <w:proofErr w:type="spellEnd"/>
      <w:r>
        <w:rPr>
          <w:rFonts w:ascii="Arial" w:hAnsi="Arial" w:cs="Arial"/>
          <w:sz w:val="28"/>
          <w:szCs w:val="28"/>
          <w:lang w:val="x-none"/>
        </w:rPr>
        <w:t xml:space="preserve">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roofErr w:type="spellStart"/>
      <w:r>
        <w:rPr>
          <w:rFonts w:ascii="Arial" w:hAnsi="Arial" w:cs="Arial"/>
          <w:sz w:val="28"/>
          <w:szCs w:val="28"/>
          <w:lang w:val="x-none"/>
        </w:rPr>
        <w:t>handizive</w:t>
      </w:r>
      <w:proofErr w:type="spellEnd"/>
      <w:r>
        <w:rPr>
          <w:rFonts w:ascii="Arial" w:hAnsi="Arial" w:cs="Arial"/>
          <w:sz w:val="28"/>
          <w:szCs w:val="28"/>
          <w:lang w:val="x-none"/>
        </w:rPr>
        <w:t xml:space="preserve"> </w:t>
      </w:r>
      <w:proofErr w:type="spellStart"/>
      <w:r>
        <w:rPr>
          <w:rFonts w:ascii="Arial" w:hAnsi="Arial" w:cs="Arial"/>
          <w:sz w:val="28"/>
          <w:szCs w:val="28"/>
          <w:lang w:val="x-none"/>
        </w:rPr>
        <w:t>nhamo</w:t>
      </w:r>
      <w:proofErr w:type="spellEnd"/>
      <w:r>
        <w:rPr>
          <w:rFonts w:ascii="Arial" w:hAnsi="Arial" w:cs="Arial"/>
          <w:sz w:val="28"/>
          <w:szCs w:val="28"/>
          <w:lang w:val="x-none"/>
        </w:rPr>
        <w:t xml:space="preserve">. </w:t>
      </w:r>
      <w:proofErr w:type="spellStart"/>
      <w:r>
        <w:rPr>
          <w:rFonts w:ascii="Arial" w:hAnsi="Arial" w:cs="Arial"/>
          <w:sz w:val="28"/>
          <w:szCs w:val="28"/>
          <w:lang w:val="x-none"/>
        </w:rPr>
        <w:t>Kusadya</w:t>
      </w:r>
      <w:proofErr w:type="spellEnd"/>
      <w:r>
        <w:rPr>
          <w:rFonts w:ascii="Arial" w:hAnsi="Arial" w:cs="Arial"/>
          <w:sz w:val="28"/>
          <w:szCs w:val="28"/>
          <w:lang w:val="x-none"/>
        </w:rPr>
        <w:t xml:space="preserve"> nama—</w:t>
      </w:r>
      <w:proofErr w:type="spellStart"/>
      <w:r>
        <w:rPr>
          <w:rFonts w:ascii="Arial" w:hAnsi="Arial" w:cs="Arial"/>
          <w:sz w:val="28"/>
          <w:szCs w:val="28"/>
          <w:lang w:val="x-none"/>
        </w:rPr>
        <w:t>nyama</w:t>
      </w:r>
      <w:proofErr w:type="spellEnd"/>
      <w:r>
        <w:rPr>
          <w:rFonts w:ascii="Arial" w:hAnsi="Arial" w:cs="Arial"/>
          <w:sz w:val="28"/>
          <w:szCs w:val="28"/>
          <w:lang w:val="x-none"/>
        </w:rPr>
        <w:t xml:space="preserve"> every day, </w:t>
      </w:r>
      <w:proofErr w:type="spellStart"/>
      <w:r>
        <w:rPr>
          <w:rFonts w:ascii="Arial" w:hAnsi="Arial" w:cs="Arial"/>
          <w:sz w:val="28"/>
          <w:szCs w:val="28"/>
          <w:lang w:val="x-none"/>
        </w:rPr>
        <w:t>kugonekana</w:t>
      </w:r>
      <w:proofErr w:type="spellEnd"/>
      <w:r>
        <w:rPr>
          <w:rFonts w:ascii="Arial" w:hAnsi="Arial" w:cs="Arial"/>
          <w:sz w:val="28"/>
          <w:szCs w:val="28"/>
          <w:lang w:val="x-none"/>
        </w:rPr>
        <w:t xml:space="preserve"> </w:t>
      </w:r>
      <w:proofErr w:type="spellStart"/>
      <w:r>
        <w:rPr>
          <w:rFonts w:ascii="Arial" w:hAnsi="Arial" w:cs="Arial"/>
          <w:sz w:val="28"/>
          <w:szCs w:val="28"/>
          <w:lang w:val="x-none"/>
        </w:rPr>
        <w:t>nani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nayo</w:t>
      </w:r>
      <w:proofErr w:type="spellEnd"/>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Kufamba</w:t>
      </w:r>
      <w:proofErr w:type="spellEnd"/>
      <w:r>
        <w:rPr>
          <w:rFonts w:ascii="Arial" w:hAnsi="Arial" w:cs="Arial"/>
          <w:sz w:val="28"/>
          <w:szCs w:val="28"/>
          <w:lang w:val="x-none"/>
        </w:rPr>
        <w:t xml:space="preserve"> </w:t>
      </w:r>
      <w:proofErr w:type="spellStart"/>
      <w:r>
        <w:rPr>
          <w:rFonts w:ascii="Arial" w:hAnsi="Arial" w:cs="Arial"/>
          <w:sz w:val="28"/>
          <w:szCs w:val="28"/>
          <w:lang w:val="x-none"/>
        </w:rPr>
        <w:t>netsoka</w:t>
      </w:r>
      <w:proofErr w:type="spellEnd"/>
      <w:r>
        <w:rPr>
          <w:rFonts w:ascii="Arial" w:hAnsi="Arial" w:cs="Arial"/>
          <w:sz w:val="28"/>
          <w:szCs w:val="28"/>
          <w:lang w:val="x-none"/>
        </w:rPr>
        <w:t xml:space="preserve">, heh.” </w:t>
      </w:r>
    </w:p>
    <w:p w:rsidR="00264564" w:rsidP="00264564" w:rsidRDefault="00264564" w14:paraId="2F56BA8E" w14:textId="77777777">
      <w:pPr>
        <w:jc w:val="both"/>
        <w:rPr>
          <w:rFonts w:ascii="Arial" w:hAnsi="Arial" w:cs="Arial"/>
          <w:sz w:val="28"/>
          <w:szCs w:val="28"/>
          <w:lang w:val="x-none"/>
        </w:rPr>
      </w:pPr>
      <w:r>
        <w:rPr>
          <w:rFonts w:ascii="Arial" w:hAnsi="Arial" w:cs="Arial"/>
          <w:sz w:val="28"/>
          <w:szCs w:val="28"/>
          <w:vertAlign w:val="superscript"/>
          <w:lang w:val="x-none"/>
        </w:rPr>
        <w:t xml:space="preserve">116 </w:t>
      </w:r>
      <w:proofErr w:type="spellStart"/>
      <w:r>
        <w:rPr>
          <w:rFonts w:ascii="Arial" w:hAnsi="Arial" w:cs="Arial"/>
          <w:sz w:val="28"/>
          <w:szCs w:val="28"/>
          <w:lang w:val="x-none"/>
        </w:rPr>
        <w:t>Nda’ndichiseka</w:t>
      </w:r>
      <w:proofErr w:type="spellEnd"/>
      <w:r>
        <w:rPr>
          <w:rFonts w:ascii="Arial" w:hAnsi="Arial" w:cs="Arial"/>
          <w:sz w:val="28"/>
          <w:szCs w:val="28"/>
          <w:lang w:val="x-none"/>
        </w:rPr>
        <w:t xml:space="preserve"> </w:t>
      </w:r>
      <w:proofErr w:type="spellStart"/>
      <w:r>
        <w:rPr>
          <w:rFonts w:ascii="Arial" w:hAnsi="Arial" w:cs="Arial"/>
          <w:sz w:val="28"/>
          <w:szCs w:val="28"/>
          <w:lang w:val="x-none"/>
        </w:rPr>
        <w:t>amwe</w:t>
      </w:r>
      <w:proofErr w:type="spellEnd"/>
      <w:r>
        <w:rPr>
          <w:rFonts w:ascii="Arial" w:hAnsi="Arial" w:cs="Arial"/>
          <w:sz w:val="28"/>
          <w:szCs w:val="28"/>
          <w:lang w:val="x-none"/>
        </w:rPr>
        <w:t xml:space="preserve"> ma sister </w:t>
      </w:r>
      <w:proofErr w:type="spellStart"/>
      <w:r>
        <w:rPr>
          <w:rFonts w:ascii="Arial" w:hAnsi="Arial" w:cs="Arial"/>
          <w:sz w:val="28"/>
          <w:szCs w:val="28"/>
          <w:lang w:val="x-none"/>
        </w:rPr>
        <w:t>anga</w:t>
      </w:r>
      <w:proofErr w:type="spellEnd"/>
      <w:r>
        <w:rPr>
          <w:rFonts w:ascii="Arial" w:hAnsi="Arial" w:cs="Arial"/>
          <w:sz w:val="28"/>
          <w:szCs w:val="28"/>
          <w:lang w:val="x-none"/>
        </w:rPr>
        <w:t xml:space="preserve"> </w:t>
      </w:r>
      <w:proofErr w:type="spellStart"/>
      <w:r>
        <w:rPr>
          <w:rFonts w:ascii="Arial" w:hAnsi="Arial" w:cs="Arial"/>
          <w:sz w:val="28"/>
          <w:szCs w:val="28"/>
          <w:lang w:val="x-none"/>
        </w:rPr>
        <w:t>achiti</w:t>
      </w:r>
      <w:proofErr w:type="spellEnd"/>
      <w:r>
        <w:rPr>
          <w:rFonts w:ascii="Arial" w:hAnsi="Arial" w:cs="Arial"/>
          <w:sz w:val="28"/>
          <w:szCs w:val="28"/>
          <w:lang w:val="x-none"/>
        </w:rPr>
        <w:t xml:space="preserve"> </w:t>
      </w:r>
      <w:proofErr w:type="spellStart"/>
      <w:r>
        <w:rPr>
          <w:rFonts w:ascii="Arial" w:hAnsi="Arial" w:cs="Arial"/>
          <w:sz w:val="28"/>
          <w:szCs w:val="28"/>
          <w:lang w:val="x-none"/>
        </w:rPr>
        <w:t>nhasi</w:t>
      </w:r>
      <w:proofErr w:type="spellEnd"/>
      <w:r>
        <w:rPr>
          <w:rFonts w:ascii="Arial" w:hAnsi="Arial" w:cs="Arial"/>
          <w:sz w:val="28"/>
          <w:szCs w:val="28"/>
          <w:lang w:val="x-none"/>
        </w:rPr>
        <w:t xml:space="preserve"> </w:t>
      </w:r>
      <w:proofErr w:type="spellStart"/>
      <w:r>
        <w:rPr>
          <w:rFonts w:ascii="Arial" w:hAnsi="Arial" w:cs="Arial"/>
          <w:sz w:val="28"/>
          <w:szCs w:val="28"/>
          <w:lang w:val="x-none"/>
        </w:rPr>
        <w:t>hanzi-hanzi</w:t>
      </w:r>
      <w:proofErr w:type="spellEnd"/>
      <w:r>
        <w:rPr>
          <w:rFonts w:ascii="Arial" w:hAnsi="Arial" w:cs="Arial"/>
          <w:sz w:val="28"/>
          <w:szCs w:val="28"/>
          <w:lang w:val="x-none"/>
        </w:rPr>
        <w:t>, “</w:t>
      </w:r>
      <w:proofErr w:type="spellStart"/>
      <w:r>
        <w:rPr>
          <w:rFonts w:ascii="Arial" w:hAnsi="Arial" w:cs="Arial"/>
          <w:sz w:val="28"/>
          <w:szCs w:val="28"/>
          <w:lang w:val="x-none"/>
        </w:rPr>
        <w:t>Haa</w:t>
      </w:r>
      <w:proofErr w:type="spellEnd"/>
      <w:r>
        <w:rPr>
          <w:rFonts w:ascii="Arial" w:hAnsi="Arial" w:cs="Arial"/>
          <w:sz w:val="28"/>
          <w:szCs w:val="28"/>
          <w:lang w:val="x-none"/>
        </w:rPr>
        <w:t xml:space="preserve"> </w:t>
      </w:r>
      <w:proofErr w:type="spellStart"/>
      <w:r>
        <w:rPr>
          <w:rFonts w:ascii="Arial" w:hAnsi="Arial" w:cs="Arial"/>
          <w:sz w:val="28"/>
          <w:szCs w:val="28"/>
          <w:lang w:val="x-none"/>
        </w:rPr>
        <w:t>hatidi</w:t>
      </w:r>
      <w:proofErr w:type="spellEnd"/>
      <w:r>
        <w:rPr>
          <w:rFonts w:ascii="Arial" w:hAnsi="Arial" w:cs="Arial"/>
          <w:sz w:val="28"/>
          <w:szCs w:val="28"/>
          <w:lang w:val="x-none"/>
        </w:rPr>
        <w:t xml:space="preserve"> </w:t>
      </w:r>
      <w:proofErr w:type="spellStart"/>
      <w:r>
        <w:rPr>
          <w:rFonts w:ascii="Arial" w:hAnsi="Arial" w:cs="Arial"/>
          <w:sz w:val="28"/>
          <w:szCs w:val="28"/>
          <w:lang w:val="x-none"/>
        </w:rPr>
        <w:t>kukwira</w:t>
      </w:r>
      <w:proofErr w:type="spellEnd"/>
      <w:r>
        <w:rPr>
          <w:rFonts w:ascii="Arial" w:hAnsi="Arial" w:cs="Arial"/>
          <w:sz w:val="28"/>
          <w:szCs w:val="28"/>
          <w:lang w:val="x-none"/>
        </w:rPr>
        <w:t xml:space="preserve"> mu </w:t>
      </w:r>
      <w:proofErr w:type="spellStart"/>
      <w:r>
        <w:rPr>
          <w:rFonts w:ascii="Arial" w:hAnsi="Arial" w:cs="Arial"/>
          <w:sz w:val="28"/>
          <w:szCs w:val="28"/>
          <w:lang w:val="x-none"/>
        </w:rPr>
        <w:t>dhabhuru</w:t>
      </w:r>
      <w:proofErr w:type="spellEnd"/>
      <w:r>
        <w:rPr>
          <w:rFonts w:ascii="Arial" w:hAnsi="Arial" w:cs="Arial"/>
          <w:sz w:val="28"/>
          <w:szCs w:val="28"/>
          <w:lang w:val="x-none"/>
        </w:rPr>
        <w:t xml:space="preserve"> </w:t>
      </w:r>
      <w:r w:rsidRPr="002B78A6">
        <w:rPr>
          <w:rFonts w:ascii="Arial" w:hAnsi="Arial" w:cs="Arial"/>
          <w:sz w:val="18"/>
          <w:szCs w:val="18"/>
          <w:lang w:val="x-none"/>
        </w:rPr>
        <w:t>[double—ED]</w:t>
      </w:r>
      <w:r>
        <w:rPr>
          <w:rFonts w:ascii="Arial" w:hAnsi="Arial" w:cs="Arial"/>
          <w:sz w:val="28"/>
          <w:szCs w:val="28"/>
          <w:lang w:val="x-none"/>
        </w:rPr>
        <w:t xml:space="preserve"> </w:t>
      </w:r>
      <w:proofErr w:type="spellStart"/>
      <w:r>
        <w:rPr>
          <w:rFonts w:ascii="Arial" w:hAnsi="Arial" w:cs="Arial"/>
          <w:sz w:val="28"/>
          <w:szCs w:val="28"/>
          <w:lang w:val="x-none"/>
        </w:rPr>
        <w:t>cab.Dhabhuru</w:t>
      </w:r>
      <w:proofErr w:type="spellEnd"/>
      <w:r>
        <w:rPr>
          <w:rFonts w:ascii="Arial" w:hAnsi="Arial" w:cs="Arial"/>
          <w:sz w:val="28"/>
          <w:szCs w:val="28"/>
          <w:lang w:val="x-none"/>
        </w:rPr>
        <w:t xml:space="preserve"> cab </w:t>
      </w:r>
      <w:proofErr w:type="spellStart"/>
      <w:r>
        <w:rPr>
          <w:rFonts w:ascii="Arial" w:hAnsi="Arial" w:cs="Arial"/>
          <w:sz w:val="28"/>
          <w:szCs w:val="28"/>
          <w:lang w:val="x-none"/>
        </w:rPr>
        <w:t>mota</w:t>
      </w:r>
      <w:proofErr w:type="spellEnd"/>
      <w:r>
        <w:rPr>
          <w:rFonts w:ascii="Arial" w:hAnsi="Arial" w:cs="Arial"/>
          <w:sz w:val="28"/>
          <w:szCs w:val="28"/>
          <w:lang w:val="x-none"/>
        </w:rPr>
        <w:t xml:space="preserve"> </w:t>
      </w:r>
      <w:proofErr w:type="spellStart"/>
      <w:r>
        <w:rPr>
          <w:rFonts w:ascii="Arial" w:hAnsi="Arial" w:cs="Arial"/>
          <w:sz w:val="28"/>
          <w:szCs w:val="28"/>
          <w:lang w:val="x-none"/>
        </w:rPr>
        <w:t>yakashata</w:t>
      </w:r>
      <w:proofErr w:type="spellEnd"/>
      <w:r>
        <w:rPr>
          <w:rFonts w:ascii="Arial" w:hAnsi="Arial" w:cs="Arial"/>
          <w:sz w:val="28"/>
          <w:szCs w:val="28"/>
          <w:lang w:val="x-none"/>
        </w:rPr>
        <w:t xml:space="preserve"> </w:t>
      </w:r>
      <w:proofErr w:type="spellStart"/>
      <w:r>
        <w:rPr>
          <w:rFonts w:ascii="Arial" w:hAnsi="Arial" w:cs="Arial"/>
          <w:sz w:val="28"/>
          <w:szCs w:val="28"/>
          <w:lang w:val="x-none"/>
        </w:rPr>
        <w:t>stereki</w:t>
      </w:r>
      <w:proofErr w:type="spellEnd"/>
      <w:r>
        <w:rPr>
          <w:rFonts w:ascii="Arial" w:hAnsi="Arial" w:cs="Arial"/>
          <w:sz w:val="28"/>
          <w:szCs w:val="28"/>
          <w:lang w:val="x-none"/>
        </w:rPr>
        <w:t>.”</w:t>
      </w:r>
    </w:p>
    <w:p w:rsidR="00264564" w:rsidP="00264564" w:rsidRDefault="00264564" w14:paraId="2D3F965B" w14:textId="77777777">
      <w:pPr>
        <w:jc w:val="both"/>
        <w:rPr>
          <w:rFonts w:ascii="Arial" w:hAnsi="Arial" w:cs="Arial"/>
          <w:sz w:val="28"/>
          <w:szCs w:val="28"/>
          <w:lang w:val="x-none"/>
        </w:rPr>
      </w:pPr>
      <w:proofErr w:type="spellStart"/>
      <w:r>
        <w:rPr>
          <w:rFonts w:ascii="Arial" w:hAnsi="Arial" w:cs="Arial"/>
          <w:sz w:val="28"/>
          <w:szCs w:val="28"/>
          <w:lang w:val="x-none"/>
        </w:rPr>
        <w:t>Ndikati</w:t>
      </w:r>
      <w:proofErr w:type="spellEnd"/>
      <w:r>
        <w:rPr>
          <w:rFonts w:ascii="Arial" w:hAnsi="Arial" w:cs="Arial"/>
          <w:sz w:val="28"/>
          <w:szCs w:val="28"/>
          <w:lang w:val="x-none"/>
        </w:rPr>
        <w:t xml:space="preserve">, “Ah </w:t>
      </w:r>
      <w:proofErr w:type="spellStart"/>
      <w:r>
        <w:rPr>
          <w:rFonts w:ascii="Arial" w:hAnsi="Arial" w:cs="Arial"/>
          <w:sz w:val="28"/>
          <w:szCs w:val="28"/>
          <w:lang w:val="x-none"/>
        </w:rPr>
        <w:t>ah</w:t>
      </w:r>
      <w:proofErr w:type="spellEnd"/>
      <w:r>
        <w:rPr>
          <w:rFonts w:ascii="Arial" w:hAnsi="Arial" w:cs="Arial"/>
          <w:sz w:val="28"/>
          <w:szCs w:val="28"/>
          <w:lang w:val="x-none"/>
        </w:rPr>
        <w:t xml:space="preserve"> </w:t>
      </w:r>
      <w:proofErr w:type="spellStart"/>
      <w:r>
        <w:rPr>
          <w:rFonts w:ascii="Arial" w:hAnsi="Arial" w:cs="Arial"/>
          <w:sz w:val="28"/>
          <w:szCs w:val="28"/>
          <w:lang w:val="x-none"/>
        </w:rPr>
        <w:t>ah</w:t>
      </w:r>
      <w:proofErr w:type="spellEnd"/>
      <w:r>
        <w:rPr>
          <w:rFonts w:ascii="Arial" w:hAnsi="Arial" w:cs="Arial"/>
          <w:sz w:val="28"/>
          <w:szCs w:val="28"/>
          <w:lang w:val="x-none"/>
        </w:rPr>
        <w:t xml:space="preserve">!” </w:t>
      </w:r>
    </w:p>
    <w:p w:rsidRPr="002B78A6" w:rsidR="00264564" w:rsidP="00264564" w:rsidRDefault="00264564" w14:paraId="7B77E072" w14:textId="77777777">
      <w:pPr>
        <w:jc w:val="both"/>
        <w:rPr>
          <w:rFonts w:ascii="Arial" w:hAnsi="Arial" w:cs="Arial"/>
          <w:sz w:val="18"/>
          <w:szCs w:val="18"/>
        </w:rPr>
      </w:pPr>
      <w:proofErr w:type="spellStart"/>
      <w:r>
        <w:rPr>
          <w:rFonts w:ascii="Arial" w:hAnsi="Arial" w:cs="Arial"/>
          <w:sz w:val="28"/>
          <w:szCs w:val="28"/>
          <w:lang w:val="x-none"/>
        </w:rPr>
        <w:t>Ndatsamwa</w:t>
      </w:r>
      <w:proofErr w:type="spellEnd"/>
      <w:r>
        <w:rPr>
          <w:rFonts w:ascii="Arial" w:hAnsi="Arial" w:cs="Arial"/>
          <w:sz w:val="28"/>
          <w:szCs w:val="28"/>
          <w:lang w:val="x-none"/>
        </w:rPr>
        <w:t xml:space="preserve"> </w:t>
      </w:r>
      <w:proofErr w:type="spellStart"/>
      <w:r>
        <w:rPr>
          <w:rFonts w:ascii="Arial" w:hAnsi="Arial" w:cs="Arial"/>
          <w:sz w:val="28"/>
          <w:szCs w:val="28"/>
          <w:lang w:val="x-none"/>
        </w:rPr>
        <w:t>imi</w:t>
      </w:r>
      <w:proofErr w:type="spellEnd"/>
      <w:r>
        <w:rPr>
          <w:rFonts w:ascii="Arial" w:hAnsi="Arial" w:cs="Arial"/>
          <w:sz w:val="28"/>
          <w:szCs w:val="28"/>
          <w:lang w:val="x-none"/>
        </w:rPr>
        <w:t xml:space="preserve">. </w:t>
      </w:r>
      <w:proofErr w:type="spellStart"/>
      <w:r>
        <w:rPr>
          <w:rFonts w:ascii="Arial" w:hAnsi="Arial" w:cs="Arial"/>
          <w:sz w:val="28"/>
          <w:szCs w:val="28"/>
          <w:lang w:val="x-none"/>
        </w:rPr>
        <w:t>Ndikati</w:t>
      </w:r>
      <w:proofErr w:type="spellEnd"/>
      <w:r>
        <w:rPr>
          <w:rFonts w:ascii="Arial" w:hAnsi="Arial" w:cs="Arial"/>
          <w:sz w:val="28"/>
          <w:szCs w:val="28"/>
          <w:lang w:val="x-none"/>
        </w:rPr>
        <w:t>,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proofErr w:type="spellStart"/>
      <w:r>
        <w:rPr>
          <w:rFonts w:ascii="Arial" w:hAnsi="Arial" w:cs="Arial"/>
          <w:sz w:val="28"/>
          <w:szCs w:val="28"/>
          <w:lang w:val="x-none"/>
        </w:rPr>
        <w:t>kumusha</w:t>
      </w:r>
      <w:proofErr w:type="spellEnd"/>
      <w:r>
        <w:rPr>
          <w:rFonts w:ascii="Arial" w:hAnsi="Arial" w:cs="Arial"/>
          <w:sz w:val="28"/>
          <w:szCs w:val="28"/>
          <w:lang w:val="x-none"/>
        </w:rPr>
        <w:t xml:space="preserve"> </w:t>
      </w:r>
      <w:proofErr w:type="spellStart"/>
      <w:r>
        <w:rPr>
          <w:rFonts w:ascii="Arial" w:hAnsi="Arial" w:cs="Arial"/>
          <w:sz w:val="28"/>
          <w:szCs w:val="28"/>
          <w:lang w:val="x-none"/>
        </w:rPr>
        <w:t>kwenyu</w:t>
      </w:r>
      <w:proofErr w:type="spellEnd"/>
      <w:r>
        <w:rPr>
          <w:rFonts w:ascii="Arial" w:hAnsi="Arial" w:cs="Arial"/>
          <w:sz w:val="28"/>
          <w:szCs w:val="28"/>
          <w:lang w:val="x-none"/>
        </w:rPr>
        <w:t xml:space="preserve"> </w:t>
      </w:r>
      <w:proofErr w:type="spellStart"/>
      <w:r>
        <w:rPr>
          <w:rFonts w:ascii="Arial" w:hAnsi="Arial" w:cs="Arial"/>
          <w:sz w:val="28"/>
          <w:szCs w:val="28"/>
          <w:lang w:val="x-none"/>
        </w:rPr>
        <w:t>iriko</w:t>
      </w:r>
      <w:proofErr w:type="spellEnd"/>
      <w:r>
        <w:rPr>
          <w:rFonts w:ascii="Arial" w:hAnsi="Arial" w:cs="Arial"/>
          <w:sz w:val="28"/>
          <w:szCs w:val="28"/>
          <w:lang w:val="x-none"/>
        </w:rPr>
        <w:t xml:space="preserve">?” </w:t>
      </w:r>
      <w:r w:rsidRPr="005F7606">
        <w:rPr>
          <w:rFonts w:ascii="Arial" w:hAnsi="Arial" w:cs="Arial"/>
          <w:sz w:val="18"/>
          <w:szCs w:val="18"/>
        </w:rPr>
        <w:t xml:space="preserve">[Congregation </w:t>
      </w:r>
      <w:r>
        <w:rPr>
          <w:rFonts w:ascii="Arial" w:hAnsi="Arial" w:cs="Arial"/>
          <w:sz w:val="18"/>
          <w:szCs w:val="18"/>
        </w:rPr>
        <w:t>laughs—ED</w:t>
      </w:r>
      <w:r w:rsidRPr="005F7606">
        <w:rPr>
          <w:rFonts w:ascii="Arial" w:hAnsi="Arial" w:cs="Arial"/>
          <w:sz w:val="18"/>
          <w:szCs w:val="18"/>
        </w:rPr>
        <w:t>]</w:t>
      </w:r>
      <w:r>
        <w:rPr>
          <w:rFonts w:ascii="Arial" w:hAnsi="Arial" w:cs="Arial"/>
          <w:sz w:val="28"/>
          <w:szCs w:val="28"/>
          <w:lang w:val="x-none"/>
        </w:rPr>
        <w:t xml:space="preserve"> </w:t>
      </w:r>
    </w:p>
    <w:p w:rsidR="00264564" w:rsidP="00264564" w:rsidRDefault="00264564" w14:paraId="40EA68E1" w14:textId="77777777">
      <w:pPr>
        <w:jc w:val="both"/>
        <w:rPr>
          <w:rFonts w:ascii="Arial" w:hAnsi="Arial" w:cs="Arial"/>
          <w:sz w:val="28"/>
          <w:szCs w:val="28"/>
        </w:rPr>
      </w:pPr>
      <w:r>
        <w:rPr>
          <w:rFonts w:ascii="Arial" w:hAnsi="Arial" w:cs="Arial"/>
          <w:sz w:val="28"/>
          <w:szCs w:val="28"/>
          <w:vertAlign w:val="superscript"/>
          <w:lang w:val="x-none"/>
        </w:rPr>
        <w:t xml:space="preserve">117 </w:t>
      </w:r>
      <w:r>
        <w:rPr>
          <w:rFonts w:ascii="Arial" w:hAnsi="Arial" w:cs="Arial"/>
          <w:sz w:val="28"/>
          <w:szCs w:val="28"/>
          <w:lang w:val="x-none"/>
        </w:rPr>
        <w:t xml:space="preserve">Ende </w:t>
      </w:r>
      <w:proofErr w:type="spellStart"/>
      <w:r>
        <w:rPr>
          <w:rFonts w:ascii="Arial" w:hAnsi="Arial" w:cs="Arial"/>
          <w:sz w:val="28"/>
          <w:szCs w:val="28"/>
          <w:lang w:val="x-none"/>
        </w:rPr>
        <w:t>vafundisi</w:t>
      </w:r>
      <w:proofErr w:type="spellEnd"/>
      <w:r>
        <w:rPr>
          <w:rFonts w:ascii="Arial" w:hAnsi="Arial" w:cs="Arial"/>
          <w:sz w:val="28"/>
          <w:szCs w:val="28"/>
          <w:lang w:val="x-none"/>
        </w:rPr>
        <w:t xml:space="preserve"> </w:t>
      </w:r>
      <w:proofErr w:type="spellStart"/>
      <w:r>
        <w:rPr>
          <w:rFonts w:ascii="Arial" w:hAnsi="Arial" w:cs="Arial"/>
          <w:sz w:val="28"/>
          <w:szCs w:val="28"/>
          <w:lang w:val="x-none"/>
        </w:rPr>
        <w:t>vauya</w:t>
      </w:r>
      <w:proofErr w:type="spellEnd"/>
      <w:r>
        <w:rPr>
          <w:rFonts w:ascii="Arial" w:hAnsi="Arial" w:cs="Arial"/>
          <w:sz w:val="28"/>
          <w:szCs w:val="28"/>
          <w:lang w:val="x-none"/>
        </w:rPr>
        <w:t xml:space="preserve"> </w:t>
      </w:r>
      <w:proofErr w:type="spellStart"/>
      <w:r>
        <w:rPr>
          <w:rFonts w:ascii="Arial" w:hAnsi="Arial" w:cs="Arial"/>
          <w:sz w:val="28"/>
          <w:szCs w:val="28"/>
          <w:lang w:val="x-none"/>
        </w:rPr>
        <w:t>vari</w:t>
      </w:r>
      <w:proofErr w:type="spellEnd"/>
      <w:r>
        <w:rPr>
          <w:rFonts w:ascii="Arial" w:hAnsi="Arial" w:cs="Arial"/>
          <w:sz w:val="28"/>
          <w:szCs w:val="28"/>
          <w:lang w:val="x-none"/>
        </w:rPr>
        <w:t xml:space="preserve"> </w:t>
      </w:r>
      <w:proofErr w:type="spellStart"/>
      <w:r>
        <w:rPr>
          <w:rFonts w:ascii="Arial" w:hAnsi="Arial" w:cs="Arial"/>
          <w:sz w:val="28"/>
          <w:szCs w:val="28"/>
          <w:lang w:val="x-none"/>
        </w:rPr>
        <w:t>mumakombi</w:t>
      </w:r>
      <w:proofErr w:type="spellEnd"/>
      <w:r>
        <w:rPr>
          <w:rFonts w:ascii="Arial" w:hAnsi="Arial" w:cs="Arial"/>
          <w:sz w:val="28"/>
          <w:szCs w:val="28"/>
          <w:lang w:val="x-none"/>
        </w:rPr>
        <w:t xml:space="preserve"> manheru a...</w:t>
      </w:r>
      <w:r w:rsidRPr="00681C38">
        <w:rPr>
          <w:rFonts w:ascii="Arial" w:hAnsi="Arial" w:cs="Arial"/>
          <w:sz w:val="18"/>
          <w:szCs w:val="18"/>
          <w:lang w:val="fr-FR"/>
        </w:rPr>
        <w:t xml:space="preserve"> </w:t>
      </w:r>
      <w:r>
        <w:rPr>
          <w:rFonts w:ascii="Arial" w:hAnsi="Arial" w:cs="Arial"/>
          <w:sz w:val="28"/>
          <w:szCs w:val="28"/>
          <w:lang w:val="x-none"/>
        </w:rPr>
        <w:t xml:space="preserve">manheru </w:t>
      </w:r>
      <w:proofErr w:type="spellStart"/>
      <w:r>
        <w:rPr>
          <w:rFonts w:ascii="Arial" w:hAnsi="Arial" w:cs="Arial"/>
          <w:sz w:val="28"/>
          <w:szCs w:val="28"/>
          <w:lang w:val="x-none"/>
        </w:rPr>
        <w:t>ano</w:t>
      </w:r>
      <w:proofErr w:type="spellEnd"/>
      <w:r>
        <w:rPr>
          <w:rFonts w:ascii="Arial" w:hAnsi="Arial" w:cs="Arial"/>
          <w:sz w:val="28"/>
          <w:szCs w:val="28"/>
          <w:lang w:val="x-none"/>
        </w:rPr>
        <w:t xml:space="preserve"> </w:t>
      </w:r>
      <w:proofErr w:type="spellStart"/>
      <w:r>
        <w:rPr>
          <w:rFonts w:ascii="Arial" w:hAnsi="Arial" w:cs="Arial"/>
          <w:sz w:val="28"/>
          <w:szCs w:val="28"/>
          <w:lang w:val="x-none"/>
        </w:rPr>
        <w:t>vamwe</w:t>
      </w:r>
      <w:proofErr w:type="spellEnd"/>
      <w:r>
        <w:rPr>
          <w:rFonts w:ascii="Arial" w:hAnsi="Arial" w:cs="Arial"/>
          <w:sz w:val="28"/>
          <w:szCs w:val="28"/>
          <w:lang w:val="x-none"/>
        </w:rPr>
        <w:t xml:space="preserve">. </w:t>
      </w:r>
      <w:proofErr w:type="spellStart"/>
      <w:r>
        <w:rPr>
          <w:rFonts w:ascii="Arial" w:hAnsi="Arial" w:cs="Arial"/>
          <w:sz w:val="28"/>
          <w:szCs w:val="28"/>
          <w:lang w:val="x-none"/>
        </w:rPr>
        <w:t>Vapinda</w:t>
      </w:r>
      <w:proofErr w:type="spellEnd"/>
      <w:r>
        <w:rPr>
          <w:rFonts w:ascii="Arial" w:hAnsi="Arial" w:cs="Arial"/>
          <w:sz w:val="28"/>
          <w:szCs w:val="28"/>
          <w:lang w:val="x-none"/>
        </w:rPr>
        <w:t xml:space="preserve"> </w:t>
      </w:r>
      <w:proofErr w:type="spellStart"/>
      <w:r>
        <w:rPr>
          <w:rFonts w:ascii="Arial" w:hAnsi="Arial" w:cs="Arial"/>
          <w:sz w:val="28"/>
          <w:szCs w:val="28"/>
          <w:lang w:val="x-none"/>
        </w:rPr>
        <w:t>mumabhazi</w:t>
      </w:r>
      <w:proofErr w:type="spellEnd"/>
      <w:r>
        <w:rPr>
          <w:rFonts w:ascii="Arial" w:hAnsi="Arial" w:cs="Arial"/>
          <w:sz w:val="28"/>
          <w:szCs w:val="28"/>
          <w:lang w:val="x-none"/>
        </w:rPr>
        <w:t xml:space="preserve"> </w:t>
      </w:r>
      <w:proofErr w:type="spellStart"/>
      <w:r>
        <w:rPr>
          <w:rFonts w:ascii="Arial" w:hAnsi="Arial" w:cs="Arial"/>
          <w:sz w:val="28"/>
          <w:szCs w:val="28"/>
          <w:lang w:val="x-none"/>
        </w:rPr>
        <w:t>vafundisi</w:t>
      </w:r>
      <w:proofErr w:type="spellEnd"/>
      <w:r>
        <w:rPr>
          <w:rFonts w:ascii="Arial" w:hAnsi="Arial" w:cs="Arial"/>
          <w:sz w:val="28"/>
          <w:szCs w:val="28"/>
          <w:lang w:val="x-none"/>
        </w:rPr>
        <w:t xml:space="preserve"> </w:t>
      </w:r>
      <w:proofErr w:type="spellStart"/>
      <w:r>
        <w:rPr>
          <w:rFonts w:ascii="Arial" w:hAnsi="Arial" w:cs="Arial"/>
          <w:sz w:val="28"/>
          <w:szCs w:val="28"/>
          <w:lang w:val="x-none"/>
        </w:rPr>
        <w:t>kuuya</w:t>
      </w:r>
      <w:proofErr w:type="spellEnd"/>
      <w:r>
        <w:rPr>
          <w:rFonts w:ascii="Arial" w:hAnsi="Arial" w:cs="Arial"/>
          <w:sz w:val="28"/>
          <w:szCs w:val="28"/>
          <w:lang w:val="x-none"/>
        </w:rPr>
        <w:t xml:space="preserve"> </w:t>
      </w:r>
      <w:proofErr w:type="spellStart"/>
      <w:r>
        <w:rPr>
          <w:rFonts w:ascii="Arial" w:hAnsi="Arial" w:cs="Arial"/>
          <w:sz w:val="28"/>
          <w:szCs w:val="28"/>
          <w:lang w:val="x-none"/>
        </w:rPr>
        <w:t>ku</w:t>
      </w:r>
      <w:proofErr w:type="spellEnd"/>
      <w:r>
        <w:rPr>
          <w:rFonts w:ascii="Arial" w:hAnsi="Arial" w:cs="Arial"/>
          <w:sz w:val="28"/>
          <w:szCs w:val="28"/>
          <w:lang w:val="x-none"/>
        </w:rPr>
        <w:t xml:space="preserve"> Chur...? </w:t>
      </w:r>
      <w:r w:rsidRPr="005F7606">
        <w:rPr>
          <w:rFonts w:ascii="Arial" w:hAnsi="Arial" w:cs="Arial"/>
          <w:sz w:val="18"/>
          <w:szCs w:val="18"/>
        </w:rPr>
        <w:t>[Congregation says, “</w:t>
      </w:r>
      <w:proofErr w:type="spellStart"/>
      <w:r>
        <w:rPr>
          <w:rFonts w:ascii="Arial" w:hAnsi="Arial" w:cs="Arial"/>
          <w:sz w:val="18"/>
          <w:szCs w:val="18"/>
        </w:rPr>
        <w:t>ku</w:t>
      </w:r>
      <w:proofErr w:type="spellEnd"/>
      <w:r>
        <w:rPr>
          <w:rFonts w:ascii="Arial" w:hAnsi="Arial" w:cs="Arial"/>
          <w:sz w:val="18"/>
          <w:szCs w:val="18"/>
        </w:rPr>
        <w:t xml:space="preserve"> Church.</w:t>
      </w:r>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Iye </w:t>
      </w:r>
      <w:proofErr w:type="spellStart"/>
      <w:r>
        <w:rPr>
          <w:rFonts w:ascii="Arial" w:hAnsi="Arial" w:cs="Arial"/>
          <w:sz w:val="28"/>
          <w:szCs w:val="28"/>
          <w:lang w:val="x-none"/>
        </w:rPr>
        <w:t>otoramba</w:t>
      </w:r>
      <w:proofErr w:type="spellEnd"/>
      <w:r>
        <w:rPr>
          <w:rFonts w:ascii="Arial" w:hAnsi="Arial" w:cs="Arial"/>
          <w:sz w:val="28"/>
          <w:szCs w:val="28"/>
          <w:lang w:val="x-none"/>
        </w:rPr>
        <w:t xml:space="preserve"> </w:t>
      </w:r>
      <w:proofErr w:type="spellStart"/>
      <w:r>
        <w:rPr>
          <w:rFonts w:ascii="Arial" w:hAnsi="Arial" w:cs="Arial"/>
          <w:sz w:val="28"/>
          <w:szCs w:val="28"/>
          <w:lang w:val="x-none"/>
        </w:rPr>
        <w:t>paanogara</w:t>
      </w:r>
      <w:proofErr w:type="spellEnd"/>
      <w:r>
        <w:rPr>
          <w:rFonts w:ascii="Arial" w:hAnsi="Arial" w:cs="Arial"/>
          <w:sz w:val="28"/>
          <w:szCs w:val="28"/>
          <w:lang w:val="x-none"/>
        </w:rPr>
        <w:t xml:space="preserve"> </w:t>
      </w:r>
      <w:proofErr w:type="spellStart"/>
      <w:r>
        <w:rPr>
          <w:rFonts w:ascii="Arial" w:hAnsi="Arial" w:cs="Arial"/>
          <w:sz w:val="28"/>
          <w:szCs w:val="28"/>
          <w:lang w:val="x-none"/>
        </w:rPr>
        <w:t>zvake</w:t>
      </w:r>
      <w:proofErr w:type="spellEnd"/>
      <w:r>
        <w:rPr>
          <w:rFonts w:ascii="Arial" w:hAnsi="Arial" w:cs="Arial"/>
          <w:sz w:val="28"/>
          <w:szCs w:val="28"/>
          <w:lang w:val="x-none"/>
        </w:rPr>
        <w:t xml:space="preserve"> </w:t>
      </w:r>
      <w:proofErr w:type="spellStart"/>
      <w:r>
        <w:rPr>
          <w:rFonts w:ascii="Arial" w:hAnsi="Arial" w:cs="Arial"/>
          <w:sz w:val="28"/>
          <w:szCs w:val="28"/>
          <w:lang w:val="x-none"/>
        </w:rPr>
        <w:t>ototaura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r w:rsidRPr="007F21B1">
        <w:rPr>
          <w:rFonts w:ascii="Arial" w:hAnsi="Arial" w:cs="Arial"/>
          <w:sz w:val="18"/>
          <w:szCs w:val="18"/>
          <w:lang w:val="x-none"/>
        </w:rPr>
        <w:t>[Apostle makes a whining sound]</w:t>
      </w:r>
      <w:r>
        <w:rPr>
          <w:rFonts w:ascii="Arial" w:hAnsi="Arial" w:cs="Arial"/>
          <w:sz w:val="28"/>
          <w:szCs w:val="28"/>
          <w:lang w:val="x-none"/>
        </w:rPr>
        <w:t xml:space="preserve"> Ini </w:t>
      </w:r>
      <w:proofErr w:type="spellStart"/>
      <w:r>
        <w:rPr>
          <w:rFonts w:ascii="Arial" w:hAnsi="Arial" w:cs="Arial"/>
          <w:sz w:val="28"/>
          <w:szCs w:val="28"/>
          <w:lang w:val="x-none"/>
        </w:rPr>
        <w:t>ndakati</w:t>
      </w:r>
      <w:proofErr w:type="spellEnd"/>
      <w:r>
        <w:rPr>
          <w:rFonts w:ascii="Arial" w:hAnsi="Arial" w:cs="Arial"/>
          <w:sz w:val="28"/>
          <w:szCs w:val="28"/>
          <w:lang w:val="x-none"/>
        </w:rPr>
        <w:t xml:space="preserve">... </w:t>
      </w:r>
      <w:proofErr w:type="spellStart"/>
      <w:r>
        <w:rPr>
          <w:rFonts w:ascii="Arial" w:hAnsi="Arial" w:cs="Arial"/>
          <w:sz w:val="28"/>
          <w:szCs w:val="28"/>
          <w:lang w:val="x-none"/>
        </w:rPr>
        <w:t>ndakati</w:t>
      </w:r>
      <w:proofErr w:type="spellEnd"/>
      <w:r>
        <w:rPr>
          <w:rFonts w:ascii="Arial" w:hAnsi="Arial" w:cs="Arial"/>
          <w:sz w:val="28"/>
          <w:szCs w:val="28"/>
          <w:lang w:val="x-none"/>
        </w:rPr>
        <w:t xml:space="preserve"> </w:t>
      </w:r>
      <w:proofErr w:type="spellStart"/>
      <w:r>
        <w:rPr>
          <w:rFonts w:ascii="Arial" w:hAnsi="Arial" w:cs="Arial"/>
          <w:sz w:val="28"/>
          <w:szCs w:val="28"/>
          <w:lang w:val="x-none"/>
        </w:rPr>
        <w:t>kubva</w:t>
      </w:r>
      <w:proofErr w:type="spellEnd"/>
      <w:r>
        <w:rPr>
          <w:rFonts w:ascii="Arial" w:hAnsi="Arial" w:cs="Arial"/>
          <w:sz w:val="28"/>
          <w:szCs w:val="28"/>
          <w:lang w:val="x-none"/>
        </w:rPr>
        <w:t xml:space="preserve"> </w:t>
      </w:r>
      <w:proofErr w:type="spellStart"/>
      <w:r>
        <w:rPr>
          <w:rFonts w:ascii="Arial" w:hAnsi="Arial" w:cs="Arial"/>
          <w:sz w:val="28"/>
          <w:szCs w:val="28"/>
          <w:lang w:val="x-none"/>
        </w:rPr>
        <w:t>Svondo</w:t>
      </w:r>
      <w:proofErr w:type="spellEnd"/>
      <w:r>
        <w:rPr>
          <w:rFonts w:ascii="Arial" w:hAnsi="Arial" w:cs="Arial"/>
          <w:sz w:val="28"/>
          <w:szCs w:val="28"/>
          <w:lang w:val="x-none"/>
        </w:rPr>
        <w:t xml:space="preserve"> </w:t>
      </w:r>
      <w:proofErr w:type="spellStart"/>
      <w:r>
        <w:rPr>
          <w:rFonts w:ascii="Arial" w:hAnsi="Arial" w:cs="Arial"/>
          <w:sz w:val="28"/>
          <w:szCs w:val="28"/>
          <w:lang w:val="x-none"/>
        </w:rPr>
        <w:t>inouya</w:t>
      </w:r>
      <w:proofErr w:type="spellEnd"/>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w:t>
      </w:r>
      <w:proofErr w:type="spellStart"/>
      <w:r>
        <w:rPr>
          <w:rFonts w:ascii="Arial" w:hAnsi="Arial" w:cs="Arial"/>
          <w:sz w:val="28"/>
          <w:szCs w:val="28"/>
          <w:lang w:val="x-none"/>
        </w:rPr>
        <w:t>kumbokwidza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mabhazi</w:t>
      </w:r>
      <w:proofErr w:type="spellEnd"/>
      <w:r>
        <w:rPr>
          <w:rFonts w:ascii="Arial" w:hAnsi="Arial" w:cs="Arial"/>
          <w:sz w:val="28"/>
          <w:szCs w:val="28"/>
          <w:lang w:val="x-none"/>
        </w:rPr>
        <w:t xml:space="preserve">. </w:t>
      </w:r>
      <w:proofErr w:type="spellStart"/>
      <w:r>
        <w:rPr>
          <w:rFonts w:ascii="Arial" w:hAnsi="Arial" w:cs="Arial"/>
          <w:sz w:val="28"/>
          <w:szCs w:val="28"/>
          <w:lang w:val="x-none"/>
        </w:rPr>
        <w:t>Kuvati</w:t>
      </w:r>
      <w:proofErr w:type="spellEnd"/>
      <w:r>
        <w:rPr>
          <w:rFonts w:ascii="Arial" w:hAnsi="Arial" w:cs="Arial"/>
          <w:sz w:val="28"/>
          <w:szCs w:val="28"/>
          <w:lang w:val="x-none"/>
        </w:rPr>
        <w:t xml:space="preserve"> </w:t>
      </w:r>
      <w:proofErr w:type="spellStart"/>
      <w:r>
        <w:rPr>
          <w:rFonts w:ascii="Arial" w:hAnsi="Arial" w:cs="Arial"/>
          <w:sz w:val="28"/>
          <w:szCs w:val="28"/>
          <w:lang w:val="x-none"/>
        </w:rPr>
        <w:t>endai</w:t>
      </w:r>
      <w:proofErr w:type="spellEnd"/>
      <w:r>
        <w:rPr>
          <w:rFonts w:ascii="Arial" w:hAnsi="Arial" w:cs="Arial"/>
          <w:sz w:val="28"/>
          <w:szCs w:val="28"/>
          <w:lang w:val="x-none"/>
        </w:rPr>
        <w:t xml:space="preserve"> mese pa Show Ground apo </w:t>
      </w:r>
      <w:proofErr w:type="spellStart"/>
      <w:r>
        <w:rPr>
          <w:rFonts w:ascii="Arial" w:hAnsi="Arial" w:cs="Arial"/>
          <w:sz w:val="28"/>
          <w:szCs w:val="28"/>
          <w:lang w:val="x-none"/>
        </w:rPr>
        <w:t>uwone</w:t>
      </w:r>
      <w:proofErr w:type="spellEnd"/>
      <w:r>
        <w:rPr>
          <w:rFonts w:ascii="Arial" w:hAnsi="Arial" w:cs="Arial"/>
          <w:sz w:val="28"/>
          <w:szCs w:val="28"/>
          <w:lang w:val="x-none"/>
        </w:rPr>
        <w:t xml:space="preserve"> </w:t>
      </w:r>
      <w:proofErr w:type="spellStart"/>
      <w:r>
        <w:rPr>
          <w:rFonts w:ascii="Arial" w:hAnsi="Arial" w:cs="Arial"/>
          <w:sz w:val="28"/>
          <w:szCs w:val="28"/>
          <w:lang w:val="x-none"/>
        </w:rPr>
        <w:t>kunetsa</w:t>
      </w:r>
      <w:proofErr w:type="spellEnd"/>
      <w:r>
        <w:rPr>
          <w:rFonts w:ascii="Arial" w:hAnsi="Arial" w:cs="Arial"/>
          <w:sz w:val="28"/>
          <w:szCs w:val="28"/>
          <w:lang w:val="x-none"/>
        </w:rPr>
        <w:t xml:space="preserve"> </w:t>
      </w:r>
      <w:proofErr w:type="spellStart"/>
      <w:r>
        <w:rPr>
          <w:rFonts w:ascii="Arial" w:hAnsi="Arial" w:cs="Arial"/>
          <w:sz w:val="28"/>
          <w:szCs w:val="28"/>
          <w:lang w:val="x-none"/>
        </w:rPr>
        <w:t>kwazvinodii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kwazvinoita</w:t>
      </w:r>
      <w:proofErr w:type="spellEnd"/>
      <w:r w:rsidRPr="005F7606">
        <w:rPr>
          <w:rFonts w:ascii="Arial" w:hAnsi="Arial" w:cs="Arial"/>
          <w:sz w:val="18"/>
          <w:szCs w:val="18"/>
        </w:rPr>
        <w:t>.”]</w:t>
      </w:r>
      <w:r>
        <w:rPr>
          <w:rFonts w:ascii="Arial" w:hAnsi="Arial" w:cs="Arial"/>
          <w:sz w:val="28"/>
          <w:szCs w:val="28"/>
        </w:rPr>
        <w:t xml:space="preserve"> </w:t>
      </w:r>
    </w:p>
    <w:p w:rsidR="00264564" w:rsidP="00264564" w:rsidRDefault="00264564" w14:paraId="7BC65621" w14:textId="77777777">
      <w:pPr>
        <w:jc w:val="both"/>
        <w:rPr>
          <w:rFonts w:ascii="Arial" w:hAnsi="Arial" w:cs="Arial"/>
          <w:sz w:val="28"/>
          <w:szCs w:val="28"/>
          <w:lang w:val="x-none"/>
        </w:rPr>
      </w:pPr>
      <w:r>
        <w:rPr>
          <w:rFonts w:ascii="Arial" w:hAnsi="Arial" w:cs="Arial"/>
          <w:sz w:val="28"/>
          <w:szCs w:val="28"/>
          <w:vertAlign w:val="superscript"/>
          <w:lang w:val="x-none"/>
        </w:rPr>
        <w:t xml:space="preserve">118 </w:t>
      </w:r>
      <w:proofErr w:type="spellStart"/>
      <w:r>
        <w:rPr>
          <w:rFonts w:ascii="Arial" w:hAnsi="Arial" w:cs="Arial"/>
          <w:sz w:val="28"/>
          <w:szCs w:val="28"/>
          <w:lang w:val="x-none"/>
        </w:rPr>
        <w:t>Unonzwa</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proofErr w:type="spellStart"/>
      <w:r>
        <w:rPr>
          <w:rFonts w:ascii="Arial" w:hAnsi="Arial" w:cs="Arial"/>
          <w:sz w:val="28"/>
          <w:szCs w:val="28"/>
          <w:lang w:val="x-none"/>
        </w:rPr>
        <w:t>ichiti</w:t>
      </w:r>
      <w:proofErr w:type="spellEnd"/>
      <w:r>
        <w:rPr>
          <w:rFonts w:ascii="Arial" w:hAnsi="Arial" w:cs="Arial"/>
          <w:sz w:val="28"/>
          <w:szCs w:val="28"/>
          <w:lang w:val="x-none"/>
        </w:rPr>
        <w:t xml:space="preserve">, “Brother </w:t>
      </w:r>
      <w:proofErr w:type="spellStart"/>
      <w:r>
        <w:rPr>
          <w:rFonts w:ascii="Arial" w:hAnsi="Arial" w:cs="Arial"/>
          <w:sz w:val="28"/>
          <w:szCs w:val="28"/>
          <w:lang w:val="x-none"/>
        </w:rPr>
        <w:t>ndamirira</w:t>
      </w:r>
      <w:proofErr w:type="spellEnd"/>
      <w:r>
        <w:rPr>
          <w:rFonts w:ascii="Arial" w:hAnsi="Arial" w:cs="Arial"/>
          <w:sz w:val="28"/>
          <w:szCs w:val="28"/>
          <w:lang w:val="x-none"/>
        </w:rPr>
        <w:t xml:space="preserve"> na twelve, </w:t>
      </w:r>
      <w:proofErr w:type="spellStart"/>
      <w:r>
        <w:rPr>
          <w:rFonts w:ascii="Arial" w:hAnsi="Arial" w:cs="Arial"/>
          <w:sz w:val="28"/>
          <w:szCs w:val="28"/>
          <w:lang w:val="x-none"/>
        </w:rPr>
        <w:t>ndazowana</w:t>
      </w:r>
      <w:proofErr w:type="spellEnd"/>
      <w:r>
        <w:rPr>
          <w:rFonts w:ascii="Arial" w:hAnsi="Arial" w:cs="Arial"/>
          <w:sz w:val="28"/>
          <w:szCs w:val="28"/>
          <w:lang w:val="x-none"/>
        </w:rPr>
        <w:t xml:space="preserve"> </w:t>
      </w:r>
      <w:proofErr w:type="spellStart"/>
      <w:r>
        <w:rPr>
          <w:rFonts w:ascii="Arial" w:hAnsi="Arial" w:cs="Arial"/>
          <w:sz w:val="28"/>
          <w:szCs w:val="28"/>
          <w:lang w:val="x-none"/>
        </w:rPr>
        <w:t>bhazi</w:t>
      </w:r>
      <w:proofErr w:type="spellEnd"/>
      <w:r>
        <w:rPr>
          <w:rFonts w:ascii="Arial" w:hAnsi="Arial" w:cs="Arial"/>
          <w:sz w:val="28"/>
          <w:szCs w:val="28"/>
          <w:lang w:val="x-none"/>
        </w:rPr>
        <w:t xml:space="preserve"> </w:t>
      </w:r>
      <w:proofErr w:type="spellStart"/>
      <w:r>
        <w:rPr>
          <w:rFonts w:ascii="Arial" w:hAnsi="Arial" w:cs="Arial"/>
          <w:sz w:val="28"/>
          <w:szCs w:val="28"/>
          <w:lang w:val="x-none"/>
        </w:rPr>
        <w:t>kuma</w:t>
      </w:r>
      <w:proofErr w:type="spellEnd"/>
      <w:r>
        <w:rPr>
          <w:rFonts w:ascii="Arial" w:hAnsi="Arial" w:cs="Arial"/>
          <w:sz w:val="28"/>
          <w:szCs w:val="28"/>
          <w:lang w:val="x-none"/>
        </w:rPr>
        <w:t xml:space="preserve"> four.” </w:t>
      </w:r>
    </w:p>
    <w:p w:rsidR="00264564" w:rsidP="00264564" w:rsidRDefault="00264564" w14:paraId="02E31A64" w14:textId="77777777">
      <w:pPr>
        <w:jc w:val="both"/>
        <w:rPr>
          <w:rFonts w:ascii="Arial" w:hAnsi="Arial" w:cs="Arial"/>
          <w:sz w:val="28"/>
          <w:szCs w:val="28"/>
        </w:rPr>
      </w:pPr>
      <w:r>
        <w:rPr>
          <w:rFonts w:ascii="Arial" w:hAnsi="Arial" w:cs="Arial"/>
          <w:sz w:val="28"/>
          <w:szCs w:val="28"/>
          <w:vertAlign w:val="superscript"/>
          <w:lang w:val="x-none"/>
        </w:rPr>
        <w:t xml:space="preserve">119 </w:t>
      </w:r>
      <w:proofErr w:type="spellStart"/>
      <w:r>
        <w:rPr>
          <w:rFonts w:ascii="Arial" w:hAnsi="Arial" w:cs="Arial"/>
          <w:sz w:val="28"/>
          <w:szCs w:val="28"/>
          <w:lang w:val="x-none"/>
        </w:rPr>
        <w:t>Anonoka</w:t>
      </w:r>
      <w:proofErr w:type="spellEnd"/>
      <w:r>
        <w:rPr>
          <w:rFonts w:ascii="Arial" w:hAnsi="Arial" w:cs="Arial"/>
          <w:sz w:val="28"/>
          <w:szCs w:val="28"/>
          <w:lang w:val="x-none"/>
        </w:rPr>
        <w:t xml:space="preserve"> </w:t>
      </w:r>
      <w:proofErr w:type="spellStart"/>
      <w:r>
        <w:rPr>
          <w:rFonts w:ascii="Arial" w:hAnsi="Arial" w:cs="Arial"/>
          <w:sz w:val="28"/>
          <w:szCs w:val="28"/>
          <w:lang w:val="x-none"/>
        </w:rPr>
        <w:t>kusvika</w:t>
      </w:r>
      <w:proofErr w:type="spellEnd"/>
      <w:r>
        <w:rPr>
          <w:rFonts w:ascii="Arial" w:hAnsi="Arial" w:cs="Arial"/>
          <w:sz w:val="28"/>
          <w:szCs w:val="28"/>
          <w:lang w:val="x-none"/>
        </w:rPr>
        <w:t xml:space="preserve"> </w:t>
      </w:r>
      <w:proofErr w:type="spellStart"/>
      <w:r>
        <w:rPr>
          <w:rFonts w:ascii="Arial" w:hAnsi="Arial" w:cs="Arial"/>
          <w:sz w:val="28"/>
          <w:szCs w:val="28"/>
          <w:lang w:val="x-none"/>
        </w:rPr>
        <w:t>ku</w:t>
      </w:r>
      <w:proofErr w:type="spellEnd"/>
      <w:r>
        <w:rPr>
          <w:rFonts w:ascii="Arial" w:hAnsi="Arial" w:cs="Arial"/>
          <w:sz w:val="28"/>
          <w:szCs w:val="28"/>
          <w:lang w:val="x-none"/>
        </w:rPr>
        <w:t xml:space="preserve"> service, heh. </w:t>
      </w:r>
      <w:proofErr w:type="spellStart"/>
      <w:r>
        <w:rPr>
          <w:rFonts w:ascii="Arial" w:hAnsi="Arial" w:cs="Arial"/>
          <w:sz w:val="28"/>
          <w:szCs w:val="28"/>
          <w:lang w:val="x-none"/>
        </w:rPr>
        <w:t>Ndopaunonzwa</w:t>
      </w:r>
      <w:proofErr w:type="spellEnd"/>
      <w:r>
        <w:rPr>
          <w:rFonts w:ascii="Arial" w:hAnsi="Arial" w:cs="Arial"/>
          <w:sz w:val="28"/>
          <w:szCs w:val="28"/>
          <w:lang w:val="x-none"/>
        </w:rPr>
        <w:t xml:space="preserve"> </w:t>
      </w:r>
      <w:proofErr w:type="spellStart"/>
      <w:r>
        <w:rPr>
          <w:rFonts w:ascii="Arial" w:hAnsi="Arial" w:cs="Arial"/>
          <w:sz w:val="28"/>
          <w:szCs w:val="28"/>
          <w:lang w:val="x-none"/>
        </w:rPr>
        <w:t>minana</w:t>
      </w:r>
      <w:proofErr w:type="spellEnd"/>
      <w:r>
        <w:rPr>
          <w:rFonts w:ascii="Arial" w:hAnsi="Arial" w:cs="Arial"/>
          <w:sz w:val="28"/>
          <w:szCs w:val="28"/>
          <w:lang w:val="x-none"/>
        </w:rPr>
        <w:t xml:space="preserve"> </w:t>
      </w:r>
      <w:proofErr w:type="spellStart"/>
      <w:r>
        <w:rPr>
          <w:rFonts w:ascii="Arial" w:hAnsi="Arial" w:cs="Arial"/>
          <w:sz w:val="28"/>
          <w:szCs w:val="28"/>
          <w:lang w:val="x-none"/>
        </w:rPr>
        <w:t>yakadaro</w:t>
      </w:r>
      <w:proofErr w:type="spellEnd"/>
      <w:r>
        <w:rPr>
          <w:rFonts w:ascii="Arial" w:hAnsi="Arial" w:cs="Arial"/>
          <w:sz w:val="28"/>
          <w:szCs w:val="28"/>
          <w:lang w:val="x-none"/>
        </w:rPr>
        <w:t xml:space="preserve"> </w:t>
      </w:r>
      <w:proofErr w:type="spellStart"/>
      <w:r>
        <w:rPr>
          <w:rFonts w:ascii="Arial" w:hAnsi="Arial" w:cs="Arial"/>
          <w:sz w:val="28"/>
          <w:szCs w:val="28"/>
          <w:lang w:val="x-none"/>
        </w:rPr>
        <w:t>makuseni</w:t>
      </w:r>
      <w:proofErr w:type="spellEnd"/>
      <w:r>
        <w:rPr>
          <w:rFonts w:ascii="Arial" w:hAnsi="Arial" w:cs="Arial"/>
          <w:sz w:val="28"/>
          <w:szCs w:val="28"/>
          <w:lang w:val="x-none"/>
        </w:rPr>
        <w:t xml:space="preserve"> </w:t>
      </w:r>
      <w:proofErr w:type="spellStart"/>
      <w:r>
        <w:rPr>
          <w:rFonts w:ascii="Arial" w:hAnsi="Arial" w:cs="Arial"/>
          <w:sz w:val="28"/>
          <w:szCs w:val="28"/>
          <w:lang w:val="x-none"/>
        </w:rPr>
        <w:t>seni</w:t>
      </w:r>
      <w:proofErr w:type="spellEnd"/>
      <w:r>
        <w:rPr>
          <w:rFonts w:ascii="Arial" w:hAnsi="Arial" w:cs="Arial"/>
          <w:sz w:val="28"/>
          <w:szCs w:val="28"/>
          <w:lang w:val="x-none"/>
        </w:rPr>
        <w:t xml:space="preserve"> </w:t>
      </w:r>
      <w:proofErr w:type="spellStart"/>
      <w:r>
        <w:rPr>
          <w:rFonts w:ascii="Arial" w:hAnsi="Arial" w:cs="Arial"/>
          <w:sz w:val="28"/>
          <w:szCs w:val="28"/>
          <w:lang w:val="x-none"/>
        </w:rPr>
        <w:t>uchiuya</w:t>
      </w:r>
      <w:proofErr w:type="spellEnd"/>
      <w:r>
        <w:rPr>
          <w:rFonts w:ascii="Arial" w:hAnsi="Arial" w:cs="Arial"/>
          <w:sz w:val="28"/>
          <w:szCs w:val="28"/>
          <w:lang w:val="x-none"/>
        </w:rPr>
        <w:t xml:space="preserve"> </w:t>
      </w:r>
      <w:proofErr w:type="spellStart"/>
      <w:r>
        <w:rPr>
          <w:rFonts w:ascii="Arial" w:hAnsi="Arial" w:cs="Arial"/>
          <w:sz w:val="28"/>
          <w:szCs w:val="28"/>
          <w:lang w:val="x-none"/>
        </w:rPr>
        <w:t>ku</w:t>
      </w:r>
      <w:proofErr w:type="spellEnd"/>
      <w:r>
        <w:rPr>
          <w:rFonts w:ascii="Arial" w:hAnsi="Arial" w:cs="Arial"/>
          <w:sz w:val="28"/>
          <w:szCs w:val="28"/>
          <w:lang w:val="x-none"/>
        </w:rPr>
        <w:t xml:space="preserve"> Church. </w:t>
      </w:r>
      <w:proofErr w:type="spellStart"/>
      <w:r>
        <w:rPr>
          <w:rFonts w:ascii="Arial" w:hAnsi="Arial" w:cs="Arial"/>
          <w:sz w:val="28"/>
          <w:szCs w:val="28"/>
          <w:lang w:val="x-none"/>
        </w:rPr>
        <w:t>Ndopandakaona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munoziva</w:t>
      </w:r>
      <w:proofErr w:type="spellEnd"/>
      <w:r>
        <w:rPr>
          <w:rFonts w:ascii="Arial" w:hAnsi="Arial" w:cs="Arial"/>
          <w:sz w:val="28"/>
          <w:szCs w:val="28"/>
          <w:lang w:val="x-none"/>
        </w:rPr>
        <w:t xml:space="preserve"> </w:t>
      </w:r>
      <w:proofErr w:type="spellStart"/>
      <w:r>
        <w:rPr>
          <w:rFonts w:ascii="Arial" w:hAnsi="Arial" w:cs="Arial"/>
          <w:sz w:val="28"/>
          <w:szCs w:val="28"/>
          <w:lang w:val="x-none"/>
        </w:rPr>
        <w:t>kuzo</w:t>
      </w:r>
      <w:proofErr w:type="spellEnd"/>
      <w:r>
        <w:rPr>
          <w:rFonts w:ascii="Arial" w:hAnsi="Arial" w:cs="Arial"/>
          <w:sz w:val="28"/>
          <w:szCs w:val="28"/>
          <w:lang w:val="x-none"/>
        </w:rPr>
        <w:t xml:space="preserve"> </w:t>
      </w:r>
      <w:proofErr w:type="spellStart"/>
      <w:r>
        <w:rPr>
          <w:rFonts w:ascii="Arial" w:hAnsi="Arial" w:cs="Arial"/>
          <w:sz w:val="28"/>
          <w:szCs w:val="28"/>
          <w:lang w:val="x-none"/>
        </w:rPr>
        <w:t>appreciater</w:t>
      </w:r>
      <w:proofErr w:type="spellEnd"/>
      <w:r>
        <w:rPr>
          <w:rFonts w:ascii="Arial" w:hAnsi="Arial" w:cs="Arial"/>
          <w:sz w:val="28"/>
          <w:szCs w:val="28"/>
          <w:lang w:val="x-none"/>
        </w:rPr>
        <w:t xml:space="preserve"> Mwari </w:t>
      </w:r>
      <w:proofErr w:type="spellStart"/>
      <w:r>
        <w:rPr>
          <w:rFonts w:ascii="Arial" w:hAnsi="Arial" w:cs="Arial"/>
          <w:sz w:val="28"/>
          <w:szCs w:val="28"/>
          <w:lang w:val="x-none"/>
        </w:rPr>
        <w:t>kunouya</w:t>
      </w:r>
      <w:proofErr w:type="spellEnd"/>
      <w:r>
        <w:rPr>
          <w:rFonts w:ascii="Arial" w:hAnsi="Arial" w:cs="Arial"/>
          <w:sz w:val="28"/>
          <w:szCs w:val="28"/>
          <w:lang w:val="x-none"/>
        </w:rPr>
        <w:t xml:space="preserve"> nenyasha?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Unoziva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unopinda</w:t>
      </w:r>
      <w:proofErr w:type="spellEnd"/>
      <w:r>
        <w:rPr>
          <w:rFonts w:ascii="Arial" w:hAnsi="Arial" w:cs="Arial"/>
          <w:sz w:val="28"/>
          <w:szCs w:val="28"/>
          <w:lang w:val="x-none"/>
        </w:rPr>
        <w:t xml:space="preserve"> </w:t>
      </w:r>
      <w:proofErr w:type="spellStart"/>
      <w:r>
        <w:rPr>
          <w:rFonts w:ascii="Arial" w:hAnsi="Arial" w:cs="Arial"/>
          <w:sz w:val="28"/>
          <w:szCs w:val="28"/>
          <w:lang w:val="x-none"/>
        </w:rPr>
        <w:t>murugare</w:t>
      </w:r>
      <w:proofErr w:type="spellEnd"/>
      <w:r>
        <w:rPr>
          <w:rFonts w:ascii="Arial" w:hAnsi="Arial" w:cs="Arial"/>
          <w:sz w:val="28"/>
          <w:szCs w:val="28"/>
          <w:lang w:val="x-none"/>
        </w:rPr>
        <w:t xml:space="preserve"> </w:t>
      </w:r>
      <w:proofErr w:type="spellStart"/>
      <w:r>
        <w:rPr>
          <w:rFonts w:ascii="Arial" w:hAnsi="Arial" w:cs="Arial"/>
          <w:sz w:val="28"/>
          <w:szCs w:val="28"/>
          <w:lang w:val="x-none"/>
        </w:rPr>
        <w:t>rwaMwari</w:t>
      </w:r>
      <w:proofErr w:type="spellEnd"/>
      <w:r>
        <w:rPr>
          <w:rFonts w:ascii="Arial" w:hAnsi="Arial" w:cs="Arial"/>
          <w:sz w:val="28"/>
          <w:szCs w:val="28"/>
          <w:lang w:val="x-none"/>
        </w:rPr>
        <w:t xml:space="preserve"> </w:t>
      </w:r>
      <w:proofErr w:type="spellStart"/>
      <w:r>
        <w:rPr>
          <w:rFonts w:ascii="Arial" w:hAnsi="Arial" w:cs="Arial"/>
          <w:sz w:val="28"/>
          <w:szCs w:val="28"/>
          <w:lang w:val="x-none"/>
        </w:rPr>
        <w:t>ukasarwudii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ukasarwuona</w:t>
      </w:r>
      <w:proofErr w:type="spellEnd"/>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“Vane </w:t>
      </w:r>
      <w:proofErr w:type="spellStart"/>
      <w:r>
        <w:rPr>
          <w:rFonts w:ascii="Arial" w:hAnsi="Arial" w:cs="Arial"/>
          <w:sz w:val="28"/>
          <w:szCs w:val="28"/>
          <w:lang w:val="x-none"/>
        </w:rPr>
        <w:t>nzeve</w:t>
      </w:r>
      <w:proofErr w:type="spellEnd"/>
      <w:r>
        <w:rPr>
          <w:rFonts w:ascii="Arial" w:hAnsi="Arial" w:cs="Arial"/>
          <w:sz w:val="28"/>
          <w:szCs w:val="28"/>
          <w:lang w:val="x-none"/>
        </w:rPr>
        <w:t xml:space="preserve"> </w:t>
      </w:r>
      <w:proofErr w:type="spellStart"/>
      <w:r>
        <w:rPr>
          <w:rFonts w:ascii="Arial" w:hAnsi="Arial" w:cs="Arial"/>
          <w:sz w:val="28"/>
          <w:szCs w:val="28"/>
          <w:lang w:val="x-none"/>
        </w:rPr>
        <w:t>dzekunzwa</w:t>
      </w:r>
      <w:proofErr w:type="spellEnd"/>
      <w:r>
        <w:rPr>
          <w:rFonts w:ascii="Arial" w:hAnsi="Arial" w:cs="Arial"/>
          <w:sz w:val="28"/>
          <w:szCs w:val="28"/>
          <w:lang w:val="x-none"/>
        </w:rPr>
        <w:t xml:space="preserve"> </w:t>
      </w:r>
      <w:proofErr w:type="spellStart"/>
      <w:r>
        <w:rPr>
          <w:rFonts w:ascii="Arial" w:hAnsi="Arial" w:cs="Arial"/>
          <w:sz w:val="28"/>
          <w:szCs w:val="28"/>
          <w:lang w:val="x-none"/>
        </w:rPr>
        <w:t>ngavanzwe</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Amen!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Brother kana </w:t>
      </w:r>
      <w:proofErr w:type="spellStart"/>
      <w:r>
        <w:rPr>
          <w:rFonts w:ascii="Arial" w:hAnsi="Arial" w:cs="Arial"/>
          <w:sz w:val="28"/>
          <w:szCs w:val="28"/>
          <w:lang w:val="x-none"/>
        </w:rPr>
        <w:t>uchitokwanisa</w:t>
      </w:r>
      <w:proofErr w:type="spellEnd"/>
      <w:r>
        <w:rPr>
          <w:rFonts w:ascii="Arial" w:hAnsi="Arial" w:cs="Arial"/>
          <w:sz w:val="28"/>
          <w:szCs w:val="28"/>
          <w:lang w:val="x-none"/>
        </w:rPr>
        <w:t xml:space="preserve"> </w:t>
      </w:r>
      <w:proofErr w:type="spellStart"/>
      <w:r>
        <w:rPr>
          <w:rFonts w:ascii="Arial" w:hAnsi="Arial" w:cs="Arial"/>
          <w:sz w:val="28"/>
          <w:szCs w:val="28"/>
          <w:lang w:val="x-none"/>
        </w:rPr>
        <w:t>kutowana</w:t>
      </w:r>
      <w:proofErr w:type="spellEnd"/>
      <w:r>
        <w:rPr>
          <w:rFonts w:ascii="Arial" w:hAnsi="Arial" w:cs="Arial"/>
          <w:sz w:val="28"/>
          <w:szCs w:val="28"/>
          <w:lang w:val="x-none"/>
        </w:rPr>
        <w:t xml:space="preserve"> kombi chaiyo, </w:t>
      </w:r>
      <w:proofErr w:type="spellStart"/>
      <w:r>
        <w:rPr>
          <w:rFonts w:ascii="Arial" w:hAnsi="Arial" w:cs="Arial"/>
          <w:sz w:val="28"/>
          <w:szCs w:val="28"/>
          <w:lang w:val="x-none"/>
        </w:rPr>
        <w:t>mari</w:t>
      </w:r>
      <w:proofErr w:type="spellEnd"/>
      <w:r>
        <w:rPr>
          <w:rFonts w:ascii="Arial" w:hAnsi="Arial" w:cs="Arial"/>
          <w:sz w:val="28"/>
          <w:szCs w:val="28"/>
          <w:lang w:val="x-none"/>
        </w:rPr>
        <w:t xml:space="preserve"> </w:t>
      </w:r>
      <w:proofErr w:type="spellStart"/>
      <w:r>
        <w:rPr>
          <w:rFonts w:ascii="Arial" w:hAnsi="Arial" w:cs="Arial"/>
          <w:sz w:val="28"/>
          <w:szCs w:val="28"/>
          <w:lang w:val="x-none"/>
        </w:rPr>
        <w:t>yekombi</w:t>
      </w:r>
      <w:proofErr w:type="spellEnd"/>
      <w:r>
        <w:rPr>
          <w:rFonts w:ascii="Arial" w:hAnsi="Arial" w:cs="Arial"/>
          <w:sz w:val="28"/>
          <w:szCs w:val="28"/>
          <w:lang w:val="x-none"/>
        </w:rPr>
        <w:t xml:space="preserve"> </w:t>
      </w:r>
      <w:proofErr w:type="spellStart"/>
      <w:r>
        <w:rPr>
          <w:rFonts w:ascii="Arial" w:hAnsi="Arial" w:cs="Arial"/>
          <w:sz w:val="28"/>
          <w:szCs w:val="28"/>
          <w:lang w:val="x-none"/>
        </w:rPr>
        <w:t>kuuya</w:t>
      </w:r>
      <w:proofErr w:type="spellEnd"/>
      <w:r>
        <w:rPr>
          <w:rFonts w:ascii="Arial" w:hAnsi="Arial" w:cs="Arial"/>
          <w:sz w:val="28"/>
          <w:szCs w:val="28"/>
          <w:lang w:val="x-none"/>
        </w:rPr>
        <w:t xml:space="preserve"> </w:t>
      </w:r>
      <w:proofErr w:type="spellStart"/>
      <w:r>
        <w:rPr>
          <w:rFonts w:ascii="Arial" w:hAnsi="Arial" w:cs="Arial"/>
          <w:sz w:val="28"/>
          <w:szCs w:val="28"/>
          <w:lang w:val="x-none"/>
        </w:rPr>
        <w:t>kuChechi</w:t>
      </w:r>
      <w:proofErr w:type="spellEnd"/>
      <w:r>
        <w:rPr>
          <w:rFonts w:ascii="Arial" w:hAnsi="Arial" w:cs="Arial"/>
          <w:sz w:val="28"/>
          <w:szCs w:val="28"/>
          <w:lang w:val="x-none"/>
        </w:rPr>
        <w:t xml:space="preserve">, </w:t>
      </w:r>
      <w:proofErr w:type="spellStart"/>
      <w:r>
        <w:rPr>
          <w:rFonts w:ascii="Arial" w:hAnsi="Arial" w:cs="Arial"/>
          <w:sz w:val="28"/>
          <w:szCs w:val="28"/>
          <w:lang w:val="x-none"/>
        </w:rPr>
        <w:t>vamwe</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mari</w:t>
      </w:r>
      <w:proofErr w:type="spellEnd"/>
      <w:r>
        <w:rPr>
          <w:rFonts w:ascii="Arial" w:hAnsi="Arial" w:cs="Arial"/>
          <w:sz w:val="28"/>
          <w:szCs w:val="28"/>
          <w:lang w:val="x-none"/>
        </w:rPr>
        <w:t>—</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vabve</w:t>
      </w:r>
      <w:proofErr w:type="spellEnd"/>
      <w:r>
        <w:rPr>
          <w:rFonts w:ascii="Arial" w:hAnsi="Arial" w:cs="Arial"/>
          <w:sz w:val="28"/>
          <w:szCs w:val="28"/>
          <w:lang w:val="x-none"/>
        </w:rPr>
        <w:t xml:space="preserve"> </w:t>
      </w:r>
      <w:proofErr w:type="spellStart"/>
      <w:r>
        <w:rPr>
          <w:rFonts w:ascii="Arial" w:hAnsi="Arial" w:cs="Arial"/>
          <w:sz w:val="28"/>
          <w:szCs w:val="28"/>
          <w:lang w:val="x-none"/>
        </w:rPr>
        <w:t>kuBhuruwayo</w:t>
      </w:r>
      <w:proofErr w:type="spellEnd"/>
      <w:r>
        <w:rPr>
          <w:rFonts w:ascii="Arial" w:hAnsi="Arial" w:cs="Arial"/>
          <w:sz w:val="28"/>
          <w:szCs w:val="28"/>
          <w:lang w:val="x-none"/>
        </w:rPr>
        <w:t xml:space="preserve"> </w:t>
      </w:r>
      <w:proofErr w:type="spellStart"/>
      <w:r>
        <w:rPr>
          <w:rFonts w:ascii="Arial" w:hAnsi="Arial" w:cs="Arial"/>
          <w:sz w:val="28"/>
          <w:szCs w:val="28"/>
          <w:lang w:val="x-none"/>
        </w:rPr>
        <w:t>vauye</w:t>
      </w:r>
      <w:proofErr w:type="spellEnd"/>
      <w:r>
        <w:rPr>
          <w:rFonts w:ascii="Arial" w:hAnsi="Arial" w:cs="Arial"/>
          <w:sz w:val="28"/>
          <w:szCs w:val="28"/>
          <w:lang w:val="x-none"/>
        </w:rPr>
        <w:t xml:space="preserve"> </w:t>
      </w:r>
      <w:proofErr w:type="spellStart"/>
      <w:r>
        <w:rPr>
          <w:rFonts w:ascii="Arial" w:hAnsi="Arial" w:cs="Arial"/>
          <w:sz w:val="28"/>
          <w:szCs w:val="28"/>
          <w:lang w:val="x-none"/>
        </w:rPr>
        <w:t>muno</w:t>
      </w:r>
      <w:proofErr w:type="spellEnd"/>
      <w:r>
        <w:rPr>
          <w:rFonts w:ascii="Arial" w:hAnsi="Arial" w:cs="Arial"/>
          <w:sz w:val="28"/>
          <w:szCs w:val="28"/>
          <w:lang w:val="x-none"/>
        </w:rPr>
        <w:t xml:space="preserve"> </w:t>
      </w:r>
      <w:proofErr w:type="spellStart"/>
      <w:r>
        <w:rPr>
          <w:rFonts w:ascii="Arial" w:hAnsi="Arial" w:cs="Arial"/>
          <w:sz w:val="28"/>
          <w:szCs w:val="28"/>
          <w:lang w:val="x-none"/>
        </w:rPr>
        <w:t>zviri</w:t>
      </w:r>
      <w:proofErr w:type="spellEnd"/>
      <w:r>
        <w:rPr>
          <w:rFonts w:ascii="Arial" w:hAnsi="Arial" w:cs="Arial"/>
          <w:sz w:val="28"/>
          <w:szCs w:val="28"/>
          <w:lang w:val="x-none"/>
        </w:rPr>
        <w:t xml:space="preserve"> </w:t>
      </w:r>
      <w:proofErr w:type="spellStart"/>
      <w:r>
        <w:rPr>
          <w:rFonts w:ascii="Arial" w:hAnsi="Arial" w:cs="Arial"/>
          <w:sz w:val="28"/>
          <w:szCs w:val="28"/>
          <w:lang w:val="x-none"/>
        </w:rPr>
        <w:t>kudii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zviri</w:t>
      </w:r>
      <w:proofErr w:type="spellEnd"/>
      <w:r>
        <w:rPr>
          <w:rFonts w:ascii="Arial" w:hAnsi="Arial" w:cs="Arial"/>
          <w:sz w:val="18"/>
          <w:szCs w:val="18"/>
        </w:rPr>
        <w:t xml:space="preserve"> </w:t>
      </w:r>
      <w:proofErr w:type="spellStart"/>
      <w:r>
        <w:rPr>
          <w:rFonts w:ascii="Arial" w:hAnsi="Arial" w:cs="Arial"/>
          <w:sz w:val="18"/>
          <w:szCs w:val="18"/>
        </w:rPr>
        <w:t>kunetsa</w:t>
      </w:r>
      <w:proofErr w:type="spellEnd"/>
      <w:r w:rsidRPr="005F7606">
        <w:rPr>
          <w:rFonts w:ascii="Arial" w:hAnsi="Arial" w:cs="Arial"/>
          <w:sz w:val="18"/>
          <w:szCs w:val="18"/>
        </w:rPr>
        <w:t>.”]</w:t>
      </w:r>
      <w:r>
        <w:rPr>
          <w:rFonts w:ascii="Arial" w:hAnsi="Arial" w:cs="Arial"/>
          <w:sz w:val="28"/>
          <w:szCs w:val="28"/>
        </w:rPr>
        <w:t xml:space="preserve"> </w:t>
      </w:r>
    </w:p>
    <w:p w:rsidR="00264564" w:rsidP="00264564" w:rsidRDefault="00264564" w14:paraId="5D781F1B" w14:textId="77777777">
      <w:pPr>
        <w:jc w:val="both"/>
        <w:rPr>
          <w:rFonts w:ascii="Arial" w:hAnsi="Arial" w:cs="Arial"/>
          <w:sz w:val="28"/>
          <w:szCs w:val="28"/>
          <w:lang w:val="x-none"/>
        </w:rPr>
      </w:pPr>
      <w:r>
        <w:rPr>
          <w:rFonts w:ascii="Arial" w:hAnsi="Arial" w:cs="Arial"/>
          <w:sz w:val="28"/>
          <w:szCs w:val="28"/>
          <w:vertAlign w:val="superscript"/>
          <w:lang w:val="x-none"/>
        </w:rPr>
        <w:t xml:space="preserve">120 </w:t>
      </w:r>
      <w:proofErr w:type="spellStart"/>
      <w:r>
        <w:rPr>
          <w:rFonts w:ascii="Arial" w:hAnsi="Arial" w:cs="Arial"/>
          <w:sz w:val="28"/>
          <w:szCs w:val="28"/>
          <w:lang w:val="x-none"/>
        </w:rPr>
        <w:t>Vamwe</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vabve</w:t>
      </w:r>
      <w:proofErr w:type="spellEnd"/>
      <w:r>
        <w:rPr>
          <w:rFonts w:ascii="Arial" w:hAnsi="Arial" w:cs="Arial"/>
          <w:sz w:val="28"/>
          <w:szCs w:val="28"/>
          <w:lang w:val="x-none"/>
        </w:rPr>
        <w:t xml:space="preserve"> </w:t>
      </w:r>
      <w:proofErr w:type="spellStart"/>
      <w:r>
        <w:rPr>
          <w:rFonts w:ascii="Arial" w:hAnsi="Arial" w:cs="Arial"/>
          <w:sz w:val="28"/>
          <w:szCs w:val="28"/>
          <w:lang w:val="x-none"/>
        </w:rPr>
        <w:t>muKwekwe</w:t>
      </w:r>
      <w:proofErr w:type="spellEnd"/>
      <w:r>
        <w:rPr>
          <w:rFonts w:ascii="Arial" w:hAnsi="Arial" w:cs="Arial"/>
          <w:sz w:val="28"/>
          <w:szCs w:val="28"/>
          <w:lang w:val="x-none"/>
        </w:rPr>
        <w:t xml:space="preserve"> </w:t>
      </w:r>
      <w:proofErr w:type="spellStart"/>
      <w:r>
        <w:rPr>
          <w:rFonts w:ascii="Arial" w:hAnsi="Arial" w:cs="Arial"/>
          <w:sz w:val="28"/>
          <w:szCs w:val="28"/>
          <w:lang w:val="x-none"/>
        </w:rPr>
        <w:t>vauye</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w:t>
      </w:r>
      <w:proofErr w:type="spellStart"/>
      <w:r>
        <w:rPr>
          <w:rFonts w:ascii="Arial" w:hAnsi="Arial" w:cs="Arial"/>
          <w:sz w:val="28"/>
          <w:szCs w:val="28"/>
          <w:lang w:val="x-none"/>
        </w:rPr>
        <w:t>kukombi</w:t>
      </w:r>
      <w:proofErr w:type="spellEnd"/>
      <w:r>
        <w:rPr>
          <w:rFonts w:ascii="Arial" w:hAnsi="Arial" w:cs="Arial"/>
          <w:sz w:val="28"/>
          <w:szCs w:val="28"/>
          <w:lang w:val="x-none"/>
        </w:rPr>
        <w:t xml:space="preserve">, </w:t>
      </w:r>
      <w:proofErr w:type="spellStart"/>
      <w:r>
        <w:rPr>
          <w:rFonts w:ascii="Arial" w:hAnsi="Arial" w:cs="Arial"/>
          <w:sz w:val="28"/>
          <w:szCs w:val="28"/>
          <w:lang w:val="x-none"/>
        </w:rPr>
        <w:t>chinenge</w:t>
      </w:r>
      <w:proofErr w:type="spellEnd"/>
      <w:r>
        <w:rPr>
          <w:rFonts w:ascii="Arial" w:hAnsi="Arial" w:cs="Arial"/>
          <w:sz w:val="28"/>
          <w:szCs w:val="28"/>
          <w:lang w:val="x-none"/>
        </w:rPr>
        <w:t xml:space="preserve"> </w:t>
      </w:r>
      <w:proofErr w:type="spellStart"/>
      <w:r>
        <w:rPr>
          <w:rFonts w:ascii="Arial" w:hAnsi="Arial" w:cs="Arial"/>
          <w:sz w:val="28"/>
          <w:szCs w:val="28"/>
          <w:lang w:val="x-none"/>
        </w:rPr>
        <w:t>chaka</w:t>
      </w:r>
      <w:proofErr w:type="spellEnd"/>
      <w:r>
        <w:rPr>
          <w:rFonts w:ascii="Arial" w:hAnsi="Arial" w:cs="Arial"/>
          <w:sz w:val="28"/>
          <w:szCs w:val="28"/>
          <w:lang w:val="x-none"/>
        </w:rPr>
        <w:t>—</w:t>
      </w:r>
      <w:proofErr w:type="spellStart"/>
      <w:r>
        <w:rPr>
          <w:rFonts w:ascii="Arial" w:hAnsi="Arial" w:cs="Arial"/>
          <w:sz w:val="28"/>
          <w:szCs w:val="28"/>
          <w:lang w:val="x-none"/>
        </w:rPr>
        <w:t>chiine</w:t>
      </w:r>
      <w:proofErr w:type="spellEnd"/>
      <w:r>
        <w:rPr>
          <w:rFonts w:ascii="Arial" w:hAnsi="Arial" w:cs="Arial"/>
          <w:sz w:val="28"/>
          <w:szCs w:val="28"/>
          <w:lang w:val="x-none"/>
        </w:rPr>
        <w:t xml:space="preserve"> </w:t>
      </w:r>
      <w:proofErr w:type="spellStart"/>
      <w:r>
        <w:rPr>
          <w:rFonts w:ascii="Arial" w:hAnsi="Arial" w:cs="Arial"/>
          <w:sz w:val="28"/>
          <w:szCs w:val="28"/>
          <w:lang w:val="x-none"/>
        </w:rPr>
        <w:t>hutsi</w:t>
      </w:r>
      <w:proofErr w:type="spellEnd"/>
      <w:r>
        <w:rPr>
          <w:rFonts w:ascii="Arial" w:hAnsi="Arial" w:cs="Arial"/>
          <w:sz w:val="28"/>
          <w:szCs w:val="28"/>
          <w:lang w:val="x-none"/>
        </w:rPr>
        <w:t xml:space="preserve">, </w:t>
      </w:r>
      <w:proofErr w:type="spellStart"/>
      <w:r>
        <w:rPr>
          <w:rFonts w:ascii="Arial" w:hAnsi="Arial" w:cs="Arial"/>
          <w:sz w:val="28"/>
          <w:szCs w:val="28"/>
          <w:lang w:val="x-none"/>
        </w:rPr>
        <w:t>chichingo</w:t>
      </w:r>
      <w:proofErr w:type="spellEnd"/>
      <w:r>
        <w:rPr>
          <w:rFonts w:ascii="Arial" w:hAnsi="Arial" w:cs="Arial"/>
          <w:sz w:val="28"/>
          <w:szCs w:val="28"/>
          <w:lang w:val="x-none"/>
        </w:rPr>
        <w:t xml:space="preserve"> </w:t>
      </w:r>
      <w:proofErr w:type="spellStart"/>
      <w:r>
        <w:rPr>
          <w:rFonts w:ascii="Arial" w:hAnsi="Arial" w:cs="Arial"/>
          <w:sz w:val="28"/>
          <w:szCs w:val="28"/>
          <w:lang w:val="x-none"/>
        </w:rPr>
        <w:t>pwititika</w:t>
      </w:r>
      <w:proofErr w:type="spellEnd"/>
      <w:r>
        <w:rPr>
          <w:rFonts w:ascii="Arial" w:hAnsi="Arial" w:cs="Arial"/>
          <w:sz w:val="28"/>
          <w:szCs w:val="28"/>
          <w:lang w:val="x-none"/>
        </w:rPr>
        <w:t xml:space="preserve"> </w:t>
      </w:r>
      <w:proofErr w:type="spellStart"/>
      <w:r>
        <w:rPr>
          <w:rFonts w:ascii="Arial" w:hAnsi="Arial" w:cs="Arial"/>
          <w:sz w:val="28"/>
          <w:szCs w:val="28"/>
          <w:lang w:val="x-none"/>
        </w:rPr>
        <w:t>kusvika</w:t>
      </w:r>
      <w:proofErr w:type="spellEnd"/>
      <w:r>
        <w:rPr>
          <w:rFonts w:ascii="Arial" w:hAnsi="Arial" w:cs="Arial"/>
          <w:sz w:val="28"/>
          <w:szCs w:val="28"/>
          <w:lang w:val="x-none"/>
        </w:rPr>
        <w:t xml:space="preserve"> </w:t>
      </w:r>
      <w:proofErr w:type="spellStart"/>
      <w:r>
        <w:rPr>
          <w:rFonts w:ascii="Arial" w:hAnsi="Arial" w:cs="Arial"/>
          <w:sz w:val="28"/>
          <w:szCs w:val="28"/>
          <w:lang w:val="x-none"/>
        </w:rPr>
        <w:t>wasvika</w:t>
      </w:r>
      <w:proofErr w:type="spellEnd"/>
      <w:r>
        <w:rPr>
          <w:rFonts w:ascii="Arial" w:hAnsi="Arial" w:cs="Arial"/>
          <w:sz w:val="28"/>
          <w:szCs w:val="28"/>
          <w:lang w:val="x-none"/>
        </w:rPr>
        <w:t xml:space="preserve">, </w:t>
      </w:r>
      <w:proofErr w:type="spellStart"/>
      <w:r>
        <w:rPr>
          <w:rFonts w:ascii="Arial" w:hAnsi="Arial" w:cs="Arial"/>
          <w:sz w:val="28"/>
          <w:szCs w:val="28"/>
          <w:lang w:val="x-none"/>
        </w:rPr>
        <w:t>haachikwanisi</w:t>
      </w:r>
      <w:proofErr w:type="spellEnd"/>
      <w:r>
        <w:rPr>
          <w:rFonts w:ascii="Arial" w:hAnsi="Arial" w:cs="Arial"/>
          <w:sz w:val="28"/>
          <w:szCs w:val="28"/>
          <w:lang w:val="x-none"/>
        </w:rPr>
        <w:t xml:space="preserve"> </w:t>
      </w:r>
      <w:proofErr w:type="spellStart"/>
      <w:r>
        <w:rPr>
          <w:rFonts w:ascii="Arial" w:hAnsi="Arial" w:cs="Arial"/>
          <w:sz w:val="28"/>
          <w:szCs w:val="28"/>
          <w:lang w:val="x-none"/>
        </w:rPr>
        <w:t>ichocho</w:t>
      </w:r>
      <w:proofErr w:type="spellEnd"/>
      <w:r>
        <w:rPr>
          <w:rFonts w:ascii="Arial" w:hAnsi="Arial" w:cs="Arial"/>
          <w:sz w:val="28"/>
          <w:szCs w:val="28"/>
          <w:lang w:val="x-none"/>
        </w:rPr>
        <w:t xml:space="preserve">. </w:t>
      </w:r>
      <w:proofErr w:type="spellStart"/>
      <w:r>
        <w:rPr>
          <w:rFonts w:ascii="Arial" w:hAnsi="Arial" w:cs="Arial"/>
          <w:sz w:val="28"/>
          <w:szCs w:val="28"/>
          <w:lang w:val="x-none"/>
        </w:rPr>
        <w:t>Kudzimara</w:t>
      </w:r>
      <w:proofErr w:type="spellEnd"/>
      <w:r>
        <w:rPr>
          <w:rFonts w:ascii="Arial" w:hAnsi="Arial" w:cs="Arial"/>
          <w:sz w:val="28"/>
          <w:szCs w:val="28"/>
          <w:lang w:val="x-none"/>
        </w:rPr>
        <w:t xml:space="preserve"> </w:t>
      </w:r>
      <w:proofErr w:type="spellStart"/>
      <w:r>
        <w:rPr>
          <w:rFonts w:ascii="Arial" w:hAnsi="Arial" w:cs="Arial"/>
          <w:sz w:val="28"/>
          <w:szCs w:val="28"/>
          <w:lang w:val="x-none"/>
        </w:rPr>
        <w:t>anotorovha</w:t>
      </w:r>
      <w:proofErr w:type="spellEnd"/>
      <w:r>
        <w:rPr>
          <w:rFonts w:ascii="Arial" w:hAnsi="Arial" w:cs="Arial"/>
          <w:sz w:val="28"/>
          <w:szCs w:val="28"/>
          <w:lang w:val="x-none"/>
        </w:rPr>
        <w:t xml:space="preserve"> service. </w:t>
      </w:r>
      <w:proofErr w:type="spellStart"/>
      <w:r>
        <w:rPr>
          <w:rFonts w:ascii="Arial" w:hAnsi="Arial" w:cs="Arial"/>
          <w:sz w:val="28"/>
          <w:szCs w:val="28"/>
          <w:lang w:val="x-none"/>
        </w:rPr>
        <w:t>Ngatiuyei</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w:t>
      </w:r>
      <w:proofErr w:type="spellStart"/>
      <w:r>
        <w:rPr>
          <w:rFonts w:ascii="Arial" w:hAnsi="Arial" w:cs="Arial"/>
          <w:sz w:val="28"/>
          <w:szCs w:val="28"/>
          <w:lang w:val="x-none"/>
        </w:rPr>
        <w:t>kuzomutenda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Amen!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w:t>
      </w:r>
      <w:proofErr w:type="spellStart"/>
      <w:r>
        <w:rPr>
          <w:rFonts w:ascii="Arial" w:hAnsi="Arial" w:cs="Arial"/>
          <w:sz w:val="28"/>
          <w:szCs w:val="28"/>
          <w:lang w:val="x-none"/>
        </w:rPr>
        <w:t>muone</w:t>
      </w:r>
      <w:proofErr w:type="spellEnd"/>
      <w:r>
        <w:rPr>
          <w:rFonts w:ascii="Arial" w:hAnsi="Arial" w:cs="Arial"/>
          <w:sz w:val="28"/>
          <w:szCs w:val="28"/>
          <w:lang w:val="x-none"/>
        </w:rPr>
        <w:t xml:space="preserve"> verse 7 </w:t>
      </w:r>
      <w:proofErr w:type="spellStart"/>
      <w:r>
        <w:rPr>
          <w:rFonts w:ascii="Arial" w:hAnsi="Arial" w:cs="Arial"/>
          <w:sz w:val="28"/>
          <w:szCs w:val="28"/>
          <w:lang w:val="x-none"/>
        </w:rPr>
        <w:t>iya</w:t>
      </w:r>
      <w:proofErr w:type="spellEnd"/>
      <w:r>
        <w:rPr>
          <w:rFonts w:ascii="Arial" w:hAnsi="Arial" w:cs="Arial"/>
          <w:sz w:val="28"/>
          <w:szCs w:val="28"/>
          <w:lang w:val="x-none"/>
        </w:rPr>
        <w:t xml:space="preserve"> </w:t>
      </w:r>
      <w:proofErr w:type="spellStart"/>
      <w:r>
        <w:rPr>
          <w:rFonts w:ascii="Arial" w:hAnsi="Arial" w:cs="Arial"/>
          <w:sz w:val="28"/>
          <w:szCs w:val="28"/>
          <w:lang w:val="x-none"/>
        </w:rPr>
        <w:t>iya</w:t>
      </w:r>
      <w:proofErr w:type="spellEnd"/>
      <w:r>
        <w:rPr>
          <w:rFonts w:ascii="Arial" w:hAnsi="Arial" w:cs="Arial"/>
          <w:sz w:val="28"/>
          <w:szCs w:val="28"/>
          <w:lang w:val="x-none"/>
        </w:rPr>
        <w:t xml:space="preserve">. Tese, </w:t>
      </w:r>
      <w:proofErr w:type="spellStart"/>
      <w:r>
        <w:rPr>
          <w:rFonts w:ascii="Arial" w:hAnsi="Arial" w:cs="Arial"/>
          <w:sz w:val="28"/>
          <w:szCs w:val="28"/>
          <w:lang w:val="x-none"/>
        </w:rPr>
        <w:t>hativerengei</w:t>
      </w:r>
      <w:proofErr w:type="spellEnd"/>
      <w:r>
        <w:rPr>
          <w:rFonts w:ascii="Arial" w:hAnsi="Arial" w:cs="Arial"/>
          <w:sz w:val="28"/>
          <w:szCs w:val="28"/>
          <w:lang w:val="x-none"/>
        </w:rPr>
        <w:t>:</w:t>
      </w:r>
    </w:p>
    <w:p w:rsidRPr="00E869C7" w:rsidR="00264564" w:rsidP="00264564" w:rsidRDefault="00264564" w14:paraId="644E322A" w14:textId="77777777">
      <w:pPr>
        <w:ind w:left="720"/>
        <w:jc w:val="both"/>
        <w:rPr>
          <w:rFonts w:ascii="Arial" w:hAnsi="Arial" w:cs="Arial"/>
          <w:i/>
          <w:iCs/>
          <w:sz w:val="28"/>
          <w:szCs w:val="28"/>
          <w:lang w:val="x-none"/>
        </w:rPr>
      </w:pPr>
      <w:r w:rsidRPr="00E869C7">
        <w:rPr>
          <w:rFonts w:ascii="Arial" w:hAnsi="Arial" w:cs="Arial"/>
          <w:i/>
          <w:iCs/>
          <w:sz w:val="28"/>
          <w:szCs w:val="28"/>
          <w:lang w:val="x-none"/>
        </w:rPr>
        <w:t>And there ye shall eat before the LORD your God, and ye shall rejoice in all that ye put your hand unto, ye and your households, wherein the LORD thy God hath blessed thee.</w:t>
      </w:r>
    </w:p>
    <w:p w:rsidR="00264564" w:rsidP="00264564" w:rsidRDefault="00264564" w14:paraId="26E7608F" w14:textId="77777777">
      <w:pPr>
        <w:jc w:val="both"/>
        <w:rPr>
          <w:rFonts w:ascii="Arial" w:hAnsi="Arial" w:cs="Arial"/>
          <w:sz w:val="28"/>
          <w:szCs w:val="28"/>
          <w:lang w:val="x-none"/>
        </w:rPr>
      </w:pPr>
      <w:r>
        <w:rPr>
          <w:rFonts w:ascii="Arial" w:hAnsi="Arial" w:cs="Arial"/>
          <w:sz w:val="28"/>
          <w:szCs w:val="28"/>
          <w:vertAlign w:val="superscript"/>
          <w:lang w:val="x-none"/>
        </w:rPr>
        <w:t xml:space="preserve">121 </w:t>
      </w:r>
      <w:proofErr w:type="spellStart"/>
      <w:r>
        <w:rPr>
          <w:rFonts w:ascii="Arial" w:hAnsi="Arial" w:cs="Arial"/>
          <w:sz w:val="28"/>
          <w:szCs w:val="28"/>
          <w:lang w:val="x-none"/>
        </w:rPr>
        <w:t>Handei</w:t>
      </w:r>
      <w:proofErr w:type="spellEnd"/>
      <w:r>
        <w:rPr>
          <w:rFonts w:ascii="Arial" w:hAnsi="Arial" w:cs="Arial"/>
          <w:sz w:val="28"/>
          <w:szCs w:val="28"/>
          <w:lang w:val="x-none"/>
        </w:rPr>
        <w:t xml:space="preserve"> pa verse 13:</w:t>
      </w:r>
    </w:p>
    <w:p w:rsidRPr="00B8527E" w:rsidR="00264564" w:rsidP="00264564" w:rsidRDefault="00264564" w14:paraId="157005A0" w14:textId="77777777">
      <w:pPr>
        <w:ind w:left="720"/>
        <w:jc w:val="both"/>
        <w:rPr>
          <w:rFonts w:ascii="Arial" w:hAnsi="Arial" w:cs="Arial"/>
          <w:i/>
          <w:iCs/>
          <w:sz w:val="28"/>
          <w:szCs w:val="28"/>
          <w:lang w:val="x-none"/>
        </w:rPr>
      </w:pPr>
      <w:r w:rsidRPr="00B8527E">
        <w:rPr>
          <w:rFonts w:ascii="Arial" w:hAnsi="Arial" w:cs="Arial"/>
          <w:i/>
          <w:iCs/>
          <w:sz w:val="28"/>
          <w:szCs w:val="28"/>
          <w:lang w:val="x-none"/>
        </w:rPr>
        <w:t>Ye shall...</w:t>
      </w:r>
    </w:p>
    <w:p w:rsidR="00264564" w:rsidP="00264564" w:rsidRDefault="00264564" w14:paraId="05947D08" w14:textId="77777777">
      <w:pPr>
        <w:jc w:val="both"/>
        <w:rPr>
          <w:rFonts w:ascii="Arial" w:hAnsi="Arial" w:cs="Arial"/>
          <w:sz w:val="28"/>
          <w:szCs w:val="28"/>
          <w:lang w:val="x-none"/>
        </w:rPr>
      </w:pPr>
      <w:r>
        <w:rPr>
          <w:rFonts w:ascii="Arial" w:hAnsi="Arial" w:cs="Arial"/>
          <w:sz w:val="28"/>
          <w:szCs w:val="28"/>
          <w:lang w:val="x-none"/>
        </w:rPr>
        <w:t xml:space="preserve">Verse 13,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wese</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kumunzwa</w:t>
      </w:r>
      <w:proofErr w:type="spellEnd"/>
      <w:r>
        <w:rPr>
          <w:rFonts w:ascii="Arial" w:hAnsi="Arial" w:cs="Arial"/>
          <w:sz w:val="28"/>
          <w:szCs w:val="28"/>
          <w:lang w:val="x-none"/>
        </w:rPr>
        <w:t xml:space="preserve"> Amen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Ngaapfuure</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Amen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verse 13 tese:</w:t>
      </w:r>
    </w:p>
    <w:p w:rsidR="00264564" w:rsidP="00264564" w:rsidRDefault="00264564" w14:paraId="2C8D4E56" w14:textId="77777777">
      <w:pPr>
        <w:ind w:left="720"/>
        <w:jc w:val="both"/>
        <w:rPr>
          <w:rFonts w:ascii="Arial" w:hAnsi="Arial" w:cs="Arial"/>
          <w:sz w:val="28"/>
          <w:szCs w:val="28"/>
          <w:lang w:val="x-none"/>
        </w:rPr>
      </w:pPr>
      <w:r w:rsidRPr="003F3850">
        <w:rPr>
          <w:rFonts w:ascii="Arial" w:hAnsi="Arial" w:cs="Arial"/>
          <w:i/>
          <w:iCs/>
          <w:sz w:val="28"/>
          <w:szCs w:val="28"/>
          <w:lang w:val="x-none"/>
        </w:rPr>
        <w:t>Take heed to thyself</w:t>
      </w:r>
      <w:r>
        <w:rPr>
          <w:rFonts w:ascii="Arial" w:hAnsi="Arial" w:cs="Arial"/>
          <w:sz w:val="28"/>
          <w:szCs w:val="28"/>
          <w:lang w:val="x-none"/>
        </w:rPr>
        <w:t>…</w:t>
      </w:r>
    </w:p>
    <w:p w:rsidR="00264564" w:rsidP="00264564" w:rsidRDefault="00264564" w14:paraId="4402F616" w14:textId="77777777">
      <w:pPr>
        <w:jc w:val="both"/>
        <w:rPr>
          <w:rFonts w:ascii="Arial" w:hAnsi="Arial" w:cs="Arial"/>
          <w:sz w:val="28"/>
          <w:szCs w:val="28"/>
          <w:lang w:val="x-none"/>
        </w:rPr>
      </w:pPr>
      <w:r>
        <w:rPr>
          <w:rFonts w:ascii="Arial" w:hAnsi="Arial" w:cs="Arial"/>
          <w:sz w:val="28"/>
          <w:szCs w:val="28"/>
          <w:vertAlign w:val="superscript"/>
          <w:lang w:val="x-none"/>
        </w:rPr>
        <w:t xml:space="preserve">122 </w:t>
      </w:r>
      <w:r>
        <w:rPr>
          <w:rFonts w:ascii="Arial" w:hAnsi="Arial" w:cs="Arial"/>
          <w:sz w:val="28"/>
          <w:szCs w:val="28"/>
          <w:lang w:val="x-none"/>
        </w:rPr>
        <w:t xml:space="preserve">Ah-ah, verse-verse 11, tese. Verse 11, tese: </w:t>
      </w:r>
    </w:p>
    <w:p w:rsidRPr="004334D2" w:rsidR="00264564" w:rsidP="00264564" w:rsidRDefault="00264564" w14:paraId="40A7705A" w14:textId="77777777">
      <w:pPr>
        <w:ind w:left="720"/>
        <w:jc w:val="both"/>
        <w:rPr>
          <w:rFonts w:ascii="Arial" w:hAnsi="Arial" w:cs="Arial"/>
          <w:i/>
          <w:iCs/>
          <w:sz w:val="28"/>
          <w:szCs w:val="28"/>
          <w:lang w:val="x-none"/>
        </w:rPr>
      </w:pPr>
      <w:r w:rsidRPr="00D72D1C">
        <w:rPr>
          <w:rFonts w:ascii="Arial" w:hAnsi="Arial" w:cs="Arial"/>
          <w:sz w:val="18"/>
          <w:szCs w:val="18"/>
          <w:lang w:val="x-none"/>
        </w:rPr>
        <w:t>-[Blank spot on tape—ED]</w:t>
      </w:r>
      <w:r>
        <w:rPr>
          <w:rFonts w:ascii="Arial" w:hAnsi="Arial" w:cs="Arial"/>
          <w:i/>
          <w:iCs/>
          <w:sz w:val="28"/>
          <w:szCs w:val="28"/>
          <w:lang w:val="x-none"/>
        </w:rPr>
        <w:t>…</w:t>
      </w:r>
      <w:r w:rsidRPr="004334D2">
        <w:rPr>
          <w:rFonts w:ascii="Arial" w:hAnsi="Arial" w:cs="Arial"/>
          <w:i/>
          <w:iCs/>
          <w:sz w:val="28"/>
          <w:szCs w:val="28"/>
          <w:lang w:val="x-none"/>
        </w:rPr>
        <w:t xml:space="preserve"> place which the LORD your God shall choose to cause his name to dwell there; thither shall ye bring all that I command you; your burnt offerings, and your sacrifices, your tithes, and the heave offering of your hand, and all your choice vows which ye vow unto the LORD: </w:t>
      </w:r>
    </w:p>
    <w:p w:rsidR="00264564" w:rsidP="00264564" w:rsidRDefault="00264564" w14:paraId="728DF5AC" w14:textId="77777777">
      <w:pPr>
        <w:jc w:val="both"/>
        <w:rPr>
          <w:rFonts w:ascii="Arial" w:hAnsi="Arial" w:cs="Arial"/>
          <w:sz w:val="28"/>
          <w:szCs w:val="28"/>
          <w:lang w:val="x-none"/>
        </w:rPr>
      </w:pPr>
      <w:r>
        <w:rPr>
          <w:rFonts w:ascii="Arial" w:hAnsi="Arial" w:cs="Arial"/>
          <w:sz w:val="28"/>
          <w:szCs w:val="28"/>
          <w:vertAlign w:val="superscript"/>
          <w:lang w:val="x-none"/>
        </w:rPr>
        <w:t xml:space="preserve">123 </w:t>
      </w:r>
      <w:proofErr w:type="spellStart"/>
      <w:r>
        <w:rPr>
          <w:rFonts w:ascii="Arial" w:hAnsi="Arial" w:cs="Arial"/>
          <w:sz w:val="28"/>
          <w:szCs w:val="28"/>
          <w:lang w:val="x-none"/>
        </w:rPr>
        <w:t>Ndoda</w:t>
      </w:r>
      <w:proofErr w:type="spellEnd"/>
      <w:r>
        <w:rPr>
          <w:rFonts w:ascii="Arial" w:hAnsi="Arial" w:cs="Arial"/>
          <w:sz w:val="28"/>
          <w:szCs w:val="28"/>
          <w:lang w:val="x-none"/>
        </w:rPr>
        <w:t xml:space="preserve"> verse 12, tese:</w:t>
      </w:r>
    </w:p>
    <w:p w:rsidRPr="00E61CFB" w:rsidR="00264564" w:rsidP="00264564" w:rsidRDefault="00264564" w14:paraId="4B16C48A" w14:textId="77777777">
      <w:pPr>
        <w:ind w:left="720"/>
        <w:jc w:val="both"/>
        <w:rPr>
          <w:rFonts w:ascii="Arial" w:hAnsi="Arial" w:cs="Arial"/>
          <w:i/>
          <w:iCs/>
          <w:sz w:val="28"/>
          <w:szCs w:val="28"/>
          <w:lang w:val="x-none"/>
        </w:rPr>
      </w:pPr>
      <w:r w:rsidRPr="00E61CFB">
        <w:rPr>
          <w:rFonts w:ascii="Arial" w:hAnsi="Arial" w:cs="Arial"/>
          <w:i/>
          <w:iCs/>
          <w:sz w:val="28"/>
          <w:szCs w:val="28"/>
          <w:lang w:val="x-none"/>
        </w:rPr>
        <w:t>And ye shall rejoice before the LORD your God, ye, and your sons, and your daughters, and your menservants, and your maidservants, and the Levite that is within your gates; forasmuch as he hath no part nor inheritance with you. </w:t>
      </w:r>
    </w:p>
    <w:p w:rsidR="00264564" w:rsidP="00264564" w:rsidRDefault="00264564" w14:paraId="437EC21E" w14:textId="77777777">
      <w:pPr>
        <w:jc w:val="both"/>
        <w:rPr>
          <w:rFonts w:ascii="Arial" w:hAnsi="Arial" w:cs="Arial"/>
          <w:sz w:val="28"/>
          <w:szCs w:val="28"/>
        </w:rPr>
      </w:pPr>
      <w:r>
        <w:rPr>
          <w:rFonts w:ascii="Arial" w:hAnsi="Arial" w:cs="Arial"/>
          <w:sz w:val="28"/>
          <w:szCs w:val="28"/>
          <w:vertAlign w:val="superscript"/>
          <w:lang w:val="x-none"/>
        </w:rPr>
        <w:t xml:space="preserve">124 </w:t>
      </w:r>
      <w:proofErr w:type="spellStart"/>
      <w:r>
        <w:rPr>
          <w:rFonts w:ascii="Arial" w:hAnsi="Arial" w:cs="Arial"/>
          <w:sz w:val="28"/>
          <w:szCs w:val="28"/>
          <w:lang w:val="x-none"/>
        </w:rPr>
        <w:t>Hatiitei</w:t>
      </w:r>
      <w:proofErr w:type="spellEnd"/>
      <w:r>
        <w:rPr>
          <w:rFonts w:ascii="Arial" w:hAnsi="Arial" w:cs="Arial"/>
          <w:sz w:val="28"/>
          <w:szCs w:val="28"/>
          <w:lang w:val="x-none"/>
        </w:rPr>
        <w:t xml:space="preserve"> Amen tese.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Panenge</w:t>
      </w:r>
      <w:proofErr w:type="spellEnd"/>
      <w:r>
        <w:rPr>
          <w:rFonts w:ascii="Arial" w:hAnsi="Arial" w:cs="Arial"/>
          <w:sz w:val="28"/>
          <w:szCs w:val="28"/>
          <w:lang w:val="x-none"/>
        </w:rPr>
        <w:t xml:space="preserve"> pane </w:t>
      </w:r>
      <w:proofErr w:type="spellStart"/>
      <w:r>
        <w:rPr>
          <w:rFonts w:ascii="Arial" w:hAnsi="Arial" w:cs="Arial"/>
          <w:sz w:val="28"/>
          <w:szCs w:val="28"/>
          <w:lang w:val="x-none"/>
        </w:rPr>
        <w:t>murevhi</w:t>
      </w:r>
      <w:proofErr w:type="spellEnd"/>
      <w:r>
        <w:rPr>
          <w:rFonts w:ascii="Arial" w:hAnsi="Arial" w:cs="Arial"/>
          <w:sz w:val="28"/>
          <w:szCs w:val="28"/>
          <w:lang w:val="x-none"/>
        </w:rPr>
        <w:t xml:space="preserve"> </w:t>
      </w:r>
      <w:proofErr w:type="spellStart"/>
      <w:r>
        <w:rPr>
          <w:rFonts w:ascii="Arial" w:hAnsi="Arial" w:cs="Arial"/>
          <w:sz w:val="28"/>
          <w:szCs w:val="28"/>
          <w:lang w:val="x-none"/>
        </w:rPr>
        <w:t>wamunenge</w:t>
      </w:r>
      <w:proofErr w:type="spellEnd"/>
      <w:r>
        <w:rPr>
          <w:rFonts w:ascii="Arial" w:hAnsi="Arial" w:cs="Arial"/>
          <w:sz w:val="28"/>
          <w:szCs w:val="28"/>
          <w:lang w:val="x-none"/>
        </w:rPr>
        <w:t xml:space="preserve"> </w:t>
      </w:r>
      <w:proofErr w:type="spellStart"/>
      <w:r>
        <w:rPr>
          <w:rFonts w:ascii="Arial" w:hAnsi="Arial" w:cs="Arial"/>
          <w:sz w:val="28"/>
          <w:szCs w:val="28"/>
          <w:lang w:val="x-none"/>
        </w:rPr>
        <w:t>muinaye</w:t>
      </w:r>
      <w:proofErr w:type="spellEnd"/>
      <w:r>
        <w:rPr>
          <w:rFonts w:ascii="Arial" w:hAnsi="Arial" w:cs="Arial"/>
          <w:sz w:val="28"/>
          <w:szCs w:val="28"/>
          <w:lang w:val="x-none"/>
        </w:rPr>
        <w:t xml:space="preserve"> </w:t>
      </w:r>
      <w:proofErr w:type="spellStart"/>
      <w:r>
        <w:rPr>
          <w:rFonts w:ascii="Arial" w:hAnsi="Arial" w:cs="Arial"/>
          <w:sz w:val="28"/>
          <w:szCs w:val="28"/>
          <w:lang w:val="x-none"/>
        </w:rPr>
        <w:t>ipa</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ipapo</w:t>
      </w:r>
      <w:proofErr w:type="spellEnd"/>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Farai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nemwoyo</w:t>
      </w:r>
      <w:proofErr w:type="spellEnd"/>
      <w:r>
        <w:rPr>
          <w:rFonts w:ascii="Arial" w:hAnsi="Arial" w:cs="Arial"/>
          <w:sz w:val="28"/>
          <w:szCs w:val="28"/>
          <w:lang w:val="x-none"/>
        </w:rPr>
        <w:t xml:space="preserve"> </w:t>
      </w:r>
      <w:proofErr w:type="spellStart"/>
      <w:r>
        <w:rPr>
          <w:rFonts w:ascii="Arial" w:hAnsi="Arial" w:cs="Arial"/>
          <w:sz w:val="28"/>
          <w:szCs w:val="28"/>
          <w:lang w:val="x-none"/>
        </w:rPr>
        <w:t>wenyu</w:t>
      </w:r>
      <w:proofErr w:type="spellEnd"/>
      <w:r>
        <w:rPr>
          <w:rFonts w:ascii="Arial" w:hAnsi="Arial" w:cs="Arial"/>
          <w:sz w:val="28"/>
          <w:szCs w:val="28"/>
          <w:lang w:val="x-none"/>
        </w:rPr>
        <w:t xml:space="preserve"> we...? </w:t>
      </w:r>
      <w:r w:rsidRPr="005F7606">
        <w:rPr>
          <w:rFonts w:ascii="Arial" w:hAnsi="Arial" w:cs="Arial"/>
          <w:sz w:val="18"/>
          <w:szCs w:val="18"/>
        </w:rPr>
        <w:t>[Congregation says, “</w:t>
      </w:r>
      <w:proofErr w:type="spellStart"/>
      <w:r>
        <w:rPr>
          <w:rFonts w:ascii="Arial" w:hAnsi="Arial" w:cs="Arial"/>
          <w:sz w:val="18"/>
          <w:szCs w:val="18"/>
        </w:rPr>
        <w:t>wese</w:t>
      </w:r>
      <w:proofErr w:type="spellEnd"/>
      <w:r>
        <w:rPr>
          <w:rFonts w:ascii="Arial" w:hAnsi="Arial" w:cs="Arial"/>
          <w:sz w:val="18"/>
          <w:szCs w:val="18"/>
        </w:rPr>
        <w:t>/</w:t>
      </w:r>
      <w:r w:rsidRPr="005F7606">
        <w:rPr>
          <w:rFonts w:ascii="Arial" w:hAnsi="Arial" w:cs="Arial"/>
          <w:sz w:val="18"/>
          <w:szCs w:val="18"/>
        </w:rPr>
        <w:t>Amen.”]</w:t>
      </w:r>
      <w:r>
        <w:rPr>
          <w:rFonts w:ascii="Arial" w:hAnsi="Arial" w:cs="Arial"/>
          <w:sz w:val="28"/>
          <w:szCs w:val="28"/>
        </w:rPr>
        <w:t xml:space="preserve"> </w:t>
      </w:r>
      <w:proofErr w:type="spellStart"/>
      <w:r>
        <w:rPr>
          <w:rFonts w:ascii="Arial" w:hAnsi="Arial" w:cs="Arial"/>
          <w:sz w:val="28"/>
          <w:szCs w:val="28"/>
          <w:lang w:val="x-none"/>
        </w:rPr>
        <w:t>Nzvimbo</w:t>
      </w:r>
      <w:proofErr w:type="spellEnd"/>
      <w:r>
        <w:rPr>
          <w:rFonts w:ascii="Arial" w:hAnsi="Arial" w:cs="Arial"/>
          <w:sz w:val="28"/>
          <w:szCs w:val="28"/>
          <w:lang w:val="x-none"/>
        </w:rPr>
        <w:t xml:space="preserve"> iyi </w:t>
      </w:r>
      <w:proofErr w:type="spellStart"/>
      <w:r>
        <w:rPr>
          <w:rFonts w:ascii="Arial" w:hAnsi="Arial" w:cs="Arial"/>
          <w:sz w:val="28"/>
          <w:szCs w:val="28"/>
          <w:lang w:val="x-none"/>
        </w:rPr>
        <w:t>takaiwana</w:t>
      </w:r>
      <w:proofErr w:type="spellEnd"/>
      <w:r>
        <w:rPr>
          <w:rFonts w:ascii="Arial" w:hAnsi="Arial" w:cs="Arial"/>
          <w:sz w:val="28"/>
          <w:szCs w:val="28"/>
          <w:lang w:val="x-none"/>
        </w:rPr>
        <w:t xml:space="preserve"> here </w:t>
      </w:r>
      <w:proofErr w:type="spellStart"/>
      <w:r>
        <w:rPr>
          <w:rFonts w:ascii="Arial" w:hAnsi="Arial" w:cs="Arial"/>
          <w:sz w:val="28"/>
          <w:szCs w:val="28"/>
          <w:lang w:val="x-none"/>
        </w:rPr>
        <w:t>varanda</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lang w:val="x-none"/>
        </w:rPr>
        <w:t xml:space="preserve"> </w:t>
      </w:r>
      <w:proofErr w:type="spellStart"/>
      <w:r>
        <w:rPr>
          <w:rFonts w:ascii="Arial" w:hAnsi="Arial" w:cs="Arial"/>
          <w:sz w:val="28"/>
          <w:szCs w:val="28"/>
          <w:lang w:val="x-none"/>
        </w:rPr>
        <w:t>Aihwa</w:t>
      </w:r>
      <w:proofErr w:type="spellEnd"/>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w:t>
      </w:r>
      <w:proofErr w:type="spellStart"/>
      <w:r>
        <w:rPr>
          <w:rFonts w:ascii="Arial" w:hAnsi="Arial" w:cs="Arial"/>
          <w:sz w:val="28"/>
          <w:szCs w:val="28"/>
          <w:lang w:val="x-none"/>
        </w:rPr>
        <w:t>kubvunza</w:t>
      </w:r>
      <w:proofErr w:type="spellEnd"/>
      <w:r>
        <w:rPr>
          <w:rFonts w:ascii="Arial" w:hAnsi="Arial" w:cs="Arial"/>
          <w:sz w:val="28"/>
          <w:szCs w:val="28"/>
          <w:lang w:val="x-none"/>
        </w:rPr>
        <w:t xml:space="preserve"> genuinely, </w:t>
      </w:r>
      <w:proofErr w:type="spellStart"/>
      <w:r>
        <w:rPr>
          <w:rFonts w:ascii="Arial" w:hAnsi="Arial" w:cs="Arial"/>
          <w:sz w:val="28"/>
          <w:szCs w:val="28"/>
          <w:lang w:val="x-none"/>
        </w:rPr>
        <w:t>takaiwana</w:t>
      </w:r>
      <w:proofErr w:type="spellEnd"/>
      <w:r>
        <w:rPr>
          <w:rFonts w:ascii="Arial" w:hAnsi="Arial" w:cs="Arial"/>
          <w:sz w:val="28"/>
          <w:szCs w:val="28"/>
          <w:lang w:val="x-none"/>
        </w:rPr>
        <w:t xml:space="preserve"> here </w:t>
      </w:r>
      <w:proofErr w:type="spellStart"/>
      <w:r>
        <w:rPr>
          <w:rFonts w:ascii="Arial" w:hAnsi="Arial" w:cs="Arial"/>
          <w:sz w:val="28"/>
          <w:szCs w:val="28"/>
          <w:lang w:val="x-none"/>
        </w:rPr>
        <w:t>nzvimbo</w:t>
      </w:r>
      <w:proofErr w:type="spellEnd"/>
      <w:r>
        <w:rPr>
          <w:rFonts w:ascii="Arial" w:hAnsi="Arial" w:cs="Arial"/>
          <w:sz w:val="28"/>
          <w:szCs w:val="28"/>
          <w:lang w:val="x-none"/>
        </w:rPr>
        <w:t xml:space="preserve"> iyi?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Ndoinonzi</w:t>
      </w:r>
      <w:proofErr w:type="spellEnd"/>
      <w:r>
        <w:rPr>
          <w:rFonts w:ascii="Arial" w:hAnsi="Arial" w:cs="Arial"/>
          <w:sz w:val="28"/>
          <w:szCs w:val="28"/>
          <w:lang w:val="x-none"/>
        </w:rPr>
        <w:t xml:space="preserve"> Message of the Ho...? </w:t>
      </w:r>
      <w:r w:rsidRPr="005F7606">
        <w:rPr>
          <w:rFonts w:ascii="Arial" w:hAnsi="Arial" w:cs="Arial"/>
          <w:sz w:val="18"/>
          <w:szCs w:val="18"/>
        </w:rPr>
        <w:t>[Congregation says, “</w:t>
      </w:r>
      <w:r>
        <w:rPr>
          <w:rFonts w:ascii="Arial" w:hAnsi="Arial" w:cs="Arial"/>
          <w:sz w:val="18"/>
          <w:szCs w:val="18"/>
        </w:rPr>
        <w:t>the Hour/Amen</w:t>
      </w:r>
      <w:r w:rsidRPr="005F7606">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Tingaita</w:t>
      </w:r>
      <w:proofErr w:type="spellEnd"/>
      <w:r>
        <w:rPr>
          <w:rFonts w:ascii="Arial" w:hAnsi="Arial" w:cs="Arial"/>
          <w:sz w:val="28"/>
          <w:szCs w:val="28"/>
          <w:lang w:val="x-none"/>
        </w:rPr>
        <w:t xml:space="preserve"> Amen here?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Amen </w:t>
      </w:r>
      <w:proofErr w:type="spellStart"/>
      <w:r>
        <w:rPr>
          <w:rFonts w:ascii="Arial" w:hAnsi="Arial" w:cs="Arial"/>
          <w:sz w:val="28"/>
          <w:szCs w:val="28"/>
          <w:lang w:val="x-none"/>
        </w:rPr>
        <w:t>akapfuura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Amen, hallelujah! </w:t>
      </w:r>
      <w:r w:rsidRPr="005F7606">
        <w:rPr>
          <w:rFonts w:ascii="Arial" w:hAnsi="Arial" w:cs="Arial"/>
          <w:sz w:val="18"/>
          <w:szCs w:val="18"/>
        </w:rPr>
        <w:t>[Congregation says, “Amen</w:t>
      </w:r>
      <w:r>
        <w:rPr>
          <w:rFonts w:ascii="Arial" w:hAnsi="Arial" w:cs="Arial"/>
          <w:sz w:val="18"/>
          <w:szCs w:val="18"/>
        </w:rPr>
        <w:t>, Hallelujah</w:t>
      </w:r>
      <w:r w:rsidRPr="005F7606">
        <w:rPr>
          <w:rFonts w:ascii="Arial" w:hAnsi="Arial" w:cs="Arial"/>
          <w:sz w:val="18"/>
          <w:szCs w:val="18"/>
        </w:rPr>
        <w:t>.”]</w:t>
      </w:r>
      <w:r>
        <w:rPr>
          <w:rFonts w:ascii="Arial" w:hAnsi="Arial" w:cs="Arial"/>
          <w:sz w:val="28"/>
          <w:szCs w:val="28"/>
        </w:rPr>
        <w:t xml:space="preserve"> </w:t>
      </w:r>
    </w:p>
    <w:p w:rsidR="00264564" w:rsidP="00264564" w:rsidRDefault="00264564" w14:paraId="70E9C686" w14:textId="77777777">
      <w:pPr>
        <w:jc w:val="both"/>
        <w:rPr>
          <w:rFonts w:ascii="Arial" w:hAnsi="Arial" w:cs="Arial"/>
          <w:sz w:val="28"/>
          <w:szCs w:val="28"/>
        </w:rPr>
      </w:pPr>
      <w:r>
        <w:rPr>
          <w:rFonts w:ascii="Arial" w:hAnsi="Arial" w:cs="Arial"/>
          <w:sz w:val="28"/>
          <w:szCs w:val="28"/>
          <w:vertAlign w:val="superscript"/>
          <w:lang w:val="x-none"/>
        </w:rPr>
        <w:t xml:space="preserve">125 </w:t>
      </w:r>
      <w:proofErr w:type="spellStart"/>
      <w:r>
        <w:rPr>
          <w:rFonts w:ascii="Arial" w:hAnsi="Arial" w:cs="Arial"/>
          <w:sz w:val="28"/>
          <w:szCs w:val="28"/>
          <w:lang w:val="x-none"/>
        </w:rPr>
        <w:t>Takaiwana</w:t>
      </w:r>
      <w:proofErr w:type="spellEnd"/>
      <w:r>
        <w:rPr>
          <w:rFonts w:ascii="Arial" w:hAnsi="Arial" w:cs="Arial"/>
          <w:sz w:val="28"/>
          <w:szCs w:val="28"/>
          <w:lang w:val="x-none"/>
        </w:rPr>
        <w:t xml:space="preserve"> </w:t>
      </w:r>
      <w:proofErr w:type="spellStart"/>
      <w:r>
        <w:rPr>
          <w:rFonts w:ascii="Arial" w:hAnsi="Arial" w:cs="Arial"/>
          <w:sz w:val="28"/>
          <w:szCs w:val="28"/>
          <w:lang w:val="x-none"/>
        </w:rPr>
        <w:t>nzvimbo</w:t>
      </w:r>
      <w:proofErr w:type="spellEnd"/>
      <w:r>
        <w:rPr>
          <w:rFonts w:ascii="Arial" w:hAnsi="Arial" w:cs="Arial"/>
          <w:sz w:val="28"/>
          <w:szCs w:val="28"/>
          <w:lang w:val="x-none"/>
        </w:rPr>
        <w:t xml:space="preserve"> iyi. </w:t>
      </w:r>
      <w:proofErr w:type="spellStart"/>
      <w:r w:rsidRPr="008C2E94">
        <w:rPr>
          <w:rFonts w:ascii="Arial" w:hAnsi="Arial" w:cs="Arial"/>
          <w:sz w:val="28"/>
          <w:szCs w:val="28"/>
          <w:lang w:val="x-none"/>
        </w:rPr>
        <w:t>Ndonzvimbo</w:t>
      </w:r>
      <w:proofErr w:type="spellEnd"/>
      <w:r w:rsidRPr="008C2E94">
        <w:rPr>
          <w:rFonts w:ascii="Arial" w:hAnsi="Arial" w:cs="Arial"/>
          <w:sz w:val="28"/>
          <w:szCs w:val="28"/>
          <w:lang w:val="x-none"/>
        </w:rPr>
        <w:t xml:space="preserve"> </w:t>
      </w:r>
      <w:proofErr w:type="spellStart"/>
      <w:r w:rsidRPr="008C2E94">
        <w:rPr>
          <w:rFonts w:ascii="Arial" w:hAnsi="Arial" w:cs="Arial"/>
          <w:sz w:val="28"/>
          <w:szCs w:val="28"/>
          <w:lang w:val="x-none"/>
        </w:rPr>
        <w:t>inoita</w:t>
      </w:r>
      <w:proofErr w:type="spellEnd"/>
      <w:r w:rsidRPr="008C2E94">
        <w:rPr>
          <w:rFonts w:ascii="Arial" w:hAnsi="Arial" w:cs="Arial"/>
          <w:sz w:val="28"/>
          <w:szCs w:val="28"/>
          <w:lang w:val="x-none"/>
        </w:rPr>
        <w:t xml:space="preserve"> </w:t>
      </w:r>
      <w:proofErr w:type="spellStart"/>
      <w:r w:rsidRPr="008C2E94">
        <w:rPr>
          <w:rFonts w:ascii="Arial" w:hAnsi="Arial" w:cs="Arial"/>
          <w:sz w:val="28"/>
          <w:szCs w:val="28"/>
          <w:lang w:val="x-none"/>
        </w:rPr>
        <w:t>kuti</w:t>
      </w:r>
      <w:proofErr w:type="spellEnd"/>
      <w:r w:rsidRPr="008C2E94">
        <w:rPr>
          <w:rFonts w:ascii="Arial" w:hAnsi="Arial" w:cs="Arial"/>
          <w:sz w:val="28"/>
          <w:szCs w:val="28"/>
          <w:lang w:val="x-none"/>
        </w:rPr>
        <w:t xml:space="preserve"> </w:t>
      </w:r>
      <w:proofErr w:type="spellStart"/>
      <w:r w:rsidRPr="008C2E94">
        <w:rPr>
          <w:rFonts w:ascii="Arial" w:hAnsi="Arial" w:cs="Arial"/>
          <w:sz w:val="28"/>
          <w:szCs w:val="28"/>
          <w:lang w:val="x-none"/>
        </w:rPr>
        <w:t>urege</w:t>
      </w:r>
      <w:proofErr w:type="spellEnd"/>
      <w:r w:rsidRPr="008C2E94">
        <w:rPr>
          <w:rFonts w:ascii="Arial" w:hAnsi="Arial" w:cs="Arial"/>
          <w:sz w:val="28"/>
          <w:szCs w:val="28"/>
          <w:lang w:val="x-none"/>
        </w:rPr>
        <w:t xml:space="preserve"> </w:t>
      </w:r>
      <w:proofErr w:type="spellStart"/>
      <w:r w:rsidRPr="008C2E94">
        <w:rPr>
          <w:rFonts w:ascii="Arial" w:hAnsi="Arial" w:cs="Arial"/>
          <w:sz w:val="28"/>
          <w:szCs w:val="28"/>
          <w:lang w:val="x-none"/>
        </w:rPr>
        <w:t>kuroyeka</w:t>
      </w:r>
      <w:proofErr w:type="spellEnd"/>
      <w:r w:rsidRPr="008C2E94">
        <w:rPr>
          <w:rFonts w:ascii="Arial" w:hAnsi="Arial" w:cs="Arial"/>
          <w:sz w:val="28"/>
          <w:szCs w:val="28"/>
          <w:lang w:val="x-none"/>
        </w:rPr>
        <w:t>.</w:t>
      </w:r>
      <w:r>
        <w:rPr>
          <w:rFonts w:ascii="Arial" w:hAnsi="Arial" w:cs="Arial"/>
          <w:sz w:val="28"/>
          <w:szCs w:val="28"/>
          <w:lang w:val="x-none"/>
        </w:rPr>
        <w:t xml:space="preserve"> </w:t>
      </w:r>
      <w:proofErr w:type="spellStart"/>
      <w:r>
        <w:rPr>
          <w:rFonts w:ascii="Arial" w:hAnsi="Arial" w:cs="Arial"/>
          <w:sz w:val="28"/>
          <w:szCs w:val="28"/>
          <w:lang w:val="x-none"/>
        </w:rPr>
        <w:t>Ndonzvimbo</w:t>
      </w:r>
      <w:proofErr w:type="spellEnd"/>
      <w:r>
        <w:rPr>
          <w:rFonts w:ascii="Arial" w:hAnsi="Arial" w:cs="Arial"/>
          <w:sz w:val="28"/>
          <w:szCs w:val="28"/>
          <w:lang w:val="x-none"/>
        </w:rPr>
        <w:t xml:space="preserve"> </w:t>
      </w:r>
      <w:proofErr w:type="spellStart"/>
      <w:r>
        <w:rPr>
          <w:rFonts w:ascii="Arial" w:hAnsi="Arial" w:cs="Arial"/>
          <w:sz w:val="28"/>
          <w:szCs w:val="28"/>
          <w:lang w:val="x-none"/>
        </w:rPr>
        <w:t>inoita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urambe</w:t>
      </w:r>
      <w:proofErr w:type="spellEnd"/>
      <w:r>
        <w:rPr>
          <w:rFonts w:ascii="Arial" w:hAnsi="Arial" w:cs="Arial"/>
          <w:sz w:val="28"/>
          <w:szCs w:val="28"/>
          <w:lang w:val="x-none"/>
        </w:rPr>
        <w:t xml:space="preserve"> </w:t>
      </w:r>
      <w:proofErr w:type="spellStart"/>
      <w:r>
        <w:rPr>
          <w:rFonts w:ascii="Arial" w:hAnsi="Arial" w:cs="Arial"/>
          <w:sz w:val="28"/>
          <w:szCs w:val="28"/>
          <w:lang w:val="x-none"/>
        </w:rPr>
        <w:t>uchikomborerwa</w:t>
      </w:r>
      <w:proofErr w:type="spellEnd"/>
      <w:r>
        <w:rPr>
          <w:rFonts w:ascii="Arial" w:hAnsi="Arial" w:cs="Arial"/>
          <w:sz w:val="28"/>
          <w:szCs w:val="28"/>
          <w:lang w:val="x-none"/>
        </w:rPr>
        <w:t xml:space="preserve">. </w:t>
      </w:r>
      <w:proofErr w:type="spellStart"/>
      <w:r>
        <w:rPr>
          <w:rFonts w:ascii="Arial" w:hAnsi="Arial" w:cs="Arial"/>
          <w:sz w:val="28"/>
          <w:szCs w:val="28"/>
          <w:lang w:val="x-none"/>
        </w:rPr>
        <w:t>Ndonzvimbo</w:t>
      </w:r>
      <w:proofErr w:type="spellEnd"/>
      <w:r>
        <w:rPr>
          <w:rFonts w:ascii="Arial" w:hAnsi="Arial" w:cs="Arial"/>
          <w:sz w:val="28"/>
          <w:szCs w:val="28"/>
          <w:lang w:val="x-none"/>
        </w:rPr>
        <w:t xml:space="preserve"> </w:t>
      </w:r>
      <w:proofErr w:type="spellStart"/>
      <w:r>
        <w:rPr>
          <w:rFonts w:ascii="Arial" w:hAnsi="Arial" w:cs="Arial"/>
          <w:sz w:val="28"/>
          <w:szCs w:val="28"/>
          <w:lang w:val="x-none"/>
        </w:rPr>
        <w:t>inoita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ug—</w:t>
      </w:r>
      <w:proofErr w:type="spellStart"/>
      <w:r>
        <w:rPr>
          <w:rFonts w:ascii="Arial" w:hAnsi="Arial" w:cs="Arial"/>
          <w:sz w:val="28"/>
          <w:szCs w:val="28"/>
          <w:lang w:val="x-none"/>
        </w:rPr>
        <w:t>urege</w:t>
      </w:r>
      <w:proofErr w:type="spellEnd"/>
      <w:r>
        <w:rPr>
          <w:rFonts w:ascii="Arial" w:hAnsi="Arial" w:cs="Arial"/>
          <w:sz w:val="28"/>
          <w:szCs w:val="28"/>
          <w:lang w:val="x-none"/>
        </w:rPr>
        <w:t xml:space="preserve"> </w:t>
      </w:r>
      <w:proofErr w:type="spellStart"/>
      <w:r>
        <w:rPr>
          <w:rFonts w:ascii="Arial" w:hAnsi="Arial" w:cs="Arial"/>
          <w:sz w:val="28"/>
          <w:szCs w:val="28"/>
          <w:lang w:val="x-none"/>
        </w:rPr>
        <w:t>kugara</w:t>
      </w:r>
      <w:proofErr w:type="spellEnd"/>
      <w:r>
        <w:rPr>
          <w:rFonts w:ascii="Arial" w:hAnsi="Arial" w:cs="Arial"/>
          <w:sz w:val="28"/>
          <w:szCs w:val="28"/>
          <w:lang w:val="x-none"/>
        </w:rPr>
        <w:t xml:space="preserve"> </w:t>
      </w:r>
      <w:proofErr w:type="spellStart"/>
      <w:r>
        <w:rPr>
          <w:rFonts w:ascii="Arial" w:hAnsi="Arial" w:cs="Arial"/>
          <w:sz w:val="28"/>
          <w:szCs w:val="28"/>
          <w:lang w:val="x-none"/>
        </w:rPr>
        <w:t>wakashanyira</w:t>
      </w:r>
      <w:proofErr w:type="spellEnd"/>
      <w:r>
        <w:rPr>
          <w:rFonts w:ascii="Arial" w:hAnsi="Arial" w:cs="Arial"/>
          <w:sz w:val="28"/>
          <w:szCs w:val="28"/>
          <w:lang w:val="x-none"/>
        </w:rPr>
        <w:t xml:space="preserve"> </w:t>
      </w:r>
      <w:proofErr w:type="spellStart"/>
      <w:r>
        <w:rPr>
          <w:rFonts w:ascii="Arial" w:hAnsi="Arial" w:cs="Arial"/>
          <w:sz w:val="28"/>
          <w:szCs w:val="28"/>
          <w:lang w:val="x-none"/>
        </w:rPr>
        <w:t>chipatara</w:t>
      </w:r>
      <w:proofErr w:type="spellEnd"/>
      <w:r>
        <w:rPr>
          <w:rFonts w:ascii="Arial" w:hAnsi="Arial" w:cs="Arial"/>
          <w:sz w:val="28"/>
          <w:szCs w:val="28"/>
          <w:lang w:val="x-none"/>
        </w:rPr>
        <w:t xml:space="preserve">. </w:t>
      </w:r>
      <w:proofErr w:type="spellStart"/>
      <w:r>
        <w:rPr>
          <w:rFonts w:ascii="Arial" w:hAnsi="Arial" w:cs="Arial"/>
          <w:sz w:val="28"/>
          <w:szCs w:val="28"/>
          <w:lang w:val="x-none"/>
        </w:rPr>
        <w:t>Ndonzvimbo</w:t>
      </w:r>
      <w:proofErr w:type="spellEnd"/>
      <w:r>
        <w:rPr>
          <w:rFonts w:ascii="Arial" w:hAnsi="Arial" w:cs="Arial"/>
          <w:sz w:val="28"/>
          <w:szCs w:val="28"/>
          <w:lang w:val="x-none"/>
        </w:rPr>
        <w:t xml:space="preserve"> </w:t>
      </w:r>
      <w:proofErr w:type="spellStart"/>
      <w:r>
        <w:rPr>
          <w:rFonts w:ascii="Arial" w:hAnsi="Arial" w:cs="Arial"/>
          <w:sz w:val="28"/>
          <w:szCs w:val="28"/>
          <w:lang w:val="x-none"/>
        </w:rPr>
        <w:t>inoita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urege</w:t>
      </w:r>
      <w:proofErr w:type="spellEnd"/>
      <w:r>
        <w:rPr>
          <w:rFonts w:ascii="Arial" w:hAnsi="Arial" w:cs="Arial"/>
          <w:sz w:val="28"/>
          <w:szCs w:val="28"/>
          <w:lang w:val="x-none"/>
        </w:rPr>
        <w:t xml:space="preserve"> </w:t>
      </w:r>
      <w:proofErr w:type="spellStart"/>
      <w:r>
        <w:rPr>
          <w:rFonts w:ascii="Arial" w:hAnsi="Arial" w:cs="Arial"/>
          <w:sz w:val="28"/>
          <w:szCs w:val="28"/>
          <w:lang w:val="x-none"/>
        </w:rPr>
        <w:t>kugara</w:t>
      </w:r>
      <w:proofErr w:type="spellEnd"/>
      <w:r>
        <w:rPr>
          <w:rFonts w:ascii="Arial" w:hAnsi="Arial" w:cs="Arial"/>
          <w:sz w:val="28"/>
          <w:szCs w:val="28"/>
          <w:lang w:val="x-none"/>
        </w:rPr>
        <w:t xml:space="preserve"> </w:t>
      </w:r>
      <w:proofErr w:type="spellStart"/>
      <w:r>
        <w:rPr>
          <w:rFonts w:ascii="Arial" w:hAnsi="Arial" w:cs="Arial"/>
          <w:sz w:val="28"/>
          <w:szCs w:val="28"/>
          <w:lang w:val="x-none"/>
        </w:rPr>
        <w:t>wakapinda</w:t>
      </w:r>
      <w:proofErr w:type="spellEnd"/>
      <w:r>
        <w:rPr>
          <w:rFonts w:ascii="Arial" w:hAnsi="Arial" w:cs="Arial"/>
          <w:sz w:val="28"/>
          <w:szCs w:val="28"/>
          <w:lang w:val="x-none"/>
        </w:rPr>
        <w:t xml:space="preserve"> </w:t>
      </w:r>
      <w:proofErr w:type="spellStart"/>
      <w:r>
        <w:rPr>
          <w:rFonts w:ascii="Arial" w:hAnsi="Arial" w:cs="Arial"/>
          <w:sz w:val="28"/>
          <w:szCs w:val="28"/>
          <w:lang w:val="x-none"/>
        </w:rPr>
        <w:t>mumatorongo</w:t>
      </w:r>
      <w:proofErr w:type="spellEnd"/>
      <w:r>
        <w:rPr>
          <w:rFonts w:ascii="Arial" w:hAnsi="Arial" w:cs="Arial"/>
          <w:sz w:val="28"/>
          <w:szCs w:val="28"/>
          <w:lang w:val="x-none"/>
        </w:rPr>
        <w:t xml:space="preserve">, </w:t>
      </w:r>
      <w:proofErr w:type="spellStart"/>
      <w:r>
        <w:rPr>
          <w:rFonts w:ascii="Arial" w:hAnsi="Arial" w:cs="Arial"/>
          <w:sz w:val="28"/>
          <w:szCs w:val="28"/>
          <w:lang w:val="x-none"/>
        </w:rPr>
        <w:t>uchibuda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Ndonzvimbo</w:t>
      </w:r>
      <w:proofErr w:type="spellEnd"/>
      <w:r>
        <w:rPr>
          <w:rFonts w:ascii="Arial" w:hAnsi="Arial" w:cs="Arial"/>
          <w:sz w:val="28"/>
          <w:szCs w:val="28"/>
          <w:lang w:val="x-none"/>
        </w:rPr>
        <w:t xml:space="preserve"> </w:t>
      </w:r>
      <w:proofErr w:type="spellStart"/>
      <w:r>
        <w:rPr>
          <w:rFonts w:ascii="Arial" w:hAnsi="Arial" w:cs="Arial"/>
          <w:sz w:val="28"/>
          <w:szCs w:val="28"/>
          <w:lang w:val="x-none"/>
        </w:rPr>
        <w:t>inodzinga</w:t>
      </w:r>
      <w:proofErr w:type="spellEnd"/>
      <w:r>
        <w:rPr>
          <w:rFonts w:ascii="Arial" w:hAnsi="Arial" w:cs="Arial"/>
          <w:sz w:val="28"/>
          <w:szCs w:val="28"/>
          <w:lang w:val="x-none"/>
        </w:rPr>
        <w:t xml:space="preserve"> </w:t>
      </w:r>
      <w:proofErr w:type="spellStart"/>
      <w:r>
        <w:rPr>
          <w:rFonts w:ascii="Arial" w:hAnsi="Arial" w:cs="Arial"/>
          <w:sz w:val="28"/>
          <w:szCs w:val="28"/>
          <w:lang w:val="x-none"/>
        </w:rPr>
        <w:t>hurombo</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Ndonzvimbo</w:t>
      </w:r>
      <w:proofErr w:type="spellEnd"/>
      <w:r>
        <w:rPr>
          <w:rFonts w:ascii="Arial" w:hAnsi="Arial" w:cs="Arial"/>
          <w:sz w:val="28"/>
          <w:szCs w:val="28"/>
          <w:lang w:val="x-none"/>
        </w:rPr>
        <w:t xml:space="preserve"> </w:t>
      </w:r>
      <w:proofErr w:type="spellStart"/>
      <w:r>
        <w:rPr>
          <w:rFonts w:ascii="Arial" w:hAnsi="Arial" w:cs="Arial"/>
          <w:sz w:val="28"/>
          <w:szCs w:val="28"/>
          <w:lang w:val="x-none"/>
        </w:rPr>
        <w:t>inoita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uve</w:t>
      </w:r>
      <w:proofErr w:type="spellEnd"/>
      <w:r>
        <w:rPr>
          <w:rFonts w:ascii="Arial" w:hAnsi="Arial" w:cs="Arial"/>
          <w:sz w:val="28"/>
          <w:szCs w:val="28"/>
          <w:lang w:val="x-none"/>
        </w:rPr>
        <w:t xml:space="preserve"> </w:t>
      </w:r>
      <w:proofErr w:type="spellStart"/>
      <w:r>
        <w:rPr>
          <w:rFonts w:ascii="Arial" w:hAnsi="Arial" w:cs="Arial"/>
          <w:sz w:val="28"/>
          <w:szCs w:val="28"/>
          <w:lang w:val="x-none"/>
        </w:rPr>
        <w:t>nehutano</w:t>
      </w:r>
      <w:proofErr w:type="spellEnd"/>
      <w:r>
        <w:rPr>
          <w:rFonts w:ascii="Arial" w:hAnsi="Arial" w:cs="Arial"/>
          <w:sz w:val="28"/>
          <w:szCs w:val="28"/>
          <w:lang w:val="x-none"/>
        </w:rPr>
        <w:t xml:space="preserve"> </w:t>
      </w:r>
      <w:proofErr w:type="spellStart"/>
      <w:r>
        <w:rPr>
          <w:rFonts w:ascii="Arial" w:hAnsi="Arial" w:cs="Arial"/>
          <w:sz w:val="28"/>
          <w:szCs w:val="28"/>
          <w:lang w:val="x-none"/>
        </w:rPr>
        <w:t>hwauina</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hwaui</w:t>
      </w:r>
      <w:r w:rsidRPr="005F7606">
        <w:rPr>
          <w:rFonts w:ascii="Arial" w:hAnsi="Arial" w:cs="Arial"/>
          <w:sz w:val="18"/>
          <w:szCs w:val="18"/>
        </w:rPr>
        <w:t>n</w:t>
      </w:r>
      <w:r>
        <w:rPr>
          <w:rFonts w:ascii="Arial" w:hAnsi="Arial" w:cs="Arial"/>
          <w:sz w:val="18"/>
          <w:szCs w:val="18"/>
        </w:rPr>
        <w:t>ahwo</w:t>
      </w:r>
      <w:proofErr w:type="spellEnd"/>
      <w:r w:rsidRPr="005F7606">
        <w:rPr>
          <w:rFonts w:ascii="Arial" w:hAnsi="Arial" w:cs="Arial"/>
          <w:sz w:val="18"/>
          <w:szCs w:val="18"/>
        </w:rPr>
        <w:t>.”]</w:t>
      </w:r>
      <w:r>
        <w:rPr>
          <w:rFonts w:ascii="Arial" w:hAnsi="Arial" w:cs="Arial"/>
          <w:sz w:val="28"/>
          <w:szCs w:val="28"/>
        </w:rPr>
        <w:t xml:space="preserve"> </w:t>
      </w:r>
    </w:p>
    <w:p w:rsidRPr="00794F48" w:rsidR="00264564" w:rsidP="00264564" w:rsidRDefault="00264564" w14:paraId="5371E369" w14:textId="77777777">
      <w:pPr>
        <w:jc w:val="both"/>
        <w:rPr>
          <w:rFonts w:ascii="Arial" w:hAnsi="Arial" w:cs="Arial"/>
          <w:i/>
          <w:iCs/>
          <w:sz w:val="28"/>
          <w:szCs w:val="28"/>
          <w:lang w:val="x-none"/>
        </w:rPr>
      </w:pPr>
      <w:r>
        <w:rPr>
          <w:rFonts w:ascii="Arial" w:hAnsi="Arial" w:cs="Arial"/>
          <w:sz w:val="28"/>
          <w:szCs w:val="28"/>
          <w:vertAlign w:val="superscript"/>
          <w:lang w:val="x-none"/>
        </w:rPr>
        <w:t xml:space="preserve">126 </w:t>
      </w:r>
      <w:proofErr w:type="spellStart"/>
      <w:r>
        <w:rPr>
          <w:rFonts w:ascii="Arial" w:hAnsi="Arial" w:cs="Arial"/>
          <w:sz w:val="28"/>
          <w:szCs w:val="28"/>
          <w:lang w:val="x-none"/>
        </w:rPr>
        <w:t>Zvino</w:t>
      </w:r>
      <w:proofErr w:type="spellEnd"/>
      <w:r>
        <w:rPr>
          <w:rFonts w:ascii="Arial" w:hAnsi="Arial" w:cs="Arial"/>
          <w:sz w:val="28"/>
          <w:szCs w:val="28"/>
          <w:lang w:val="x-none"/>
        </w:rPr>
        <w:t xml:space="preserve"> kana </w:t>
      </w:r>
      <w:proofErr w:type="spellStart"/>
      <w:r>
        <w:rPr>
          <w:rFonts w:ascii="Arial" w:hAnsi="Arial" w:cs="Arial"/>
          <w:sz w:val="28"/>
          <w:szCs w:val="28"/>
          <w:lang w:val="x-none"/>
        </w:rPr>
        <w:t>wauya</w:t>
      </w:r>
      <w:proofErr w:type="spellEnd"/>
      <w:r>
        <w:rPr>
          <w:rFonts w:ascii="Arial" w:hAnsi="Arial" w:cs="Arial"/>
          <w:sz w:val="28"/>
          <w:szCs w:val="28"/>
          <w:lang w:val="x-none"/>
        </w:rPr>
        <w:t xml:space="preserve"> </w:t>
      </w:r>
      <w:proofErr w:type="spellStart"/>
      <w:r>
        <w:rPr>
          <w:rFonts w:ascii="Arial" w:hAnsi="Arial" w:cs="Arial"/>
          <w:sz w:val="28"/>
          <w:szCs w:val="28"/>
          <w:lang w:val="x-none"/>
        </w:rPr>
        <w:t>pana</w:t>
      </w:r>
      <w:proofErr w:type="spellEnd"/>
      <w:r>
        <w:rPr>
          <w:rFonts w:ascii="Arial" w:hAnsi="Arial" w:cs="Arial"/>
          <w:sz w:val="28"/>
          <w:szCs w:val="28"/>
          <w:lang w:val="x-none"/>
        </w:rPr>
        <w:t xml:space="preserve"> </w:t>
      </w:r>
      <w:proofErr w:type="spellStart"/>
      <w:r>
        <w:rPr>
          <w:rFonts w:ascii="Arial" w:hAnsi="Arial" w:cs="Arial"/>
          <w:sz w:val="28"/>
          <w:szCs w:val="28"/>
          <w:lang w:val="x-none"/>
        </w:rPr>
        <w:t>apa</w:t>
      </w:r>
      <w:proofErr w:type="spellEnd"/>
      <w:r>
        <w:rPr>
          <w:rFonts w:ascii="Arial" w:hAnsi="Arial" w:cs="Arial"/>
          <w:sz w:val="28"/>
          <w:szCs w:val="28"/>
          <w:lang w:val="x-none"/>
        </w:rPr>
        <w:t xml:space="preserve">, </w:t>
      </w:r>
      <w:proofErr w:type="spellStart"/>
      <w:r>
        <w:rPr>
          <w:rFonts w:ascii="Arial" w:hAnsi="Arial" w:cs="Arial"/>
          <w:sz w:val="28"/>
          <w:szCs w:val="28"/>
          <w:lang w:val="x-none"/>
        </w:rPr>
        <w:t>ungamunate</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Mwari </w:t>
      </w:r>
      <w:proofErr w:type="spellStart"/>
      <w:r>
        <w:rPr>
          <w:rFonts w:ascii="Arial" w:hAnsi="Arial" w:cs="Arial"/>
          <w:sz w:val="28"/>
          <w:szCs w:val="28"/>
          <w:lang w:val="x-none"/>
        </w:rPr>
        <w:t>arikukuchengeta</w:t>
      </w:r>
      <w:proofErr w:type="spellEnd"/>
      <w:r>
        <w:rPr>
          <w:rFonts w:ascii="Arial" w:hAnsi="Arial" w:cs="Arial"/>
          <w:sz w:val="28"/>
          <w:szCs w:val="28"/>
          <w:lang w:val="x-none"/>
        </w:rPr>
        <w:t xml:space="preserve"> </w:t>
      </w:r>
      <w:proofErr w:type="spellStart"/>
      <w:r>
        <w:rPr>
          <w:rFonts w:ascii="Arial" w:hAnsi="Arial" w:cs="Arial"/>
          <w:sz w:val="28"/>
          <w:szCs w:val="28"/>
          <w:lang w:val="x-none"/>
        </w:rPr>
        <w:t>wakasuwa</w:t>
      </w:r>
      <w:proofErr w:type="spellEnd"/>
      <w:r>
        <w:rPr>
          <w:rFonts w:ascii="Arial" w:hAnsi="Arial" w:cs="Arial"/>
          <w:sz w:val="28"/>
          <w:szCs w:val="28"/>
          <w:lang w:val="x-none"/>
        </w:rPr>
        <w:t xml:space="preserve">? </w:t>
      </w:r>
      <w:r w:rsidRPr="005F7606">
        <w:rPr>
          <w:rFonts w:ascii="Arial" w:hAnsi="Arial" w:cs="Arial"/>
          <w:sz w:val="18"/>
          <w:szCs w:val="18"/>
        </w:rPr>
        <w:t>[</w:t>
      </w:r>
      <w:r>
        <w:rPr>
          <w:rFonts w:ascii="Arial" w:hAnsi="Arial" w:cs="Arial"/>
          <w:sz w:val="18"/>
          <w:szCs w:val="18"/>
        </w:rPr>
        <w:t>Apostle Gumbura claps hands once—ED</w:t>
      </w:r>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Pana Mwari </w:t>
      </w:r>
      <w:proofErr w:type="spellStart"/>
      <w:r>
        <w:rPr>
          <w:rFonts w:ascii="Arial" w:hAnsi="Arial" w:cs="Arial"/>
          <w:sz w:val="28"/>
          <w:szCs w:val="28"/>
          <w:lang w:val="x-none"/>
        </w:rPr>
        <w:t>anoita</w:t>
      </w:r>
      <w:proofErr w:type="spellEnd"/>
      <w:r>
        <w:rPr>
          <w:rFonts w:ascii="Arial" w:hAnsi="Arial" w:cs="Arial"/>
          <w:sz w:val="28"/>
          <w:szCs w:val="28"/>
          <w:lang w:val="x-none"/>
        </w:rPr>
        <w:t xml:space="preserve"> </w:t>
      </w:r>
      <w:proofErr w:type="spellStart"/>
      <w:r>
        <w:rPr>
          <w:rFonts w:ascii="Arial" w:hAnsi="Arial" w:cs="Arial"/>
          <w:sz w:val="28"/>
          <w:szCs w:val="28"/>
          <w:lang w:val="x-none"/>
        </w:rPr>
        <w:t>chishamiso</w:t>
      </w:r>
      <w:proofErr w:type="spellEnd"/>
      <w:r>
        <w:rPr>
          <w:rFonts w:ascii="Arial" w:hAnsi="Arial" w:cs="Arial"/>
          <w:sz w:val="28"/>
          <w:szCs w:val="28"/>
          <w:lang w:val="x-none"/>
        </w:rPr>
        <w:t xml:space="preserve"> kune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sidRPr="00EF71FD">
        <w:rPr>
          <w:rFonts w:ascii="Arial" w:hAnsi="Arial" w:cs="Arial"/>
          <w:sz w:val="28"/>
          <w:szCs w:val="28"/>
          <w:lang w:val="x-none"/>
        </w:rPr>
        <w:t>asingamu</w:t>
      </w:r>
      <w:proofErr w:type="spellEnd"/>
      <w:r>
        <w:rPr>
          <w:rFonts w:ascii="Arial" w:hAnsi="Arial" w:cs="Arial"/>
          <w:i/>
          <w:iCs/>
          <w:sz w:val="28"/>
          <w:szCs w:val="28"/>
          <w:lang w:val="x-none"/>
        </w:rPr>
        <w:t xml:space="preserve"> </w:t>
      </w:r>
      <w:r w:rsidRPr="00794F48">
        <w:rPr>
          <w:rFonts w:ascii="Arial" w:hAnsi="Arial" w:cs="Arial"/>
          <w:sz w:val="28"/>
          <w:szCs w:val="28"/>
          <w:lang w:val="x-none"/>
        </w:rPr>
        <w:t>appreciate?</w:t>
      </w:r>
      <w:r>
        <w:rPr>
          <w:rFonts w:ascii="Arial" w:hAnsi="Arial" w:cs="Arial"/>
          <w:sz w:val="28"/>
          <w:szCs w:val="28"/>
          <w:lang w:val="x-none"/>
        </w:rPr>
        <w:t xml:space="preserve"> Kana </w:t>
      </w:r>
      <w:proofErr w:type="spellStart"/>
      <w:r>
        <w:rPr>
          <w:rFonts w:ascii="Arial" w:hAnsi="Arial" w:cs="Arial"/>
          <w:sz w:val="28"/>
          <w:szCs w:val="28"/>
          <w:lang w:val="x-none"/>
        </w:rPr>
        <w:t>tauya</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hakuna </w:t>
      </w:r>
      <w:proofErr w:type="spellStart"/>
      <w:r>
        <w:rPr>
          <w:rFonts w:ascii="Arial" w:hAnsi="Arial" w:cs="Arial"/>
          <w:sz w:val="28"/>
          <w:szCs w:val="28"/>
          <w:lang w:val="x-none"/>
        </w:rPr>
        <w:t>ane</w:t>
      </w:r>
      <w:proofErr w:type="spellEnd"/>
      <w:r>
        <w:rPr>
          <w:rFonts w:ascii="Arial" w:hAnsi="Arial" w:cs="Arial"/>
          <w:sz w:val="28"/>
          <w:szCs w:val="28"/>
          <w:lang w:val="x-none"/>
        </w:rPr>
        <w:t xml:space="preserve"> </w:t>
      </w:r>
      <w:proofErr w:type="spellStart"/>
      <w:r>
        <w:rPr>
          <w:rFonts w:ascii="Arial" w:hAnsi="Arial" w:cs="Arial"/>
          <w:sz w:val="28"/>
          <w:szCs w:val="28"/>
          <w:lang w:val="x-none"/>
        </w:rPr>
        <w:t>chimiro</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Hatitendei</w:t>
      </w:r>
      <w:proofErr w:type="spellEnd"/>
      <w:r>
        <w:rPr>
          <w:rFonts w:ascii="Arial" w:hAnsi="Arial" w:cs="Arial"/>
          <w:sz w:val="28"/>
          <w:szCs w:val="28"/>
          <w:lang w:val="x-none"/>
        </w:rPr>
        <w:t xml:space="preserve"> Mwari </w:t>
      </w:r>
      <w:proofErr w:type="spellStart"/>
      <w:r>
        <w:rPr>
          <w:rFonts w:ascii="Arial" w:hAnsi="Arial" w:cs="Arial"/>
          <w:sz w:val="28"/>
          <w:szCs w:val="28"/>
          <w:lang w:val="x-none"/>
        </w:rPr>
        <w:t>nemwoyo</w:t>
      </w:r>
      <w:proofErr w:type="spellEnd"/>
      <w:r>
        <w:rPr>
          <w:rFonts w:ascii="Arial" w:hAnsi="Arial" w:cs="Arial"/>
          <w:sz w:val="28"/>
          <w:szCs w:val="28"/>
          <w:lang w:val="x-none"/>
        </w:rPr>
        <w:t xml:space="preserve"> </w:t>
      </w:r>
      <w:proofErr w:type="spellStart"/>
      <w:r>
        <w:rPr>
          <w:rFonts w:ascii="Arial" w:hAnsi="Arial" w:cs="Arial"/>
          <w:sz w:val="28"/>
          <w:szCs w:val="28"/>
          <w:lang w:val="x-none"/>
        </w:rPr>
        <w:t>inoda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Amen! </w:t>
      </w:r>
      <w:r w:rsidRPr="005F7606">
        <w:rPr>
          <w:rFonts w:ascii="Arial" w:hAnsi="Arial" w:cs="Arial"/>
          <w:sz w:val="18"/>
          <w:szCs w:val="18"/>
        </w:rPr>
        <w:t>[Congregation says, “Amen.”]</w:t>
      </w:r>
      <w:r>
        <w:rPr>
          <w:rFonts w:ascii="Arial" w:hAnsi="Arial" w:cs="Arial"/>
          <w:sz w:val="28"/>
          <w:szCs w:val="28"/>
        </w:rPr>
        <w:t xml:space="preserve"> </w:t>
      </w:r>
    </w:p>
    <w:p w:rsidRPr="00861A37" w:rsidR="00264564" w:rsidP="00264564" w:rsidRDefault="00264564" w14:paraId="532E202A" w14:textId="77777777">
      <w:pPr>
        <w:jc w:val="both"/>
        <w:rPr>
          <w:rFonts w:ascii="Arial" w:hAnsi="Arial" w:cs="Arial"/>
          <w:sz w:val="18"/>
          <w:szCs w:val="28"/>
          <w:lang w:val="x-none"/>
        </w:rPr>
      </w:pPr>
      <w:r>
        <w:rPr>
          <w:rFonts w:ascii="Arial" w:hAnsi="Arial" w:cs="Arial"/>
          <w:sz w:val="28"/>
          <w:szCs w:val="28"/>
          <w:vertAlign w:val="superscript"/>
          <w:lang w:val="x-none"/>
        </w:rPr>
        <w:t xml:space="preserve">127 </w:t>
      </w:r>
      <w:r w:rsidRPr="004659CC">
        <w:rPr>
          <w:rFonts w:ascii="Arial" w:hAnsi="Arial" w:cs="Arial"/>
          <w:sz w:val="28"/>
          <w:szCs w:val="28"/>
          <w:lang w:val="x-none"/>
        </w:rPr>
        <w:t>N</w:t>
      </w:r>
      <w:r w:rsidRPr="004659CC">
        <w:rPr>
          <w:rFonts w:ascii="Arial" w:hAnsi="Arial" w:cs="Arial"/>
          <w:sz w:val="28"/>
          <w:szCs w:val="28"/>
        </w:rPr>
        <w:t>ow</w:t>
      </w:r>
      <w:r>
        <w:rPr>
          <w:rFonts w:ascii="Arial" w:hAnsi="Arial" w:cs="Arial"/>
          <w:sz w:val="28"/>
          <w:szCs w:val="28"/>
        </w:rPr>
        <w:t>,</w:t>
      </w:r>
      <w:r w:rsidRPr="004659CC">
        <w:rPr>
          <w:rFonts w:ascii="Arial" w:hAnsi="Arial" w:cs="Arial"/>
          <w:sz w:val="28"/>
          <w:szCs w:val="28"/>
        </w:rPr>
        <w:t xml:space="preserve"> </w:t>
      </w:r>
      <w:r>
        <w:rPr>
          <w:rFonts w:ascii="Arial" w:hAnsi="Arial" w:cs="Arial"/>
          <w:sz w:val="28"/>
          <w:szCs w:val="28"/>
        </w:rPr>
        <w:t xml:space="preserve">Mwari </w:t>
      </w:r>
      <w:proofErr w:type="spellStart"/>
      <w:r>
        <w:rPr>
          <w:rFonts w:ascii="Arial" w:hAnsi="Arial" w:cs="Arial"/>
          <w:sz w:val="28"/>
          <w:szCs w:val="28"/>
        </w:rPr>
        <w:t>uyu</w:t>
      </w:r>
      <w:proofErr w:type="spellEnd"/>
      <w:r>
        <w:rPr>
          <w:rFonts w:ascii="Arial" w:hAnsi="Arial" w:cs="Arial"/>
          <w:sz w:val="28"/>
          <w:szCs w:val="28"/>
        </w:rPr>
        <w:t xml:space="preserve">, </w:t>
      </w:r>
      <w:proofErr w:type="spellStart"/>
      <w:r>
        <w:rPr>
          <w:rFonts w:ascii="Arial" w:hAnsi="Arial" w:cs="Arial"/>
          <w:sz w:val="28"/>
          <w:szCs w:val="28"/>
        </w:rPr>
        <w:t>ndiye</w:t>
      </w:r>
      <w:proofErr w:type="spellEnd"/>
      <w:r>
        <w:rPr>
          <w:rFonts w:ascii="Arial" w:hAnsi="Arial" w:cs="Arial"/>
          <w:sz w:val="28"/>
          <w:szCs w:val="28"/>
        </w:rPr>
        <w:t xml:space="preserve"> Mwari </w:t>
      </w:r>
      <w:proofErr w:type="spellStart"/>
      <w:r>
        <w:rPr>
          <w:rFonts w:ascii="Arial" w:hAnsi="Arial" w:cs="Arial"/>
          <w:sz w:val="28"/>
          <w:szCs w:val="28"/>
        </w:rPr>
        <w:t>akaonekwa</w:t>
      </w:r>
      <w:proofErr w:type="spellEnd"/>
      <w:r>
        <w:rPr>
          <w:rFonts w:ascii="Arial" w:hAnsi="Arial" w:cs="Arial"/>
          <w:sz w:val="28"/>
          <w:szCs w:val="28"/>
        </w:rPr>
        <w:t xml:space="preserve"> </w:t>
      </w:r>
      <w:proofErr w:type="spellStart"/>
      <w:r>
        <w:rPr>
          <w:rFonts w:ascii="Arial" w:hAnsi="Arial" w:cs="Arial"/>
          <w:sz w:val="28"/>
          <w:szCs w:val="28"/>
        </w:rPr>
        <w:t>naJakobho</w:t>
      </w:r>
      <w:proofErr w:type="spellEnd"/>
      <w:r>
        <w:rPr>
          <w:rFonts w:ascii="Arial" w:hAnsi="Arial" w:cs="Arial"/>
          <w:sz w:val="28"/>
          <w:szCs w:val="28"/>
        </w:rPr>
        <w:t xml:space="preserve"> pa Luz. </w:t>
      </w:r>
      <w:proofErr w:type="spellStart"/>
      <w:r>
        <w:rPr>
          <w:rFonts w:ascii="Arial" w:hAnsi="Arial" w:cs="Arial"/>
          <w:sz w:val="28"/>
          <w:szCs w:val="28"/>
        </w:rPr>
        <w:t>Hatidzokerei</w:t>
      </w:r>
      <w:proofErr w:type="spellEnd"/>
      <w:r>
        <w:rPr>
          <w:rFonts w:ascii="Arial" w:hAnsi="Arial" w:cs="Arial"/>
          <w:sz w:val="28"/>
          <w:szCs w:val="28"/>
        </w:rPr>
        <w:t xml:space="preserve"> kuna 48 </w:t>
      </w:r>
      <w:proofErr w:type="spellStart"/>
      <w:r>
        <w:rPr>
          <w:rFonts w:ascii="Arial" w:hAnsi="Arial" w:cs="Arial"/>
          <w:sz w:val="28"/>
          <w:szCs w:val="28"/>
        </w:rPr>
        <w:t>yedu</w:t>
      </w:r>
      <w:proofErr w:type="spellEnd"/>
      <w:r>
        <w:rPr>
          <w:rFonts w:ascii="Arial" w:hAnsi="Arial" w:cs="Arial"/>
          <w:sz w:val="28"/>
          <w:szCs w:val="28"/>
        </w:rPr>
        <w:t xml:space="preserve">, Genesis 48. Right, </w:t>
      </w:r>
      <w:proofErr w:type="spellStart"/>
      <w:r>
        <w:rPr>
          <w:rFonts w:ascii="Arial" w:hAnsi="Arial" w:cs="Arial"/>
          <w:sz w:val="28"/>
          <w:szCs w:val="28"/>
        </w:rPr>
        <w:t>handi’mazviona</w:t>
      </w:r>
      <w:proofErr w:type="spellEnd"/>
      <w:r>
        <w:rPr>
          <w:rFonts w:ascii="Arial" w:hAnsi="Arial" w:cs="Arial"/>
          <w:sz w:val="28"/>
          <w:szCs w:val="28"/>
        </w:rPr>
        <w:t xml:space="preserve">? </w:t>
      </w:r>
      <w:proofErr w:type="spellStart"/>
      <w:r>
        <w:rPr>
          <w:rFonts w:ascii="Arial" w:hAnsi="Arial" w:cs="Arial"/>
          <w:sz w:val="28"/>
          <w:szCs w:val="28"/>
        </w:rPr>
        <w:t>Ndopakanzi</w:t>
      </w:r>
      <w:proofErr w:type="spellEnd"/>
      <w:r>
        <w:rPr>
          <w:rFonts w:ascii="Arial" w:hAnsi="Arial" w:cs="Arial"/>
          <w:sz w:val="28"/>
          <w:szCs w:val="28"/>
        </w:rPr>
        <w:t>:</w:t>
      </w:r>
    </w:p>
    <w:p w:rsidR="00264564" w:rsidP="00264564" w:rsidRDefault="00264564" w14:paraId="2B94D01D" w14:textId="77777777">
      <w:pPr>
        <w:ind w:left="720"/>
        <w:jc w:val="both"/>
        <w:rPr>
          <w:rFonts w:ascii="Arial" w:hAnsi="Arial" w:cs="Arial"/>
          <w:i/>
          <w:iCs/>
          <w:sz w:val="28"/>
          <w:szCs w:val="28"/>
          <w:lang w:val="x-none"/>
        </w:rPr>
      </w:pPr>
      <w:r w:rsidRPr="00C10260">
        <w:rPr>
          <w:rFonts w:ascii="Arial" w:hAnsi="Arial" w:cs="Arial"/>
          <w:i/>
          <w:iCs/>
          <w:sz w:val="28"/>
          <w:szCs w:val="28"/>
          <w:lang w:val="x-none"/>
        </w:rPr>
        <w:t>And Jacob said unto Joseph</w:t>
      </w:r>
      <w:r>
        <w:rPr>
          <w:rFonts w:ascii="Arial" w:hAnsi="Arial" w:cs="Arial"/>
          <w:i/>
          <w:iCs/>
          <w:sz w:val="28"/>
          <w:szCs w:val="28"/>
          <w:lang w:val="x-none"/>
        </w:rPr>
        <w:t>…</w:t>
      </w:r>
    </w:p>
    <w:p w:rsidR="00264564" w:rsidP="00264564" w:rsidRDefault="00264564" w14:paraId="0700AEBF" w14:textId="77777777">
      <w:pPr>
        <w:jc w:val="both"/>
        <w:rPr>
          <w:rFonts w:ascii="Arial" w:hAnsi="Arial" w:cs="Arial"/>
          <w:sz w:val="28"/>
          <w:szCs w:val="28"/>
          <w:lang w:val="x-none"/>
        </w:rPr>
      </w:pPr>
      <w:r w:rsidRPr="000D4138">
        <w:rPr>
          <w:rFonts w:ascii="Arial" w:hAnsi="Arial" w:cs="Arial"/>
          <w:sz w:val="28"/>
          <w:szCs w:val="28"/>
          <w:vertAlign w:val="superscript"/>
          <w:lang w:val="x-none"/>
        </w:rPr>
        <w:t>128</w:t>
      </w:r>
      <w:r>
        <w:rPr>
          <w:rFonts w:ascii="Arial" w:hAnsi="Arial" w:cs="Arial"/>
          <w:sz w:val="28"/>
          <w:szCs w:val="28"/>
          <w:lang w:val="x-none"/>
        </w:rPr>
        <w:t xml:space="preserve"> Verse 3. Muri </w:t>
      </w:r>
      <w:proofErr w:type="spellStart"/>
      <w:r>
        <w:rPr>
          <w:rFonts w:ascii="Arial" w:hAnsi="Arial" w:cs="Arial"/>
          <w:sz w:val="28"/>
          <w:szCs w:val="28"/>
          <w:lang w:val="x-none"/>
        </w:rPr>
        <w:t>kupaona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r w:rsidRPr="005F7606">
        <w:rPr>
          <w:rFonts w:ascii="Arial" w:hAnsi="Arial" w:cs="Arial"/>
          <w:sz w:val="18"/>
          <w:szCs w:val="18"/>
        </w:rPr>
        <w:t>[Congregation says, “Amen.”]</w:t>
      </w:r>
    </w:p>
    <w:p w:rsidR="00264564" w:rsidP="00264564" w:rsidRDefault="00264564" w14:paraId="403C906E" w14:textId="77777777">
      <w:pPr>
        <w:ind w:left="720"/>
        <w:jc w:val="both"/>
        <w:rPr>
          <w:rFonts w:ascii="Arial" w:hAnsi="Arial" w:cs="Arial"/>
          <w:i/>
          <w:iCs/>
          <w:sz w:val="28"/>
          <w:szCs w:val="28"/>
          <w:lang w:val="x-none"/>
        </w:rPr>
      </w:pPr>
      <w:r w:rsidRPr="00C10260">
        <w:rPr>
          <w:rFonts w:ascii="Arial" w:hAnsi="Arial" w:cs="Arial"/>
          <w:i/>
          <w:iCs/>
          <w:sz w:val="28"/>
          <w:szCs w:val="28"/>
          <w:lang w:val="x-none"/>
        </w:rPr>
        <w:t>God Almighty appeared unto me at Luz in the land of Canaan, and blessed me, </w:t>
      </w:r>
    </w:p>
    <w:p w:rsidR="00264564" w:rsidP="00264564" w:rsidRDefault="00264564" w14:paraId="6E7DAAE4" w14:textId="77777777">
      <w:pPr>
        <w:jc w:val="both"/>
        <w:rPr>
          <w:rFonts w:ascii="Arial" w:hAnsi="Arial" w:cs="Arial"/>
          <w:sz w:val="28"/>
          <w:szCs w:val="28"/>
          <w:lang w:val="x-none"/>
        </w:rPr>
      </w:pPr>
      <w:r>
        <w:rPr>
          <w:rFonts w:ascii="Arial" w:hAnsi="Arial" w:cs="Arial"/>
          <w:sz w:val="28"/>
          <w:szCs w:val="28"/>
          <w:vertAlign w:val="superscript"/>
          <w:lang w:val="x-none"/>
        </w:rPr>
        <w:t xml:space="preserve">129 </w:t>
      </w:r>
      <w:r>
        <w:rPr>
          <w:rFonts w:ascii="Arial" w:hAnsi="Arial" w:cs="Arial"/>
          <w:sz w:val="28"/>
          <w:szCs w:val="28"/>
          <w:lang w:val="x-none"/>
        </w:rPr>
        <w:t xml:space="preserve">Amen!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Ha’moona</w:t>
      </w:r>
      <w:proofErr w:type="spellEnd"/>
      <w:r>
        <w:rPr>
          <w:rFonts w:ascii="Arial" w:hAnsi="Arial" w:cs="Arial"/>
          <w:sz w:val="28"/>
          <w:szCs w:val="28"/>
          <w:lang w:val="x-none"/>
        </w:rPr>
        <w:t xml:space="preserve">. </w:t>
      </w:r>
      <w:proofErr w:type="spellStart"/>
      <w:r>
        <w:rPr>
          <w:rFonts w:ascii="Arial" w:hAnsi="Arial" w:cs="Arial"/>
          <w:sz w:val="28"/>
          <w:szCs w:val="28"/>
          <w:lang w:val="x-none"/>
        </w:rPr>
        <w:t>Ndopa</w:t>
      </w:r>
      <w:proofErr w:type="spellEnd"/>
      <w:r>
        <w:rPr>
          <w:rFonts w:ascii="Arial" w:hAnsi="Arial" w:cs="Arial"/>
          <w:sz w:val="28"/>
          <w:szCs w:val="28"/>
          <w:lang w:val="x-none"/>
        </w:rPr>
        <w:t>… Handi…</w:t>
      </w:r>
    </w:p>
    <w:p w:rsidR="00264564" w:rsidP="00264564" w:rsidRDefault="00264564" w14:paraId="6611F259" w14:textId="77777777">
      <w:pPr>
        <w:ind w:left="720"/>
        <w:jc w:val="both"/>
        <w:rPr>
          <w:rFonts w:ascii="Arial" w:hAnsi="Arial" w:cs="Arial"/>
          <w:i/>
          <w:iCs/>
          <w:sz w:val="28"/>
          <w:szCs w:val="28"/>
          <w:lang w:val="x-none"/>
        </w:rPr>
      </w:pPr>
      <w:r w:rsidRPr="00F54FA8">
        <w:rPr>
          <w:rFonts w:ascii="Arial" w:hAnsi="Arial" w:cs="Arial"/>
          <w:i/>
          <w:iCs/>
          <w:sz w:val="28"/>
          <w:szCs w:val="28"/>
          <w:lang w:val="x-none"/>
        </w:rPr>
        <w:t>And said unto me, Behold, I will make thee fruitful, and multiply</w:t>
      </w:r>
      <w:r>
        <w:rPr>
          <w:rFonts w:ascii="Arial" w:hAnsi="Arial" w:cs="Arial"/>
          <w:i/>
          <w:iCs/>
          <w:sz w:val="28"/>
          <w:szCs w:val="28"/>
          <w:lang w:val="x-none"/>
        </w:rPr>
        <w:t>…</w:t>
      </w:r>
    </w:p>
    <w:p w:rsidR="00264564" w:rsidP="00264564" w:rsidRDefault="00264564" w14:paraId="598B348B" w14:textId="77777777">
      <w:pPr>
        <w:jc w:val="both"/>
        <w:rPr>
          <w:rFonts w:ascii="Arial" w:hAnsi="Arial" w:cs="Arial"/>
          <w:sz w:val="28"/>
          <w:szCs w:val="28"/>
          <w:lang w:val="x-none"/>
        </w:rPr>
      </w:pPr>
      <w:r>
        <w:rPr>
          <w:rFonts w:ascii="Arial" w:hAnsi="Arial" w:cs="Arial"/>
          <w:sz w:val="28"/>
          <w:szCs w:val="28"/>
          <w:vertAlign w:val="superscript"/>
          <w:lang w:val="x-none"/>
        </w:rPr>
        <w:t xml:space="preserve">130 </w:t>
      </w:r>
      <w:r>
        <w:rPr>
          <w:rFonts w:ascii="Arial" w:hAnsi="Arial" w:cs="Arial"/>
          <w:sz w:val="28"/>
          <w:szCs w:val="28"/>
          <w:lang w:val="x-none"/>
        </w:rPr>
        <w:t>And all that. Now, now…</w:t>
      </w:r>
    </w:p>
    <w:p w:rsidR="00264564" w:rsidP="00264564" w:rsidRDefault="00264564" w14:paraId="4C6BAE22" w14:textId="77777777">
      <w:pPr>
        <w:ind w:left="720"/>
        <w:jc w:val="both"/>
        <w:rPr>
          <w:rFonts w:ascii="Arial" w:hAnsi="Arial" w:cs="Arial"/>
          <w:i/>
          <w:iCs/>
          <w:sz w:val="28"/>
          <w:szCs w:val="28"/>
          <w:lang w:val="x-none"/>
        </w:rPr>
      </w:pPr>
      <w:r w:rsidRPr="00E76DA6">
        <w:rPr>
          <w:rFonts w:ascii="Arial" w:hAnsi="Arial" w:cs="Arial"/>
          <w:i/>
          <w:iCs/>
          <w:sz w:val="28"/>
          <w:szCs w:val="28"/>
          <w:lang w:val="x-none"/>
        </w:rPr>
        <w:t xml:space="preserve">And thy issue, which thou </w:t>
      </w:r>
      <w:proofErr w:type="spellStart"/>
      <w:r w:rsidRPr="00E76DA6">
        <w:rPr>
          <w:rFonts w:ascii="Arial" w:hAnsi="Arial" w:cs="Arial"/>
          <w:i/>
          <w:iCs/>
          <w:sz w:val="28"/>
          <w:szCs w:val="28"/>
          <w:lang w:val="x-none"/>
        </w:rPr>
        <w:t>bege</w:t>
      </w:r>
      <w:r w:rsidRPr="005B54A0">
        <w:rPr>
          <w:rFonts w:ascii="Arial" w:hAnsi="Arial" w:cs="Arial"/>
          <w:i/>
          <w:iCs/>
          <w:sz w:val="28"/>
          <w:szCs w:val="28"/>
          <w:lang w:val="x-none"/>
        </w:rPr>
        <w:t>seth</w:t>
      </w:r>
      <w:proofErr w:type="spellEnd"/>
      <w:r>
        <w:rPr>
          <w:rFonts w:ascii="Arial" w:hAnsi="Arial" w:cs="Arial"/>
          <w:i/>
          <w:iCs/>
          <w:sz w:val="28"/>
          <w:szCs w:val="28"/>
          <w:lang w:val="x-none"/>
        </w:rPr>
        <w:t>…</w:t>
      </w:r>
    </w:p>
    <w:p w:rsidRPr="00E76DA6" w:rsidR="00264564" w:rsidP="00264564" w:rsidRDefault="00264564" w14:paraId="5A042EEF" w14:textId="77777777">
      <w:pPr>
        <w:jc w:val="both"/>
        <w:rPr>
          <w:rFonts w:ascii="Arial" w:hAnsi="Arial" w:cs="Arial"/>
          <w:sz w:val="28"/>
          <w:szCs w:val="28"/>
          <w:lang w:val="x-none"/>
        </w:rPr>
      </w:pPr>
      <w:r>
        <w:rPr>
          <w:rFonts w:ascii="Arial" w:hAnsi="Arial" w:cs="Arial"/>
          <w:sz w:val="28"/>
          <w:szCs w:val="28"/>
          <w:vertAlign w:val="superscript"/>
          <w:lang w:val="x-none"/>
        </w:rPr>
        <w:t xml:space="preserve">131 </w:t>
      </w:r>
      <w:r>
        <w:rPr>
          <w:rFonts w:ascii="Arial" w:hAnsi="Arial" w:cs="Arial"/>
          <w:sz w:val="28"/>
          <w:szCs w:val="28"/>
          <w:lang w:val="x-none"/>
        </w:rPr>
        <w:t>Verse 6:</w:t>
      </w:r>
    </w:p>
    <w:p w:rsidRPr="00E76DA6" w:rsidR="00264564" w:rsidP="00264564" w:rsidRDefault="00264564" w14:paraId="6D8965D5" w14:textId="77777777">
      <w:pPr>
        <w:ind w:left="720"/>
        <w:jc w:val="both"/>
        <w:rPr>
          <w:rFonts w:ascii="Arial" w:hAnsi="Arial" w:cs="Arial"/>
          <w:i/>
          <w:iCs/>
          <w:sz w:val="28"/>
          <w:szCs w:val="28"/>
          <w:lang w:val="x-none"/>
        </w:rPr>
      </w:pPr>
      <w:r w:rsidRPr="00E76DA6">
        <w:rPr>
          <w:rFonts w:ascii="Arial" w:hAnsi="Arial" w:cs="Arial"/>
          <w:i/>
          <w:iCs/>
          <w:sz w:val="28"/>
          <w:szCs w:val="28"/>
          <w:lang w:val="x-none"/>
        </w:rPr>
        <w:t xml:space="preserve"> </w:t>
      </w:r>
      <w:r>
        <w:rPr>
          <w:rFonts w:ascii="Arial" w:hAnsi="Arial" w:cs="Arial"/>
          <w:i/>
          <w:iCs/>
          <w:sz w:val="28"/>
          <w:szCs w:val="28"/>
          <w:lang w:val="x-none"/>
        </w:rPr>
        <w:t>…</w:t>
      </w:r>
      <w:r w:rsidRPr="00E76DA6">
        <w:rPr>
          <w:rFonts w:ascii="Arial" w:hAnsi="Arial" w:cs="Arial"/>
          <w:i/>
          <w:iCs/>
          <w:sz w:val="28"/>
          <w:szCs w:val="28"/>
          <w:lang w:val="x-none"/>
        </w:rPr>
        <w:t>after them, shall be thine, and shall be called after the name of their brethren in their inheritance. </w:t>
      </w:r>
    </w:p>
    <w:p w:rsidR="00264564" w:rsidP="00264564" w:rsidRDefault="00264564" w14:paraId="4B148281" w14:textId="77777777">
      <w:pPr>
        <w:jc w:val="both"/>
        <w:rPr>
          <w:rFonts w:ascii="Arial" w:hAnsi="Arial" w:cs="Arial"/>
          <w:sz w:val="28"/>
          <w:szCs w:val="28"/>
          <w:lang w:val="x-none"/>
        </w:rPr>
      </w:pPr>
      <w:r>
        <w:rPr>
          <w:rFonts w:ascii="Arial" w:hAnsi="Arial" w:cs="Arial"/>
          <w:sz w:val="28"/>
          <w:szCs w:val="28"/>
          <w:vertAlign w:val="superscript"/>
          <w:lang w:val="x-none"/>
        </w:rPr>
        <w:t xml:space="preserve">132 </w:t>
      </w:r>
      <w:r>
        <w:rPr>
          <w:rFonts w:ascii="Arial" w:hAnsi="Arial" w:cs="Arial"/>
          <w:sz w:val="28"/>
          <w:szCs w:val="28"/>
          <w:lang w:val="x-none"/>
        </w:rPr>
        <w:t>Verse 7:</w:t>
      </w:r>
    </w:p>
    <w:p w:rsidR="00264564" w:rsidP="00264564" w:rsidRDefault="00264564" w14:paraId="6CDF7EE1" w14:textId="77777777">
      <w:pPr>
        <w:ind w:left="720"/>
        <w:jc w:val="both"/>
        <w:rPr>
          <w:rFonts w:ascii="Arial" w:hAnsi="Arial" w:cs="Arial"/>
          <w:i/>
          <w:iCs/>
          <w:sz w:val="28"/>
          <w:szCs w:val="28"/>
          <w:lang w:val="x-none"/>
        </w:rPr>
      </w:pPr>
      <w:r w:rsidRPr="000B6CD5">
        <w:rPr>
          <w:rFonts w:ascii="Arial" w:hAnsi="Arial" w:cs="Arial"/>
          <w:i/>
          <w:iCs/>
          <w:sz w:val="28"/>
          <w:szCs w:val="28"/>
          <w:lang w:val="x-none"/>
        </w:rPr>
        <w:t>And as for me, when I came from Padan, Rachel died by me in the land of Canaan in the way, when yet there was but a little way to come unto Ephrath: and I buried her there in the way of Ephrath; the same is Bethlehem. </w:t>
      </w:r>
    </w:p>
    <w:p w:rsidR="00264564" w:rsidP="00264564" w:rsidRDefault="00264564" w14:paraId="55136CC8" w14:textId="77777777">
      <w:pPr>
        <w:jc w:val="both"/>
        <w:rPr>
          <w:rFonts w:ascii="Arial" w:hAnsi="Arial" w:cs="Arial"/>
          <w:sz w:val="28"/>
          <w:szCs w:val="28"/>
          <w:lang w:val="x-none"/>
        </w:rPr>
      </w:pPr>
      <w:r>
        <w:rPr>
          <w:rFonts w:ascii="Arial" w:hAnsi="Arial" w:cs="Arial"/>
          <w:sz w:val="28"/>
          <w:szCs w:val="28"/>
          <w:vertAlign w:val="superscript"/>
          <w:lang w:val="x-none"/>
        </w:rPr>
        <w:t xml:space="preserve">133 </w:t>
      </w:r>
      <w:proofErr w:type="spellStart"/>
      <w:r>
        <w:rPr>
          <w:rFonts w:ascii="Arial" w:hAnsi="Arial" w:cs="Arial"/>
          <w:sz w:val="28"/>
          <w:szCs w:val="28"/>
          <w:lang w:val="x-none"/>
        </w:rPr>
        <w:t>Aakutaurirwa</w:t>
      </w:r>
      <w:proofErr w:type="spellEnd"/>
      <w:r>
        <w:rPr>
          <w:rFonts w:ascii="Arial" w:hAnsi="Arial" w:cs="Arial"/>
          <w:sz w:val="28"/>
          <w:szCs w:val="28"/>
          <w:lang w:val="x-none"/>
        </w:rPr>
        <w:t xml:space="preserve"> </w:t>
      </w:r>
      <w:proofErr w:type="spellStart"/>
      <w:r>
        <w:rPr>
          <w:rFonts w:ascii="Arial" w:hAnsi="Arial" w:cs="Arial"/>
          <w:sz w:val="28"/>
          <w:szCs w:val="28"/>
          <w:lang w:val="x-none"/>
        </w:rPr>
        <w:t>kwakafira</w:t>
      </w:r>
      <w:proofErr w:type="spellEnd"/>
      <w:r>
        <w:rPr>
          <w:rFonts w:ascii="Arial" w:hAnsi="Arial" w:cs="Arial"/>
          <w:sz w:val="28"/>
          <w:szCs w:val="28"/>
          <w:lang w:val="x-none"/>
        </w:rPr>
        <w:t xml:space="preserve"> </w:t>
      </w:r>
      <w:proofErr w:type="spellStart"/>
      <w:r>
        <w:rPr>
          <w:rFonts w:ascii="Arial" w:hAnsi="Arial" w:cs="Arial"/>
          <w:sz w:val="28"/>
          <w:szCs w:val="28"/>
          <w:lang w:val="x-none"/>
        </w:rPr>
        <w:t>amai</w:t>
      </w:r>
      <w:proofErr w:type="spellEnd"/>
      <w:r>
        <w:rPr>
          <w:rFonts w:ascii="Arial" w:hAnsi="Arial" w:cs="Arial"/>
          <w:sz w:val="28"/>
          <w:szCs w:val="28"/>
          <w:lang w:val="x-none"/>
        </w:rPr>
        <w:t xml:space="preserve"> </w:t>
      </w:r>
      <w:proofErr w:type="spellStart"/>
      <w:r>
        <w:rPr>
          <w:rFonts w:ascii="Arial" w:hAnsi="Arial" w:cs="Arial"/>
          <w:sz w:val="28"/>
          <w:szCs w:val="28"/>
          <w:lang w:val="x-none"/>
        </w:rPr>
        <w:t>vaani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vake</w:t>
      </w:r>
      <w:proofErr w:type="spellEnd"/>
      <w:r w:rsidRPr="005F7606">
        <w:rPr>
          <w:rFonts w:ascii="Arial" w:hAnsi="Arial" w:cs="Arial"/>
          <w:sz w:val="18"/>
          <w:szCs w:val="18"/>
        </w:rPr>
        <w:t>.”]</w:t>
      </w:r>
      <w:r>
        <w:rPr>
          <w:rFonts w:ascii="Arial" w:hAnsi="Arial" w:cs="Arial"/>
          <w:sz w:val="18"/>
          <w:szCs w:val="18"/>
        </w:rPr>
        <w:t xml:space="preserve"> </w:t>
      </w:r>
      <w:r>
        <w:rPr>
          <w:rFonts w:ascii="Arial" w:hAnsi="Arial" w:cs="Arial"/>
          <w:sz w:val="28"/>
          <w:szCs w:val="28"/>
          <w:lang w:val="x-none"/>
        </w:rPr>
        <w:t>Verse 6—verse 8.</w:t>
      </w:r>
    </w:p>
    <w:p w:rsidR="00264564" w:rsidP="00264564" w:rsidRDefault="00264564" w14:paraId="654115FC" w14:textId="77777777">
      <w:pPr>
        <w:ind w:left="720"/>
        <w:jc w:val="both"/>
        <w:rPr>
          <w:rFonts w:ascii="Arial" w:hAnsi="Arial" w:cs="Arial"/>
          <w:i/>
          <w:iCs/>
          <w:sz w:val="28"/>
          <w:szCs w:val="28"/>
          <w:lang w:val="x-none"/>
        </w:rPr>
      </w:pPr>
      <w:r w:rsidRPr="00AC17DC">
        <w:rPr>
          <w:rFonts w:ascii="Arial" w:hAnsi="Arial" w:cs="Arial"/>
          <w:i/>
          <w:iCs/>
          <w:sz w:val="28"/>
          <w:szCs w:val="28"/>
          <w:lang w:val="x-none"/>
        </w:rPr>
        <w:t>And Israel beheld Joseph's sons, and said, Who are these? </w:t>
      </w:r>
    </w:p>
    <w:p w:rsidR="00264564" w:rsidP="00264564" w:rsidRDefault="00264564" w14:paraId="0CF562E1" w14:textId="77777777">
      <w:pPr>
        <w:jc w:val="both"/>
        <w:rPr>
          <w:rFonts w:ascii="Arial" w:hAnsi="Arial" w:cs="Arial"/>
          <w:sz w:val="28"/>
          <w:szCs w:val="28"/>
          <w:lang w:val="x-none"/>
        </w:rPr>
      </w:pPr>
      <w:r>
        <w:rPr>
          <w:rFonts w:ascii="Arial" w:hAnsi="Arial" w:cs="Arial"/>
          <w:sz w:val="28"/>
          <w:szCs w:val="28"/>
          <w:vertAlign w:val="superscript"/>
          <w:lang w:val="x-none"/>
        </w:rPr>
        <w:t xml:space="preserve">134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verse 9 tese:</w:t>
      </w:r>
    </w:p>
    <w:p w:rsidR="00264564" w:rsidP="00264564" w:rsidRDefault="00264564" w14:paraId="3CDF0EA8" w14:textId="77777777">
      <w:pPr>
        <w:ind w:left="720"/>
        <w:jc w:val="both"/>
        <w:rPr>
          <w:rFonts w:ascii="Arial" w:hAnsi="Arial" w:cs="Arial"/>
          <w:i/>
          <w:iCs/>
          <w:sz w:val="28"/>
          <w:szCs w:val="28"/>
          <w:lang w:val="x-none"/>
        </w:rPr>
      </w:pPr>
      <w:r w:rsidRPr="0098742A">
        <w:rPr>
          <w:rFonts w:ascii="Arial" w:hAnsi="Arial" w:cs="Arial"/>
          <w:i/>
          <w:iCs/>
          <w:sz w:val="28"/>
          <w:szCs w:val="28"/>
          <w:lang w:val="x-none"/>
        </w:rPr>
        <w:t>And Joseph said unto his father, They are my sons, whom God hath given me in this place. And he said, Bring them, I pray thee, unto me, and I will bless them. </w:t>
      </w:r>
    </w:p>
    <w:p w:rsidRPr="00910142" w:rsidR="00264564" w:rsidP="00264564" w:rsidRDefault="00264564" w14:paraId="5442105B" w14:textId="77777777">
      <w:pPr>
        <w:jc w:val="both"/>
        <w:rPr>
          <w:rFonts w:ascii="Arial" w:hAnsi="Arial" w:cs="Arial"/>
          <w:sz w:val="28"/>
          <w:szCs w:val="28"/>
          <w:lang w:val="x-none"/>
        </w:rPr>
      </w:pPr>
      <w:r>
        <w:rPr>
          <w:rFonts w:ascii="Arial" w:hAnsi="Arial" w:cs="Arial"/>
          <w:sz w:val="18"/>
          <w:szCs w:val="18"/>
        </w:rPr>
        <w:t xml:space="preserve"> </w:t>
      </w:r>
      <w:r>
        <w:rPr>
          <w:rFonts w:ascii="Arial" w:hAnsi="Arial" w:cs="Arial"/>
          <w:sz w:val="28"/>
          <w:szCs w:val="28"/>
          <w:vertAlign w:val="superscript"/>
        </w:rPr>
        <w:t xml:space="preserve">135 </w:t>
      </w:r>
      <w:r w:rsidRPr="005F7606">
        <w:rPr>
          <w:rFonts w:ascii="Arial" w:hAnsi="Arial" w:cs="Arial"/>
          <w:sz w:val="18"/>
          <w:szCs w:val="18"/>
        </w:rPr>
        <w:t>[Congregation says, “Amen.”]</w:t>
      </w:r>
      <w:r>
        <w:rPr>
          <w:rFonts w:ascii="Arial" w:hAnsi="Arial" w:cs="Arial"/>
          <w:sz w:val="28"/>
          <w:szCs w:val="28"/>
          <w:lang w:val="x-none"/>
        </w:rPr>
        <w:t xml:space="preserve"> Amen! </w:t>
      </w:r>
      <w:r w:rsidRPr="005F7606">
        <w:rPr>
          <w:rFonts w:ascii="Arial" w:hAnsi="Arial" w:cs="Arial"/>
          <w:sz w:val="18"/>
          <w:szCs w:val="18"/>
        </w:rPr>
        <w:t>[Congregation says, “Amen.”]</w:t>
      </w:r>
      <w:r>
        <w:rPr>
          <w:rFonts w:ascii="Arial" w:hAnsi="Arial" w:cs="Arial"/>
          <w:sz w:val="28"/>
          <w:szCs w:val="28"/>
          <w:lang w:val="x-none"/>
        </w:rPr>
        <w:t xml:space="preserve"> “</w:t>
      </w:r>
      <w:proofErr w:type="spellStart"/>
      <w:r>
        <w:rPr>
          <w:rFonts w:ascii="Arial" w:hAnsi="Arial" w:cs="Arial"/>
          <w:sz w:val="28"/>
          <w:szCs w:val="28"/>
          <w:lang w:val="x-none"/>
        </w:rPr>
        <w:t>Vaunze</w:t>
      </w:r>
      <w:proofErr w:type="spellEnd"/>
      <w:r>
        <w:rPr>
          <w:rFonts w:ascii="Arial" w:hAnsi="Arial" w:cs="Arial"/>
          <w:sz w:val="28"/>
          <w:szCs w:val="28"/>
          <w:lang w:val="x-none"/>
        </w:rPr>
        <w:t xml:space="preserve"> </w:t>
      </w:r>
      <w:proofErr w:type="spellStart"/>
      <w:r>
        <w:rPr>
          <w:rFonts w:ascii="Arial" w:hAnsi="Arial" w:cs="Arial"/>
          <w:sz w:val="28"/>
          <w:szCs w:val="28"/>
          <w:lang w:val="x-none"/>
        </w:rPr>
        <w:t>kwandiri</w:t>
      </w:r>
      <w:proofErr w:type="spellEnd"/>
      <w:r>
        <w:rPr>
          <w:rFonts w:ascii="Arial" w:hAnsi="Arial" w:cs="Arial"/>
          <w:sz w:val="28"/>
          <w:szCs w:val="28"/>
          <w:lang w:val="x-none"/>
        </w:rPr>
        <w:t xml:space="preserve"> </w:t>
      </w:r>
      <w:proofErr w:type="spellStart"/>
      <w:r>
        <w:rPr>
          <w:rFonts w:ascii="Arial" w:hAnsi="Arial" w:cs="Arial"/>
          <w:sz w:val="28"/>
          <w:szCs w:val="28"/>
          <w:lang w:val="x-none"/>
        </w:rPr>
        <w:t>ndivadii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ndivaropafadze</w:t>
      </w:r>
      <w:proofErr w:type="spellEnd"/>
      <w:r w:rsidRPr="005F7606">
        <w:rPr>
          <w:rFonts w:ascii="Arial" w:hAnsi="Arial" w:cs="Arial"/>
          <w:sz w:val="18"/>
          <w:szCs w:val="18"/>
        </w:rPr>
        <w:t>.”]</w:t>
      </w:r>
      <w:r>
        <w:rPr>
          <w:rFonts w:ascii="Arial" w:hAnsi="Arial" w:cs="Arial"/>
          <w:sz w:val="28"/>
          <w:szCs w:val="28"/>
          <w:lang w:val="x-none"/>
        </w:rPr>
        <w:t xml:space="preserve"> Ende </w:t>
      </w:r>
      <w:proofErr w:type="spellStart"/>
      <w:r>
        <w:rPr>
          <w:rFonts w:ascii="Arial" w:hAnsi="Arial" w:cs="Arial"/>
          <w:sz w:val="28"/>
          <w:szCs w:val="28"/>
          <w:lang w:val="x-none"/>
        </w:rPr>
        <w:t>murikuona</w:t>
      </w:r>
      <w:proofErr w:type="spellEnd"/>
      <w:r>
        <w:rPr>
          <w:rFonts w:ascii="Arial" w:hAnsi="Arial" w:cs="Arial"/>
          <w:sz w:val="28"/>
          <w:szCs w:val="28"/>
          <w:lang w:val="x-none"/>
        </w:rPr>
        <w:t xml:space="preserve"> here </w:t>
      </w:r>
      <w:proofErr w:type="spellStart"/>
      <w:r>
        <w:rPr>
          <w:rFonts w:ascii="Arial" w:hAnsi="Arial" w:cs="Arial"/>
          <w:sz w:val="28"/>
          <w:szCs w:val="28"/>
          <w:lang w:val="x-none"/>
        </w:rPr>
        <w:t>kuti</w:t>
      </w:r>
      <w:proofErr w:type="spellEnd"/>
      <w:r>
        <w:rPr>
          <w:rFonts w:ascii="Arial" w:hAnsi="Arial" w:cs="Arial"/>
          <w:sz w:val="28"/>
          <w:szCs w:val="28"/>
          <w:lang w:val="x-none"/>
        </w:rPr>
        <w:t xml:space="preserve"> Josefa </w:t>
      </w:r>
      <w:proofErr w:type="spellStart"/>
      <w:r>
        <w:rPr>
          <w:rFonts w:ascii="Arial" w:hAnsi="Arial" w:cs="Arial"/>
          <w:sz w:val="28"/>
          <w:szCs w:val="28"/>
          <w:lang w:val="x-none"/>
        </w:rPr>
        <w:t>aiziva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apihwa</w:t>
      </w:r>
      <w:proofErr w:type="spellEnd"/>
      <w:r>
        <w:rPr>
          <w:rFonts w:ascii="Arial" w:hAnsi="Arial" w:cs="Arial"/>
          <w:sz w:val="28"/>
          <w:szCs w:val="28"/>
          <w:lang w:val="x-none"/>
        </w:rPr>
        <w:t xml:space="preserve"> </w:t>
      </w:r>
      <w:proofErr w:type="spellStart"/>
      <w:r>
        <w:rPr>
          <w:rFonts w:ascii="Arial" w:hAnsi="Arial" w:cs="Arial"/>
          <w:sz w:val="28"/>
          <w:szCs w:val="28"/>
          <w:lang w:val="x-none"/>
        </w:rPr>
        <w:t>nani</w:t>
      </w:r>
      <w:proofErr w:type="spellEnd"/>
      <w:r>
        <w:rPr>
          <w:rFonts w:ascii="Arial" w:hAnsi="Arial" w:cs="Arial"/>
          <w:sz w:val="28"/>
          <w:szCs w:val="28"/>
          <w:lang w:val="x-none"/>
        </w:rPr>
        <w:t>…?</w:t>
      </w:r>
      <w:r w:rsidRPr="005F7606">
        <w:rPr>
          <w:rFonts w:ascii="Arial" w:hAnsi="Arial" w:cs="Arial"/>
          <w:sz w:val="18"/>
          <w:szCs w:val="18"/>
        </w:rPr>
        <w:t>[Congregation says, “</w:t>
      </w:r>
      <w:proofErr w:type="spellStart"/>
      <w:r w:rsidRPr="005F7606">
        <w:rPr>
          <w:rFonts w:ascii="Arial" w:hAnsi="Arial" w:cs="Arial"/>
          <w:sz w:val="18"/>
          <w:szCs w:val="18"/>
        </w:rPr>
        <w:t>n</w:t>
      </w:r>
      <w:r>
        <w:rPr>
          <w:rFonts w:ascii="Arial" w:hAnsi="Arial" w:cs="Arial"/>
          <w:sz w:val="18"/>
          <w:szCs w:val="18"/>
        </w:rPr>
        <w:t>aMwari</w:t>
      </w:r>
      <w:proofErr w:type="spellEnd"/>
      <w:r w:rsidRPr="005F7606">
        <w:rPr>
          <w:rFonts w:ascii="Arial" w:hAnsi="Arial" w:cs="Arial"/>
          <w:sz w:val="18"/>
          <w:szCs w:val="18"/>
        </w:rPr>
        <w:t>.”]</w:t>
      </w:r>
      <w:r>
        <w:rPr>
          <w:rFonts w:ascii="Arial" w:hAnsi="Arial" w:cs="Arial"/>
          <w:sz w:val="28"/>
          <w:szCs w:val="28"/>
          <w:lang w:val="x-none"/>
        </w:rPr>
        <w:t xml:space="preserve">  “Vana </w:t>
      </w:r>
      <w:proofErr w:type="spellStart"/>
      <w:r>
        <w:rPr>
          <w:rFonts w:ascii="Arial" w:hAnsi="Arial" w:cs="Arial"/>
          <w:sz w:val="28"/>
          <w:szCs w:val="28"/>
          <w:lang w:val="x-none"/>
        </w:rPr>
        <w:t>vandakapihwa</w:t>
      </w:r>
      <w:proofErr w:type="spellEnd"/>
      <w:r>
        <w:rPr>
          <w:rFonts w:ascii="Arial" w:hAnsi="Arial" w:cs="Arial"/>
          <w:sz w:val="28"/>
          <w:szCs w:val="28"/>
          <w:lang w:val="x-none"/>
        </w:rPr>
        <w:t xml:space="preserve"> </w:t>
      </w:r>
      <w:proofErr w:type="spellStart"/>
      <w:r>
        <w:rPr>
          <w:rFonts w:ascii="Arial" w:hAnsi="Arial" w:cs="Arial"/>
          <w:sz w:val="28"/>
          <w:szCs w:val="28"/>
          <w:lang w:val="x-none"/>
        </w:rPr>
        <w:t>naMwari</w:t>
      </w:r>
      <w:proofErr w:type="spellEnd"/>
      <w:r>
        <w:rPr>
          <w:rFonts w:ascii="Arial" w:hAnsi="Arial" w:cs="Arial"/>
          <w:sz w:val="28"/>
          <w:szCs w:val="28"/>
          <w:lang w:val="x-none"/>
        </w:rPr>
        <w:t xml:space="preserve"> </w:t>
      </w:r>
      <w:proofErr w:type="spellStart"/>
      <w:r>
        <w:rPr>
          <w:rFonts w:ascii="Arial" w:hAnsi="Arial" w:cs="Arial"/>
          <w:sz w:val="28"/>
          <w:szCs w:val="28"/>
          <w:lang w:val="x-none"/>
        </w:rPr>
        <w:t>munzvimbo</w:t>
      </w:r>
      <w:proofErr w:type="spellEnd"/>
      <w:r>
        <w:rPr>
          <w:rFonts w:ascii="Arial" w:hAnsi="Arial" w:cs="Arial"/>
          <w:sz w:val="28"/>
          <w:szCs w:val="28"/>
          <w:lang w:val="x-none"/>
        </w:rPr>
        <w:t xml:space="preserve"> </w:t>
      </w:r>
      <w:proofErr w:type="spellStart"/>
      <w:r>
        <w:rPr>
          <w:rFonts w:ascii="Arial" w:hAnsi="Arial" w:cs="Arial"/>
          <w:sz w:val="28"/>
          <w:szCs w:val="28"/>
          <w:lang w:val="x-none"/>
        </w:rPr>
        <w:t>ino</w:t>
      </w:r>
      <w:proofErr w:type="spellEnd"/>
      <w:r>
        <w:rPr>
          <w:rFonts w:ascii="Arial" w:hAnsi="Arial" w:cs="Arial"/>
          <w:sz w:val="28"/>
          <w:szCs w:val="28"/>
          <w:lang w:val="x-none"/>
        </w:rPr>
        <w:t xml:space="preserve"> </w:t>
      </w:r>
      <w:proofErr w:type="spellStart"/>
      <w:r>
        <w:rPr>
          <w:rFonts w:ascii="Arial" w:hAnsi="Arial" w:cs="Arial"/>
          <w:sz w:val="28"/>
          <w:szCs w:val="28"/>
          <w:lang w:val="x-none"/>
        </w:rPr>
        <w:t>yandi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yandiri</w:t>
      </w:r>
      <w:proofErr w:type="spellEnd"/>
      <w:r w:rsidRPr="005F7606">
        <w:rPr>
          <w:rFonts w:ascii="Arial" w:hAnsi="Arial" w:cs="Arial"/>
          <w:sz w:val="18"/>
          <w:szCs w:val="18"/>
        </w:rPr>
        <w:t>.”]</w:t>
      </w:r>
      <w:r>
        <w:rPr>
          <w:rFonts w:ascii="Arial" w:hAnsi="Arial" w:cs="Arial"/>
          <w:sz w:val="18"/>
          <w:szCs w:val="18"/>
        </w:rPr>
        <w:t xml:space="preserve"> </w:t>
      </w:r>
      <w:r>
        <w:rPr>
          <w:rFonts w:ascii="Arial" w:hAnsi="Arial" w:cs="Arial"/>
          <w:sz w:val="28"/>
          <w:szCs w:val="28"/>
          <w:lang w:val="x-none"/>
        </w:rPr>
        <w:t>“</w:t>
      </w:r>
      <w:proofErr w:type="spellStart"/>
      <w:r>
        <w:rPr>
          <w:rFonts w:ascii="Arial" w:hAnsi="Arial" w:cs="Arial"/>
          <w:sz w:val="28"/>
          <w:szCs w:val="28"/>
          <w:lang w:val="x-none"/>
        </w:rPr>
        <w:t>Vaunze</w:t>
      </w:r>
      <w:proofErr w:type="spellEnd"/>
      <w:r>
        <w:rPr>
          <w:rFonts w:ascii="Arial" w:hAnsi="Arial" w:cs="Arial"/>
          <w:sz w:val="28"/>
          <w:szCs w:val="28"/>
          <w:lang w:val="x-none"/>
        </w:rPr>
        <w:t xml:space="preserve"> </w:t>
      </w:r>
      <w:proofErr w:type="spellStart"/>
      <w:r>
        <w:rPr>
          <w:rFonts w:ascii="Arial" w:hAnsi="Arial" w:cs="Arial"/>
          <w:sz w:val="28"/>
          <w:szCs w:val="28"/>
          <w:lang w:val="x-none"/>
        </w:rPr>
        <w:t>kuno</w:t>
      </w:r>
      <w:proofErr w:type="spellEnd"/>
      <w:r>
        <w:rPr>
          <w:rFonts w:ascii="Arial" w:hAnsi="Arial" w:cs="Arial"/>
          <w:sz w:val="28"/>
          <w:szCs w:val="28"/>
          <w:lang w:val="x-none"/>
        </w:rPr>
        <w:t xml:space="preserve"> </w:t>
      </w:r>
      <w:proofErr w:type="spellStart"/>
      <w:r>
        <w:rPr>
          <w:rFonts w:ascii="Arial" w:hAnsi="Arial" w:cs="Arial"/>
          <w:sz w:val="28"/>
          <w:szCs w:val="28"/>
          <w:lang w:val="x-none"/>
        </w:rPr>
        <w:t>ndivaropafadze</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lang w:val="x-none"/>
        </w:rPr>
        <w:t xml:space="preserve"> </w:t>
      </w:r>
    </w:p>
    <w:p w:rsidR="00264564" w:rsidP="00264564" w:rsidRDefault="00264564" w14:paraId="057A5E49" w14:textId="77777777">
      <w:pPr>
        <w:jc w:val="both"/>
        <w:rPr>
          <w:rFonts w:ascii="Arial" w:hAnsi="Arial" w:cs="Arial"/>
          <w:i/>
          <w:iCs/>
          <w:sz w:val="28"/>
          <w:szCs w:val="28"/>
          <w:lang w:val="x-none"/>
        </w:rPr>
      </w:pPr>
      <w:r>
        <w:rPr>
          <w:rFonts w:ascii="Arial" w:hAnsi="Arial" w:cs="Arial"/>
          <w:sz w:val="28"/>
          <w:szCs w:val="28"/>
          <w:vertAlign w:val="superscript"/>
          <w:lang w:val="x-none"/>
        </w:rPr>
        <w:t xml:space="preserve">136 </w:t>
      </w: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mberi</w:t>
      </w:r>
      <w:proofErr w:type="spellEnd"/>
      <w:r>
        <w:rPr>
          <w:rFonts w:ascii="Arial" w:hAnsi="Arial" w:cs="Arial"/>
          <w:sz w:val="28"/>
          <w:szCs w:val="28"/>
          <w:lang w:val="x-none"/>
        </w:rPr>
        <w:t xml:space="preserve"> </w:t>
      </w:r>
      <w:proofErr w:type="spellStart"/>
      <w:r>
        <w:rPr>
          <w:rFonts w:ascii="Arial" w:hAnsi="Arial" w:cs="Arial"/>
          <w:sz w:val="28"/>
          <w:szCs w:val="28"/>
          <w:lang w:val="x-none"/>
        </w:rPr>
        <w:t>muone</w:t>
      </w:r>
      <w:proofErr w:type="spellEnd"/>
      <w:r>
        <w:rPr>
          <w:rFonts w:ascii="Arial" w:hAnsi="Arial" w:cs="Arial"/>
          <w:sz w:val="28"/>
          <w:szCs w:val="28"/>
          <w:lang w:val="x-none"/>
        </w:rPr>
        <w:t xml:space="preserve">. </w:t>
      </w:r>
      <w:proofErr w:type="spellStart"/>
      <w:r>
        <w:rPr>
          <w:rFonts w:ascii="Arial" w:hAnsi="Arial" w:cs="Arial"/>
          <w:sz w:val="28"/>
          <w:szCs w:val="28"/>
          <w:lang w:val="x-none"/>
        </w:rPr>
        <w:t>Inondinakidza</w:t>
      </w:r>
      <w:proofErr w:type="spellEnd"/>
      <w:r>
        <w:rPr>
          <w:rFonts w:ascii="Arial" w:hAnsi="Arial" w:cs="Arial"/>
          <w:sz w:val="28"/>
          <w:szCs w:val="28"/>
          <w:lang w:val="x-none"/>
        </w:rPr>
        <w:t xml:space="preserve"> </w:t>
      </w:r>
      <w:proofErr w:type="spellStart"/>
      <w:r>
        <w:rPr>
          <w:rFonts w:ascii="Arial" w:hAnsi="Arial" w:cs="Arial"/>
          <w:sz w:val="28"/>
          <w:szCs w:val="28"/>
          <w:lang w:val="x-none"/>
        </w:rPr>
        <w:t>chaizvo</w:t>
      </w:r>
      <w:proofErr w:type="spellEnd"/>
      <w:r>
        <w:rPr>
          <w:rFonts w:ascii="Arial" w:hAnsi="Arial" w:cs="Arial"/>
          <w:sz w:val="28"/>
          <w:szCs w:val="28"/>
          <w:lang w:val="x-none"/>
        </w:rPr>
        <w:t xml:space="preserve"> </w:t>
      </w:r>
      <w:proofErr w:type="spellStart"/>
      <w:r>
        <w:rPr>
          <w:rFonts w:ascii="Arial" w:hAnsi="Arial" w:cs="Arial"/>
          <w:sz w:val="28"/>
          <w:szCs w:val="28"/>
          <w:lang w:val="x-none"/>
        </w:rPr>
        <w:t>nyaya</w:t>
      </w:r>
      <w:proofErr w:type="spellEnd"/>
      <w:r>
        <w:rPr>
          <w:rFonts w:ascii="Arial" w:hAnsi="Arial" w:cs="Arial"/>
          <w:sz w:val="28"/>
          <w:szCs w:val="28"/>
          <w:lang w:val="x-none"/>
        </w:rPr>
        <w:t xml:space="preserve"> iyi. Verse </w:t>
      </w:r>
      <w:proofErr w:type="spellStart"/>
      <w:r>
        <w:rPr>
          <w:rFonts w:ascii="Arial" w:hAnsi="Arial" w:cs="Arial"/>
          <w:sz w:val="28"/>
          <w:szCs w:val="28"/>
          <w:lang w:val="x-none"/>
        </w:rPr>
        <w:t>ya</w:t>
      </w:r>
      <w:proofErr w:type="spellEnd"/>
      <w:r>
        <w:rPr>
          <w:rFonts w:ascii="Arial" w:hAnsi="Arial" w:cs="Arial"/>
          <w:sz w:val="28"/>
          <w:szCs w:val="28"/>
          <w:lang w:val="x-none"/>
        </w:rPr>
        <w:t>…10 tese:</w:t>
      </w:r>
    </w:p>
    <w:p w:rsidR="00264564" w:rsidP="00264564" w:rsidRDefault="00264564" w14:paraId="427FC739" w14:textId="77777777">
      <w:pPr>
        <w:ind w:left="720"/>
        <w:jc w:val="both"/>
        <w:rPr>
          <w:rFonts w:ascii="Arial" w:hAnsi="Arial" w:cs="Arial"/>
          <w:i/>
          <w:iCs/>
          <w:sz w:val="28"/>
          <w:szCs w:val="28"/>
          <w:lang w:val="x-none"/>
        </w:rPr>
      </w:pPr>
      <w:r w:rsidRPr="00840F6E">
        <w:rPr>
          <w:rFonts w:ascii="Arial" w:hAnsi="Arial" w:cs="Arial"/>
          <w:i/>
          <w:iCs/>
          <w:sz w:val="28"/>
          <w:szCs w:val="28"/>
          <w:lang w:val="x-none"/>
        </w:rPr>
        <w:t>Now the eyes of Israel were dim for age, so that he could not see. And he brought them near unto him; and he kissed them, and embraced them. </w:t>
      </w:r>
    </w:p>
    <w:p w:rsidR="00264564" w:rsidP="00264564" w:rsidRDefault="00264564" w14:paraId="3B0AB218" w14:textId="77777777">
      <w:pPr>
        <w:jc w:val="both"/>
        <w:rPr>
          <w:rFonts w:ascii="Arial" w:hAnsi="Arial" w:cs="Arial"/>
          <w:sz w:val="28"/>
          <w:szCs w:val="28"/>
          <w:lang w:val="x-none"/>
        </w:rPr>
      </w:pPr>
      <w:r>
        <w:rPr>
          <w:rFonts w:ascii="Arial" w:hAnsi="Arial" w:cs="Arial"/>
          <w:sz w:val="28"/>
          <w:szCs w:val="28"/>
          <w:vertAlign w:val="superscript"/>
          <w:lang w:val="x-none"/>
        </w:rPr>
        <w:t xml:space="preserve">137 </w:t>
      </w:r>
      <w:r>
        <w:rPr>
          <w:rFonts w:ascii="Arial" w:hAnsi="Arial" w:cs="Arial"/>
          <w:sz w:val="28"/>
          <w:szCs w:val="28"/>
          <w:lang w:val="x-none"/>
        </w:rPr>
        <w:t xml:space="preserve">And </w:t>
      </w:r>
      <w:proofErr w:type="spellStart"/>
      <w:r>
        <w:rPr>
          <w:rFonts w:ascii="Arial" w:hAnsi="Arial" w:cs="Arial"/>
          <w:sz w:val="28"/>
          <w:szCs w:val="28"/>
          <w:lang w:val="x-none"/>
        </w:rPr>
        <w:t>embra</w:t>
      </w:r>
      <w:proofErr w:type="spellEnd"/>
      <w:r>
        <w:rPr>
          <w:rFonts w:ascii="Arial" w:hAnsi="Arial" w:cs="Arial"/>
          <w:sz w:val="28"/>
          <w:szCs w:val="28"/>
          <w:lang w:val="x-none"/>
        </w:rPr>
        <w:t>—</w:t>
      </w: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pamberi</w:t>
      </w:r>
      <w:proofErr w:type="spellEnd"/>
      <w:r>
        <w:rPr>
          <w:rFonts w:ascii="Arial" w:hAnsi="Arial" w:cs="Arial"/>
          <w:sz w:val="28"/>
          <w:szCs w:val="28"/>
          <w:lang w:val="x-none"/>
        </w:rPr>
        <w:t>.</w:t>
      </w:r>
    </w:p>
    <w:p w:rsidR="00264564" w:rsidP="00264564" w:rsidRDefault="00264564" w14:paraId="245F1B23" w14:textId="77777777">
      <w:pPr>
        <w:ind w:left="720"/>
        <w:jc w:val="both"/>
        <w:rPr>
          <w:rFonts w:ascii="Arial" w:hAnsi="Arial" w:cs="Arial"/>
          <w:i/>
          <w:iCs/>
          <w:sz w:val="28"/>
          <w:szCs w:val="28"/>
          <w:lang w:val="x-none"/>
        </w:rPr>
      </w:pPr>
      <w:r w:rsidRPr="005F47BC">
        <w:rPr>
          <w:rFonts w:ascii="Arial" w:hAnsi="Arial" w:cs="Arial"/>
          <w:i/>
          <w:iCs/>
          <w:sz w:val="28"/>
          <w:szCs w:val="28"/>
          <w:lang w:val="x-none"/>
        </w:rPr>
        <w:t>And Israel said unto Joseph, I had not thought to see thy face: and, lo, God hath shewed me also thy seed. </w:t>
      </w:r>
    </w:p>
    <w:p w:rsidR="00264564" w:rsidP="00264564" w:rsidRDefault="00264564" w14:paraId="6FA0CE13" w14:textId="77777777">
      <w:pPr>
        <w:jc w:val="both"/>
        <w:rPr>
          <w:rFonts w:ascii="Arial" w:hAnsi="Arial" w:cs="Arial"/>
          <w:sz w:val="28"/>
          <w:szCs w:val="28"/>
          <w:lang w:val="x-none"/>
        </w:rPr>
      </w:pPr>
      <w:r>
        <w:rPr>
          <w:rFonts w:ascii="Arial" w:hAnsi="Arial" w:cs="Arial"/>
          <w:sz w:val="28"/>
          <w:szCs w:val="28"/>
          <w:vertAlign w:val="superscript"/>
          <w:lang w:val="x-none"/>
        </w:rPr>
        <w:t xml:space="preserve">138 </w:t>
      </w:r>
      <w:proofErr w:type="spellStart"/>
      <w:r>
        <w:rPr>
          <w:rFonts w:ascii="Arial" w:hAnsi="Arial" w:cs="Arial"/>
          <w:sz w:val="28"/>
          <w:szCs w:val="28"/>
          <w:lang w:val="x-none"/>
        </w:rPr>
        <w:t>Murikuona</w:t>
      </w:r>
      <w:proofErr w:type="spellEnd"/>
      <w:r>
        <w:rPr>
          <w:rFonts w:ascii="Arial" w:hAnsi="Arial" w:cs="Arial"/>
          <w:sz w:val="28"/>
          <w:szCs w:val="28"/>
          <w:lang w:val="x-none"/>
        </w:rPr>
        <w:t xml:space="preserve"> </w:t>
      </w:r>
      <w:proofErr w:type="spellStart"/>
      <w:r>
        <w:rPr>
          <w:rFonts w:ascii="Arial" w:hAnsi="Arial" w:cs="Arial"/>
          <w:sz w:val="28"/>
          <w:szCs w:val="28"/>
          <w:lang w:val="x-none"/>
        </w:rPr>
        <w:t>mashoko</w:t>
      </w:r>
      <w:proofErr w:type="spellEnd"/>
      <w:r>
        <w:rPr>
          <w:rFonts w:ascii="Arial" w:hAnsi="Arial" w:cs="Arial"/>
          <w:sz w:val="28"/>
          <w:szCs w:val="28"/>
          <w:lang w:val="x-none"/>
        </w:rPr>
        <w:t xml:space="preserve"> </w:t>
      </w:r>
      <w:proofErr w:type="spellStart"/>
      <w:r>
        <w:rPr>
          <w:rFonts w:ascii="Arial" w:hAnsi="Arial" w:cs="Arial"/>
          <w:sz w:val="28"/>
          <w:szCs w:val="28"/>
          <w:lang w:val="x-none"/>
        </w:rPr>
        <w:t>a’ataura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lang w:val="x-none"/>
        </w:rPr>
        <w:t xml:space="preserve"> “</w:t>
      </w:r>
      <w:proofErr w:type="spellStart"/>
      <w:r>
        <w:rPr>
          <w:rFonts w:ascii="Arial" w:hAnsi="Arial" w:cs="Arial"/>
          <w:sz w:val="28"/>
          <w:szCs w:val="28"/>
          <w:lang w:val="x-none"/>
        </w:rPr>
        <w:t>Pawakanzi</w:t>
      </w:r>
      <w:proofErr w:type="spellEnd"/>
      <w:r>
        <w:rPr>
          <w:rFonts w:ascii="Arial" w:hAnsi="Arial" w:cs="Arial"/>
          <w:sz w:val="28"/>
          <w:szCs w:val="28"/>
          <w:lang w:val="x-none"/>
        </w:rPr>
        <w:t xml:space="preserve"> </w:t>
      </w:r>
      <w:proofErr w:type="spellStart"/>
      <w:r>
        <w:rPr>
          <w:rFonts w:ascii="Arial" w:hAnsi="Arial" w:cs="Arial"/>
          <w:sz w:val="28"/>
          <w:szCs w:val="28"/>
          <w:lang w:val="x-none"/>
        </w:rPr>
        <w:t>wafa</w:t>
      </w:r>
      <w:proofErr w:type="spellEnd"/>
      <w:r>
        <w:rPr>
          <w:rFonts w:ascii="Arial" w:hAnsi="Arial" w:cs="Arial"/>
          <w:sz w:val="28"/>
          <w:szCs w:val="28"/>
          <w:lang w:val="x-none"/>
        </w:rPr>
        <w:t xml:space="preserve">, </w:t>
      </w:r>
      <w:proofErr w:type="spellStart"/>
      <w:r>
        <w:rPr>
          <w:rFonts w:ascii="Arial" w:hAnsi="Arial" w:cs="Arial"/>
          <w:sz w:val="28"/>
          <w:szCs w:val="28"/>
          <w:lang w:val="x-none"/>
        </w:rPr>
        <w:t>vakandiratidza</w:t>
      </w:r>
      <w:proofErr w:type="spellEnd"/>
      <w:r>
        <w:rPr>
          <w:rFonts w:ascii="Arial" w:hAnsi="Arial" w:cs="Arial"/>
          <w:sz w:val="28"/>
          <w:szCs w:val="28"/>
          <w:lang w:val="x-none"/>
        </w:rPr>
        <w:t xml:space="preserve"> </w:t>
      </w:r>
      <w:proofErr w:type="spellStart"/>
      <w:r>
        <w:rPr>
          <w:rFonts w:ascii="Arial" w:hAnsi="Arial" w:cs="Arial"/>
          <w:sz w:val="28"/>
          <w:szCs w:val="28"/>
          <w:lang w:val="x-none"/>
        </w:rPr>
        <w:t>chinguwo</w:t>
      </w:r>
      <w:proofErr w:type="spellEnd"/>
      <w:r>
        <w:rPr>
          <w:rFonts w:ascii="Arial" w:hAnsi="Arial" w:cs="Arial"/>
          <w:sz w:val="28"/>
          <w:szCs w:val="28"/>
          <w:lang w:val="x-none"/>
        </w:rPr>
        <w:t xml:space="preserve"> </w:t>
      </w:r>
      <w:proofErr w:type="spellStart"/>
      <w:r>
        <w:rPr>
          <w:rFonts w:ascii="Arial" w:hAnsi="Arial" w:cs="Arial"/>
          <w:sz w:val="28"/>
          <w:szCs w:val="28"/>
          <w:lang w:val="x-none"/>
        </w:rPr>
        <w:t>chako</w:t>
      </w:r>
      <w:proofErr w:type="spellEnd"/>
      <w:r>
        <w:rPr>
          <w:rFonts w:ascii="Arial" w:hAnsi="Arial" w:cs="Arial"/>
          <w:sz w:val="28"/>
          <w:szCs w:val="28"/>
          <w:lang w:val="x-none"/>
        </w:rPr>
        <w:t xml:space="preserve">, </w:t>
      </w:r>
      <w:proofErr w:type="spellStart"/>
      <w:r>
        <w:rPr>
          <w:rFonts w:ascii="Arial" w:hAnsi="Arial" w:cs="Arial"/>
          <w:sz w:val="28"/>
          <w:szCs w:val="28"/>
          <w:lang w:val="x-none"/>
        </w:rPr>
        <w:t>handina</w:t>
      </w:r>
      <w:proofErr w:type="spellEnd"/>
      <w:r>
        <w:rPr>
          <w:rFonts w:ascii="Arial" w:hAnsi="Arial" w:cs="Arial"/>
          <w:sz w:val="28"/>
          <w:szCs w:val="28"/>
          <w:lang w:val="x-none"/>
        </w:rPr>
        <w:t xml:space="preserve"> </w:t>
      </w:r>
      <w:proofErr w:type="spellStart"/>
      <w:r>
        <w:rPr>
          <w:rFonts w:ascii="Arial" w:hAnsi="Arial" w:cs="Arial"/>
          <w:sz w:val="28"/>
          <w:szCs w:val="28"/>
          <w:lang w:val="x-none"/>
        </w:rPr>
        <w:t>kuzofunga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face </w:t>
      </w:r>
      <w:proofErr w:type="spellStart"/>
      <w:r>
        <w:rPr>
          <w:rFonts w:ascii="Arial" w:hAnsi="Arial" w:cs="Arial"/>
          <w:sz w:val="28"/>
          <w:szCs w:val="28"/>
          <w:lang w:val="x-none"/>
        </w:rPr>
        <w:t>yako</w:t>
      </w:r>
      <w:proofErr w:type="spellEnd"/>
      <w:r>
        <w:rPr>
          <w:rFonts w:ascii="Arial" w:hAnsi="Arial" w:cs="Arial"/>
          <w:sz w:val="28"/>
          <w:szCs w:val="28"/>
          <w:lang w:val="x-none"/>
        </w:rPr>
        <w:t xml:space="preserve"> </w:t>
      </w:r>
      <w:proofErr w:type="spellStart"/>
      <w:r>
        <w:rPr>
          <w:rFonts w:ascii="Arial" w:hAnsi="Arial" w:cs="Arial"/>
          <w:sz w:val="28"/>
          <w:szCs w:val="28"/>
          <w:lang w:val="x-none"/>
        </w:rPr>
        <w:t>ndichaidi</w:t>
      </w:r>
      <w:proofErr w:type="spellEnd"/>
      <w:r>
        <w:rPr>
          <w:rFonts w:ascii="Arial" w:hAnsi="Arial" w:cs="Arial"/>
          <w:sz w:val="28"/>
          <w:szCs w:val="28"/>
          <w:lang w:val="x-none"/>
        </w:rPr>
        <w:t xml:space="preserve">…? </w:t>
      </w:r>
      <w:r w:rsidRPr="005F7606">
        <w:rPr>
          <w:rFonts w:ascii="Arial" w:hAnsi="Arial" w:cs="Arial"/>
          <w:sz w:val="18"/>
          <w:szCs w:val="18"/>
        </w:rPr>
        <w:t xml:space="preserve">[Congregation says, </w:t>
      </w:r>
      <w:r>
        <w:rPr>
          <w:rFonts w:ascii="Arial" w:hAnsi="Arial" w:cs="Arial"/>
          <w:sz w:val="18"/>
          <w:szCs w:val="18"/>
        </w:rPr>
        <w:t>‘</w:t>
      </w:r>
      <w:proofErr w:type="spellStart"/>
      <w:r>
        <w:rPr>
          <w:rFonts w:ascii="Arial" w:hAnsi="Arial" w:cs="Arial"/>
          <w:sz w:val="18"/>
          <w:szCs w:val="18"/>
        </w:rPr>
        <w:t>ndichaiona</w:t>
      </w:r>
      <w:proofErr w:type="spellEnd"/>
      <w:r>
        <w:rPr>
          <w:rFonts w:ascii="Arial" w:hAnsi="Arial" w:cs="Arial"/>
          <w:sz w:val="18"/>
          <w:szCs w:val="18"/>
        </w:rPr>
        <w:t>,’</w:t>
      </w:r>
      <w:r w:rsidRPr="005F7606">
        <w:rPr>
          <w:rFonts w:ascii="Arial" w:hAnsi="Arial" w:cs="Arial"/>
          <w:sz w:val="18"/>
          <w:szCs w:val="18"/>
        </w:rPr>
        <w:t>]</w:t>
      </w:r>
      <w:r>
        <w:rPr>
          <w:rFonts w:ascii="Arial" w:hAnsi="Arial" w:cs="Arial"/>
          <w:sz w:val="28"/>
          <w:szCs w:val="28"/>
          <w:lang w:val="x-none"/>
        </w:rPr>
        <w:t xml:space="preserve"> but iye </w:t>
      </w:r>
      <w:proofErr w:type="spellStart"/>
      <w:r>
        <w:rPr>
          <w:rFonts w:ascii="Arial" w:hAnsi="Arial" w:cs="Arial"/>
          <w:sz w:val="28"/>
          <w:szCs w:val="28"/>
          <w:lang w:val="x-none"/>
        </w:rPr>
        <w:t>zvino</w:t>
      </w:r>
      <w:proofErr w:type="spellEnd"/>
      <w:r>
        <w:rPr>
          <w:rFonts w:ascii="Arial" w:hAnsi="Arial" w:cs="Arial"/>
          <w:sz w:val="28"/>
          <w:szCs w:val="28"/>
          <w:lang w:val="x-none"/>
        </w:rPr>
        <w:t xml:space="preserve"> </w:t>
      </w:r>
      <w:proofErr w:type="spellStart"/>
      <w:r>
        <w:rPr>
          <w:rFonts w:ascii="Arial" w:hAnsi="Arial" w:cs="Arial"/>
          <w:sz w:val="28"/>
          <w:szCs w:val="28"/>
          <w:lang w:val="x-none"/>
        </w:rPr>
        <w:t>ndakutoona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vaani</w:t>
      </w:r>
      <w:proofErr w:type="spellEnd"/>
      <w:r>
        <w:rPr>
          <w:rFonts w:ascii="Arial" w:hAnsi="Arial" w:cs="Arial"/>
          <w:sz w:val="28"/>
          <w:szCs w:val="28"/>
          <w:lang w:val="x-none"/>
        </w:rPr>
        <w:t xml:space="preserve">…? </w:t>
      </w:r>
      <w:r w:rsidRPr="005F7606">
        <w:rPr>
          <w:rFonts w:ascii="Arial" w:hAnsi="Arial" w:cs="Arial"/>
          <w:sz w:val="18"/>
          <w:szCs w:val="18"/>
        </w:rPr>
        <w:t xml:space="preserve">[Congregation says, </w:t>
      </w:r>
      <w:r>
        <w:rPr>
          <w:rFonts w:ascii="Arial" w:hAnsi="Arial" w:cs="Arial"/>
          <w:sz w:val="18"/>
          <w:szCs w:val="18"/>
        </w:rPr>
        <w:t>‘</w:t>
      </w:r>
      <w:proofErr w:type="spellStart"/>
      <w:r>
        <w:rPr>
          <w:rFonts w:ascii="Arial" w:hAnsi="Arial" w:cs="Arial"/>
          <w:sz w:val="18"/>
          <w:szCs w:val="18"/>
        </w:rPr>
        <w:t>vako</w:t>
      </w:r>
      <w:proofErr w:type="spellEnd"/>
      <w:r>
        <w:rPr>
          <w:rFonts w:ascii="Arial" w:hAnsi="Arial" w:cs="Arial"/>
          <w:sz w:val="18"/>
          <w:szCs w:val="18"/>
        </w:rPr>
        <w:t>,’</w:t>
      </w:r>
      <w:r w:rsidRPr="005F7606">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nekuda</w:t>
      </w:r>
      <w:proofErr w:type="spellEnd"/>
      <w:r>
        <w:rPr>
          <w:rFonts w:ascii="Arial" w:hAnsi="Arial" w:cs="Arial"/>
          <w:sz w:val="28"/>
          <w:szCs w:val="28"/>
          <w:lang w:val="x-none"/>
        </w:rPr>
        <w:t xml:space="preserve"> </w:t>
      </w:r>
      <w:proofErr w:type="spellStart"/>
      <w:r>
        <w:rPr>
          <w:rFonts w:ascii="Arial" w:hAnsi="Arial" w:cs="Arial"/>
          <w:sz w:val="28"/>
          <w:szCs w:val="28"/>
          <w:lang w:val="x-none"/>
        </w:rPr>
        <w:t>kwaMwari</w:t>
      </w:r>
      <w:proofErr w:type="spellEnd"/>
      <w:r>
        <w:rPr>
          <w:rFonts w:ascii="Arial" w:hAnsi="Arial" w:cs="Arial"/>
          <w:sz w:val="28"/>
          <w:szCs w:val="28"/>
          <w:lang w:val="x-none"/>
        </w:rPr>
        <w:t xml:space="preserve"> </w:t>
      </w:r>
      <w:proofErr w:type="spellStart"/>
      <w:r>
        <w:rPr>
          <w:rFonts w:ascii="Arial" w:hAnsi="Arial" w:cs="Arial"/>
          <w:sz w:val="28"/>
          <w:szCs w:val="28"/>
          <w:lang w:val="x-none"/>
        </w:rPr>
        <w:t>wandinonama</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wandinonamata</w:t>
      </w:r>
      <w:proofErr w:type="spellEnd"/>
      <w:r>
        <w:rPr>
          <w:rFonts w:ascii="Arial" w:hAnsi="Arial" w:cs="Arial"/>
          <w:sz w:val="18"/>
          <w:szCs w:val="18"/>
        </w:rPr>
        <w:t xml:space="preserve">/ </w:t>
      </w:r>
      <w:r w:rsidRPr="005F7606">
        <w:rPr>
          <w:rFonts w:ascii="Arial" w:hAnsi="Arial" w:cs="Arial"/>
          <w:sz w:val="18"/>
          <w:szCs w:val="18"/>
        </w:rPr>
        <w:t>Amen.”]</w:t>
      </w:r>
      <w:r>
        <w:rPr>
          <w:rFonts w:ascii="Arial" w:hAnsi="Arial" w:cs="Arial"/>
          <w:sz w:val="28"/>
          <w:szCs w:val="28"/>
          <w:lang w:val="x-none"/>
        </w:rPr>
        <w:t xml:space="preserve"> </w:t>
      </w:r>
    </w:p>
    <w:p w:rsidRPr="00861A37" w:rsidR="00264564" w:rsidP="00264564" w:rsidRDefault="00264564" w14:paraId="070EB03B" w14:textId="77777777">
      <w:pPr>
        <w:spacing w:line="276" w:lineRule="auto"/>
        <w:jc w:val="both"/>
        <w:rPr>
          <w:rFonts w:ascii="Arial" w:hAnsi="Arial" w:cs="Arial"/>
          <w:sz w:val="18"/>
          <w:szCs w:val="28"/>
          <w:lang w:val="x-none"/>
        </w:rPr>
      </w:pPr>
      <w:r>
        <w:rPr>
          <w:rFonts w:ascii="Arial" w:hAnsi="Arial" w:cs="Arial"/>
          <w:sz w:val="28"/>
          <w:szCs w:val="28"/>
          <w:vertAlign w:val="superscript"/>
          <w:lang w:val="x-none"/>
        </w:rPr>
        <w:t xml:space="preserve">139 </w:t>
      </w:r>
      <w:r>
        <w:rPr>
          <w:rFonts w:ascii="Arial" w:hAnsi="Arial" w:cs="Arial"/>
          <w:sz w:val="28"/>
          <w:szCs w:val="28"/>
          <w:lang w:val="x-none"/>
        </w:rPr>
        <w:t xml:space="preserve">Amen! </w:t>
      </w:r>
      <w:r w:rsidRPr="005F7606">
        <w:rPr>
          <w:rFonts w:ascii="Arial" w:hAnsi="Arial" w:cs="Arial"/>
          <w:sz w:val="18"/>
          <w:szCs w:val="18"/>
        </w:rPr>
        <w:t>[Congregation says, “Amen</w:t>
      </w:r>
      <w:r>
        <w:rPr>
          <w:rFonts w:ascii="Arial" w:hAnsi="Arial" w:cs="Arial"/>
          <w:sz w:val="18"/>
          <w:szCs w:val="18"/>
        </w:rPr>
        <w:t>.</w:t>
      </w:r>
      <w:r w:rsidRPr="005F7606">
        <w:rPr>
          <w:rFonts w:ascii="Arial" w:hAnsi="Arial" w:cs="Arial"/>
          <w:sz w:val="18"/>
          <w:szCs w:val="18"/>
        </w:rPr>
        <w:t>”]</w:t>
      </w:r>
      <w:r>
        <w:rPr>
          <w:rFonts w:ascii="Arial" w:hAnsi="Arial" w:cs="Arial"/>
          <w:sz w:val="28"/>
          <w:szCs w:val="28"/>
          <w:lang w:val="x-none"/>
        </w:rPr>
        <w:t xml:space="preserve"> </w:t>
      </w:r>
      <w:commentRangeStart w:id="113"/>
      <w:r w:rsidRPr="00922882">
        <w:rPr>
          <w:rFonts w:ascii="Arial" w:hAnsi="Arial" w:cs="Arial"/>
          <w:sz w:val="18"/>
          <w:szCs w:val="28"/>
          <w:lang w:val="x-none"/>
        </w:rPr>
        <w:t>[inaudible</w:t>
      </w:r>
      <w:r>
        <w:rPr>
          <w:rFonts w:ascii="Arial" w:hAnsi="Arial" w:cs="Arial"/>
          <w:sz w:val="18"/>
          <w:szCs w:val="28"/>
          <w:lang w:val="x-none"/>
        </w:rPr>
        <w:t xml:space="preserve"> 1:03:22—</w:t>
      </w:r>
      <w:r w:rsidRPr="00922882">
        <w:rPr>
          <w:rFonts w:ascii="Arial" w:hAnsi="Arial" w:cs="Arial"/>
          <w:sz w:val="18"/>
          <w:szCs w:val="28"/>
          <w:lang w:val="x-none"/>
        </w:rPr>
        <w:t>ED]</w:t>
      </w:r>
      <w:r>
        <w:rPr>
          <w:rFonts w:ascii="Arial" w:hAnsi="Arial" w:cs="Arial"/>
          <w:sz w:val="28"/>
          <w:szCs w:val="28"/>
          <w:lang w:val="x-none"/>
        </w:rPr>
        <w:t xml:space="preserve"> </w:t>
      </w:r>
      <w:commentRangeEnd w:id="113"/>
      <w:r>
        <w:rPr>
          <w:rStyle w:val="CommentReference"/>
        </w:rPr>
        <w:commentReference w:id="113"/>
      </w:r>
      <w:r>
        <w:rPr>
          <w:rFonts w:ascii="Arial" w:hAnsi="Arial" w:cs="Arial"/>
          <w:sz w:val="28"/>
          <w:szCs w:val="28"/>
          <w:lang w:val="x-none"/>
        </w:rPr>
        <w:t xml:space="preserve">“Tariro </w:t>
      </w:r>
      <w:proofErr w:type="spellStart"/>
      <w:r>
        <w:rPr>
          <w:rFonts w:ascii="Arial" w:hAnsi="Arial" w:cs="Arial"/>
          <w:sz w:val="28"/>
          <w:szCs w:val="28"/>
          <w:lang w:val="x-none"/>
        </w:rPr>
        <w:t>yekukuona</w:t>
      </w:r>
      <w:proofErr w:type="spellEnd"/>
      <w:r>
        <w:rPr>
          <w:rFonts w:ascii="Arial" w:hAnsi="Arial" w:cs="Arial"/>
          <w:sz w:val="28"/>
          <w:szCs w:val="28"/>
          <w:lang w:val="x-none"/>
        </w:rPr>
        <w:t xml:space="preserve"> </w:t>
      </w:r>
      <w:proofErr w:type="spellStart"/>
      <w:r>
        <w:rPr>
          <w:rFonts w:ascii="Arial" w:hAnsi="Arial" w:cs="Arial"/>
          <w:sz w:val="28"/>
          <w:szCs w:val="28"/>
          <w:lang w:val="x-none"/>
        </w:rPr>
        <w:t>yakanga</w:t>
      </w:r>
      <w:proofErr w:type="spellEnd"/>
      <w:r>
        <w:rPr>
          <w:rFonts w:ascii="Arial" w:hAnsi="Arial" w:cs="Arial"/>
          <w:sz w:val="28"/>
          <w:szCs w:val="28"/>
          <w:lang w:val="x-none"/>
        </w:rPr>
        <w:t xml:space="preserve"> </w:t>
      </w:r>
      <w:proofErr w:type="spellStart"/>
      <w:r>
        <w:rPr>
          <w:rFonts w:ascii="Arial" w:hAnsi="Arial" w:cs="Arial"/>
          <w:sz w:val="28"/>
          <w:szCs w:val="28"/>
          <w:lang w:val="x-none"/>
        </w:rPr>
        <w:t>yarasika</w:t>
      </w:r>
      <w:proofErr w:type="spellEnd"/>
      <w:r>
        <w:rPr>
          <w:rFonts w:ascii="Arial" w:hAnsi="Arial" w:cs="Arial"/>
          <w:sz w:val="28"/>
          <w:szCs w:val="28"/>
          <w:lang w:val="x-none"/>
        </w:rPr>
        <w:t xml:space="preserve"> </w:t>
      </w:r>
      <w:proofErr w:type="spellStart"/>
      <w:r>
        <w:rPr>
          <w:rFonts w:ascii="Arial" w:hAnsi="Arial" w:cs="Arial"/>
          <w:sz w:val="28"/>
          <w:szCs w:val="28"/>
          <w:lang w:val="x-none"/>
        </w:rPr>
        <w:t>zvacho</w:t>
      </w:r>
      <w:proofErr w:type="spellEnd"/>
      <w:r>
        <w:rPr>
          <w:rFonts w:ascii="Arial" w:hAnsi="Arial" w:cs="Arial"/>
          <w:sz w:val="28"/>
          <w:szCs w:val="28"/>
          <w:lang w:val="x-none"/>
        </w:rPr>
        <w:t xml:space="preserve">…? </w:t>
      </w:r>
      <w:r w:rsidRPr="005F7606">
        <w:rPr>
          <w:rFonts w:ascii="Arial" w:hAnsi="Arial" w:cs="Arial"/>
          <w:sz w:val="18"/>
          <w:szCs w:val="18"/>
        </w:rPr>
        <w:t xml:space="preserve">[Congregation says, </w:t>
      </w:r>
      <w:r>
        <w:rPr>
          <w:rFonts w:ascii="Arial" w:hAnsi="Arial" w:cs="Arial"/>
          <w:sz w:val="18"/>
          <w:szCs w:val="18"/>
        </w:rPr>
        <w:t>‘</w:t>
      </w:r>
      <w:proofErr w:type="spellStart"/>
      <w:r>
        <w:rPr>
          <w:rFonts w:ascii="Arial" w:hAnsi="Arial" w:cs="Arial"/>
          <w:sz w:val="18"/>
          <w:szCs w:val="18"/>
        </w:rPr>
        <w:t>zvachose</w:t>
      </w:r>
      <w:proofErr w:type="spellEnd"/>
      <w:r w:rsidRPr="005F7606">
        <w:rPr>
          <w:rFonts w:ascii="Arial" w:hAnsi="Arial" w:cs="Arial"/>
          <w:sz w:val="18"/>
          <w:szCs w:val="18"/>
        </w:rPr>
        <w:t>.</w:t>
      </w:r>
      <w:r>
        <w:rPr>
          <w:rFonts w:ascii="Arial" w:hAnsi="Arial" w:cs="Arial"/>
          <w:sz w:val="18"/>
          <w:szCs w:val="18"/>
        </w:rPr>
        <w:t>’</w:t>
      </w:r>
      <w:r w:rsidRPr="005F7606">
        <w:rPr>
          <w:rFonts w:ascii="Arial" w:hAnsi="Arial" w:cs="Arial"/>
          <w:sz w:val="18"/>
          <w:szCs w:val="18"/>
        </w:rPr>
        <w:t>]</w:t>
      </w:r>
      <w:r>
        <w:rPr>
          <w:rFonts w:ascii="Arial" w:hAnsi="Arial" w:cs="Arial"/>
          <w:sz w:val="28"/>
          <w:szCs w:val="28"/>
          <w:lang w:val="x-none"/>
        </w:rPr>
        <w:t xml:space="preserve"> But look, I’m now seeing your children.” Amen! </w:t>
      </w:r>
      <w:r w:rsidRPr="005F7606">
        <w:rPr>
          <w:rFonts w:ascii="Arial" w:hAnsi="Arial" w:cs="Arial"/>
          <w:sz w:val="18"/>
          <w:szCs w:val="18"/>
        </w:rPr>
        <w:t>[Congregation says, “Amen.”]</w:t>
      </w:r>
      <w:r>
        <w:rPr>
          <w:rFonts w:ascii="Arial" w:hAnsi="Arial" w:cs="Arial"/>
          <w:sz w:val="28"/>
          <w:szCs w:val="28"/>
          <w:lang w:val="x-none"/>
        </w:rPr>
        <w:t xml:space="preserve"> </w:t>
      </w:r>
    </w:p>
    <w:p w:rsidR="00264564" w:rsidP="00264564" w:rsidRDefault="00264564" w14:paraId="598B8EB0" w14:textId="77777777">
      <w:pPr>
        <w:spacing w:line="276" w:lineRule="auto"/>
        <w:jc w:val="both"/>
        <w:rPr>
          <w:rFonts w:ascii="Arial" w:hAnsi="Arial" w:cs="Arial"/>
          <w:sz w:val="28"/>
          <w:szCs w:val="28"/>
          <w:lang w:val="x-none"/>
        </w:rPr>
      </w:pPr>
      <w:r>
        <w:rPr>
          <w:rFonts w:ascii="Arial" w:hAnsi="Arial" w:cs="Arial"/>
          <w:sz w:val="28"/>
          <w:szCs w:val="28"/>
          <w:vertAlign w:val="superscript"/>
          <w:lang w:val="x-none"/>
        </w:rPr>
        <w:t xml:space="preserve">140 </w:t>
      </w:r>
      <w:proofErr w:type="spellStart"/>
      <w:r>
        <w:rPr>
          <w:rFonts w:ascii="Arial" w:hAnsi="Arial" w:cs="Arial"/>
          <w:sz w:val="28"/>
          <w:szCs w:val="28"/>
          <w:lang w:val="x-none"/>
        </w:rPr>
        <w:t>Handei</w:t>
      </w:r>
      <w:proofErr w:type="spellEnd"/>
      <w:r>
        <w:rPr>
          <w:rFonts w:ascii="Arial" w:hAnsi="Arial" w:cs="Arial"/>
          <w:sz w:val="28"/>
          <w:szCs w:val="28"/>
          <w:lang w:val="x-none"/>
        </w:rPr>
        <w:t xml:space="preserve"> pa verse 12 tese:</w:t>
      </w:r>
    </w:p>
    <w:p w:rsidR="00264564" w:rsidP="00264564" w:rsidRDefault="00264564" w14:paraId="59EDEC2C" w14:textId="77777777">
      <w:pPr>
        <w:spacing w:line="276" w:lineRule="auto"/>
        <w:ind w:left="720"/>
        <w:jc w:val="both"/>
        <w:rPr>
          <w:rFonts w:ascii="Arial" w:hAnsi="Arial" w:cs="Arial"/>
          <w:i/>
          <w:iCs/>
          <w:sz w:val="28"/>
          <w:szCs w:val="28"/>
          <w:lang w:val="x-none"/>
        </w:rPr>
      </w:pPr>
      <w:r w:rsidRPr="00566052">
        <w:rPr>
          <w:rFonts w:ascii="Arial" w:hAnsi="Arial" w:cs="Arial"/>
          <w:i/>
          <w:iCs/>
          <w:sz w:val="28"/>
          <w:szCs w:val="28"/>
          <w:lang w:val="x-none"/>
        </w:rPr>
        <w:t>And Joseph brought them out from between his knees, and he bowed himself with his face to the earth. </w:t>
      </w:r>
    </w:p>
    <w:p w:rsidR="00264564" w:rsidP="00264564" w:rsidRDefault="00264564" w14:paraId="178A45F4" w14:textId="77777777">
      <w:pPr>
        <w:spacing w:line="276" w:lineRule="auto"/>
        <w:jc w:val="both"/>
        <w:rPr>
          <w:rFonts w:ascii="Arial" w:hAnsi="Arial" w:cs="Arial"/>
          <w:sz w:val="28"/>
          <w:szCs w:val="28"/>
          <w:lang w:val="x-none"/>
        </w:rPr>
      </w:pPr>
      <w:r>
        <w:rPr>
          <w:rFonts w:ascii="Arial" w:hAnsi="Arial" w:cs="Arial"/>
          <w:sz w:val="28"/>
          <w:szCs w:val="28"/>
          <w:vertAlign w:val="superscript"/>
          <w:lang w:val="x-none"/>
        </w:rPr>
        <w:t xml:space="preserve">141 </w:t>
      </w: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mberi</w:t>
      </w:r>
      <w:proofErr w:type="spellEnd"/>
      <w:r>
        <w:rPr>
          <w:rFonts w:ascii="Arial" w:hAnsi="Arial" w:cs="Arial"/>
          <w:sz w:val="28"/>
          <w:szCs w:val="28"/>
          <w:lang w:val="x-none"/>
        </w:rPr>
        <w:t>:</w:t>
      </w:r>
    </w:p>
    <w:p w:rsidR="00264564" w:rsidP="00264564" w:rsidRDefault="00264564" w14:paraId="2EAA5FAF" w14:textId="77777777">
      <w:pPr>
        <w:spacing w:line="276" w:lineRule="auto"/>
        <w:ind w:left="720"/>
        <w:jc w:val="both"/>
        <w:rPr>
          <w:rFonts w:ascii="Arial" w:hAnsi="Arial" w:cs="Arial"/>
          <w:i/>
          <w:iCs/>
          <w:sz w:val="28"/>
          <w:szCs w:val="28"/>
          <w:lang w:val="x-none"/>
        </w:rPr>
      </w:pPr>
      <w:r w:rsidRPr="00566052">
        <w:rPr>
          <w:rFonts w:ascii="Arial" w:hAnsi="Arial" w:cs="Arial"/>
          <w:i/>
          <w:iCs/>
          <w:sz w:val="28"/>
          <w:szCs w:val="28"/>
          <w:lang w:val="x-none"/>
        </w:rPr>
        <w:t>And Joseph took them both, Ephraim in his right hand toward Israel's left hand, and Manasseh in his left hand toward Israel's right hand, and brought them near unto him. </w:t>
      </w:r>
    </w:p>
    <w:p w:rsidR="00264564" w:rsidP="00264564" w:rsidRDefault="00264564" w14:paraId="59257F56" w14:textId="77777777">
      <w:pPr>
        <w:spacing w:line="276" w:lineRule="auto"/>
        <w:jc w:val="both"/>
        <w:rPr>
          <w:rFonts w:ascii="Arial" w:hAnsi="Arial" w:cs="Arial"/>
          <w:sz w:val="28"/>
          <w:szCs w:val="28"/>
          <w:lang w:val="x-none"/>
        </w:rPr>
      </w:pPr>
      <w:r>
        <w:rPr>
          <w:rFonts w:ascii="Arial" w:hAnsi="Arial" w:cs="Arial"/>
          <w:sz w:val="28"/>
          <w:szCs w:val="28"/>
          <w:vertAlign w:val="superscript"/>
          <w:lang w:val="x-none"/>
        </w:rPr>
        <w:t xml:space="preserve">142 </w:t>
      </w:r>
      <w:proofErr w:type="spellStart"/>
      <w:r>
        <w:rPr>
          <w:rFonts w:ascii="Arial" w:hAnsi="Arial" w:cs="Arial"/>
          <w:sz w:val="28"/>
          <w:szCs w:val="28"/>
          <w:lang w:val="x-none"/>
        </w:rPr>
        <w:t>Atora</w:t>
      </w:r>
      <w:proofErr w:type="spellEnd"/>
      <w:r>
        <w:rPr>
          <w:rFonts w:ascii="Arial" w:hAnsi="Arial" w:cs="Arial"/>
          <w:sz w:val="28"/>
          <w:szCs w:val="28"/>
          <w:lang w:val="x-none"/>
        </w:rPr>
        <w:t xml:space="preserve"> Manasseh, </w:t>
      </w:r>
      <w:proofErr w:type="spellStart"/>
      <w:r>
        <w:rPr>
          <w:rFonts w:ascii="Arial" w:hAnsi="Arial" w:cs="Arial"/>
          <w:sz w:val="28"/>
          <w:szCs w:val="28"/>
          <w:lang w:val="x-none"/>
        </w:rPr>
        <w:t>mukomana</w:t>
      </w:r>
      <w:proofErr w:type="spellEnd"/>
      <w:r>
        <w:rPr>
          <w:rFonts w:ascii="Arial" w:hAnsi="Arial" w:cs="Arial"/>
          <w:sz w:val="28"/>
          <w:szCs w:val="28"/>
          <w:lang w:val="x-none"/>
        </w:rPr>
        <w:t xml:space="preserve"> </w:t>
      </w:r>
      <w:proofErr w:type="spellStart"/>
      <w:r>
        <w:rPr>
          <w:rFonts w:ascii="Arial" w:hAnsi="Arial" w:cs="Arial"/>
          <w:sz w:val="28"/>
          <w:szCs w:val="28"/>
          <w:lang w:val="x-none"/>
        </w:rPr>
        <w:t>mukuru</w:t>
      </w:r>
      <w:proofErr w:type="spellEnd"/>
      <w:r>
        <w:rPr>
          <w:rFonts w:ascii="Arial" w:hAnsi="Arial" w:cs="Arial"/>
          <w:sz w:val="28"/>
          <w:szCs w:val="28"/>
          <w:lang w:val="x-none"/>
        </w:rPr>
        <w:t xml:space="preserve">, </w:t>
      </w:r>
      <w:proofErr w:type="spellStart"/>
      <w:r>
        <w:rPr>
          <w:rFonts w:ascii="Arial" w:hAnsi="Arial" w:cs="Arial"/>
          <w:sz w:val="28"/>
          <w:szCs w:val="28"/>
          <w:lang w:val="x-none"/>
        </w:rPr>
        <w:t>amunangisa</w:t>
      </w:r>
      <w:proofErr w:type="spellEnd"/>
      <w:r>
        <w:rPr>
          <w:rFonts w:ascii="Arial" w:hAnsi="Arial" w:cs="Arial"/>
          <w:sz w:val="28"/>
          <w:szCs w:val="28"/>
          <w:lang w:val="x-none"/>
        </w:rPr>
        <w:t xml:space="preserve"> </w:t>
      </w:r>
      <w:proofErr w:type="spellStart"/>
      <w:r>
        <w:rPr>
          <w:rFonts w:ascii="Arial" w:hAnsi="Arial" w:cs="Arial"/>
          <w:sz w:val="28"/>
          <w:szCs w:val="28"/>
          <w:lang w:val="x-none"/>
        </w:rPr>
        <w:t>paruoko</w:t>
      </w:r>
      <w:proofErr w:type="spellEnd"/>
      <w:r>
        <w:rPr>
          <w:rFonts w:ascii="Arial" w:hAnsi="Arial" w:cs="Arial"/>
          <w:sz w:val="28"/>
          <w:szCs w:val="28"/>
          <w:lang w:val="x-none"/>
        </w:rPr>
        <w:t xml:space="preserve"> </w:t>
      </w:r>
      <w:proofErr w:type="spellStart"/>
      <w:r>
        <w:rPr>
          <w:rFonts w:ascii="Arial" w:hAnsi="Arial" w:cs="Arial"/>
          <w:sz w:val="28"/>
          <w:szCs w:val="28"/>
          <w:lang w:val="x-none"/>
        </w:rPr>
        <w:t>rwerudyi</w:t>
      </w:r>
      <w:proofErr w:type="spellEnd"/>
      <w:r>
        <w:rPr>
          <w:rFonts w:ascii="Arial" w:hAnsi="Arial" w:cs="Arial"/>
          <w:sz w:val="28"/>
          <w:szCs w:val="28"/>
          <w:lang w:val="x-none"/>
        </w:rPr>
        <w:t xml:space="preserve"> </w:t>
      </w:r>
      <w:proofErr w:type="spellStart"/>
      <w:r>
        <w:rPr>
          <w:rFonts w:ascii="Arial" w:hAnsi="Arial" w:cs="Arial"/>
          <w:sz w:val="28"/>
          <w:szCs w:val="28"/>
          <w:lang w:val="x-none"/>
        </w:rPr>
        <w:t>rwababa</w:t>
      </w:r>
      <w:proofErr w:type="spellEnd"/>
      <w:r>
        <w:rPr>
          <w:rFonts w:ascii="Arial" w:hAnsi="Arial" w:cs="Arial"/>
          <w:sz w:val="28"/>
          <w:szCs w:val="28"/>
          <w:lang w:val="x-none"/>
        </w:rPr>
        <w:t xml:space="preserve"> </w:t>
      </w:r>
      <w:proofErr w:type="spellStart"/>
      <w:r>
        <w:rPr>
          <w:rFonts w:ascii="Arial" w:hAnsi="Arial" w:cs="Arial"/>
          <w:sz w:val="28"/>
          <w:szCs w:val="28"/>
          <w:lang w:val="x-none"/>
        </w:rPr>
        <w:t>vaani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vake</w:t>
      </w:r>
      <w:proofErr w:type="spellEnd"/>
      <w:r w:rsidRPr="005F7606">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Havachaonika</w:t>
      </w:r>
      <w:proofErr w:type="spellEnd"/>
      <w:r>
        <w:rPr>
          <w:rFonts w:ascii="Arial" w:hAnsi="Arial" w:cs="Arial"/>
          <w:sz w:val="28"/>
          <w:szCs w:val="28"/>
          <w:lang w:val="x-none"/>
        </w:rPr>
        <w:t xml:space="preserve"> baba ava? “</w:t>
      </w:r>
      <w:proofErr w:type="spellStart"/>
      <w:r>
        <w:rPr>
          <w:rFonts w:ascii="Arial" w:hAnsi="Arial" w:cs="Arial"/>
          <w:sz w:val="28"/>
          <w:szCs w:val="28"/>
          <w:lang w:val="x-none"/>
        </w:rPr>
        <w:t>Chiiko</w:t>
      </w:r>
      <w:proofErr w:type="spellEnd"/>
      <w:r>
        <w:rPr>
          <w:rFonts w:ascii="Arial" w:hAnsi="Arial" w:cs="Arial"/>
          <w:sz w:val="28"/>
          <w:szCs w:val="28"/>
          <w:lang w:val="x-none"/>
        </w:rPr>
        <w:t xml:space="preserve"> </w:t>
      </w:r>
      <w:proofErr w:type="spellStart"/>
      <w:r>
        <w:rPr>
          <w:rFonts w:ascii="Arial" w:hAnsi="Arial" w:cs="Arial"/>
          <w:sz w:val="28"/>
          <w:szCs w:val="28"/>
          <w:lang w:val="x-none"/>
        </w:rPr>
        <w:t>ichi</w:t>
      </w:r>
      <w:proofErr w:type="spellEnd"/>
      <w:r>
        <w:rPr>
          <w:rFonts w:ascii="Arial" w:hAnsi="Arial" w:cs="Arial"/>
          <w:sz w:val="28"/>
          <w:szCs w:val="28"/>
          <w:lang w:val="x-none"/>
        </w:rPr>
        <w:t xml:space="preserve">?” </w:t>
      </w:r>
      <w:proofErr w:type="spellStart"/>
      <w:r>
        <w:rPr>
          <w:rFonts w:ascii="Arial" w:hAnsi="Arial" w:cs="Arial"/>
          <w:sz w:val="28"/>
          <w:szCs w:val="28"/>
          <w:lang w:val="x-none"/>
        </w:rPr>
        <w:t>Ayiita</w:t>
      </w:r>
      <w:proofErr w:type="spellEnd"/>
      <w:r>
        <w:rPr>
          <w:rFonts w:ascii="Arial" w:hAnsi="Arial" w:cs="Arial"/>
          <w:sz w:val="28"/>
          <w:szCs w:val="28"/>
          <w:lang w:val="x-none"/>
        </w:rPr>
        <w:t xml:space="preserve"> </w:t>
      </w:r>
      <w:proofErr w:type="spellStart"/>
      <w:r>
        <w:rPr>
          <w:rFonts w:ascii="Arial" w:hAnsi="Arial" w:cs="Arial"/>
          <w:sz w:val="28"/>
          <w:szCs w:val="28"/>
          <w:lang w:val="x-none"/>
        </w:rPr>
        <w:t>zvekubata</w:t>
      </w:r>
      <w:proofErr w:type="spellEnd"/>
      <w:r>
        <w:rPr>
          <w:rFonts w:ascii="Arial" w:hAnsi="Arial" w:cs="Arial"/>
          <w:sz w:val="28"/>
          <w:szCs w:val="28"/>
          <w:lang w:val="x-none"/>
        </w:rPr>
        <w:t xml:space="preserve"> </w:t>
      </w:r>
      <w:proofErr w:type="spellStart"/>
      <w:r w:rsidRPr="008A2BDA">
        <w:rPr>
          <w:rFonts w:ascii="Arial" w:hAnsi="Arial" w:cs="Arial"/>
          <w:i/>
          <w:iCs/>
          <w:sz w:val="28"/>
          <w:szCs w:val="28"/>
          <w:lang w:val="x-none"/>
        </w:rPr>
        <w:t>achifeela</w:t>
      </w:r>
      <w:proofErr w:type="spellEnd"/>
      <w:r>
        <w:rPr>
          <w:rFonts w:ascii="Arial" w:hAnsi="Arial" w:cs="Arial"/>
          <w:sz w:val="28"/>
          <w:szCs w:val="28"/>
          <w:lang w:val="x-none"/>
        </w:rPr>
        <w:t xml:space="preserve">, </w:t>
      </w:r>
      <w:r w:rsidRPr="00322E88">
        <w:rPr>
          <w:rFonts w:ascii="Arial" w:hAnsi="Arial" w:cs="Arial"/>
          <w:sz w:val="18"/>
          <w:szCs w:val="18"/>
          <w:lang w:val="en-ZW"/>
        </w:rPr>
        <w:t>[to feel</w:t>
      </w:r>
      <w:r>
        <w:rPr>
          <w:rFonts w:ascii="Arial" w:hAnsi="Arial" w:cs="Arial"/>
          <w:sz w:val="18"/>
          <w:szCs w:val="18"/>
          <w:lang w:val="en-ZW"/>
        </w:rPr>
        <w:t xml:space="preserve"> through sense of touch</w:t>
      </w:r>
      <w:r w:rsidRPr="00322E88">
        <w:rPr>
          <w:rFonts w:ascii="Arial" w:hAnsi="Arial" w:cs="Arial"/>
          <w:sz w:val="18"/>
          <w:szCs w:val="18"/>
          <w:lang w:val="en-ZW"/>
        </w:rPr>
        <w:t>—ED]</w:t>
      </w:r>
      <w:r>
        <w:rPr>
          <w:rFonts w:ascii="Arial" w:hAnsi="Arial" w:cs="Arial"/>
          <w:sz w:val="28"/>
          <w:szCs w:val="28"/>
          <w:lang w:val="x-none"/>
        </w:rPr>
        <w:t xml:space="preserve">  right </w:t>
      </w:r>
      <w:proofErr w:type="spellStart"/>
      <w:r>
        <w:rPr>
          <w:rFonts w:ascii="Arial" w:hAnsi="Arial" w:cs="Arial"/>
          <w:sz w:val="28"/>
          <w:szCs w:val="28"/>
          <w:lang w:val="x-none"/>
        </w:rPr>
        <w:t>ranga</w:t>
      </w:r>
      <w:proofErr w:type="spellEnd"/>
      <w:r>
        <w:rPr>
          <w:rFonts w:ascii="Arial" w:hAnsi="Arial" w:cs="Arial"/>
          <w:sz w:val="28"/>
          <w:szCs w:val="28"/>
          <w:lang w:val="x-none"/>
        </w:rPr>
        <w:t xml:space="preserve"> </w:t>
      </w:r>
      <w:proofErr w:type="spellStart"/>
      <w:r>
        <w:rPr>
          <w:rFonts w:ascii="Arial" w:hAnsi="Arial" w:cs="Arial"/>
          <w:sz w:val="28"/>
          <w:szCs w:val="28"/>
          <w:lang w:val="x-none"/>
        </w:rPr>
        <w:t>raadhara</w:t>
      </w:r>
      <w:proofErr w:type="spellEnd"/>
      <w:r>
        <w:rPr>
          <w:rFonts w:ascii="Arial" w:hAnsi="Arial" w:cs="Arial"/>
          <w:sz w:val="28"/>
          <w:szCs w:val="28"/>
          <w:lang w:val="x-none"/>
        </w:rPr>
        <w:t>.</w:t>
      </w:r>
    </w:p>
    <w:p w:rsidR="00264564" w:rsidP="00264564" w:rsidRDefault="00264564" w14:paraId="0E92DA04" w14:textId="77777777">
      <w:pPr>
        <w:spacing w:line="276" w:lineRule="auto"/>
        <w:jc w:val="both"/>
        <w:rPr>
          <w:rFonts w:ascii="Arial" w:hAnsi="Arial" w:cs="Arial"/>
          <w:sz w:val="28"/>
          <w:szCs w:val="28"/>
          <w:lang w:val="x-none"/>
        </w:rPr>
      </w:pPr>
      <w:r>
        <w:rPr>
          <w:rFonts w:ascii="Arial" w:hAnsi="Arial" w:cs="Arial"/>
          <w:sz w:val="28"/>
          <w:szCs w:val="28"/>
          <w:vertAlign w:val="superscript"/>
          <w:lang w:val="x-none"/>
        </w:rPr>
        <w:t xml:space="preserve">143 </w:t>
      </w:r>
      <w:r>
        <w:rPr>
          <w:rFonts w:ascii="Arial" w:hAnsi="Arial" w:cs="Arial"/>
          <w:sz w:val="28"/>
          <w:szCs w:val="28"/>
          <w:lang w:val="x-none"/>
        </w:rPr>
        <w:t>Zvikanzi, “</w:t>
      </w:r>
      <w:proofErr w:type="spellStart"/>
      <w:r>
        <w:rPr>
          <w:rFonts w:ascii="Arial" w:hAnsi="Arial" w:cs="Arial"/>
          <w:sz w:val="28"/>
          <w:szCs w:val="28"/>
          <w:lang w:val="x-none"/>
        </w:rPr>
        <w:t>Horaiti</w:t>
      </w:r>
      <w:proofErr w:type="spellEnd"/>
      <w:r>
        <w:rPr>
          <w:rFonts w:ascii="Arial" w:hAnsi="Arial" w:cs="Arial"/>
          <w:sz w:val="28"/>
          <w:szCs w:val="28"/>
          <w:lang w:val="x-none"/>
        </w:rPr>
        <w:t xml:space="preserve">, </w:t>
      </w:r>
      <w:proofErr w:type="spellStart"/>
      <w:r>
        <w:rPr>
          <w:rFonts w:ascii="Arial" w:hAnsi="Arial" w:cs="Arial"/>
          <w:sz w:val="28"/>
          <w:szCs w:val="28"/>
          <w:lang w:val="x-none"/>
        </w:rPr>
        <w:t>chiuya</w:t>
      </w:r>
      <w:proofErr w:type="spellEnd"/>
      <w:r>
        <w:rPr>
          <w:rFonts w:ascii="Arial" w:hAnsi="Arial" w:cs="Arial"/>
          <w:sz w:val="28"/>
          <w:szCs w:val="28"/>
          <w:lang w:val="x-none"/>
        </w:rPr>
        <w:t xml:space="preserve"> </w:t>
      </w:r>
      <w:proofErr w:type="spellStart"/>
      <w:r>
        <w:rPr>
          <w:rFonts w:ascii="Arial" w:hAnsi="Arial" w:cs="Arial"/>
          <w:sz w:val="28"/>
          <w:szCs w:val="28"/>
          <w:lang w:val="x-none"/>
        </w:rPr>
        <w:t>tione</w:t>
      </w:r>
      <w:proofErr w:type="spellEnd"/>
      <w:r>
        <w:rPr>
          <w:rFonts w:ascii="Arial" w:hAnsi="Arial" w:cs="Arial"/>
          <w:sz w:val="28"/>
          <w:szCs w:val="28"/>
          <w:lang w:val="x-none"/>
        </w:rPr>
        <w:t xml:space="preserve"> </w:t>
      </w:r>
      <w:proofErr w:type="spellStart"/>
      <w:r>
        <w:rPr>
          <w:rFonts w:ascii="Arial" w:hAnsi="Arial" w:cs="Arial"/>
          <w:sz w:val="28"/>
          <w:szCs w:val="28"/>
          <w:lang w:val="x-none"/>
        </w:rPr>
        <w:t>apa</w:t>
      </w:r>
      <w:proofErr w:type="spellEnd"/>
      <w:r>
        <w:rPr>
          <w:rFonts w:ascii="Arial" w:hAnsi="Arial" w:cs="Arial"/>
          <w:sz w:val="28"/>
          <w:szCs w:val="28"/>
          <w:lang w:val="x-none"/>
        </w:rPr>
        <w:t xml:space="preserve">, hm.” </w:t>
      </w:r>
      <w:proofErr w:type="spellStart"/>
      <w:r>
        <w:rPr>
          <w:rFonts w:ascii="Arial" w:hAnsi="Arial" w:cs="Arial"/>
          <w:sz w:val="28"/>
          <w:szCs w:val="28"/>
          <w:lang w:val="x-none"/>
        </w:rPr>
        <w:t>Ndokuendesa</w:t>
      </w:r>
      <w:proofErr w:type="spellEnd"/>
      <w:r>
        <w:rPr>
          <w:rFonts w:ascii="Arial" w:hAnsi="Arial" w:cs="Arial"/>
          <w:sz w:val="28"/>
          <w:szCs w:val="28"/>
          <w:lang w:val="x-none"/>
        </w:rPr>
        <w:t xml:space="preserve"> Manasseh </w:t>
      </w:r>
      <w:proofErr w:type="spellStart"/>
      <w:r>
        <w:rPr>
          <w:rFonts w:ascii="Arial" w:hAnsi="Arial" w:cs="Arial"/>
          <w:sz w:val="28"/>
          <w:szCs w:val="28"/>
          <w:lang w:val="x-none"/>
        </w:rPr>
        <w:t>mukuru</w:t>
      </w:r>
      <w:proofErr w:type="spellEnd"/>
      <w:r>
        <w:rPr>
          <w:rFonts w:ascii="Arial" w:hAnsi="Arial" w:cs="Arial"/>
          <w:sz w:val="28"/>
          <w:szCs w:val="28"/>
          <w:lang w:val="x-none"/>
        </w:rPr>
        <w:t xml:space="preserve"> kune right hand </w:t>
      </w:r>
      <w:proofErr w:type="spellStart"/>
      <w:r>
        <w:rPr>
          <w:rFonts w:ascii="Arial" w:hAnsi="Arial" w:cs="Arial"/>
          <w:sz w:val="28"/>
          <w:szCs w:val="28"/>
          <w:lang w:val="x-none"/>
        </w:rPr>
        <w:t>yababa</w:t>
      </w:r>
      <w:proofErr w:type="spellEnd"/>
      <w:r>
        <w:rPr>
          <w:rFonts w:ascii="Arial" w:hAnsi="Arial" w:cs="Arial"/>
          <w:sz w:val="28"/>
          <w:szCs w:val="28"/>
          <w:lang w:val="x-none"/>
        </w:rPr>
        <w:t xml:space="preserve"> </w:t>
      </w:r>
      <w:proofErr w:type="spellStart"/>
      <w:r>
        <w:rPr>
          <w:rFonts w:ascii="Arial" w:hAnsi="Arial" w:cs="Arial"/>
          <w:sz w:val="28"/>
          <w:szCs w:val="28"/>
          <w:lang w:val="x-none"/>
        </w:rPr>
        <w:t>handitika</w:t>
      </w:r>
      <w:proofErr w:type="spellEnd"/>
      <w:r>
        <w:rPr>
          <w:rFonts w:ascii="Arial" w:hAnsi="Arial" w:cs="Arial"/>
          <w:sz w:val="28"/>
          <w:szCs w:val="28"/>
          <w:lang w:val="x-none"/>
        </w:rPr>
        <w:t xml:space="preserve">. </w:t>
      </w:r>
      <w:proofErr w:type="spellStart"/>
      <w:r>
        <w:rPr>
          <w:rFonts w:ascii="Arial" w:hAnsi="Arial" w:cs="Arial"/>
          <w:sz w:val="28"/>
          <w:szCs w:val="28"/>
          <w:lang w:val="x-none"/>
        </w:rPr>
        <w:t>Ndokutora</w:t>
      </w:r>
      <w:proofErr w:type="spellEnd"/>
      <w:r>
        <w:rPr>
          <w:rFonts w:ascii="Arial" w:hAnsi="Arial" w:cs="Arial"/>
          <w:sz w:val="28"/>
          <w:szCs w:val="28"/>
          <w:lang w:val="x-none"/>
        </w:rPr>
        <w:t xml:space="preserve"> Ephraim </w:t>
      </w:r>
      <w:proofErr w:type="spellStart"/>
      <w:r>
        <w:rPr>
          <w:rFonts w:ascii="Arial" w:hAnsi="Arial" w:cs="Arial"/>
          <w:sz w:val="28"/>
          <w:szCs w:val="28"/>
          <w:lang w:val="x-none"/>
        </w:rPr>
        <w:t>chipfanha</w:t>
      </w:r>
      <w:proofErr w:type="spellEnd"/>
      <w:r>
        <w:rPr>
          <w:rFonts w:ascii="Arial" w:hAnsi="Arial" w:cs="Arial"/>
          <w:sz w:val="28"/>
          <w:szCs w:val="28"/>
          <w:lang w:val="x-none"/>
        </w:rPr>
        <w:t xml:space="preserve">,  </w:t>
      </w:r>
      <w:proofErr w:type="spellStart"/>
      <w:r>
        <w:rPr>
          <w:rFonts w:ascii="Arial" w:hAnsi="Arial" w:cs="Arial"/>
          <w:sz w:val="28"/>
          <w:szCs w:val="28"/>
          <w:lang w:val="x-none"/>
        </w:rPr>
        <w:t>ndokuendesa</w:t>
      </w:r>
      <w:proofErr w:type="spellEnd"/>
      <w:r>
        <w:rPr>
          <w:rFonts w:ascii="Arial" w:hAnsi="Arial" w:cs="Arial"/>
          <w:sz w:val="28"/>
          <w:szCs w:val="28"/>
          <w:lang w:val="x-none"/>
        </w:rPr>
        <w:t xml:space="preserve"> </w:t>
      </w:r>
      <w:proofErr w:type="spellStart"/>
      <w:r>
        <w:rPr>
          <w:rFonts w:ascii="Arial" w:hAnsi="Arial" w:cs="Arial"/>
          <w:sz w:val="28"/>
          <w:szCs w:val="28"/>
          <w:lang w:val="x-none"/>
        </w:rPr>
        <w:t>kuruboshe</w:t>
      </w:r>
      <w:proofErr w:type="spellEnd"/>
      <w:r>
        <w:rPr>
          <w:rFonts w:ascii="Arial" w:hAnsi="Arial" w:cs="Arial"/>
          <w:sz w:val="28"/>
          <w:szCs w:val="28"/>
          <w:lang w:val="x-none"/>
        </w:rPr>
        <w:t xml:space="preserve"> </w:t>
      </w:r>
      <w:proofErr w:type="spellStart"/>
      <w:r>
        <w:rPr>
          <w:rFonts w:ascii="Arial" w:hAnsi="Arial" w:cs="Arial"/>
          <w:sz w:val="28"/>
          <w:szCs w:val="28"/>
          <w:lang w:val="x-none"/>
        </w:rPr>
        <w:t>rwaani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rwababa</w:t>
      </w:r>
      <w:proofErr w:type="spellEnd"/>
      <w:r>
        <w:rPr>
          <w:rFonts w:ascii="Arial" w:hAnsi="Arial" w:cs="Arial"/>
          <w:sz w:val="18"/>
          <w:szCs w:val="18"/>
        </w:rPr>
        <w:t>,</w:t>
      </w:r>
      <w:r w:rsidRPr="005F7606">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rwababa</w:t>
      </w:r>
      <w:proofErr w:type="spellEnd"/>
      <w:r>
        <w:rPr>
          <w:rFonts w:ascii="Arial" w:hAnsi="Arial" w:cs="Arial"/>
          <w:sz w:val="28"/>
          <w:szCs w:val="28"/>
          <w:lang w:val="x-none"/>
        </w:rPr>
        <w:t xml:space="preserve">.  </w:t>
      </w: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muone</w:t>
      </w:r>
      <w:proofErr w:type="spellEnd"/>
      <w:r>
        <w:rPr>
          <w:rFonts w:ascii="Arial" w:hAnsi="Arial" w:cs="Arial"/>
          <w:sz w:val="28"/>
          <w:szCs w:val="28"/>
          <w:lang w:val="x-none"/>
        </w:rPr>
        <w:t xml:space="preserve">. </w:t>
      </w:r>
      <w:proofErr w:type="spellStart"/>
      <w:r>
        <w:rPr>
          <w:rFonts w:ascii="Arial" w:hAnsi="Arial" w:cs="Arial"/>
          <w:sz w:val="28"/>
          <w:szCs w:val="28"/>
          <w:lang w:val="x-none"/>
        </w:rPr>
        <w:t>Tiripo</w:t>
      </w:r>
      <w:proofErr w:type="spellEnd"/>
      <w:r>
        <w:rPr>
          <w:rFonts w:ascii="Arial" w:hAnsi="Arial" w:cs="Arial"/>
          <w:sz w:val="28"/>
          <w:szCs w:val="28"/>
          <w:lang w:val="x-none"/>
        </w:rPr>
        <w:t xml:space="preserve"> </w:t>
      </w:r>
      <w:proofErr w:type="spellStart"/>
      <w:r>
        <w:rPr>
          <w:rFonts w:ascii="Arial" w:hAnsi="Arial" w:cs="Arial"/>
          <w:sz w:val="28"/>
          <w:szCs w:val="28"/>
          <w:lang w:val="x-none"/>
        </w:rPr>
        <w:t>tose</w:t>
      </w:r>
      <w:proofErr w:type="spellEnd"/>
      <w:r>
        <w:rPr>
          <w:rFonts w:ascii="Arial" w:hAnsi="Arial" w:cs="Arial"/>
          <w:sz w:val="28"/>
          <w:szCs w:val="28"/>
          <w:lang w:val="x-none"/>
        </w:rPr>
        <w:t xml:space="preserve">? </w:t>
      </w:r>
      <w:r w:rsidRPr="00922882">
        <w:rPr>
          <w:rFonts w:ascii="Arial" w:hAnsi="Arial" w:cs="Arial"/>
          <w:sz w:val="18"/>
          <w:szCs w:val="28"/>
          <w:lang w:val="x-none"/>
        </w:rPr>
        <w:t>[</w:t>
      </w:r>
      <w:r>
        <w:rPr>
          <w:rFonts w:ascii="Arial" w:hAnsi="Arial" w:cs="Arial"/>
          <w:sz w:val="18"/>
          <w:szCs w:val="28"/>
          <w:lang w:val="x-none"/>
        </w:rPr>
        <w:t>Blank spot—</w:t>
      </w:r>
      <w:r w:rsidRPr="00922882">
        <w:rPr>
          <w:rFonts w:ascii="Arial" w:hAnsi="Arial" w:cs="Arial"/>
          <w:sz w:val="18"/>
          <w:szCs w:val="28"/>
          <w:lang w:val="x-none"/>
        </w:rPr>
        <w:t>ED]</w:t>
      </w:r>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lang w:val="x-none"/>
        </w:rPr>
        <w:t xml:space="preserve"> </w:t>
      </w:r>
    </w:p>
    <w:p w:rsidRPr="00861A37" w:rsidR="00264564" w:rsidP="00264564" w:rsidRDefault="00264564" w14:paraId="32C281C7" w14:textId="77777777">
      <w:pPr>
        <w:spacing w:line="276" w:lineRule="auto"/>
        <w:jc w:val="both"/>
        <w:rPr>
          <w:rFonts w:ascii="Arial" w:hAnsi="Arial" w:cs="Arial"/>
          <w:sz w:val="18"/>
          <w:szCs w:val="28"/>
          <w:lang w:val="x-none"/>
        </w:rPr>
      </w:pPr>
      <w:r>
        <w:rPr>
          <w:rFonts w:ascii="Arial" w:hAnsi="Arial" w:cs="Arial"/>
          <w:sz w:val="28"/>
          <w:szCs w:val="28"/>
          <w:vertAlign w:val="superscript"/>
          <w:lang w:val="x-none"/>
        </w:rPr>
        <w:t xml:space="preserve">144 </w:t>
      </w:r>
      <w:r>
        <w:rPr>
          <w:rFonts w:ascii="Arial" w:hAnsi="Arial" w:cs="Arial"/>
          <w:sz w:val="28"/>
          <w:szCs w:val="28"/>
          <w:lang w:val="x-none"/>
        </w:rPr>
        <w:t xml:space="preserve">Right </w:t>
      </w:r>
      <w:proofErr w:type="spellStart"/>
      <w:r>
        <w:rPr>
          <w:rFonts w:ascii="Arial" w:hAnsi="Arial" w:cs="Arial"/>
          <w:sz w:val="28"/>
          <w:szCs w:val="28"/>
          <w:lang w:val="x-none"/>
        </w:rPr>
        <w:t>handei</w:t>
      </w:r>
      <w:proofErr w:type="spellEnd"/>
      <w:r>
        <w:rPr>
          <w:rFonts w:ascii="Arial" w:hAnsi="Arial" w:cs="Arial"/>
          <w:sz w:val="28"/>
          <w:szCs w:val="28"/>
          <w:lang w:val="x-none"/>
        </w:rPr>
        <w:t xml:space="preserve"> verse 14 tese: </w:t>
      </w:r>
    </w:p>
    <w:p w:rsidR="00264564" w:rsidP="00264564" w:rsidRDefault="00264564" w14:paraId="6AF97D37" w14:textId="77777777">
      <w:pPr>
        <w:spacing w:line="276" w:lineRule="auto"/>
        <w:ind w:left="720"/>
        <w:jc w:val="both"/>
        <w:rPr>
          <w:rFonts w:ascii="Arial" w:hAnsi="Arial" w:cs="Arial"/>
          <w:i/>
          <w:iCs/>
          <w:sz w:val="28"/>
          <w:szCs w:val="28"/>
          <w:lang w:val="x-none"/>
        </w:rPr>
      </w:pPr>
      <w:r w:rsidRPr="007C685F">
        <w:rPr>
          <w:rFonts w:ascii="Arial" w:hAnsi="Arial" w:cs="Arial"/>
          <w:i/>
          <w:iCs/>
          <w:sz w:val="28"/>
          <w:szCs w:val="28"/>
          <w:lang w:val="x-none"/>
        </w:rPr>
        <w:t>And Israel stretched out his right hand, and laid it upon Ephraim's head, who was the younger, and his left hand upon Manasseh's head, guiding his hands wittingly; for Manasseh was the firstborn. </w:t>
      </w:r>
    </w:p>
    <w:p w:rsidR="00264564" w:rsidP="00264564" w:rsidRDefault="00264564" w14:paraId="0045A397" w14:textId="77777777">
      <w:pPr>
        <w:spacing w:line="276" w:lineRule="auto"/>
        <w:jc w:val="both"/>
        <w:rPr>
          <w:rFonts w:ascii="Arial" w:hAnsi="Arial" w:cs="Arial"/>
          <w:sz w:val="28"/>
          <w:szCs w:val="28"/>
          <w:lang w:val="x-none"/>
        </w:rPr>
      </w:pPr>
      <w:r>
        <w:rPr>
          <w:rFonts w:ascii="Arial" w:hAnsi="Arial" w:cs="Arial"/>
          <w:sz w:val="28"/>
          <w:szCs w:val="28"/>
          <w:vertAlign w:val="superscript"/>
          <w:lang w:val="x-none"/>
        </w:rPr>
        <w:t xml:space="preserve">145 </w:t>
      </w:r>
      <w:proofErr w:type="spellStart"/>
      <w:r>
        <w:rPr>
          <w:rFonts w:ascii="Arial" w:hAnsi="Arial" w:cs="Arial"/>
          <w:sz w:val="28"/>
          <w:szCs w:val="28"/>
          <w:lang w:val="x-none"/>
        </w:rPr>
        <w:t>Murikuona</w:t>
      </w:r>
      <w:proofErr w:type="spellEnd"/>
      <w:r>
        <w:rPr>
          <w:rFonts w:ascii="Arial" w:hAnsi="Arial" w:cs="Arial"/>
          <w:sz w:val="28"/>
          <w:szCs w:val="28"/>
          <w:lang w:val="x-none"/>
        </w:rPr>
        <w:t xml:space="preserve"> </w:t>
      </w:r>
      <w:proofErr w:type="spellStart"/>
      <w:r>
        <w:rPr>
          <w:rFonts w:ascii="Arial" w:hAnsi="Arial" w:cs="Arial"/>
          <w:sz w:val="28"/>
          <w:szCs w:val="28"/>
          <w:lang w:val="x-none"/>
        </w:rPr>
        <w:t>zvakaitika</w:t>
      </w:r>
      <w:proofErr w:type="spellEnd"/>
      <w:r>
        <w:rPr>
          <w:rFonts w:ascii="Arial" w:hAnsi="Arial" w:cs="Arial"/>
          <w:sz w:val="28"/>
          <w:szCs w:val="28"/>
          <w:lang w:val="x-none"/>
        </w:rPr>
        <w:t xml:space="preserve"> apo? </w:t>
      </w:r>
      <w:proofErr w:type="spellStart"/>
      <w:r>
        <w:rPr>
          <w:rFonts w:ascii="Arial" w:hAnsi="Arial" w:cs="Arial"/>
          <w:sz w:val="28"/>
          <w:szCs w:val="28"/>
          <w:lang w:val="x-none"/>
        </w:rPr>
        <w:t>Apihwa</w:t>
      </w:r>
      <w:proofErr w:type="spellEnd"/>
      <w:r>
        <w:rPr>
          <w:rFonts w:ascii="Arial" w:hAnsi="Arial" w:cs="Arial"/>
          <w:sz w:val="28"/>
          <w:szCs w:val="28"/>
          <w:lang w:val="x-none"/>
        </w:rPr>
        <w:t xml:space="preserve"> </w:t>
      </w:r>
      <w:proofErr w:type="spellStart"/>
      <w:r>
        <w:rPr>
          <w:rFonts w:ascii="Arial" w:hAnsi="Arial" w:cs="Arial"/>
          <w:sz w:val="28"/>
          <w:szCs w:val="28"/>
          <w:lang w:val="x-none"/>
        </w:rPr>
        <w:t>dangwe</w:t>
      </w:r>
      <w:proofErr w:type="spellEnd"/>
      <w:r>
        <w:rPr>
          <w:rFonts w:ascii="Arial" w:hAnsi="Arial" w:cs="Arial"/>
          <w:sz w:val="28"/>
          <w:szCs w:val="28"/>
          <w:lang w:val="x-none"/>
        </w:rPr>
        <w:t xml:space="preserve"> ka </w:t>
      </w:r>
      <w:proofErr w:type="spellStart"/>
      <w:r>
        <w:rPr>
          <w:rFonts w:ascii="Arial" w:hAnsi="Arial" w:cs="Arial"/>
          <w:sz w:val="28"/>
          <w:szCs w:val="28"/>
          <w:lang w:val="x-none"/>
        </w:rPr>
        <w:t>uko</w:t>
      </w:r>
      <w:proofErr w:type="spellEnd"/>
      <w:r>
        <w:rPr>
          <w:rFonts w:ascii="Arial" w:hAnsi="Arial" w:cs="Arial"/>
          <w:sz w:val="28"/>
          <w:szCs w:val="28"/>
          <w:lang w:val="x-none"/>
        </w:rPr>
        <w:t xml:space="preserve">, </w:t>
      </w:r>
      <w:proofErr w:type="spellStart"/>
      <w:r>
        <w:rPr>
          <w:rFonts w:ascii="Arial" w:hAnsi="Arial" w:cs="Arial"/>
          <w:sz w:val="28"/>
          <w:szCs w:val="28"/>
          <w:lang w:val="x-none"/>
        </w:rPr>
        <w:t>handitika</w:t>
      </w:r>
      <w:proofErr w:type="spellEnd"/>
      <w:r>
        <w:rPr>
          <w:rFonts w:ascii="Arial" w:hAnsi="Arial" w:cs="Arial"/>
          <w:sz w:val="28"/>
          <w:szCs w:val="28"/>
          <w:lang w:val="x-none"/>
        </w:rPr>
        <w:t xml:space="preserve">? Uku </w:t>
      </w:r>
      <w:proofErr w:type="spellStart"/>
      <w:r>
        <w:rPr>
          <w:rFonts w:ascii="Arial" w:hAnsi="Arial" w:cs="Arial"/>
          <w:sz w:val="28"/>
          <w:szCs w:val="28"/>
          <w:lang w:val="x-none"/>
        </w:rPr>
        <w:t>apihwa</w:t>
      </w:r>
      <w:proofErr w:type="spellEnd"/>
      <w:r>
        <w:rPr>
          <w:rFonts w:ascii="Arial" w:hAnsi="Arial" w:cs="Arial"/>
          <w:sz w:val="28"/>
          <w:szCs w:val="28"/>
          <w:lang w:val="x-none"/>
        </w:rPr>
        <w:t xml:space="preserve"> </w:t>
      </w:r>
      <w:proofErr w:type="spellStart"/>
      <w:r>
        <w:rPr>
          <w:rFonts w:ascii="Arial" w:hAnsi="Arial" w:cs="Arial"/>
          <w:sz w:val="28"/>
          <w:szCs w:val="28"/>
          <w:lang w:val="x-none"/>
        </w:rPr>
        <w:t>mupfanha</w:t>
      </w:r>
      <w:proofErr w:type="spellEnd"/>
      <w:r>
        <w:rPr>
          <w:rFonts w:ascii="Arial" w:hAnsi="Arial" w:cs="Arial"/>
          <w:sz w:val="28"/>
          <w:szCs w:val="28"/>
          <w:lang w:val="x-none"/>
        </w:rPr>
        <w:t xml:space="preserve"> uku, </w:t>
      </w:r>
      <w:proofErr w:type="spellStart"/>
      <w:r>
        <w:rPr>
          <w:rFonts w:ascii="Arial" w:hAnsi="Arial" w:cs="Arial"/>
          <w:sz w:val="28"/>
          <w:szCs w:val="28"/>
          <w:lang w:val="x-none"/>
        </w:rPr>
        <w:t>handitika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lang w:val="x-none"/>
        </w:rPr>
        <w:t xml:space="preserve"> </w:t>
      </w:r>
      <w:proofErr w:type="spellStart"/>
      <w:r>
        <w:rPr>
          <w:rFonts w:ascii="Arial" w:hAnsi="Arial" w:cs="Arial"/>
          <w:sz w:val="28"/>
          <w:szCs w:val="28"/>
          <w:lang w:val="x-none"/>
        </w:rPr>
        <w:t>Vauya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vaya</w:t>
      </w:r>
      <w:proofErr w:type="spellEnd"/>
      <w:r>
        <w:rPr>
          <w:rFonts w:ascii="Arial" w:hAnsi="Arial" w:cs="Arial"/>
          <w:sz w:val="28"/>
          <w:szCs w:val="28"/>
          <w:lang w:val="x-none"/>
        </w:rPr>
        <w:t xml:space="preserve"> </w:t>
      </w:r>
      <w:proofErr w:type="spellStart"/>
      <w:r>
        <w:rPr>
          <w:rFonts w:ascii="Arial" w:hAnsi="Arial" w:cs="Arial"/>
          <w:sz w:val="28"/>
          <w:szCs w:val="28"/>
          <w:lang w:val="x-none"/>
        </w:rPr>
        <w:t>vaya</w:t>
      </w:r>
      <w:proofErr w:type="spellEnd"/>
      <w:r>
        <w:rPr>
          <w:rFonts w:ascii="Arial" w:hAnsi="Arial" w:cs="Arial"/>
          <w:sz w:val="28"/>
          <w:szCs w:val="28"/>
          <w:lang w:val="x-none"/>
        </w:rPr>
        <w:t xml:space="preserve">, mm-mm… Baba </w:t>
      </w:r>
      <w:proofErr w:type="spellStart"/>
      <w:r>
        <w:rPr>
          <w:rFonts w:ascii="Arial" w:hAnsi="Arial" w:cs="Arial"/>
          <w:sz w:val="28"/>
          <w:szCs w:val="28"/>
          <w:lang w:val="x-none"/>
        </w:rPr>
        <w:t>vanyatsoti</w:t>
      </w:r>
      <w:proofErr w:type="spellEnd"/>
      <w:r>
        <w:rPr>
          <w:rFonts w:ascii="Arial" w:hAnsi="Arial" w:cs="Arial"/>
          <w:sz w:val="28"/>
          <w:szCs w:val="28"/>
          <w:lang w:val="x-none"/>
        </w:rPr>
        <w:t xml:space="preserve">, “First born </w:t>
      </w:r>
      <w:proofErr w:type="spellStart"/>
      <w:r>
        <w:rPr>
          <w:rFonts w:ascii="Arial" w:hAnsi="Arial" w:cs="Arial"/>
          <w:sz w:val="28"/>
          <w:szCs w:val="28"/>
          <w:lang w:val="x-none"/>
        </w:rPr>
        <w:t>yangu</w:t>
      </w:r>
      <w:proofErr w:type="spellEnd"/>
      <w:r>
        <w:rPr>
          <w:rFonts w:ascii="Arial" w:hAnsi="Arial" w:cs="Arial"/>
          <w:sz w:val="28"/>
          <w:szCs w:val="28"/>
          <w:lang w:val="x-none"/>
        </w:rPr>
        <w:t xml:space="preserve"> iyi,” </w:t>
      </w:r>
      <w:proofErr w:type="spellStart"/>
      <w:r>
        <w:rPr>
          <w:rFonts w:ascii="Arial" w:hAnsi="Arial" w:cs="Arial"/>
          <w:sz w:val="28"/>
          <w:szCs w:val="28"/>
          <w:lang w:val="x-none"/>
        </w:rPr>
        <w:t>ndobva</w:t>
      </w:r>
      <w:proofErr w:type="spellEnd"/>
      <w:r>
        <w:rPr>
          <w:rFonts w:ascii="Arial" w:hAnsi="Arial" w:cs="Arial"/>
          <w:sz w:val="28"/>
          <w:szCs w:val="28"/>
          <w:lang w:val="x-none"/>
        </w:rPr>
        <w:t xml:space="preserve"> </w:t>
      </w:r>
      <w:proofErr w:type="spellStart"/>
      <w:r>
        <w:rPr>
          <w:rFonts w:ascii="Arial" w:hAnsi="Arial" w:cs="Arial"/>
          <w:sz w:val="28"/>
          <w:szCs w:val="28"/>
          <w:lang w:val="x-none"/>
        </w:rPr>
        <w:t>yaiendesa</w:t>
      </w:r>
      <w:proofErr w:type="spellEnd"/>
      <w:r>
        <w:rPr>
          <w:rFonts w:ascii="Arial" w:hAnsi="Arial" w:cs="Arial"/>
          <w:sz w:val="28"/>
          <w:szCs w:val="28"/>
          <w:lang w:val="x-none"/>
        </w:rPr>
        <w:t xml:space="preserve"> </w:t>
      </w:r>
      <w:proofErr w:type="spellStart"/>
      <w:r>
        <w:rPr>
          <w:rFonts w:ascii="Arial" w:hAnsi="Arial" w:cs="Arial"/>
          <w:sz w:val="28"/>
          <w:szCs w:val="28"/>
          <w:lang w:val="x-none"/>
        </w:rPr>
        <w:t>kurudyika</w:t>
      </w:r>
      <w:proofErr w:type="spellEnd"/>
      <w:r>
        <w:rPr>
          <w:rFonts w:ascii="Arial" w:hAnsi="Arial" w:cs="Arial"/>
          <w:sz w:val="28"/>
          <w:szCs w:val="28"/>
          <w:lang w:val="x-none"/>
        </w:rPr>
        <w:t xml:space="preserve"> </w:t>
      </w:r>
      <w:proofErr w:type="spellStart"/>
      <w:r>
        <w:rPr>
          <w:rFonts w:ascii="Arial" w:hAnsi="Arial" w:cs="Arial"/>
          <w:sz w:val="28"/>
          <w:szCs w:val="28"/>
          <w:lang w:val="x-none"/>
        </w:rPr>
        <w:t>uko</w:t>
      </w:r>
      <w:proofErr w:type="spellEnd"/>
      <w:r>
        <w:rPr>
          <w:rFonts w:ascii="Arial" w:hAnsi="Arial" w:cs="Arial"/>
          <w:sz w:val="28"/>
          <w:szCs w:val="28"/>
          <w:lang w:val="x-none"/>
        </w:rPr>
        <w:t xml:space="preserve">. </w:t>
      </w:r>
      <w:proofErr w:type="spellStart"/>
      <w:r>
        <w:rPr>
          <w:rFonts w:ascii="Arial" w:hAnsi="Arial" w:cs="Arial"/>
          <w:sz w:val="28"/>
          <w:szCs w:val="28"/>
          <w:lang w:val="x-none"/>
        </w:rPr>
        <w:t>Maropafadzo</w:t>
      </w:r>
      <w:proofErr w:type="spellEnd"/>
      <w:r>
        <w:rPr>
          <w:rFonts w:ascii="Arial" w:hAnsi="Arial" w:cs="Arial"/>
          <w:sz w:val="28"/>
          <w:szCs w:val="28"/>
          <w:lang w:val="x-none"/>
        </w:rPr>
        <w:t xml:space="preserve"> </w:t>
      </w:r>
      <w:proofErr w:type="spellStart"/>
      <w:r>
        <w:rPr>
          <w:rFonts w:ascii="Arial" w:hAnsi="Arial" w:cs="Arial"/>
          <w:sz w:val="28"/>
          <w:szCs w:val="28"/>
          <w:lang w:val="x-none"/>
        </w:rPr>
        <w:t>auye</w:t>
      </w:r>
      <w:proofErr w:type="spellEnd"/>
      <w:r>
        <w:rPr>
          <w:rFonts w:ascii="Arial" w:hAnsi="Arial" w:cs="Arial"/>
          <w:sz w:val="28"/>
          <w:szCs w:val="28"/>
          <w:lang w:val="x-none"/>
        </w:rPr>
        <w:t xml:space="preserve"> </w:t>
      </w:r>
      <w:proofErr w:type="spellStart"/>
      <w:r>
        <w:rPr>
          <w:rFonts w:ascii="Arial" w:hAnsi="Arial" w:cs="Arial"/>
          <w:sz w:val="28"/>
          <w:szCs w:val="28"/>
          <w:lang w:val="x-none"/>
        </w:rPr>
        <w:t>akawa</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akawanda</w:t>
      </w:r>
      <w:proofErr w:type="spellEnd"/>
      <w:r w:rsidRPr="005F7606">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Ndokutora</w:t>
      </w:r>
      <w:proofErr w:type="spellEnd"/>
      <w:r>
        <w:rPr>
          <w:rFonts w:ascii="Arial" w:hAnsi="Arial" w:cs="Arial"/>
          <w:sz w:val="28"/>
          <w:szCs w:val="28"/>
          <w:lang w:val="x-none"/>
        </w:rPr>
        <w:t xml:space="preserve"> </w:t>
      </w:r>
      <w:proofErr w:type="spellStart"/>
      <w:r>
        <w:rPr>
          <w:rFonts w:ascii="Arial" w:hAnsi="Arial" w:cs="Arial"/>
          <w:sz w:val="28"/>
          <w:szCs w:val="28"/>
          <w:lang w:val="x-none"/>
        </w:rPr>
        <w:t>mupfanha</w:t>
      </w:r>
      <w:proofErr w:type="spellEnd"/>
      <w:r>
        <w:rPr>
          <w:rFonts w:ascii="Arial" w:hAnsi="Arial" w:cs="Arial"/>
          <w:sz w:val="28"/>
          <w:szCs w:val="28"/>
          <w:lang w:val="x-none"/>
        </w:rPr>
        <w:t xml:space="preserve"> </w:t>
      </w:r>
      <w:proofErr w:type="spellStart"/>
      <w:r>
        <w:rPr>
          <w:rFonts w:ascii="Arial" w:hAnsi="Arial" w:cs="Arial"/>
          <w:sz w:val="28"/>
          <w:szCs w:val="28"/>
          <w:lang w:val="x-none"/>
        </w:rPr>
        <w:t>ndokuendesa</w:t>
      </w:r>
      <w:proofErr w:type="spellEnd"/>
      <w:r>
        <w:rPr>
          <w:rFonts w:ascii="Arial" w:hAnsi="Arial" w:cs="Arial"/>
          <w:sz w:val="28"/>
          <w:szCs w:val="28"/>
          <w:lang w:val="x-none"/>
        </w:rPr>
        <w:t xml:space="preserve"> </w:t>
      </w:r>
      <w:proofErr w:type="spellStart"/>
      <w:r>
        <w:rPr>
          <w:rFonts w:ascii="Arial" w:hAnsi="Arial" w:cs="Arial"/>
          <w:sz w:val="28"/>
          <w:szCs w:val="28"/>
          <w:lang w:val="x-none"/>
        </w:rPr>
        <w:t>kuruboshweka</w:t>
      </w:r>
      <w:proofErr w:type="spellEnd"/>
      <w:r>
        <w:rPr>
          <w:rFonts w:ascii="Arial" w:hAnsi="Arial" w:cs="Arial"/>
          <w:sz w:val="28"/>
          <w:szCs w:val="28"/>
          <w:lang w:val="x-none"/>
        </w:rPr>
        <w:t xml:space="preserve">? Dhara </w:t>
      </w:r>
      <w:proofErr w:type="spellStart"/>
      <w:r>
        <w:rPr>
          <w:rFonts w:ascii="Arial" w:hAnsi="Arial" w:cs="Arial"/>
          <w:sz w:val="28"/>
          <w:szCs w:val="28"/>
          <w:lang w:val="x-none"/>
        </w:rPr>
        <w:t>iya</w:t>
      </w:r>
      <w:proofErr w:type="spellEnd"/>
      <w:r>
        <w:rPr>
          <w:rFonts w:ascii="Arial" w:hAnsi="Arial" w:cs="Arial"/>
          <w:sz w:val="28"/>
          <w:szCs w:val="28"/>
          <w:lang w:val="x-none"/>
        </w:rPr>
        <w:t xml:space="preserve"> </w:t>
      </w:r>
      <w:proofErr w:type="spellStart"/>
      <w:r>
        <w:rPr>
          <w:rFonts w:ascii="Arial" w:hAnsi="Arial" w:cs="Arial"/>
          <w:sz w:val="28"/>
          <w:szCs w:val="28"/>
          <w:lang w:val="x-none"/>
        </w:rPr>
        <w:t>iya</w:t>
      </w:r>
      <w:proofErr w:type="spellEnd"/>
      <w:r>
        <w:rPr>
          <w:rFonts w:ascii="Arial" w:hAnsi="Arial" w:cs="Arial"/>
          <w:sz w:val="28"/>
          <w:szCs w:val="28"/>
          <w:lang w:val="x-none"/>
        </w:rPr>
        <w:t xml:space="preserve">, </w:t>
      </w:r>
      <w:proofErr w:type="spellStart"/>
      <w:r>
        <w:rPr>
          <w:rFonts w:ascii="Arial" w:hAnsi="Arial" w:cs="Arial"/>
          <w:sz w:val="28"/>
          <w:szCs w:val="28"/>
          <w:lang w:val="x-none"/>
        </w:rPr>
        <w:t>yasvika</w:t>
      </w:r>
      <w:proofErr w:type="spellEnd"/>
      <w:r>
        <w:rPr>
          <w:rFonts w:ascii="Arial" w:hAnsi="Arial" w:cs="Arial"/>
          <w:sz w:val="28"/>
          <w:szCs w:val="28"/>
          <w:lang w:val="x-none"/>
        </w:rPr>
        <w:t xml:space="preserve"> </w:t>
      </w:r>
      <w:proofErr w:type="spellStart"/>
      <w:r w:rsidRPr="004431F9">
        <w:rPr>
          <w:rFonts w:ascii="Arial" w:hAnsi="Arial" w:cs="Arial"/>
          <w:i/>
          <w:iCs/>
          <w:sz w:val="28"/>
          <w:szCs w:val="28"/>
          <w:lang w:val="x-none"/>
        </w:rPr>
        <w:t>ya</w:t>
      </w:r>
      <w:r>
        <w:rPr>
          <w:rFonts w:ascii="Arial" w:hAnsi="Arial" w:cs="Arial"/>
          <w:i/>
          <w:iCs/>
          <w:sz w:val="28"/>
          <w:szCs w:val="28"/>
          <w:lang w:val="x-none"/>
        </w:rPr>
        <w:t>a</w:t>
      </w:r>
      <w:r w:rsidRPr="004431F9">
        <w:rPr>
          <w:rFonts w:ascii="Arial" w:hAnsi="Arial" w:cs="Arial"/>
          <w:i/>
          <w:iCs/>
          <w:sz w:val="28"/>
          <w:szCs w:val="28"/>
          <w:lang w:val="x-none"/>
        </w:rPr>
        <w:t>kufeela</w:t>
      </w:r>
      <w:proofErr w:type="spellEnd"/>
      <w:r>
        <w:rPr>
          <w:rFonts w:ascii="Arial" w:hAnsi="Arial" w:cs="Arial"/>
          <w:i/>
          <w:iCs/>
          <w:sz w:val="28"/>
          <w:szCs w:val="28"/>
          <w:lang w:val="x-none"/>
        </w:rPr>
        <w:t xml:space="preserve"> </w:t>
      </w:r>
      <w:r w:rsidRPr="00322E88">
        <w:rPr>
          <w:rFonts w:ascii="Arial" w:hAnsi="Arial" w:cs="Arial"/>
          <w:sz w:val="18"/>
          <w:szCs w:val="18"/>
          <w:lang w:val="en-ZW"/>
        </w:rPr>
        <w:t>[</w:t>
      </w:r>
      <w:r>
        <w:rPr>
          <w:rFonts w:ascii="Arial" w:hAnsi="Arial" w:cs="Arial"/>
          <w:sz w:val="18"/>
          <w:szCs w:val="18"/>
          <w:lang w:val="en-ZW"/>
        </w:rPr>
        <w:t>as he</w:t>
      </w:r>
      <w:r w:rsidRPr="00322E88">
        <w:rPr>
          <w:rFonts w:ascii="Arial" w:hAnsi="Arial" w:cs="Arial"/>
          <w:sz w:val="18"/>
          <w:szCs w:val="18"/>
          <w:lang w:val="en-ZW"/>
        </w:rPr>
        <w:t xml:space="preserve"> fel</w:t>
      </w:r>
      <w:r>
        <w:rPr>
          <w:rFonts w:ascii="Arial" w:hAnsi="Arial" w:cs="Arial"/>
          <w:sz w:val="18"/>
          <w:szCs w:val="18"/>
          <w:lang w:val="en-ZW"/>
        </w:rPr>
        <w:t>t by sense of touch</w:t>
      </w:r>
      <w:r w:rsidRPr="00322E88">
        <w:rPr>
          <w:rFonts w:ascii="Arial" w:hAnsi="Arial" w:cs="Arial"/>
          <w:sz w:val="18"/>
          <w:szCs w:val="18"/>
          <w:lang w:val="en-ZW"/>
        </w:rPr>
        <w:t>—ED]</w:t>
      </w:r>
      <w:r>
        <w:rPr>
          <w:rFonts w:ascii="Arial" w:hAnsi="Arial" w:cs="Arial"/>
          <w:sz w:val="28"/>
          <w:szCs w:val="28"/>
          <w:lang w:val="x-none"/>
        </w:rPr>
        <w:t xml:space="preserve"> so, </w:t>
      </w:r>
      <w:proofErr w:type="spellStart"/>
      <w:r>
        <w:rPr>
          <w:rFonts w:ascii="Arial" w:hAnsi="Arial" w:cs="Arial"/>
          <w:sz w:val="28"/>
          <w:szCs w:val="28"/>
          <w:lang w:val="x-none"/>
        </w:rPr>
        <w:t>ndobva</w:t>
      </w:r>
      <w:proofErr w:type="spellEnd"/>
      <w:r>
        <w:rPr>
          <w:rFonts w:ascii="Arial" w:hAnsi="Arial" w:cs="Arial"/>
          <w:sz w:val="28"/>
          <w:szCs w:val="28"/>
          <w:lang w:val="x-none"/>
        </w:rPr>
        <w:t xml:space="preserve"> </w:t>
      </w:r>
      <w:proofErr w:type="spellStart"/>
      <w:r>
        <w:rPr>
          <w:rFonts w:ascii="Arial" w:hAnsi="Arial" w:cs="Arial"/>
          <w:sz w:val="28"/>
          <w:szCs w:val="28"/>
          <w:lang w:val="x-none"/>
        </w:rPr>
        <w:t>yarova</w:t>
      </w:r>
      <w:proofErr w:type="spellEnd"/>
      <w:r>
        <w:rPr>
          <w:rFonts w:ascii="Arial" w:hAnsi="Arial" w:cs="Arial"/>
          <w:sz w:val="28"/>
          <w:szCs w:val="28"/>
          <w:lang w:val="x-none"/>
        </w:rPr>
        <w:t xml:space="preserve"> cross </w:t>
      </w:r>
      <w:proofErr w:type="spellStart"/>
      <w:r>
        <w:rPr>
          <w:rFonts w:ascii="Arial" w:hAnsi="Arial" w:cs="Arial"/>
          <w:sz w:val="28"/>
          <w:szCs w:val="28"/>
          <w:lang w:val="x-none"/>
        </w:rPr>
        <w:t>yayo</w:t>
      </w:r>
      <w:proofErr w:type="spellEnd"/>
      <w:r>
        <w:rPr>
          <w:rFonts w:ascii="Arial" w:hAnsi="Arial" w:cs="Arial"/>
          <w:sz w:val="28"/>
          <w:szCs w:val="28"/>
          <w:lang w:val="x-none"/>
        </w:rPr>
        <w:t xml:space="preserve">. Yega! Hanzi, “…guiding hands </w:t>
      </w:r>
      <w:proofErr w:type="spellStart"/>
      <w:r>
        <w:rPr>
          <w:rFonts w:ascii="Arial" w:hAnsi="Arial" w:cs="Arial"/>
          <w:sz w:val="28"/>
          <w:szCs w:val="28"/>
          <w:lang w:val="x-none"/>
        </w:rPr>
        <w:t>wi</w:t>
      </w:r>
      <w:proofErr w:type="spellEnd"/>
      <w:r>
        <w:rPr>
          <w:rFonts w:ascii="Arial" w:hAnsi="Arial" w:cs="Arial"/>
          <w:sz w:val="28"/>
          <w:szCs w:val="28"/>
          <w:lang w:val="x-none"/>
        </w:rPr>
        <w:t xml:space="preserve">…?” </w:t>
      </w:r>
      <w:r w:rsidRPr="00322E88">
        <w:rPr>
          <w:rFonts w:ascii="Arial" w:hAnsi="Arial" w:cs="Arial"/>
          <w:sz w:val="18"/>
          <w:szCs w:val="18"/>
          <w:lang w:val="en-ZW"/>
        </w:rPr>
        <w:t>[</w:t>
      </w:r>
      <w:r>
        <w:rPr>
          <w:rFonts w:ascii="Arial" w:hAnsi="Arial" w:cs="Arial"/>
          <w:sz w:val="18"/>
          <w:szCs w:val="18"/>
          <w:lang w:val="en-ZW"/>
        </w:rPr>
        <w:t>Congregation says, “wittingly.” Apostle Gumbura laughs—ED</w:t>
      </w:r>
      <w:r w:rsidRPr="00322E88">
        <w:rPr>
          <w:rFonts w:ascii="Arial" w:hAnsi="Arial" w:cs="Arial"/>
          <w:sz w:val="18"/>
          <w:szCs w:val="18"/>
          <w:lang w:val="en-ZW"/>
        </w:rPr>
        <w:t>]</w:t>
      </w:r>
      <w:r>
        <w:rPr>
          <w:rFonts w:ascii="Arial" w:hAnsi="Arial" w:cs="Arial"/>
          <w:sz w:val="28"/>
          <w:szCs w:val="28"/>
          <w:lang w:val="x-none"/>
        </w:rPr>
        <w:t xml:space="preserve">  </w:t>
      </w:r>
    </w:p>
    <w:p w:rsidRPr="00861A37" w:rsidR="00264564" w:rsidP="00264564" w:rsidRDefault="00264564" w14:paraId="0AA18E08" w14:textId="77777777">
      <w:pPr>
        <w:spacing w:line="276" w:lineRule="auto"/>
        <w:jc w:val="both"/>
        <w:rPr>
          <w:rFonts w:ascii="Arial" w:hAnsi="Arial" w:cs="Arial"/>
          <w:sz w:val="18"/>
          <w:szCs w:val="28"/>
          <w:lang w:val="x-none"/>
        </w:rPr>
      </w:pPr>
      <w:r>
        <w:rPr>
          <w:rFonts w:ascii="Arial" w:hAnsi="Arial" w:cs="Arial"/>
          <w:sz w:val="28"/>
          <w:szCs w:val="28"/>
          <w:vertAlign w:val="superscript"/>
          <w:lang w:val="x-none"/>
        </w:rPr>
        <w:t xml:space="preserve">146 </w:t>
      </w:r>
      <w:r>
        <w:rPr>
          <w:rFonts w:ascii="Arial" w:hAnsi="Arial" w:cs="Arial"/>
          <w:sz w:val="28"/>
          <w:szCs w:val="28"/>
          <w:lang w:val="x-none"/>
        </w:rPr>
        <w:t xml:space="preserve">Amen! </w:t>
      </w:r>
      <w:r w:rsidRPr="005F7606">
        <w:rPr>
          <w:rFonts w:ascii="Arial" w:hAnsi="Arial" w:cs="Arial"/>
          <w:sz w:val="18"/>
          <w:szCs w:val="18"/>
        </w:rPr>
        <w:t>[Congregation says, “Amen.”]</w:t>
      </w:r>
      <w:r>
        <w:rPr>
          <w:rFonts w:ascii="Arial" w:hAnsi="Arial" w:cs="Arial"/>
          <w:sz w:val="28"/>
          <w:szCs w:val="28"/>
          <w:lang w:val="x-none"/>
        </w:rPr>
        <w:t xml:space="preserve"> “He guided his hands </w:t>
      </w:r>
      <w:proofErr w:type="spellStart"/>
      <w:r>
        <w:rPr>
          <w:rFonts w:ascii="Arial" w:hAnsi="Arial" w:cs="Arial"/>
          <w:sz w:val="28"/>
          <w:szCs w:val="28"/>
          <w:lang w:val="x-none"/>
        </w:rPr>
        <w:t>wi</w:t>
      </w:r>
      <w:proofErr w:type="spellEnd"/>
      <w:r>
        <w:rPr>
          <w:rFonts w:ascii="Arial" w:hAnsi="Arial" w:cs="Arial"/>
          <w:sz w:val="28"/>
          <w:szCs w:val="28"/>
          <w:lang w:val="x-none"/>
        </w:rPr>
        <w:t xml:space="preserve">…?” </w:t>
      </w:r>
      <w:r w:rsidRPr="005F7606">
        <w:rPr>
          <w:rFonts w:ascii="Arial" w:hAnsi="Arial" w:cs="Arial"/>
          <w:sz w:val="18"/>
          <w:szCs w:val="18"/>
        </w:rPr>
        <w:t>[Congregation says, “</w:t>
      </w:r>
      <w:r>
        <w:rPr>
          <w:rFonts w:ascii="Arial" w:hAnsi="Arial" w:cs="Arial"/>
          <w:sz w:val="18"/>
          <w:szCs w:val="18"/>
        </w:rPr>
        <w:t>wittingly</w:t>
      </w:r>
      <w:r w:rsidRPr="005F7606">
        <w:rPr>
          <w:rFonts w:ascii="Arial" w:hAnsi="Arial" w:cs="Arial"/>
          <w:sz w:val="18"/>
          <w:szCs w:val="18"/>
        </w:rPr>
        <w:t>.”]</w:t>
      </w:r>
      <w:r>
        <w:rPr>
          <w:rFonts w:ascii="Arial" w:hAnsi="Arial" w:cs="Arial"/>
          <w:sz w:val="28"/>
          <w:szCs w:val="28"/>
          <w:lang w:val="x-none"/>
        </w:rPr>
        <w:t xml:space="preserve"> </w:t>
      </w:r>
      <w:r w:rsidRPr="00953B96">
        <w:rPr>
          <w:rFonts w:ascii="Arial" w:hAnsi="Arial" w:cs="Arial"/>
          <w:sz w:val="28"/>
          <w:szCs w:val="28"/>
          <w:lang w:val="x-none"/>
        </w:rPr>
        <w:t>Ku</w:t>
      </w:r>
      <w:r>
        <w:rPr>
          <w:rFonts w:ascii="Arial" w:hAnsi="Arial" w:cs="Arial"/>
          <w:i/>
          <w:iCs/>
          <w:sz w:val="28"/>
          <w:szCs w:val="28"/>
          <w:lang w:val="x-none"/>
        </w:rPr>
        <w:t xml:space="preserve"> </w:t>
      </w:r>
      <w:r w:rsidRPr="00953B96">
        <w:rPr>
          <w:rFonts w:ascii="Arial" w:hAnsi="Arial" w:cs="Arial"/>
          <w:sz w:val="28"/>
          <w:szCs w:val="28"/>
          <w:lang w:val="x-none"/>
        </w:rPr>
        <w:t>crosser</w:t>
      </w:r>
      <w:r>
        <w:rPr>
          <w:rFonts w:ascii="Arial" w:hAnsi="Arial" w:cs="Arial"/>
          <w:sz w:val="28"/>
          <w:szCs w:val="28"/>
          <w:lang w:val="x-none"/>
        </w:rPr>
        <w:t xml:space="preserve"> </w:t>
      </w:r>
      <w:proofErr w:type="spellStart"/>
      <w:r>
        <w:rPr>
          <w:rFonts w:ascii="Arial" w:hAnsi="Arial" w:cs="Arial"/>
          <w:sz w:val="28"/>
          <w:szCs w:val="28"/>
          <w:lang w:val="x-none"/>
        </w:rPr>
        <w:t>oga</w:t>
      </w:r>
      <w:proofErr w:type="spellEnd"/>
      <w:r>
        <w:rPr>
          <w:rFonts w:ascii="Arial" w:hAnsi="Arial" w:cs="Arial"/>
          <w:sz w:val="28"/>
          <w:szCs w:val="28"/>
          <w:lang w:val="x-none"/>
        </w:rPr>
        <w:t xml:space="preserve"> </w:t>
      </w:r>
      <w:proofErr w:type="spellStart"/>
      <w:r>
        <w:rPr>
          <w:rFonts w:ascii="Arial" w:hAnsi="Arial" w:cs="Arial"/>
          <w:sz w:val="28"/>
          <w:szCs w:val="28"/>
          <w:lang w:val="x-none"/>
        </w:rPr>
        <w:t>kudaiwo</w:t>
      </w:r>
      <w:proofErr w:type="spellEnd"/>
      <w:r>
        <w:rPr>
          <w:rFonts w:ascii="Arial" w:hAnsi="Arial" w:cs="Arial"/>
          <w:sz w:val="28"/>
          <w:szCs w:val="28"/>
          <w:lang w:val="x-none"/>
        </w:rPr>
        <w:t xml:space="preserve">. </w:t>
      </w:r>
      <w:proofErr w:type="spellStart"/>
      <w:r>
        <w:rPr>
          <w:rFonts w:ascii="Arial" w:hAnsi="Arial" w:cs="Arial"/>
          <w:sz w:val="28"/>
          <w:szCs w:val="28"/>
          <w:lang w:val="x-none"/>
        </w:rPr>
        <w:t>Kwaakutora</w:t>
      </w:r>
      <w:proofErr w:type="spellEnd"/>
      <w:r>
        <w:rPr>
          <w:rFonts w:ascii="Arial" w:hAnsi="Arial" w:cs="Arial"/>
          <w:sz w:val="28"/>
          <w:szCs w:val="28"/>
          <w:lang w:val="x-none"/>
        </w:rPr>
        <w:t xml:space="preserve"> right hand, </w:t>
      </w:r>
      <w:proofErr w:type="spellStart"/>
      <w:r>
        <w:rPr>
          <w:rFonts w:ascii="Arial" w:hAnsi="Arial" w:cs="Arial"/>
          <w:sz w:val="28"/>
          <w:szCs w:val="28"/>
          <w:lang w:val="x-none"/>
        </w:rPr>
        <w:t>yoenda</w:t>
      </w:r>
      <w:proofErr w:type="spellEnd"/>
      <w:r>
        <w:rPr>
          <w:rFonts w:ascii="Arial" w:hAnsi="Arial" w:cs="Arial"/>
          <w:sz w:val="28"/>
          <w:szCs w:val="28"/>
          <w:lang w:val="x-none"/>
        </w:rPr>
        <w:t xml:space="preserve"> </w:t>
      </w:r>
      <w:proofErr w:type="spellStart"/>
      <w:r>
        <w:rPr>
          <w:rFonts w:ascii="Arial" w:hAnsi="Arial" w:cs="Arial"/>
          <w:sz w:val="28"/>
          <w:szCs w:val="28"/>
          <w:lang w:val="x-none"/>
        </w:rPr>
        <w:t>pamupfanha</w:t>
      </w:r>
      <w:proofErr w:type="spellEnd"/>
      <w:r>
        <w:rPr>
          <w:rFonts w:ascii="Arial" w:hAnsi="Arial" w:cs="Arial"/>
          <w:sz w:val="28"/>
          <w:szCs w:val="28"/>
          <w:lang w:val="x-none"/>
        </w:rPr>
        <w:t xml:space="preserve"> Ephraim.  </w:t>
      </w:r>
      <w:proofErr w:type="spellStart"/>
      <w:r>
        <w:rPr>
          <w:rFonts w:ascii="Arial" w:hAnsi="Arial" w:cs="Arial"/>
          <w:sz w:val="28"/>
          <w:szCs w:val="28"/>
          <w:lang w:val="x-none"/>
        </w:rPr>
        <w:t>Kwaakutora</w:t>
      </w:r>
      <w:proofErr w:type="spellEnd"/>
      <w:r>
        <w:rPr>
          <w:rFonts w:ascii="Arial" w:hAnsi="Arial" w:cs="Arial"/>
          <w:sz w:val="28"/>
          <w:szCs w:val="28"/>
          <w:lang w:val="x-none"/>
        </w:rPr>
        <w:t xml:space="preserve"> left hand, </w:t>
      </w:r>
      <w:proofErr w:type="spellStart"/>
      <w:r>
        <w:rPr>
          <w:rFonts w:ascii="Arial" w:hAnsi="Arial" w:cs="Arial"/>
          <w:sz w:val="28"/>
          <w:szCs w:val="28"/>
          <w:lang w:val="x-none"/>
        </w:rPr>
        <w:t>yoenda</w:t>
      </w:r>
      <w:proofErr w:type="spellEnd"/>
      <w:r>
        <w:rPr>
          <w:rFonts w:ascii="Arial" w:hAnsi="Arial" w:cs="Arial"/>
          <w:sz w:val="28"/>
          <w:szCs w:val="28"/>
          <w:lang w:val="x-none"/>
        </w:rPr>
        <w:t xml:space="preserve"> pa first </w:t>
      </w:r>
      <w:proofErr w:type="spellStart"/>
      <w:r>
        <w:rPr>
          <w:rFonts w:ascii="Arial" w:hAnsi="Arial" w:cs="Arial"/>
          <w:sz w:val="28"/>
          <w:szCs w:val="28"/>
          <w:lang w:val="x-none"/>
        </w:rPr>
        <w:t>bor</w:t>
      </w:r>
      <w:proofErr w:type="spellEnd"/>
      <w:r>
        <w:rPr>
          <w:rFonts w:ascii="Arial" w:hAnsi="Arial" w:cs="Arial"/>
          <w:sz w:val="28"/>
          <w:szCs w:val="28"/>
          <w:lang w:val="x-none"/>
        </w:rPr>
        <w:t xml:space="preserve">…? </w:t>
      </w:r>
      <w:r w:rsidRPr="005F7606">
        <w:rPr>
          <w:rFonts w:ascii="Arial" w:hAnsi="Arial" w:cs="Arial"/>
          <w:sz w:val="18"/>
          <w:szCs w:val="18"/>
        </w:rPr>
        <w:t>[Congregation says, “</w:t>
      </w:r>
      <w:r>
        <w:rPr>
          <w:rFonts w:ascii="Arial" w:hAnsi="Arial" w:cs="Arial"/>
          <w:sz w:val="18"/>
          <w:szCs w:val="18"/>
        </w:rPr>
        <w:t>first born</w:t>
      </w:r>
      <w:r w:rsidRPr="005F7606">
        <w:rPr>
          <w:rFonts w:ascii="Arial" w:hAnsi="Arial" w:cs="Arial"/>
          <w:sz w:val="18"/>
          <w:szCs w:val="18"/>
        </w:rPr>
        <w:t>.”]</w:t>
      </w:r>
      <w:r>
        <w:rPr>
          <w:rFonts w:ascii="Arial" w:hAnsi="Arial" w:cs="Arial"/>
          <w:sz w:val="28"/>
          <w:szCs w:val="28"/>
          <w:lang w:val="x-none"/>
        </w:rPr>
        <w:t xml:space="preserve"> That’s the right of a father. </w:t>
      </w:r>
      <w:r w:rsidRPr="005F7606">
        <w:rPr>
          <w:rFonts w:ascii="Arial" w:hAnsi="Arial" w:cs="Arial"/>
          <w:sz w:val="18"/>
          <w:szCs w:val="18"/>
        </w:rPr>
        <w:t>[Congregation says, “Amen.”]</w:t>
      </w:r>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Amen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lang w:val="x-none"/>
        </w:rPr>
        <w:t xml:space="preserve"> </w:t>
      </w:r>
      <w:proofErr w:type="spellStart"/>
      <w:r>
        <w:rPr>
          <w:rFonts w:ascii="Arial" w:hAnsi="Arial" w:cs="Arial"/>
          <w:sz w:val="28"/>
          <w:szCs w:val="28"/>
          <w:lang w:val="x-none"/>
        </w:rPr>
        <w:t>Ndopaya</w:t>
      </w:r>
      <w:proofErr w:type="spellEnd"/>
      <w:r>
        <w:rPr>
          <w:rFonts w:ascii="Arial" w:hAnsi="Arial" w:cs="Arial"/>
          <w:sz w:val="28"/>
          <w:szCs w:val="28"/>
          <w:lang w:val="x-none"/>
        </w:rPr>
        <w:t xml:space="preserve"> </w:t>
      </w:r>
      <w:proofErr w:type="spellStart"/>
      <w:r>
        <w:rPr>
          <w:rFonts w:ascii="Arial" w:hAnsi="Arial" w:cs="Arial"/>
          <w:sz w:val="28"/>
          <w:szCs w:val="28"/>
          <w:lang w:val="x-none"/>
        </w:rPr>
        <w:t>pandaitaura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baba ka, </w:t>
      </w:r>
      <w:proofErr w:type="spellStart"/>
      <w:r>
        <w:rPr>
          <w:rFonts w:ascii="Arial" w:hAnsi="Arial" w:cs="Arial"/>
          <w:sz w:val="28"/>
          <w:szCs w:val="28"/>
          <w:lang w:val="x-none"/>
        </w:rPr>
        <w:t>vanogona</w:t>
      </w:r>
      <w:proofErr w:type="spellEnd"/>
      <w:r>
        <w:rPr>
          <w:rFonts w:ascii="Arial" w:hAnsi="Arial" w:cs="Arial"/>
          <w:sz w:val="28"/>
          <w:szCs w:val="28"/>
          <w:lang w:val="x-none"/>
        </w:rPr>
        <w:t xml:space="preserve"> </w:t>
      </w:r>
      <w:proofErr w:type="spellStart"/>
      <w:r>
        <w:rPr>
          <w:rFonts w:ascii="Arial" w:hAnsi="Arial" w:cs="Arial"/>
          <w:sz w:val="28"/>
          <w:szCs w:val="28"/>
          <w:lang w:val="x-none"/>
        </w:rPr>
        <w:t>kutora</w:t>
      </w:r>
      <w:proofErr w:type="spellEnd"/>
      <w:r>
        <w:rPr>
          <w:rFonts w:ascii="Arial" w:hAnsi="Arial" w:cs="Arial"/>
          <w:sz w:val="28"/>
          <w:szCs w:val="28"/>
          <w:lang w:val="x-none"/>
        </w:rPr>
        <w:t xml:space="preserve"> </w:t>
      </w:r>
      <w:proofErr w:type="spellStart"/>
      <w:r>
        <w:rPr>
          <w:rFonts w:ascii="Arial" w:hAnsi="Arial" w:cs="Arial"/>
          <w:sz w:val="28"/>
          <w:szCs w:val="28"/>
          <w:lang w:val="x-none"/>
        </w:rPr>
        <w:t>munhu</w:t>
      </w:r>
      <w:proofErr w:type="spellEnd"/>
      <w:r>
        <w:rPr>
          <w:rFonts w:ascii="Arial" w:hAnsi="Arial" w:cs="Arial"/>
          <w:sz w:val="28"/>
          <w:szCs w:val="28"/>
          <w:lang w:val="x-none"/>
        </w:rPr>
        <w:t xml:space="preserve"> a—</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anga</w:t>
      </w:r>
      <w:proofErr w:type="spellEnd"/>
      <w:r>
        <w:rPr>
          <w:rFonts w:ascii="Arial" w:hAnsi="Arial" w:cs="Arial"/>
          <w:sz w:val="28"/>
          <w:szCs w:val="28"/>
          <w:lang w:val="x-none"/>
        </w:rPr>
        <w:t xml:space="preserve"> </w:t>
      </w:r>
      <w:proofErr w:type="spellStart"/>
      <w:r>
        <w:rPr>
          <w:rFonts w:ascii="Arial" w:hAnsi="Arial" w:cs="Arial"/>
          <w:sz w:val="28"/>
          <w:szCs w:val="28"/>
          <w:lang w:val="x-none"/>
        </w:rPr>
        <w:t>asiri</w:t>
      </w:r>
      <w:proofErr w:type="spellEnd"/>
      <w:r>
        <w:rPr>
          <w:rFonts w:ascii="Arial" w:hAnsi="Arial" w:cs="Arial"/>
          <w:sz w:val="28"/>
          <w:szCs w:val="28"/>
          <w:lang w:val="x-none"/>
        </w:rPr>
        <w:t xml:space="preserve"> first born, </w:t>
      </w:r>
      <w:proofErr w:type="spellStart"/>
      <w:r>
        <w:rPr>
          <w:rFonts w:ascii="Arial" w:hAnsi="Arial" w:cs="Arial"/>
          <w:sz w:val="28"/>
          <w:szCs w:val="28"/>
          <w:lang w:val="x-none"/>
        </w:rPr>
        <w:t>vakamuti</w:t>
      </w:r>
      <w:proofErr w:type="spellEnd"/>
      <w:r>
        <w:rPr>
          <w:rFonts w:ascii="Arial" w:hAnsi="Arial" w:cs="Arial"/>
          <w:sz w:val="28"/>
          <w:szCs w:val="28"/>
          <w:lang w:val="x-none"/>
        </w:rPr>
        <w:t>, “</w:t>
      </w:r>
      <w:proofErr w:type="spellStart"/>
      <w:r>
        <w:rPr>
          <w:rFonts w:ascii="Arial" w:hAnsi="Arial" w:cs="Arial"/>
          <w:sz w:val="28"/>
          <w:szCs w:val="28"/>
          <w:lang w:val="x-none"/>
        </w:rPr>
        <w:t>Ndiwe</w:t>
      </w:r>
      <w:proofErr w:type="spellEnd"/>
      <w:r>
        <w:rPr>
          <w:rFonts w:ascii="Arial" w:hAnsi="Arial" w:cs="Arial"/>
          <w:sz w:val="28"/>
          <w:szCs w:val="28"/>
          <w:lang w:val="x-none"/>
        </w:rPr>
        <w:t xml:space="preserve"> </w:t>
      </w:r>
      <w:proofErr w:type="spellStart"/>
      <w:r>
        <w:rPr>
          <w:rFonts w:ascii="Arial" w:hAnsi="Arial" w:cs="Arial"/>
          <w:sz w:val="28"/>
          <w:szCs w:val="28"/>
          <w:lang w:val="x-none"/>
        </w:rPr>
        <w:t>waa</w:t>
      </w:r>
      <w:proofErr w:type="spellEnd"/>
      <w:r>
        <w:rPr>
          <w:rFonts w:ascii="Arial" w:hAnsi="Arial" w:cs="Arial"/>
          <w:sz w:val="28"/>
          <w:szCs w:val="28"/>
          <w:lang w:val="x-none"/>
        </w:rPr>
        <w:t xml:space="preserve"> first born </w:t>
      </w:r>
      <w:proofErr w:type="spellStart"/>
      <w:r>
        <w:rPr>
          <w:rFonts w:ascii="Arial" w:hAnsi="Arial" w:cs="Arial"/>
          <w:sz w:val="28"/>
          <w:szCs w:val="28"/>
          <w:lang w:val="x-none"/>
        </w:rPr>
        <w:t>pamusha</w:t>
      </w:r>
      <w:proofErr w:type="spellEnd"/>
      <w:r>
        <w:rPr>
          <w:rFonts w:ascii="Arial" w:hAnsi="Arial" w:cs="Arial"/>
          <w:sz w:val="28"/>
          <w:szCs w:val="28"/>
          <w:lang w:val="x-none"/>
        </w:rPr>
        <w:t xml:space="preserve"> uno.” </w:t>
      </w:r>
    </w:p>
    <w:p w:rsidR="00264564" w:rsidP="00264564" w:rsidRDefault="00264564" w14:paraId="72D288E5" w14:textId="77777777">
      <w:pPr>
        <w:spacing w:line="276" w:lineRule="auto"/>
        <w:jc w:val="both"/>
        <w:rPr>
          <w:rFonts w:ascii="Arial" w:hAnsi="Arial" w:cs="Arial"/>
          <w:sz w:val="28"/>
          <w:szCs w:val="28"/>
          <w:lang w:val="x-none"/>
        </w:rPr>
      </w:pPr>
      <w:r>
        <w:rPr>
          <w:rFonts w:ascii="Arial" w:hAnsi="Arial" w:cs="Arial"/>
          <w:sz w:val="28"/>
          <w:szCs w:val="28"/>
          <w:vertAlign w:val="superscript"/>
          <w:lang w:val="x-none"/>
        </w:rPr>
        <w:t xml:space="preserve">147 </w:t>
      </w:r>
      <w:proofErr w:type="spellStart"/>
      <w:r>
        <w:rPr>
          <w:rFonts w:ascii="Arial" w:hAnsi="Arial" w:cs="Arial"/>
          <w:sz w:val="28"/>
          <w:szCs w:val="28"/>
          <w:lang w:val="x-none"/>
        </w:rPr>
        <w:t>Vakangotaura</w:t>
      </w:r>
      <w:proofErr w:type="spellEnd"/>
      <w:r>
        <w:rPr>
          <w:rFonts w:ascii="Arial" w:hAnsi="Arial" w:cs="Arial"/>
          <w:sz w:val="28"/>
          <w:szCs w:val="28"/>
          <w:lang w:val="x-none"/>
        </w:rPr>
        <w:t xml:space="preserve"> </w:t>
      </w:r>
      <w:proofErr w:type="spellStart"/>
      <w:r>
        <w:rPr>
          <w:rFonts w:ascii="Arial" w:hAnsi="Arial" w:cs="Arial"/>
          <w:sz w:val="28"/>
          <w:szCs w:val="28"/>
          <w:lang w:val="x-none"/>
        </w:rPr>
        <w:t>izvozvo</w:t>
      </w:r>
      <w:proofErr w:type="spellEnd"/>
      <w:r>
        <w:rPr>
          <w:rFonts w:ascii="Arial" w:hAnsi="Arial" w:cs="Arial"/>
          <w:sz w:val="28"/>
          <w:szCs w:val="28"/>
          <w:lang w:val="x-none"/>
        </w:rPr>
        <w:t xml:space="preserve">, </w:t>
      </w:r>
      <w:proofErr w:type="spellStart"/>
      <w:r>
        <w:rPr>
          <w:rFonts w:ascii="Arial" w:hAnsi="Arial" w:cs="Arial"/>
          <w:sz w:val="28"/>
          <w:szCs w:val="28"/>
          <w:lang w:val="x-none"/>
        </w:rPr>
        <w:t>ndizvo</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ndizvozvo</w:t>
      </w:r>
      <w:proofErr w:type="spellEnd"/>
      <w:r w:rsidRPr="005F7606">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Ndivozve</w:t>
      </w:r>
      <w:proofErr w:type="spellEnd"/>
      <w:r>
        <w:rPr>
          <w:rFonts w:ascii="Arial" w:hAnsi="Arial" w:cs="Arial"/>
          <w:sz w:val="28"/>
          <w:szCs w:val="28"/>
          <w:lang w:val="x-none"/>
        </w:rPr>
        <w:t xml:space="preserve">, </w:t>
      </w:r>
      <w:proofErr w:type="spellStart"/>
      <w:r>
        <w:rPr>
          <w:rFonts w:ascii="Arial" w:hAnsi="Arial" w:cs="Arial"/>
          <w:sz w:val="28"/>
          <w:szCs w:val="28"/>
          <w:lang w:val="x-none"/>
        </w:rPr>
        <w:t>vakakuberekai</w:t>
      </w:r>
      <w:proofErr w:type="spellEnd"/>
      <w:r>
        <w:rPr>
          <w:rFonts w:ascii="Arial" w:hAnsi="Arial" w:cs="Arial"/>
          <w:sz w:val="28"/>
          <w:szCs w:val="28"/>
          <w:lang w:val="x-none"/>
        </w:rPr>
        <w:t xml:space="preserve"> </w:t>
      </w:r>
      <w:proofErr w:type="spellStart"/>
      <w:r>
        <w:rPr>
          <w:rFonts w:ascii="Arial" w:hAnsi="Arial" w:cs="Arial"/>
          <w:sz w:val="28"/>
          <w:szCs w:val="28"/>
          <w:lang w:val="x-none"/>
        </w:rPr>
        <w:t>panyika</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Mwari </w:t>
      </w:r>
      <w:proofErr w:type="spellStart"/>
      <w:r>
        <w:rPr>
          <w:rFonts w:ascii="Arial" w:hAnsi="Arial" w:cs="Arial"/>
          <w:sz w:val="28"/>
          <w:szCs w:val="28"/>
          <w:lang w:val="x-none"/>
        </w:rPr>
        <w:t>wavanonamata</w:t>
      </w:r>
      <w:proofErr w:type="spellEnd"/>
      <w:r>
        <w:rPr>
          <w:rFonts w:ascii="Arial" w:hAnsi="Arial" w:cs="Arial"/>
          <w:sz w:val="28"/>
          <w:szCs w:val="28"/>
          <w:lang w:val="x-none"/>
        </w:rPr>
        <w:t xml:space="preserve"> </w:t>
      </w:r>
      <w:proofErr w:type="spellStart"/>
      <w:r>
        <w:rPr>
          <w:rFonts w:ascii="Arial" w:hAnsi="Arial" w:cs="Arial"/>
          <w:sz w:val="28"/>
          <w:szCs w:val="28"/>
          <w:lang w:val="x-none"/>
        </w:rPr>
        <w:t>ndiye</w:t>
      </w:r>
      <w:proofErr w:type="spellEnd"/>
      <w:r>
        <w:rPr>
          <w:rFonts w:ascii="Arial" w:hAnsi="Arial" w:cs="Arial"/>
          <w:sz w:val="28"/>
          <w:szCs w:val="28"/>
          <w:lang w:val="x-none"/>
        </w:rPr>
        <w:t xml:space="preserve"> </w:t>
      </w:r>
      <w:proofErr w:type="spellStart"/>
      <w:r>
        <w:rPr>
          <w:rFonts w:ascii="Arial" w:hAnsi="Arial" w:cs="Arial"/>
          <w:sz w:val="28"/>
          <w:szCs w:val="28"/>
          <w:lang w:val="x-none"/>
        </w:rPr>
        <w:t>anokupai</w:t>
      </w:r>
      <w:proofErr w:type="spellEnd"/>
      <w:r>
        <w:rPr>
          <w:rFonts w:ascii="Arial" w:hAnsi="Arial" w:cs="Arial"/>
          <w:sz w:val="28"/>
          <w:szCs w:val="28"/>
          <w:lang w:val="x-none"/>
        </w:rPr>
        <w:t xml:space="preserve"> </w:t>
      </w:r>
      <w:proofErr w:type="spellStart"/>
      <w:r>
        <w:rPr>
          <w:rFonts w:ascii="Arial" w:hAnsi="Arial" w:cs="Arial"/>
          <w:sz w:val="28"/>
          <w:szCs w:val="28"/>
          <w:lang w:val="x-none"/>
        </w:rPr>
        <w:t>ropafadzo</w:t>
      </w:r>
      <w:proofErr w:type="spellEnd"/>
      <w:r>
        <w:rPr>
          <w:rFonts w:ascii="Arial" w:hAnsi="Arial" w:cs="Arial"/>
          <w:sz w:val="28"/>
          <w:szCs w:val="28"/>
          <w:lang w:val="x-none"/>
        </w:rPr>
        <w:t xml:space="preserve"> </w:t>
      </w:r>
      <w:proofErr w:type="spellStart"/>
      <w:r>
        <w:rPr>
          <w:rFonts w:ascii="Arial" w:hAnsi="Arial" w:cs="Arial"/>
          <w:sz w:val="28"/>
          <w:szCs w:val="28"/>
          <w:lang w:val="x-none"/>
        </w:rPr>
        <w:t>rimwe</w:t>
      </w:r>
      <w:proofErr w:type="spellEnd"/>
      <w:r>
        <w:rPr>
          <w:rFonts w:ascii="Arial" w:hAnsi="Arial" w:cs="Arial"/>
          <w:sz w:val="28"/>
          <w:szCs w:val="28"/>
          <w:lang w:val="x-none"/>
        </w:rPr>
        <w:t xml:space="preserve"> </w:t>
      </w:r>
      <w:proofErr w:type="spellStart"/>
      <w:r>
        <w:rPr>
          <w:rFonts w:ascii="Arial" w:hAnsi="Arial" w:cs="Arial"/>
          <w:sz w:val="28"/>
          <w:szCs w:val="28"/>
          <w:lang w:val="x-none"/>
        </w:rPr>
        <w:t>neri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nerimwe</w:t>
      </w:r>
      <w:proofErr w:type="spellEnd"/>
      <w:r w:rsidRPr="005F7606">
        <w:rPr>
          <w:rFonts w:ascii="Arial" w:hAnsi="Arial" w:cs="Arial"/>
          <w:sz w:val="18"/>
          <w:szCs w:val="18"/>
        </w:rPr>
        <w:t>.”]</w:t>
      </w:r>
      <w:r>
        <w:rPr>
          <w:rFonts w:ascii="Arial" w:hAnsi="Arial" w:cs="Arial"/>
          <w:sz w:val="28"/>
          <w:szCs w:val="28"/>
          <w:lang w:val="x-none"/>
        </w:rPr>
        <w:t xml:space="preserve"> Muri </w:t>
      </w:r>
      <w:proofErr w:type="spellStart"/>
      <w:r>
        <w:rPr>
          <w:rFonts w:ascii="Arial" w:hAnsi="Arial" w:cs="Arial"/>
          <w:sz w:val="28"/>
          <w:szCs w:val="28"/>
          <w:lang w:val="x-none"/>
        </w:rPr>
        <w:t>kuona</w:t>
      </w:r>
      <w:proofErr w:type="spellEnd"/>
      <w:r>
        <w:rPr>
          <w:rFonts w:ascii="Arial" w:hAnsi="Arial" w:cs="Arial"/>
          <w:sz w:val="28"/>
          <w:szCs w:val="28"/>
          <w:lang w:val="x-none"/>
        </w:rPr>
        <w:t xml:space="preserve"> here </w:t>
      </w:r>
      <w:proofErr w:type="spellStart"/>
      <w:r>
        <w:rPr>
          <w:rFonts w:ascii="Arial" w:hAnsi="Arial" w:cs="Arial"/>
          <w:sz w:val="28"/>
          <w:szCs w:val="28"/>
          <w:lang w:val="x-none"/>
        </w:rPr>
        <w:t>kuti</w:t>
      </w:r>
      <w:proofErr w:type="spellEnd"/>
      <w:r>
        <w:rPr>
          <w:rFonts w:ascii="Arial" w:hAnsi="Arial" w:cs="Arial"/>
          <w:sz w:val="28"/>
          <w:szCs w:val="28"/>
          <w:lang w:val="x-none"/>
        </w:rPr>
        <w:t xml:space="preserve"> iye Josefa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azova</w:t>
      </w:r>
      <w:proofErr w:type="spellEnd"/>
      <w:r>
        <w:rPr>
          <w:rFonts w:ascii="Arial" w:hAnsi="Arial" w:cs="Arial"/>
          <w:sz w:val="28"/>
          <w:szCs w:val="28"/>
          <w:lang w:val="x-none"/>
        </w:rPr>
        <w:t xml:space="preserve"> </w:t>
      </w:r>
      <w:proofErr w:type="spellStart"/>
      <w:r>
        <w:rPr>
          <w:rFonts w:ascii="Arial" w:hAnsi="Arial" w:cs="Arial"/>
          <w:sz w:val="28"/>
          <w:szCs w:val="28"/>
          <w:lang w:val="x-none"/>
        </w:rPr>
        <w:t>dangwe</w:t>
      </w:r>
      <w:proofErr w:type="spellEnd"/>
      <w:r>
        <w:rPr>
          <w:rFonts w:ascii="Arial" w:hAnsi="Arial" w:cs="Arial"/>
          <w:sz w:val="28"/>
          <w:szCs w:val="28"/>
          <w:lang w:val="x-none"/>
        </w:rPr>
        <w:t xml:space="preserve"> </w:t>
      </w:r>
      <w:proofErr w:type="spellStart"/>
      <w:r>
        <w:rPr>
          <w:rFonts w:ascii="Arial" w:hAnsi="Arial" w:cs="Arial"/>
          <w:sz w:val="28"/>
          <w:szCs w:val="28"/>
          <w:lang w:val="x-none"/>
        </w:rPr>
        <w:t>muimba</w:t>
      </w:r>
      <w:proofErr w:type="spellEnd"/>
      <w:r>
        <w:rPr>
          <w:rFonts w:ascii="Arial" w:hAnsi="Arial" w:cs="Arial"/>
          <w:sz w:val="28"/>
          <w:szCs w:val="28"/>
          <w:lang w:val="x-none"/>
        </w:rPr>
        <w:t xml:space="preserve"> </w:t>
      </w:r>
      <w:proofErr w:type="spellStart"/>
      <w:r>
        <w:rPr>
          <w:rFonts w:ascii="Arial" w:hAnsi="Arial" w:cs="Arial"/>
          <w:sz w:val="28"/>
          <w:szCs w:val="28"/>
          <w:lang w:val="x-none"/>
        </w:rPr>
        <w:t>ya</w:t>
      </w:r>
      <w:proofErr w:type="spellEnd"/>
      <w:r>
        <w:rPr>
          <w:rFonts w:ascii="Arial" w:hAnsi="Arial" w:cs="Arial"/>
          <w:sz w:val="28"/>
          <w:szCs w:val="28"/>
          <w:lang w:val="x-none"/>
        </w:rPr>
        <w:t xml:space="preserve">… </w:t>
      </w:r>
      <w:proofErr w:type="spellStart"/>
      <w:r>
        <w:rPr>
          <w:rFonts w:ascii="Arial" w:hAnsi="Arial" w:cs="Arial"/>
          <w:sz w:val="28"/>
          <w:szCs w:val="28"/>
          <w:lang w:val="x-none"/>
        </w:rPr>
        <w:t>yaJakobho</w:t>
      </w:r>
      <w:proofErr w:type="spellEnd"/>
      <w:r>
        <w:rPr>
          <w:rFonts w:ascii="Arial" w:hAnsi="Arial" w:cs="Arial"/>
          <w:sz w:val="28"/>
          <w:szCs w:val="28"/>
          <w:lang w:val="x-none"/>
        </w:rPr>
        <w:t xml:space="preserve">, baba </w:t>
      </w:r>
      <w:proofErr w:type="spellStart"/>
      <w:r>
        <w:rPr>
          <w:rFonts w:ascii="Arial" w:hAnsi="Arial" w:cs="Arial"/>
          <w:sz w:val="28"/>
          <w:szCs w:val="28"/>
          <w:lang w:val="x-none"/>
        </w:rPr>
        <w:t>vakamuda</w:t>
      </w:r>
      <w:proofErr w:type="spellEnd"/>
      <w:r>
        <w:rPr>
          <w:rFonts w:ascii="Arial" w:hAnsi="Arial" w:cs="Arial"/>
          <w:sz w:val="28"/>
          <w:szCs w:val="28"/>
          <w:lang w:val="x-none"/>
        </w:rPr>
        <w:t xml:space="preserve"> </w:t>
      </w:r>
      <w:proofErr w:type="spellStart"/>
      <w:r>
        <w:rPr>
          <w:rFonts w:ascii="Arial" w:hAnsi="Arial" w:cs="Arial"/>
          <w:sz w:val="28"/>
          <w:szCs w:val="28"/>
          <w:lang w:val="x-none"/>
        </w:rPr>
        <w:t>kubva</w:t>
      </w:r>
      <w:proofErr w:type="spellEnd"/>
      <w:r>
        <w:rPr>
          <w:rFonts w:ascii="Arial" w:hAnsi="Arial" w:cs="Arial"/>
          <w:sz w:val="28"/>
          <w:szCs w:val="28"/>
          <w:lang w:val="x-none"/>
        </w:rPr>
        <w:t xml:space="preserve"> </w:t>
      </w:r>
      <w:proofErr w:type="spellStart"/>
      <w:r>
        <w:rPr>
          <w:rFonts w:ascii="Arial" w:hAnsi="Arial" w:cs="Arial"/>
          <w:sz w:val="28"/>
          <w:szCs w:val="28"/>
          <w:lang w:val="x-none"/>
        </w:rPr>
        <w:t>achizva</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achizvarwa</w:t>
      </w:r>
      <w:proofErr w:type="spellEnd"/>
      <w:r w:rsidRPr="005F7606">
        <w:rPr>
          <w:rFonts w:ascii="Arial" w:hAnsi="Arial" w:cs="Arial"/>
          <w:sz w:val="18"/>
          <w:szCs w:val="18"/>
        </w:rPr>
        <w:t>.”]</w:t>
      </w:r>
      <w:r>
        <w:rPr>
          <w:rFonts w:ascii="Arial" w:hAnsi="Arial" w:cs="Arial"/>
          <w:sz w:val="28"/>
          <w:szCs w:val="28"/>
          <w:lang w:val="x-none"/>
        </w:rPr>
        <w:t xml:space="preserve"> Vaida Josefa. </w:t>
      </w:r>
      <w:proofErr w:type="spellStart"/>
      <w:r>
        <w:rPr>
          <w:rFonts w:ascii="Arial" w:hAnsi="Arial" w:cs="Arial"/>
          <w:sz w:val="28"/>
          <w:szCs w:val="28"/>
          <w:lang w:val="x-none"/>
        </w:rPr>
        <w:t>Ndobva</w:t>
      </w:r>
      <w:proofErr w:type="spellEnd"/>
      <w:r>
        <w:rPr>
          <w:rFonts w:ascii="Arial" w:hAnsi="Arial" w:cs="Arial"/>
          <w:sz w:val="28"/>
          <w:szCs w:val="28"/>
          <w:lang w:val="x-none"/>
        </w:rPr>
        <w:t xml:space="preserve"> </w:t>
      </w:r>
      <w:proofErr w:type="spellStart"/>
      <w:r>
        <w:rPr>
          <w:rFonts w:ascii="Arial" w:hAnsi="Arial" w:cs="Arial"/>
          <w:sz w:val="28"/>
          <w:szCs w:val="28"/>
          <w:lang w:val="x-none"/>
        </w:rPr>
        <w:t>vatora</w:t>
      </w:r>
      <w:proofErr w:type="spellEnd"/>
      <w:r>
        <w:rPr>
          <w:rFonts w:ascii="Arial" w:hAnsi="Arial" w:cs="Arial"/>
          <w:sz w:val="28"/>
          <w:szCs w:val="28"/>
          <w:lang w:val="x-none"/>
        </w:rPr>
        <w:t xml:space="preserve"> </w:t>
      </w:r>
      <w:proofErr w:type="spellStart"/>
      <w:r>
        <w:rPr>
          <w:rFonts w:ascii="Arial" w:hAnsi="Arial" w:cs="Arial"/>
          <w:sz w:val="28"/>
          <w:szCs w:val="28"/>
          <w:lang w:val="x-none"/>
        </w:rPr>
        <w:t>makomborero</w:t>
      </w:r>
      <w:proofErr w:type="spellEnd"/>
      <w:r>
        <w:rPr>
          <w:rFonts w:ascii="Arial" w:hAnsi="Arial" w:cs="Arial"/>
          <w:sz w:val="28"/>
          <w:szCs w:val="28"/>
          <w:lang w:val="x-none"/>
        </w:rPr>
        <w:t xml:space="preserve"> </w:t>
      </w:r>
      <w:proofErr w:type="spellStart"/>
      <w:r>
        <w:rPr>
          <w:rFonts w:ascii="Arial" w:hAnsi="Arial" w:cs="Arial"/>
          <w:sz w:val="28"/>
          <w:szCs w:val="28"/>
          <w:lang w:val="x-none"/>
        </w:rPr>
        <w:t>aifanira</w:t>
      </w:r>
      <w:proofErr w:type="spellEnd"/>
      <w:r>
        <w:rPr>
          <w:rFonts w:ascii="Arial" w:hAnsi="Arial" w:cs="Arial"/>
          <w:sz w:val="28"/>
          <w:szCs w:val="28"/>
          <w:lang w:val="x-none"/>
        </w:rPr>
        <w:t xml:space="preserve"> </w:t>
      </w:r>
      <w:proofErr w:type="spellStart"/>
      <w:r>
        <w:rPr>
          <w:rFonts w:ascii="Arial" w:hAnsi="Arial" w:cs="Arial"/>
          <w:sz w:val="28"/>
          <w:szCs w:val="28"/>
          <w:lang w:val="x-none"/>
        </w:rPr>
        <w:t>kuenda</w:t>
      </w:r>
      <w:proofErr w:type="spellEnd"/>
      <w:r>
        <w:rPr>
          <w:rFonts w:ascii="Arial" w:hAnsi="Arial" w:cs="Arial"/>
          <w:sz w:val="28"/>
          <w:szCs w:val="28"/>
          <w:lang w:val="x-none"/>
        </w:rPr>
        <w:t xml:space="preserve"> </w:t>
      </w:r>
      <w:proofErr w:type="spellStart"/>
      <w:r>
        <w:rPr>
          <w:rFonts w:ascii="Arial" w:hAnsi="Arial" w:cs="Arial"/>
          <w:sz w:val="28"/>
          <w:szCs w:val="28"/>
          <w:lang w:val="x-none"/>
        </w:rPr>
        <w:t>pana</w:t>
      </w:r>
      <w:proofErr w:type="spellEnd"/>
      <w:r>
        <w:rPr>
          <w:rFonts w:ascii="Arial" w:hAnsi="Arial" w:cs="Arial"/>
          <w:sz w:val="28"/>
          <w:szCs w:val="28"/>
          <w:lang w:val="x-none"/>
        </w:rPr>
        <w:t xml:space="preserve"> Reuben na Judah, </w:t>
      </w:r>
      <w:proofErr w:type="spellStart"/>
      <w:r>
        <w:rPr>
          <w:rFonts w:ascii="Arial" w:hAnsi="Arial" w:cs="Arial"/>
          <w:sz w:val="28"/>
          <w:szCs w:val="28"/>
          <w:lang w:val="x-none"/>
        </w:rPr>
        <w:t>akaenda</w:t>
      </w:r>
      <w:proofErr w:type="spellEnd"/>
      <w:r>
        <w:rPr>
          <w:rFonts w:ascii="Arial" w:hAnsi="Arial" w:cs="Arial"/>
          <w:sz w:val="28"/>
          <w:szCs w:val="28"/>
          <w:lang w:val="x-none"/>
        </w:rPr>
        <w:t xml:space="preserve"> ese </w:t>
      </w:r>
      <w:proofErr w:type="spellStart"/>
      <w:r>
        <w:rPr>
          <w:rFonts w:ascii="Arial" w:hAnsi="Arial" w:cs="Arial"/>
          <w:sz w:val="28"/>
          <w:szCs w:val="28"/>
          <w:lang w:val="x-none"/>
        </w:rPr>
        <w:t>pana</w:t>
      </w:r>
      <w:proofErr w:type="spellEnd"/>
      <w:r>
        <w:rPr>
          <w:rFonts w:ascii="Arial" w:hAnsi="Arial" w:cs="Arial"/>
          <w:sz w:val="28"/>
          <w:szCs w:val="28"/>
          <w:lang w:val="x-none"/>
        </w:rPr>
        <w:t xml:space="preserve"> ani…? </w:t>
      </w:r>
      <w:r w:rsidRPr="005F7606">
        <w:rPr>
          <w:rFonts w:ascii="Arial" w:hAnsi="Arial" w:cs="Arial"/>
          <w:sz w:val="18"/>
          <w:szCs w:val="18"/>
        </w:rPr>
        <w:t>[Congregation says, “</w:t>
      </w:r>
      <w:proofErr w:type="spellStart"/>
      <w:r>
        <w:rPr>
          <w:rFonts w:ascii="Arial" w:hAnsi="Arial" w:cs="Arial"/>
          <w:sz w:val="18"/>
          <w:szCs w:val="18"/>
        </w:rPr>
        <w:t>pana</w:t>
      </w:r>
      <w:proofErr w:type="spellEnd"/>
      <w:r>
        <w:rPr>
          <w:rFonts w:ascii="Arial" w:hAnsi="Arial" w:cs="Arial"/>
          <w:sz w:val="18"/>
          <w:szCs w:val="18"/>
        </w:rPr>
        <w:t xml:space="preserve"> Josefa</w:t>
      </w:r>
      <w:r w:rsidRPr="005F7606">
        <w:rPr>
          <w:rFonts w:ascii="Arial" w:hAnsi="Arial" w:cs="Arial"/>
          <w:sz w:val="18"/>
          <w:szCs w:val="18"/>
        </w:rPr>
        <w:t>.”]</w:t>
      </w:r>
      <w:r>
        <w:rPr>
          <w:rFonts w:ascii="Arial" w:hAnsi="Arial" w:cs="Arial"/>
          <w:sz w:val="28"/>
          <w:szCs w:val="28"/>
          <w:lang w:val="x-none"/>
        </w:rPr>
        <w:t xml:space="preserve"> Ende Josefa </w:t>
      </w:r>
      <w:proofErr w:type="spellStart"/>
      <w:r>
        <w:rPr>
          <w:rFonts w:ascii="Arial" w:hAnsi="Arial" w:cs="Arial"/>
          <w:sz w:val="28"/>
          <w:szCs w:val="28"/>
          <w:lang w:val="x-none"/>
        </w:rPr>
        <w:t>ndiye</w:t>
      </w:r>
      <w:proofErr w:type="spellEnd"/>
      <w:r>
        <w:rPr>
          <w:rFonts w:ascii="Arial" w:hAnsi="Arial" w:cs="Arial"/>
          <w:sz w:val="28"/>
          <w:szCs w:val="28"/>
          <w:lang w:val="x-none"/>
        </w:rPr>
        <w:t xml:space="preserve"> </w:t>
      </w:r>
      <w:proofErr w:type="spellStart"/>
      <w:r>
        <w:rPr>
          <w:rFonts w:ascii="Arial" w:hAnsi="Arial" w:cs="Arial"/>
          <w:sz w:val="28"/>
          <w:szCs w:val="28"/>
          <w:lang w:val="x-none"/>
        </w:rPr>
        <w:t>akabva</w:t>
      </w:r>
      <w:proofErr w:type="spellEnd"/>
      <w:r>
        <w:rPr>
          <w:rFonts w:ascii="Arial" w:hAnsi="Arial" w:cs="Arial"/>
          <w:sz w:val="28"/>
          <w:szCs w:val="28"/>
          <w:lang w:val="x-none"/>
        </w:rPr>
        <w:t xml:space="preserve"> </w:t>
      </w:r>
      <w:proofErr w:type="spellStart"/>
      <w:r>
        <w:rPr>
          <w:rFonts w:ascii="Arial" w:hAnsi="Arial" w:cs="Arial"/>
          <w:sz w:val="28"/>
          <w:szCs w:val="28"/>
          <w:lang w:val="x-none"/>
        </w:rPr>
        <w:t>awana</w:t>
      </w:r>
      <w:proofErr w:type="spellEnd"/>
      <w:r>
        <w:rPr>
          <w:rFonts w:ascii="Arial" w:hAnsi="Arial" w:cs="Arial"/>
          <w:sz w:val="28"/>
          <w:szCs w:val="28"/>
          <w:lang w:val="x-none"/>
        </w:rPr>
        <w:t xml:space="preserve"> </w:t>
      </w:r>
      <w:proofErr w:type="spellStart"/>
      <w:r>
        <w:rPr>
          <w:rFonts w:ascii="Arial" w:hAnsi="Arial" w:cs="Arial"/>
          <w:sz w:val="28"/>
          <w:szCs w:val="28"/>
          <w:lang w:val="x-none"/>
        </w:rPr>
        <w:t>shumiro</w:t>
      </w:r>
      <w:proofErr w:type="spellEnd"/>
      <w:r>
        <w:rPr>
          <w:rFonts w:ascii="Arial" w:hAnsi="Arial" w:cs="Arial"/>
          <w:sz w:val="28"/>
          <w:szCs w:val="28"/>
          <w:lang w:val="x-none"/>
        </w:rPr>
        <w:t xml:space="preserve"> </w:t>
      </w:r>
      <w:proofErr w:type="spellStart"/>
      <w:r>
        <w:rPr>
          <w:rFonts w:ascii="Arial" w:hAnsi="Arial" w:cs="Arial"/>
          <w:sz w:val="28"/>
          <w:szCs w:val="28"/>
          <w:lang w:val="x-none"/>
        </w:rPr>
        <w:t>ino</w:t>
      </w:r>
      <w:proofErr w:type="spellEnd"/>
      <w:r>
        <w:rPr>
          <w:rFonts w:ascii="Arial" w:hAnsi="Arial" w:cs="Arial"/>
          <w:sz w:val="28"/>
          <w:szCs w:val="28"/>
          <w:lang w:val="x-none"/>
        </w:rPr>
        <w:t xml:space="preserve"> </w:t>
      </w:r>
      <w:proofErr w:type="spellStart"/>
      <w:r>
        <w:rPr>
          <w:rFonts w:ascii="Arial" w:hAnsi="Arial" w:cs="Arial"/>
          <w:sz w:val="28"/>
          <w:szCs w:val="28"/>
          <w:lang w:val="x-none"/>
        </w:rPr>
        <w:t>vachengeta</w:t>
      </w:r>
      <w:proofErr w:type="spellEnd"/>
      <w:r>
        <w:rPr>
          <w:rFonts w:ascii="Arial" w:hAnsi="Arial" w:cs="Arial"/>
          <w:sz w:val="28"/>
          <w:szCs w:val="28"/>
          <w:lang w:val="x-none"/>
        </w:rPr>
        <w:t xml:space="preserve"> </w:t>
      </w:r>
      <w:proofErr w:type="spellStart"/>
      <w:r>
        <w:rPr>
          <w:rFonts w:ascii="Arial" w:hAnsi="Arial" w:cs="Arial"/>
          <w:sz w:val="28"/>
          <w:szCs w:val="28"/>
          <w:lang w:val="x-none"/>
        </w:rPr>
        <w:t>ve</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vese</w:t>
      </w:r>
      <w:proofErr w:type="spellEnd"/>
      <w:r w:rsidRPr="005F7606">
        <w:rPr>
          <w:rFonts w:ascii="Arial" w:hAnsi="Arial" w:cs="Arial"/>
          <w:sz w:val="18"/>
          <w:szCs w:val="18"/>
        </w:rPr>
        <w:t>.”]</w:t>
      </w:r>
      <w:r>
        <w:rPr>
          <w:rFonts w:ascii="Arial" w:hAnsi="Arial" w:cs="Arial"/>
          <w:sz w:val="28"/>
          <w:szCs w:val="28"/>
          <w:lang w:val="x-none"/>
        </w:rPr>
        <w:t xml:space="preserve"> </w:t>
      </w:r>
    </w:p>
    <w:p w:rsidR="00264564" w:rsidP="00264564" w:rsidRDefault="00264564" w14:paraId="11DAA60E" w14:textId="77777777">
      <w:pPr>
        <w:spacing w:line="276" w:lineRule="auto"/>
        <w:jc w:val="both"/>
        <w:rPr>
          <w:rFonts w:ascii="Arial" w:hAnsi="Arial" w:cs="Arial"/>
          <w:sz w:val="28"/>
          <w:szCs w:val="28"/>
          <w:lang w:val="x-none"/>
        </w:rPr>
      </w:pPr>
      <w:r>
        <w:rPr>
          <w:rFonts w:ascii="Arial" w:hAnsi="Arial" w:cs="Arial"/>
          <w:sz w:val="28"/>
          <w:szCs w:val="28"/>
          <w:vertAlign w:val="superscript"/>
          <w:lang w:val="x-none"/>
        </w:rPr>
        <w:t xml:space="preserve">148 </w:t>
      </w:r>
      <w:r>
        <w:rPr>
          <w:rFonts w:ascii="Arial" w:hAnsi="Arial" w:cs="Arial"/>
          <w:sz w:val="28"/>
          <w:szCs w:val="28"/>
          <w:lang w:val="x-none"/>
        </w:rPr>
        <w:t xml:space="preserve">That’s what the father wanted. </w:t>
      </w:r>
      <w:proofErr w:type="spellStart"/>
      <w:r>
        <w:rPr>
          <w:rFonts w:ascii="Arial" w:hAnsi="Arial" w:cs="Arial"/>
          <w:sz w:val="28"/>
          <w:szCs w:val="28"/>
          <w:lang w:val="x-none"/>
        </w:rPr>
        <w:t>Kureva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ndongona</w:t>
      </w:r>
      <w:proofErr w:type="spellEnd"/>
      <w:r>
        <w:rPr>
          <w:rFonts w:ascii="Arial" w:hAnsi="Arial" w:cs="Arial"/>
          <w:sz w:val="28"/>
          <w:szCs w:val="28"/>
          <w:lang w:val="x-none"/>
        </w:rPr>
        <w:t xml:space="preserve"> </w:t>
      </w:r>
      <w:proofErr w:type="spellStart"/>
      <w:r>
        <w:rPr>
          <w:rFonts w:ascii="Arial" w:hAnsi="Arial" w:cs="Arial"/>
          <w:sz w:val="28"/>
          <w:szCs w:val="28"/>
          <w:lang w:val="x-none"/>
        </w:rPr>
        <w:t>kutora</w:t>
      </w:r>
      <w:proofErr w:type="spellEnd"/>
      <w:r>
        <w:rPr>
          <w:rFonts w:ascii="Arial" w:hAnsi="Arial" w:cs="Arial"/>
          <w:sz w:val="28"/>
          <w:szCs w:val="28"/>
          <w:lang w:val="x-none"/>
        </w:rPr>
        <w:t xml:space="preserve"> last born </w:t>
      </w:r>
      <w:proofErr w:type="spellStart"/>
      <w:r>
        <w:rPr>
          <w:rFonts w:ascii="Arial" w:hAnsi="Arial" w:cs="Arial"/>
          <w:sz w:val="28"/>
          <w:szCs w:val="28"/>
          <w:lang w:val="x-none"/>
        </w:rPr>
        <w:t>yemumba</w:t>
      </w:r>
      <w:proofErr w:type="spellEnd"/>
      <w:r>
        <w:rPr>
          <w:rFonts w:ascii="Arial" w:hAnsi="Arial" w:cs="Arial"/>
          <w:sz w:val="28"/>
          <w:szCs w:val="28"/>
          <w:lang w:val="x-none"/>
        </w:rPr>
        <w:t xml:space="preserve"> </w:t>
      </w:r>
      <w:proofErr w:type="spellStart"/>
      <w:r>
        <w:rPr>
          <w:rFonts w:ascii="Arial" w:hAnsi="Arial" w:cs="Arial"/>
          <w:sz w:val="28"/>
          <w:szCs w:val="28"/>
          <w:lang w:val="x-none"/>
        </w:rPr>
        <w:t>mangu</w:t>
      </w:r>
      <w:proofErr w:type="spellEnd"/>
      <w:r>
        <w:rPr>
          <w:rFonts w:ascii="Arial" w:hAnsi="Arial" w:cs="Arial"/>
          <w:sz w:val="28"/>
          <w:szCs w:val="28"/>
          <w:lang w:val="x-none"/>
        </w:rPr>
        <w:t xml:space="preserve"> chai—</w:t>
      </w:r>
      <w:proofErr w:type="spellStart"/>
      <w:r>
        <w:rPr>
          <w:rFonts w:ascii="Arial" w:hAnsi="Arial" w:cs="Arial"/>
          <w:sz w:val="28"/>
          <w:szCs w:val="28"/>
          <w:lang w:val="x-none"/>
        </w:rPr>
        <w:t>kamukomana</w:t>
      </w:r>
      <w:proofErr w:type="spellEnd"/>
      <w:r>
        <w:rPr>
          <w:rFonts w:ascii="Arial" w:hAnsi="Arial" w:cs="Arial"/>
          <w:sz w:val="28"/>
          <w:szCs w:val="28"/>
          <w:lang w:val="x-none"/>
        </w:rPr>
        <w:t xml:space="preserve"> </w:t>
      </w:r>
      <w:proofErr w:type="spellStart"/>
      <w:r>
        <w:rPr>
          <w:rFonts w:ascii="Arial" w:hAnsi="Arial" w:cs="Arial"/>
          <w:sz w:val="28"/>
          <w:szCs w:val="28"/>
          <w:lang w:val="x-none"/>
        </w:rPr>
        <w:t>kachazo</w:t>
      </w:r>
      <w:proofErr w:type="spellEnd"/>
      <w:r>
        <w:rPr>
          <w:rFonts w:ascii="Arial" w:hAnsi="Arial" w:cs="Arial"/>
          <w:sz w:val="28"/>
          <w:szCs w:val="28"/>
          <w:lang w:val="x-none"/>
        </w:rPr>
        <w:t xml:space="preserve">… </w:t>
      </w:r>
      <w:proofErr w:type="spellStart"/>
      <w:r>
        <w:rPr>
          <w:rFonts w:ascii="Arial" w:hAnsi="Arial" w:cs="Arial"/>
          <w:sz w:val="28"/>
          <w:szCs w:val="28"/>
          <w:lang w:val="x-none"/>
        </w:rPr>
        <w:t>Pamwe</w:t>
      </w:r>
      <w:proofErr w:type="spellEnd"/>
      <w:r>
        <w:rPr>
          <w:rFonts w:ascii="Arial" w:hAnsi="Arial" w:cs="Arial"/>
          <w:sz w:val="28"/>
          <w:szCs w:val="28"/>
          <w:lang w:val="x-none"/>
        </w:rPr>
        <w:t xml:space="preserve"> </w:t>
      </w:r>
      <w:proofErr w:type="spellStart"/>
      <w:r>
        <w:rPr>
          <w:rFonts w:ascii="Arial" w:hAnsi="Arial" w:cs="Arial"/>
          <w:sz w:val="28"/>
          <w:szCs w:val="28"/>
          <w:lang w:val="x-none"/>
        </w:rPr>
        <w:t>hakasati</w:t>
      </w:r>
      <w:proofErr w:type="spellEnd"/>
      <w:r>
        <w:rPr>
          <w:rFonts w:ascii="Arial" w:hAnsi="Arial" w:cs="Arial"/>
          <w:sz w:val="28"/>
          <w:szCs w:val="28"/>
          <w:lang w:val="x-none"/>
        </w:rPr>
        <w:t xml:space="preserve"> </w:t>
      </w:r>
      <w:proofErr w:type="spellStart"/>
      <w:r>
        <w:rPr>
          <w:rFonts w:ascii="Arial" w:hAnsi="Arial" w:cs="Arial"/>
          <w:sz w:val="28"/>
          <w:szCs w:val="28"/>
          <w:lang w:val="x-none"/>
        </w:rPr>
        <w:t>kazvarwa</w:t>
      </w:r>
      <w:proofErr w:type="spellEnd"/>
      <w:r>
        <w:rPr>
          <w:rFonts w:ascii="Arial" w:hAnsi="Arial" w:cs="Arial"/>
          <w:sz w:val="28"/>
          <w:szCs w:val="28"/>
          <w:lang w:val="x-none"/>
        </w:rPr>
        <w:t xml:space="preserve">. </w:t>
      </w:r>
      <w:proofErr w:type="spellStart"/>
      <w:r>
        <w:rPr>
          <w:rFonts w:ascii="Arial" w:hAnsi="Arial" w:cs="Arial"/>
          <w:sz w:val="28"/>
          <w:szCs w:val="28"/>
          <w:lang w:val="x-none"/>
        </w:rPr>
        <w:t>Ndangokafarira</w:t>
      </w:r>
      <w:proofErr w:type="spellEnd"/>
      <w:r>
        <w:rPr>
          <w:rFonts w:ascii="Arial" w:hAnsi="Arial" w:cs="Arial"/>
          <w:sz w:val="28"/>
          <w:szCs w:val="28"/>
          <w:lang w:val="x-none"/>
        </w:rPr>
        <w:t>, kana k-</w:t>
      </w:r>
      <w:proofErr w:type="spellStart"/>
      <w:r>
        <w:rPr>
          <w:rFonts w:ascii="Arial" w:hAnsi="Arial" w:cs="Arial"/>
          <w:sz w:val="28"/>
          <w:szCs w:val="28"/>
          <w:lang w:val="x-none"/>
        </w:rPr>
        <w:t>kauya</w:t>
      </w:r>
      <w:proofErr w:type="spellEnd"/>
      <w:r>
        <w:rPr>
          <w:rFonts w:ascii="Arial" w:hAnsi="Arial" w:cs="Arial"/>
          <w:sz w:val="28"/>
          <w:szCs w:val="28"/>
          <w:lang w:val="x-none"/>
        </w:rPr>
        <w:t xml:space="preserve"> </w:t>
      </w:r>
      <w:proofErr w:type="spellStart"/>
      <w:r>
        <w:rPr>
          <w:rFonts w:ascii="Arial" w:hAnsi="Arial" w:cs="Arial"/>
          <w:sz w:val="28"/>
          <w:szCs w:val="28"/>
          <w:lang w:val="x-none"/>
        </w:rPr>
        <w:t>kamupfanha</w:t>
      </w:r>
      <w:proofErr w:type="spellEnd"/>
      <w:r>
        <w:rPr>
          <w:rFonts w:ascii="Arial" w:hAnsi="Arial" w:cs="Arial"/>
          <w:sz w:val="28"/>
          <w:szCs w:val="28"/>
          <w:lang w:val="x-none"/>
        </w:rPr>
        <w:t xml:space="preserve"> </w:t>
      </w:r>
      <w:proofErr w:type="spellStart"/>
      <w:r>
        <w:rPr>
          <w:rFonts w:ascii="Arial" w:hAnsi="Arial" w:cs="Arial"/>
          <w:sz w:val="28"/>
          <w:szCs w:val="28"/>
          <w:lang w:val="x-none"/>
        </w:rPr>
        <w:t>ikako</w:t>
      </w:r>
      <w:proofErr w:type="spellEnd"/>
      <w:r>
        <w:rPr>
          <w:rFonts w:ascii="Arial" w:hAnsi="Arial" w:cs="Arial"/>
          <w:sz w:val="28"/>
          <w:szCs w:val="28"/>
          <w:lang w:val="x-none"/>
        </w:rPr>
        <w:t xml:space="preserve">. Kane </w:t>
      </w:r>
      <w:proofErr w:type="spellStart"/>
      <w:r>
        <w:rPr>
          <w:rFonts w:ascii="Arial" w:hAnsi="Arial" w:cs="Arial"/>
          <w:sz w:val="28"/>
          <w:szCs w:val="28"/>
          <w:lang w:val="x-none"/>
        </w:rPr>
        <w:t>mweya</w:t>
      </w:r>
      <w:proofErr w:type="spellEnd"/>
      <w:r>
        <w:rPr>
          <w:rFonts w:ascii="Arial" w:hAnsi="Arial" w:cs="Arial"/>
          <w:sz w:val="28"/>
          <w:szCs w:val="28"/>
          <w:lang w:val="x-none"/>
        </w:rPr>
        <w:t xml:space="preserve"> </w:t>
      </w:r>
      <w:proofErr w:type="spellStart"/>
      <w:r>
        <w:rPr>
          <w:rFonts w:ascii="Arial" w:hAnsi="Arial" w:cs="Arial"/>
          <w:sz w:val="28"/>
          <w:szCs w:val="28"/>
          <w:lang w:val="x-none"/>
        </w:rPr>
        <w:t>wakanaka</w:t>
      </w:r>
      <w:proofErr w:type="spellEnd"/>
      <w:r>
        <w:rPr>
          <w:rFonts w:ascii="Arial" w:hAnsi="Arial" w:cs="Arial"/>
          <w:sz w:val="28"/>
          <w:szCs w:val="28"/>
          <w:lang w:val="x-none"/>
        </w:rPr>
        <w:t xml:space="preserve">. </w:t>
      </w:r>
      <w:proofErr w:type="spellStart"/>
      <w:r>
        <w:rPr>
          <w:rFonts w:ascii="Arial" w:hAnsi="Arial" w:cs="Arial"/>
          <w:sz w:val="28"/>
          <w:szCs w:val="28"/>
          <w:lang w:val="x-none"/>
        </w:rPr>
        <w:t>Ndogona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proofErr w:type="spellStart"/>
      <w:r>
        <w:rPr>
          <w:rFonts w:ascii="Arial" w:hAnsi="Arial" w:cs="Arial"/>
          <w:sz w:val="28"/>
          <w:szCs w:val="28"/>
          <w:lang w:val="x-none"/>
        </w:rPr>
        <w:t>mupfanha</w:t>
      </w:r>
      <w:proofErr w:type="spellEnd"/>
      <w:r>
        <w:rPr>
          <w:rFonts w:ascii="Arial" w:hAnsi="Arial" w:cs="Arial"/>
          <w:sz w:val="28"/>
          <w:szCs w:val="28"/>
          <w:lang w:val="x-none"/>
        </w:rPr>
        <w:t xml:space="preserve"> mu-o…” Kaa </w:t>
      </w:r>
      <w:proofErr w:type="spellStart"/>
      <w:r>
        <w:rPr>
          <w:rFonts w:ascii="Arial" w:hAnsi="Arial" w:cs="Arial"/>
          <w:sz w:val="28"/>
          <w:szCs w:val="28"/>
          <w:lang w:val="x-none"/>
        </w:rPr>
        <w:t>kuma</w:t>
      </w:r>
      <w:proofErr w:type="spellEnd"/>
      <w:r>
        <w:rPr>
          <w:rFonts w:ascii="Arial" w:hAnsi="Arial" w:cs="Arial"/>
          <w:sz w:val="28"/>
          <w:szCs w:val="28"/>
          <w:lang w:val="x-none"/>
        </w:rPr>
        <w:t xml:space="preserve"> fifteen years.  “</w:t>
      </w:r>
      <w:proofErr w:type="spellStart"/>
      <w:r>
        <w:rPr>
          <w:rFonts w:ascii="Arial" w:hAnsi="Arial" w:cs="Arial"/>
          <w:sz w:val="28"/>
          <w:szCs w:val="28"/>
          <w:lang w:val="x-none"/>
        </w:rPr>
        <w:t>Iwewe</w:t>
      </w:r>
      <w:proofErr w:type="spellEnd"/>
      <w:r>
        <w:rPr>
          <w:rFonts w:ascii="Arial" w:hAnsi="Arial" w:cs="Arial"/>
          <w:sz w:val="28"/>
          <w:szCs w:val="28"/>
          <w:lang w:val="x-none"/>
        </w:rPr>
        <w:t xml:space="preserve">, </w:t>
      </w:r>
      <w:proofErr w:type="spellStart"/>
      <w:r>
        <w:rPr>
          <w:rFonts w:ascii="Arial" w:hAnsi="Arial" w:cs="Arial"/>
          <w:sz w:val="28"/>
          <w:szCs w:val="28"/>
          <w:lang w:val="x-none"/>
        </w:rPr>
        <w:t>uchatonga</w:t>
      </w:r>
      <w:proofErr w:type="spellEnd"/>
      <w:r>
        <w:rPr>
          <w:rFonts w:ascii="Arial" w:hAnsi="Arial" w:cs="Arial"/>
          <w:sz w:val="28"/>
          <w:szCs w:val="28"/>
          <w:lang w:val="x-none"/>
        </w:rPr>
        <w:t xml:space="preserve"> </w:t>
      </w:r>
      <w:proofErr w:type="spellStart"/>
      <w:r>
        <w:rPr>
          <w:rFonts w:ascii="Arial" w:hAnsi="Arial" w:cs="Arial"/>
          <w:sz w:val="28"/>
          <w:szCs w:val="28"/>
          <w:lang w:val="x-none"/>
        </w:rPr>
        <w:t>vakoma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proofErr w:type="spellStart"/>
      <w:r>
        <w:rPr>
          <w:rFonts w:ascii="Arial" w:hAnsi="Arial" w:cs="Arial"/>
          <w:sz w:val="28"/>
          <w:szCs w:val="28"/>
          <w:lang w:val="x-none"/>
        </w:rPr>
        <w:t>ve</w:t>
      </w:r>
      <w:proofErr w:type="spellEnd"/>
      <w:r>
        <w:rPr>
          <w:rFonts w:ascii="Arial" w:hAnsi="Arial" w:cs="Arial"/>
          <w:sz w:val="28"/>
          <w:szCs w:val="28"/>
          <w:lang w:val="x-none"/>
        </w:rPr>
        <w:t xml:space="preserve">…? </w:t>
      </w:r>
      <w:r w:rsidRPr="005F7606">
        <w:rPr>
          <w:rFonts w:ascii="Arial" w:hAnsi="Arial" w:cs="Arial"/>
          <w:sz w:val="18"/>
          <w:szCs w:val="18"/>
        </w:rPr>
        <w:t xml:space="preserve">[Congregation says, </w:t>
      </w:r>
      <w:r>
        <w:rPr>
          <w:rFonts w:ascii="Arial" w:hAnsi="Arial" w:cs="Arial"/>
          <w:sz w:val="18"/>
          <w:szCs w:val="18"/>
        </w:rPr>
        <w:t>‘</w:t>
      </w:r>
      <w:proofErr w:type="spellStart"/>
      <w:r>
        <w:rPr>
          <w:rFonts w:ascii="Arial" w:hAnsi="Arial" w:cs="Arial"/>
          <w:sz w:val="18"/>
          <w:szCs w:val="18"/>
        </w:rPr>
        <w:t>vese</w:t>
      </w:r>
      <w:proofErr w:type="spellEnd"/>
      <w:r>
        <w:rPr>
          <w:rFonts w:ascii="Arial" w:hAnsi="Arial" w:cs="Arial"/>
          <w:sz w:val="18"/>
          <w:szCs w:val="18"/>
        </w:rPr>
        <w:t>,’</w:t>
      </w:r>
      <w:r w:rsidRPr="005F7606">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vese</w:t>
      </w:r>
      <w:proofErr w:type="spellEnd"/>
      <w:r>
        <w:rPr>
          <w:rFonts w:ascii="Arial" w:hAnsi="Arial" w:cs="Arial"/>
          <w:sz w:val="28"/>
          <w:szCs w:val="28"/>
          <w:lang w:val="x-none"/>
        </w:rPr>
        <w:t xml:space="preserve">. </w:t>
      </w:r>
      <w:proofErr w:type="spellStart"/>
      <w:r>
        <w:rPr>
          <w:rFonts w:ascii="Arial" w:hAnsi="Arial" w:cs="Arial"/>
          <w:sz w:val="28"/>
          <w:szCs w:val="28"/>
          <w:lang w:val="x-none"/>
        </w:rPr>
        <w:t>Ukanditeerera</w:t>
      </w:r>
      <w:proofErr w:type="spellEnd"/>
      <w:r>
        <w:rPr>
          <w:rFonts w:ascii="Arial" w:hAnsi="Arial" w:cs="Arial"/>
          <w:sz w:val="28"/>
          <w:szCs w:val="28"/>
          <w:lang w:val="x-none"/>
        </w:rPr>
        <w:t xml:space="preserve"> </w:t>
      </w:r>
      <w:proofErr w:type="spellStart"/>
      <w:r>
        <w:rPr>
          <w:rFonts w:ascii="Arial" w:hAnsi="Arial" w:cs="Arial"/>
          <w:sz w:val="28"/>
          <w:szCs w:val="28"/>
          <w:lang w:val="x-none"/>
        </w:rPr>
        <w:t>inini</w:t>
      </w:r>
      <w:proofErr w:type="spellEnd"/>
      <w:r>
        <w:rPr>
          <w:rFonts w:ascii="Arial" w:hAnsi="Arial" w:cs="Arial"/>
          <w:sz w:val="28"/>
          <w:szCs w:val="28"/>
          <w:lang w:val="x-none"/>
        </w:rPr>
        <w:t xml:space="preserve">, </w:t>
      </w:r>
      <w:proofErr w:type="spellStart"/>
      <w:r>
        <w:rPr>
          <w:rFonts w:ascii="Arial" w:hAnsi="Arial" w:cs="Arial"/>
          <w:sz w:val="28"/>
          <w:szCs w:val="28"/>
          <w:lang w:val="x-none"/>
        </w:rPr>
        <w:t>vakoma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proofErr w:type="spellStart"/>
      <w:r>
        <w:rPr>
          <w:rFonts w:ascii="Arial" w:hAnsi="Arial" w:cs="Arial"/>
          <w:sz w:val="28"/>
          <w:szCs w:val="28"/>
          <w:lang w:val="x-none"/>
        </w:rPr>
        <w:t>vese</w:t>
      </w:r>
      <w:proofErr w:type="spellEnd"/>
      <w:r>
        <w:rPr>
          <w:rFonts w:ascii="Arial" w:hAnsi="Arial" w:cs="Arial"/>
          <w:sz w:val="28"/>
          <w:szCs w:val="28"/>
          <w:lang w:val="x-none"/>
        </w:rPr>
        <w:t xml:space="preserve"> </w:t>
      </w:r>
      <w:proofErr w:type="spellStart"/>
      <w:r>
        <w:rPr>
          <w:rFonts w:ascii="Arial" w:hAnsi="Arial" w:cs="Arial"/>
          <w:sz w:val="28"/>
          <w:szCs w:val="28"/>
          <w:lang w:val="x-none"/>
        </w:rPr>
        <w:t>vachaenda</w:t>
      </w:r>
      <w:proofErr w:type="spellEnd"/>
      <w:r>
        <w:rPr>
          <w:rFonts w:ascii="Arial" w:hAnsi="Arial" w:cs="Arial"/>
          <w:sz w:val="28"/>
          <w:szCs w:val="28"/>
          <w:lang w:val="x-none"/>
        </w:rPr>
        <w:t xml:space="preserve"> </w:t>
      </w:r>
      <w:proofErr w:type="spellStart"/>
      <w:r>
        <w:rPr>
          <w:rFonts w:ascii="Arial" w:hAnsi="Arial" w:cs="Arial"/>
          <w:sz w:val="28"/>
          <w:szCs w:val="28"/>
          <w:lang w:val="x-none"/>
        </w:rPr>
        <w:t>pasi</w:t>
      </w:r>
      <w:proofErr w:type="spellEnd"/>
      <w:r>
        <w:rPr>
          <w:rFonts w:ascii="Arial" w:hAnsi="Arial" w:cs="Arial"/>
          <w:sz w:val="28"/>
          <w:szCs w:val="28"/>
          <w:lang w:val="x-none"/>
        </w:rPr>
        <w:t xml:space="preserve"> </w:t>
      </w:r>
      <w:proofErr w:type="spellStart"/>
      <w:r>
        <w:rPr>
          <w:rFonts w:ascii="Arial" w:hAnsi="Arial" w:cs="Arial"/>
          <w:sz w:val="28"/>
          <w:szCs w:val="28"/>
          <w:lang w:val="x-none"/>
        </w:rPr>
        <w:t>paani</w:t>
      </w:r>
      <w:proofErr w:type="spellEnd"/>
      <w:r>
        <w:rPr>
          <w:rFonts w:ascii="Arial" w:hAnsi="Arial" w:cs="Arial"/>
          <w:sz w:val="28"/>
          <w:szCs w:val="28"/>
          <w:lang w:val="x-none"/>
        </w:rPr>
        <w:t xml:space="preserve">…? </w:t>
      </w:r>
      <w:r w:rsidRPr="005F7606">
        <w:rPr>
          <w:rFonts w:ascii="Arial" w:hAnsi="Arial" w:cs="Arial"/>
          <w:sz w:val="18"/>
          <w:szCs w:val="18"/>
        </w:rPr>
        <w:t xml:space="preserve">[Congregation says, </w:t>
      </w:r>
      <w:r>
        <w:rPr>
          <w:rFonts w:ascii="Arial" w:hAnsi="Arial" w:cs="Arial"/>
          <w:sz w:val="18"/>
          <w:szCs w:val="18"/>
        </w:rPr>
        <w:t>‘</w:t>
      </w:r>
      <w:proofErr w:type="spellStart"/>
      <w:r>
        <w:rPr>
          <w:rFonts w:ascii="Arial" w:hAnsi="Arial" w:cs="Arial"/>
          <w:sz w:val="18"/>
          <w:szCs w:val="18"/>
        </w:rPr>
        <w:t>pako</w:t>
      </w:r>
      <w:proofErr w:type="spellEnd"/>
      <w:r w:rsidRPr="005F7606">
        <w:rPr>
          <w:rFonts w:ascii="Arial" w:hAnsi="Arial" w:cs="Arial"/>
          <w:sz w:val="18"/>
          <w:szCs w:val="18"/>
        </w:rPr>
        <w:t>.</w:t>
      </w:r>
      <w:r>
        <w:rPr>
          <w:rFonts w:ascii="Arial" w:hAnsi="Arial" w:cs="Arial"/>
          <w:sz w:val="18"/>
          <w:szCs w:val="18"/>
        </w:rPr>
        <w:t>’</w:t>
      </w:r>
      <w:r w:rsidRPr="005F7606">
        <w:rPr>
          <w:rFonts w:ascii="Arial" w:hAnsi="Arial" w:cs="Arial"/>
          <w:sz w:val="18"/>
          <w:szCs w:val="18"/>
        </w:rPr>
        <w:t>]</w:t>
      </w:r>
      <w:r>
        <w:rPr>
          <w:rFonts w:ascii="Arial" w:hAnsi="Arial" w:cs="Arial"/>
          <w:sz w:val="28"/>
          <w:szCs w:val="28"/>
          <w:lang w:val="x-none"/>
        </w:rPr>
        <w:t xml:space="preserve"> Vana </w:t>
      </w:r>
      <w:proofErr w:type="spellStart"/>
      <w:r>
        <w:rPr>
          <w:rFonts w:ascii="Arial" w:hAnsi="Arial" w:cs="Arial"/>
          <w:sz w:val="28"/>
          <w:szCs w:val="28"/>
          <w:lang w:val="x-none"/>
        </w:rPr>
        <w:t>mai</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proofErr w:type="spellStart"/>
      <w:r>
        <w:rPr>
          <w:rFonts w:ascii="Arial" w:hAnsi="Arial" w:cs="Arial"/>
          <w:sz w:val="28"/>
          <w:szCs w:val="28"/>
          <w:lang w:val="x-none"/>
        </w:rPr>
        <w:t>vese</w:t>
      </w:r>
      <w:proofErr w:type="spellEnd"/>
      <w:r>
        <w:rPr>
          <w:rFonts w:ascii="Arial" w:hAnsi="Arial" w:cs="Arial"/>
          <w:sz w:val="28"/>
          <w:szCs w:val="28"/>
          <w:lang w:val="x-none"/>
        </w:rPr>
        <w:t xml:space="preserve"> </w:t>
      </w:r>
      <w:proofErr w:type="spellStart"/>
      <w:r>
        <w:rPr>
          <w:rFonts w:ascii="Arial" w:hAnsi="Arial" w:cs="Arial"/>
          <w:sz w:val="28"/>
          <w:szCs w:val="28"/>
          <w:lang w:val="x-none"/>
        </w:rPr>
        <w:t>vacheremekedza</w:t>
      </w:r>
      <w:proofErr w:type="spellEnd"/>
      <w:r>
        <w:rPr>
          <w:rFonts w:ascii="Arial" w:hAnsi="Arial" w:cs="Arial"/>
          <w:sz w:val="28"/>
          <w:szCs w:val="28"/>
          <w:lang w:val="x-none"/>
        </w:rPr>
        <w:t xml:space="preserve">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r w:rsidRPr="005F7606">
        <w:rPr>
          <w:rFonts w:ascii="Arial" w:hAnsi="Arial" w:cs="Arial"/>
          <w:sz w:val="18"/>
          <w:szCs w:val="18"/>
        </w:rPr>
        <w:t xml:space="preserve">[Congregation says, </w:t>
      </w:r>
      <w:r>
        <w:rPr>
          <w:rFonts w:ascii="Arial" w:hAnsi="Arial" w:cs="Arial"/>
          <w:sz w:val="18"/>
          <w:szCs w:val="18"/>
        </w:rPr>
        <w:t>‘</w:t>
      </w:r>
      <w:proofErr w:type="spellStart"/>
      <w:r>
        <w:rPr>
          <w:rFonts w:ascii="Arial" w:hAnsi="Arial" w:cs="Arial"/>
          <w:sz w:val="18"/>
          <w:szCs w:val="18"/>
        </w:rPr>
        <w:t>iwewe</w:t>
      </w:r>
      <w:proofErr w:type="spellEnd"/>
      <w:r>
        <w:rPr>
          <w:rFonts w:ascii="Arial" w:hAnsi="Arial" w:cs="Arial"/>
          <w:sz w:val="18"/>
          <w:szCs w:val="18"/>
        </w:rPr>
        <w:t>.’</w:t>
      </w:r>
      <w:r w:rsidRPr="005F7606">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 </w:t>
      </w:r>
      <w:proofErr w:type="spellStart"/>
      <w:r>
        <w:rPr>
          <w:rFonts w:ascii="Arial" w:hAnsi="Arial" w:cs="Arial"/>
          <w:sz w:val="28"/>
          <w:szCs w:val="28"/>
          <w:lang w:val="x-none"/>
        </w:rPr>
        <w:t>Hanzvadzi</w:t>
      </w:r>
      <w:proofErr w:type="spellEnd"/>
      <w:r>
        <w:rPr>
          <w:rFonts w:ascii="Arial" w:hAnsi="Arial" w:cs="Arial"/>
          <w:sz w:val="28"/>
          <w:szCs w:val="28"/>
          <w:lang w:val="x-none"/>
        </w:rPr>
        <w:t xml:space="preserve"> </w:t>
      </w:r>
      <w:proofErr w:type="spellStart"/>
      <w:r>
        <w:rPr>
          <w:rFonts w:ascii="Arial" w:hAnsi="Arial" w:cs="Arial"/>
          <w:sz w:val="28"/>
          <w:szCs w:val="28"/>
          <w:lang w:val="x-none"/>
        </w:rPr>
        <w:t>dzako</w:t>
      </w:r>
      <w:proofErr w:type="spellEnd"/>
      <w:r>
        <w:rPr>
          <w:rFonts w:ascii="Arial" w:hAnsi="Arial" w:cs="Arial"/>
          <w:sz w:val="28"/>
          <w:szCs w:val="28"/>
          <w:lang w:val="x-none"/>
        </w:rPr>
        <w:t xml:space="preserve"> </w:t>
      </w:r>
      <w:proofErr w:type="spellStart"/>
      <w:r>
        <w:rPr>
          <w:rFonts w:ascii="Arial" w:hAnsi="Arial" w:cs="Arial"/>
          <w:sz w:val="28"/>
          <w:szCs w:val="28"/>
          <w:lang w:val="x-none"/>
        </w:rPr>
        <w:t>dzese</w:t>
      </w:r>
      <w:proofErr w:type="spellEnd"/>
      <w:r>
        <w:rPr>
          <w:rFonts w:ascii="Arial" w:hAnsi="Arial" w:cs="Arial"/>
          <w:sz w:val="28"/>
          <w:szCs w:val="28"/>
          <w:lang w:val="x-none"/>
        </w:rPr>
        <w:t xml:space="preserve"> </w:t>
      </w:r>
      <w:proofErr w:type="spellStart"/>
      <w:r>
        <w:rPr>
          <w:rFonts w:ascii="Arial" w:hAnsi="Arial" w:cs="Arial"/>
          <w:sz w:val="28"/>
          <w:szCs w:val="28"/>
          <w:lang w:val="x-none"/>
        </w:rPr>
        <w:t>dzichatarisa</w:t>
      </w:r>
      <w:proofErr w:type="spellEnd"/>
      <w:r>
        <w:rPr>
          <w:rFonts w:ascii="Arial" w:hAnsi="Arial" w:cs="Arial"/>
          <w:sz w:val="28"/>
          <w:szCs w:val="28"/>
          <w:lang w:val="x-none"/>
        </w:rPr>
        <w:t xml:space="preserve"> </w:t>
      </w:r>
      <w:proofErr w:type="spellStart"/>
      <w:r>
        <w:rPr>
          <w:rFonts w:ascii="Arial" w:hAnsi="Arial" w:cs="Arial"/>
          <w:sz w:val="28"/>
          <w:szCs w:val="28"/>
          <w:lang w:val="x-none"/>
        </w:rPr>
        <w:t>kwau</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kwauri</w:t>
      </w:r>
      <w:proofErr w:type="spellEnd"/>
      <w:r w:rsidRPr="005F7606">
        <w:rPr>
          <w:rFonts w:ascii="Arial" w:hAnsi="Arial" w:cs="Arial"/>
          <w:sz w:val="18"/>
          <w:szCs w:val="18"/>
        </w:rPr>
        <w:t>.”]</w:t>
      </w:r>
    </w:p>
    <w:p w:rsidR="00264564" w:rsidP="00264564" w:rsidRDefault="00264564" w14:paraId="0C212ECC" w14:textId="77777777">
      <w:pPr>
        <w:spacing w:line="276" w:lineRule="auto"/>
        <w:jc w:val="both"/>
        <w:rPr>
          <w:rFonts w:ascii="Arial" w:hAnsi="Arial" w:cs="Arial"/>
          <w:sz w:val="28"/>
          <w:szCs w:val="28"/>
          <w:lang w:val="x-none"/>
        </w:rPr>
      </w:pPr>
      <w:r>
        <w:rPr>
          <w:rFonts w:ascii="Arial" w:hAnsi="Arial" w:cs="Arial"/>
          <w:sz w:val="28"/>
          <w:szCs w:val="28"/>
          <w:vertAlign w:val="superscript"/>
          <w:lang w:val="x-none"/>
        </w:rPr>
        <w:t xml:space="preserve">149 </w:t>
      </w:r>
      <w:proofErr w:type="spellStart"/>
      <w:r>
        <w:rPr>
          <w:rFonts w:ascii="Arial" w:hAnsi="Arial" w:cs="Arial"/>
          <w:sz w:val="28"/>
          <w:szCs w:val="28"/>
          <w:lang w:val="x-none"/>
        </w:rPr>
        <w:t>Ndozvakaitwa</w:t>
      </w:r>
      <w:proofErr w:type="spellEnd"/>
      <w:r>
        <w:rPr>
          <w:rFonts w:ascii="Arial" w:hAnsi="Arial" w:cs="Arial"/>
          <w:sz w:val="28"/>
          <w:szCs w:val="28"/>
          <w:lang w:val="x-none"/>
        </w:rPr>
        <w:t xml:space="preserve"> </w:t>
      </w:r>
      <w:proofErr w:type="spellStart"/>
      <w:r>
        <w:rPr>
          <w:rFonts w:ascii="Arial" w:hAnsi="Arial" w:cs="Arial"/>
          <w:sz w:val="28"/>
          <w:szCs w:val="28"/>
          <w:lang w:val="x-none"/>
        </w:rPr>
        <w:t>apa</w:t>
      </w:r>
      <w:proofErr w:type="spellEnd"/>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muchiona</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muteuro</w:t>
      </w:r>
      <w:proofErr w:type="spellEnd"/>
      <w:r>
        <w:rPr>
          <w:rFonts w:ascii="Arial" w:hAnsi="Arial" w:cs="Arial"/>
          <w:sz w:val="28"/>
          <w:szCs w:val="28"/>
          <w:lang w:val="x-none"/>
        </w:rPr>
        <w:t xml:space="preserve">. Kuti </w:t>
      </w:r>
      <w:proofErr w:type="spellStart"/>
      <w:r>
        <w:rPr>
          <w:rFonts w:ascii="Arial" w:hAnsi="Arial" w:cs="Arial"/>
          <w:sz w:val="28"/>
          <w:szCs w:val="28"/>
          <w:lang w:val="x-none"/>
        </w:rPr>
        <w:t>kunamata</w:t>
      </w:r>
      <w:proofErr w:type="spellEnd"/>
      <w:r>
        <w:rPr>
          <w:rFonts w:ascii="Arial" w:hAnsi="Arial" w:cs="Arial"/>
          <w:sz w:val="28"/>
          <w:szCs w:val="28"/>
          <w:lang w:val="x-none"/>
        </w:rPr>
        <w:t xml:space="preserve">, </w:t>
      </w:r>
      <w:proofErr w:type="spellStart"/>
      <w:r>
        <w:rPr>
          <w:rFonts w:ascii="Arial" w:hAnsi="Arial" w:cs="Arial"/>
          <w:sz w:val="28"/>
          <w:szCs w:val="28"/>
          <w:lang w:val="x-none"/>
        </w:rPr>
        <w:t>hazvisi</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zvepamweya</w:t>
      </w:r>
      <w:proofErr w:type="spellEnd"/>
      <w:r>
        <w:rPr>
          <w:rFonts w:ascii="Arial" w:hAnsi="Arial" w:cs="Arial"/>
          <w:sz w:val="28"/>
          <w:szCs w:val="28"/>
          <w:lang w:val="x-none"/>
        </w:rPr>
        <w:t xml:space="preserve">, </w:t>
      </w:r>
      <w:proofErr w:type="spellStart"/>
      <w:r>
        <w:rPr>
          <w:rFonts w:ascii="Arial" w:hAnsi="Arial" w:cs="Arial"/>
          <w:sz w:val="28"/>
          <w:szCs w:val="28"/>
          <w:lang w:val="x-none"/>
        </w:rPr>
        <w:t>zvamunogara</w:t>
      </w:r>
      <w:proofErr w:type="spellEnd"/>
      <w:r>
        <w:rPr>
          <w:rFonts w:ascii="Arial" w:hAnsi="Arial" w:cs="Arial"/>
          <w:sz w:val="28"/>
          <w:szCs w:val="28"/>
          <w:lang w:val="x-none"/>
        </w:rPr>
        <w:t xml:space="preserve"> </w:t>
      </w:r>
      <w:proofErr w:type="spellStart"/>
      <w:r>
        <w:rPr>
          <w:rFonts w:ascii="Arial" w:hAnsi="Arial" w:cs="Arial"/>
          <w:sz w:val="28"/>
          <w:szCs w:val="28"/>
          <w:lang w:val="x-none"/>
        </w:rPr>
        <w:t>muchitaura</w:t>
      </w:r>
      <w:proofErr w:type="spellEnd"/>
      <w:r>
        <w:rPr>
          <w:rFonts w:ascii="Arial" w:hAnsi="Arial" w:cs="Arial"/>
          <w:sz w:val="28"/>
          <w:szCs w:val="28"/>
          <w:lang w:val="x-none"/>
        </w:rPr>
        <w:t xml:space="preserve"> </w:t>
      </w:r>
      <w:proofErr w:type="spellStart"/>
      <w:r>
        <w:rPr>
          <w:rFonts w:ascii="Arial" w:hAnsi="Arial" w:cs="Arial"/>
          <w:sz w:val="28"/>
          <w:szCs w:val="28"/>
          <w:lang w:val="x-none"/>
        </w:rPr>
        <w:t>pamweya</w:t>
      </w:r>
      <w:proofErr w:type="spellEnd"/>
      <w:r>
        <w:rPr>
          <w:rFonts w:ascii="Arial" w:hAnsi="Arial" w:cs="Arial"/>
          <w:sz w:val="28"/>
          <w:szCs w:val="28"/>
          <w:lang w:val="x-none"/>
        </w:rPr>
        <w:t xml:space="preserve">. Kana </w:t>
      </w:r>
      <w:proofErr w:type="spellStart"/>
      <w:r>
        <w:rPr>
          <w:rFonts w:ascii="Arial" w:hAnsi="Arial" w:cs="Arial"/>
          <w:sz w:val="28"/>
          <w:szCs w:val="28"/>
          <w:lang w:val="x-none"/>
        </w:rPr>
        <w:t>takapona</w:t>
      </w:r>
      <w:proofErr w:type="spellEnd"/>
      <w:r>
        <w:rPr>
          <w:rFonts w:ascii="Arial" w:hAnsi="Arial" w:cs="Arial"/>
          <w:sz w:val="28"/>
          <w:szCs w:val="28"/>
          <w:lang w:val="x-none"/>
        </w:rPr>
        <w:t xml:space="preserve">, </w:t>
      </w:r>
      <w:proofErr w:type="spellStart"/>
      <w:r>
        <w:rPr>
          <w:rFonts w:ascii="Arial" w:hAnsi="Arial" w:cs="Arial"/>
          <w:sz w:val="28"/>
          <w:szCs w:val="28"/>
          <w:lang w:val="x-none"/>
        </w:rPr>
        <w:t>handi’takaponeswa</w:t>
      </w:r>
      <w:proofErr w:type="spellEnd"/>
      <w:r>
        <w:rPr>
          <w:rFonts w:ascii="Arial" w:hAnsi="Arial" w:cs="Arial"/>
          <w:sz w:val="28"/>
          <w:szCs w:val="28"/>
          <w:lang w:val="x-none"/>
        </w:rPr>
        <w:t xml:space="preserve">  </w:t>
      </w:r>
      <w:proofErr w:type="spellStart"/>
      <w:r>
        <w:rPr>
          <w:rFonts w:ascii="Arial" w:hAnsi="Arial" w:cs="Arial"/>
          <w:sz w:val="28"/>
          <w:szCs w:val="28"/>
          <w:lang w:val="x-none"/>
        </w:rPr>
        <w:t>neRopa</w:t>
      </w:r>
      <w:proofErr w:type="spellEnd"/>
      <w:r>
        <w:rPr>
          <w:rFonts w:ascii="Arial" w:hAnsi="Arial" w:cs="Arial"/>
          <w:sz w:val="28"/>
          <w:szCs w:val="28"/>
          <w:lang w:val="x-none"/>
        </w:rPr>
        <w:t xml:space="preserve"> </w:t>
      </w:r>
      <w:proofErr w:type="spellStart"/>
      <w:r>
        <w:rPr>
          <w:rFonts w:ascii="Arial" w:hAnsi="Arial" w:cs="Arial"/>
          <w:sz w:val="28"/>
          <w:szCs w:val="28"/>
          <w:lang w:val="x-none"/>
        </w:rPr>
        <w:t>raJeso</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lang w:val="x-none"/>
        </w:rPr>
        <w:tab/>
      </w:r>
      <w:r>
        <w:rPr>
          <w:rFonts w:ascii="Arial" w:hAnsi="Arial" w:cs="Arial"/>
          <w:sz w:val="28"/>
          <w:szCs w:val="28"/>
          <w:lang w:val="x-none"/>
        </w:rPr>
        <w:t xml:space="preserve"> That goes without say, </w:t>
      </w:r>
      <w:proofErr w:type="spellStart"/>
      <w:r>
        <w:rPr>
          <w:rFonts w:ascii="Arial" w:hAnsi="Arial" w:cs="Arial"/>
          <w:sz w:val="28"/>
          <w:szCs w:val="28"/>
          <w:lang w:val="x-none"/>
        </w:rPr>
        <w:t>ndinenge</w:t>
      </w:r>
      <w:proofErr w:type="spellEnd"/>
      <w:r>
        <w:rPr>
          <w:rFonts w:ascii="Arial" w:hAnsi="Arial" w:cs="Arial"/>
          <w:sz w:val="28"/>
          <w:szCs w:val="28"/>
          <w:lang w:val="x-none"/>
        </w:rPr>
        <w:t xml:space="preserve"> </w:t>
      </w:r>
      <w:proofErr w:type="spellStart"/>
      <w:r>
        <w:rPr>
          <w:rFonts w:ascii="Arial" w:hAnsi="Arial" w:cs="Arial"/>
          <w:sz w:val="28"/>
          <w:szCs w:val="28"/>
          <w:lang w:val="x-none"/>
        </w:rPr>
        <w:t>ndiri</w:t>
      </w:r>
      <w:proofErr w:type="spellEnd"/>
      <w:r>
        <w:rPr>
          <w:rFonts w:ascii="Arial" w:hAnsi="Arial" w:cs="Arial"/>
          <w:sz w:val="28"/>
          <w:szCs w:val="28"/>
          <w:lang w:val="x-none"/>
        </w:rPr>
        <w:t xml:space="preserve"> </w:t>
      </w:r>
      <w:proofErr w:type="spellStart"/>
      <w:r>
        <w:rPr>
          <w:rFonts w:ascii="Arial" w:hAnsi="Arial" w:cs="Arial"/>
          <w:sz w:val="28"/>
          <w:szCs w:val="28"/>
          <w:lang w:val="x-none"/>
        </w:rPr>
        <w:t>kudenga</w:t>
      </w:r>
      <w:proofErr w:type="spellEnd"/>
      <w:r>
        <w:rPr>
          <w:rFonts w:ascii="Arial" w:hAnsi="Arial" w:cs="Arial"/>
          <w:sz w:val="28"/>
          <w:szCs w:val="28"/>
          <w:lang w:val="x-none"/>
        </w:rPr>
        <w:t xml:space="preserve">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roofErr w:type="spellStart"/>
      <w:r>
        <w:rPr>
          <w:rFonts w:ascii="Arial" w:hAnsi="Arial" w:cs="Arial"/>
          <w:sz w:val="28"/>
          <w:szCs w:val="28"/>
          <w:lang w:val="x-none"/>
        </w:rPr>
        <w:t>Ndakawana</w:t>
      </w:r>
      <w:proofErr w:type="spellEnd"/>
      <w:r>
        <w:rPr>
          <w:rFonts w:ascii="Arial" w:hAnsi="Arial" w:cs="Arial"/>
          <w:sz w:val="28"/>
          <w:szCs w:val="28"/>
          <w:lang w:val="x-none"/>
        </w:rPr>
        <w:t xml:space="preserve">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Husingapere</w:t>
      </w:r>
      <w:proofErr w:type="spellEnd"/>
      <w:r>
        <w:rPr>
          <w:rFonts w:ascii="Arial" w:hAnsi="Arial" w:cs="Arial"/>
          <w:sz w:val="28"/>
          <w:szCs w:val="28"/>
          <w:lang w:val="x-none"/>
        </w:rPr>
        <w:t xml:space="preserve"> </w:t>
      </w:r>
      <w:proofErr w:type="spellStart"/>
      <w:r>
        <w:rPr>
          <w:rFonts w:ascii="Arial" w:hAnsi="Arial" w:cs="Arial"/>
          <w:sz w:val="28"/>
          <w:szCs w:val="28"/>
          <w:lang w:val="x-none"/>
        </w:rPr>
        <w:t>nekugamuchira</w:t>
      </w:r>
      <w:proofErr w:type="spellEnd"/>
      <w:r>
        <w:rPr>
          <w:rFonts w:ascii="Arial" w:hAnsi="Arial" w:cs="Arial"/>
          <w:sz w:val="28"/>
          <w:szCs w:val="28"/>
          <w:lang w:val="x-none"/>
        </w:rPr>
        <w:t xml:space="preserve"> Je…? </w:t>
      </w:r>
      <w:r w:rsidRPr="005F7606">
        <w:rPr>
          <w:rFonts w:ascii="Arial" w:hAnsi="Arial" w:cs="Arial"/>
          <w:sz w:val="18"/>
          <w:szCs w:val="18"/>
        </w:rPr>
        <w:t>[Congregation says, “</w:t>
      </w:r>
      <w:r>
        <w:rPr>
          <w:rFonts w:ascii="Arial" w:hAnsi="Arial" w:cs="Arial"/>
          <w:sz w:val="18"/>
          <w:szCs w:val="18"/>
        </w:rPr>
        <w:t>Jesu</w:t>
      </w:r>
      <w:r w:rsidRPr="005F7606">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Ndokwandiri</w:t>
      </w:r>
      <w:proofErr w:type="spellEnd"/>
      <w:r>
        <w:rPr>
          <w:rFonts w:ascii="Arial" w:hAnsi="Arial" w:cs="Arial"/>
          <w:sz w:val="28"/>
          <w:szCs w:val="28"/>
          <w:lang w:val="x-none"/>
        </w:rPr>
        <w:t xml:space="preserve"> </w:t>
      </w:r>
      <w:proofErr w:type="spellStart"/>
      <w:r>
        <w:rPr>
          <w:rFonts w:ascii="Arial" w:hAnsi="Arial" w:cs="Arial"/>
          <w:sz w:val="28"/>
          <w:szCs w:val="28"/>
          <w:lang w:val="x-none"/>
        </w:rPr>
        <w:t>kuenda</w:t>
      </w:r>
      <w:proofErr w:type="spellEnd"/>
      <w:r>
        <w:rPr>
          <w:rFonts w:ascii="Arial" w:hAnsi="Arial" w:cs="Arial"/>
          <w:sz w:val="28"/>
          <w:szCs w:val="28"/>
          <w:lang w:val="x-none"/>
        </w:rPr>
        <w:t xml:space="preserve">, </w:t>
      </w:r>
      <w:proofErr w:type="spellStart"/>
      <w:r>
        <w:rPr>
          <w:rFonts w:ascii="Arial" w:hAnsi="Arial" w:cs="Arial"/>
          <w:sz w:val="28"/>
          <w:szCs w:val="28"/>
          <w:lang w:val="x-none"/>
        </w:rPr>
        <w:t>ndiri</w:t>
      </w:r>
      <w:proofErr w:type="spellEnd"/>
      <w:r>
        <w:rPr>
          <w:rFonts w:ascii="Arial" w:hAnsi="Arial" w:cs="Arial"/>
          <w:sz w:val="28"/>
          <w:szCs w:val="28"/>
          <w:lang w:val="x-none"/>
        </w:rPr>
        <w:t xml:space="preserve"> </w:t>
      </w:r>
      <w:proofErr w:type="spellStart"/>
      <w:r>
        <w:rPr>
          <w:rFonts w:ascii="Arial" w:hAnsi="Arial" w:cs="Arial"/>
          <w:sz w:val="28"/>
          <w:szCs w:val="28"/>
          <w:lang w:val="x-none"/>
        </w:rPr>
        <w:t>kuenda</w:t>
      </w:r>
      <w:proofErr w:type="spellEnd"/>
      <w:r>
        <w:rPr>
          <w:rFonts w:ascii="Arial" w:hAnsi="Arial" w:cs="Arial"/>
          <w:sz w:val="28"/>
          <w:szCs w:val="28"/>
          <w:lang w:val="x-none"/>
        </w:rPr>
        <w:t xml:space="preserve"> </w:t>
      </w:r>
      <w:proofErr w:type="spellStart"/>
      <w:r>
        <w:rPr>
          <w:rFonts w:ascii="Arial" w:hAnsi="Arial" w:cs="Arial"/>
          <w:sz w:val="28"/>
          <w:szCs w:val="28"/>
          <w:lang w:val="x-none"/>
        </w:rPr>
        <w:t>kudenga</w:t>
      </w:r>
      <w:proofErr w:type="spellEnd"/>
      <w:r>
        <w:rPr>
          <w:rFonts w:ascii="Arial" w:hAnsi="Arial" w:cs="Arial"/>
          <w:sz w:val="28"/>
          <w:szCs w:val="28"/>
          <w:lang w:val="x-none"/>
        </w:rPr>
        <w:t xml:space="preserve">. But </w:t>
      </w:r>
      <w:proofErr w:type="spellStart"/>
      <w:r>
        <w:rPr>
          <w:rFonts w:ascii="Arial" w:hAnsi="Arial" w:cs="Arial"/>
          <w:sz w:val="28"/>
          <w:szCs w:val="28"/>
          <w:lang w:val="x-none"/>
        </w:rPr>
        <w:t>ndofanira</w:t>
      </w:r>
      <w:proofErr w:type="spellEnd"/>
      <w:r>
        <w:rPr>
          <w:rFonts w:ascii="Arial" w:hAnsi="Arial" w:cs="Arial"/>
          <w:sz w:val="28"/>
          <w:szCs w:val="28"/>
          <w:lang w:val="x-none"/>
        </w:rPr>
        <w:t xml:space="preserve"> </w:t>
      </w:r>
      <w:proofErr w:type="spellStart"/>
      <w:r>
        <w:rPr>
          <w:rFonts w:ascii="Arial" w:hAnsi="Arial" w:cs="Arial"/>
          <w:sz w:val="28"/>
          <w:szCs w:val="28"/>
          <w:lang w:val="x-none"/>
        </w:rPr>
        <w:t>kuratidza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ndichiri</w:t>
      </w:r>
      <w:proofErr w:type="spellEnd"/>
      <w:r>
        <w:rPr>
          <w:rFonts w:ascii="Arial" w:hAnsi="Arial" w:cs="Arial"/>
          <w:sz w:val="28"/>
          <w:szCs w:val="28"/>
          <w:lang w:val="x-none"/>
        </w:rPr>
        <w:t xml:space="preserve"> </w:t>
      </w:r>
      <w:proofErr w:type="spellStart"/>
      <w:r>
        <w:rPr>
          <w:rFonts w:ascii="Arial" w:hAnsi="Arial" w:cs="Arial"/>
          <w:sz w:val="28"/>
          <w:szCs w:val="28"/>
          <w:lang w:val="x-none"/>
        </w:rPr>
        <w:t>pasi</w:t>
      </w:r>
      <w:proofErr w:type="spellEnd"/>
      <w:r>
        <w:rPr>
          <w:rFonts w:ascii="Arial" w:hAnsi="Arial" w:cs="Arial"/>
          <w:sz w:val="28"/>
          <w:szCs w:val="28"/>
          <w:lang w:val="x-none"/>
        </w:rPr>
        <w:t xml:space="preserve"> pa…? </w:t>
      </w:r>
      <w:r w:rsidRPr="005F7606">
        <w:rPr>
          <w:rFonts w:ascii="Arial" w:hAnsi="Arial" w:cs="Arial"/>
          <w:sz w:val="18"/>
          <w:szCs w:val="18"/>
        </w:rPr>
        <w:t>[Congregation says, “</w:t>
      </w:r>
      <w:proofErr w:type="spellStart"/>
      <w:r>
        <w:rPr>
          <w:rFonts w:ascii="Arial" w:hAnsi="Arial" w:cs="Arial"/>
          <w:sz w:val="18"/>
          <w:szCs w:val="18"/>
        </w:rPr>
        <w:t>pano</w:t>
      </w:r>
      <w:proofErr w:type="spellEnd"/>
      <w:r>
        <w:rPr>
          <w:rFonts w:ascii="Arial" w:hAnsi="Arial" w:cs="Arial"/>
          <w:sz w:val="18"/>
          <w:szCs w:val="18"/>
        </w:rPr>
        <w:t>.</w:t>
      </w:r>
      <w:r w:rsidRPr="005F7606">
        <w:rPr>
          <w:rFonts w:ascii="Arial" w:hAnsi="Arial" w:cs="Arial"/>
          <w:sz w:val="18"/>
          <w:szCs w:val="18"/>
        </w:rPr>
        <w:t>”]</w:t>
      </w:r>
      <w:r>
        <w:rPr>
          <w:rFonts w:ascii="Arial" w:hAnsi="Arial" w:cs="Arial"/>
          <w:sz w:val="28"/>
          <w:szCs w:val="28"/>
          <w:lang w:val="x-none"/>
        </w:rPr>
        <w:t xml:space="preserve"> Kuti </w:t>
      </w:r>
      <w:proofErr w:type="spellStart"/>
      <w:r>
        <w:rPr>
          <w:rFonts w:ascii="Arial" w:hAnsi="Arial" w:cs="Arial"/>
          <w:sz w:val="28"/>
          <w:szCs w:val="28"/>
          <w:lang w:val="x-none"/>
        </w:rPr>
        <w:t>ndine</w:t>
      </w:r>
      <w:proofErr w:type="spellEnd"/>
      <w:r>
        <w:rPr>
          <w:rFonts w:ascii="Arial" w:hAnsi="Arial" w:cs="Arial"/>
          <w:sz w:val="28"/>
          <w:szCs w:val="28"/>
          <w:lang w:val="x-none"/>
        </w:rPr>
        <w:t xml:space="preserve"> </w:t>
      </w:r>
      <w:proofErr w:type="spellStart"/>
      <w:r>
        <w:rPr>
          <w:rFonts w:ascii="Arial" w:hAnsi="Arial" w:cs="Arial"/>
          <w:sz w:val="28"/>
          <w:szCs w:val="28"/>
          <w:lang w:val="x-none"/>
        </w:rPr>
        <w:t>chandakatambira</w:t>
      </w:r>
      <w:proofErr w:type="spellEnd"/>
      <w:r>
        <w:rPr>
          <w:rFonts w:ascii="Arial" w:hAnsi="Arial" w:cs="Arial"/>
          <w:sz w:val="28"/>
          <w:szCs w:val="28"/>
          <w:lang w:val="x-none"/>
        </w:rPr>
        <w:t xml:space="preserve">, </w:t>
      </w:r>
      <w:proofErr w:type="spellStart"/>
      <w:r>
        <w:rPr>
          <w:rFonts w:ascii="Arial" w:hAnsi="Arial" w:cs="Arial"/>
          <w:sz w:val="28"/>
          <w:szCs w:val="28"/>
          <w:lang w:val="x-none"/>
        </w:rPr>
        <w:t>chakasiyana</w:t>
      </w:r>
      <w:proofErr w:type="spellEnd"/>
      <w:r>
        <w:rPr>
          <w:rFonts w:ascii="Arial" w:hAnsi="Arial" w:cs="Arial"/>
          <w:sz w:val="28"/>
          <w:szCs w:val="28"/>
          <w:lang w:val="x-none"/>
        </w:rPr>
        <w:t xml:space="preserve"> </w:t>
      </w:r>
      <w:proofErr w:type="spellStart"/>
      <w:r>
        <w:rPr>
          <w:rFonts w:ascii="Arial" w:hAnsi="Arial" w:cs="Arial"/>
          <w:sz w:val="28"/>
          <w:szCs w:val="28"/>
          <w:lang w:val="x-none"/>
        </w:rPr>
        <w:t>nechavainacho</w:t>
      </w:r>
      <w:proofErr w:type="spellEnd"/>
      <w:r>
        <w:rPr>
          <w:rFonts w:ascii="Arial" w:hAnsi="Arial" w:cs="Arial"/>
          <w:sz w:val="28"/>
          <w:szCs w:val="28"/>
          <w:lang w:val="x-none"/>
        </w:rPr>
        <w:t xml:space="preserve"> </w:t>
      </w:r>
      <w:proofErr w:type="spellStart"/>
      <w:r>
        <w:rPr>
          <w:rFonts w:ascii="Arial" w:hAnsi="Arial" w:cs="Arial"/>
          <w:sz w:val="28"/>
          <w:szCs w:val="28"/>
          <w:lang w:val="x-none"/>
        </w:rPr>
        <w:t>ivo</w:t>
      </w:r>
      <w:proofErr w:type="spellEnd"/>
      <w:r>
        <w:rPr>
          <w:rFonts w:ascii="Arial" w:hAnsi="Arial" w:cs="Arial"/>
          <w:sz w:val="28"/>
          <w:szCs w:val="28"/>
          <w:lang w:val="x-none"/>
        </w:rPr>
        <w:t xml:space="preserve"> ava! </w:t>
      </w:r>
      <w:r w:rsidRPr="005F7606">
        <w:rPr>
          <w:rFonts w:ascii="Arial" w:hAnsi="Arial" w:cs="Arial"/>
          <w:sz w:val="18"/>
          <w:szCs w:val="18"/>
        </w:rPr>
        <w:t>[Congregation says, “Amen.”]</w:t>
      </w:r>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p>
    <w:p w:rsidR="00264564" w:rsidP="00264564" w:rsidRDefault="00264564" w14:paraId="700CF510" w14:textId="77777777">
      <w:pPr>
        <w:spacing w:line="276" w:lineRule="auto"/>
        <w:jc w:val="both"/>
        <w:rPr>
          <w:rFonts w:ascii="Arial" w:hAnsi="Arial" w:cs="Arial"/>
          <w:sz w:val="28"/>
          <w:szCs w:val="28"/>
          <w:lang w:val="x-none"/>
        </w:rPr>
      </w:pPr>
      <w:r>
        <w:rPr>
          <w:rFonts w:ascii="Arial" w:hAnsi="Arial" w:cs="Arial"/>
          <w:sz w:val="28"/>
          <w:szCs w:val="28"/>
          <w:vertAlign w:val="superscript"/>
          <w:lang w:val="x-none"/>
        </w:rPr>
        <w:t xml:space="preserve">150 </w:t>
      </w:r>
      <w:proofErr w:type="spellStart"/>
      <w:r>
        <w:rPr>
          <w:rFonts w:ascii="Arial" w:hAnsi="Arial" w:cs="Arial"/>
          <w:sz w:val="28"/>
          <w:szCs w:val="28"/>
          <w:lang w:val="x-none"/>
        </w:rPr>
        <w:t>Ndohondo</w:t>
      </w:r>
      <w:proofErr w:type="spellEnd"/>
      <w:r>
        <w:rPr>
          <w:rFonts w:ascii="Arial" w:hAnsi="Arial" w:cs="Arial"/>
          <w:sz w:val="28"/>
          <w:szCs w:val="28"/>
          <w:lang w:val="x-none"/>
        </w:rPr>
        <w:t xml:space="preserve"> </w:t>
      </w:r>
      <w:proofErr w:type="spellStart"/>
      <w:r>
        <w:rPr>
          <w:rFonts w:ascii="Arial" w:hAnsi="Arial" w:cs="Arial"/>
          <w:sz w:val="28"/>
          <w:szCs w:val="28"/>
          <w:lang w:val="x-none"/>
        </w:rPr>
        <w:t>yandiinayo</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but </w:t>
      </w:r>
      <w:proofErr w:type="spellStart"/>
      <w:r>
        <w:rPr>
          <w:rFonts w:ascii="Arial" w:hAnsi="Arial" w:cs="Arial"/>
          <w:sz w:val="28"/>
          <w:szCs w:val="28"/>
          <w:lang w:val="x-none"/>
        </w:rPr>
        <w:t>pandakatambirwa</w:t>
      </w:r>
      <w:proofErr w:type="spellEnd"/>
      <w:r>
        <w:rPr>
          <w:rFonts w:ascii="Arial" w:hAnsi="Arial" w:cs="Arial"/>
          <w:sz w:val="28"/>
          <w:szCs w:val="28"/>
          <w:lang w:val="x-none"/>
        </w:rPr>
        <w:t xml:space="preserve"> </w:t>
      </w:r>
      <w:proofErr w:type="spellStart"/>
      <w:r>
        <w:rPr>
          <w:rFonts w:ascii="Arial" w:hAnsi="Arial" w:cs="Arial"/>
          <w:sz w:val="28"/>
          <w:szCs w:val="28"/>
          <w:lang w:val="x-none"/>
        </w:rPr>
        <w:t>naJeso</w:t>
      </w:r>
      <w:proofErr w:type="spellEnd"/>
      <w:r>
        <w:rPr>
          <w:rFonts w:ascii="Arial" w:hAnsi="Arial" w:cs="Arial"/>
          <w:sz w:val="28"/>
          <w:szCs w:val="28"/>
          <w:lang w:val="x-none"/>
        </w:rPr>
        <w:t xml:space="preserve"> </w:t>
      </w:r>
      <w:proofErr w:type="spellStart"/>
      <w:r>
        <w:rPr>
          <w:rFonts w:ascii="Arial" w:hAnsi="Arial" w:cs="Arial"/>
          <w:sz w:val="28"/>
          <w:szCs w:val="28"/>
          <w:lang w:val="x-none"/>
        </w:rPr>
        <w:t>Kristu</w:t>
      </w:r>
      <w:proofErr w:type="spellEnd"/>
      <w:r>
        <w:rPr>
          <w:rFonts w:ascii="Arial" w:hAnsi="Arial" w:cs="Arial"/>
          <w:sz w:val="28"/>
          <w:szCs w:val="28"/>
          <w:lang w:val="x-none"/>
        </w:rPr>
        <w:t xml:space="preserve">, </w:t>
      </w:r>
      <w:proofErr w:type="spellStart"/>
      <w:r>
        <w:rPr>
          <w:rFonts w:ascii="Arial" w:hAnsi="Arial" w:cs="Arial"/>
          <w:sz w:val="28"/>
          <w:szCs w:val="28"/>
          <w:lang w:val="x-none"/>
        </w:rPr>
        <w:t>ndikaiswa</w:t>
      </w:r>
      <w:proofErr w:type="spellEnd"/>
      <w:r>
        <w:rPr>
          <w:rFonts w:ascii="Arial" w:hAnsi="Arial" w:cs="Arial"/>
          <w:sz w:val="28"/>
          <w:szCs w:val="28"/>
          <w:lang w:val="x-none"/>
        </w:rPr>
        <w:t xml:space="preserve"> papa </w:t>
      </w:r>
      <w:proofErr w:type="spellStart"/>
      <w:r>
        <w:rPr>
          <w:rFonts w:ascii="Arial" w:hAnsi="Arial" w:cs="Arial"/>
          <w:sz w:val="28"/>
          <w:szCs w:val="28"/>
          <w:lang w:val="x-none"/>
        </w:rPr>
        <w:t>pachipfuva</w:t>
      </w:r>
      <w:proofErr w:type="spellEnd"/>
      <w:r>
        <w:rPr>
          <w:rFonts w:ascii="Arial" w:hAnsi="Arial" w:cs="Arial"/>
          <w:sz w:val="28"/>
          <w:szCs w:val="28"/>
          <w:lang w:val="x-none"/>
        </w:rPr>
        <w:t xml:space="preserve"> </w:t>
      </w:r>
      <w:proofErr w:type="spellStart"/>
      <w:r>
        <w:rPr>
          <w:rFonts w:ascii="Arial" w:hAnsi="Arial" w:cs="Arial"/>
          <w:sz w:val="28"/>
          <w:szCs w:val="28"/>
          <w:lang w:val="x-none"/>
        </w:rPr>
        <w:t>changu</w:t>
      </w:r>
      <w:proofErr w:type="spellEnd"/>
      <w:r>
        <w:rPr>
          <w:rFonts w:ascii="Arial" w:hAnsi="Arial" w:cs="Arial"/>
          <w:sz w:val="28"/>
          <w:szCs w:val="28"/>
          <w:lang w:val="x-none"/>
        </w:rPr>
        <w:t xml:space="preserve"> </w:t>
      </w:r>
      <w:proofErr w:type="spellStart"/>
      <w:r>
        <w:rPr>
          <w:rFonts w:ascii="Arial" w:hAnsi="Arial" w:cs="Arial"/>
          <w:sz w:val="28"/>
          <w:szCs w:val="28"/>
          <w:lang w:val="x-none"/>
        </w:rPr>
        <w:t>apa</w:t>
      </w:r>
      <w:proofErr w:type="spellEnd"/>
      <w:r>
        <w:rPr>
          <w:rFonts w:ascii="Arial" w:hAnsi="Arial" w:cs="Arial"/>
          <w:sz w:val="28"/>
          <w:szCs w:val="28"/>
          <w:lang w:val="x-none"/>
        </w:rPr>
        <w:t xml:space="preserve">, it’s obvious </w:t>
      </w:r>
      <w:proofErr w:type="spellStart"/>
      <w:r>
        <w:rPr>
          <w:rFonts w:ascii="Arial" w:hAnsi="Arial" w:cs="Arial"/>
          <w:sz w:val="28"/>
          <w:szCs w:val="28"/>
          <w:lang w:val="x-none"/>
        </w:rPr>
        <w:t>ndiri</w:t>
      </w:r>
      <w:proofErr w:type="spellEnd"/>
      <w:r>
        <w:rPr>
          <w:rFonts w:ascii="Arial" w:hAnsi="Arial" w:cs="Arial"/>
          <w:sz w:val="28"/>
          <w:szCs w:val="28"/>
          <w:lang w:val="x-none"/>
        </w:rPr>
        <w:t xml:space="preserve"> </w:t>
      </w:r>
      <w:proofErr w:type="spellStart"/>
      <w:r>
        <w:rPr>
          <w:rFonts w:ascii="Arial" w:hAnsi="Arial" w:cs="Arial"/>
          <w:sz w:val="28"/>
          <w:szCs w:val="28"/>
          <w:lang w:val="x-none"/>
        </w:rPr>
        <w:t>kuenda</w:t>
      </w:r>
      <w:proofErr w:type="spellEnd"/>
      <w:r>
        <w:rPr>
          <w:rFonts w:ascii="Arial" w:hAnsi="Arial" w:cs="Arial"/>
          <w:sz w:val="28"/>
          <w:szCs w:val="28"/>
          <w:lang w:val="x-none"/>
        </w:rPr>
        <w:t xml:space="preserve"> </w:t>
      </w:r>
      <w:proofErr w:type="spellStart"/>
      <w:r>
        <w:rPr>
          <w:rFonts w:ascii="Arial" w:hAnsi="Arial" w:cs="Arial"/>
          <w:sz w:val="28"/>
          <w:szCs w:val="28"/>
          <w:lang w:val="x-none"/>
        </w:rPr>
        <w:t>kudenga</w:t>
      </w:r>
      <w:proofErr w:type="spellEnd"/>
      <w:r>
        <w:rPr>
          <w:rFonts w:ascii="Arial" w:hAnsi="Arial" w:cs="Arial"/>
          <w:sz w:val="28"/>
          <w:szCs w:val="28"/>
          <w:lang w:val="x-none"/>
        </w:rPr>
        <w:t xml:space="preserve"> </w:t>
      </w:r>
      <w:proofErr w:type="spellStart"/>
      <w:r>
        <w:rPr>
          <w:rFonts w:ascii="Arial" w:hAnsi="Arial" w:cs="Arial"/>
          <w:sz w:val="28"/>
          <w:szCs w:val="28"/>
          <w:lang w:val="x-none"/>
        </w:rPr>
        <w:t>izvozvi</w:t>
      </w:r>
      <w:proofErr w:type="spellEnd"/>
      <w:r>
        <w:rPr>
          <w:rFonts w:ascii="Arial" w:hAnsi="Arial" w:cs="Arial"/>
          <w:sz w:val="28"/>
          <w:szCs w:val="28"/>
          <w:lang w:val="x-none"/>
        </w:rPr>
        <w:t xml:space="preserve">. </w:t>
      </w:r>
      <w:proofErr w:type="spellStart"/>
      <w:r>
        <w:rPr>
          <w:rFonts w:ascii="Arial" w:hAnsi="Arial" w:cs="Arial"/>
          <w:sz w:val="28"/>
          <w:szCs w:val="28"/>
          <w:lang w:val="x-none"/>
        </w:rPr>
        <w:t>Ndiri</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waMwari</w:t>
      </w:r>
      <w:proofErr w:type="spellEnd"/>
      <w:r>
        <w:rPr>
          <w:rFonts w:ascii="Arial" w:hAnsi="Arial" w:cs="Arial"/>
          <w:sz w:val="28"/>
          <w:szCs w:val="28"/>
          <w:lang w:val="x-none"/>
        </w:rPr>
        <w:t xml:space="preserve">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roofErr w:type="spellStart"/>
      <w:r>
        <w:rPr>
          <w:rFonts w:ascii="Arial" w:hAnsi="Arial" w:cs="Arial"/>
          <w:sz w:val="28"/>
          <w:szCs w:val="28"/>
          <w:lang w:val="x-none"/>
        </w:rPr>
        <w:t>Handivigwe</w:t>
      </w:r>
      <w:proofErr w:type="spellEnd"/>
      <w:r>
        <w:rPr>
          <w:rFonts w:ascii="Arial" w:hAnsi="Arial" w:cs="Arial"/>
          <w:sz w:val="28"/>
          <w:szCs w:val="28"/>
          <w:lang w:val="x-none"/>
        </w:rPr>
        <w:t xml:space="preserve"> </w:t>
      </w:r>
      <w:proofErr w:type="spellStart"/>
      <w:r>
        <w:rPr>
          <w:rFonts w:ascii="Arial" w:hAnsi="Arial" w:cs="Arial"/>
          <w:sz w:val="28"/>
          <w:szCs w:val="28"/>
          <w:lang w:val="x-none"/>
        </w:rPr>
        <w:t>kunovigwa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Mateere</w:t>
      </w:r>
      <w:proofErr w:type="spellEnd"/>
      <w:r>
        <w:rPr>
          <w:rFonts w:ascii="Arial" w:hAnsi="Arial" w:cs="Arial"/>
          <w:sz w:val="28"/>
          <w:szCs w:val="28"/>
          <w:lang w:val="x-none"/>
        </w:rPr>
        <w:t xml:space="preserve">. Kana </w:t>
      </w:r>
      <w:proofErr w:type="spellStart"/>
      <w:r>
        <w:rPr>
          <w:rFonts w:ascii="Arial" w:hAnsi="Arial" w:cs="Arial"/>
          <w:sz w:val="28"/>
          <w:szCs w:val="28"/>
          <w:lang w:val="x-none"/>
        </w:rPr>
        <w:t>vakaisa</w:t>
      </w:r>
      <w:proofErr w:type="spellEnd"/>
      <w:r>
        <w:rPr>
          <w:rFonts w:ascii="Arial" w:hAnsi="Arial" w:cs="Arial"/>
          <w:sz w:val="28"/>
          <w:szCs w:val="28"/>
          <w:lang w:val="x-none"/>
        </w:rPr>
        <w:t xml:space="preserve"> </w:t>
      </w:r>
      <w:proofErr w:type="spellStart"/>
      <w:r>
        <w:rPr>
          <w:rFonts w:ascii="Arial" w:hAnsi="Arial" w:cs="Arial"/>
          <w:sz w:val="28"/>
          <w:szCs w:val="28"/>
          <w:lang w:val="x-none"/>
        </w:rPr>
        <w:t>mutumbi</w:t>
      </w:r>
      <w:proofErr w:type="spellEnd"/>
      <w:r>
        <w:rPr>
          <w:rFonts w:ascii="Arial" w:hAnsi="Arial" w:cs="Arial"/>
          <w:sz w:val="28"/>
          <w:szCs w:val="28"/>
          <w:lang w:val="x-none"/>
        </w:rPr>
        <w:t xml:space="preserve"> </w:t>
      </w:r>
      <w:proofErr w:type="spellStart"/>
      <w:r>
        <w:rPr>
          <w:rFonts w:ascii="Arial" w:hAnsi="Arial" w:cs="Arial"/>
          <w:sz w:val="28"/>
          <w:szCs w:val="28"/>
          <w:lang w:val="x-none"/>
        </w:rPr>
        <w:t>wangu</w:t>
      </w:r>
      <w:proofErr w:type="spellEnd"/>
      <w:r>
        <w:rPr>
          <w:rFonts w:ascii="Arial" w:hAnsi="Arial" w:cs="Arial"/>
          <w:sz w:val="28"/>
          <w:szCs w:val="28"/>
          <w:lang w:val="x-none"/>
        </w:rPr>
        <w:t xml:space="preserve"> </w:t>
      </w:r>
      <w:proofErr w:type="spellStart"/>
      <w:r>
        <w:rPr>
          <w:rFonts w:ascii="Arial" w:hAnsi="Arial" w:cs="Arial"/>
          <w:sz w:val="28"/>
          <w:szCs w:val="28"/>
          <w:lang w:val="x-none"/>
        </w:rPr>
        <w:t>ikoko</w:t>
      </w:r>
      <w:proofErr w:type="spellEnd"/>
      <w:r>
        <w:rPr>
          <w:rFonts w:ascii="Arial" w:hAnsi="Arial" w:cs="Arial"/>
          <w:sz w:val="28"/>
          <w:szCs w:val="28"/>
          <w:lang w:val="x-none"/>
        </w:rPr>
        <w:t xml:space="preserve">, </w:t>
      </w:r>
      <w:proofErr w:type="spellStart"/>
      <w:r>
        <w:rPr>
          <w:rFonts w:ascii="Arial" w:hAnsi="Arial" w:cs="Arial"/>
          <w:sz w:val="28"/>
          <w:szCs w:val="28"/>
          <w:lang w:val="x-none"/>
        </w:rPr>
        <w:t>mweya</w:t>
      </w:r>
      <w:proofErr w:type="spellEnd"/>
      <w:r>
        <w:rPr>
          <w:rFonts w:ascii="Arial" w:hAnsi="Arial" w:cs="Arial"/>
          <w:sz w:val="28"/>
          <w:szCs w:val="28"/>
          <w:lang w:val="x-none"/>
        </w:rPr>
        <w:t xml:space="preserve"> </w:t>
      </w:r>
      <w:proofErr w:type="spellStart"/>
      <w:r>
        <w:rPr>
          <w:rFonts w:ascii="Arial" w:hAnsi="Arial" w:cs="Arial"/>
          <w:sz w:val="28"/>
          <w:szCs w:val="28"/>
          <w:lang w:val="x-none"/>
        </w:rPr>
        <w:t>wangu</w:t>
      </w:r>
      <w:proofErr w:type="spellEnd"/>
      <w:r>
        <w:rPr>
          <w:rFonts w:ascii="Arial" w:hAnsi="Arial" w:cs="Arial"/>
          <w:sz w:val="28"/>
          <w:szCs w:val="28"/>
          <w:lang w:val="x-none"/>
        </w:rPr>
        <w:t xml:space="preserve"> hau…? </w:t>
      </w:r>
      <w:r w:rsidRPr="005F7606">
        <w:rPr>
          <w:rFonts w:ascii="Arial" w:hAnsi="Arial" w:cs="Arial"/>
          <w:sz w:val="18"/>
          <w:szCs w:val="18"/>
        </w:rPr>
        <w:t>[Congregation says, “</w:t>
      </w:r>
      <w:proofErr w:type="spellStart"/>
      <w:r>
        <w:rPr>
          <w:rFonts w:ascii="Arial" w:hAnsi="Arial" w:cs="Arial"/>
          <w:sz w:val="18"/>
          <w:szCs w:val="18"/>
        </w:rPr>
        <w:t>hauko</w:t>
      </w:r>
      <w:proofErr w:type="spellEnd"/>
      <w:r w:rsidRPr="005F7606">
        <w:rPr>
          <w:rFonts w:ascii="Arial" w:hAnsi="Arial" w:cs="Arial"/>
          <w:sz w:val="18"/>
          <w:szCs w:val="18"/>
        </w:rPr>
        <w:t>.”]</w:t>
      </w:r>
      <w:r>
        <w:rPr>
          <w:rFonts w:ascii="Arial" w:hAnsi="Arial" w:cs="Arial"/>
          <w:sz w:val="28"/>
          <w:szCs w:val="28"/>
          <w:lang w:val="x-none"/>
        </w:rPr>
        <w:t xml:space="preserve"> Ini </w:t>
      </w:r>
      <w:proofErr w:type="spellStart"/>
      <w:r>
        <w:rPr>
          <w:rFonts w:ascii="Arial" w:hAnsi="Arial" w:cs="Arial"/>
          <w:sz w:val="28"/>
          <w:szCs w:val="28"/>
          <w:lang w:val="x-none"/>
        </w:rPr>
        <w:t>ndinoenda</w:t>
      </w:r>
      <w:proofErr w:type="spellEnd"/>
      <w:r>
        <w:rPr>
          <w:rFonts w:ascii="Arial" w:hAnsi="Arial" w:cs="Arial"/>
          <w:sz w:val="28"/>
          <w:szCs w:val="28"/>
          <w:lang w:val="x-none"/>
        </w:rPr>
        <w:t xml:space="preserve"> </w:t>
      </w:r>
      <w:proofErr w:type="spellStart"/>
      <w:r>
        <w:rPr>
          <w:rFonts w:ascii="Arial" w:hAnsi="Arial" w:cs="Arial"/>
          <w:sz w:val="28"/>
          <w:szCs w:val="28"/>
          <w:lang w:val="x-none"/>
        </w:rPr>
        <w:t>kupi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kudenga</w:t>
      </w:r>
      <w:proofErr w:type="spellEnd"/>
      <w:r w:rsidRPr="005F7606">
        <w:rPr>
          <w:rFonts w:ascii="Arial" w:hAnsi="Arial" w:cs="Arial"/>
          <w:sz w:val="18"/>
          <w:szCs w:val="18"/>
        </w:rPr>
        <w:t>.”]</w:t>
      </w:r>
      <w:r>
        <w:rPr>
          <w:rFonts w:ascii="Arial" w:hAnsi="Arial" w:cs="Arial"/>
          <w:sz w:val="28"/>
          <w:szCs w:val="28"/>
          <w:lang w:val="x-none"/>
        </w:rPr>
        <w:t xml:space="preserve"> </w:t>
      </w:r>
    </w:p>
    <w:p w:rsidRPr="00F855AE" w:rsidR="00264564" w:rsidP="00264564" w:rsidRDefault="00264564" w14:paraId="3C22666A" w14:textId="77777777">
      <w:pPr>
        <w:spacing w:line="276" w:lineRule="auto"/>
        <w:jc w:val="both"/>
        <w:rPr>
          <w:rFonts w:ascii="Arial" w:hAnsi="Arial" w:cs="Arial"/>
          <w:sz w:val="28"/>
          <w:szCs w:val="28"/>
          <w:lang w:val="x-none"/>
        </w:rPr>
      </w:pPr>
      <w:r>
        <w:rPr>
          <w:rFonts w:ascii="Arial" w:hAnsi="Arial" w:cs="Arial"/>
          <w:sz w:val="28"/>
          <w:szCs w:val="28"/>
          <w:vertAlign w:val="superscript"/>
          <w:lang w:val="x-none"/>
        </w:rPr>
        <w:t xml:space="preserve">151 </w:t>
      </w:r>
      <w:r>
        <w:rPr>
          <w:rFonts w:ascii="Arial" w:hAnsi="Arial" w:cs="Arial"/>
          <w:sz w:val="28"/>
          <w:szCs w:val="28"/>
          <w:lang w:val="x-none"/>
        </w:rPr>
        <w:t xml:space="preserve">“Vane </w:t>
      </w:r>
      <w:proofErr w:type="spellStart"/>
      <w:r>
        <w:rPr>
          <w:rFonts w:ascii="Arial" w:hAnsi="Arial" w:cs="Arial"/>
          <w:sz w:val="28"/>
          <w:szCs w:val="28"/>
          <w:lang w:val="x-none"/>
        </w:rPr>
        <w:t>nzeve</w:t>
      </w:r>
      <w:proofErr w:type="spellEnd"/>
      <w:r>
        <w:rPr>
          <w:rFonts w:ascii="Arial" w:hAnsi="Arial" w:cs="Arial"/>
          <w:sz w:val="28"/>
          <w:szCs w:val="28"/>
          <w:lang w:val="x-none"/>
        </w:rPr>
        <w:t xml:space="preserve"> </w:t>
      </w:r>
      <w:proofErr w:type="spellStart"/>
      <w:r>
        <w:rPr>
          <w:rFonts w:ascii="Arial" w:hAnsi="Arial" w:cs="Arial"/>
          <w:sz w:val="28"/>
          <w:szCs w:val="28"/>
          <w:lang w:val="x-none"/>
        </w:rPr>
        <w:t>dzekunzwa</w:t>
      </w:r>
      <w:proofErr w:type="spellEnd"/>
      <w:r>
        <w:rPr>
          <w:rFonts w:ascii="Arial" w:hAnsi="Arial" w:cs="Arial"/>
          <w:sz w:val="28"/>
          <w:szCs w:val="28"/>
          <w:lang w:val="x-none"/>
        </w:rPr>
        <w:t xml:space="preserve">, </w:t>
      </w:r>
      <w:proofErr w:type="spellStart"/>
      <w:r>
        <w:rPr>
          <w:rFonts w:ascii="Arial" w:hAnsi="Arial" w:cs="Arial"/>
          <w:sz w:val="28"/>
          <w:szCs w:val="28"/>
          <w:lang w:val="x-none"/>
        </w:rPr>
        <w:t>ngavanzwe</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lang w:val="x-none"/>
        </w:rPr>
        <w:t xml:space="preserve"> Amen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kumunzwa</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lang w:val="x-none"/>
        </w:rPr>
        <w:t xml:space="preserve"> Amen, Hallelujah! </w:t>
      </w:r>
      <w:r w:rsidRPr="005F7606">
        <w:rPr>
          <w:rFonts w:ascii="Arial" w:hAnsi="Arial" w:cs="Arial"/>
          <w:sz w:val="18"/>
          <w:szCs w:val="18"/>
        </w:rPr>
        <w:t>[Congregation says, “Amen</w:t>
      </w:r>
      <w:r>
        <w:rPr>
          <w:rFonts w:ascii="Arial" w:hAnsi="Arial" w:cs="Arial"/>
          <w:sz w:val="18"/>
          <w:szCs w:val="18"/>
        </w:rPr>
        <w:t>, Hallelujah</w:t>
      </w:r>
      <w:r w:rsidRPr="005F7606">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Chionai</w:t>
      </w:r>
      <w:proofErr w:type="spellEnd"/>
      <w:r>
        <w:rPr>
          <w:rFonts w:ascii="Arial" w:hAnsi="Arial" w:cs="Arial"/>
          <w:sz w:val="28"/>
          <w:szCs w:val="28"/>
          <w:lang w:val="x-none"/>
        </w:rPr>
        <w:t xml:space="preserve"> </w:t>
      </w:r>
      <w:proofErr w:type="spellStart"/>
      <w:r>
        <w:rPr>
          <w:rFonts w:ascii="Arial" w:hAnsi="Arial" w:cs="Arial"/>
          <w:sz w:val="28"/>
          <w:szCs w:val="28"/>
          <w:lang w:val="x-none"/>
        </w:rPr>
        <w:t>munamato</w:t>
      </w:r>
      <w:proofErr w:type="spellEnd"/>
      <w:r>
        <w:rPr>
          <w:rFonts w:ascii="Arial" w:hAnsi="Arial" w:cs="Arial"/>
          <w:sz w:val="28"/>
          <w:szCs w:val="28"/>
          <w:lang w:val="x-none"/>
        </w:rPr>
        <w:t xml:space="preserve"> </w:t>
      </w:r>
      <w:proofErr w:type="spellStart"/>
      <w:r>
        <w:rPr>
          <w:rFonts w:ascii="Arial" w:hAnsi="Arial" w:cs="Arial"/>
          <w:sz w:val="28"/>
          <w:szCs w:val="28"/>
          <w:lang w:val="x-none"/>
        </w:rPr>
        <w:t>uyo</w:t>
      </w:r>
      <w:proofErr w:type="spellEnd"/>
      <w:r>
        <w:rPr>
          <w:rFonts w:ascii="Arial" w:hAnsi="Arial" w:cs="Arial"/>
          <w:sz w:val="28"/>
          <w:szCs w:val="28"/>
          <w:lang w:val="x-none"/>
        </w:rPr>
        <w:t>—</w:t>
      </w:r>
      <w:r w:rsidRPr="00EF7CCE">
        <w:rPr>
          <w:rFonts w:ascii="Arial" w:hAnsi="Arial" w:cs="Arial"/>
          <w:sz w:val="18"/>
          <w:szCs w:val="18"/>
          <w:lang w:val="x-none"/>
        </w:rPr>
        <w:t xml:space="preserve">[Blank spot on tape—ED] </w:t>
      </w:r>
      <w:r>
        <w:rPr>
          <w:rFonts w:ascii="Arial" w:hAnsi="Arial" w:cs="Arial"/>
          <w:sz w:val="28"/>
          <w:szCs w:val="28"/>
          <w:lang w:val="x-none"/>
        </w:rPr>
        <w:t>…</w:t>
      </w:r>
      <w:proofErr w:type="spellStart"/>
      <w:r>
        <w:rPr>
          <w:rFonts w:ascii="Arial" w:hAnsi="Arial" w:cs="Arial"/>
          <w:sz w:val="28"/>
          <w:szCs w:val="28"/>
          <w:lang w:val="x-none"/>
        </w:rPr>
        <w:t>zvakanyanyisa</w:t>
      </w:r>
      <w:proofErr w:type="spellEnd"/>
      <w:r>
        <w:rPr>
          <w:rFonts w:ascii="Arial" w:hAnsi="Arial" w:cs="Arial"/>
          <w:sz w:val="28"/>
          <w:szCs w:val="28"/>
          <w:lang w:val="x-none"/>
        </w:rPr>
        <w:t xml:space="preserve"> </w:t>
      </w:r>
      <w:proofErr w:type="spellStart"/>
      <w:r>
        <w:rPr>
          <w:rFonts w:ascii="Arial" w:hAnsi="Arial" w:cs="Arial"/>
          <w:sz w:val="28"/>
          <w:szCs w:val="28"/>
          <w:lang w:val="x-none"/>
        </w:rPr>
        <w:t>uyo</w:t>
      </w:r>
      <w:proofErr w:type="spellEnd"/>
      <w:r>
        <w:rPr>
          <w:rFonts w:ascii="Arial" w:hAnsi="Arial" w:cs="Arial"/>
          <w:sz w:val="28"/>
          <w:szCs w:val="28"/>
          <w:lang w:val="x-none"/>
        </w:rPr>
        <w:t xml:space="preserve">. Huyai </w:t>
      </w:r>
      <w:proofErr w:type="spellStart"/>
      <w:r>
        <w:rPr>
          <w:rFonts w:ascii="Arial" w:hAnsi="Arial" w:cs="Arial"/>
          <w:sz w:val="28"/>
          <w:szCs w:val="28"/>
          <w:lang w:val="x-none"/>
        </w:rPr>
        <w:t>muone</w:t>
      </w:r>
      <w:proofErr w:type="spellEnd"/>
      <w:r>
        <w:rPr>
          <w:rFonts w:ascii="Arial" w:hAnsi="Arial" w:cs="Arial"/>
          <w:sz w:val="28"/>
          <w:szCs w:val="28"/>
          <w:lang w:val="x-none"/>
        </w:rPr>
        <w:t xml:space="preserve"> </w:t>
      </w:r>
      <w:proofErr w:type="spellStart"/>
      <w:r>
        <w:rPr>
          <w:rFonts w:ascii="Arial" w:hAnsi="Arial" w:cs="Arial"/>
          <w:sz w:val="28"/>
          <w:szCs w:val="28"/>
          <w:lang w:val="x-none"/>
        </w:rPr>
        <w:t>a’akunyengetera</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
    <w:p w:rsidR="00264564" w:rsidP="00264564" w:rsidRDefault="00264564" w14:paraId="0EBFD73D" w14:textId="77777777">
      <w:pPr>
        <w:spacing w:line="276" w:lineRule="auto"/>
        <w:rPr>
          <w:rFonts w:ascii="Arial" w:hAnsi="Arial" w:cs="Arial"/>
          <w:sz w:val="28"/>
          <w:szCs w:val="28"/>
          <w:lang w:val="x-none"/>
        </w:rPr>
      </w:pPr>
      <w:r>
        <w:rPr>
          <w:rFonts w:ascii="Arial" w:hAnsi="Arial" w:cs="Arial"/>
          <w:sz w:val="28"/>
          <w:szCs w:val="28"/>
          <w:vertAlign w:val="superscript"/>
          <w:lang w:val="x-none"/>
        </w:rPr>
        <w:t xml:space="preserve">152 </w:t>
      </w:r>
      <w:r>
        <w:rPr>
          <w:rFonts w:ascii="Arial" w:hAnsi="Arial" w:cs="Arial"/>
          <w:sz w:val="28"/>
          <w:szCs w:val="28"/>
          <w:lang w:val="x-none"/>
        </w:rPr>
        <w:t xml:space="preserve">Verse 15 </w:t>
      </w:r>
      <w:proofErr w:type="spellStart"/>
      <w:r>
        <w:rPr>
          <w:rFonts w:ascii="Arial" w:hAnsi="Arial" w:cs="Arial"/>
          <w:sz w:val="28"/>
          <w:szCs w:val="28"/>
          <w:lang w:val="x-none"/>
        </w:rPr>
        <w:t>tiripo</w:t>
      </w:r>
      <w:proofErr w:type="spellEnd"/>
      <w:r>
        <w:rPr>
          <w:rFonts w:ascii="Arial" w:hAnsi="Arial" w:cs="Arial"/>
          <w:sz w:val="28"/>
          <w:szCs w:val="28"/>
          <w:lang w:val="x-none"/>
        </w:rPr>
        <w:t xml:space="preserve"> tese? </w:t>
      </w:r>
      <w:r w:rsidRPr="005F7606">
        <w:rPr>
          <w:rFonts w:ascii="Arial" w:hAnsi="Arial" w:cs="Arial"/>
          <w:sz w:val="18"/>
          <w:szCs w:val="18"/>
        </w:rPr>
        <w:t>[Congregation says, “Amen.”]</w:t>
      </w:r>
      <w:r>
        <w:rPr>
          <w:rFonts w:ascii="Arial" w:hAnsi="Arial" w:cs="Arial"/>
          <w:sz w:val="28"/>
          <w:szCs w:val="28"/>
          <w:lang w:val="x-none"/>
        </w:rPr>
        <w:t xml:space="preserv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tese:</w:t>
      </w:r>
    </w:p>
    <w:p w:rsidR="00264564" w:rsidP="00264564" w:rsidRDefault="00264564" w14:paraId="70B0F3C2" w14:textId="77777777">
      <w:pPr>
        <w:spacing w:line="276" w:lineRule="auto"/>
        <w:ind w:left="720"/>
        <w:jc w:val="both"/>
        <w:rPr>
          <w:rFonts w:ascii="Arial" w:hAnsi="Arial" w:cs="Arial"/>
          <w:i/>
          <w:iCs/>
          <w:sz w:val="28"/>
          <w:szCs w:val="28"/>
          <w:lang w:val="x-none"/>
        </w:rPr>
      </w:pPr>
      <w:r w:rsidRPr="00E67D0B">
        <w:rPr>
          <w:rFonts w:ascii="Arial" w:hAnsi="Arial" w:cs="Arial"/>
          <w:i/>
          <w:iCs/>
          <w:sz w:val="28"/>
          <w:szCs w:val="28"/>
          <w:lang w:val="x-none"/>
        </w:rPr>
        <w:t xml:space="preserve">And he blessed Joseph, and said, God, before whom my </w:t>
      </w:r>
      <w:proofErr w:type="spellStart"/>
      <w:r w:rsidRPr="00E67D0B">
        <w:rPr>
          <w:rFonts w:ascii="Arial" w:hAnsi="Arial" w:cs="Arial"/>
          <w:i/>
          <w:iCs/>
          <w:sz w:val="28"/>
          <w:szCs w:val="28"/>
          <w:lang w:val="x-none"/>
        </w:rPr>
        <w:t>fathers</w:t>
      </w:r>
      <w:proofErr w:type="spellEnd"/>
      <w:r w:rsidRPr="00E67D0B">
        <w:rPr>
          <w:rFonts w:ascii="Arial" w:hAnsi="Arial" w:cs="Arial"/>
          <w:i/>
          <w:iCs/>
          <w:sz w:val="28"/>
          <w:szCs w:val="28"/>
          <w:lang w:val="x-none"/>
        </w:rPr>
        <w:t xml:space="preserve"> Abraham and Isaac did walk</w:t>
      </w:r>
      <w:r>
        <w:rPr>
          <w:rFonts w:ascii="Arial" w:hAnsi="Arial" w:cs="Arial"/>
          <w:i/>
          <w:iCs/>
          <w:sz w:val="28"/>
          <w:szCs w:val="28"/>
          <w:lang w:val="x-none"/>
        </w:rPr>
        <w:t>…</w:t>
      </w:r>
      <w:r w:rsidRPr="00E67D0B">
        <w:rPr>
          <w:rFonts w:ascii="Arial" w:hAnsi="Arial" w:cs="Arial"/>
          <w:i/>
          <w:iCs/>
          <w:sz w:val="28"/>
          <w:szCs w:val="28"/>
          <w:lang w:val="x-none"/>
        </w:rPr>
        <w:t xml:space="preserve"> </w:t>
      </w:r>
    </w:p>
    <w:p w:rsidRPr="00E67D0B" w:rsidR="00264564" w:rsidP="00264564" w:rsidRDefault="00264564" w14:paraId="4F8446F2" w14:textId="77777777">
      <w:pPr>
        <w:spacing w:line="276" w:lineRule="auto"/>
        <w:jc w:val="both"/>
        <w:rPr>
          <w:rFonts w:ascii="Arial" w:hAnsi="Arial" w:cs="Arial"/>
          <w:sz w:val="28"/>
          <w:szCs w:val="28"/>
          <w:lang w:val="x-none"/>
        </w:rPr>
      </w:pPr>
      <w:r>
        <w:rPr>
          <w:rFonts w:ascii="Arial" w:hAnsi="Arial" w:cs="Arial"/>
          <w:sz w:val="28"/>
          <w:szCs w:val="28"/>
          <w:vertAlign w:val="superscript"/>
          <w:lang w:val="x-none"/>
        </w:rPr>
        <w:t xml:space="preserve">153 </w:t>
      </w:r>
      <w:proofErr w:type="spellStart"/>
      <w:r>
        <w:rPr>
          <w:rFonts w:ascii="Arial" w:hAnsi="Arial" w:cs="Arial"/>
          <w:sz w:val="28"/>
          <w:szCs w:val="28"/>
          <w:lang w:val="x-none"/>
        </w:rPr>
        <w:t>Murikuzviona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Chionai</w:t>
      </w:r>
      <w:proofErr w:type="spellEnd"/>
      <w:r>
        <w:rPr>
          <w:rFonts w:ascii="Arial" w:hAnsi="Arial" w:cs="Arial"/>
          <w:sz w:val="28"/>
          <w:szCs w:val="28"/>
          <w:lang w:val="x-none"/>
        </w:rPr>
        <w:t xml:space="preserve"> next line </w:t>
      </w:r>
      <w:proofErr w:type="spellStart"/>
      <w:r>
        <w:rPr>
          <w:rFonts w:ascii="Arial" w:hAnsi="Arial" w:cs="Arial"/>
          <w:sz w:val="28"/>
          <w:szCs w:val="28"/>
          <w:lang w:val="x-none"/>
        </w:rPr>
        <w:t>iri</w:t>
      </w:r>
      <w:proofErr w:type="spellEnd"/>
      <w:r>
        <w:rPr>
          <w:rFonts w:ascii="Arial" w:hAnsi="Arial" w:cs="Arial"/>
          <w:sz w:val="28"/>
          <w:szCs w:val="28"/>
          <w:lang w:val="x-none"/>
        </w:rPr>
        <w:t xml:space="preserve">. </w:t>
      </w:r>
      <w:proofErr w:type="spellStart"/>
      <w:r>
        <w:rPr>
          <w:rFonts w:ascii="Arial" w:hAnsi="Arial" w:cs="Arial"/>
          <w:sz w:val="28"/>
          <w:szCs w:val="28"/>
          <w:lang w:val="x-none"/>
        </w:rPr>
        <w:t>Rinokubata</w:t>
      </w:r>
      <w:proofErr w:type="spellEnd"/>
      <w:r>
        <w:rPr>
          <w:rFonts w:ascii="Arial" w:hAnsi="Arial" w:cs="Arial"/>
          <w:sz w:val="28"/>
          <w:szCs w:val="28"/>
          <w:lang w:val="x-none"/>
        </w:rPr>
        <w:t xml:space="preserve"> line </w:t>
      </w:r>
      <w:proofErr w:type="spellStart"/>
      <w:r>
        <w:rPr>
          <w:rFonts w:ascii="Arial" w:hAnsi="Arial" w:cs="Arial"/>
          <w:sz w:val="28"/>
          <w:szCs w:val="28"/>
          <w:lang w:val="x-none"/>
        </w:rPr>
        <w:t>iri</w:t>
      </w:r>
      <w:proofErr w:type="spellEnd"/>
      <w:r>
        <w:rPr>
          <w:rFonts w:ascii="Arial" w:hAnsi="Arial" w:cs="Arial"/>
          <w:sz w:val="28"/>
          <w:szCs w:val="28"/>
          <w:lang w:val="x-none"/>
        </w:rPr>
        <w:t xml:space="preserv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next line tese:</w:t>
      </w:r>
    </w:p>
    <w:p w:rsidR="00264564" w:rsidP="00264564" w:rsidRDefault="00264564" w14:paraId="20A29A4B" w14:textId="77777777">
      <w:pPr>
        <w:spacing w:line="276" w:lineRule="auto"/>
        <w:ind w:left="720"/>
        <w:jc w:val="both"/>
        <w:rPr>
          <w:rFonts w:ascii="Arial" w:hAnsi="Arial" w:cs="Arial"/>
          <w:i/>
          <w:iCs/>
          <w:sz w:val="28"/>
          <w:szCs w:val="28"/>
          <w:lang w:val="x-none"/>
        </w:rPr>
      </w:pPr>
      <w:r>
        <w:rPr>
          <w:rFonts w:ascii="Arial" w:hAnsi="Arial" w:cs="Arial"/>
          <w:i/>
          <w:iCs/>
          <w:sz w:val="28"/>
          <w:szCs w:val="28"/>
          <w:lang w:val="x-none"/>
        </w:rPr>
        <w:t>…</w:t>
      </w:r>
      <w:r w:rsidRPr="00E67D0B">
        <w:rPr>
          <w:rFonts w:ascii="Arial" w:hAnsi="Arial" w:cs="Arial"/>
          <w:i/>
          <w:iCs/>
          <w:sz w:val="28"/>
          <w:szCs w:val="28"/>
          <w:lang w:val="x-none"/>
        </w:rPr>
        <w:t>the God which fed me all my life long unto this day, </w:t>
      </w:r>
      <w:r w:rsidRPr="00E67D0B">
        <w:rPr>
          <w:rFonts w:ascii="Arial" w:hAnsi="Arial" w:cs="Arial"/>
          <w:i/>
          <w:iCs/>
          <w:sz w:val="28"/>
          <w:szCs w:val="28"/>
          <w:lang w:val="x-none"/>
        </w:rPr>
        <w:tab/>
      </w:r>
      <w:r w:rsidRPr="00E67D0B">
        <w:rPr>
          <w:rFonts w:ascii="Arial" w:hAnsi="Arial" w:cs="Arial"/>
          <w:i/>
          <w:iCs/>
          <w:sz w:val="28"/>
          <w:szCs w:val="28"/>
          <w:lang w:val="x-none"/>
        </w:rPr>
        <w:tab/>
      </w:r>
    </w:p>
    <w:p w:rsidR="00264564" w:rsidP="00264564" w:rsidRDefault="00264564" w14:paraId="1905E3B3" w14:textId="77777777">
      <w:pPr>
        <w:spacing w:line="276" w:lineRule="auto"/>
        <w:jc w:val="both"/>
        <w:rPr>
          <w:rFonts w:ascii="Arial" w:hAnsi="Arial" w:cs="Arial"/>
          <w:i/>
          <w:iCs/>
          <w:sz w:val="28"/>
          <w:szCs w:val="28"/>
          <w:lang w:val="x-none"/>
        </w:rPr>
      </w:pPr>
      <w:r>
        <w:rPr>
          <w:rFonts w:ascii="Arial" w:hAnsi="Arial" w:cs="Arial"/>
          <w:sz w:val="28"/>
          <w:szCs w:val="28"/>
          <w:vertAlign w:val="superscript"/>
          <w:lang w:val="x-none"/>
        </w:rPr>
        <w:t xml:space="preserve">154 </w:t>
      </w:r>
      <w:r>
        <w:rPr>
          <w:rFonts w:ascii="Arial" w:hAnsi="Arial" w:cs="Arial"/>
          <w:sz w:val="28"/>
          <w:szCs w:val="28"/>
          <w:lang w:val="x-none"/>
        </w:rPr>
        <w:t xml:space="preserve">Now! </w:t>
      </w:r>
      <w:r w:rsidRPr="005F7606">
        <w:rPr>
          <w:rFonts w:ascii="Arial" w:hAnsi="Arial" w:cs="Arial"/>
          <w:sz w:val="18"/>
          <w:szCs w:val="18"/>
        </w:rPr>
        <w:t>[Congregation says, “Amen.”]</w:t>
      </w:r>
      <w:r>
        <w:rPr>
          <w:rFonts w:ascii="Arial" w:hAnsi="Arial" w:cs="Arial"/>
          <w:sz w:val="28"/>
          <w:szCs w:val="28"/>
          <w:lang w:val="x-none"/>
        </w:rPr>
        <w:t xml:space="preserve"> </w:t>
      </w:r>
      <w:proofErr w:type="spellStart"/>
      <w:r>
        <w:rPr>
          <w:rFonts w:ascii="Arial" w:hAnsi="Arial" w:cs="Arial"/>
          <w:sz w:val="28"/>
          <w:szCs w:val="28"/>
          <w:lang w:val="x-none"/>
        </w:rPr>
        <w:t>Hamusi</w:t>
      </w:r>
      <w:proofErr w:type="spellEnd"/>
      <w:r>
        <w:rPr>
          <w:rFonts w:ascii="Arial" w:hAnsi="Arial" w:cs="Arial"/>
          <w:sz w:val="28"/>
          <w:szCs w:val="28"/>
          <w:lang w:val="x-none"/>
        </w:rPr>
        <w:t xml:space="preserve"> </w:t>
      </w:r>
      <w:proofErr w:type="spellStart"/>
      <w:r>
        <w:rPr>
          <w:rFonts w:ascii="Arial" w:hAnsi="Arial" w:cs="Arial"/>
          <w:sz w:val="28"/>
          <w:szCs w:val="28"/>
          <w:lang w:val="x-none"/>
        </w:rPr>
        <w:t>kunzwa</w:t>
      </w:r>
      <w:proofErr w:type="spellEnd"/>
      <w:r>
        <w:rPr>
          <w:rFonts w:ascii="Arial" w:hAnsi="Arial" w:cs="Arial"/>
          <w:sz w:val="28"/>
          <w:szCs w:val="28"/>
          <w:lang w:val="x-none"/>
        </w:rPr>
        <w:t xml:space="preserve"> Amen ka </w:t>
      </w:r>
      <w:proofErr w:type="spellStart"/>
      <w:r>
        <w:rPr>
          <w:rFonts w:ascii="Arial" w:hAnsi="Arial" w:cs="Arial"/>
          <w:sz w:val="28"/>
          <w:szCs w:val="28"/>
          <w:lang w:val="x-none"/>
        </w:rPr>
        <w:t>apa</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5F7606">
        <w:rPr>
          <w:rFonts w:ascii="Arial" w:hAnsi="Arial" w:cs="Arial"/>
          <w:sz w:val="18"/>
          <w:szCs w:val="18"/>
        </w:rPr>
        <w:t>[Congregation says, “Amen.”]</w:t>
      </w:r>
      <w:r>
        <w:rPr>
          <w:rFonts w:ascii="Arial" w:hAnsi="Arial" w:cs="Arial"/>
          <w:sz w:val="28"/>
          <w:szCs w:val="28"/>
          <w:lang w:val="x-none"/>
        </w:rPr>
        <w:t xml:space="preserve"> Hanzi, Mwari </w:t>
      </w:r>
      <w:proofErr w:type="spellStart"/>
      <w:r>
        <w:rPr>
          <w:rFonts w:ascii="Arial" w:hAnsi="Arial" w:cs="Arial"/>
          <w:sz w:val="28"/>
          <w:szCs w:val="28"/>
          <w:lang w:val="x-none"/>
        </w:rPr>
        <w:t>akandiita</w:t>
      </w:r>
      <w:proofErr w:type="spellEnd"/>
      <w:r>
        <w:rPr>
          <w:rFonts w:ascii="Arial" w:hAnsi="Arial" w:cs="Arial"/>
          <w:sz w:val="28"/>
          <w:szCs w:val="28"/>
          <w:lang w:val="x-none"/>
        </w:rPr>
        <w:t xml:space="preserve"> sei…? </w:t>
      </w:r>
      <w:r w:rsidRPr="005F7606">
        <w:rPr>
          <w:rFonts w:ascii="Arial" w:hAnsi="Arial" w:cs="Arial"/>
          <w:sz w:val="18"/>
          <w:szCs w:val="18"/>
        </w:rPr>
        <w:t>[Congregation says, “</w:t>
      </w:r>
      <w:proofErr w:type="spellStart"/>
      <w:r>
        <w:rPr>
          <w:rFonts w:ascii="Arial" w:hAnsi="Arial" w:cs="Arial"/>
          <w:sz w:val="18"/>
          <w:szCs w:val="18"/>
        </w:rPr>
        <w:t>akandipa</w:t>
      </w:r>
      <w:proofErr w:type="spellEnd"/>
      <w:r>
        <w:rPr>
          <w:rFonts w:ascii="Arial" w:hAnsi="Arial" w:cs="Arial"/>
          <w:sz w:val="18"/>
          <w:szCs w:val="18"/>
        </w:rPr>
        <w:t xml:space="preserve"> </w:t>
      </w:r>
      <w:proofErr w:type="spellStart"/>
      <w:r>
        <w:rPr>
          <w:rFonts w:ascii="Arial" w:hAnsi="Arial" w:cs="Arial"/>
          <w:sz w:val="18"/>
          <w:szCs w:val="18"/>
        </w:rPr>
        <w:t>chekudya</w:t>
      </w:r>
      <w:proofErr w:type="spellEnd"/>
      <w:r w:rsidRPr="005F7606">
        <w:rPr>
          <w:rFonts w:ascii="Arial" w:hAnsi="Arial" w:cs="Arial"/>
          <w:sz w:val="18"/>
          <w:szCs w:val="18"/>
        </w:rPr>
        <w:t>.”]</w:t>
      </w:r>
      <w:r>
        <w:rPr>
          <w:rFonts w:ascii="Arial" w:hAnsi="Arial" w:cs="Arial"/>
          <w:sz w:val="28"/>
          <w:szCs w:val="28"/>
          <w:lang w:val="x-none"/>
        </w:rPr>
        <w:t xml:space="preserve"> Saka </w:t>
      </w:r>
      <w:proofErr w:type="spellStart"/>
      <w:r>
        <w:rPr>
          <w:rFonts w:ascii="Arial" w:hAnsi="Arial" w:cs="Arial"/>
          <w:sz w:val="28"/>
          <w:szCs w:val="28"/>
          <w:lang w:val="x-none"/>
        </w:rPr>
        <w:t>iwe</w:t>
      </w:r>
      <w:proofErr w:type="spellEnd"/>
      <w:r>
        <w:rPr>
          <w:rFonts w:ascii="Arial" w:hAnsi="Arial" w:cs="Arial"/>
          <w:sz w:val="28"/>
          <w:szCs w:val="28"/>
          <w:lang w:val="x-none"/>
        </w:rPr>
        <w:t xml:space="preserve"> Mwari </w:t>
      </w:r>
      <w:proofErr w:type="spellStart"/>
      <w:r>
        <w:rPr>
          <w:rFonts w:ascii="Arial" w:hAnsi="Arial" w:cs="Arial"/>
          <w:sz w:val="28"/>
          <w:szCs w:val="28"/>
          <w:lang w:val="x-none"/>
        </w:rPr>
        <w:t>wako</w:t>
      </w:r>
      <w:proofErr w:type="spellEnd"/>
      <w:r>
        <w:rPr>
          <w:rFonts w:ascii="Arial" w:hAnsi="Arial" w:cs="Arial"/>
          <w:sz w:val="28"/>
          <w:szCs w:val="28"/>
          <w:lang w:val="x-none"/>
        </w:rPr>
        <w:t xml:space="preserve"> </w:t>
      </w:r>
      <w:proofErr w:type="spellStart"/>
      <w:r>
        <w:rPr>
          <w:rFonts w:ascii="Arial" w:hAnsi="Arial" w:cs="Arial"/>
          <w:sz w:val="28"/>
          <w:szCs w:val="28"/>
          <w:lang w:val="x-none"/>
        </w:rPr>
        <w:t>anokusiya</w:t>
      </w:r>
      <w:proofErr w:type="spellEnd"/>
      <w:r>
        <w:rPr>
          <w:rFonts w:ascii="Arial" w:hAnsi="Arial" w:cs="Arial"/>
          <w:sz w:val="28"/>
          <w:szCs w:val="28"/>
          <w:lang w:val="x-none"/>
        </w:rPr>
        <w:t xml:space="preserve"> </w:t>
      </w:r>
      <w:proofErr w:type="spellStart"/>
      <w:r>
        <w:rPr>
          <w:rFonts w:ascii="Arial" w:hAnsi="Arial" w:cs="Arial"/>
          <w:sz w:val="28"/>
          <w:szCs w:val="28"/>
          <w:lang w:val="x-none"/>
        </w:rPr>
        <w:t>usina</w:t>
      </w:r>
      <w:proofErr w:type="spellEnd"/>
      <w:r>
        <w:rPr>
          <w:rFonts w:ascii="Arial" w:hAnsi="Arial" w:cs="Arial"/>
          <w:sz w:val="28"/>
          <w:szCs w:val="28"/>
          <w:lang w:val="x-none"/>
        </w:rPr>
        <w:t xml:space="preserve"> </w:t>
      </w:r>
      <w:proofErr w:type="spellStart"/>
      <w:r>
        <w:rPr>
          <w:rFonts w:ascii="Arial" w:hAnsi="Arial" w:cs="Arial"/>
          <w:sz w:val="28"/>
          <w:szCs w:val="28"/>
          <w:lang w:val="x-none"/>
        </w:rPr>
        <w:t>chekudya</w:t>
      </w:r>
      <w:proofErr w:type="spellEnd"/>
      <w:r>
        <w:rPr>
          <w:rFonts w:ascii="Arial" w:hAnsi="Arial" w:cs="Arial"/>
          <w:sz w:val="28"/>
          <w:szCs w:val="28"/>
          <w:lang w:val="x-none"/>
        </w:rPr>
        <w:t xml:space="preserve">, </w:t>
      </w:r>
      <w:proofErr w:type="spellStart"/>
      <w:r>
        <w:rPr>
          <w:rFonts w:ascii="Arial" w:hAnsi="Arial" w:cs="Arial"/>
          <w:sz w:val="28"/>
          <w:szCs w:val="28"/>
          <w:lang w:val="x-none"/>
        </w:rPr>
        <w:t>ndiMwari</w:t>
      </w:r>
      <w:proofErr w:type="spellEnd"/>
      <w:r>
        <w:rPr>
          <w:rFonts w:ascii="Arial" w:hAnsi="Arial" w:cs="Arial"/>
          <w:sz w:val="28"/>
          <w:szCs w:val="28"/>
          <w:lang w:val="x-none"/>
        </w:rPr>
        <w:t xml:space="preserve"> </w:t>
      </w:r>
      <w:proofErr w:type="spellStart"/>
      <w:r>
        <w:rPr>
          <w:rFonts w:ascii="Arial" w:hAnsi="Arial" w:cs="Arial"/>
          <w:sz w:val="28"/>
          <w:szCs w:val="28"/>
          <w:lang w:val="x-none"/>
        </w:rPr>
        <w:t>hwayi</w:t>
      </w:r>
      <w:proofErr w:type="spellEnd"/>
      <w:r>
        <w:rPr>
          <w:rFonts w:ascii="Arial" w:hAnsi="Arial" w:cs="Arial"/>
          <w:sz w:val="28"/>
          <w:szCs w:val="28"/>
          <w:lang w:val="x-none"/>
        </w:rPr>
        <w:t xml:space="preserve">? </w:t>
      </w:r>
      <w:proofErr w:type="spellStart"/>
      <w:r>
        <w:rPr>
          <w:rFonts w:ascii="Arial" w:hAnsi="Arial" w:cs="Arial"/>
          <w:sz w:val="28"/>
          <w:szCs w:val="28"/>
          <w:lang w:val="x-none"/>
        </w:rPr>
        <w:t>Hatidzokorerei</w:t>
      </w:r>
      <w:proofErr w:type="spellEnd"/>
      <w:r>
        <w:rPr>
          <w:rFonts w:ascii="Arial" w:hAnsi="Arial" w:cs="Arial"/>
          <w:sz w:val="28"/>
          <w:szCs w:val="28"/>
          <w:lang w:val="x-none"/>
        </w:rPr>
        <w:t xml:space="preserve"> verse </w:t>
      </w:r>
      <w:proofErr w:type="spellStart"/>
      <w:r>
        <w:rPr>
          <w:rFonts w:ascii="Arial" w:hAnsi="Arial" w:cs="Arial"/>
          <w:sz w:val="28"/>
          <w:szCs w:val="28"/>
          <w:lang w:val="x-none"/>
        </w:rPr>
        <w:t>iro</w:t>
      </w:r>
      <w:proofErr w:type="spellEnd"/>
      <w:r>
        <w:rPr>
          <w:rFonts w:ascii="Arial" w:hAnsi="Arial" w:cs="Arial"/>
          <w:sz w:val="28"/>
          <w:szCs w:val="28"/>
          <w:lang w:val="x-none"/>
        </w:rPr>
        <w:t xml:space="preserve">, </w:t>
      </w:r>
      <w:proofErr w:type="spellStart"/>
      <w:r>
        <w:rPr>
          <w:rFonts w:ascii="Arial" w:hAnsi="Arial" w:cs="Arial"/>
          <w:sz w:val="28"/>
          <w:szCs w:val="28"/>
          <w:lang w:val="x-none"/>
        </w:rPr>
        <w:t>munyatsoona</w:t>
      </w:r>
      <w:proofErr w:type="spellEnd"/>
      <w:r>
        <w:rPr>
          <w:rFonts w:ascii="Arial" w:hAnsi="Arial" w:cs="Arial"/>
          <w:sz w:val="28"/>
          <w:szCs w:val="28"/>
          <w:lang w:val="x-none"/>
        </w:rPr>
        <w:t xml:space="preserve">, </w:t>
      </w:r>
      <w:proofErr w:type="spellStart"/>
      <w:r>
        <w:rPr>
          <w:rFonts w:ascii="Arial" w:hAnsi="Arial" w:cs="Arial"/>
          <w:sz w:val="28"/>
          <w:szCs w:val="28"/>
          <w:lang w:val="x-none"/>
        </w:rPr>
        <w:t>rinotaura</w:t>
      </w:r>
      <w:proofErr w:type="spellEnd"/>
      <w:r>
        <w:rPr>
          <w:rFonts w:ascii="Arial" w:hAnsi="Arial" w:cs="Arial"/>
          <w:sz w:val="28"/>
          <w:szCs w:val="28"/>
          <w:lang w:val="x-none"/>
        </w:rPr>
        <w:t xml:space="preserve"> </w:t>
      </w:r>
      <w:proofErr w:type="spellStart"/>
      <w:r>
        <w:rPr>
          <w:rFonts w:ascii="Arial" w:hAnsi="Arial" w:cs="Arial"/>
          <w:sz w:val="28"/>
          <w:szCs w:val="28"/>
          <w:lang w:val="x-none"/>
        </w:rPr>
        <w:t>roga</w:t>
      </w:r>
      <w:proofErr w:type="spellEnd"/>
      <w:r>
        <w:rPr>
          <w:rFonts w:ascii="Arial" w:hAnsi="Arial" w:cs="Arial"/>
          <w:sz w:val="28"/>
          <w:szCs w:val="28"/>
          <w:lang w:val="x-none"/>
        </w:rPr>
        <w:t xml:space="preserve">. </w:t>
      </w:r>
      <w:proofErr w:type="spellStart"/>
      <w:r>
        <w:rPr>
          <w:rFonts w:ascii="Arial" w:hAnsi="Arial" w:cs="Arial"/>
          <w:sz w:val="28"/>
          <w:szCs w:val="28"/>
          <w:lang w:val="x-none"/>
        </w:rPr>
        <w:t>Handi’moona</w:t>
      </w:r>
      <w:proofErr w:type="spellEnd"/>
      <w:r>
        <w:rPr>
          <w:rFonts w:ascii="Arial" w:hAnsi="Arial" w:cs="Arial"/>
          <w:sz w:val="28"/>
          <w:szCs w:val="28"/>
          <w:lang w:val="x-none"/>
        </w:rPr>
        <w:t xml:space="preserve">. Hatitaurei…Hanzi, </w:t>
      </w:r>
      <w:r w:rsidRPr="00E67D0B">
        <w:rPr>
          <w:rFonts w:ascii="Arial" w:hAnsi="Arial" w:cs="Arial"/>
          <w:i/>
          <w:iCs/>
          <w:sz w:val="28"/>
          <w:szCs w:val="28"/>
          <w:lang w:val="x-none"/>
        </w:rPr>
        <w:tab/>
      </w:r>
      <w:r w:rsidRPr="00E67D0B">
        <w:rPr>
          <w:rFonts w:ascii="Arial" w:hAnsi="Arial" w:cs="Arial"/>
          <w:i/>
          <w:iCs/>
          <w:sz w:val="28"/>
          <w:szCs w:val="28"/>
          <w:lang w:val="x-none"/>
        </w:rPr>
        <w:tab/>
      </w:r>
      <w:r w:rsidRPr="00E67D0B">
        <w:rPr>
          <w:rFonts w:ascii="Arial" w:hAnsi="Arial" w:cs="Arial"/>
          <w:i/>
          <w:iCs/>
          <w:sz w:val="28"/>
          <w:szCs w:val="28"/>
          <w:lang w:val="x-none"/>
        </w:rPr>
        <w:tab/>
      </w:r>
      <w:r w:rsidRPr="00E67D0B">
        <w:rPr>
          <w:rFonts w:ascii="Arial" w:hAnsi="Arial" w:cs="Arial"/>
          <w:i/>
          <w:iCs/>
          <w:sz w:val="28"/>
          <w:szCs w:val="28"/>
          <w:lang w:val="x-none"/>
        </w:rPr>
        <w:tab/>
      </w:r>
      <w:r w:rsidRPr="00E67D0B">
        <w:rPr>
          <w:rFonts w:ascii="Arial" w:hAnsi="Arial" w:cs="Arial"/>
          <w:i/>
          <w:iCs/>
          <w:sz w:val="28"/>
          <w:szCs w:val="28"/>
          <w:lang w:val="x-none"/>
        </w:rPr>
        <w:tab/>
      </w:r>
      <w:r w:rsidRPr="00E67D0B">
        <w:rPr>
          <w:rFonts w:ascii="Arial" w:hAnsi="Arial" w:cs="Arial"/>
          <w:i/>
          <w:iCs/>
          <w:sz w:val="28"/>
          <w:szCs w:val="28"/>
          <w:lang w:val="x-none"/>
        </w:rPr>
        <w:tab/>
      </w:r>
      <w:r w:rsidRPr="00E67D0B">
        <w:rPr>
          <w:rFonts w:ascii="Arial" w:hAnsi="Arial" w:cs="Arial"/>
          <w:i/>
          <w:iCs/>
          <w:sz w:val="28"/>
          <w:szCs w:val="28"/>
          <w:lang w:val="x-none"/>
        </w:rPr>
        <w:tab/>
      </w:r>
      <w:r w:rsidRPr="00E67D0B">
        <w:rPr>
          <w:rFonts w:ascii="Arial" w:hAnsi="Arial" w:cs="Arial"/>
          <w:i/>
          <w:iCs/>
          <w:sz w:val="28"/>
          <w:szCs w:val="28"/>
          <w:lang w:val="x-none"/>
        </w:rPr>
        <w:tab/>
      </w:r>
      <w:r w:rsidRPr="00E67D0B">
        <w:rPr>
          <w:rFonts w:ascii="Arial" w:hAnsi="Arial" w:cs="Arial"/>
          <w:i/>
          <w:iCs/>
          <w:sz w:val="28"/>
          <w:szCs w:val="28"/>
          <w:lang w:val="x-none"/>
        </w:rPr>
        <w:tab/>
      </w:r>
      <w:r w:rsidRPr="00E67D0B">
        <w:rPr>
          <w:rFonts w:ascii="Arial" w:hAnsi="Arial" w:cs="Arial"/>
          <w:i/>
          <w:iCs/>
          <w:sz w:val="28"/>
          <w:szCs w:val="28"/>
          <w:lang w:val="x-none"/>
        </w:rPr>
        <w:tab/>
      </w:r>
      <w:r w:rsidRPr="00E67D0B">
        <w:rPr>
          <w:rFonts w:ascii="Arial" w:hAnsi="Arial" w:cs="Arial"/>
          <w:i/>
          <w:iCs/>
          <w:sz w:val="28"/>
          <w:szCs w:val="28"/>
          <w:lang w:val="x-none"/>
        </w:rPr>
        <w:tab/>
      </w:r>
      <w:r w:rsidRPr="00E67D0B">
        <w:rPr>
          <w:rFonts w:ascii="Arial" w:hAnsi="Arial" w:cs="Arial"/>
          <w:i/>
          <w:iCs/>
          <w:sz w:val="28"/>
          <w:szCs w:val="28"/>
          <w:lang w:val="x-none"/>
        </w:rPr>
        <w:tab/>
      </w:r>
    </w:p>
    <w:p w:rsidR="00264564" w:rsidP="00264564" w:rsidRDefault="00264564" w14:paraId="11FD0333" w14:textId="77777777">
      <w:pPr>
        <w:spacing w:line="276" w:lineRule="auto"/>
        <w:ind w:left="720"/>
        <w:jc w:val="both"/>
        <w:rPr>
          <w:rFonts w:ascii="Arial" w:hAnsi="Arial" w:cs="Arial"/>
          <w:i/>
          <w:iCs/>
          <w:sz w:val="28"/>
          <w:szCs w:val="28"/>
          <w:lang w:val="x-none"/>
        </w:rPr>
      </w:pPr>
      <w:r>
        <w:rPr>
          <w:rFonts w:ascii="Arial" w:hAnsi="Arial" w:cs="Arial"/>
          <w:i/>
          <w:iCs/>
          <w:sz w:val="28"/>
          <w:szCs w:val="28"/>
          <w:lang w:val="x-none"/>
        </w:rPr>
        <w:t>…</w:t>
      </w:r>
      <w:r w:rsidRPr="00E67D0B">
        <w:rPr>
          <w:rFonts w:ascii="Arial" w:hAnsi="Arial" w:cs="Arial"/>
          <w:i/>
          <w:iCs/>
          <w:sz w:val="28"/>
          <w:szCs w:val="28"/>
          <w:lang w:val="x-none"/>
        </w:rPr>
        <w:t>the God which fed me all my life long unto this day, </w:t>
      </w:r>
      <w:r w:rsidRPr="00E67D0B">
        <w:rPr>
          <w:rFonts w:ascii="Arial" w:hAnsi="Arial" w:cs="Arial"/>
          <w:i/>
          <w:iCs/>
          <w:sz w:val="28"/>
          <w:szCs w:val="28"/>
          <w:lang w:val="x-none"/>
        </w:rPr>
        <w:tab/>
      </w:r>
      <w:r w:rsidRPr="00E67D0B">
        <w:rPr>
          <w:rFonts w:ascii="Arial" w:hAnsi="Arial" w:cs="Arial"/>
          <w:i/>
          <w:iCs/>
          <w:sz w:val="28"/>
          <w:szCs w:val="28"/>
          <w:lang w:val="x-none"/>
        </w:rPr>
        <w:tab/>
      </w:r>
      <w:r w:rsidRPr="00E67D0B">
        <w:rPr>
          <w:rFonts w:ascii="Arial" w:hAnsi="Arial" w:cs="Arial"/>
          <w:i/>
          <w:iCs/>
          <w:sz w:val="28"/>
          <w:szCs w:val="28"/>
          <w:lang w:val="x-none"/>
        </w:rPr>
        <w:tab/>
      </w:r>
      <w:r w:rsidRPr="00E67D0B">
        <w:rPr>
          <w:rFonts w:ascii="Arial" w:hAnsi="Arial" w:cs="Arial"/>
          <w:i/>
          <w:iCs/>
          <w:sz w:val="28"/>
          <w:szCs w:val="28"/>
          <w:lang w:val="x-none"/>
        </w:rPr>
        <w:tab/>
      </w:r>
      <w:r w:rsidRPr="00E67D0B">
        <w:rPr>
          <w:rFonts w:ascii="Arial" w:hAnsi="Arial" w:cs="Arial"/>
          <w:i/>
          <w:iCs/>
          <w:sz w:val="28"/>
          <w:szCs w:val="28"/>
          <w:lang w:val="x-none"/>
        </w:rPr>
        <w:tab/>
      </w:r>
      <w:r w:rsidRPr="00E67D0B">
        <w:rPr>
          <w:rFonts w:ascii="Arial" w:hAnsi="Arial" w:cs="Arial"/>
          <w:i/>
          <w:iCs/>
          <w:sz w:val="28"/>
          <w:szCs w:val="28"/>
          <w:lang w:val="x-none"/>
        </w:rPr>
        <w:tab/>
      </w:r>
      <w:r w:rsidRPr="00E67D0B">
        <w:rPr>
          <w:rFonts w:ascii="Arial" w:hAnsi="Arial" w:cs="Arial"/>
          <w:i/>
          <w:iCs/>
          <w:sz w:val="28"/>
          <w:szCs w:val="28"/>
          <w:lang w:val="x-none"/>
        </w:rPr>
        <w:tab/>
      </w:r>
      <w:r w:rsidRPr="00E67D0B">
        <w:rPr>
          <w:rFonts w:ascii="Arial" w:hAnsi="Arial" w:cs="Arial"/>
          <w:i/>
          <w:iCs/>
          <w:sz w:val="28"/>
          <w:szCs w:val="28"/>
          <w:lang w:val="x-none"/>
        </w:rPr>
        <w:tab/>
      </w:r>
      <w:r w:rsidRPr="00E67D0B">
        <w:rPr>
          <w:rFonts w:ascii="Arial" w:hAnsi="Arial" w:cs="Arial"/>
          <w:i/>
          <w:iCs/>
          <w:sz w:val="28"/>
          <w:szCs w:val="28"/>
          <w:lang w:val="x-none"/>
        </w:rPr>
        <w:tab/>
      </w:r>
      <w:r w:rsidRPr="00E67D0B">
        <w:rPr>
          <w:rFonts w:ascii="Arial" w:hAnsi="Arial" w:cs="Arial"/>
          <w:i/>
          <w:iCs/>
          <w:sz w:val="28"/>
          <w:szCs w:val="28"/>
          <w:lang w:val="x-none"/>
        </w:rPr>
        <w:tab/>
      </w:r>
      <w:r w:rsidRPr="00E67D0B">
        <w:rPr>
          <w:rFonts w:ascii="Arial" w:hAnsi="Arial" w:cs="Arial"/>
          <w:i/>
          <w:iCs/>
          <w:sz w:val="28"/>
          <w:szCs w:val="28"/>
          <w:lang w:val="x-none"/>
        </w:rPr>
        <w:tab/>
      </w:r>
    </w:p>
    <w:p w:rsidRPr="00461F5E" w:rsidR="00264564" w:rsidP="00264564" w:rsidRDefault="00264564" w14:paraId="327085B5" w14:textId="77777777">
      <w:pPr>
        <w:spacing w:line="276" w:lineRule="auto"/>
        <w:jc w:val="both"/>
        <w:rPr>
          <w:rFonts w:ascii="Arial" w:hAnsi="Arial" w:cs="Arial"/>
          <w:sz w:val="18"/>
          <w:szCs w:val="18"/>
        </w:rPr>
      </w:pPr>
      <w:r w:rsidRPr="00087C93">
        <w:rPr>
          <w:rFonts w:ascii="Arial" w:hAnsi="Arial" w:cs="Arial"/>
          <w:sz w:val="28"/>
          <w:szCs w:val="28"/>
          <w:vertAlign w:val="superscript"/>
        </w:rPr>
        <w:t>155</w:t>
      </w:r>
      <w:r>
        <w:rPr>
          <w:rFonts w:ascii="Arial" w:hAnsi="Arial" w:cs="Arial"/>
          <w:sz w:val="18"/>
          <w:szCs w:val="18"/>
          <w:vertAlign w:val="superscript"/>
        </w:rPr>
        <w:t xml:space="preserve"> </w:t>
      </w:r>
      <w:r w:rsidRPr="005F7606">
        <w:rPr>
          <w:rFonts w:ascii="Arial" w:hAnsi="Arial" w:cs="Arial"/>
          <w:sz w:val="18"/>
          <w:szCs w:val="18"/>
        </w:rPr>
        <w:t>[</w:t>
      </w:r>
      <w:r>
        <w:rPr>
          <w:rFonts w:ascii="Arial" w:hAnsi="Arial" w:cs="Arial"/>
          <w:sz w:val="18"/>
          <w:szCs w:val="18"/>
        </w:rPr>
        <w:t>Apostle Gumbura chuckles—ED</w:t>
      </w:r>
      <w:r w:rsidRPr="005F7606">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w:t>
      </w:r>
      <w:proofErr w:type="spellStart"/>
      <w:r>
        <w:rPr>
          <w:rFonts w:ascii="Arial" w:hAnsi="Arial" w:cs="Arial"/>
          <w:sz w:val="28"/>
          <w:szCs w:val="28"/>
          <w:lang w:val="x-none"/>
        </w:rPr>
        <w:t>futi</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tese.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tese:</w:t>
      </w:r>
    </w:p>
    <w:p w:rsidR="00264564" w:rsidP="00264564" w:rsidRDefault="00264564" w14:paraId="21C643DA" w14:textId="77777777">
      <w:pPr>
        <w:spacing w:line="276" w:lineRule="auto"/>
        <w:ind w:left="720"/>
        <w:jc w:val="both"/>
        <w:rPr>
          <w:rFonts w:ascii="Arial" w:hAnsi="Arial" w:cs="Arial"/>
          <w:i/>
          <w:iCs/>
          <w:sz w:val="28"/>
          <w:szCs w:val="28"/>
          <w:lang w:val="x-none"/>
        </w:rPr>
      </w:pPr>
      <w:r>
        <w:rPr>
          <w:rFonts w:ascii="Arial" w:hAnsi="Arial" w:cs="Arial"/>
          <w:i/>
          <w:iCs/>
          <w:sz w:val="28"/>
          <w:szCs w:val="28"/>
          <w:lang w:val="x-none"/>
        </w:rPr>
        <w:t>…</w:t>
      </w:r>
      <w:r w:rsidRPr="00E67D0B">
        <w:rPr>
          <w:rFonts w:ascii="Arial" w:hAnsi="Arial" w:cs="Arial"/>
          <w:i/>
          <w:iCs/>
          <w:sz w:val="28"/>
          <w:szCs w:val="28"/>
          <w:lang w:val="x-none"/>
        </w:rPr>
        <w:t>the God which fed me all my life long unto this day, </w:t>
      </w:r>
      <w:r w:rsidRPr="00E67D0B">
        <w:rPr>
          <w:rFonts w:ascii="Arial" w:hAnsi="Arial" w:cs="Arial"/>
          <w:i/>
          <w:iCs/>
          <w:sz w:val="28"/>
          <w:szCs w:val="28"/>
          <w:lang w:val="x-none"/>
        </w:rPr>
        <w:tab/>
      </w:r>
    </w:p>
    <w:p w:rsidR="00264564" w:rsidP="00264564" w:rsidRDefault="00264564" w14:paraId="4E25C688" w14:textId="77777777">
      <w:pPr>
        <w:spacing w:line="276" w:lineRule="auto"/>
        <w:jc w:val="both"/>
        <w:rPr>
          <w:rFonts w:ascii="Arial" w:hAnsi="Arial" w:cs="Arial"/>
          <w:sz w:val="28"/>
          <w:szCs w:val="28"/>
          <w:lang w:val="x-none"/>
        </w:rPr>
      </w:pPr>
      <w:r>
        <w:rPr>
          <w:rFonts w:ascii="Arial" w:hAnsi="Arial" w:cs="Arial"/>
          <w:sz w:val="28"/>
          <w:szCs w:val="28"/>
          <w:vertAlign w:val="superscript"/>
          <w:lang w:val="x-none"/>
        </w:rPr>
        <w:t xml:space="preserve">156 </w:t>
      </w:r>
      <w:proofErr w:type="spellStart"/>
      <w:r>
        <w:rPr>
          <w:rFonts w:ascii="Arial" w:hAnsi="Arial" w:cs="Arial"/>
          <w:sz w:val="28"/>
          <w:szCs w:val="28"/>
          <w:lang w:val="x-none"/>
        </w:rPr>
        <w:t>Hatidzokorerei</w:t>
      </w:r>
      <w:proofErr w:type="spellEnd"/>
      <w:r>
        <w:rPr>
          <w:rFonts w:ascii="Arial" w:hAnsi="Arial" w:cs="Arial"/>
          <w:sz w:val="28"/>
          <w:szCs w:val="28"/>
          <w:lang w:val="x-none"/>
        </w:rPr>
        <w:t>.</w:t>
      </w:r>
    </w:p>
    <w:p w:rsidR="00264564" w:rsidP="00264564" w:rsidRDefault="00264564" w14:paraId="1A3E1C0F" w14:textId="77777777">
      <w:pPr>
        <w:spacing w:line="276" w:lineRule="auto"/>
        <w:ind w:left="720"/>
        <w:jc w:val="both"/>
        <w:rPr>
          <w:rFonts w:ascii="Arial" w:hAnsi="Arial" w:cs="Arial"/>
          <w:i/>
          <w:iCs/>
          <w:sz w:val="28"/>
          <w:szCs w:val="28"/>
          <w:lang w:val="x-none"/>
        </w:rPr>
      </w:pPr>
      <w:r>
        <w:rPr>
          <w:rFonts w:ascii="Arial" w:hAnsi="Arial" w:cs="Arial"/>
          <w:i/>
          <w:iCs/>
          <w:sz w:val="28"/>
          <w:szCs w:val="28"/>
          <w:lang w:val="x-none"/>
        </w:rPr>
        <w:t>…</w:t>
      </w:r>
      <w:r w:rsidRPr="00E67D0B">
        <w:rPr>
          <w:rFonts w:ascii="Arial" w:hAnsi="Arial" w:cs="Arial"/>
          <w:i/>
          <w:iCs/>
          <w:sz w:val="28"/>
          <w:szCs w:val="28"/>
          <w:lang w:val="x-none"/>
        </w:rPr>
        <w:t>the God which fed me all my life long unto this day, </w:t>
      </w:r>
      <w:r w:rsidRPr="00E67D0B">
        <w:rPr>
          <w:rFonts w:ascii="Arial" w:hAnsi="Arial" w:cs="Arial"/>
          <w:i/>
          <w:iCs/>
          <w:sz w:val="28"/>
          <w:szCs w:val="28"/>
          <w:lang w:val="x-none"/>
        </w:rPr>
        <w:tab/>
      </w:r>
    </w:p>
    <w:p w:rsidR="00264564" w:rsidP="00264564" w:rsidRDefault="00264564" w14:paraId="5BC73E52" w14:textId="77777777">
      <w:pPr>
        <w:spacing w:line="276" w:lineRule="auto"/>
        <w:jc w:val="both"/>
        <w:rPr>
          <w:rFonts w:ascii="Arial" w:hAnsi="Arial" w:cs="Arial"/>
          <w:sz w:val="28"/>
          <w:szCs w:val="28"/>
          <w:lang w:val="x-none"/>
        </w:rPr>
      </w:pPr>
      <w:r>
        <w:rPr>
          <w:rFonts w:ascii="Arial" w:hAnsi="Arial" w:cs="Arial"/>
          <w:sz w:val="28"/>
          <w:szCs w:val="28"/>
          <w:vertAlign w:val="superscript"/>
          <w:lang w:val="x-none"/>
        </w:rPr>
        <w:t xml:space="preserve">157 </w:t>
      </w:r>
      <w:proofErr w:type="spellStart"/>
      <w:r>
        <w:rPr>
          <w:rFonts w:ascii="Arial" w:hAnsi="Arial" w:cs="Arial"/>
          <w:sz w:val="28"/>
          <w:szCs w:val="28"/>
          <w:lang w:val="x-none"/>
        </w:rPr>
        <w:t>Hatidzokorerei</w:t>
      </w:r>
      <w:proofErr w:type="spellEnd"/>
      <w:r>
        <w:rPr>
          <w:rFonts w:ascii="Arial" w:hAnsi="Arial" w:cs="Arial"/>
          <w:sz w:val="28"/>
          <w:szCs w:val="28"/>
          <w:lang w:val="x-none"/>
        </w:rPr>
        <w:t xml:space="preserve"> </w:t>
      </w:r>
      <w:proofErr w:type="spellStart"/>
      <w:r>
        <w:rPr>
          <w:rFonts w:ascii="Arial" w:hAnsi="Arial" w:cs="Arial"/>
          <w:sz w:val="28"/>
          <w:szCs w:val="28"/>
          <w:lang w:val="x-none"/>
        </w:rPr>
        <w:t>zvakare</w:t>
      </w:r>
      <w:proofErr w:type="spellEnd"/>
      <w:r>
        <w:rPr>
          <w:rFonts w:ascii="Arial" w:hAnsi="Arial" w:cs="Arial"/>
          <w:sz w:val="28"/>
          <w:szCs w:val="28"/>
          <w:lang w:val="x-none"/>
        </w:rPr>
        <w:t>.</w:t>
      </w:r>
    </w:p>
    <w:p w:rsidR="00264564" w:rsidP="00264564" w:rsidRDefault="00264564" w14:paraId="05AEA596" w14:textId="77777777">
      <w:pPr>
        <w:spacing w:line="276" w:lineRule="auto"/>
        <w:ind w:left="720"/>
        <w:jc w:val="both"/>
        <w:rPr>
          <w:rFonts w:ascii="Arial" w:hAnsi="Arial" w:cs="Arial"/>
          <w:i/>
          <w:iCs/>
          <w:sz w:val="28"/>
          <w:szCs w:val="28"/>
          <w:lang w:val="x-none"/>
        </w:rPr>
      </w:pPr>
      <w:r>
        <w:rPr>
          <w:rFonts w:ascii="Arial" w:hAnsi="Arial" w:cs="Arial"/>
          <w:i/>
          <w:iCs/>
          <w:sz w:val="28"/>
          <w:szCs w:val="28"/>
          <w:lang w:val="x-none"/>
        </w:rPr>
        <w:t>…</w:t>
      </w:r>
      <w:r w:rsidRPr="00E67D0B">
        <w:rPr>
          <w:rFonts w:ascii="Arial" w:hAnsi="Arial" w:cs="Arial"/>
          <w:i/>
          <w:iCs/>
          <w:sz w:val="28"/>
          <w:szCs w:val="28"/>
          <w:lang w:val="x-none"/>
        </w:rPr>
        <w:t>the God which fed me all my life long unto this day, </w:t>
      </w:r>
      <w:r w:rsidRPr="00E67D0B">
        <w:rPr>
          <w:rFonts w:ascii="Arial" w:hAnsi="Arial" w:cs="Arial"/>
          <w:i/>
          <w:iCs/>
          <w:sz w:val="28"/>
          <w:szCs w:val="28"/>
          <w:lang w:val="x-none"/>
        </w:rPr>
        <w:tab/>
      </w:r>
    </w:p>
    <w:p w:rsidR="00264564" w:rsidP="00264564" w:rsidRDefault="00264564" w14:paraId="18131E25" w14:textId="77777777">
      <w:pPr>
        <w:spacing w:line="276" w:lineRule="auto"/>
        <w:jc w:val="both"/>
        <w:rPr>
          <w:rFonts w:ascii="Arial" w:hAnsi="Arial" w:cs="Arial"/>
          <w:sz w:val="28"/>
          <w:szCs w:val="28"/>
          <w:lang w:val="x-none"/>
        </w:rPr>
      </w:pPr>
      <w:r>
        <w:rPr>
          <w:rFonts w:ascii="Arial" w:hAnsi="Arial" w:cs="Arial"/>
          <w:sz w:val="28"/>
          <w:szCs w:val="28"/>
          <w:vertAlign w:val="superscript"/>
          <w:lang w:val="x-none"/>
        </w:rPr>
        <w:t xml:space="preserve">158 </w:t>
      </w:r>
      <w:r>
        <w:rPr>
          <w:rFonts w:ascii="Arial" w:hAnsi="Arial" w:cs="Arial"/>
          <w:sz w:val="28"/>
          <w:szCs w:val="28"/>
          <w:lang w:val="x-none"/>
        </w:rPr>
        <w:t xml:space="preserve">Hallelujah! </w:t>
      </w:r>
      <w:r w:rsidRPr="005F7606">
        <w:rPr>
          <w:rFonts w:ascii="Arial" w:hAnsi="Arial" w:cs="Arial"/>
          <w:sz w:val="18"/>
          <w:szCs w:val="18"/>
        </w:rPr>
        <w:t>[Congregation says, “Amen</w:t>
      </w:r>
      <w:r>
        <w:rPr>
          <w:rFonts w:ascii="Arial" w:hAnsi="Arial" w:cs="Arial"/>
          <w:sz w:val="18"/>
          <w:szCs w:val="18"/>
        </w:rPr>
        <w:t>!</w:t>
      </w:r>
      <w:r w:rsidRPr="005F7606">
        <w:rPr>
          <w:rFonts w:ascii="Arial" w:hAnsi="Arial" w:cs="Arial"/>
          <w:sz w:val="18"/>
          <w:szCs w:val="18"/>
        </w:rPr>
        <w:t>”]</w:t>
      </w:r>
      <w:r>
        <w:rPr>
          <w:rFonts w:ascii="Arial" w:hAnsi="Arial" w:cs="Arial"/>
          <w:sz w:val="28"/>
          <w:szCs w:val="28"/>
          <w:lang w:val="x-none"/>
        </w:rPr>
        <w:t xml:space="preserve"> Mwari </w:t>
      </w:r>
      <w:proofErr w:type="spellStart"/>
      <w:r>
        <w:rPr>
          <w:rFonts w:ascii="Arial" w:hAnsi="Arial" w:cs="Arial"/>
          <w:sz w:val="28"/>
          <w:szCs w:val="28"/>
          <w:lang w:val="x-none"/>
        </w:rPr>
        <w:t>akandipa</w:t>
      </w:r>
      <w:proofErr w:type="spellEnd"/>
      <w:r>
        <w:rPr>
          <w:rFonts w:ascii="Arial" w:hAnsi="Arial" w:cs="Arial"/>
          <w:sz w:val="28"/>
          <w:szCs w:val="28"/>
          <w:lang w:val="x-none"/>
        </w:rPr>
        <w:t xml:space="preserve"> </w:t>
      </w:r>
      <w:proofErr w:type="spellStart"/>
      <w:r>
        <w:rPr>
          <w:rFonts w:ascii="Arial" w:hAnsi="Arial" w:cs="Arial"/>
          <w:sz w:val="28"/>
          <w:szCs w:val="28"/>
          <w:lang w:val="x-none"/>
        </w:rPr>
        <w:t>chekudya</w:t>
      </w:r>
      <w:proofErr w:type="spellEnd"/>
      <w:r>
        <w:rPr>
          <w:rFonts w:ascii="Arial" w:hAnsi="Arial" w:cs="Arial"/>
          <w:sz w:val="28"/>
          <w:szCs w:val="28"/>
          <w:lang w:val="x-none"/>
        </w:rPr>
        <w:t xml:space="preserve"> </w:t>
      </w:r>
      <w:proofErr w:type="spellStart"/>
      <w:r>
        <w:rPr>
          <w:rFonts w:ascii="Arial" w:hAnsi="Arial" w:cs="Arial"/>
          <w:sz w:val="28"/>
          <w:szCs w:val="28"/>
          <w:lang w:val="x-none"/>
        </w:rPr>
        <w:t>kusvika</w:t>
      </w:r>
      <w:proofErr w:type="spellEnd"/>
      <w:r>
        <w:rPr>
          <w:rFonts w:ascii="Arial" w:hAnsi="Arial" w:cs="Arial"/>
          <w:sz w:val="28"/>
          <w:szCs w:val="28"/>
          <w:lang w:val="x-none"/>
        </w:rPr>
        <w:t xml:space="preserve"> </w:t>
      </w:r>
      <w:proofErr w:type="spellStart"/>
      <w:r>
        <w:rPr>
          <w:rFonts w:ascii="Arial" w:hAnsi="Arial" w:cs="Arial"/>
          <w:sz w:val="28"/>
          <w:szCs w:val="28"/>
          <w:lang w:val="x-none"/>
        </w:rPr>
        <w:t>nha</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nhasi</w:t>
      </w:r>
      <w:proofErr w:type="spellEnd"/>
      <w:r w:rsidRPr="005F7606">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Murikuona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aiziva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mwe</w:t>
      </w:r>
      <w:proofErr w:type="spellEnd"/>
      <w:r>
        <w:rPr>
          <w:rFonts w:ascii="Arial" w:hAnsi="Arial" w:cs="Arial"/>
          <w:sz w:val="28"/>
          <w:szCs w:val="28"/>
          <w:lang w:val="x-none"/>
        </w:rPr>
        <w:t>-m…</w:t>
      </w:r>
      <w:proofErr w:type="spellStart"/>
      <w:r>
        <w:rPr>
          <w:rFonts w:ascii="Arial" w:hAnsi="Arial" w:cs="Arial"/>
          <w:sz w:val="28"/>
          <w:szCs w:val="28"/>
          <w:lang w:val="x-none"/>
        </w:rPr>
        <w:t>Ndiye</w:t>
      </w:r>
      <w:proofErr w:type="spellEnd"/>
      <w:r>
        <w:rPr>
          <w:rFonts w:ascii="Arial" w:hAnsi="Arial" w:cs="Arial"/>
          <w:sz w:val="28"/>
          <w:szCs w:val="28"/>
          <w:lang w:val="x-none"/>
        </w:rPr>
        <w:t xml:space="preserve"> Mwari </w:t>
      </w:r>
      <w:proofErr w:type="spellStart"/>
      <w:r>
        <w:rPr>
          <w:rFonts w:ascii="Arial" w:hAnsi="Arial" w:cs="Arial"/>
          <w:sz w:val="28"/>
          <w:szCs w:val="28"/>
          <w:lang w:val="x-none"/>
        </w:rPr>
        <w:t>iwowo</w:t>
      </w:r>
      <w:proofErr w:type="spellEnd"/>
      <w:r>
        <w:rPr>
          <w:rFonts w:ascii="Arial" w:hAnsi="Arial" w:cs="Arial"/>
          <w:sz w:val="28"/>
          <w:szCs w:val="28"/>
          <w:lang w:val="x-none"/>
        </w:rPr>
        <w:t xml:space="preserve"> </w:t>
      </w:r>
      <w:proofErr w:type="spellStart"/>
      <w:r>
        <w:rPr>
          <w:rFonts w:ascii="Arial" w:hAnsi="Arial" w:cs="Arial"/>
          <w:sz w:val="28"/>
          <w:szCs w:val="28"/>
          <w:lang w:val="x-none"/>
        </w:rPr>
        <w:t>wokuti</w:t>
      </w:r>
      <w:proofErr w:type="spellEnd"/>
      <w:r>
        <w:rPr>
          <w:rFonts w:ascii="Arial" w:hAnsi="Arial" w:cs="Arial"/>
          <w:sz w:val="28"/>
          <w:szCs w:val="28"/>
          <w:lang w:val="x-none"/>
        </w:rPr>
        <w:t xml:space="preserve"> </w:t>
      </w:r>
      <w:proofErr w:type="spellStart"/>
      <w:r>
        <w:rPr>
          <w:rFonts w:ascii="Arial" w:hAnsi="Arial" w:cs="Arial"/>
          <w:sz w:val="28"/>
          <w:szCs w:val="28"/>
          <w:lang w:val="x-none"/>
        </w:rPr>
        <w:t>ungaite</w:t>
      </w:r>
      <w:proofErr w:type="spellEnd"/>
      <w:r>
        <w:rPr>
          <w:rFonts w:ascii="Arial" w:hAnsi="Arial" w:cs="Arial"/>
          <w:sz w:val="28"/>
          <w:szCs w:val="28"/>
          <w:lang w:val="x-none"/>
        </w:rPr>
        <w:t xml:space="preserve"> </w:t>
      </w:r>
      <w:proofErr w:type="spellStart"/>
      <w:r>
        <w:rPr>
          <w:rFonts w:ascii="Arial" w:hAnsi="Arial" w:cs="Arial"/>
          <w:sz w:val="28"/>
          <w:szCs w:val="28"/>
          <w:lang w:val="x-none"/>
        </w:rPr>
        <w:t>masaramusi</w:t>
      </w:r>
      <w:proofErr w:type="spellEnd"/>
      <w:r>
        <w:rPr>
          <w:rFonts w:ascii="Arial" w:hAnsi="Arial" w:cs="Arial"/>
          <w:sz w:val="28"/>
          <w:szCs w:val="28"/>
          <w:lang w:val="x-none"/>
        </w:rPr>
        <w:t xml:space="preserve"> Naye?</w:t>
      </w:r>
    </w:p>
    <w:p w:rsidR="00264564" w:rsidP="00264564" w:rsidRDefault="00264564" w14:paraId="30784330" w14:textId="77777777">
      <w:pPr>
        <w:spacing w:line="276" w:lineRule="auto"/>
        <w:jc w:val="both"/>
        <w:rPr>
          <w:rFonts w:ascii="Arial" w:hAnsi="Arial" w:cs="Arial"/>
          <w:sz w:val="28"/>
          <w:szCs w:val="28"/>
          <w:lang w:val="x-none"/>
        </w:rPr>
      </w:pPr>
      <w:r>
        <w:rPr>
          <w:rFonts w:ascii="Arial" w:hAnsi="Arial" w:cs="Arial"/>
          <w:sz w:val="28"/>
          <w:szCs w:val="28"/>
          <w:vertAlign w:val="superscript"/>
          <w:lang w:val="x-none"/>
        </w:rPr>
        <w:t xml:space="preserve">159 </w:t>
      </w:r>
      <w:proofErr w:type="spellStart"/>
      <w:r>
        <w:rPr>
          <w:rFonts w:ascii="Arial" w:hAnsi="Arial" w:cs="Arial"/>
          <w:sz w:val="28"/>
          <w:szCs w:val="28"/>
          <w:lang w:val="x-none"/>
        </w:rPr>
        <w:t>Unomuudza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“Mwana </w:t>
      </w:r>
      <w:proofErr w:type="spellStart"/>
      <w:r>
        <w:rPr>
          <w:rFonts w:ascii="Arial" w:hAnsi="Arial" w:cs="Arial"/>
          <w:sz w:val="28"/>
          <w:szCs w:val="28"/>
          <w:lang w:val="x-none"/>
        </w:rPr>
        <w:t>wangu</w:t>
      </w:r>
      <w:proofErr w:type="spellEnd"/>
      <w:r>
        <w:rPr>
          <w:rFonts w:ascii="Arial" w:hAnsi="Arial" w:cs="Arial"/>
          <w:sz w:val="28"/>
          <w:szCs w:val="28"/>
          <w:lang w:val="x-none"/>
        </w:rPr>
        <w:t xml:space="preserve">, </w:t>
      </w:r>
      <w:proofErr w:type="spellStart"/>
      <w:r>
        <w:rPr>
          <w:rFonts w:ascii="Arial" w:hAnsi="Arial" w:cs="Arial"/>
          <w:sz w:val="28"/>
          <w:szCs w:val="28"/>
          <w:lang w:val="x-none"/>
        </w:rPr>
        <w:t>kukura</w:t>
      </w:r>
      <w:proofErr w:type="spellEnd"/>
      <w:r>
        <w:rPr>
          <w:rFonts w:ascii="Arial" w:hAnsi="Arial" w:cs="Arial"/>
          <w:sz w:val="28"/>
          <w:szCs w:val="28"/>
          <w:lang w:val="x-none"/>
        </w:rPr>
        <w:t xml:space="preserve"> </w:t>
      </w:r>
      <w:proofErr w:type="spellStart"/>
      <w:r>
        <w:rPr>
          <w:rFonts w:ascii="Arial" w:hAnsi="Arial" w:cs="Arial"/>
          <w:sz w:val="28"/>
          <w:szCs w:val="28"/>
          <w:lang w:val="x-none"/>
        </w:rPr>
        <w:t>kwawakaita</w:t>
      </w:r>
      <w:proofErr w:type="spellEnd"/>
      <w:r>
        <w:rPr>
          <w:rFonts w:ascii="Arial" w:hAnsi="Arial" w:cs="Arial"/>
          <w:sz w:val="28"/>
          <w:szCs w:val="28"/>
          <w:lang w:val="x-none"/>
        </w:rPr>
        <w:t xml:space="preserve">, </w:t>
      </w:r>
      <w:proofErr w:type="spellStart"/>
      <w:r>
        <w:rPr>
          <w:rFonts w:ascii="Arial" w:hAnsi="Arial" w:cs="Arial"/>
          <w:sz w:val="28"/>
          <w:szCs w:val="28"/>
          <w:lang w:val="x-none"/>
        </w:rPr>
        <w:t>kukuguta</w:t>
      </w:r>
      <w:proofErr w:type="spellEnd"/>
      <w:r>
        <w:rPr>
          <w:rFonts w:ascii="Arial" w:hAnsi="Arial" w:cs="Arial"/>
          <w:sz w:val="28"/>
          <w:szCs w:val="28"/>
          <w:lang w:val="x-none"/>
        </w:rPr>
        <w:t xml:space="preserve"> so </w:t>
      </w:r>
      <w:proofErr w:type="spellStart"/>
      <w:r>
        <w:rPr>
          <w:rFonts w:ascii="Arial" w:hAnsi="Arial" w:cs="Arial"/>
          <w:sz w:val="28"/>
          <w:szCs w:val="28"/>
          <w:lang w:val="x-none"/>
        </w:rPr>
        <w:t>nehutano</w:t>
      </w:r>
      <w:proofErr w:type="spellEnd"/>
      <w:r>
        <w:rPr>
          <w:rFonts w:ascii="Arial" w:hAnsi="Arial" w:cs="Arial"/>
          <w:sz w:val="28"/>
          <w:szCs w:val="28"/>
          <w:lang w:val="x-none"/>
        </w:rPr>
        <w:t xml:space="preserve"> so, </w:t>
      </w:r>
      <w:proofErr w:type="spellStart"/>
      <w:r>
        <w:rPr>
          <w:rFonts w:ascii="Arial" w:hAnsi="Arial" w:cs="Arial"/>
          <w:sz w:val="28"/>
          <w:szCs w:val="28"/>
          <w:lang w:val="x-none"/>
        </w:rPr>
        <w:t>ndiye</w:t>
      </w:r>
      <w:proofErr w:type="spellEnd"/>
      <w:r>
        <w:rPr>
          <w:rFonts w:ascii="Arial" w:hAnsi="Arial" w:cs="Arial"/>
          <w:sz w:val="28"/>
          <w:szCs w:val="28"/>
          <w:lang w:val="x-none"/>
        </w:rPr>
        <w:t xml:space="preserve"> Mwari </w:t>
      </w:r>
      <w:proofErr w:type="spellStart"/>
      <w:r>
        <w:rPr>
          <w:rFonts w:ascii="Arial" w:hAnsi="Arial" w:cs="Arial"/>
          <w:sz w:val="28"/>
          <w:szCs w:val="28"/>
          <w:lang w:val="x-none"/>
        </w:rPr>
        <w:t>iyeyu</w:t>
      </w:r>
      <w:proofErr w:type="spellEnd"/>
      <w:ins w:author="Transcriber01 JHB" w:date="2025-08-22T15:13:00Z" w16du:dateUtc="2025-08-22T13:13:00Z" w:id="114">
        <w:r>
          <w:rPr>
            <w:rFonts w:ascii="Arial" w:hAnsi="Arial" w:cs="Arial"/>
            <w:sz w:val="28"/>
            <w:szCs w:val="28"/>
            <w:lang w:val="x-none"/>
          </w:rPr>
          <w:t xml:space="preserve"> </w:t>
        </w:r>
        <w:commentRangeStart w:id="115"/>
        <w:proofErr w:type="spellStart"/>
        <w:r>
          <w:rPr>
            <w:rFonts w:ascii="Arial" w:hAnsi="Arial" w:cs="Arial"/>
            <w:sz w:val="28"/>
            <w:szCs w:val="28"/>
            <w:lang w:val="x-none"/>
          </w:rPr>
          <w:t>u</w:t>
        </w:r>
      </w:ins>
      <w:r>
        <w:rPr>
          <w:rFonts w:ascii="Arial" w:hAnsi="Arial" w:cs="Arial"/>
          <w:sz w:val="28"/>
          <w:szCs w:val="28"/>
          <w:lang w:val="x-none"/>
        </w:rPr>
        <w:t>yu</w:t>
      </w:r>
      <w:proofErr w:type="spellEnd"/>
      <w:commentRangeEnd w:id="115"/>
      <w:r>
        <w:rPr>
          <w:rStyle w:val="CommentReference"/>
        </w:rPr>
        <w:commentReference w:id="115"/>
      </w:r>
      <w:r>
        <w:rPr>
          <w:rFonts w:ascii="Arial" w:hAnsi="Arial" w:cs="Arial"/>
          <w:sz w:val="28"/>
          <w:szCs w:val="28"/>
          <w:lang w:val="x-none"/>
        </w:rPr>
        <w:t xml:space="preserve">. </w:t>
      </w:r>
      <w:proofErr w:type="spellStart"/>
      <w:r>
        <w:rPr>
          <w:rFonts w:ascii="Arial" w:hAnsi="Arial" w:cs="Arial"/>
          <w:sz w:val="28"/>
          <w:szCs w:val="28"/>
          <w:lang w:val="x-none"/>
        </w:rPr>
        <w:t>Waitipa</w:t>
      </w:r>
      <w:proofErr w:type="spellEnd"/>
      <w:r>
        <w:rPr>
          <w:rFonts w:ascii="Arial" w:hAnsi="Arial" w:cs="Arial"/>
          <w:sz w:val="28"/>
          <w:szCs w:val="28"/>
          <w:lang w:val="x-none"/>
        </w:rPr>
        <w:t xml:space="preserve"> </w:t>
      </w:r>
      <w:proofErr w:type="spellStart"/>
      <w:r>
        <w:rPr>
          <w:rFonts w:ascii="Arial" w:hAnsi="Arial" w:cs="Arial"/>
          <w:sz w:val="28"/>
          <w:szCs w:val="28"/>
          <w:lang w:val="x-none"/>
        </w:rPr>
        <w:t>chekudya</w:t>
      </w:r>
      <w:proofErr w:type="spellEnd"/>
      <w:r>
        <w:rPr>
          <w:rFonts w:ascii="Arial" w:hAnsi="Arial" w:cs="Arial"/>
          <w:sz w:val="28"/>
          <w:szCs w:val="28"/>
          <w:lang w:val="x-none"/>
        </w:rPr>
        <w:t xml:space="preserve"> </w:t>
      </w:r>
      <w:proofErr w:type="spellStart"/>
      <w:r>
        <w:rPr>
          <w:rFonts w:ascii="Arial" w:hAnsi="Arial" w:cs="Arial"/>
          <w:sz w:val="28"/>
          <w:szCs w:val="28"/>
          <w:lang w:val="x-none"/>
        </w:rPr>
        <w:t>zuva</w:t>
      </w:r>
      <w:proofErr w:type="spellEnd"/>
      <w:r>
        <w:rPr>
          <w:rFonts w:ascii="Arial" w:hAnsi="Arial" w:cs="Arial"/>
          <w:sz w:val="28"/>
          <w:szCs w:val="28"/>
          <w:lang w:val="x-none"/>
        </w:rPr>
        <w:t xml:space="preserve"> </w:t>
      </w:r>
      <w:proofErr w:type="spellStart"/>
      <w:r>
        <w:rPr>
          <w:rFonts w:ascii="Arial" w:hAnsi="Arial" w:cs="Arial"/>
          <w:sz w:val="28"/>
          <w:szCs w:val="28"/>
          <w:lang w:val="x-none"/>
        </w:rPr>
        <w:t>rimwe</w:t>
      </w:r>
      <w:proofErr w:type="spellEnd"/>
      <w:r>
        <w:rPr>
          <w:rFonts w:ascii="Arial" w:hAnsi="Arial" w:cs="Arial"/>
          <w:sz w:val="28"/>
          <w:szCs w:val="28"/>
          <w:lang w:val="x-none"/>
        </w:rPr>
        <w:t xml:space="preserve"> </w:t>
      </w:r>
      <w:proofErr w:type="spellStart"/>
      <w:r>
        <w:rPr>
          <w:rFonts w:ascii="Arial" w:hAnsi="Arial" w:cs="Arial"/>
          <w:sz w:val="28"/>
          <w:szCs w:val="28"/>
          <w:lang w:val="x-none"/>
        </w:rPr>
        <w:t>nei</w:t>
      </w:r>
      <w:proofErr w:type="spellEnd"/>
      <w:r>
        <w:rPr>
          <w:rFonts w:ascii="Arial" w:hAnsi="Arial" w:cs="Arial"/>
          <w:sz w:val="28"/>
          <w:szCs w:val="28"/>
          <w:lang w:val="x-none"/>
        </w:rPr>
        <w:t xml:space="preserve">…? </w:t>
      </w:r>
      <w:r w:rsidRPr="005F7606">
        <w:rPr>
          <w:rFonts w:ascii="Arial" w:hAnsi="Arial" w:cs="Arial"/>
          <w:sz w:val="18"/>
          <w:szCs w:val="18"/>
        </w:rPr>
        <w:t xml:space="preserve">[Congregation says, </w:t>
      </w:r>
      <w:r>
        <w:rPr>
          <w:rFonts w:ascii="Arial" w:hAnsi="Arial" w:cs="Arial"/>
          <w:sz w:val="18"/>
          <w:szCs w:val="18"/>
        </w:rPr>
        <w:t>‘</w:t>
      </w:r>
      <w:proofErr w:type="spellStart"/>
      <w:r w:rsidRPr="005F7606">
        <w:rPr>
          <w:rFonts w:ascii="Arial" w:hAnsi="Arial" w:cs="Arial"/>
          <w:sz w:val="18"/>
          <w:szCs w:val="18"/>
        </w:rPr>
        <w:t>n</w:t>
      </w:r>
      <w:r>
        <w:rPr>
          <w:rFonts w:ascii="Arial" w:hAnsi="Arial" w:cs="Arial"/>
          <w:sz w:val="18"/>
          <w:szCs w:val="18"/>
        </w:rPr>
        <w:t>erimwe</w:t>
      </w:r>
      <w:proofErr w:type="spellEnd"/>
      <w:r w:rsidRPr="005F7606">
        <w:rPr>
          <w:rFonts w:ascii="Arial" w:hAnsi="Arial" w:cs="Arial"/>
          <w:sz w:val="18"/>
          <w:szCs w:val="18"/>
        </w:rPr>
        <w:t>.</w:t>
      </w:r>
      <w:r>
        <w:rPr>
          <w:rFonts w:ascii="Arial" w:hAnsi="Arial" w:cs="Arial"/>
          <w:sz w:val="18"/>
          <w:szCs w:val="18"/>
        </w:rPr>
        <w:t>’</w:t>
      </w:r>
      <w:r w:rsidRPr="005F7606">
        <w:rPr>
          <w:rFonts w:ascii="Arial" w:hAnsi="Arial" w:cs="Arial"/>
          <w:sz w:val="18"/>
          <w:szCs w:val="18"/>
        </w:rPr>
        <w:t>]</w:t>
      </w:r>
      <w:r>
        <w:rPr>
          <w:rFonts w:ascii="Arial" w:hAnsi="Arial" w:cs="Arial"/>
          <w:sz w:val="28"/>
          <w:szCs w:val="28"/>
          <w:lang w:val="x-none"/>
        </w:rPr>
        <w:t xml:space="preserve"> It’s an insult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undiudze</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waakutsvaga</w:t>
      </w:r>
      <w:proofErr w:type="spellEnd"/>
      <w:r>
        <w:rPr>
          <w:rFonts w:ascii="Arial" w:hAnsi="Arial" w:cs="Arial"/>
          <w:sz w:val="28"/>
          <w:szCs w:val="28"/>
          <w:lang w:val="x-none"/>
        </w:rPr>
        <w:t xml:space="preserve"> </w:t>
      </w:r>
      <w:proofErr w:type="spellStart"/>
      <w:r>
        <w:rPr>
          <w:rFonts w:ascii="Arial" w:hAnsi="Arial" w:cs="Arial"/>
          <w:sz w:val="28"/>
          <w:szCs w:val="28"/>
          <w:lang w:val="x-none"/>
        </w:rPr>
        <w:t>umwe</w:t>
      </w:r>
      <w:proofErr w:type="spellEnd"/>
      <w:r>
        <w:rPr>
          <w:rFonts w:ascii="Arial" w:hAnsi="Arial" w:cs="Arial"/>
          <w:sz w:val="28"/>
          <w:szCs w:val="28"/>
          <w:lang w:val="x-none"/>
        </w:rPr>
        <w:t xml:space="preserve"> </w:t>
      </w:r>
      <w:proofErr w:type="spellStart"/>
      <w:r>
        <w:rPr>
          <w:rFonts w:ascii="Arial" w:hAnsi="Arial" w:cs="Arial"/>
          <w:sz w:val="28"/>
          <w:szCs w:val="28"/>
          <w:lang w:val="x-none"/>
        </w:rPr>
        <w:t>mwari</w:t>
      </w:r>
      <w:proofErr w:type="spellEnd"/>
      <w:r>
        <w:rPr>
          <w:rFonts w:ascii="Arial" w:hAnsi="Arial" w:cs="Arial"/>
          <w:sz w:val="28"/>
          <w:szCs w:val="28"/>
          <w:lang w:val="x-none"/>
        </w:rPr>
        <w:t xml:space="preserve"> </w:t>
      </w:r>
      <w:proofErr w:type="spellStart"/>
      <w:r>
        <w:rPr>
          <w:rFonts w:ascii="Arial" w:hAnsi="Arial" w:cs="Arial"/>
          <w:sz w:val="28"/>
          <w:szCs w:val="28"/>
          <w:lang w:val="x-none"/>
        </w:rPr>
        <w:t>wako</w:t>
      </w:r>
      <w:proofErr w:type="spellEnd"/>
      <w:r>
        <w:rPr>
          <w:rFonts w:ascii="Arial" w:hAnsi="Arial" w:cs="Arial"/>
          <w:sz w:val="28"/>
          <w:szCs w:val="28"/>
          <w:lang w:val="x-none"/>
        </w:rPr>
        <w:t xml:space="preserve"> </w:t>
      </w:r>
      <w:proofErr w:type="spellStart"/>
      <w:r>
        <w:rPr>
          <w:rFonts w:ascii="Arial" w:hAnsi="Arial" w:cs="Arial"/>
          <w:sz w:val="28"/>
          <w:szCs w:val="28"/>
          <w:lang w:val="x-none"/>
        </w:rPr>
        <w:t>waunozi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waunoziva</w:t>
      </w:r>
      <w:proofErr w:type="spellEnd"/>
      <w:r w:rsidRPr="005F7606">
        <w:rPr>
          <w:rFonts w:ascii="Arial" w:hAnsi="Arial" w:cs="Arial"/>
          <w:sz w:val="18"/>
          <w:szCs w:val="18"/>
        </w:rPr>
        <w:t>.”]</w:t>
      </w:r>
      <w:r>
        <w:rPr>
          <w:rFonts w:ascii="Arial" w:hAnsi="Arial" w:cs="Arial"/>
          <w:sz w:val="28"/>
          <w:szCs w:val="28"/>
          <w:lang w:val="x-none"/>
        </w:rPr>
        <w:t xml:space="preserve"> </w:t>
      </w:r>
    </w:p>
    <w:p w:rsidR="00FE2A0E" w:rsidP="00631477" w:rsidRDefault="00264564" w14:paraId="4588D3EA" w14:textId="4BDF8CC3">
      <w:pPr>
        <w:spacing w:line="276" w:lineRule="auto"/>
        <w:jc w:val="both"/>
        <w:rPr>
          <w:rFonts w:ascii="Arial" w:hAnsi="Arial" w:cs="Arial"/>
          <w:sz w:val="28"/>
          <w:szCs w:val="28"/>
          <w:lang w:val="x-none"/>
        </w:rPr>
      </w:pPr>
      <w:r>
        <w:rPr>
          <w:rFonts w:ascii="Arial" w:hAnsi="Arial" w:cs="Arial"/>
          <w:sz w:val="28"/>
          <w:szCs w:val="28"/>
          <w:vertAlign w:val="superscript"/>
          <w:lang w:val="x-none"/>
        </w:rPr>
        <w:t xml:space="preserve">160 </w:t>
      </w:r>
      <w:r>
        <w:rPr>
          <w:rFonts w:ascii="Arial" w:hAnsi="Arial" w:cs="Arial"/>
          <w:sz w:val="28"/>
          <w:szCs w:val="28"/>
          <w:lang w:val="x-none"/>
        </w:rPr>
        <w:t xml:space="preserve">Hakuna </w:t>
      </w:r>
      <w:proofErr w:type="spellStart"/>
      <w:r>
        <w:rPr>
          <w:rFonts w:ascii="Arial" w:hAnsi="Arial" w:cs="Arial"/>
          <w:sz w:val="28"/>
          <w:szCs w:val="28"/>
          <w:lang w:val="x-none"/>
        </w:rPr>
        <w:t>zvakadaro</w:t>
      </w:r>
      <w:proofErr w:type="spellEnd"/>
      <w:r>
        <w:rPr>
          <w:rFonts w:ascii="Arial" w:hAnsi="Arial" w:cs="Arial"/>
          <w:sz w:val="28"/>
          <w:szCs w:val="28"/>
          <w:lang w:val="x-none"/>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right </w:t>
      </w:r>
      <w:proofErr w:type="spellStart"/>
      <w:r>
        <w:rPr>
          <w:rFonts w:ascii="Arial" w:hAnsi="Arial" w:cs="Arial"/>
          <w:sz w:val="28"/>
          <w:szCs w:val="28"/>
          <w:lang w:val="x-none"/>
        </w:rPr>
        <w:t>yababa</w:t>
      </w:r>
      <w:proofErr w:type="spellEnd"/>
      <w:r>
        <w:rPr>
          <w:rFonts w:ascii="Arial" w:hAnsi="Arial" w:cs="Arial"/>
          <w:sz w:val="28"/>
          <w:szCs w:val="28"/>
          <w:lang w:val="x-none"/>
        </w:rPr>
        <w:t xml:space="preserve"> kana </w:t>
      </w:r>
      <w:proofErr w:type="spellStart"/>
      <w:r>
        <w:rPr>
          <w:rFonts w:ascii="Arial" w:hAnsi="Arial" w:cs="Arial"/>
          <w:sz w:val="28"/>
          <w:szCs w:val="28"/>
          <w:lang w:val="x-none"/>
        </w:rPr>
        <w:t>vachinge</w:t>
      </w:r>
      <w:proofErr w:type="spellEnd"/>
      <w:r>
        <w:rPr>
          <w:rFonts w:ascii="Arial" w:hAnsi="Arial" w:cs="Arial"/>
          <w:sz w:val="28"/>
          <w:szCs w:val="28"/>
          <w:lang w:val="x-none"/>
        </w:rPr>
        <w:t xml:space="preserve"> </w:t>
      </w:r>
      <w:proofErr w:type="spellStart"/>
      <w:r>
        <w:rPr>
          <w:rFonts w:ascii="Arial" w:hAnsi="Arial" w:cs="Arial"/>
          <w:sz w:val="28"/>
          <w:szCs w:val="28"/>
          <w:lang w:val="x-none"/>
        </w:rPr>
        <w:t>vasvika</w:t>
      </w:r>
      <w:proofErr w:type="spellEnd"/>
      <w:r>
        <w:rPr>
          <w:rFonts w:ascii="Arial" w:hAnsi="Arial" w:cs="Arial"/>
          <w:sz w:val="28"/>
          <w:szCs w:val="28"/>
          <w:lang w:val="x-none"/>
        </w:rPr>
        <w:t xml:space="preserve"> </w:t>
      </w:r>
      <w:proofErr w:type="spellStart"/>
      <w:r>
        <w:rPr>
          <w:rFonts w:ascii="Arial" w:hAnsi="Arial" w:cs="Arial"/>
          <w:sz w:val="28"/>
          <w:szCs w:val="28"/>
          <w:lang w:val="x-none"/>
        </w:rPr>
        <w:t>panzvimbo</w:t>
      </w:r>
      <w:proofErr w:type="spellEnd"/>
      <w:r>
        <w:rPr>
          <w:rFonts w:ascii="Arial" w:hAnsi="Arial" w:cs="Arial"/>
          <w:sz w:val="28"/>
          <w:szCs w:val="28"/>
          <w:lang w:val="x-none"/>
        </w:rPr>
        <w:t xml:space="preserve"> </w:t>
      </w:r>
      <w:proofErr w:type="spellStart"/>
      <w:r>
        <w:rPr>
          <w:rFonts w:ascii="Arial" w:hAnsi="Arial" w:cs="Arial"/>
          <w:sz w:val="28"/>
          <w:szCs w:val="28"/>
          <w:lang w:val="x-none"/>
        </w:rPr>
        <w:t>ine</w:t>
      </w:r>
      <w:proofErr w:type="spellEnd"/>
      <w:r>
        <w:rPr>
          <w:rFonts w:ascii="Arial" w:hAnsi="Arial" w:cs="Arial"/>
          <w:sz w:val="28"/>
          <w:szCs w:val="28"/>
          <w:lang w:val="x-none"/>
        </w:rPr>
        <w:t xml:space="preserve"> Zita </w:t>
      </w:r>
      <w:proofErr w:type="spellStart"/>
      <w:r>
        <w:rPr>
          <w:rFonts w:ascii="Arial" w:hAnsi="Arial" w:cs="Arial"/>
          <w:sz w:val="28"/>
          <w:szCs w:val="28"/>
          <w:lang w:val="x-none"/>
        </w:rPr>
        <w:t>raMwari</w:t>
      </w:r>
      <w:proofErr w:type="spellEnd"/>
      <w:r>
        <w:rPr>
          <w:rFonts w:ascii="Arial" w:hAnsi="Arial" w:cs="Arial"/>
          <w:sz w:val="28"/>
          <w:szCs w:val="28"/>
          <w:lang w:val="x-none"/>
        </w:rPr>
        <w:t xml:space="preserve">, </w:t>
      </w:r>
      <w:proofErr w:type="spellStart"/>
      <w:r>
        <w:rPr>
          <w:rFonts w:ascii="Arial" w:hAnsi="Arial" w:cs="Arial"/>
          <w:sz w:val="28"/>
          <w:szCs w:val="28"/>
          <w:lang w:val="x-none"/>
        </w:rPr>
        <w:t>ukaona</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wako</w:t>
      </w:r>
      <w:proofErr w:type="spellEnd"/>
      <w:r>
        <w:rPr>
          <w:rFonts w:ascii="Arial" w:hAnsi="Arial" w:cs="Arial"/>
          <w:sz w:val="28"/>
          <w:szCs w:val="28"/>
          <w:lang w:val="x-none"/>
        </w:rPr>
        <w:t xml:space="preserve"> </w:t>
      </w:r>
      <w:proofErr w:type="spellStart"/>
      <w:r>
        <w:rPr>
          <w:rFonts w:ascii="Arial" w:hAnsi="Arial" w:cs="Arial"/>
          <w:sz w:val="28"/>
          <w:szCs w:val="28"/>
          <w:lang w:val="x-none"/>
        </w:rPr>
        <w:t>akati</w:t>
      </w:r>
      <w:proofErr w:type="spellEnd"/>
      <w:r>
        <w:rPr>
          <w:rFonts w:ascii="Arial" w:hAnsi="Arial" w:cs="Arial"/>
          <w:sz w:val="28"/>
          <w:szCs w:val="28"/>
          <w:lang w:val="x-none"/>
        </w:rPr>
        <w:t xml:space="preserve">, “Inini </w:t>
      </w:r>
      <w:proofErr w:type="spellStart"/>
      <w:r>
        <w:rPr>
          <w:rFonts w:ascii="Arial" w:hAnsi="Arial" w:cs="Arial"/>
          <w:sz w:val="28"/>
          <w:szCs w:val="28"/>
          <w:lang w:val="x-none"/>
        </w:rPr>
        <w:t>ndaakunopinda</w:t>
      </w:r>
      <w:proofErr w:type="spellEnd"/>
      <w:r>
        <w:rPr>
          <w:rFonts w:ascii="Arial" w:hAnsi="Arial" w:cs="Arial"/>
          <w:sz w:val="28"/>
          <w:szCs w:val="28"/>
          <w:lang w:val="x-none"/>
        </w:rPr>
        <w:t xml:space="preserve"> </w:t>
      </w:r>
      <w:proofErr w:type="spellStart"/>
      <w:r>
        <w:rPr>
          <w:rFonts w:ascii="Arial" w:hAnsi="Arial" w:cs="Arial"/>
          <w:sz w:val="28"/>
          <w:szCs w:val="28"/>
          <w:lang w:val="x-none"/>
        </w:rPr>
        <w:t>ku</w:t>
      </w:r>
      <w:proofErr w:type="spellEnd"/>
      <w:r>
        <w:rPr>
          <w:rFonts w:ascii="Arial" w:hAnsi="Arial" w:cs="Arial"/>
          <w:sz w:val="28"/>
          <w:szCs w:val="28"/>
          <w:lang w:val="x-none"/>
        </w:rPr>
        <w:t xml:space="preserve"> </w:t>
      </w:r>
      <w:proofErr w:type="spellStart"/>
      <w:r>
        <w:rPr>
          <w:rFonts w:ascii="Arial" w:hAnsi="Arial" w:cs="Arial"/>
          <w:sz w:val="28"/>
          <w:szCs w:val="28"/>
          <w:lang w:val="x-none"/>
        </w:rPr>
        <w:t>denominaton</w:t>
      </w:r>
      <w:proofErr w:type="spellEnd"/>
      <w:r>
        <w:rPr>
          <w:rFonts w:ascii="Arial" w:hAnsi="Arial" w:cs="Arial"/>
          <w:sz w:val="28"/>
          <w:szCs w:val="28"/>
          <w:lang w:val="x-none"/>
        </w:rPr>
        <w:t xml:space="preserve">,” </w:t>
      </w:r>
      <w:proofErr w:type="spellStart"/>
      <w:r>
        <w:rPr>
          <w:rFonts w:ascii="Arial" w:hAnsi="Arial" w:cs="Arial"/>
          <w:sz w:val="28"/>
          <w:szCs w:val="28"/>
          <w:lang w:val="x-none"/>
        </w:rPr>
        <w:t>muregere</w:t>
      </w:r>
      <w:proofErr w:type="spellEnd"/>
      <w:r>
        <w:rPr>
          <w:rFonts w:ascii="Arial" w:hAnsi="Arial" w:cs="Arial"/>
          <w:sz w:val="28"/>
          <w:szCs w:val="28"/>
          <w:lang w:val="x-none"/>
        </w:rPr>
        <w:t xml:space="preserve">. </w:t>
      </w:r>
      <w:proofErr w:type="spellStart"/>
      <w:r>
        <w:rPr>
          <w:rFonts w:ascii="Arial" w:hAnsi="Arial" w:cs="Arial"/>
          <w:sz w:val="28"/>
          <w:szCs w:val="28"/>
          <w:lang w:val="x-none"/>
        </w:rPr>
        <w:t>Kuvhaira</w:t>
      </w:r>
      <w:proofErr w:type="spellEnd"/>
      <w:r>
        <w:rPr>
          <w:rFonts w:ascii="Arial" w:hAnsi="Arial" w:cs="Arial"/>
          <w:sz w:val="28"/>
          <w:szCs w:val="28"/>
          <w:lang w:val="x-none"/>
        </w:rPr>
        <w:t xml:space="preserve"> </w:t>
      </w:r>
      <w:proofErr w:type="spellStart"/>
      <w:r>
        <w:rPr>
          <w:rFonts w:ascii="Arial" w:hAnsi="Arial" w:cs="Arial"/>
          <w:sz w:val="28"/>
          <w:szCs w:val="28"/>
          <w:lang w:val="x-none"/>
        </w:rPr>
        <w:t>kusingadii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kusingaite</w:t>
      </w:r>
      <w:proofErr w:type="spellEnd"/>
      <w:r w:rsidRPr="005F7606">
        <w:rPr>
          <w:rFonts w:ascii="Arial" w:hAnsi="Arial" w:cs="Arial"/>
          <w:sz w:val="18"/>
          <w:szCs w:val="18"/>
        </w:rPr>
        <w:t>.”]</w:t>
      </w:r>
      <w:r>
        <w:rPr>
          <w:rFonts w:ascii="Arial" w:hAnsi="Arial" w:cs="Arial"/>
          <w:sz w:val="28"/>
          <w:szCs w:val="28"/>
          <w:lang w:val="x-none"/>
        </w:rPr>
        <w:t xml:space="preserve"> Ane pride </w:t>
      </w:r>
      <w:proofErr w:type="spellStart"/>
      <w:r>
        <w:rPr>
          <w:rFonts w:ascii="Arial" w:hAnsi="Arial" w:cs="Arial"/>
          <w:sz w:val="28"/>
          <w:szCs w:val="28"/>
          <w:lang w:val="x-none"/>
        </w:rPr>
        <w:t>isingaite</w:t>
      </w:r>
      <w:proofErr w:type="spellEnd"/>
      <w:r>
        <w:rPr>
          <w:rFonts w:ascii="Arial" w:hAnsi="Arial" w:cs="Arial"/>
          <w:sz w:val="28"/>
          <w:szCs w:val="28"/>
          <w:lang w:val="x-none"/>
        </w:rPr>
        <w:t xml:space="preserve">, </w:t>
      </w:r>
      <w:proofErr w:type="spellStart"/>
      <w:r>
        <w:rPr>
          <w:rFonts w:ascii="Arial" w:hAnsi="Arial" w:cs="Arial"/>
          <w:sz w:val="28"/>
          <w:szCs w:val="28"/>
          <w:lang w:val="x-none"/>
        </w:rPr>
        <w:t>ha’moona</w:t>
      </w:r>
      <w:proofErr w:type="spellEnd"/>
      <w:r>
        <w:rPr>
          <w:rFonts w:ascii="Arial" w:hAnsi="Arial" w:cs="Arial"/>
          <w:sz w:val="28"/>
          <w:szCs w:val="28"/>
          <w:lang w:val="x-none"/>
        </w:rPr>
        <w:t xml:space="preserve">. Ende </w:t>
      </w:r>
      <w:proofErr w:type="spellStart"/>
      <w:r>
        <w:rPr>
          <w:rFonts w:ascii="Arial" w:hAnsi="Arial" w:cs="Arial"/>
          <w:sz w:val="28"/>
          <w:szCs w:val="28"/>
          <w:lang w:val="x-none"/>
        </w:rPr>
        <w:t>gumo</w:t>
      </w:r>
      <w:proofErr w:type="spellEnd"/>
      <w:r>
        <w:rPr>
          <w:rFonts w:ascii="Arial" w:hAnsi="Arial" w:cs="Arial"/>
          <w:sz w:val="28"/>
          <w:szCs w:val="28"/>
          <w:lang w:val="x-none"/>
        </w:rPr>
        <w:t xml:space="preserve"> </w:t>
      </w:r>
      <w:proofErr w:type="spellStart"/>
      <w:r>
        <w:rPr>
          <w:rFonts w:ascii="Arial" w:hAnsi="Arial" w:cs="Arial"/>
          <w:sz w:val="28"/>
          <w:szCs w:val="28"/>
          <w:lang w:val="x-none"/>
        </w:rPr>
        <w:t>yake</w:t>
      </w:r>
      <w:proofErr w:type="spellEnd"/>
      <w:r>
        <w:rPr>
          <w:rFonts w:ascii="Arial" w:hAnsi="Arial" w:cs="Arial"/>
          <w:sz w:val="28"/>
          <w:szCs w:val="28"/>
          <w:lang w:val="x-none"/>
        </w:rPr>
        <w:t xml:space="preserve"> </w:t>
      </w:r>
      <w:proofErr w:type="spellStart"/>
      <w:r>
        <w:rPr>
          <w:rFonts w:ascii="Arial" w:hAnsi="Arial" w:cs="Arial"/>
          <w:sz w:val="28"/>
          <w:szCs w:val="28"/>
          <w:lang w:val="x-none"/>
        </w:rPr>
        <w:t>inonyadzisa</w:t>
      </w:r>
      <w:proofErr w:type="spellEnd"/>
      <w:r>
        <w:rPr>
          <w:rFonts w:ascii="Arial" w:hAnsi="Arial" w:cs="Arial"/>
          <w:sz w:val="28"/>
          <w:szCs w:val="28"/>
          <w:lang w:val="x-none"/>
        </w:rPr>
        <w:t xml:space="preserve"> </w:t>
      </w:r>
      <w:proofErr w:type="spellStart"/>
      <w:r>
        <w:rPr>
          <w:rFonts w:ascii="Arial" w:hAnsi="Arial" w:cs="Arial"/>
          <w:sz w:val="28"/>
          <w:szCs w:val="28"/>
          <w:lang w:val="x-none"/>
        </w:rPr>
        <w:t>zvisingadii</w:t>
      </w:r>
      <w:proofErr w:type="spellEnd"/>
      <w:r>
        <w:rPr>
          <w:rFonts w:ascii="Arial" w:hAnsi="Arial" w:cs="Arial"/>
          <w:sz w:val="28"/>
          <w:szCs w:val="28"/>
          <w:lang w:val="x-none"/>
        </w:rPr>
        <w:t xml:space="preserve">…? </w:t>
      </w:r>
      <w:r w:rsidRPr="005F7606">
        <w:rPr>
          <w:rFonts w:ascii="Arial" w:hAnsi="Arial" w:cs="Arial"/>
          <w:sz w:val="18"/>
          <w:szCs w:val="18"/>
        </w:rPr>
        <w:t>[Congregation says, “</w:t>
      </w:r>
      <w:proofErr w:type="spellStart"/>
      <w:r>
        <w:rPr>
          <w:rFonts w:ascii="Arial" w:hAnsi="Arial" w:cs="Arial"/>
          <w:sz w:val="18"/>
          <w:szCs w:val="18"/>
        </w:rPr>
        <w:t>zvisingaite</w:t>
      </w:r>
      <w:proofErr w:type="spellEnd"/>
      <w:r w:rsidRPr="005F7606">
        <w:rPr>
          <w:rFonts w:ascii="Arial" w:hAnsi="Arial" w:cs="Arial"/>
          <w:sz w:val="18"/>
          <w:szCs w:val="18"/>
        </w:rPr>
        <w:t>.”]</w:t>
      </w:r>
      <w:r>
        <w:rPr>
          <w:rFonts w:ascii="Arial" w:hAnsi="Arial" w:cs="Arial"/>
          <w:sz w:val="28"/>
          <w:szCs w:val="28"/>
          <w:lang w:val="x-none"/>
        </w:rPr>
        <w:t xml:space="preserve"> </w:t>
      </w:r>
    </w:p>
    <w:p w:rsidR="00FE2A0E" w:rsidP="00FE2A0E" w:rsidRDefault="00FE2A0E" w14:paraId="6E2387C9" w14:textId="5A27FC9D">
      <w:pPr>
        <w:spacing w:line="276" w:lineRule="auto"/>
        <w:jc w:val="both"/>
        <w:rPr>
          <w:rFonts w:ascii="Arial" w:hAnsi="Arial" w:cs="Arial"/>
          <w:sz w:val="28"/>
          <w:szCs w:val="28"/>
        </w:rPr>
      </w:pPr>
      <w:r w:rsidRPr="002554DB">
        <w:rPr>
          <w:rFonts w:ascii="Arial" w:hAnsi="Arial" w:cs="Arial"/>
          <w:sz w:val="28"/>
          <w:szCs w:val="28"/>
          <w:vertAlign w:val="superscript"/>
        </w:rPr>
        <w:t>161</w:t>
      </w:r>
      <w:r>
        <w:rPr>
          <w:rFonts w:ascii="Arial" w:hAnsi="Arial" w:cs="Arial"/>
          <w:sz w:val="28"/>
          <w:szCs w:val="28"/>
          <w:vertAlign w:val="superscript"/>
        </w:rPr>
        <w:t xml:space="preserve"> </w:t>
      </w:r>
      <w:proofErr w:type="spellStart"/>
      <w:r w:rsidRPr="00362F57">
        <w:rPr>
          <w:rFonts w:ascii="Arial" w:hAnsi="Arial" w:cs="Arial"/>
          <w:sz w:val="28"/>
          <w:szCs w:val="28"/>
        </w:rPr>
        <w:t>Nokuti</w:t>
      </w:r>
      <w:proofErr w:type="spellEnd"/>
      <w:r w:rsidRPr="00362F57">
        <w:rPr>
          <w:rFonts w:ascii="Arial" w:hAnsi="Arial" w:cs="Arial"/>
          <w:sz w:val="28"/>
          <w:szCs w:val="28"/>
        </w:rPr>
        <w:t xml:space="preserve"> </w:t>
      </w:r>
      <w:proofErr w:type="spellStart"/>
      <w:r w:rsidRPr="00362F57">
        <w:rPr>
          <w:rFonts w:ascii="Arial" w:hAnsi="Arial" w:cs="Arial"/>
          <w:sz w:val="28"/>
          <w:szCs w:val="28"/>
        </w:rPr>
        <w:t>ndiudzei</w:t>
      </w:r>
      <w:proofErr w:type="spellEnd"/>
      <w:r w:rsidRPr="00362F57">
        <w:rPr>
          <w:rFonts w:ascii="Arial" w:hAnsi="Arial" w:cs="Arial"/>
          <w:sz w:val="28"/>
          <w:szCs w:val="28"/>
        </w:rPr>
        <w:t xml:space="preserve"> </w:t>
      </w:r>
      <w:proofErr w:type="spellStart"/>
      <w:r w:rsidRPr="00362F57">
        <w:rPr>
          <w:rFonts w:ascii="Arial" w:hAnsi="Arial" w:cs="Arial"/>
          <w:sz w:val="28"/>
          <w:szCs w:val="28"/>
        </w:rPr>
        <w:t>kutikana</w:t>
      </w:r>
      <w:proofErr w:type="spellEnd"/>
      <w:r w:rsidRPr="00362F57">
        <w:rPr>
          <w:rFonts w:ascii="Arial" w:hAnsi="Arial" w:cs="Arial"/>
          <w:sz w:val="28"/>
          <w:szCs w:val="28"/>
        </w:rPr>
        <w:t xml:space="preserve"> </w:t>
      </w:r>
      <w:proofErr w:type="spellStart"/>
      <w:r w:rsidRPr="00362F57">
        <w:rPr>
          <w:rFonts w:ascii="Arial" w:hAnsi="Arial" w:cs="Arial"/>
          <w:sz w:val="28"/>
          <w:szCs w:val="28"/>
        </w:rPr>
        <w:t>akanga</w:t>
      </w:r>
      <w:proofErr w:type="spellEnd"/>
      <w:r w:rsidRPr="00362F57">
        <w:rPr>
          <w:rFonts w:ascii="Arial" w:hAnsi="Arial" w:cs="Arial"/>
          <w:sz w:val="28"/>
          <w:szCs w:val="28"/>
        </w:rPr>
        <w:t>…</w:t>
      </w:r>
      <w:ins w:author="Transcriber01 JHB" w:date="2025-08-22T14:55:00Z" w16du:dateUtc="2025-08-22T12:55:00Z" w:id="116">
        <w:r>
          <w:rPr>
            <w:rFonts w:ascii="Arial" w:hAnsi="Arial" w:cs="Arial"/>
            <w:sz w:val="28"/>
            <w:szCs w:val="28"/>
          </w:rPr>
          <w:t xml:space="preserve">a </w:t>
        </w:r>
      </w:ins>
      <w:ins w:author="Transcriber01 JHB" w:date="2025-08-22T14:56:00Z" w16du:dateUtc="2025-08-22T12:56:00Z" w:id="117">
        <w:r>
          <w:rPr>
            <w:rFonts w:ascii="Arial" w:hAnsi="Arial" w:cs="Arial"/>
            <w:sz w:val="28"/>
            <w:szCs w:val="28"/>
          </w:rPr>
          <w:t xml:space="preserve">… m… </w:t>
        </w:r>
      </w:ins>
      <w:proofErr w:type="spellStart"/>
      <w:r w:rsidRPr="00362F57">
        <w:rPr>
          <w:rFonts w:ascii="Arial" w:hAnsi="Arial" w:cs="Arial"/>
          <w:sz w:val="28"/>
          <w:szCs w:val="28"/>
        </w:rPr>
        <w:t>Shiphra</w:t>
      </w:r>
      <w:proofErr w:type="spellEnd"/>
      <w:r w:rsidRPr="00362F57">
        <w:rPr>
          <w:rFonts w:ascii="Arial" w:hAnsi="Arial" w:cs="Arial"/>
          <w:sz w:val="28"/>
          <w:szCs w:val="28"/>
        </w:rPr>
        <w:t xml:space="preserve"> </w:t>
      </w:r>
      <w:proofErr w:type="spellStart"/>
      <w:r w:rsidRPr="00362F57">
        <w:rPr>
          <w:rFonts w:ascii="Arial" w:hAnsi="Arial" w:cs="Arial"/>
          <w:sz w:val="28"/>
          <w:szCs w:val="28"/>
        </w:rPr>
        <w:t>akati</w:t>
      </w:r>
      <w:proofErr w:type="spellEnd"/>
      <w:r w:rsidRPr="00362F57">
        <w:rPr>
          <w:rFonts w:ascii="Arial" w:hAnsi="Arial" w:cs="Arial"/>
          <w:sz w:val="28"/>
          <w:szCs w:val="28"/>
        </w:rPr>
        <w:t xml:space="preserve"> </w:t>
      </w:r>
      <w:proofErr w:type="spellStart"/>
      <w:r w:rsidRPr="00362F57">
        <w:rPr>
          <w:rFonts w:ascii="Arial" w:hAnsi="Arial" w:cs="Arial"/>
          <w:sz w:val="28"/>
          <w:szCs w:val="28"/>
        </w:rPr>
        <w:t>ini</w:t>
      </w:r>
      <w:proofErr w:type="spellEnd"/>
      <w:r w:rsidRPr="00362F57">
        <w:rPr>
          <w:rFonts w:ascii="Arial" w:hAnsi="Arial" w:cs="Arial"/>
          <w:sz w:val="28"/>
          <w:szCs w:val="28"/>
        </w:rPr>
        <w:t xml:space="preserve"> </w:t>
      </w:r>
      <w:proofErr w:type="spellStart"/>
      <w:r w:rsidRPr="00362F57">
        <w:rPr>
          <w:rFonts w:ascii="Arial" w:hAnsi="Arial" w:cs="Arial"/>
          <w:sz w:val="28"/>
          <w:szCs w:val="28"/>
        </w:rPr>
        <w:t>ndakupinda</w:t>
      </w:r>
      <w:proofErr w:type="spellEnd"/>
      <w:r w:rsidRPr="00362F57">
        <w:rPr>
          <w:rFonts w:ascii="Arial" w:hAnsi="Arial" w:cs="Arial"/>
          <w:sz w:val="28"/>
          <w:szCs w:val="28"/>
        </w:rPr>
        <w:t xml:space="preserve"> Christ Embassy, </w:t>
      </w:r>
      <w:proofErr w:type="spellStart"/>
      <w:r w:rsidRPr="00362F57">
        <w:rPr>
          <w:rFonts w:ascii="Arial" w:hAnsi="Arial" w:cs="Arial"/>
          <w:sz w:val="28"/>
          <w:szCs w:val="28"/>
        </w:rPr>
        <w:t>handi</w:t>
      </w:r>
      <w:proofErr w:type="spellEnd"/>
      <w:r w:rsidRPr="00362F57">
        <w:rPr>
          <w:rFonts w:ascii="Arial" w:hAnsi="Arial" w:cs="Arial"/>
          <w:sz w:val="28"/>
          <w:szCs w:val="28"/>
        </w:rPr>
        <w:t xml:space="preserve"> </w:t>
      </w:r>
      <w:proofErr w:type="spellStart"/>
      <w:r>
        <w:rPr>
          <w:rFonts w:ascii="Arial" w:hAnsi="Arial" w:cs="Arial"/>
          <w:sz w:val="28"/>
          <w:szCs w:val="28"/>
        </w:rPr>
        <w:t>m</w:t>
      </w:r>
      <w:r w:rsidRPr="00362F57">
        <w:rPr>
          <w:rFonts w:ascii="Arial" w:hAnsi="Arial" w:cs="Arial"/>
          <w:sz w:val="28"/>
          <w:szCs w:val="28"/>
        </w:rPr>
        <w:t>uchaona</w:t>
      </w:r>
      <w:proofErr w:type="spellEnd"/>
      <w:r w:rsidRPr="00362F57">
        <w:rPr>
          <w:rFonts w:ascii="Arial" w:hAnsi="Arial" w:cs="Arial"/>
          <w:sz w:val="28"/>
          <w:szCs w:val="28"/>
        </w:rPr>
        <w:t xml:space="preserve"> </w:t>
      </w:r>
      <w:proofErr w:type="spellStart"/>
      <w:r w:rsidRPr="00362F57">
        <w:rPr>
          <w:rFonts w:ascii="Arial" w:hAnsi="Arial" w:cs="Arial"/>
          <w:sz w:val="28"/>
          <w:szCs w:val="28"/>
        </w:rPr>
        <w:t>kuti</w:t>
      </w:r>
      <w:proofErr w:type="spellEnd"/>
      <w:r w:rsidRPr="00362F57">
        <w:rPr>
          <w:rFonts w:ascii="Arial" w:hAnsi="Arial" w:cs="Arial"/>
          <w:sz w:val="28"/>
          <w:szCs w:val="28"/>
        </w:rPr>
        <w:t xml:space="preserve"> Esther </w:t>
      </w:r>
      <w:proofErr w:type="spellStart"/>
      <w:r w:rsidRPr="00362F57">
        <w:rPr>
          <w:rFonts w:ascii="Arial" w:hAnsi="Arial" w:cs="Arial"/>
          <w:sz w:val="28"/>
          <w:szCs w:val="28"/>
        </w:rPr>
        <w:t>achatizira</w:t>
      </w:r>
      <w:proofErr w:type="spellEnd"/>
      <w:r w:rsidRPr="00362F57">
        <w:rPr>
          <w:rFonts w:ascii="Arial" w:hAnsi="Arial" w:cs="Arial"/>
          <w:sz w:val="28"/>
          <w:szCs w:val="28"/>
        </w:rPr>
        <w:t xml:space="preserve"> </w:t>
      </w:r>
      <w:proofErr w:type="spellStart"/>
      <w:r w:rsidRPr="00362F57">
        <w:rPr>
          <w:rFonts w:ascii="Arial" w:hAnsi="Arial" w:cs="Arial"/>
          <w:sz w:val="28"/>
          <w:szCs w:val="28"/>
        </w:rPr>
        <w:t>ikoko</w:t>
      </w:r>
      <w:proofErr w:type="spellEnd"/>
      <w:r w:rsidRPr="00362F57">
        <w:rPr>
          <w:rFonts w:ascii="Arial" w:hAnsi="Arial" w:cs="Arial"/>
          <w:sz w:val="28"/>
          <w:szCs w:val="28"/>
        </w:rPr>
        <w:t xml:space="preserve"> </w:t>
      </w:r>
      <w:proofErr w:type="spellStart"/>
      <w:r w:rsidRPr="00362F57">
        <w:rPr>
          <w:rFonts w:ascii="Arial" w:hAnsi="Arial" w:cs="Arial"/>
          <w:sz w:val="28"/>
          <w:szCs w:val="28"/>
        </w:rPr>
        <w:t>opindawo</w:t>
      </w:r>
      <w:proofErr w:type="spellEnd"/>
      <w:r w:rsidRPr="00362F57">
        <w:rPr>
          <w:rFonts w:ascii="Arial" w:hAnsi="Arial" w:cs="Arial"/>
          <w:sz w:val="28"/>
          <w:szCs w:val="28"/>
        </w:rPr>
        <w:t xml:space="preserve">, </w:t>
      </w:r>
      <w:proofErr w:type="spellStart"/>
      <w:r w:rsidRPr="00362F57">
        <w:rPr>
          <w:rFonts w:ascii="Arial" w:hAnsi="Arial" w:cs="Arial"/>
          <w:sz w:val="28"/>
          <w:szCs w:val="28"/>
        </w:rPr>
        <w:t>muchao</w:t>
      </w:r>
      <w:r>
        <w:rPr>
          <w:rFonts w:ascii="Arial" w:hAnsi="Arial" w:cs="Arial"/>
          <w:sz w:val="28"/>
          <w:szCs w:val="28"/>
        </w:rPr>
        <w:t>n</w:t>
      </w:r>
      <w:r w:rsidRPr="00362F57">
        <w:rPr>
          <w:rFonts w:ascii="Arial" w:hAnsi="Arial" w:cs="Arial"/>
          <w:sz w:val="28"/>
          <w:szCs w:val="28"/>
        </w:rPr>
        <w:t>a</w:t>
      </w:r>
      <w:proofErr w:type="spellEnd"/>
      <w:r w:rsidRPr="00362F57">
        <w:rPr>
          <w:rFonts w:ascii="Arial" w:hAnsi="Arial" w:cs="Arial"/>
          <w:sz w:val="28"/>
          <w:szCs w:val="28"/>
        </w:rPr>
        <w:t xml:space="preserve"> Blessing </w:t>
      </w:r>
      <w:proofErr w:type="spellStart"/>
      <w:r w:rsidRPr="00362F57">
        <w:rPr>
          <w:rFonts w:ascii="Arial" w:hAnsi="Arial" w:cs="Arial"/>
          <w:sz w:val="28"/>
          <w:szCs w:val="28"/>
        </w:rPr>
        <w:t>omhanyira</w:t>
      </w:r>
      <w:proofErr w:type="spellEnd"/>
      <w:r w:rsidRPr="00362F57">
        <w:rPr>
          <w:rFonts w:ascii="Arial" w:hAnsi="Arial" w:cs="Arial"/>
          <w:sz w:val="28"/>
          <w:szCs w:val="28"/>
        </w:rPr>
        <w:t xml:space="preserve"> </w:t>
      </w:r>
      <w:proofErr w:type="spellStart"/>
      <w:r w:rsidRPr="00362F57">
        <w:rPr>
          <w:rFonts w:ascii="Arial" w:hAnsi="Arial" w:cs="Arial"/>
          <w:sz w:val="28"/>
          <w:szCs w:val="28"/>
        </w:rPr>
        <w:t>ikoko</w:t>
      </w:r>
      <w:proofErr w:type="spellEnd"/>
      <w:r w:rsidRPr="00362F57">
        <w:rPr>
          <w:rFonts w:ascii="Arial" w:hAnsi="Arial" w:cs="Arial"/>
          <w:sz w:val="28"/>
          <w:szCs w:val="28"/>
        </w:rPr>
        <w:t xml:space="preserve"> </w:t>
      </w:r>
      <w:proofErr w:type="spellStart"/>
      <w:r w:rsidRPr="00362F57">
        <w:rPr>
          <w:rFonts w:ascii="Arial" w:hAnsi="Arial" w:cs="Arial"/>
          <w:sz w:val="28"/>
          <w:szCs w:val="28"/>
        </w:rPr>
        <w:t>opindawo</w:t>
      </w:r>
      <w:proofErr w:type="spellEnd"/>
      <w:r>
        <w:rPr>
          <w:rFonts w:ascii="Arial" w:hAnsi="Arial" w:cs="Arial"/>
          <w:sz w:val="28"/>
          <w:szCs w:val="28"/>
        </w:rPr>
        <w:t>,</w:t>
      </w:r>
      <w:r w:rsidRPr="00362F57">
        <w:rPr>
          <w:rFonts w:ascii="Arial" w:hAnsi="Arial" w:cs="Arial"/>
          <w:sz w:val="28"/>
          <w:szCs w:val="28"/>
        </w:rPr>
        <w:t xml:space="preserve"> </w:t>
      </w:r>
      <w:proofErr w:type="spellStart"/>
      <w:r>
        <w:rPr>
          <w:rFonts w:ascii="Arial" w:hAnsi="Arial" w:cs="Arial"/>
          <w:sz w:val="28"/>
          <w:szCs w:val="28"/>
        </w:rPr>
        <w:t>s</w:t>
      </w:r>
      <w:r w:rsidRPr="00362F57">
        <w:rPr>
          <w:rFonts w:ascii="Arial" w:hAnsi="Arial" w:cs="Arial"/>
          <w:sz w:val="28"/>
          <w:szCs w:val="28"/>
        </w:rPr>
        <w:t>aka</w:t>
      </w:r>
      <w:proofErr w:type="spellEnd"/>
      <w:r w:rsidRPr="00362F57">
        <w:rPr>
          <w:rFonts w:ascii="Arial" w:hAnsi="Arial" w:cs="Arial"/>
          <w:sz w:val="28"/>
          <w:szCs w:val="28"/>
        </w:rPr>
        <w:t xml:space="preserve"> </w:t>
      </w:r>
      <w:proofErr w:type="spellStart"/>
      <w:r w:rsidRPr="00362F57">
        <w:rPr>
          <w:rFonts w:ascii="Arial" w:hAnsi="Arial" w:cs="Arial"/>
          <w:sz w:val="28"/>
          <w:szCs w:val="28"/>
        </w:rPr>
        <w:t>Kakunga</w:t>
      </w:r>
      <w:proofErr w:type="spellEnd"/>
      <w:r w:rsidRPr="00362F57">
        <w:rPr>
          <w:rFonts w:ascii="Arial" w:hAnsi="Arial" w:cs="Arial"/>
          <w:sz w:val="28"/>
          <w:szCs w:val="28"/>
        </w:rPr>
        <w:t xml:space="preserve"> </w:t>
      </w:r>
      <w:proofErr w:type="spellStart"/>
      <w:r w:rsidRPr="00362F57">
        <w:rPr>
          <w:rFonts w:ascii="Arial" w:hAnsi="Arial" w:cs="Arial"/>
          <w:sz w:val="28"/>
          <w:szCs w:val="28"/>
        </w:rPr>
        <w:t>achava</w:t>
      </w:r>
      <w:proofErr w:type="spellEnd"/>
      <w:r w:rsidRPr="00362F57">
        <w:rPr>
          <w:rFonts w:ascii="Arial" w:hAnsi="Arial" w:cs="Arial"/>
          <w:sz w:val="28"/>
          <w:szCs w:val="28"/>
        </w:rPr>
        <w:t xml:space="preserve"> </w:t>
      </w:r>
      <w:r>
        <w:rPr>
          <w:rFonts w:ascii="Arial" w:hAnsi="Arial" w:cs="Arial"/>
          <w:sz w:val="28"/>
          <w:szCs w:val="28"/>
        </w:rPr>
        <w:t>B</w:t>
      </w:r>
      <w:r w:rsidRPr="00362F57">
        <w:rPr>
          <w:rFonts w:ascii="Arial" w:hAnsi="Arial" w:cs="Arial"/>
          <w:sz w:val="28"/>
          <w:szCs w:val="28"/>
        </w:rPr>
        <w:t xml:space="preserve">lessing </w:t>
      </w:r>
      <w:proofErr w:type="spellStart"/>
      <w:r w:rsidRPr="00362F57">
        <w:rPr>
          <w:rFonts w:ascii="Arial" w:hAnsi="Arial" w:cs="Arial"/>
          <w:sz w:val="28"/>
          <w:szCs w:val="28"/>
        </w:rPr>
        <w:t>mumhuri</w:t>
      </w:r>
      <w:proofErr w:type="spellEnd"/>
      <w:r w:rsidRPr="00362F57">
        <w:rPr>
          <w:rFonts w:ascii="Arial" w:hAnsi="Arial" w:cs="Arial"/>
          <w:sz w:val="28"/>
          <w:szCs w:val="28"/>
        </w:rPr>
        <w:t xml:space="preserve"> </w:t>
      </w:r>
      <w:proofErr w:type="spellStart"/>
      <w:r w:rsidRPr="00362F57">
        <w:rPr>
          <w:rFonts w:ascii="Arial" w:hAnsi="Arial" w:cs="Arial"/>
          <w:sz w:val="28"/>
          <w:szCs w:val="28"/>
        </w:rPr>
        <w:t>mangu</w:t>
      </w:r>
      <w:proofErr w:type="spellEnd"/>
      <w:r w:rsidRPr="00362F57">
        <w:rPr>
          <w:rFonts w:ascii="Arial" w:hAnsi="Arial" w:cs="Arial"/>
          <w:sz w:val="28"/>
          <w:szCs w:val="28"/>
        </w:rPr>
        <w:t xml:space="preserve">? </w:t>
      </w:r>
      <w:proofErr w:type="spellStart"/>
      <w:r w:rsidRPr="00362F57">
        <w:rPr>
          <w:rFonts w:ascii="Arial" w:hAnsi="Arial" w:cs="Arial"/>
          <w:sz w:val="28"/>
          <w:szCs w:val="28"/>
        </w:rPr>
        <w:t>Ha’moona</w:t>
      </w:r>
      <w:proofErr w:type="spellEnd"/>
      <w:r w:rsidRPr="00362F57">
        <w:rPr>
          <w:rFonts w:ascii="Arial" w:hAnsi="Arial" w:cs="Arial"/>
          <w:sz w:val="28"/>
          <w:szCs w:val="28"/>
        </w:rPr>
        <w:t xml:space="preserve"> </w:t>
      </w:r>
      <w:proofErr w:type="spellStart"/>
      <w:r w:rsidRPr="00362F57">
        <w:rPr>
          <w:rFonts w:ascii="Arial" w:hAnsi="Arial" w:cs="Arial"/>
          <w:sz w:val="28"/>
          <w:szCs w:val="28"/>
        </w:rPr>
        <w:t>atova</w:t>
      </w:r>
      <w:proofErr w:type="spellEnd"/>
      <w:r w:rsidRPr="00362F57">
        <w:rPr>
          <w:rFonts w:ascii="Arial" w:hAnsi="Arial" w:cs="Arial"/>
          <w:sz w:val="28"/>
          <w:szCs w:val="28"/>
        </w:rPr>
        <w:t xml:space="preserve"> </w:t>
      </w:r>
      <w:proofErr w:type="spellStart"/>
      <w:r w:rsidRPr="00362F57">
        <w:rPr>
          <w:rFonts w:ascii="Arial" w:hAnsi="Arial" w:cs="Arial"/>
          <w:sz w:val="28"/>
          <w:szCs w:val="28"/>
        </w:rPr>
        <w:t>muyedzo</w:t>
      </w:r>
      <w:proofErr w:type="spellEnd"/>
      <w:r w:rsidRPr="00362F57">
        <w:rPr>
          <w:rFonts w:ascii="Arial" w:hAnsi="Arial" w:cs="Arial"/>
          <w:sz w:val="28"/>
          <w:szCs w:val="28"/>
        </w:rPr>
        <w:t xml:space="preserve"> </w:t>
      </w:r>
      <w:proofErr w:type="spellStart"/>
      <w:r w:rsidRPr="00362F57">
        <w:rPr>
          <w:rFonts w:ascii="Arial" w:hAnsi="Arial" w:cs="Arial"/>
          <w:sz w:val="28"/>
          <w:szCs w:val="28"/>
        </w:rPr>
        <w:t>wandakapindira</w:t>
      </w:r>
      <w:proofErr w:type="spellEnd"/>
      <w:r w:rsidRPr="00362F57">
        <w:rPr>
          <w:rFonts w:ascii="Arial" w:hAnsi="Arial" w:cs="Arial"/>
          <w:sz w:val="28"/>
          <w:szCs w:val="28"/>
        </w:rPr>
        <w:t xml:space="preserve"> </w:t>
      </w:r>
      <w:proofErr w:type="spellStart"/>
      <w:r w:rsidRPr="00362F57">
        <w:rPr>
          <w:rFonts w:ascii="Arial" w:hAnsi="Arial" w:cs="Arial"/>
          <w:sz w:val="28"/>
          <w:szCs w:val="28"/>
        </w:rPr>
        <w:t>mumhuri</w:t>
      </w:r>
      <w:proofErr w:type="spellEnd"/>
      <w:r w:rsidRPr="00362F57">
        <w:rPr>
          <w:rFonts w:ascii="Arial" w:hAnsi="Arial" w:cs="Arial"/>
          <w:sz w:val="28"/>
          <w:szCs w:val="28"/>
        </w:rPr>
        <w:t xml:space="preserve"> </w:t>
      </w:r>
      <w:proofErr w:type="spellStart"/>
      <w:r w:rsidRPr="00362F57">
        <w:rPr>
          <w:rFonts w:ascii="Arial" w:hAnsi="Arial" w:cs="Arial"/>
          <w:sz w:val="28"/>
          <w:szCs w:val="28"/>
        </w:rPr>
        <w:t>yangu</w:t>
      </w:r>
      <w:proofErr w:type="spellEnd"/>
      <w:r>
        <w:rPr>
          <w:rFonts w:ascii="Arial" w:hAnsi="Arial" w:cs="Arial"/>
          <w:sz w:val="28"/>
          <w:szCs w:val="28"/>
        </w:rPr>
        <w:t>?</w:t>
      </w:r>
      <w:r w:rsidRPr="00362F57">
        <w:rPr>
          <w:rFonts w:ascii="Arial" w:hAnsi="Arial" w:cs="Arial"/>
          <w:sz w:val="28"/>
          <w:szCs w:val="28"/>
        </w:rPr>
        <w:t xml:space="preserve"> </w:t>
      </w:r>
      <w:r>
        <w:rPr>
          <w:rFonts w:ascii="Arial" w:hAnsi="Arial" w:cs="Arial"/>
          <w:sz w:val="28"/>
          <w:szCs w:val="28"/>
        </w:rPr>
        <w:t xml:space="preserve"> Huh?</w:t>
      </w:r>
      <w:r w:rsidRPr="00362F57">
        <w:rPr>
          <w:rFonts w:ascii="Arial" w:hAnsi="Arial" w:cs="Arial"/>
          <w:sz w:val="28"/>
          <w:szCs w:val="28"/>
        </w:rPr>
        <w:t xml:space="preserve"> </w:t>
      </w:r>
      <w:r>
        <w:rPr>
          <w:rFonts w:ascii="Arial" w:hAnsi="Arial" w:cs="Arial"/>
          <w:sz w:val="28"/>
          <w:szCs w:val="28"/>
        </w:rPr>
        <w:t>U</w:t>
      </w:r>
      <w:r w:rsidRPr="00362F57">
        <w:rPr>
          <w:rFonts w:ascii="Arial" w:hAnsi="Arial" w:cs="Arial"/>
          <w:sz w:val="28"/>
          <w:szCs w:val="28"/>
        </w:rPr>
        <w:t xml:space="preserve">ne right </w:t>
      </w:r>
      <w:proofErr w:type="spellStart"/>
      <w:r w:rsidRPr="00362F57">
        <w:rPr>
          <w:rFonts w:ascii="Arial" w:hAnsi="Arial" w:cs="Arial"/>
          <w:sz w:val="28"/>
          <w:szCs w:val="28"/>
        </w:rPr>
        <w:t>yekunamatira</w:t>
      </w:r>
      <w:proofErr w:type="spellEnd"/>
      <w:r w:rsidRPr="00362F57">
        <w:rPr>
          <w:rFonts w:ascii="Arial" w:hAnsi="Arial" w:cs="Arial"/>
          <w:sz w:val="28"/>
          <w:szCs w:val="28"/>
        </w:rPr>
        <w:t xml:space="preserve"> </w:t>
      </w:r>
      <w:proofErr w:type="spellStart"/>
      <w:r w:rsidRPr="00362F57">
        <w:rPr>
          <w:rFonts w:ascii="Arial" w:hAnsi="Arial" w:cs="Arial"/>
          <w:sz w:val="28"/>
          <w:szCs w:val="28"/>
        </w:rPr>
        <w:t>rufu</w:t>
      </w:r>
      <w:proofErr w:type="spellEnd"/>
      <w:r w:rsidRPr="00362F57">
        <w:rPr>
          <w:rFonts w:ascii="Arial" w:hAnsi="Arial" w:cs="Arial"/>
          <w:sz w:val="28"/>
          <w:szCs w:val="28"/>
        </w:rPr>
        <w:t xml:space="preserve"> </w:t>
      </w:r>
      <w:proofErr w:type="spellStart"/>
      <w:r w:rsidRPr="00362F57">
        <w:rPr>
          <w:rFonts w:ascii="Arial" w:hAnsi="Arial" w:cs="Arial"/>
          <w:sz w:val="28"/>
          <w:szCs w:val="28"/>
        </w:rPr>
        <w:t>rwavo</w:t>
      </w:r>
      <w:proofErr w:type="spellEnd"/>
      <w:r w:rsidRPr="00362F57">
        <w:rPr>
          <w:rFonts w:ascii="Arial" w:hAnsi="Arial" w:cs="Arial"/>
          <w:sz w:val="28"/>
          <w:szCs w:val="28"/>
        </w:rPr>
        <w:t xml:space="preserve">. </w:t>
      </w:r>
      <w:r w:rsidRPr="00D903E3">
        <w:rPr>
          <w:rFonts w:ascii="Arial" w:hAnsi="Arial" w:eastAsia="Calibri" w:cs="Arial"/>
          <w:kern w:val="0"/>
          <w:sz w:val="18"/>
          <w:szCs w:val="18"/>
          <w14:ligatures w14:val="none"/>
        </w:rPr>
        <w:t>Congregation says, “Amen.”</w:t>
      </w:r>
      <w:r w:rsidRPr="00EB131A">
        <w:rPr>
          <w:rFonts w:ascii="Arial" w:hAnsi="Arial" w:eastAsia="Calibri" w:cs="Arial"/>
          <w:kern w:val="0"/>
          <w:sz w:val="18"/>
          <w:szCs w:val="16"/>
          <w14:ligatures w14:val="none"/>
        </w:rPr>
        <w:t>]</w:t>
      </w:r>
      <w:r>
        <w:rPr>
          <w:rFonts w:ascii="Arial" w:hAnsi="Arial" w:eastAsia="Calibri" w:cs="Arial"/>
          <w:kern w:val="0"/>
          <w:sz w:val="28"/>
          <w:szCs w:val="28"/>
          <w14:ligatures w14:val="none"/>
        </w:rPr>
        <w:t xml:space="preserve"> </w:t>
      </w:r>
      <w:proofErr w:type="spellStart"/>
      <w:r w:rsidRPr="00362F57">
        <w:rPr>
          <w:rFonts w:ascii="Arial" w:hAnsi="Arial" w:cs="Arial"/>
          <w:sz w:val="28"/>
          <w:szCs w:val="28"/>
        </w:rPr>
        <w:t>Tingaita</w:t>
      </w:r>
      <w:proofErr w:type="spellEnd"/>
      <w:r w:rsidRPr="00362F57">
        <w:rPr>
          <w:rFonts w:ascii="Arial" w:hAnsi="Arial" w:cs="Arial"/>
          <w:sz w:val="28"/>
          <w:szCs w:val="28"/>
        </w:rPr>
        <w:t xml:space="preserve"> Amen here </w:t>
      </w:r>
      <w:proofErr w:type="spellStart"/>
      <w:r w:rsidRPr="00362F57">
        <w:rPr>
          <w:rFonts w:ascii="Arial" w:hAnsi="Arial" w:cs="Arial"/>
          <w:sz w:val="28"/>
          <w:szCs w:val="28"/>
        </w:rPr>
        <w:t>varanda</w:t>
      </w:r>
      <w:proofErr w:type="spellEnd"/>
      <w:r w:rsidRPr="00362F57">
        <w:rPr>
          <w:rFonts w:ascii="Arial" w:hAnsi="Arial" w:cs="Arial"/>
          <w:sz w:val="28"/>
          <w:szCs w:val="28"/>
        </w:rPr>
        <w:t xml:space="preserve"> </w:t>
      </w:r>
      <w:proofErr w:type="spellStart"/>
      <w:r w:rsidRPr="00362F57">
        <w:rPr>
          <w:rFonts w:ascii="Arial" w:hAnsi="Arial" w:cs="Arial"/>
          <w:sz w:val="28"/>
          <w:szCs w:val="28"/>
        </w:rPr>
        <w:t>vaMwari</w:t>
      </w:r>
      <w:proofErr w:type="spellEnd"/>
      <w:r w:rsidRPr="00362F57">
        <w:rPr>
          <w:rFonts w:ascii="Arial" w:hAnsi="Arial" w:cs="Arial"/>
          <w:sz w:val="28"/>
          <w:szCs w:val="28"/>
        </w:rPr>
        <w:t xml:space="preserve">. </w:t>
      </w:r>
      <w:r w:rsidRPr="00E33075">
        <w:rPr>
          <w:rFonts w:ascii="Arial" w:hAnsi="Arial" w:cs="Arial"/>
          <w:sz w:val="18"/>
          <w:szCs w:val="18"/>
        </w:rPr>
        <w:t>[Congregation says, “Amen.”]</w:t>
      </w:r>
      <w:r w:rsidRPr="00362F57">
        <w:rPr>
          <w:rFonts w:ascii="Arial" w:hAnsi="Arial" w:cs="Arial"/>
          <w:sz w:val="28"/>
          <w:szCs w:val="28"/>
        </w:rPr>
        <w:t xml:space="preserve"> </w:t>
      </w:r>
    </w:p>
    <w:p w:rsidRPr="00362F57" w:rsidR="00FE2A0E" w:rsidP="00FE2A0E" w:rsidRDefault="00FE2A0E" w14:paraId="641D1DEF" w14:textId="77777777">
      <w:pPr>
        <w:spacing w:line="276" w:lineRule="auto"/>
        <w:jc w:val="both"/>
        <w:rPr>
          <w:rFonts w:ascii="Arial" w:hAnsi="Arial" w:cs="Arial"/>
          <w:sz w:val="28"/>
          <w:szCs w:val="28"/>
        </w:rPr>
      </w:pPr>
      <w:r w:rsidRPr="002554DB">
        <w:rPr>
          <w:rFonts w:ascii="Arial" w:hAnsi="Arial" w:cs="Arial"/>
          <w:sz w:val="28"/>
          <w:szCs w:val="28"/>
          <w:vertAlign w:val="superscript"/>
        </w:rPr>
        <w:t>162</w:t>
      </w:r>
      <w:r>
        <w:rPr>
          <w:rFonts w:ascii="Arial" w:hAnsi="Arial" w:cs="Arial"/>
          <w:sz w:val="28"/>
          <w:szCs w:val="28"/>
          <w:vertAlign w:val="superscript"/>
        </w:rPr>
        <w:t xml:space="preserve"> </w:t>
      </w:r>
      <w:proofErr w:type="spellStart"/>
      <w:r w:rsidRPr="00362F57">
        <w:rPr>
          <w:rFonts w:ascii="Arial" w:hAnsi="Arial" w:cs="Arial"/>
          <w:sz w:val="28"/>
          <w:szCs w:val="28"/>
        </w:rPr>
        <w:t>Zvirinani</w:t>
      </w:r>
      <w:proofErr w:type="spellEnd"/>
      <w:r w:rsidRPr="00362F57">
        <w:rPr>
          <w:rFonts w:ascii="Arial" w:hAnsi="Arial" w:cs="Arial"/>
          <w:sz w:val="28"/>
          <w:szCs w:val="28"/>
        </w:rPr>
        <w:t xml:space="preserve"> </w:t>
      </w:r>
      <w:proofErr w:type="spellStart"/>
      <w:r w:rsidRPr="00362F57">
        <w:rPr>
          <w:rFonts w:ascii="Arial" w:hAnsi="Arial" w:cs="Arial"/>
          <w:sz w:val="28"/>
          <w:szCs w:val="28"/>
        </w:rPr>
        <w:t>kuti</w:t>
      </w:r>
      <w:proofErr w:type="spellEnd"/>
      <w:r w:rsidRPr="00362F57">
        <w:rPr>
          <w:rFonts w:ascii="Arial" w:hAnsi="Arial" w:cs="Arial"/>
          <w:sz w:val="28"/>
          <w:szCs w:val="28"/>
        </w:rPr>
        <w:t xml:space="preserve"> </w:t>
      </w:r>
      <w:proofErr w:type="spellStart"/>
      <w:r w:rsidRPr="00362F57">
        <w:rPr>
          <w:rFonts w:ascii="Arial" w:hAnsi="Arial" w:cs="Arial"/>
          <w:sz w:val="28"/>
          <w:szCs w:val="28"/>
        </w:rPr>
        <w:t>vafe</w:t>
      </w:r>
      <w:proofErr w:type="spellEnd"/>
      <w:r w:rsidRPr="00362F57">
        <w:rPr>
          <w:rFonts w:ascii="Arial" w:hAnsi="Arial" w:cs="Arial"/>
          <w:sz w:val="28"/>
          <w:szCs w:val="28"/>
        </w:rPr>
        <w:t xml:space="preserve"> pane</w:t>
      </w:r>
      <w:r>
        <w:rPr>
          <w:rFonts w:ascii="Arial" w:hAnsi="Arial" w:cs="Arial"/>
          <w:sz w:val="28"/>
          <w:szCs w:val="28"/>
        </w:rPr>
        <w:t xml:space="preserve"> </w:t>
      </w:r>
      <w:proofErr w:type="spellStart"/>
      <w:r w:rsidRPr="00362F57">
        <w:rPr>
          <w:rFonts w:ascii="Arial" w:hAnsi="Arial" w:cs="Arial"/>
          <w:sz w:val="28"/>
          <w:szCs w:val="28"/>
        </w:rPr>
        <w:t>kuti</w:t>
      </w:r>
      <w:proofErr w:type="spellEnd"/>
      <w:r w:rsidRPr="00362F57">
        <w:rPr>
          <w:rFonts w:ascii="Arial" w:hAnsi="Arial" w:cs="Arial"/>
          <w:sz w:val="28"/>
          <w:szCs w:val="28"/>
        </w:rPr>
        <w:t xml:space="preserve"> </w:t>
      </w:r>
      <w:proofErr w:type="spellStart"/>
      <w:r w:rsidRPr="00362F57">
        <w:rPr>
          <w:rFonts w:ascii="Arial" w:hAnsi="Arial" w:cs="Arial"/>
          <w:sz w:val="28"/>
          <w:szCs w:val="28"/>
        </w:rPr>
        <w:t>vakuuraire</w:t>
      </w:r>
      <w:proofErr w:type="spellEnd"/>
      <w:r w:rsidRPr="00362F57">
        <w:rPr>
          <w:rFonts w:ascii="Arial" w:hAnsi="Arial" w:cs="Arial"/>
          <w:sz w:val="28"/>
          <w:szCs w:val="28"/>
        </w:rPr>
        <w:t xml:space="preserve"> </w:t>
      </w:r>
      <w:proofErr w:type="spellStart"/>
      <w:r w:rsidRPr="00362F57">
        <w:rPr>
          <w:rFonts w:ascii="Arial" w:hAnsi="Arial" w:cs="Arial"/>
          <w:sz w:val="28"/>
          <w:szCs w:val="28"/>
        </w:rPr>
        <w:t>rudzi</w:t>
      </w:r>
      <w:proofErr w:type="spellEnd"/>
      <w:r w:rsidRPr="00362F57">
        <w:rPr>
          <w:rFonts w:ascii="Arial" w:hAnsi="Arial" w:cs="Arial"/>
          <w:sz w:val="28"/>
          <w:szCs w:val="28"/>
        </w:rPr>
        <w:t xml:space="preserve"> </w:t>
      </w:r>
      <w:proofErr w:type="spellStart"/>
      <w:r w:rsidRPr="00362F57">
        <w:rPr>
          <w:rFonts w:ascii="Arial" w:hAnsi="Arial" w:cs="Arial"/>
          <w:sz w:val="28"/>
          <w:szCs w:val="28"/>
        </w:rPr>
        <w:t>rwe</w:t>
      </w:r>
      <w:proofErr w:type="spellEnd"/>
      <w:r w:rsidRPr="00362F57">
        <w:rPr>
          <w:rFonts w:ascii="Arial" w:hAnsi="Arial" w:cs="Arial"/>
          <w:sz w:val="28"/>
          <w:szCs w:val="28"/>
        </w:rPr>
        <w:t xml:space="preserve">…? </w:t>
      </w:r>
      <w:r w:rsidRPr="00315568">
        <w:rPr>
          <w:rFonts w:ascii="Arial" w:hAnsi="Arial" w:cs="Arial"/>
          <w:sz w:val="18"/>
          <w:szCs w:val="18"/>
        </w:rPr>
        <w:t>[Congregation says, “</w:t>
      </w:r>
      <w:proofErr w:type="spellStart"/>
      <w:r w:rsidRPr="00315568">
        <w:rPr>
          <w:rFonts w:ascii="Arial" w:hAnsi="Arial" w:cs="Arial"/>
          <w:sz w:val="18"/>
          <w:szCs w:val="18"/>
        </w:rPr>
        <w:t>rwese</w:t>
      </w:r>
      <w:del w:author="Transcriber01 JHB" w:date="2025-08-22T15:01:00Z" w16du:dateUtc="2025-08-22T13:01:00Z" w:id="118">
        <w:r w:rsidRPr="00315568" w:rsidDel="00CD7FF2">
          <w:rPr>
            <w:rFonts w:ascii="Arial" w:hAnsi="Arial" w:cs="Arial"/>
            <w:sz w:val="18"/>
            <w:szCs w:val="18"/>
          </w:rPr>
          <w:delText>.</w:delText>
        </w:r>
      </w:del>
      <w:r>
        <w:rPr>
          <w:rFonts w:ascii="Arial" w:hAnsi="Arial" w:cs="Arial"/>
          <w:sz w:val="18"/>
          <w:szCs w:val="18"/>
        </w:rPr>
        <w:t>Amen</w:t>
      </w:r>
      <w:proofErr w:type="spellEnd"/>
      <w:ins w:author="Transcriber01 JHB" w:date="2025-08-22T15:01:00Z" w16du:dateUtc="2025-08-22T13:01:00Z" w:id="119">
        <w:r>
          <w:rPr>
            <w:rFonts w:ascii="Arial" w:hAnsi="Arial" w:cs="Arial"/>
            <w:sz w:val="18"/>
            <w:szCs w:val="18"/>
          </w:rPr>
          <w:t>.</w:t>
        </w:r>
      </w:ins>
      <w:r w:rsidRPr="00315568">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Unofan</w:t>
      </w:r>
      <w:r>
        <w:rPr>
          <w:rFonts w:ascii="Arial" w:hAnsi="Arial" w:cs="Arial"/>
          <w:sz w:val="28"/>
          <w:szCs w:val="28"/>
        </w:rPr>
        <w:t>a</w:t>
      </w:r>
      <w:proofErr w:type="spellEnd"/>
      <w:r w:rsidRPr="00362F57">
        <w:rPr>
          <w:rFonts w:ascii="Arial" w:hAnsi="Arial" w:cs="Arial"/>
          <w:sz w:val="28"/>
          <w:szCs w:val="28"/>
        </w:rPr>
        <w:t xml:space="preserve"> </w:t>
      </w:r>
      <w:proofErr w:type="spellStart"/>
      <w:r>
        <w:rPr>
          <w:rFonts w:ascii="Arial" w:hAnsi="Arial" w:cs="Arial"/>
          <w:sz w:val="28"/>
          <w:szCs w:val="28"/>
        </w:rPr>
        <w:t>kupinda</w:t>
      </w:r>
      <w:proofErr w:type="spellEnd"/>
      <w:r w:rsidRPr="00362F57">
        <w:rPr>
          <w:rFonts w:ascii="Arial" w:hAnsi="Arial" w:cs="Arial"/>
          <w:sz w:val="28"/>
          <w:szCs w:val="28"/>
        </w:rPr>
        <w:t xml:space="preserve"> </w:t>
      </w:r>
      <w:proofErr w:type="spellStart"/>
      <w:r w:rsidRPr="00362F57">
        <w:rPr>
          <w:rFonts w:ascii="Arial" w:hAnsi="Arial" w:cs="Arial"/>
          <w:sz w:val="28"/>
          <w:szCs w:val="28"/>
        </w:rPr>
        <w:t>pakutotsanya</w:t>
      </w:r>
      <w:proofErr w:type="spellEnd"/>
      <w:r w:rsidRPr="00362F57">
        <w:rPr>
          <w:rFonts w:ascii="Arial" w:hAnsi="Arial" w:cs="Arial"/>
          <w:sz w:val="28"/>
          <w:szCs w:val="28"/>
        </w:rPr>
        <w:t xml:space="preserve"> </w:t>
      </w:r>
      <w:proofErr w:type="spellStart"/>
      <w:r w:rsidRPr="00362F57">
        <w:rPr>
          <w:rFonts w:ascii="Arial" w:hAnsi="Arial" w:cs="Arial"/>
          <w:sz w:val="28"/>
          <w:szCs w:val="28"/>
        </w:rPr>
        <w:t>kuti</w:t>
      </w:r>
      <w:proofErr w:type="spellEnd"/>
      <w:r>
        <w:rPr>
          <w:rFonts w:ascii="Arial" w:hAnsi="Arial" w:cs="Arial"/>
          <w:sz w:val="28"/>
          <w:szCs w:val="28"/>
        </w:rPr>
        <w:t>,</w:t>
      </w:r>
      <w:r w:rsidRPr="00362F57">
        <w:rPr>
          <w:rFonts w:ascii="Arial" w:hAnsi="Arial" w:cs="Arial"/>
          <w:sz w:val="28"/>
          <w:szCs w:val="28"/>
        </w:rPr>
        <w:t xml:space="preserve"> </w:t>
      </w:r>
      <w:r>
        <w:rPr>
          <w:rFonts w:ascii="Arial" w:hAnsi="Arial" w:cs="Arial"/>
          <w:sz w:val="28"/>
          <w:szCs w:val="28"/>
        </w:rPr>
        <w:t>“</w:t>
      </w:r>
      <w:r w:rsidRPr="00362F57">
        <w:rPr>
          <w:rFonts w:ascii="Arial" w:hAnsi="Arial" w:cs="Arial"/>
          <w:sz w:val="28"/>
          <w:szCs w:val="28"/>
        </w:rPr>
        <w:t xml:space="preserve">Mwari </w:t>
      </w:r>
      <w:proofErr w:type="spellStart"/>
      <w:r w:rsidRPr="00362F57">
        <w:rPr>
          <w:rFonts w:ascii="Arial" w:hAnsi="Arial" w:cs="Arial"/>
          <w:sz w:val="28"/>
          <w:szCs w:val="28"/>
        </w:rPr>
        <w:t>ndirikukumbira</w:t>
      </w:r>
      <w:proofErr w:type="spellEnd"/>
      <w:r w:rsidRPr="00362F57">
        <w:rPr>
          <w:rFonts w:ascii="Arial" w:hAnsi="Arial" w:cs="Arial"/>
          <w:sz w:val="28"/>
          <w:szCs w:val="28"/>
        </w:rPr>
        <w:t xml:space="preserve"> </w:t>
      </w:r>
      <w:proofErr w:type="spellStart"/>
      <w:r w:rsidRPr="00362F57">
        <w:rPr>
          <w:rFonts w:ascii="Arial" w:hAnsi="Arial" w:cs="Arial"/>
          <w:sz w:val="28"/>
          <w:szCs w:val="28"/>
        </w:rPr>
        <w:t>kuti</w:t>
      </w:r>
      <w:proofErr w:type="spellEnd"/>
      <w:r w:rsidRPr="00362F57">
        <w:rPr>
          <w:rFonts w:ascii="Arial" w:hAnsi="Arial" w:cs="Arial"/>
          <w:sz w:val="28"/>
          <w:szCs w:val="28"/>
        </w:rPr>
        <w:t xml:space="preserve"> </w:t>
      </w:r>
      <w:proofErr w:type="spellStart"/>
      <w:r w:rsidRPr="00362F57">
        <w:rPr>
          <w:rFonts w:ascii="Arial" w:hAnsi="Arial" w:cs="Arial"/>
          <w:sz w:val="28"/>
          <w:szCs w:val="28"/>
        </w:rPr>
        <w:t>muchinditorera</w:t>
      </w:r>
      <w:proofErr w:type="spellEnd"/>
      <w:r w:rsidRPr="00362F57">
        <w:rPr>
          <w:rFonts w:ascii="Arial" w:hAnsi="Arial" w:cs="Arial"/>
          <w:sz w:val="28"/>
          <w:szCs w:val="28"/>
        </w:rPr>
        <w:t xml:space="preserve"> </w:t>
      </w:r>
      <w:proofErr w:type="spellStart"/>
      <w:r w:rsidRPr="00362F57">
        <w:rPr>
          <w:rFonts w:ascii="Arial" w:hAnsi="Arial" w:cs="Arial"/>
          <w:sz w:val="28"/>
          <w:szCs w:val="28"/>
        </w:rPr>
        <w:t>uyu</w:t>
      </w:r>
      <w:proofErr w:type="spellEnd"/>
      <w:r w:rsidRPr="00362F57">
        <w:rPr>
          <w:rFonts w:ascii="Arial" w:hAnsi="Arial" w:cs="Arial"/>
          <w:sz w:val="28"/>
          <w:szCs w:val="28"/>
        </w:rPr>
        <w:t xml:space="preserve"> </w:t>
      </w:r>
      <w:proofErr w:type="spellStart"/>
      <w:r w:rsidRPr="00362F57">
        <w:rPr>
          <w:rFonts w:ascii="Arial" w:hAnsi="Arial" w:cs="Arial"/>
          <w:sz w:val="28"/>
          <w:szCs w:val="28"/>
        </w:rPr>
        <w:t>nekuti</w:t>
      </w:r>
      <w:proofErr w:type="spellEnd"/>
      <w:r w:rsidRPr="00362F57">
        <w:rPr>
          <w:rFonts w:ascii="Arial" w:hAnsi="Arial" w:cs="Arial"/>
          <w:sz w:val="28"/>
          <w:szCs w:val="28"/>
        </w:rPr>
        <w:t xml:space="preserve"> </w:t>
      </w:r>
      <w:proofErr w:type="spellStart"/>
      <w:r w:rsidRPr="00362F57">
        <w:rPr>
          <w:rFonts w:ascii="Arial" w:hAnsi="Arial" w:cs="Arial"/>
          <w:sz w:val="28"/>
          <w:szCs w:val="28"/>
        </w:rPr>
        <w:t>ha</w:t>
      </w:r>
      <w:r>
        <w:rPr>
          <w:rFonts w:ascii="Arial" w:hAnsi="Arial" w:cs="Arial"/>
          <w:sz w:val="28"/>
          <w:szCs w:val="28"/>
        </w:rPr>
        <w:t>mu</w:t>
      </w:r>
      <w:r w:rsidRPr="00362F57">
        <w:rPr>
          <w:rFonts w:ascii="Arial" w:hAnsi="Arial" w:cs="Arial"/>
          <w:sz w:val="28"/>
          <w:szCs w:val="28"/>
        </w:rPr>
        <w:t>ngambondip</w:t>
      </w:r>
      <w:r>
        <w:rPr>
          <w:rFonts w:ascii="Arial" w:hAnsi="Arial" w:cs="Arial"/>
          <w:sz w:val="28"/>
          <w:szCs w:val="28"/>
        </w:rPr>
        <w:t>e</w:t>
      </w:r>
      <w:proofErr w:type="spellEnd"/>
      <w:r w:rsidRPr="00362F57">
        <w:rPr>
          <w:rFonts w:ascii="Arial" w:hAnsi="Arial" w:cs="Arial"/>
          <w:sz w:val="28"/>
          <w:szCs w:val="28"/>
        </w:rPr>
        <w:t xml:space="preserve"> </w:t>
      </w:r>
      <w:proofErr w:type="spellStart"/>
      <w:r w:rsidRPr="00362F57">
        <w:rPr>
          <w:rFonts w:ascii="Arial" w:hAnsi="Arial" w:cs="Arial"/>
          <w:sz w:val="28"/>
          <w:szCs w:val="28"/>
        </w:rPr>
        <w:t>munhu</w:t>
      </w:r>
      <w:proofErr w:type="spellEnd"/>
      <w:r w:rsidRPr="00362F57">
        <w:rPr>
          <w:rFonts w:ascii="Arial" w:hAnsi="Arial" w:cs="Arial"/>
          <w:sz w:val="28"/>
          <w:szCs w:val="28"/>
        </w:rPr>
        <w:t xml:space="preserve"> </w:t>
      </w:r>
      <w:proofErr w:type="spellStart"/>
      <w:r w:rsidRPr="00362F57">
        <w:rPr>
          <w:rFonts w:ascii="Arial" w:hAnsi="Arial" w:cs="Arial"/>
          <w:sz w:val="28"/>
          <w:szCs w:val="28"/>
        </w:rPr>
        <w:t>anouya</w:t>
      </w:r>
      <w:proofErr w:type="spellEnd"/>
      <w:r w:rsidRPr="00362F57">
        <w:rPr>
          <w:rFonts w:ascii="Arial" w:hAnsi="Arial" w:cs="Arial"/>
          <w:sz w:val="28"/>
          <w:szCs w:val="28"/>
        </w:rPr>
        <w:t xml:space="preserve"> </w:t>
      </w:r>
      <w:proofErr w:type="spellStart"/>
      <w:r w:rsidRPr="00362F57">
        <w:rPr>
          <w:rFonts w:ascii="Arial" w:hAnsi="Arial" w:cs="Arial"/>
          <w:sz w:val="28"/>
          <w:szCs w:val="28"/>
        </w:rPr>
        <w:t>kuzondidzidzisa</w:t>
      </w:r>
      <w:proofErr w:type="spellEnd"/>
      <w:r w:rsidRPr="00362F57">
        <w:rPr>
          <w:rFonts w:ascii="Arial" w:hAnsi="Arial" w:cs="Arial"/>
          <w:sz w:val="28"/>
          <w:szCs w:val="28"/>
        </w:rPr>
        <w:t xml:space="preserve"> </w:t>
      </w:r>
      <w:proofErr w:type="spellStart"/>
      <w:r w:rsidRPr="00362F57">
        <w:rPr>
          <w:rFonts w:ascii="Arial" w:hAnsi="Arial" w:cs="Arial"/>
          <w:sz w:val="28"/>
          <w:szCs w:val="28"/>
        </w:rPr>
        <w:t>inini</w:t>
      </w:r>
      <w:proofErr w:type="spellEnd"/>
      <w:r w:rsidRPr="00362F57">
        <w:rPr>
          <w:rFonts w:ascii="Arial" w:hAnsi="Arial" w:cs="Arial"/>
          <w:sz w:val="28"/>
          <w:szCs w:val="28"/>
        </w:rPr>
        <w:t xml:space="preserve">. </w:t>
      </w:r>
      <w:proofErr w:type="spellStart"/>
      <w:r w:rsidRPr="00362F57">
        <w:rPr>
          <w:rFonts w:ascii="Arial" w:hAnsi="Arial" w:cs="Arial"/>
          <w:sz w:val="28"/>
          <w:szCs w:val="28"/>
        </w:rPr>
        <w:t>Pandakamuzvara</w:t>
      </w:r>
      <w:proofErr w:type="spellEnd"/>
      <w:r w:rsidRPr="00362F57">
        <w:rPr>
          <w:rFonts w:ascii="Arial" w:hAnsi="Arial" w:cs="Arial"/>
          <w:sz w:val="28"/>
          <w:szCs w:val="28"/>
        </w:rPr>
        <w:t xml:space="preserve">, </w:t>
      </w:r>
      <w:proofErr w:type="spellStart"/>
      <w:r w:rsidRPr="00362F57">
        <w:rPr>
          <w:rFonts w:ascii="Arial" w:hAnsi="Arial" w:cs="Arial"/>
          <w:sz w:val="28"/>
          <w:szCs w:val="28"/>
        </w:rPr>
        <w:t>ndakamuzvara</w:t>
      </w:r>
      <w:proofErr w:type="spellEnd"/>
      <w:r w:rsidRPr="00362F57">
        <w:rPr>
          <w:rFonts w:ascii="Arial" w:hAnsi="Arial" w:cs="Arial"/>
          <w:sz w:val="28"/>
          <w:szCs w:val="28"/>
        </w:rPr>
        <w:t xml:space="preserve"> </w:t>
      </w:r>
      <w:proofErr w:type="spellStart"/>
      <w:r w:rsidRPr="00362F57">
        <w:rPr>
          <w:rFonts w:ascii="Arial" w:hAnsi="Arial" w:cs="Arial"/>
          <w:sz w:val="28"/>
          <w:szCs w:val="28"/>
        </w:rPr>
        <w:t>nekuda</w:t>
      </w:r>
      <w:proofErr w:type="spellEnd"/>
      <w:r w:rsidRPr="00362F57">
        <w:rPr>
          <w:rFonts w:ascii="Arial" w:hAnsi="Arial" w:cs="Arial"/>
          <w:sz w:val="28"/>
          <w:szCs w:val="28"/>
        </w:rPr>
        <w:t xml:space="preserve"> </w:t>
      </w:r>
      <w:proofErr w:type="spellStart"/>
      <w:r w:rsidRPr="00362F57">
        <w:rPr>
          <w:rFonts w:ascii="Arial" w:hAnsi="Arial" w:cs="Arial"/>
          <w:sz w:val="28"/>
          <w:szCs w:val="28"/>
        </w:rPr>
        <w:t>kwekukuzivayi</w:t>
      </w:r>
      <w:proofErr w:type="spellEnd"/>
      <w:r w:rsidRPr="00362F57">
        <w:rPr>
          <w:rFonts w:ascii="Arial" w:hAnsi="Arial" w:cs="Arial"/>
          <w:sz w:val="28"/>
          <w:szCs w:val="28"/>
        </w:rPr>
        <w:t xml:space="preserve"> </w:t>
      </w:r>
      <w:proofErr w:type="spellStart"/>
      <w:r w:rsidRPr="00362F57">
        <w:rPr>
          <w:rFonts w:ascii="Arial" w:hAnsi="Arial" w:cs="Arial"/>
          <w:sz w:val="28"/>
          <w:szCs w:val="28"/>
        </w:rPr>
        <w:t>nhasi</w:t>
      </w:r>
      <w:proofErr w:type="spellEnd"/>
      <w:r w:rsidRPr="00362F57">
        <w:rPr>
          <w:rFonts w:ascii="Arial" w:hAnsi="Arial" w:cs="Arial"/>
          <w:sz w:val="28"/>
          <w:szCs w:val="28"/>
        </w:rPr>
        <w:t xml:space="preserve"> </w:t>
      </w:r>
      <w:proofErr w:type="spellStart"/>
      <w:r w:rsidRPr="00362F57">
        <w:rPr>
          <w:rFonts w:ascii="Arial" w:hAnsi="Arial" w:cs="Arial"/>
          <w:sz w:val="28"/>
          <w:szCs w:val="28"/>
        </w:rPr>
        <w:t>wakura</w:t>
      </w:r>
      <w:proofErr w:type="spellEnd"/>
      <w:r w:rsidRPr="00362F57">
        <w:rPr>
          <w:rFonts w:ascii="Arial" w:hAnsi="Arial" w:cs="Arial"/>
          <w:sz w:val="28"/>
          <w:szCs w:val="28"/>
        </w:rPr>
        <w:t xml:space="preserve"> </w:t>
      </w:r>
      <w:proofErr w:type="spellStart"/>
      <w:r w:rsidRPr="00362F57">
        <w:rPr>
          <w:rFonts w:ascii="Arial" w:hAnsi="Arial" w:cs="Arial"/>
          <w:sz w:val="28"/>
          <w:szCs w:val="28"/>
        </w:rPr>
        <w:t>wakunditi</w:t>
      </w:r>
      <w:proofErr w:type="spellEnd"/>
      <w:r w:rsidRPr="00362F57">
        <w:rPr>
          <w:rFonts w:ascii="Arial" w:hAnsi="Arial" w:cs="Arial"/>
          <w:sz w:val="28"/>
          <w:szCs w:val="28"/>
        </w:rPr>
        <w:t xml:space="preserve"> baba </w:t>
      </w:r>
      <w:proofErr w:type="spellStart"/>
      <w:r w:rsidRPr="00362F57">
        <w:rPr>
          <w:rFonts w:ascii="Arial" w:hAnsi="Arial" w:cs="Arial"/>
          <w:sz w:val="28"/>
          <w:szCs w:val="28"/>
        </w:rPr>
        <w:t>itai</w:t>
      </w:r>
      <w:proofErr w:type="spellEnd"/>
      <w:r w:rsidRPr="00362F57">
        <w:rPr>
          <w:rFonts w:ascii="Arial" w:hAnsi="Arial" w:cs="Arial"/>
          <w:sz w:val="28"/>
          <w:szCs w:val="28"/>
        </w:rPr>
        <w:t xml:space="preserve"> so</w:t>
      </w:r>
      <w:r>
        <w:rPr>
          <w:rFonts w:ascii="Arial" w:hAnsi="Arial" w:cs="Arial"/>
          <w:sz w:val="28"/>
          <w:szCs w:val="28"/>
        </w:rPr>
        <w:t>.”</w:t>
      </w:r>
      <w:r w:rsidRPr="00362F57">
        <w:rPr>
          <w:rFonts w:ascii="Arial" w:hAnsi="Arial" w:cs="Arial"/>
          <w:sz w:val="28"/>
          <w:szCs w:val="28"/>
        </w:rPr>
        <w:t xml:space="preserve"> </w:t>
      </w:r>
      <w:r>
        <w:rPr>
          <w:rFonts w:ascii="Arial" w:hAnsi="Arial" w:cs="Arial"/>
          <w:sz w:val="28"/>
          <w:szCs w:val="28"/>
        </w:rPr>
        <w:t xml:space="preserve">Hmm? </w:t>
      </w:r>
      <w:proofErr w:type="spellStart"/>
      <w:r>
        <w:rPr>
          <w:rFonts w:ascii="Arial" w:hAnsi="Arial" w:cs="Arial"/>
          <w:sz w:val="28"/>
          <w:szCs w:val="28"/>
        </w:rPr>
        <w:t>Z</w:t>
      </w:r>
      <w:r w:rsidRPr="00362F57">
        <w:rPr>
          <w:rFonts w:ascii="Arial" w:hAnsi="Arial" w:cs="Arial"/>
          <w:sz w:val="28"/>
          <w:szCs w:val="28"/>
        </w:rPr>
        <w:t>vinhu</w:t>
      </w:r>
      <w:proofErr w:type="spellEnd"/>
      <w:r w:rsidRPr="00362F57">
        <w:rPr>
          <w:rFonts w:ascii="Arial" w:hAnsi="Arial" w:cs="Arial"/>
          <w:sz w:val="28"/>
          <w:szCs w:val="28"/>
        </w:rPr>
        <w:t xml:space="preserve"> </w:t>
      </w:r>
      <w:proofErr w:type="spellStart"/>
      <w:r w:rsidRPr="00362F57">
        <w:rPr>
          <w:rFonts w:ascii="Arial" w:hAnsi="Arial" w:cs="Arial"/>
          <w:sz w:val="28"/>
          <w:szCs w:val="28"/>
        </w:rPr>
        <w:t>zvakadaro</w:t>
      </w:r>
      <w:proofErr w:type="spellEnd"/>
      <w:r w:rsidRPr="00362F57">
        <w:rPr>
          <w:rFonts w:ascii="Arial" w:hAnsi="Arial" w:cs="Arial"/>
          <w:sz w:val="28"/>
          <w:szCs w:val="28"/>
        </w:rPr>
        <w:t xml:space="preserve"> </w:t>
      </w:r>
      <w:proofErr w:type="spellStart"/>
      <w:r w:rsidRPr="00362F57">
        <w:rPr>
          <w:rFonts w:ascii="Arial" w:hAnsi="Arial" w:cs="Arial"/>
          <w:sz w:val="28"/>
          <w:szCs w:val="28"/>
        </w:rPr>
        <w:t>hazviitwe</w:t>
      </w:r>
      <w:proofErr w:type="spellEnd"/>
      <w:r w:rsidRPr="00362F57">
        <w:rPr>
          <w:rFonts w:ascii="Arial" w:hAnsi="Arial" w:cs="Arial"/>
          <w:sz w:val="28"/>
          <w:szCs w:val="28"/>
        </w:rPr>
        <w:t xml:space="preserve"> </w:t>
      </w:r>
      <w:proofErr w:type="spellStart"/>
      <w:r w:rsidRPr="00362F57">
        <w:rPr>
          <w:rFonts w:ascii="Arial" w:hAnsi="Arial" w:cs="Arial"/>
          <w:sz w:val="28"/>
          <w:szCs w:val="28"/>
        </w:rPr>
        <w:t>vanhu</w:t>
      </w:r>
      <w:proofErr w:type="spellEnd"/>
      <w:r w:rsidRPr="00362F57">
        <w:rPr>
          <w:rFonts w:ascii="Arial" w:hAnsi="Arial" w:cs="Arial"/>
          <w:sz w:val="28"/>
          <w:szCs w:val="28"/>
        </w:rPr>
        <w:t xml:space="preserve"> </w:t>
      </w:r>
      <w:proofErr w:type="spellStart"/>
      <w:r w:rsidRPr="00362F57">
        <w:rPr>
          <w:rFonts w:ascii="Arial" w:hAnsi="Arial" w:cs="Arial"/>
          <w:sz w:val="28"/>
          <w:szCs w:val="28"/>
        </w:rPr>
        <w:t>vaMwari</w:t>
      </w:r>
      <w:proofErr w:type="spellEnd"/>
      <w:r w:rsidRPr="00362F57">
        <w:rPr>
          <w:rFonts w:ascii="Arial" w:hAnsi="Arial" w:cs="Arial"/>
          <w:sz w:val="28"/>
          <w:szCs w:val="28"/>
        </w:rPr>
        <w:t xml:space="preserve">. </w:t>
      </w:r>
      <w:r w:rsidRPr="00E33075">
        <w:rPr>
          <w:rFonts w:ascii="Arial" w:hAnsi="Arial" w:cs="Arial"/>
          <w:sz w:val="18"/>
          <w:szCs w:val="18"/>
        </w:rPr>
        <w:t>[Congregation says, “Amen.”]</w:t>
      </w:r>
    </w:p>
    <w:p w:rsidR="00FE2A0E" w:rsidP="00FE2A0E" w:rsidRDefault="00FE2A0E" w14:paraId="4C1233AA" w14:textId="77777777">
      <w:pPr>
        <w:spacing w:line="276" w:lineRule="auto"/>
        <w:jc w:val="both"/>
        <w:rPr>
          <w:ins w:author="Transcriber01 JHB" w:date="2025-08-25T14:22:00Z" w16du:dateUtc="2025-08-25T12:22:00Z" w:id="120"/>
          <w:rFonts w:ascii="Arial" w:hAnsi="Arial" w:cs="Arial"/>
          <w:sz w:val="28"/>
          <w:szCs w:val="28"/>
        </w:rPr>
      </w:pPr>
      <w:r w:rsidRPr="00FE2A0E">
        <w:rPr>
          <w:rFonts w:ascii="Arial" w:hAnsi="Arial" w:cs="Arial"/>
          <w:sz w:val="28"/>
          <w:szCs w:val="28"/>
          <w:vertAlign w:val="superscript"/>
        </w:rPr>
        <w:t xml:space="preserve">163 </w:t>
      </w:r>
      <w:r w:rsidRPr="00FE2A0E">
        <w:rPr>
          <w:rFonts w:ascii="Arial" w:hAnsi="Arial" w:cs="Arial"/>
          <w:sz w:val="28"/>
          <w:szCs w:val="28"/>
        </w:rPr>
        <w:t xml:space="preserve">Manje </w:t>
      </w:r>
      <w:proofErr w:type="spellStart"/>
      <w:r w:rsidRPr="00FE2A0E">
        <w:rPr>
          <w:rFonts w:ascii="Arial" w:hAnsi="Arial" w:cs="Arial"/>
          <w:sz w:val="28"/>
          <w:szCs w:val="28"/>
        </w:rPr>
        <w:t>ndiri</w:t>
      </w:r>
      <w:proofErr w:type="spellEnd"/>
      <w:r w:rsidRPr="00FE2A0E">
        <w:rPr>
          <w:rFonts w:ascii="Arial" w:hAnsi="Arial" w:cs="Arial"/>
          <w:sz w:val="28"/>
          <w:szCs w:val="28"/>
        </w:rPr>
        <w:t xml:space="preserve"> </w:t>
      </w:r>
      <w:proofErr w:type="spellStart"/>
      <w:r w:rsidRPr="00FE2A0E">
        <w:rPr>
          <w:rFonts w:ascii="Arial" w:hAnsi="Arial" w:cs="Arial"/>
          <w:sz w:val="28"/>
          <w:szCs w:val="28"/>
        </w:rPr>
        <w:t>kuzviona</w:t>
      </w:r>
      <w:proofErr w:type="spellEnd"/>
      <w:r w:rsidRPr="00FE2A0E">
        <w:rPr>
          <w:rFonts w:ascii="Arial" w:hAnsi="Arial" w:cs="Arial"/>
          <w:sz w:val="28"/>
          <w:szCs w:val="28"/>
        </w:rPr>
        <w:t xml:space="preserve"> mu Message </w:t>
      </w:r>
      <w:proofErr w:type="spellStart"/>
      <w:r w:rsidRPr="00FE2A0E">
        <w:rPr>
          <w:rFonts w:ascii="Arial" w:hAnsi="Arial" w:cs="Arial"/>
          <w:sz w:val="28"/>
          <w:szCs w:val="28"/>
        </w:rPr>
        <w:t>zvichinyanya</w:t>
      </w:r>
      <w:proofErr w:type="spellEnd"/>
      <w:r w:rsidRPr="00FE2A0E">
        <w:rPr>
          <w:rFonts w:ascii="Arial" w:hAnsi="Arial" w:cs="Arial"/>
          <w:sz w:val="28"/>
          <w:szCs w:val="28"/>
        </w:rPr>
        <w:t xml:space="preserve"> chai…? </w:t>
      </w:r>
      <w:r w:rsidRPr="00413B0F">
        <w:rPr>
          <w:rFonts w:ascii="Arial" w:hAnsi="Arial" w:cs="Arial"/>
          <w:sz w:val="18"/>
          <w:szCs w:val="18"/>
        </w:rPr>
        <w:t>[Congregation says, “</w:t>
      </w:r>
      <w:proofErr w:type="spellStart"/>
      <w:r w:rsidRPr="00413B0F">
        <w:rPr>
          <w:rFonts w:ascii="Arial" w:hAnsi="Arial" w:cs="Arial"/>
          <w:sz w:val="18"/>
          <w:szCs w:val="18"/>
        </w:rPr>
        <w:t>chaizvo</w:t>
      </w:r>
      <w:proofErr w:type="spellEnd"/>
      <w:r w:rsidRPr="00413B0F">
        <w:rPr>
          <w:rFonts w:ascii="Arial" w:hAnsi="Arial" w:cs="Arial"/>
          <w:sz w:val="18"/>
          <w:szCs w:val="18"/>
        </w:rPr>
        <w:t>.”]</w:t>
      </w:r>
      <w:r w:rsidRPr="00362F57">
        <w:rPr>
          <w:rFonts w:ascii="Arial" w:hAnsi="Arial" w:cs="Arial"/>
          <w:sz w:val="28"/>
          <w:szCs w:val="28"/>
        </w:rPr>
        <w:t xml:space="preserve"> Pastor Chuma </w:t>
      </w:r>
      <w:proofErr w:type="spellStart"/>
      <w:r w:rsidRPr="00362F57">
        <w:rPr>
          <w:rFonts w:ascii="Arial" w:hAnsi="Arial" w:cs="Arial"/>
          <w:sz w:val="28"/>
          <w:szCs w:val="28"/>
        </w:rPr>
        <w:t>vaitoti</w:t>
      </w:r>
      <w:proofErr w:type="spellEnd"/>
      <w:r w:rsidRPr="00362F57">
        <w:rPr>
          <w:rFonts w:ascii="Arial" w:hAnsi="Arial" w:cs="Arial"/>
          <w:sz w:val="28"/>
          <w:szCs w:val="28"/>
        </w:rPr>
        <w:t xml:space="preserve"> </w:t>
      </w:r>
      <w:proofErr w:type="spellStart"/>
      <w:r w:rsidRPr="00362F57">
        <w:rPr>
          <w:rFonts w:ascii="Arial" w:hAnsi="Arial" w:cs="Arial"/>
          <w:sz w:val="28"/>
          <w:szCs w:val="28"/>
        </w:rPr>
        <w:t>mwana</w:t>
      </w:r>
      <w:proofErr w:type="spellEnd"/>
      <w:r w:rsidRPr="00362F57">
        <w:rPr>
          <w:rFonts w:ascii="Arial" w:hAnsi="Arial" w:cs="Arial"/>
          <w:sz w:val="28"/>
          <w:szCs w:val="28"/>
        </w:rPr>
        <w:t xml:space="preserve"> </w:t>
      </w:r>
      <w:r>
        <w:rPr>
          <w:rFonts w:ascii="Arial" w:hAnsi="Arial" w:cs="Arial"/>
          <w:sz w:val="28"/>
          <w:szCs w:val="28"/>
        </w:rPr>
        <w:t xml:space="preserve">ava </w:t>
      </w:r>
      <w:proofErr w:type="spellStart"/>
      <w:r w:rsidRPr="00362F57">
        <w:rPr>
          <w:rFonts w:ascii="Arial" w:hAnsi="Arial" w:cs="Arial"/>
          <w:sz w:val="28"/>
          <w:szCs w:val="28"/>
        </w:rPr>
        <w:t>kumbira</w:t>
      </w:r>
      <w:proofErr w:type="spellEnd"/>
      <w:r w:rsidRPr="00362F57">
        <w:rPr>
          <w:rFonts w:ascii="Arial" w:hAnsi="Arial" w:cs="Arial"/>
          <w:sz w:val="28"/>
          <w:szCs w:val="28"/>
        </w:rPr>
        <w:t xml:space="preserve"> Tsitsi </w:t>
      </w:r>
      <w:proofErr w:type="spellStart"/>
      <w:r w:rsidRPr="00362F57">
        <w:rPr>
          <w:rFonts w:ascii="Arial" w:hAnsi="Arial" w:cs="Arial"/>
          <w:sz w:val="28"/>
          <w:szCs w:val="28"/>
        </w:rPr>
        <w:t>kuti</w:t>
      </w:r>
      <w:proofErr w:type="spellEnd"/>
      <w:r w:rsidRPr="00362F57">
        <w:rPr>
          <w:rFonts w:ascii="Arial" w:hAnsi="Arial" w:cs="Arial"/>
          <w:sz w:val="28"/>
          <w:szCs w:val="28"/>
        </w:rPr>
        <w:t xml:space="preserve"> </w:t>
      </w:r>
      <w:proofErr w:type="spellStart"/>
      <w:r w:rsidRPr="00362F57">
        <w:rPr>
          <w:rFonts w:ascii="Arial" w:hAnsi="Arial" w:cs="Arial"/>
          <w:sz w:val="28"/>
          <w:szCs w:val="28"/>
        </w:rPr>
        <w:t>ndingaende</w:t>
      </w:r>
      <w:proofErr w:type="spellEnd"/>
      <w:r w:rsidRPr="00362F57">
        <w:rPr>
          <w:rFonts w:ascii="Arial" w:hAnsi="Arial" w:cs="Arial"/>
          <w:sz w:val="28"/>
          <w:szCs w:val="28"/>
        </w:rPr>
        <w:t xml:space="preserve"> here </w:t>
      </w:r>
      <w:proofErr w:type="spellStart"/>
      <w:r w:rsidRPr="00362F57">
        <w:rPr>
          <w:rFonts w:ascii="Arial" w:hAnsi="Arial" w:cs="Arial"/>
          <w:sz w:val="28"/>
          <w:szCs w:val="28"/>
        </w:rPr>
        <w:t>ku</w:t>
      </w:r>
      <w:proofErr w:type="spellEnd"/>
      <w:r w:rsidRPr="00362F57">
        <w:rPr>
          <w:rFonts w:ascii="Arial" w:hAnsi="Arial" w:cs="Arial"/>
          <w:sz w:val="28"/>
          <w:szCs w:val="28"/>
        </w:rPr>
        <w:t xml:space="preserve"> SU</w:t>
      </w:r>
      <w:r>
        <w:rPr>
          <w:rFonts w:ascii="Arial" w:hAnsi="Arial" w:cs="Arial"/>
          <w:sz w:val="28"/>
          <w:szCs w:val="28"/>
        </w:rPr>
        <w:t>?</w:t>
      </w:r>
      <w:r w:rsidRPr="00362F57">
        <w:rPr>
          <w:rFonts w:ascii="Arial" w:hAnsi="Arial" w:cs="Arial"/>
          <w:sz w:val="28"/>
          <w:szCs w:val="28"/>
        </w:rPr>
        <w:t xml:space="preserve"> </w:t>
      </w:r>
      <w:r w:rsidRPr="00315568">
        <w:rPr>
          <w:rFonts w:ascii="Arial" w:hAnsi="Arial" w:cs="Arial"/>
          <w:sz w:val="18"/>
          <w:szCs w:val="18"/>
        </w:rPr>
        <w:t>[Apostle chuckles</w:t>
      </w:r>
      <w:r>
        <w:rPr>
          <w:rFonts w:ascii="Arial" w:hAnsi="Arial" w:cs="Arial"/>
          <w:sz w:val="18"/>
          <w:szCs w:val="18"/>
        </w:rPr>
        <w:t>—ED</w:t>
      </w:r>
      <w:r w:rsidRPr="00315568">
        <w:rPr>
          <w:rFonts w:ascii="Arial" w:hAnsi="Arial" w:cs="Arial"/>
          <w:sz w:val="18"/>
          <w:szCs w:val="18"/>
        </w:rPr>
        <w:t>]</w:t>
      </w:r>
      <w:r w:rsidRPr="00362F57">
        <w:rPr>
          <w:rFonts w:ascii="Arial" w:hAnsi="Arial" w:cs="Arial"/>
          <w:sz w:val="28"/>
          <w:szCs w:val="28"/>
        </w:rPr>
        <w:t xml:space="preserve"> </w:t>
      </w:r>
      <w:proofErr w:type="spellStart"/>
      <w:r>
        <w:rPr>
          <w:rFonts w:ascii="Arial" w:hAnsi="Arial" w:cs="Arial"/>
          <w:sz w:val="28"/>
          <w:szCs w:val="28"/>
        </w:rPr>
        <w:t>V</w:t>
      </w:r>
      <w:r w:rsidRPr="00362F57">
        <w:rPr>
          <w:rFonts w:ascii="Arial" w:hAnsi="Arial" w:cs="Arial"/>
          <w:sz w:val="28"/>
          <w:szCs w:val="28"/>
        </w:rPr>
        <w:t>akangopererwawo</w:t>
      </w:r>
      <w:proofErr w:type="spellEnd"/>
      <w:r w:rsidRPr="00362F57">
        <w:rPr>
          <w:rFonts w:ascii="Arial" w:hAnsi="Arial" w:cs="Arial"/>
          <w:sz w:val="28"/>
          <w:szCs w:val="28"/>
        </w:rPr>
        <w:t xml:space="preserve"> </w:t>
      </w:r>
      <w:proofErr w:type="spellStart"/>
      <w:r w:rsidRPr="00362F57">
        <w:rPr>
          <w:rFonts w:ascii="Arial" w:hAnsi="Arial" w:cs="Arial"/>
          <w:sz w:val="28"/>
          <w:szCs w:val="28"/>
        </w:rPr>
        <w:t>nazvo</w:t>
      </w:r>
      <w:proofErr w:type="spellEnd"/>
      <w:r w:rsidRPr="00362F57">
        <w:rPr>
          <w:rFonts w:ascii="Arial" w:hAnsi="Arial" w:cs="Arial"/>
          <w:sz w:val="28"/>
          <w:szCs w:val="28"/>
        </w:rPr>
        <w:t xml:space="preserve"> </w:t>
      </w:r>
      <w:proofErr w:type="spellStart"/>
      <w:r w:rsidRPr="00362F57">
        <w:rPr>
          <w:rFonts w:ascii="Arial" w:hAnsi="Arial" w:cs="Arial"/>
          <w:sz w:val="28"/>
          <w:szCs w:val="28"/>
        </w:rPr>
        <w:t>kuti</w:t>
      </w:r>
      <w:proofErr w:type="spellEnd"/>
      <w:r w:rsidRPr="00362F57">
        <w:rPr>
          <w:rFonts w:ascii="Arial" w:hAnsi="Arial" w:cs="Arial"/>
          <w:sz w:val="28"/>
          <w:szCs w:val="28"/>
        </w:rPr>
        <w:t xml:space="preserve"> </w:t>
      </w:r>
      <w:proofErr w:type="spellStart"/>
      <w:r w:rsidRPr="00362F57">
        <w:rPr>
          <w:rFonts w:ascii="Arial" w:hAnsi="Arial" w:cs="Arial"/>
          <w:sz w:val="28"/>
          <w:szCs w:val="28"/>
        </w:rPr>
        <w:t>manje</w:t>
      </w:r>
      <w:proofErr w:type="spellEnd"/>
      <w:r w:rsidRPr="00362F57">
        <w:rPr>
          <w:rFonts w:ascii="Arial" w:hAnsi="Arial" w:cs="Arial"/>
          <w:sz w:val="28"/>
          <w:szCs w:val="28"/>
        </w:rPr>
        <w:t xml:space="preserve"> </w:t>
      </w:r>
      <w:proofErr w:type="spellStart"/>
      <w:r w:rsidRPr="00362F57">
        <w:rPr>
          <w:rFonts w:ascii="Arial" w:hAnsi="Arial" w:cs="Arial"/>
          <w:sz w:val="28"/>
          <w:szCs w:val="28"/>
        </w:rPr>
        <w:t>ndomuti</w:t>
      </w:r>
      <w:proofErr w:type="spellEnd"/>
      <w:r w:rsidRPr="00362F57">
        <w:rPr>
          <w:rFonts w:ascii="Arial" w:hAnsi="Arial" w:cs="Arial"/>
          <w:sz w:val="28"/>
          <w:szCs w:val="28"/>
        </w:rPr>
        <w:t xml:space="preserve"> </w:t>
      </w:r>
      <w:proofErr w:type="spellStart"/>
      <w:r w:rsidRPr="00362F57">
        <w:rPr>
          <w:rFonts w:ascii="Arial" w:hAnsi="Arial" w:cs="Arial"/>
          <w:sz w:val="28"/>
          <w:szCs w:val="28"/>
        </w:rPr>
        <w:t>kudii</w:t>
      </w:r>
      <w:proofErr w:type="spellEnd"/>
      <w:r>
        <w:rPr>
          <w:rFonts w:ascii="Arial" w:hAnsi="Arial" w:cs="Arial"/>
          <w:sz w:val="28"/>
          <w:szCs w:val="28"/>
        </w:rPr>
        <w:t>?</w:t>
      </w:r>
      <w:r w:rsidRPr="00362F57">
        <w:rPr>
          <w:rFonts w:ascii="Arial" w:hAnsi="Arial" w:cs="Arial"/>
          <w:sz w:val="28"/>
          <w:szCs w:val="28"/>
        </w:rPr>
        <w:t xml:space="preserve"> </w:t>
      </w:r>
      <w:r>
        <w:rPr>
          <w:rFonts w:ascii="Arial" w:hAnsi="Arial" w:cs="Arial"/>
          <w:sz w:val="28"/>
          <w:szCs w:val="28"/>
        </w:rPr>
        <w:t xml:space="preserve"> Ende</w:t>
      </w:r>
      <w:r w:rsidRPr="00362F57">
        <w:rPr>
          <w:rFonts w:ascii="Arial" w:hAnsi="Arial" w:cs="Arial"/>
          <w:sz w:val="28"/>
          <w:szCs w:val="28"/>
        </w:rPr>
        <w:t xml:space="preserve"> </w:t>
      </w:r>
      <w:proofErr w:type="spellStart"/>
      <w:r w:rsidRPr="00362F57">
        <w:rPr>
          <w:rFonts w:ascii="Arial" w:hAnsi="Arial" w:cs="Arial"/>
          <w:sz w:val="28"/>
          <w:szCs w:val="28"/>
        </w:rPr>
        <w:t>vana</w:t>
      </w:r>
      <w:proofErr w:type="spellEnd"/>
      <w:r w:rsidRPr="00362F57">
        <w:rPr>
          <w:rFonts w:ascii="Arial" w:hAnsi="Arial" w:cs="Arial"/>
          <w:sz w:val="28"/>
          <w:szCs w:val="28"/>
        </w:rPr>
        <w:t xml:space="preserve"> </w:t>
      </w:r>
      <w:proofErr w:type="spellStart"/>
      <w:r w:rsidRPr="00362F57">
        <w:rPr>
          <w:rFonts w:ascii="Arial" w:hAnsi="Arial" w:cs="Arial"/>
          <w:sz w:val="28"/>
          <w:szCs w:val="28"/>
        </w:rPr>
        <w:t>vedu</w:t>
      </w:r>
      <w:proofErr w:type="spellEnd"/>
      <w:r w:rsidRPr="00362F57">
        <w:rPr>
          <w:rFonts w:ascii="Arial" w:hAnsi="Arial" w:cs="Arial"/>
          <w:sz w:val="28"/>
          <w:szCs w:val="28"/>
        </w:rPr>
        <w:t xml:space="preserve"> </w:t>
      </w:r>
      <w:proofErr w:type="spellStart"/>
      <w:r w:rsidRPr="00362F57">
        <w:rPr>
          <w:rFonts w:ascii="Arial" w:hAnsi="Arial" w:cs="Arial"/>
          <w:sz w:val="28"/>
          <w:szCs w:val="28"/>
        </w:rPr>
        <w:t>vanouya</w:t>
      </w:r>
      <w:proofErr w:type="spellEnd"/>
      <w:r w:rsidRPr="00362F57">
        <w:rPr>
          <w:rFonts w:ascii="Arial" w:hAnsi="Arial" w:cs="Arial"/>
          <w:sz w:val="28"/>
          <w:szCs w:val="28"/>
        </w:rPr>
        <w:t xml:space="preserve"> </w:t>
      </w:r>
      <w:proofErr w:type="spellStart"/>
      <w:r w:rsidRPr="00362F57">
        <w:rPr>
          <w:rFonts w:ascii="Arial" w:hAnsi="Arial" w:cs="Arial"/>
          <w:sz w:val="28"/>
          <w:szCs w:val="28"/>
        </w:rPr>
        <w:t>ku</w:t>
      </w:r>
      <w:proofErr w:type="spellEnd"/>
      <w:r w:rsidRPr="00362F57">
        <w:rPr>
          <w:rFonts w:ascii="Arial" w:hAnsi="Arial" w:cs="Arial"/>
          <w:sz w:val="28"/>
          <w:szCs w:val="28"/>
        </w:rPr>
        <w:t xml:space="preserve"> Church </w:t>
      </w:r>
      <w:proofErr w:type="spellStart"/>
      <w:r w:rsidRPr="00362F57">
        <w:rPr>
          <w:rFonts w:ascii="Arial" w:hAnsi="Arial" w:cs="Arial"/>
          <w:sz w:val="28"/>
          <w:szCs w:val="28"/>
        </w:rPr>
        <w:t>kunoku</w:t>
      </w:r>
      <w:proofErr w:type="spellEnd"/>
      <w:r w:rsidRPr="00362F57">
        <w:rPr>
          <w:rFonts w:ascii="Arial" w:hAnsi="Arial" w:cs="Arial"/>
          <w:sz w:val="28"/>
          <w:szCs w:val="28"/>
        </w:rPr>
        <w:t xml:space="preserve"> </w:t>
      </w:r>
      <w:proofErr w:type="spellStart"/>
      <w:r w:rsidRPr="00362F57">
        <w:rPr>
          <w:rFonts w:ascii="Arial" w:hAnsi="Arial" w:cs="Arial"/>
          <w:sz w:val="28"/>
          <w:szCs w:val="28"/>
        </w:rPr>
        <w:t>vanoda</w:t>
      </w:r>
      <w:proofErr w:type="spellEnd"/>
      <w:r w:rsidRPr="00362F57">
        <w:rPr>
          <w:rFonts w:ascii="Arial" w:hAnsi="Arial" w:cs="Arial"/>
          <w:sz w:val="28"/>
          <w:szCs w:val="28"/>
        </w:rPr>
        <w:t xml:space="preserve"> here? </w:t>
      </w:r>
      <w:proofErr w:type="spellStart"/>
      <w:r w:rsidRPr="00362F57">
        <w:rPr>
          <w:rFonts w:ascii="Arial" w:hAnsi="Arial" w:cs="Arial"/>
          <w:sz w:val="28"/>
          <w:szCs w:val="28"/>
        </w:rPr>
        <w:t>Vazhinji</w:t>
      </w:r>
      <w:proofErr w:type="spellEnd"/>
      <w:r w:rsidRPr="00362F57">
        <w:rPr>
          <w:rFonts w:ascii="Arial" w:hAnsi="Arial" w:cs="Arial"/>
          <w:sz w:val="28"/>
          <w:szCs w:val="28"/>
        </w:rPr>
        <w:t xml:space="preserve"> </w:t>
      </w:r>
      <w:proofErr w:type="spellStart"/>
      <w:r w:rsidRPr="00362F57">
        <w:rPr>
          <w:rFonts w:ascii="Arial" w:hAnsi="Arial" w:cs="Arial"/>
          <w:sz w:val="28"/>
          <w:szCs w:val="28"/>
        </w:rPr>
        <w:t>havadi</w:t>
      </w:r>
      <w:proofErr w:type="spellEnd"/>
      <w:r w:rsidRPr="00362F57">
        <w:rPr>
          <w:rFonts w:ascii="Arial" w:hAnsi="Arial" w:cs="Arial"/>
          <w:sz w:val="28"/>
          <w:szCs w:val="28"/>
        </w:rPr>
        <w:t xml:space="preserve">. And </w:t>
      </w:r>
      <w:proofErr w:type="spellStart"/>
      <w:r w:rsidRPr="00362F57">
        <w:rPr>
          <w:rFonts w:ascii="Arial" w:hAnsi="Arial" w:cs="Arial"/>
          <w:sz w:val="28"/>
          <w:szCs w:val="28"/>
        </w:rPr>
        <w:t>hativa</w:t>
      </w:r>
      <w:proofErr w:type="spellEnd"/>
      <w:r w:rsidRPr="00362F57">
        <w:rPr>
          <w:rFonts w:ascii="Arial" w:hAnsi="Arial" w:cs="Arial"/>
          <w:sz w:val="28"/>
          <w:szCs w:val="28"/>
        </w:rPr>
        <w:t xml:space="preserve"> </w:t>
      </w:r>
      <w:proofErr w:type="spellStart"/>
      <w:r w:rsidRPr="00362F57">
        <w:rPr>
          <w:rFonts w:ascii="Arial" w:hAnsi="Arial" w:cs="Arial"/>
          <w:sz w:val="28"/>
          <w:szCs w:val="28"/>
        </w:rPr>
        <w:t>bleme</w:t>
      </w:r>
      <w:proofErr w:type="spellEnd"/>
      <w:r>
        <w:rPr>
          <w:rFonts w:ascii="Arial" w:hAnsi="Arial" w:cs="Arial"/>
          <w:sz w:val="28"/>
          <w:szCs w:val="28"/>
        </w:rPr>
        <w:t xml:space="preserve"> </w:t>
      </w:r>
      <w:r w:rsidRPr="0094522F">
        <w:rPr>
          <w:rFonts w:ascii="Arial" w:hAnsi="Arial" w:cs="Arial"/>
          <w:sz w:val="18"/>
          <w:szCs w:val="18"/>
        </w:rPr>
        <w:t>[to blame—ED]</w:t>
      </w:r>
      <w:r w:rsidRPr="00362F57">
        <w:rPr>
          <w:rFonts w:ascii="Arial" w:hAnsi="Arial" w:cs="Arial"/>
          <w:sz w:val="28"/>
          <w:szCs w:val="28"/>
        </w:rPr>
        <w:t xml:space="preserve"> because </w:t>
      </w:r>
      <w:proofErr w:type="spellStart"/>
      <w:r w:rsidRPr="00362F57">
        <w:rPr>
          <w:rFonts w:ascii="Arial" w:hAnsi="Arial" w:cs="Arial"/>
          <w:sz w:val="28"/>
          <w:szCs w:val="28"/>
        </w:rPr>
        <w:t>isusu</w:t>
      </w:r>
      <w:proofErr w:type="spellEnd"/>
      <w:r w:rsidRPr="00362F57">
        <w:rPr>
          <w:rFonts w:ascii="Arial" w:hAnsi="Arial" w:cs="Arial"/>
          <w:sz w:val="28"/>
          <w:szCs w:val="28"/>
        </w:rPr>
        <w:t xml:space="preserve"> </w:t>
      </w:r>
      <w:proofErr w:type="spellStart"/>
      <w:r w:rsidRPr="00362F57">
        <w:rPr>
          <w:rFonts w:ascii="Arial" w:hAnsi="Arial" w:cs="Arial"/>
          <w:sz w:val="28"/>
          <w:szCs w:val="28"/>
        </w:rPr>
        <w:t>vana</w:t>
      </w:r>
      <w:proofErr w:type="spellEnd"/>
      <w:r w:rsidRPr="00362F57">
        <w:rPr>
          <w:rFonts w:ascii="Arial" w:hAnsi="Arial" w:cs="Arial"/>
          <w:sz w:val="28"/>
          <w:szCs w:val="28"/>
        </w:rPr>
        <w:t xml:space="preserve"> baba </w:t>
      </w:r>
      <w:proofErr w:type="spellStart"/>
      <w:r w:rsidRPr="00362F57">
        <w:rPr>
          <w:rFonts w:ascii="Arial" w:hAnsi="Arial" w:cs="Arial"/>
          <w:sz w:val="28"/>
          <w:szCs w:val="28"/>
        </w:rPr>
        <w:t>vacho</w:t>
      </w:r>
      <w:proofErr w:type="spellEnd"/>
      <w:r w:rsidRPr="00362F57">
        <w:rPr>
          <w:rFonts w:ascii="Arial" w:hAnsi="Arial" w:cs="Arial"/>
          <w:sz w:val="28"/>
          <w:szCs w:val="28"/>
        </w:rPr>
        <w:t xml:space="preserve"> </w:t>
      </w:r>
      <w:proofErr w:type="spellStart"/>
      <w:r w:rsidRPr="00362F57">
        <w:rPr>
          <w:rFonts w:ascii="Arial" w:hAnsi="Arial" w:cs="Arial"/>
          <w:sz w:val="28"/>
          <w:szCs w:val="28"/>
        </w:rPr>
        <w:t>ch</w:t>
      </w:r>
      <w:r>
        <w:rPr>
          <w:rFonts w:ascii="Arial" w:hAnsi="Arial" w:cs="Arial"/>
          <w:sz w:val="28"/>
          <w:szCs w:val="28"/>
        </w:rPr>
        <w:t>o</w:t>
      </w:r>
      <w:r w:rsidRPr="00362F57">
        <w:rPr>
          <w:rFonts w:ascii="Arial" w:hAnsi="Arial" w:cs="Arial"/>
          <w:sz w:val="28"/>
          <w:szCs w:val="28"/>
        </w:rPr>
        <w:t>kuvaratidza</w:t>
      </w:r>
      <w:proofErr w:type="spellEnd"/>
      <w:r w:rsidRPr="00362F57">
        <w:rPr>
          <w:rFonts w:ascii="Arial" w:hAnsi="Arial" w:cs="Arial"/>
          <w:sz w:val="28"/>
          <w:szCs w:val="28"/>
        </w:rPr>
        <w:t xml:space="preserve"> </w:t>
      </w:r>
      <w:proofErr w:type="spellStart"/>
      <w:r w:rsidRPr="00362F57">
        <w:rPr>
          <w:rFonts w:ascii="Arial" w:hAnsi="Arial" w:cs="Arial"/>
          <w:sz w:val="28"/>
          <w:szCs w:val="28"/>
        </w:rPr>
        <w:t>kuti</w:t>
      </w:r>
      <w:proofErr w:type="spellEnd"/>
      <w:r w:rsidRPr="00362F57">
        <w:rPr>
          <w:rFonts w:ascii="Arial" w:hAnsi="Arial" w:cs="Arial"/>
          <w:sz w:val="28"/>
          <w:szCs w:val="28"/>
        </w:rPr>
        <w:t xml:space="preserve"> tina Mwari hapa…? </w:t>
      </w:r>
      <w:r w:rsidRPr="00315568">
        <w:rPr>
          <w:rFonts w:ascii="Arial" w:hAnsi="Arial" w:cs="Arial"/>
          <w:sz w:val="18"/>
          <w:szCs w:val="18"/>
        </w:rPr>
        <w:t xml:space="preserve">[Congregation says, “hapana.”] </w:t>
      </w:r>
      <w:proofErr w:type="spellStart"/>
      <w:r w:rsidRPr="00362F57">
        <w:rPr>
          <w:rFonts w:ascii="Arial" w:hAnsi="Arial" w:cs="Arial"/>
          <w:sz w:val="28"/>
          <w:szCs w:val="28"/>
        </w:rPr>
        <w:t>Unofan</w:t>
      </w:r>
      <w:r>
        <w:rPr>
          <w:rFonts w:ascii="Arial" w:hAnsi="Arial" w:cs="Arial"/>
          <w:sz w:val="28"/>
          <w:szCs w:val="28"/>
        </w:rPr>
        <w:t>i</w:t>
      </w:r>
      <w:r w:rsidRPr="00362F57">
        <w:rPr>
          <w:rFonts w:ascii="Arial" w:hAnsi="Arial" w:cs="Arial"/>
          <w:sz w:val="28"/>
          <w:szCs w:val="28"/>
        </w:rPr>
        <w:t>ra</w:t>
      </w:r>
      <w:proofErr w:type="spellEnd"/>
      <w:r w:rsidRPr="00362F57">
        <w:rPr>
          <w:rFonts w:ascii="Arial" w:hAnsi="Arial" w:cs="Arial"/>
          <w:sz w:val="28"/>
          <w:szCs w:val="28"/>
        </w:rPr>
        <w:t xml:space="preserve">  </w:t>
      </w:r>
      <w:proofErr w:type="spellStart"/>
      <w:r>
        <w:rPr>
          <w:rFonts w:ascii="Arial" w:hAnsi="Arial" w:cs="Arial"/>
          <w:sz w:val="28"/>
          <w:szCs w:val="28"/>
        </w:rPr>
        <w:t>kuva</w:t>
      </w:r>
      <w:proofErr w:type="spellEnd"/>
      <w:r>
        <w:rPr>
          <w:rFonts w:ascii="Arial" w:hAnsi="Arial" w:cs="Arial"/>
          <w:sz w:val="28"/>
          <w:szCs w:val="28"/>
        </w:rPr>
        <w:t xml:space="preserve"> </w:t>
      </w:r>
      <w:proofErr w:type="spellStart"/>
      <w:r>
        <w:rPr>
          <w:rFonts w:ascii="Arial" w:hAnsi="Arial" w:cs="Arial"/>
          <w:sz w:val="28"/>
          <w:szCs w:val="28"/>
        </w:rPr>
        <w:t>ne</w:t>
      </w:r>
      <w:r w:rsidRPr="00362F57">
        <w:rPr>
          <w:rFonts w:ascii="Arial" w:hAnsi="Arial" w:cs="Arial"/>
          <w:sz w:val="28"/>
          <w:szCs w:val="28"/>
        </w:rPr>
        <w:t>chaunonongedzera</w:t>
      </w:r>
      <w:proofErr w:type="spellEnd"/>
      <w:r w:rsidRPr="00362F57">
        <w:rPr>
          <w:rFonts w:ascii="Arial" w:hAnsi="Arial" w:cs="Arial"/>
          <w:sz w:val="28"/>
          <w:szCs w:val="28"/>
        </w:rPr>
        <w:t xml:space="preserve"> </w:t>
      </w:r>
      <w:proofErr w:type="spellStart"/>
      <w:r w:rsidRPr="00362F57">
        <w:rPr>
          <w:rFonts w:ascii="Arial" w:hAnsi="Arial" w:cs="Arial"/>
          <w:sz w:val="28"/>
          <w:szCs w:val="28"/>
        </w:rPr>
        <w:t>kuti</w:t>
      </w:r>
      <w:proofErr w:type="spellEnd"/>
      <w:r>
        <w:rPr>
          <w:rFonts w:ascii="Arial" w:hAnsi="Arial" w:cs="Arial"/>
          <w:sz w:val="28"/>
          <w:szCs w:val="28"/>
        </w:rPr>
        <w:t>,</w:t>
      </w:r>
      <w:r w:rsidRPr="00362F57">
        <w:rPr>
          <w:rFonts w:ascii="Arial" w:hAnsi="Arial" w:cs="Arial"/>
          <w:sz w:val="28"/>
          <w:szCs w:val="28"/>
        </w:rPr>
        <w:t xml:space="preserve"> </w:t>
      </w:r>
      <w:r>
        <w:rPr>
          <w:rFonts w:ascii="Arial" w:hAnsi="Arial" w:cs="Arial"/>
          <w:sz w:val="28"/>
          <w:szCs w:val="28"/>
        </w:rPr>
        <w:t>“</w:t>
      </w:r>
      <w:proofErr w:type="spellStart"/>
      <w:r>
        <w:rPr>
          <w:rFonts w:ascii="Arial" w:hAnsi="Arial" w:cs="Arial"/>
          <w:sz w:val="28"/>
          <w:szCs w:val="28"/>
        </w:rPr>
        <w:t>M</w:t>
      </w:r>
      <w:r w:rsidRPr="00362F57">
        <w:rPr>
          <w:rFonts w:ascii="Arial" w:hAnsi="Arial" w:cs="Arial"/>
          <w:sz w:val="28"/>
          <w:szCs w:val="28"/>
        </w:rPr>
        <w:t>wanangu</w:t>
      </w:r>
      <w:proofErr w:type="spellEnd"/>
      <w:r w:rsidRPr="00362F57">
        <w:rPr>
          <w:rFonts w:ascii="Arial" w:hAnsi="Arial" w:cs="Arial"/>
          <w:sz w:val="28"/>
          <w:szCs w:val="28"/>
        </w:rPr>
        <w:t xml:space="preserve">, Mwari </w:t>
      </w:r>
      <w:proofErr w:type="spellStart"/>
      <w:r w:rsidRPr="00362F57">
        <w:rPr>
          <w:rFonts w:ascii="Arial" w:hAnsi="Arial" w:cs="Arial"/>
          <w:sz w:val="28"/>
          <w:szCs w:val="28"/>
        </w:rPr>
        <w:t>uyo</w:t>
      </w:r>
      <w:proofErr w:type="spellEnd"/>
      <w:r w:rsidRPr="00362F57">
        <w:rPr>
          <w:rFonts w:ascii="Arial" w:hAnsi="Arial" w:cs="Arial"/>
          <w:sz w:val="28"/>
          <w:szCs w:val="28"/>
        </w:rPr>
        <w:t>.</w:t>
      </w:r>
      <w:r>
        <w:rPr>
          <w:rFonts w:ascii="Arial" w:hAnsi="Arial" w:cs="Arial"/>
          <w:sz w:val="28"/>
          <w:szCs w:val="28"/>
        </w:rPr>
        <w:t>”</w:t>
      </w:r>
      <w:r w:rsidRPr="00362F57">
        <w:rPr>
          <w:rFonts w:ascii="Arial" w:hAnsi="Arial" w:cs="Arial"/>
          <w:sz w:val="28"/>
          <w:szCs w:val="28"/>
        </w:rPr>
        <w:t xml:space="preserve"> </w:t>
      </w:r>
      <w:r w:rsidRPr="00E33075">
        <w:rPr>
          <w:rFonts w:ascii="Arial" w:hAnsi="Arial" w:cs="Arial"/>
          <w:sz w:val="18"/>
          <w:szCs w:val="18"/>
        </w:rPr>
        <w:t>[Congregation says, “Amen.”]</w:t>
      </w:r>
      <w:r w:rsidRPr="00362F57">
        <w:rPr>
          <w:rFonts w:ascii="Arial" w:hAnsi="Arial" w:cs="Arial"/>
          <w:sz w:val="28"/>
          <w:szCs w:val="28"/>
        </w:rPr>
        <w:t xml:space="preserve"> </w:t>
      </w:r>
      <w:proofErr w:type="spellStart"/>
      <w:r w:rsidRPr="00362F57">
        <w:rPr>
          <w:rFonts w:ascii="Arial" w:hAnsi="Arial" w:cs="Arial"/>
          <w:sz w:val="28"/>
          <w:szCs w:val="28"/>
        </w:rPr>
        <w:t>Abatwe</w:t>
      </w:r>
      <w:proofErr w:type="spellEnd"/>
      <w:r w:rsidRPr="00362F57">
        <w:rPr>
          <w:rFonts w:ascii="Arial" w:hAnsi="Arial" w:cs="Arial"/>
          <w:sz w:val="28"/>
          <w:szCs w:val="28"/>
        </w:rPr>
        <w:t xml:space="preserve"> </w:t>
      </w:r>
      <w:proofErr w:type="spellStart"/>
      <w:r w:rsidRPr="00362F57">
        <w:rPr>
          <w:rFonts w:ascii="Arial" w:hAnsi="Arial" w:cs="Arial"/>
          <w:sz w:val="28"/>
          <w:szCs w:val="28"/>
        </w:rPr>
        <w:t>neku</w:t>
      </w:r>
      <w:r>
        <w:rPr>
          <w:rFonts w:ascii="Arial" w:hAnsi="Arial" w:cs="Arial"/>
          <w:sz w:val="28"/>
          <w:szCs w:val="28"/>
        </w:rPr>
        <w:t>t</w:t>
      </w:r>
      <w:r w:rsidRPr="00362F57">
        <w:rPr>
          <w:rFonts w:ascii="Arial" w:hAnsi="Arial" w:cs="Arial"/>
          <w:sz w:val="28"/>
          <w:szCs w:val="28"/>
        </w:rPr>
        <w:t>ya</w:t>
      </w:r>
      <w:proofErr w:type="spellEnd"/>
      <w:r w:rsidRPr="00362F57">
        <w:rPr>
          <w:rFonts w:ascii="Arial" w:hAnsi="Arial" w:cs="Arial"/>
          <w:sz w:val="28"/>
          <w:szCs w:val="28"/>
        </w:rPr>
        <w:t xml:space="preserve"> </w:t>
      </w:r>
      <w:proofErr w:type="spellStart"/>
      <w:r w:rsidRPr="00362F57">
        <w:rPr>
          <w:rFonts w:ascii="Arial" w:hAnsi="Arial" w:cs="Arial"/>
          <w:sz w:val="28"/>
          <w:szCs w:val="28"/>
        </w:rPr>
        <w:t>iyeye</w:t>
      </w:r>
      <w:proofErr w:type="spellEnd"/>
      <w:r w:rsidRPr="00362F57">
        <w:rPr>
          <w:rFonts w:ascii="Arial" w:hAnsi="Arial" w:cs="Arial"/>
          <w:sz w:val="28"/>
          <w:szCs w:val="28"/>
        </w:rPr>
        <w:t xml:space="preserve"> Mwari </w:t>
      </w:r>
      <w:proofErr w:type="spellStart"/>
      <w:r w:rsidRPr="00362F57">
        <w:rPr>
          <w:rFonts w:ascii="Arial" w:hAnsi="Arial" w:cs="Arial"/>
          <w:sz w:val="28"/>
          <w:szCs w:val="28"/>
        </w:rPr>
        <w:t>iyeye</w:t>
      </w:r>
      <w:proofErr w:type="spellEnd"/>
      <w:r w:rsidRPr="00362F57">
        <w:rPr>
          <w:rFonts w:ascii="Arial" w:hAnsi="Arial" w:cs="Arial"/>
          <w:sz w:val="28"/>
          <w:szCs w:val="28"/>
        </w:rPr>
        <w:t xml:space="preserve">. </w:t>
      </w:r>
      <w:r w:rsidRPr="00E33075">
        <w:rPr>
          <w:rFonts w:ascii="Arial" w:hAnsi="Arial" w:cs="Arial"/>
          <w:sz w:val="18"/>
          <w:szCs w:val="18"/>
        </w:rPr>
        <w:t>[Congregation says, “Amen.”]</w:t>
      </w:r>
      <w:r w:rsidRPr="00362F57">
        <w:rPr>
          <w:rFonts w:ascii="Arial" w:hAnsi="Arial" w:cs="Arial"/>
          <w:sz w:val="28"/>
          <w:szCs w:val="28"/>
        </w:rPr>
        <w:t xml:space="preserve"> </w:t>
      </w:r>
    </w:p>
    <w:p w:rsidR="00FE2A0E" w:rsidP="00FE2A0E" w:rsidRDefault="00FE2A0E" w14:paraId="7154D26D" w14:textId="77777777">
      <w:pPr>
        <w:spacing w:line="276" w:lineRule="auto"/>
        <w:jc w:val="both"/>
        <w:rPr>
          <w:rFonts w:ascii="Arial" w:hAnsi="Arial" w:cs="Arial"/>
          <w:sz w:val="28"/>
          <w:szCs w:val="28"/>
        </w:rPr>
      </w:pPr>
      <w:r w:rsidRPr="00F8790E">
        <w:rPr>
          <w:rFonts w:ascii="Arial" w:hAnsi="Arial" w:cs="Arial"/>
          <w:sz w:val="28"/>
          <w:szCs w:val="28"/>
          <w:vertAlign w:val="superscript"/>
        </w:rPr>
        <w:t>164</w:t>
      </w:r>
      <w:r>
        <w:rPr>
          <w:rFonts w:ascii="Arial" w:hAnsi="Arial" w:cs="Arial"/>
          <w:sz w:val="28"/>
          <w:szCs w:val="28"/>
          <w:vertAlign w:val="superscript"/>
        </w:rPr>
        <w:t xml:space="preserve"> </w:t>
      </w:r>
      <w:r w:rsidRPr="00362F57">
        <w:rPr>
          <w:rFonts w:ascii="Arial" w:hAnsi="Arial" w:cs="Arial"/>
          <w:sz w:val="28"/>
          <w:szCs w:val="28"/>
        </w:rPr>
        <w:t xml:space="preserve">But </w:t>
      </w:r>
      <w:proofErr w:type="spellStart"/>
      <w:r w:rsidRPr="00362F57">
        <w:rPr>
          <w:rFonts w:ascii="Arial" w:hAnsi="Arial" w:cs="Arial"/>
          <w:sz w:val="28"/>
          <w:szCs w:val="28"/>
        </w:rPr>
        <w:t>vana</w:t>
      </w:r>
      <w:proofErr w:type="spellEnd"/>
      <w:r w:rsidRPr="00362F57">
        <w:rPr>
          <w:rFonts w:ascii="Arial" w:hAnsi="Arial" w:cs="Arial"/>
          <w:sz w:val="28"/>
          <w:szCs w:val="28"/>
        </w:rPr>
        <w:t xml:space="preserve"> </w:t>
      </w:r>
      <w:proofErr w:type="spellStart"/>
      <w:r w:rsidRPr="00362F57">
        <w:rPr>
          <w:rFonts w:ascii="Arial" w:hAnsi="Arial" w:cs="Arial"/>
          <w:sz w:val="28"/>
          <w:szCs w:val="28"/>
        </w:rPr>
        <w:t>vanouya</w:t>
      </w:r>
      <w:proofErr w:type="spellEnd"/>
      <w:r w:rsidRPr="00362F57">
        <w:rPr>
          <w:rFonts w:ascii="Arial" w:hAnsi="Arial" w:cs="Arial"/>
          <w:sz w:val="28"/>
          <w:szCs w:val="28"/>
        </w:rPr>
        <w:t xml:space="preserve"> </w:t>
      </w:r>
      <w:proofErr w:type="spellStart"/>
      <w:r w:rsidRPr="00362F57">
        <w:rPr>
          <w:rFonts w:ascii="Arial" w:hAnsi="Arial" w:cs="Arial"/>
          <w:sz w:val="28"/>
          <w:szCs w:val="28"/>
        </w:rPr>
        <w:t>ku</w:t>
      </w:r>
      <w:proofErr w:type="spellEnd"/>
      <w:r w:rsidRPr="00362F57">
        <w:rPr>
          <w:rFonts w:ascii="Arial" w:hAnsi="Arial" w:cs="Arial"/>
          <w:sz w:val="28"/>
          <w:szCs w:val="28"/>
        </w:rPr>
        <w:t xml:space="preserve"> Church </w:t>
      </w:r>
      <w:proofErr w:type="spellStart"/>
      <w:r w:rsidRPr="00362F57">
        <w:rPr>
          <w:rFonts w:ascii="Arial" w:hAnsi="Arial" w:cs="Arial"/>
          <w:sz w:val="28"/>
          <w:szCs w:val="28"/>
        </w:rPr>
        <w:t>havadi</w:t>
      </w:r>
      <w:proofErr w:type="spellEnd"/>
      <w:r w:rsidRPr="00362F57">
        <w:rPr>
          <w:rFonts w:ascii="Arial" w:hAnsi="Arial" w:cs="Arial"/>
          <w:sz w:val="28"/>
          <w:szCs w:val="28"/>
        </w:rPr>
        <w:t xml:space="preserve">, </w:t>
      </w:r>
      <w:proofErr w:type="spellStart"/>
      <w:r w:rsidRPr="00362F57">
        <w:rPr>
          <w:rFonts w:ascii="Arial" w:hAnsi="Arial" w:cs="Arial"/>
          <w:sz w:val="28"/>
          <w:szCs w:val="28"/>
        </w:rPr>
        <w:t>vamwe</w:t>
      </w:r>
      <w:proofErr w:type="spellEnd"/>
      <w:r w:rsidRPr="00362F57">
        <w:rPr>
          <w:rFonts w:ascii="Arial" w:hAnsi="Arial" w:cs="Arial"/>
          <w:sz w:val="28"/>
          <w:szCs w:val="28"/>
        </w:rPr>
        <w:t xml:space="preserve"> </w:t>
      </w:r>
      <w:proofErr w:type="spellStart"/>
      <w:r w:rsidRPr="00362F57">
        <w:rPr>
          <w:rFonts w:ascii="Arial" w:hAnsi="Arial" w:cs="Arial"/>
          <w:sz w:val="28"/>
          <w:szCs w:val="28"/>
        </w:rPr>
        <w:t>vana</w:t>
      </w:r>
      <w:proofErr w:type="spellEnd"/>
      <w:r w:rsidRPr="00362F57">
        <w:rPr>
          <w:rFonts w:ascii="Arial" w:hAnsi="Arial" w:cs="Arial"/>
          <w:sz w:val="28"/>
          <w:szCs w:val="28"/>
        </w:rPr>
        <w:t xml:space="preserve"> </w:t>
      </w:r>
      <w:proofErr w:type="spellStart"/>
      <w:r w:rsidRPr="00362F57">
        <w:rPr>
          <w:rFonts w:ascii="Arial" w:hAnsi="Arial" w:cs="Arial"/>
          <w:sz w:val="28"/>
          <w:szCs w:val="28"/>
        </w:rPr>
        <w:t>ve</w:t>
      </w:r>
      <w:r>
        <w:rPr>
          <w:rFonts w:ascii="Arial" w:hAnsi="Arial" w:cs="Arial"/>
          <w:sz w:val="28"/>
          <w:szCs w:val="28"/>
        </w:rPr>
        <w:t>du</w:t>
      </w:r>
      <w:proofErr w:type="spellEnd"/>
      <w:r>
        <w:rPr>
          <w:rFonts w:ascii="Arial" w:hAnsi="Arial" w:cs="Arial"/>
          <w:sz w:val="28"/>
          <w:szCs w:val="28"/>
        </w:rPr>
        <w:t xml:space="preserve"> </w:t>
      </w:r>
      <w:proofErr w:type="spellStart"/>
      <w:r>
        <w:rPr>
          <w:rFonts w:ascii="Arial" w:hAnsi="Arial" w:cs="Arial"/>
          <w:sz w:val="28"/>
          <w:szCs w:val="28"/>
        </w:rPr>
        <w:t>tinot</w:t>
      </w:r>
      <w:r w:rsidRPr="00362F57">
        <w:rPr>
          <w:rFonts w:ascii="Arial" w:hAnsi="Arial" w:cs="Arial"/>
          <w:sz w:val="28"/>
          <w:szCs w:val="28"/>
        </w:rPr>
        <w:t>omanikidza</w:t>
      </w:r>
      <w:proofErr w:type="spellEnd"/>
      <w:r w:rsidRPr="00362F57">
        <w:rPr>
          <w:rFonts w:ascii="Arial" w:hAnsi="Arial" w:cs="Arial"/>
          <w:sz w:val="28"/>
          <w:szCs w:val="28"/>
        </w:rPr>
        <w:t xml:space="preserve"> </w:t>
      </w:r>
      <w:proofErr w:type="spellStart"/>
      <w:r w:rsidRPr="00362F57">
        <w:rPr>
          <w:rFonts w:ascii="Arial" w:hAnsi="Arial" w:cs="Arial"/>
          <w:sz w:val="28"/>
          <w:szCs w:val="28"/>
        </w:rPr>
        <w:t>kuti</w:t>
      </w:r>
      <w:proofErr w:type="spellEnd"/>
      <w:r w:rsidRPr="00362F57">
        <w:rPr>
          <w:rFonts w:ascii="Arial" w:hAnsi="Arial" w:cs="Arial"/>
          <w:sz w:val="28"/>
          <w:szCs w:val="28"/>
        </w:rPr>
        <w:t xml:space="preserve"> </w:t>
      </w:r>
      <w:proofErr w:type="spellStart"/>
      <w:r w:rsidRPr="00362F57">
        <w:rPr>
          <w:rFonts w:ascii="Arial" w:hAnsi="Arial" w:cs="Arial"/>
          <w:sz w:val="28"/>
          <w:szCs w:val="28"/>
        </w:rPr>
        <w:t>hand</w:t>
      </w:r>
      <w:r>
        <w:rPr>
          <w:rFonts w:ascii="Arial" w:hAnsi="Arial" w:cs="Arial"/>
          <w:sz w:val="28"/>
          <w:szCs w:val="28"/>
        </w:rPr>
        <w:t>e</w:t>
      </w:r>
      <w:r w:rsidRPr="00362F57">
        <w:rPr>
          <w:rFonts w:ascii="Arial" w:hAnsi="Arial" w:cs="Arial"/>
          <w:sz w:val="28"/>
          <w:szCs w:val="28"/>
        </w:rPr>
        <w:t>i</w:t>
      </w:r>
      <w:proofErr w:type="spellEnd"/>
      <w:r w:rsidRPr="00362F57">
        <w:rPr>
          <w:rFonts w:ascii="Arial" w:hAnsi="Arial" w:cs="Arial"/>
          <w:sz w:val="28"/>
          <w:szCs w:val="28"/>
        </w:rPr>
        <w:t xml:space="preserve"> </w:t>
      </w:r>
      <w:proofErr w:type="spellStart"/>
      <w:r w:rsidRPr="00362F57">
        <w:rPr>
          <w:rFonts w:ascii="Arial" w:hAnsi="Arial" w:cs="Arial"/>
          <w:sz w:val="28"/>
          <w:szCs w:val="28"/>
        </w:rPr>
        <w:t>ku</w:t>
      </w:r>
      <w:proofErr w:type="spellEnd"/>
      <w:r w:rsidRPr="00362F57">
        <w:rPr>
          <w:rFonts w:ascii="Arial" w:hAnsi="Arial" w:cs="Arial"/>
          <w:sz w:val="28"/>
          <w:szCs w:val="28"/>
        </w:rPr>
        <w:t xml:space="preserve"> Church tese</w:t>
      </w:r>
      <w:r>
        <w:rPr>
          <w:rFonts w:ascii="Arial" w:hAnsi="Arial" w:cs="Arial"/>
          <w:sz w:val="28"/>
          <w:szCs w:val="28"/>
        </w:rPr>
        <w:t>,</w:t>
      </w:r>
      <w:r w:rsidRPr="00362F57">
        <w:rPr>
          <w:rFonts w:ascii="Arial" w:hAnsi="Arial" w:cs="Arial"/>
          <w:sz w:val="28"/>
          <w:szCs w:val="28"/>
        </w:rPr>
        <w:t xml:space="preserve"> iye </w:t>
      </w:r>
      <w:proofErr w:type="spellStart"/>
      <w:r w:rsidRPr="00362F57">
        <w:rPr>
          <w:rFonts w:ascii="Arial" w:hAnsi="Arial" w:cs="Arial"/>
          <w:sz w:val="28"/>
          <w:szCs w:val="28"/>
        </w:rPr>
        <w:t>anenge</w:t>
      </w:r>
      <w:proofErr w:type="spellEnd"/>
      <w:r w:rsidRPr="00362F57">
        <w:rPr>
          <w:rFonts w:ascii="Arial" w:hAnsi="Arial" w:cs="Arial"/>
          <w:sz w:val="28"/>
          <w:szCs w:val="28"/>
        </w:rPr>
        <w:t xml:space="preserve"> </w:t>
      </w:r>
      <w:proofErr w:type="spellStart"/>
      <w:r w:rsidRPr="00362F57">
        <w:rPr>
          <w:rFonts w:ascii="Arial" w:hAnsi="Arial" w:cs="Arial"/>
          <w:sz w:val="28"/>
          <w:szCs w:val="28"/>
        </w:rPr>
        <w:t>achida</w:t>
      </w:r>
      <w:proofErr w:type="spellEnd"/>
      <w:r w:rsidRPr="00362F57">
        <w:rPr>
          <w:rFonts w:ascii="Arial" w:hAnsi="Arial" w:cs="Arial"/>
          <w:sz w:val="28"/>
          <w:szCs w:val="28"/>
        </w:rPr>
        <w:t xml:space="preserve"> here? </w:t>
      </w:r>
      <w:ins w:author="Transcriber01 JHB" w:date="2025-08-22T15:18:00Z" w16du:dateUtc="2025-08-22T13:18:00Z" w:id="121">
        <w:r w:rsidRPr="00D903E3">
          <w:rPr>
            <w:rFonts w:ascii="Arial" w:hAnsi="Arial" w:eastAsia="Calibri" w:cs="Arial"/>
            <w:kern w:val="0"/>
            <w:sz w:val="18"/>
            <w:szCs w:val="18"/>
            <w14:ligatures w14:val="none"/>
          </w:rPr>
          <w:t>Congregation says, “</w:t>
        </w:r>
        <w:r>
          <w:rPr>
            <w:rFonts w:ascii="Arial" w:hAnsi="Arial" w:eastAsia="Calibri" w:cs="Arial"/>
            <w:kern w:val="0"/>
            <w:sz w:val="18"/>
            <w:szCs w:val="18"/>
            <w14:ligatures w14:val="none"/>
          </w:rPr>
          <w:t>uh-ah</w:t>
        </w:r>
        <w:r w:rsidRPr="00D903E3">
          <w:rPr>
            <w:rFonts w:ascii="Arial" w:hAnsi="Arial" w:eastAsia="Calibri" w:cs="Arial"/>
            <w:kern w:val="0"/>
            <w:sz w:val="18"/>
            <w:szCs w:val="18"/>
            <w14:ligatures w14:val="none"/>
          </w:rPr>
          <w:t>.”</w:t>
        </w:r>
        <w:r w:rsidRPr="00EB131A">
          <w:rPr>
            <w:rFonts w:ascii="Arial" w:hAnsi="Arial" w:eastAsia="Calibri" w:cs="Arial"/>
            <w:kern w:val="0"/>
            <w:sz w:val="18"/>
            <w:szCs w:val="16"/>
            <w14:ligatures w14:val="none"/>
          </w:rPr>
          <w:t>]</w:t>
        </w:r>
        <w:r>
          <w:rPr>
            <w:rFonts w:ascii="Arial" w:hAnsi="Arial" w:eastAsia="Calibri" w:cs="Arial"/>
            <w:kern w:val="0"/>
            <w:sz w:val="28"/>
            <w:szCs w:val="28"/>
            <w14:ligatures w14:val="none"/>
          </w:rPr>
          <w:t xml:space="preserve"> </w:t>
        </w:r>
      </w:ins>
      <w:proofErr w:type="spellStart"/>
      <w:r w:rsidRPr="00362F57">
        <w:rPr>
          <w:rFonts w:ascii="Arial" w:hAnsi="Arial" w:cs="Arial"/>
          <w:sz w:val="28"/>
          <w:szCs w:val="28"/>
        </w:rPr>
        <w:t>Anenge</w:t>
      </w:r>
      <w:proofErr w:type="spellEnd"/>
      <w:r w:rsidRPr="00362F57">
        <w:rPr>
          <w:rFonts w:ascii="Arial" w:hAnsi="Arial" w:cs="Arial"/>
          <w:sz w:val="28"/>
          <w:szCs w:val="28"/>
        </w:rPr>
        <w:t xml:space="preserve"> </w:t>
      </w:r>
      <w:proofErr w:type="spellStart"/>
      <w:r w:rsidRPr="00362F57">
        <w:rPr>
          <w:rFonts w:ascii="Arial" w:hAnsi="Arial" w:cs="Arial"/>
          <w:sz w:val="28"/>
          <w:szCs w:val="28"/>
        </w:rPr>
        <w:t>asingadi.Vamwe</w:t>
      </w:r>
      <w:proofErr w:type="spellEnd"/>
      <w:r w:rsidRPr="00362F57">
        <w:rPr>
          <w:rFonts w:ascii="Arial" w:hAnsi="Arial" w:cs="Arial"/>
          <w:sz w:val="28"/>
          <w:szCs w:val="28"/>
        </w:rPr>
        <w:t xml:space="preserve"> </w:t>
      </w:r>
      <w:proofErr w:type="spellStart"/>
      <w:r w:rsidRPr="00362F57">
        <w:rPr>
          <w:rFonts w:ascii="Arial" w:hAnsi="Arial" w:cs="Arial"/>
          <w:sz w:val="28"/>
          <w:szCs w:val="28"/>
        </w:rPr>
        <w:t>manje</w:t>
      </w:r>
      <w:proofErr w:type="spellEnd"/>
      <w:r w:rsidRPr="00362F57">
        <w:rPr>
          <w:rFonts w:ascii="Arial" w:hAnsi="Arial" w:cs="Arial"/>
          <w:sz w:val="28"/>
          <w:szCs w:val="28"/>
        </w:rPr>
        <w:t xml:space="preserve"> </w:t>
      </w:r>
      <w:proofErr w:type="spellStart"/>
      <w:r w:rsidRPr="00362F57">
        <w:rPr>
          <w:rFonts w:ascii="Arial" w:hAnsi="Arial" w:cs="Arial"/>
          <w:sz w:val="28"/>
          <w:szCs w:val="28"/>
        </w:rPr>
        <w:t>zvirikuitika</w:t>
      </w:r>
      <w:proofErr w:type="spellEnd"/>
      <w:r w:rsidRPr="00362F57">
        <w:rPr>
          <w:rFonts w:ascii="Arial" w:hAnsi="Arial" w:cs="Arial"/>
          <w:sz w:val="28"/>
          <w:szCs w:val="28"/>
        </w:rPr>
        <w:t xml:space="preserve"> </w:t>
      </w:r>
      <w:proofErr w:type="spellStart"/>
      <w:r w:rsidRPr="00362F57">
        <w:rPr>
          <w:rFonts w:ascii="Arial" w:hAnsi="Arial" w:cs="Arial"/>
          <w:sz w:val="28"/>
          <w:szCs w:val="28"/>
        </w:rPr>
        <w:t>mudzimba</w:t>
      </w:r>
      <w:proofErr w:type="spellEnd"/>
      <w:r w:rsidRPr="00362F57">
        <w:rPr>
          <w:rFonts w:ascii="Arial" w:hAnsi="Arial" w:cs="Arial"/>
          <w:sz w:val="28"/>
          <w:szCs w:val="28"/>
        </w:rPr>
        <w:t xml:space="preserve"> </w:t>
      </w:r>
      <w:proofErr w:type="spellStart"/>
      <w:r w:rsidRPr="00362F57">
        <w:rPr>
          <w:rFonts w:ascii="Arial" w:hAnsi="Arial" w:cs="Arial"/>
          <w:sz w:val="28"/>
          <w:szCs w:val="28"/>
        </w:rPr>
        <w:t>umu</w:t>
      </w:r>
      <w:proofErr w:type="spellEnd"/>
      <w:r w:rsidRPr="00362F57">
        <w:rPr>
          <w:rFonts w:ascii="Arial" w:hAnsi="Arial" w:cs="Arial"/>
          <w:sz w:val="28"/>
          <w:szCs w:val="28"/>
        </w:rPr>
        <w:t xml:space="preserve"> </w:t>
      </w:r>
      <w:proofErr w:type="spellStart"/>
      <w:r w:rsidRPr="00362F57">
        <w:rPr>
          <w:rFonts w:ascii="Arial" w:hAnsi="Arial" w:cs="Arial"/>
          <w:sz w:val="28"/>
          <w:szCs w:val="28"/>
        </w:rPr>
        <w:t>vana</w:t>
      </w:r>
      <w:proofErr w:type="spellEnd"/>
      <w:r w:rsidRPr="00362F57">
        <w:rPr>
          <w:rFonts w:ascii="Arial" w:hAnsi="Arial" w:cs="Arial"/>
          <w:sz w:val="28"/>
          <w:szCs w:val="28"/>
        </w:rPr>
        <w:t xml:space="preserve"> </w:t>
      </w:r>
      <w:proofErr w:type="spellStart"/>
      <w:r w:rsidRPr="00362F57">
        <w:rPr>
          <w:rFonts w:ascii="Arial" w:hAnsi="Arial" w:cs="Arial"/>
          <w:sz w:val="28"/>
          <w:szCs w:val="28"/>
        </w:rPr>
        <w:t>mai</w:t>
      </w:r>
      <w:proofErr w:type="spellEnd"/>
      <w:r w:rsidRPr="00362F57">
        <w:rPr>
          <w:rFonts w:ascii="Arial" w:hAnsi="Arial" w:cs="Arial"/>
          <w:sz w:val="28"/>
          <w:szCs w:val="28"/>
        </w:rPr>
        <w:t xml:space="preserve"> </w:t>
      </w:r>
      <w:proofErr w:type="spellStart"/>
      <w:r w:rsidRPr="00362F57">
        <w:rPr>
          <w:rFonts w:ascii="Arial" w:hAnsi="Arial" w:cs="Arial"/>
          <w:sz w:val="28"/>
          <w:szCs w:val="28"/>
        </w:rPr>
        <w:t>vacho</w:t>
      </w:r>
      <w:proofErr w:type="spellEnd"/>
      <w:r w:rsidRPr="00362F57">
        <w:rPr>
          <w:rFonts w:ascii="Arial" w:hAnsi="Arial" w:cs="Arial"/>
          <w:sz w:val="28"/>
          <w:szCs w:val="28"/>
        </w:rPr>
        <w:t xml:space="preserve"> </w:t>
      </w:r>
      <w:proofErr w:type="spellStart"/>
      <w:r w:rsidRPr="00362F57">
        <w:rPr>
          <w:rFonts w:ascii="Arial" w:hAnsi="Arial" w:cs="Arial"/>
          <w:sz w:val="28"/>
          <w:szCs w:val="28"/>
        </w:rPr>
        <w:t>chaivo</w:t>
      </w:r>
      <w:proofErr w:type="spellEnd"/>
      <w:r w:rsidRPr="00362F57">
        <w:rPr>
          <w:rFonts w:ascii="Arial" w:hAnsi="Arial" w:cs="Arial"/>
          <w:sz w:val="28"/>
          <w:szCs w:val="28"/>
        </w:rPr>
        <w:t xml:space="preserve"> </w:t>
      </w:r>
      <w:proofErr w:type="spellStart"/>
      <w:r w:rsidRPr="00362F57">
        <w:rPr>
          <w:rFonts w:ascii="Arial" w:hAnsi="Arial" w:cs="Arial"/>
          <w:sz w:val="28"/>
          <w:szCs w:val="28"/>
        </w:rPr>
        <w:t>chaivo</w:t>
      </w:r>
      <w:proofErr w:type="spellEnd"/>
      <w:r w:rsidRPr="00362F57">
        <w:rPr>
          <w:rFonts w:ascii="Arial" w:hAnsi="Arial" w:cs="Arial"/>
          <w:sz w:val="28"/>
          <w:szCs w:val="28"/>
        </w:rPr>
        <w:t xml:space="preserve"> </w:t>
      </w:r>
      <w:proofErr w:type="spellStart"/>
      <w:r w:rsidRPr="00362F57">
        <w:rPr>
          <w:rFonts w:ascii="Arial" w:hAnsi="Arial" w:cs="Arial"/>
          <w:sz w:val="28"/>
          <w:szCs w:val="28"/>
        </w:rPr>
        <w:t>havatombo</w:t>
      </w:r>
      <w:proofErr w:type="spellEnd"/>
      <w:r w:rsidRPr="00362F57">
        <w:rPr>
          <w:rFonts w:ascii="Arial" w:hAnsi="Arial" w:cs="Arial"/>
          <w:sz w:val="28"/>
          <w:szCs w:val="28"/>
        </w:rPr>
        <w:t xml:space="preserve"> </w:t>
      </w:r>
      <w:proofErr w:type="spellStart"/>
      <w:r w:rsidRPr="00362F57">
        <w:rPr>
          <w:rFonts w:ascii="Arial" w:hAnsi="Arial" w:cs="Arial"/>
          <w:sz w:val="28"/>
          <w:szCs w:val="28"/>
        </w:rPr>
        <w:t>ziva</w:t>
      </w:r>
      <w:proofErr w:type="spellEnd"/>
      <w:r w:rsidRPr="00362F57">
        <w:rPr>
          <w:rFonts w:ascii="Arial" w:hAnsi="Arial" w:cs="Arial"/>
          <w:sz w:val="28"/>
          <w:szCs w:val="28"/>
        </w:rPr>
        <w:t xml:space="preserve"> </w:t>
      </w:r>
      <w:proofErr w:type="spellStart"/>
      <w:r w:rsidRPr="00362F57">
        <w:rPr>
          <w:rFonts w:ascii="Arial" w:hAnsi="Arial" w:cs="Arial"/>
          <w:sz w:val="28"/>
          <w:szCs w:val="28"/>
        </w:rPr>
        <w:t>kuti</w:t>
      </w:r>
      <w:proofErr w:type="spellEnd"/>
      <w:r w:rsidRPr="00362F57">
        <w:rPr>
          <w:rFonts w:ascii="Arial" w:hAnsi="Arial" w:cs="Arial"/>
          <w:sz w:val="28"/>
          <w:szCs w:val="28"/>
        </w:rPr>
        <w:t xml:space="preserve"> </w:t>
      </w:r>
      <w:proofErr w:type="spellStart"/>
      <w:r w:rsidRPr="00362F57">
        <w:rPr>
          <w:rFonts w:ascii="Arial" w:hAnsi="Arial" w:cs="Arial"/>
          <w:sz w:val="28"/>
          <w:szCs w:val="28"/>
        </w:rPr>
        <w:t>sadza</w:t>
      </w:r>
      <w:proofErr w:type="spellEnd"/>
      <w:r w:rsidRPr="00362F57">
        <w:rPr>
          <w:rFonts w:ascii="Arial" w:hAnsi="Arial" w:cs="Arial"/>
          <w:sz w:val="28"/>
          <w:szCs w:val="28"/>
        </w:rPr>
        <w:t xml:space="preserve"> </w:t>
      </w:r>
      <w:proofErr w:type="spellStart"/>
      <w:r w:rsidRPr="00362F57">
        <w:rPr>
          <w:rFonts w:ascii="Arial" w:hAnsi="Arial" w:cs="Arial"/>
          <w:sz w:val="28"/>
          <w:szCs w:val="28"/>
        </w:rPr>
        <w:t>ravari</w:t>
      </w:r>
      <w:proofErr w:type="spellEnd"/>
      <w:r w:rsidRPr="00362F57">
        <w:rPr>
          <w:rFonts w:ascii="Arial" w:hAnsi="Arial" w:cs="Arial"/>
          <w:sz w:val="28"/>
          <w:szCs w:val="28"/>
        </w:rPr>
        <w:t xml:space="preserve"> </w:t>
      </w:r>
      <w:proofErr w:type="spellStart"/>
      <w:r w:rsidRPr="00362F57">
        <w:rPr>
          <w:rFonts w:ascii="Arial" w:hAnsi="Arial" w:cs="Arial"/>
          <w:sz w:val="28"/>
          <w:szCs w:val="28"/>
        </w:rPr>
        <w:t>kudya</w:t>
      </w:r>
      <w:proofErr w:type="spellEnd"/>
      <w:r w:rsidRPr="00362F57">
        <w:rPr>
          <w:rFonts w:ascii="Arial" w:hAnsi="Arial" w:cs="Arial"/>
          <w:sz w:val="28"/>
          <w:szCs w:val="28"/>
        </w:rPr>
        <w:t xml:space="preserve"> </w:t>
      </w:r>
      <w:proofErr w:type="spellStart"/>
      <w:r w:rsidRPr="00362F57">
        <w:rPr>
          <w:rFonts w:ascii="Arial" w:hAnsi="Arial" w:cs="Arial"/>
          <w:sz w:val="28"/>
          <w:szCs w:val="28"/>
        </w:rPr>
        <w:t>varikupihwa</w:t>
      </w:r>
      <w:proofErr w:type="spellEnd"/>
      <w:r w:rsidRPr="00362F57">
        <w:rPr>
          <w:rFonts w:ascii="Arial" w:hAnsi="Arial" w:cs="Arial"/>
          <w:sz w:val="28"/>
          <w:szCs w:val="28"/>
        </w:rPr>
        <w:t xml:space="preserve"> </w:t>
      </w:r>
      <w:proofErr w:type="spellStart"/>
      <w:r w:rsidRPr="00362F57">
        <w:rPr>
          <w:rFonts w:ascii="Arial" w:hAnsi="Arial" w:cs="Arial"/>
          <w:sz w:val="28"/>
          <w:szCs w:val="28"/>
        </w:rPr>
        <w:t>naMwari</w:t>
      </w:r>
      <w:proofErr w:type="spellEnd"/>
      <w:r w:rsidRPr="00362F57">
        <w:rPr>
          <w:rFonts w:ascii="Arial" w:hAnsi="Arial" w:cs="Arial"/>
          <w:sz w:val="28"/>
          <w:szCs w:val="28"/>
        </w:rPr>
        <w:t xml:space="preserve"> </w:t>
      </w:r>
      <w:proofErr w:type="spellStart"/>
      <w:r w:rsidRPr="00362F57">
        <w:rPr>
          <w:rFonts w:ascii="Arial" w:hAnsi="Arial" w:cs="Arial"/>
          <w:sz w:val="28"/>
          <w:szCs w:val="28"/>
        </w:rPr>
        <w:t>arikunamatwa</w:t>
      </w:r>
      <w:proofErr w:type="spellEnd"/>
      <w:r w:rsidRPr="00362F57">
        <w:rPr>
          <w:rFonts w:ascii="Arial" w:hAnsi="Arial" w:cs="Arial"/>
          <w:sz w:val="28"/>
          <w:szCs w:val="28"/>
        </w:rPr>
        <w:t xml:space="preserve"> </w:t>
      </w:r>
      <w:proofErr w:type="spellStart"/>
      <w:r w:rsidRPr="00362F57">
        <w:rPr>
          <w:rFonts w:ascii="Arial" w:hAnsi="Arial" w:cs="Arial"/>
          <w:sz w:val="28"/>
          <w:szCs w:val="28"/>
        </w:rPr>
        <w:t>nemurume</w:t>
      </w:r>
      <w:proofErr w:type="spellEnd"/>
      <w:r w:rsidRPr="00362F57">
        <w:rPr>
          <w:rFonts w:ascii="Arial" w:hAnsi="Arial" w:cs="Arial"/>
          <w:sz w:val="28"/>
          <w:szCs w:val="28"/>
        </w:rPr>
        <w:t xml:space="preserve"> wake</w:t>
      </w:r>
      <w:r>
        <w:rPr>
          <w:rFonts w:ascii="Arial" w:hAnsi="Arial" w:cs="Arial"/>
          <w:sz w:val="28"/>
          <w:szCs w:val="28"/>
        </w:rPr>
        <w:t>.</w:t>
      </w:r>
      <w:r w:rsidRPr="00362F57">
        <w:rPr>
          <w:rFonts w:ascii="Arial" w:hAnsi="Arial" w:cs="Arial"/>
          <w:sz w:val="28"/>
          <w:szCs w:val="28"/>
        </w:rPr>
        <w:t xml:space="preserve"> </w:t>
      </w:r>
      <w:r w:rsidRPr="00E33075">
        <w:rPr>
          <w:rFonts w:ascii="Arial" w:hAnsi="Arial" w:cs="Arial"/>
          <w:sz w:val="18"/>
          <w:szCs w:val="18"/>
        </w:rPr>
        <w:t>[Congregation says, “Amen.”]</w:t>
      </w:r>
      <w:r w:rsidRPr="00362F57">
        <w:rPr>
          <w:rFonts w:ascii="Arial" w:hAnsi="Arial" w:cs="Arial"/>
          <w:sz w:val="28"/>
          <w:szCs w:val="28"/>
        </w:rPr>
        <w:t xml:space="preserve"> </w:t>
      </w:r>
      <w:proofErr w:type="spellStart"/>
      <w:r>
        <w:rPr>
          <w:rFonts w:ascii="Arial" w:hAnsi="Arial" w:cs="Arial"/>
          <w:sz w:val="28"/>
          <w:szCs w:val="28"/>
        </w:rPr>
        <w:t>A</w:t>
      </w:r>
      <w:r w:rsidRPr="00362F57">
        <w:rPr>
          <w:rFonts w:ascii="Arial" w:hAnsi="Arial" w:cs="Arial"/>
          <w:sz w:val="28"/>
          <w:szCs w:val="28"/>
        </w:rPr>
        <w:t>nenge</w:t>
      </w:r>
      <w:proofErr w:type="spellEnd"/>
      <w:r w:rsidRPr="00362F57">
        <w:rPr>
          <w:rFonts w:ascii="Arial" w:hAnsi="Arial" w:cs="Arial"/>
          <w:sz w:val="28"/>
          <w:szCs w:val="28"/>
        </w:rPr>
        <w:t xml:space="preserve"> </w:t>
      </w:r>
      <w:proofErr w:type="spellStart"/>
      <w:r w:rsidRPr="00362F57">
        <w:rPr>
          <w:rFonts w:ascii="Arial" w:hAnsi="Arial" w:cs="Arial"/>
          <w:sz w:val="28"/>
          <w:szCs w:val="28"/>
        </w:rPr>
        <w:t>achitotuka</w:t>
      </w:r>
      <w:proofErr w:type="spellEnd"/>
      <w:r w:rsidRPr="00362F57">
        <w:rPr>
          <w:rFonts w:ascii="Arial" w:hAnsi="Arial" w:cs="Arial"/>
          <w:sz w:val="28"/>
          <w:szCs w:val="28"/>
        </w:rPr>
        <w:t xml:space="preserve"> Mwari iye…? </w:t>
      </w:r>
      <w:r w:rsidRPr="00413B0F">
        <w:rPr>
          <w:rFonts w:ascii="Arial" w:hAnsi="Arial" w:cs="Arial"/>
          <w:sz w:val="18"/>
          <w:szCs w:val="18"/>
        </w:rPr>
        <w:t>[Congregation says, “</w:t>
      </w:r>
      <w:proofErr w:type="spellStart"/>
      <w:r w:rsidRPr="00413B0F">
        <w:rPr>
          <w:rFonts w:ascii="Arial" w:hAnsi="Arial" w:cs="Arial"/>
          <w:sz w:val="18"/>
          <w:szCs w:val="18"/>
        </w:rPr>
        <w:t>iyeye</w:t>
      </w:r>
      <w:proofErr w:type="spellEnd"/>
      <w:r w:rsidRPr="00413B0F">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Murume</w:t>
      </w:r>
      <w:proofErr w:type="spellEnd"/>
      <w:r w:rsidRPr="00362F57">
        <w:rPr>
          <w:rFonts w:ascii="Arial" w:hAnsi="Arial" w:cs="Arial"/>
          <w:sz w:val="28"/>
          <w:szCs w:val="28"/>
        </w:rPr>
        <w:t xml:space="preserve"> </w:t>
      </w:r>
      <w:proofErr w:type="spellStart"/>
      <w:r w:rsidRPr="00362F57">
        <w:rPr>
          <w:rFonts w:ascii="Arial" w:hAnsi="Arial" w:cs="Arial"/>
          <w:sz w:val="28"/>
          <w:szCs w:val="28"/>
        </w:rPr>
        <w:t>arimubishi</w:t>
      </w:r>
      <w:proofErr w:type="spellEnd"/>
      <w:r w:rsidRPr="00362F57">
        <w:rPr>
          <w:rFonts w:ascii="Arial" w:hAnsi="Arial" w:cs="Arial"/>
          <w:sz w:val="28"/>
          <w:szCs w:val="28"/>
        </w:rPr>
        <w:t xml:space="preserve"> </w:t>
      </w:r>
      <w:proofErr w:type="spellStart"/>
      <w:r w:rsidRPr="00362F57">
        <w:rPr>
          <w:rFonts w:ascii="Arial" w:hAnsi="Arial" w:cs="Arial"/>
          <w:sz w:val="28"/>
          <w:szCs w:val="28"/>
        </w:rPr>
        <w:t>kuyedza</w:t>
      </w:r>
      <w:proofErr w:type="spellEnd"/>
      <w:r w:rsidRPr="00362F57">
        <w:rPr>
          <w:rFonts w:ascii="Arial" w:hAnsi="Arial" w:cs="Arial"/>
          <w:sz w:val="28"/>
          <w:szCs w:val="28"/>
        </w:rPr>
        <w:t xml:space="preserve"> </w:t>
      </w:r>
      <w:proofErr w:type="spellStart"/>
      <w:r w:rsidRPr="00362F57">
        <w:rPr>
          <w:rFonts w:ascii="Arial" w:hAnsi="Arial" w:cs="Arial"/>
          <w:sz w:val="28"/>
          <w:szCs w:val="28"/>
        </w:rPr>
        <w:t>kumunongedzera</w:t>
      </w:r>
      <w:proofErr w:type="spellEnd"/>
      <w:r w:rsidRPr="00362F57">
        <w:rPr>
          <w:rFonts w:ascii="Arial" w:hAnsi="Arial" w:cs="Arial"/>
          <w:sz w:val="28"/>
          <w:szCs w:val="28"/>
        </w:rPr>
        <w:t xml:space="preserve"> kune </w:t>
      </w:r>
      <w:proofErr w:type="spellStart"/>
      <w:r w:rsidRPr="00362F57">
        <w:rPr>
          <w:rFonts w:ascii="Arial" w:hAnsi="Arial" w:cs="Arial"/>
          <w:sz w:val="28"/>
          <w:szCs w:val="28"/>
        </w:rPr>
        <w:t>chekunamata</w:t>
      </w:r>
      <w:proofErr w:type="spellEnd"/>
      <w:r w:rsidRPr="00362F57">
        <w:rPr>
          <w:rFonts w:ascii="Arial" w:hAnsi="Arial" w:cs="Arial"/>
          <w:sz w:val="28"/>
          <w:szCs w:val="28"/>
        </w:rPr>
        <w:t xml:space="preserve">, </w:t>
      </w:r>
      <w:proofErr w:type="spellStart"/>
      <w:r w:rsidRPr="00362F57">
        <w:rPr>
          <w:rFonts w:ascii="Arial" w:hAnsi="Arial" w:cs="Arial"/>
          <w:sz w:val="28"/>
          <w:szCs w:val="28"/>
        </w:rPr>
        <w:t>mukadzi</w:t>
      </w:r>
      <w:proofErr w:type="spellEnd"/>
      <w:r w:rsidRPr="00362F57">
        <w:rPr>
          <w:rFonts w:ascii="Arial" w:hAnsi="Arial" w:cs="Arial"/>
          <w:sz w:val="28"/>
          <w:szCs w:val="28"/>
        </w:rPr>
        <w:t xml:space="preserve"> </w:t>
      </w:r>
      <w:proofErr w:type="spellStart"/>
      <w:r w:rsidRPr="00362F57">
        <w:rPr>
          <w:rFonts w:ascii="Arial" w:hAnsi="Arial" w:cs="Arial"/>
          <w:sz w:val="28"/>
          <w:szCs w:val="28"/>
        </w:rPr>
        <w:t>wacho</w:t>
      </w:r>
      <w:proofErr w:type="spellEnd"/>
      <w:r w:rsidRPr="00362F57">
        <w:rPr>
          <w:rFonts w:ascii="Arial" w:hAnsi="Arial" w:cs="Arial"/>
          <w:sz w:val="28"/>
          <w:szCs w:val="28"/>
        </w:rPr>
        <w:t xml:space="preserve"> </w:t>
      </w:r>
      <w:proofErr w:type="spellStart"/>
      <w:r w:rsidRPr="00362F57">
        <w:rPr>
          <w:rFonts w:ascii="Arial" w:hAnsi="Arial" w:cs="Arial"/>
          <w:sz w:val="28"/>
          <w:szCs w:val="28"/>
        </w:rPr>
        <w:t>chaiye</w:t>
      </w:r>
      <w:proofErr w:type="spellEnd"/>
      <w:r w:rsidRPr="00362F57">
        <w:rPr>
          <w:rFonts w:ascii="Arial" w:hAnsi="Arial" w:cs="Arial"/>
          <w:sz w:val="28"/>
          <w:szCs w:val="28"/>
        </w:rPr>
        <w:t xml:space="preserve"> </w:t>
      </w:r>
      <w:proofErr w:type="spellStart"/>
      <w:r w:rsidRPr="00362F57">
        <w:rPr>
          <w:rFonts w:ascii="Arial" w:hAnsi="Arial" w:cs="Arial"/>
          <w:sz w:val="28"/>
          <w:szCs w:val="28"/>
        </w:rPr>
        <w:t>chaiye</w:t>
      </w:r>
      <w:proofErr w:type="spellEnd"/>
      <w:r w:rsidRPr="00362F57">
        <w:rPr>
          <w:rFonts w:ascii="Arial" w:hAnsi="Arial" w:cs="Arial"/>
          <w:sz w:val="28"/>
          <w:szCs w:val="28"/>
        </w:rPr>
        <w:t xml:space="preserve"> </w:t>
      </w:r>
      <w:proofErr w:type="spellStart"/>
      <w:r w:rsidRPr="00362F57">
        <w:rPr>
          <w:rFonts w:ascii="Arial" w:hAnsi="Arial" w:cs="Arial"/>
          <w:sz w:val="28"/>
          <w:szCs w:val="28"/>
        </w:rPr>
        <w:t>achitoudza</w:t>
      </w:r>
      <w:proofErr w:type="spellEnd"/>
      <w:r w:rsidRPr="00362F57">
        <w:rPr>
          <w:rFonts w:ascii="Arial" w:hAnsi="Arial" w:cs="Arial"/>
          <w:sz w:val="28"/>
          <w:szCs w:val="28"/>
        </w:rPr>
        <w:t xml:space="preserve"> </w:t>
      </w:r>
      <w:proofErr w:type="spellStart"/>
      <w:r w:rsidRPr="00362F57">
        <w:rPr>
          <w:rFonts w:ascii="Arial" w:hAnsi="Arial" w:cs="Arial"/>
          <w:sz w:val="28"/>
          <w:szCs w:val="28"/>
        </w:rPr>
        <w:t>vana</w:t>
      </w:r>
      <w:proofErr w:type="spellEnd"/>
      <w:r w:rsidRPr="00362F57">
        <w:rPr>
          <w:rFonts w:ascii="Arial" w:hAnsi="Arial" w:cs="Arial"/>
          <w:sz w:val="28"/>
          <w:szCs w:val="28"/>
        </w:rPr>
        <w:t xml:space="preserve"> </w:t>
      </w:r>
      <w:proofErr w:type="spellStart"/>
      <w:r w:rsidRPr="00362F57">
        <w:rPr>
          <w:rFonts w:ascii="Arial" w:hAnsi="Arial" w:cs="Arial"/>
          <w:sz w:val="28"/>
          <w:szCs w:val="28"/>
        </w:rPr>
        <w:t>kuti</w:t>
      </w:r>
      <w:proofErr w:type="spellEnd"/>
      <w:r>
        <w:rPr>
          <w:rFonts w:ascii="Arial" w:hAnsi="Arial" w:cs="Arial"/>
          <w:sz w:val="28"/>
          <w:szCs w:val="28"/>
        </w:rPr>
        <w:t>,</w:t>
      </w:r>
      <w:r w:rsidRPr="00362F57">
        <w:rPr>
          <w:rFonts w:ascii="Arial" w:hAnsi="Arial" w:cs="Arial"/>
          <w:sz w:val="28"/>
          <w:szCs w:val="28"/>
        </w:rPr>
        <w:t xml:space="preserve"> </w:t>
      </w:r>
      <w:r>
        <w:rPr>
          <w:rFonts w:ascii="Arial" w:hAnsi="Arial" w:cs="Arial"/>
          <w:sz w:val="28"/>
          <w:szCs w:val="28"/>
        </w:rPr>
        <w:t>“</w:t>
      </w:r>
      <w:proofErr w:type="spellStart"/>
      <w:r>
        <w:rPr>
          <w:rFonts w:ascii="Arial" w:hAnsi="Arial" w:cs="Arial"/>
          <w:sz w:val="28"/>
          <w:szCs w:val="28"/>
        </w:rPr>
        <w:t>Z</w:t>
      </w:r>
      <w:r w:rsidRPr="00362F57">
        <w:rPr>
          <w:rFonts w:ascii="Arial" w:hAnsi="Arial" w:cs="Arial"/>
          <w:sz w:val="28"/>
          <w:szCs w:val="28"/>
        </w:rPr>
        <w:t>veku</w:t>
      </w:r>
      <w:proofErr w:type="spellEnd"/>
      <w:r>
        <w:rPr>
          <w:rFonts w:ascii="Arial" w:hAnsi="Arial" w:cs="Arial"/>
          <w:sz w:val="28"/>
          <w:szCs w:val="28"/>
        </w:rPr>
        <w:t xml:space="preserve"> </w:t>
      </w:r>
      <w:r w:rsidRPr="00362F57">
        <w:rPr>
          <w:rFonts w:ascii="Arial" w:hAnsi="Arial" w:cs="Arial"/>
          <w:sz w:val="28"/>
          <w:szCs w:val="28"/>
        </w:rPr>
        <w:t xml:space="preserve">Church </w:t>
      </w:r>
      <w:proofErr w:type="spellStart"/>
      <w:r w:rsidRPr="00362F57">
        <w:rPr>
          <w:rFonts w:ascii="Arial" w:hAnsi="Arial" w:cs="Arial"/>
          <w:sz w:val="28"/>
          <w:szCs w:val="28"/>
        </w:rPr>
        <w:t>kwababa</w:t>
      </w:r>
      <w:proofErr w:type="spellEnd"/>
      <w:r w:rsidRPr="00362F57">
        <w:rPr>
          <w:rFonts w:ascii="Arial" w:hAnsi="Arial" w:cs="Arial"/>
          <w:sz w:val="28"/>
          <w:szCs w:val="28"/>
        </w:rPr>
        <w:t xml:space="preserve"> </w:t>
      </w:r>
      <w:proofErr w:type="spellStart"/>
      <w:r w:rsidRPr="00362F57">
        <w:rPr>
          <w:rFonts w:ascii="Arial" w:hAnsi="Arial" w:cs="Arial"/>
          <w:sz w:val="28"/>
          <w:szCs w:val="28"/>
        </w:rPr>
        <w:t>venyu</w:t>
      </w:r>
      <w:proofErr w:type="spellEnd"/>
      <w:r w:rsidRPr="00362F57">
        <w:rPr>
          <w:rFonts w:ascii="Arial" w:hAnsi="Arial" w:cs="Arial"/>
          <w:sz w:val="28"/>
          <w:szCs w:val="28"/>
        </w:rPr>
        <w:t xml:space="preserve"> </w:t>
      </w:r>
      <w:proofErr w:type="spellStart"/>
      <w:r w:rsidRPr="00362F57">
        <w:rPr>
          <w:rFonts w:ascii="Arial" w:hAnsi="Arial" w:cs="Arial"/>
          <w:sz w:val="28"/>
          <w:szCs w:val="28"/>
        </w:rPr>
        <w:t>ha</w:t>
      </w:r>
      <w:r>
        <w:rPr>
          <w:rFonts w:ascii="Arial" w:hAnsi="Arial" w:cs="Arial"/>
          <w:sz w:val="28"/>
          <w:szCs w:val="28"/>
        </w:rPr>
        <w:t>zv</w:t>
      </w:r>
      <w:r w:rsidRPr="00362F57">
        <w:rPr>
          <w:rFonts w:ascii="Arial" w:hAnsi="Arial" w:cs="Arial"/>
          <w:sz w:val="28"/>
          <w:szCs w:val="28"/>
        </w:rPr>
        <w:t>iiti</w:t>
      </w:r>
      <w:proofErr w:type="spellEnd"/>
      <w:r w:rsidRPr="00362F57">
        <w:rPr>
          <w:rFonts w:ascii="Arial" w:hAnsi="Arial" w:cs="Arial"/>
          <w:sz w:val="28"/>
          <w:szCs w:val="28"/>
        </w:rPr>
        <w:t xml:space="preserve">, </w:t>
      </w:r>
      <w:proofErr w:type="spellStart"/>
      <w:r w:rsidRPr="00362F57">
        <w:rPr>
          <w:rFonts w:ascii="Arial" w:hAnsi="Arial" w:cs="Arial"/>
          <w:sz w:val="28"/>
          <w:szCs w:val="28"/>
        </w:rPr>
        <w:t>hanzi</w:t>
      </w:r>
      <w:proofErr w:type="spellEnd"/>
      <w:r w:rsidRPr="00362F57">
        <w:rPr>
          <w:rFonts w:ascii="Arial" w:hAnsi="Arial" w:cs="Arial"/>
          <w:sz w:val="28"/>
          <w:szCs w:val="28"/>
        </w:rPr>
        <w:t xml:space="preserve"> </w:t>
      </w:r>
      <w:proofErr w:type="spellStart"/>
      <w:r w:rsidRPr="00362F57">
        <w:rPr>
          <w:rFonts w:ascii="Arial" w:hAnsi="Arial" w:cs="Arial"/>
          <w:sz w:val="28"/>
          <w:szCs w:val="28"/>
        </w:rPr>
        <w:t>haisi</w:t>
      </w:r>
      <w:proofErr w:type="spellEnd"/>
      <w:r w:rsidRPr="00362F57">
        <w:rPr>
          <w:rFonts w:ascii="Arial" w:hAnsi="Arial" w:cs="Arial"/>
          <w:sz w:val="28"/>
          <w:szCs w:val="28"/>
        </w:rPr>
        <w:t xml:space="preserve"> Church </w:t>
      </w:r>
      <w:proofErr w:type="spellStart"/>
      <w:r w:rsidRPr="00362F57">
        <w:rPr>
          <w:rFonts w:ascii="Arial" w:hAnsi="Arial" w:cs="Arial"/>
          <w:sz w:val="28"/>
          <w:szCs w:val="28"/>
        </w:rPr>
        <w:t>iya</w:t>
      </w:r>
      <w:proofErr w:type="spellEnd"/>
      <w:r w:rsidRPr="00362F57">
        <w:rPr>
          <w:rFonts w:ascii="Arial" w:hAnsi="Arial" w:cs="Arial"/>
          <w:sz w:val="28"/>
          <w:szCs w:val="28"/>
        </w:rPr>
        <w:t xml:space="preserve">. Church </w:t>
      </w:r>
      <w:proofErr w:type="spellStart"/>
      <w:r w:rsidRPr="00362F57">
        <w:rPr>
          <w:rFonts w:ascii="Arial" w:hAnsi="Arial" w:cs="Arial"/>
          <w:sz w:val="28"/>
          <w:szCs w:val="28"/>
        </w:rPr>
        <w:t>yababa</w:t>
      </w:r>
      <w:proofErr w:type="spellEnd"/>
      <w:r w:rsidRPr="00362F57">
        <w:rPr>
          <w:rFonts w:ascii="Arial" w:hAnsi="Arial" w:cs="Arial"/>
          <w:sz w:val="28"/>
          <w:szCs w:val="28"/>
        </w:rPr>
        <w:t xml:space="preserve"> </w:t>
      </w:r>
      <w:proofErr w:type="spellStart"/>
      <w:r w:rsidRPr="00362F57">
        <w:rPr>
          <w:rFonts w:ascii="Arial" w:hAnsi="Arial" w:cs="Arial"/>
          <w:sz w:val="28"/>
          <w:szCs w:val="28"/>
        </w:rPr>
        <w:t>venyu</w:t>
      </w:r>
      <w:proofErr w:type="spellEnd"/>
      <w:r w:rsidRPr="00362F57">
        <w:rPr>
          <w:rFonts w:ascii="Arial" w:hAnsi="Arial" w:cs="Arial"/>
          <w:sz w:val="28"/>
          <w:szCs w:val="28"/>
        </w:rPr>
        <w:t xml:space="preserve"> </w:t>
      </w:r>
      <w:proofErr w:type="spellStart"/>
      <w:r w:rsidRPr="00362F57">
        <w:rPr>
          <w:rFonts w:ascii="Arial" w:hAnsi="Arial" w:cs="Arial"/>
          <w:sz w:val="28"/>
          <w:szCs w:val="28"/>
        </w:rPr>
        <w:t>munoiti</w:t>
      </w:r>
      <w:proofErr w:type="spellEnd"/>
      <w:r w:rsidRPr="00362F57">
        <w:rPr>
          <w:rFonts w:ascii="Arial" w:hAnsi="Arial" w:cs="Arial"/>
          <w:sz w:val="28"/>
          <w:szCs w:val="28"/>
        </w:rPr>
        <w:t xml:space="preserve"> </w:t>
      </w:r>
      <w:proofErr w:type="spellStart"/>
      <w:r w:rsidRPr="00362F57">
        <w:rPr>
          <w:rFonts w:ascii="Arial" w:hAnsi="Arial" w:cs="Arial"/>
          <w:sz w:val="28"/>
          <w:szCs w:val="28"/>
        </w:rPr>
        <w:t>i</w:t>
      </w:r>
      <w:proofErr w:type="spellEnd"/>
      <w:r>
        <w:rPr>
          <w:rFonts w:ascii="Arial" w:hAnsi="Arial" w:cs="Arial"/>
          <w:sz w:val="28"/>
          <w:szCs w:val="28"/>
        </w:rPr>
        <w:t xml:space="preserve"> </w:t>
      </w:r>
      <w:r w:rsidRPr="00362F57">
        <w:rPr>
          <w:rFonts w:ascii="Arial" w:hAnsi="Arial" w:cs="Arial"/>
          <w:sz w:val="28"/>
          <w:szCs w:val="28"/>
        </w:rPr>
        <w:t>church,</w:t>
      </w:r>
      <w:r>
        <w:rPr>
          <w:rFonts w:ascii="Arial" w:hAnsi="Arial" w:cs="Arial"/>
          <w:sz w:val="28"/>
          <w:szCs w:val="28"/>
        </w:rPr>
        <w:t>”</w:t>
      </w:r>
    </w:p>
    <w:p w:rsidRPr="004935D6" w:rsidR="00FE2A0E" w:rsidP="00FE2A0E" w:rsidRDefault="00FE2A0E" w14:paraId="5E199F59" w14:textId="77777777">
      <w:pPr>
        <w:spacing w:line="276" w:lineRule="auto"/>
        <w:jc w:val="both"/>
        <w:rPr>
          <w:rFonts w:ascii="Arial" w:hAnsi="Arial" w:cs="Arial"/>
          <w:sz w:val="28"/>
          <w:szCs w:val="28"/>
          <w:rPrChange w:author="Transcriber01 JHB" w:date="2025-08-22T15:30:00Z" w16du:dateUtc="2025-08-22T13:30:00Z" w:id="122">
            <w:rPr>
              <w:rFonts w:ascii="Arial" w:hAnsi="Arial" w:cs="Arial"/>
              <w:sz w:val="18"/>
              <w:szCs w:val="18"/>
            </w:rPr>
          </w:rPrChange>
        </w:rPr>
      </w:pPr>
      <w:r w:rsidRPr="000D2C21">
        <w:rPr>
          <w:rFonts w:ascii="Arial" w:hAnsi="Arial" w:cs="Arial"/>
          <w:sz w:val="28"/>
          <w:szCs w:val="28"/>
          <w:vertAlign w:val="superscript"/>
        </w:rPr>
        <w:t>165</w:t>
      </w:r>
      <w:r>
        <w:rPr>
          <w:rFonts w:ascii="Arial" w:hAnsi="Arial" w:cs="Arial"/>
          <w:sz w:val="28"/>
          <w:szCs w:val="28"/>
          <w:vertAlign w:val="superscript"/>
        </w:rPr>
        <w:t xml:space="preserve"> </w:t>
      </w:r>
      <w:r>
        <w:rPr>
          <w:rFonts w:ascii="Arial" w:hAnsi="Arial" w:cs="Arial"/>
          <w:sz w:val="28"/>
          <w:szCs w:val="28"/>
        </w:rPr>
        <w:t>S</w:t>
      </w:r>
      <w:r w:rsidRPr="00362F57">
        <w:rPr>
          <w:rFonts w:ascii="Arial" w:hAnsi="Arial" w:cs="Arial"/>
          <w:sz w:val="28"/>
          <w:szCs w:val="28"/>
        </w:rPr>
        <w:t xml:space="preserve">aka </w:t>
      </w:r>
      <w:proofErr w:type="spellStart"/>
      <w:r w:rsidRPr="00362F57">
        <w:rPr>
          <w:rFonts w:ascii="Arial" w:hAnsi="Arial" w:cs="Arial"/>
          <w:sz w:val="28"/>
          <w:szCs w:val="28"/>
        </w:rPr>
        <w:t>ini</w:t>
      </w:r>
      <w:proofErr w:type="spellEnd"/>
      <w:r w:rsidRPr="00362F57">
        <w:rPr>
          <w:rFonts w:ascii="Arial" w:hAnsi="Arial" w:cs="Arial"/>
          <w:sz w:val="28"/>
          <w:szCs w:val="28"/>
        </w:rPr>
        <w:t xml:space="preserve"> </w:t>
      </w:r>
      <w:proofErr w:type="spellStart"/>
      <w:r w:rsidRPr="00362F57">
        <w:rPr>
          <w:rFonts w:ascii="Arial" w:hAnsi="Arial" w:cs="Arial"/>
          <w:sz w:val="28"/>
          <w:szCs w:val="28"/>
        </w:rPr>
        <w:t>ndendichishaya</w:t>
      </w:r>
      <w:proofErr w:type="spellEnd"/>
      <w:r w:rsidRPr="00362F57">
        <w:rPr>
          <w:rFonts w:ascii="Arial" w:hAnsi="Arial" w:cs="Arial"/>
          <w:sz w:val="28"/>
          <w:szCs w:val="28"/>
        </w:rPr>
        <w:t xml:space="preserve"> </w:t>
      </w:r>
      <w:proofErr w:type="spellStart"/>
      <w:r w:rsidRPr="00362F57">
        <w:rPr>
          <w:rFonts w:ascii="Arial" w:hAnsi="Arial" w:cs="Arial"/>
          <w:sz w:val="28"/>
          <w:szCs w:val="28"/>
        </w:rPr>
        <w:t>kuti</w:t>
      </w:r>
      <w:proofErr w:type="spellEnd"/>
      <w:r w:rsidRPr="00362F57">
        <w:rPr>
          <w:rFonts w:ascii="Arial" w:hAnsi="Arial" w:cs="Arial"/>
          <w:sz w:val="28"/>
          <w:szCs w:val="28"/>
        </w:rPr>
        <w:t xml:space="preserve"> </w:t>
      </w:r>
      <w:proofErr w:type="spellStart"/>
      <w:r w:rsidRPr="00362F57">
        <w:rPr>
          <w:rFonts w:ascii="Arial" w:hAnsi="Arial" w:cs="Arial"/>
          <w:sz w:val="28"/>
          <w:szCs w:val="28"/>
        </w:rPr>
        <w:t>mukadzi</w:t>
      </w:r>
      <w:proofErr w:type="spellEnd"/>
      <w:r w:rsidRPr="00362F57">
        <w:rPr>
          <w:rFonts w:ascii="Arial" w:hAnsi="Arial" w:cs="Arial"/>
          <w:sz w:val="28"/>
          <w:szCs w:val="28"/>
        </w:rPr>
        <w:t xml:space="preserve"> </w:t>
      </w:r>
      <w:proofErr w:type="spellStart"/>
      <w:r w:rsidRPr="00362F57">
        <w:rPr>
          <w:rFonts w:ascii="Arial" w:hAnsi="Arial" w:cs="Arial"/>
          <w:sz w:val="28"/>
          <w:szCs w:val="28"/>
        </w:rPr>
        <w:t>uyu</w:t>
      </w:r>
      <w:proofErr w:type="spellEnd"/>
      <w:r w:rsidRPr="00362F57">
        <w:rPr>
          <w:rFonts w:ascii="Arial" w:hAnsi="Arial" w:cs="Arial"/>
          <w:sz w:val="28"/>
          <w:szCs w:val="28"/>
        </w:rPr>
        <w:t xml:space="preserve"> </w:t>
      </w:r>
      <w:proofErr w:type="spellStart"/>
      <w:r w:rsidRPr="00362F57">
        <w:rPr>
          <w:rFonts w:ascii="Arial" w:hAnsi="Arial" w:cs="Arial"/>
          <w:sz w:val="28"/>
          <w:szCs w:val="28"/>
        </w:rPr>
        <w:t>arikuti</w:t>
      </w:r>
      <w:proofErr w:type="spellEnd"/>
      <w:r w:rsidRPr="00362F57">
        <w:rPr>
          <w:rFonts w:ascii="Arial" w:hAnsi="Arial" w:cs="Arial"/>
          <w:sz w:val="28"/>
          <w:szCs w:val="28"/>
        </w:rPr>
        <w:t xml:space="preserve"> iye </w:t>
      </w:r>
      <w:proofErr w:type="spellStart"/>
      <w:r w:rsidRPr="00362F57">
        <w:rPr>
          <w:rFonts w:ascii="Arial" w:hAnsi="Arial" w:cs="Arial"/>
          <w:sz w:val="28"/>
          <w:szCs w:val="28"/>
        </w:rPr>
        <w:t>arioga</w:t>
      </w:r>
      <w:proofErr w:type="spellEnd"/>
      <w:r w:rsidRPr="00362F57">
        <w:rPr>
          <w:rFonts w:ascii="Arial" w:hAnsi="Arial" w:cs="Arial"/>
          <w:sz w:val="28"/>
          <w:szCs w:val="28"/>
        </w:rPr>
        <w:t xml:space="preserve"> </w:t>
      </w:r>
      <w:proofErr w:type="spellStart"/>
      <w:r w:rsidRPr="00362F57">
        <w:rPr>
          <w:rFonts w:ascii="Arial" w:hAnsi="Arial" w:cs="Arial"/>
          <w:sz w:val="28"/>
          <w:szCs w:val="28"/>
        </w:rPr>
        <w:t>ndiye</w:t>
      </w:r>
      <w:proofErr w:type="spellEnd"/>
      <w:r w:rsidRPr="00362F57">
        <w:rPr>
          <w:rFonts w:ascii="Arial" w:hAnsi="Arial" w:cs="Arial"/>
          <w:sz w:val="28"/>
          <w:szCs w:val="28"/>
        </w:rPr>
        <w:t xml:space="preserve"> </w:t>
      </w:r>
      <w:proofErr w:type="spellStart"/>
      <w:r w:rsidRPr="00362F57">
        <w:rPr>
          <w:rFonts w:ascii="Arial" w:hAnsi="Arial" w:cs="Arial"/>
          <w:sz w:val="28"/>
          <w:szCs w:val="28"/>
        </w:rPr>
        <w:t>achavaka</w:t>
      </w:r>
      <w:proofErr w:type="spellEnd"/>
      <w:r w:rsidRPr="00362F57">
        <w:rPr>
          <w:rFonts w:ascii="Arial" w:hAnsi="Arial" w:cs="Arial"/>
          <w:sz w:val="28"/>
          <w:szCs w:val="28"/>
        </w:rPr>
        <w:t xml:space="preserve"> </w:t>
      </w:r>
      <w:proofErr w:type="spellStart"/>
      <w:r w:rsidRPr="00362F57">
        <w:rPr>
          <w:rFonts w:ascii="Arial" w:hAnsi="Arial" w:cs="Arial"/>
          <w:sz w:val="28"/>
          <w:szCs w:val="28"/>
        </w:rPr>
        <w:t>vana</w:t>
      </w:r>
      <w:proofErr w:type="spellEnd"/>
      <w:r w:rsidRPr="00362F57">
        <w:rPr>
          <w:rFonts w:ascii="Arial" w:hAnsi="Arial" w:cs="Arial"/>
          <w:sz w:val="28"/>
          <w:szCs w:val="28"/>
        </w:rPr>
        <w:t xml:space="preserve">? Mwari </w:t>
      </w:r>
      <w:proofErr w:type="spellStart"/>
      <w:r w:rsidRPr="00362F57">
        <w:rPr>
          <w:rFonts w:ascii="Arial" w:hAnsi="Arial" w:cs="Arial"/>
          <w:sz w:val="28"/>
          <w:szCs w:val="28"/>
        </w:rPr>
        <w:t>vaive</w:t>
      </w:r>
      <w:proofErr w:type="spellEnd"/>
      <w:r w:rsidRPr="00362F57">
        <w:rPr>
          <w:rFonts w:ascii="Arial" w:hAnsi="Arial" w:cs="Arial"/>
          <w:sz w:val="28"/>
          <w:szCs w:val="28"/>
        </w:rPr>
        <w:t xml:space="preserve"> </w:t>
      </w:r>
      <w:proofErr w:type="spellStart"/>
      <w:r>
        <w:rPr>
          <w:rFonts w:ascii="Arial" w:hAnsi="Arial" w:cs="Arial"/>
          <w:sz w:val="28"/>
          <w:szCs w:val="28"/>
        </w:rPr>
        <w:t>benzi</w:t>
      </w:r>
      <w:proofErr w:type="spellEnd"/>
      <w:r>
        <w:rPr>
          <w:rFonts w:ascii="Arial" w:hAnsi="Arial" w:cs="Arial"/>
          <w:sz w:val="28"/>
          <w:szCs w:val="28"/>
        </w:rPr>
        <w:t xml:space="preserve"> </w:t>
      </w:r>
      <w:proofErr w:type="spellStart"/>
      <w:r>
        <w:rPr>
          <w:rFonts w:ascii="Arial" w:hAnsi="Arial" w:cs="Arial"/>
          <w:sz w:val="28"/>
          <w:szCs w:val="28"/>
        </w:rPr>
        <w:t>rakati</w:t>
      </w:r>
      <w:proofErr w:type="spellEnd"/>
      <w:r>
        <w:rPr>
          <w:rFonts w:ascii="Arial" w:hAnsi="Arial" w:cs="Arial"/>
          <w:sz w:val="28"/>
          <w:szCs w:val="28"/>
        </w:rPr>
        <w:t>, “</w:t>
      </w:r>
      <w:r w:rsidRPr="00362F57">
        <w:rPr>
          <w:rFonts w:ascii="Arial" w:hAnsi="Arial" w:cs="Arial"/>
          <w:sz w:val="28"/>
          <w:szCs w:val="28"/>
        </w:rPr>
        <w:t xml:space="preserve">Kana </w:t>
      </w:r>
      <w:proofErr w:type="spellStart"/>
      <w:r w:rsidRPr="00362F57">
        <w:rPr>
          <w:rFonts w:ascii="Arial" w:hAnsi="Arial" w:cs="Arial"/>
          <w:sz w:val="28"/>
          <w:szCs w:val="28"/>
        </w:rPr>
        <w:t>muchida</w:t>
      </w:r>
      <w:proofErr w:type="spellEnd"/>
      <w:r w:rsidRPr="00362F57">
        <w:rPr>
          <w:rFonts w:ascii="Arial" w:hAnsi="Arial" w:cs="Arial"/>
          <w:sz w:val="28"/>
          <w:szCs w:val="28"/>
        </w:rPr>
        <w:t xml:space="preserve"> </w:t>
      </w:r>
      <w:proofErr w:type="spellStart"/>
      <w:r w:rsidRPr="00362F57">
        <w:rPr>
          <w:rFonts w:ascii="Arial" w:hAnsi="Arial" w:cs="Arial"/>
          <w:sz w:val="28"/>
          <w:szCs w:val="28"/>
        </w:rPr>
        <w:t>kuti</w:t>
      </w:r>
      <w:proofErr w:type="spellEnd"/>
      <w:r w:rsidRPr="00362F57">
        <w:rPr>
          <w:rFonts w:ascii="Arial" w:hAnsi="Arial" w:cs="Arial"/>
          <w:sz w:val="28"/>
          <w:szCs w:val="28"/>
        </w:rPr>
        <w:t xml:space="preserve"> </w:t>
      </w:r>
      <w:proofErr w:type="spellStart"/>
      <w:r w:rsidRPr="00362F57">
        <w:rPr>
          <w:rFonts w:ascii="Arial" w:hAnsi="Arial" w:cs="Arial"/>
          <w:sz w:val="28"/>
          <w:szCs w:val="28"/>
        </w:rPr>
        <w:t>muite</w:t>
      </w:r>
      <w:proofErr w:type="spellEnd"/>
      <w:r w:rsidRPr="00362F57">
        <w:rPr>
          <w:rFonts w:ascii="Arial" w:hAnsi="Arial" w:cs="Arial"/>
          <w:sz w:val="28"/>
          <w:szCs w:val="28"/>
        </w:rPr>
        <w:t xml:space="preserve"> </w:t>
      </w:r>
      <w:proofErr w:type="spellStart"/>
      <w:r w:rsidRPr="00362F57">
        <w:rPr>
          <w:rFonts w:ascii="Arial" w:hAnsi="Arial" w:cs="Arial"/>
          <w:sz w:val="28"/>
          <w:szCs w:val="28"/>
        </w:rPr>
        <w:t>mhuri</w:t>
      </w:r>
      <w:proofErr w:type="spellEnd"/>
      <w:r w:rsidRPr="00362F57">
        <w:rPr>
          <w:rFonts w:ascii="Arial" w:hAnsi="Arial" w:cs="Arial"/>
          <w:sz w:val="28"/>
          <w:szCs w:val="28"/>
        </w:rPr>
        <w:t xml:space="preserve"> </w:t>
      </w:r>
      <w:proofErr w:type="spellStart"/>
      <w:r w:rsidRPr="00362F57">
        <w:rPr>
          <w:rFonts w:ascii="Arial" w:hAnsi="Arial" w:cs="Arial"/>
          <w:sz w:val="28"/>
          <w:szCs w:val="28"/>
        </w:rPr>
        <w:t>itai</w:t>
      </w:r>
      <w:proofErr w:type="spellEnd"/>
      <w:r w:rsidRPr="00362F57">
        <w:rPr>
          <w:rFonts w:ascii="Arial" w:hAnsi="Arial" w:cs="Arial"/>
          <w:sz w:val="28"/>
          <w:szCs w:val="28"/>
        </w:rPr>
        <w:t xml:space="preserve"> baba na </w:t>
      </w:r>
      <w:proofErr w:type="spellStart"/>
      <w:r w:rsidRPr="00362F57">
        <w:rPr>
          <w:rFonts w:ascii="Arial" w:hAnsi="Arial" w:cs="Arial"/>
          <w:sz w:val="28"/>
          <w:szCs w:val="28"/>
        </w:rPr>
        <w:t>amai</w:t>
      </w:r>
      <w:proofErr w:type="spellEnd"/>
      <w:r>
        <w:rPr>
          <w:rFonts w:ascii="Arial" w:hAnsi="Arial" w:cs="Arial"/>
          <w:sz w:val="28"/>
          <w:szCs w:val="28"/>
        </w:rPr>
        <w:t>.”</w:t>
      </w:r>
      <w:r w:rsidRPr="00362F57">
        <w:rPr>
          <w:rFonts w:ascii="Arial" w:hAnsi="Arial" w:cs="Arial"/>
          <w:sz w:val="28"/>
          <w:szCs w:val="28"/>
        </w:rPr>
        <w:t xml:space="preserve"> </w:t>
      </w:r>
      <w:r>
        <w:rPr>
          <w:rFonts w:ascii="Arial" w:hAnsi="Arial" w:cs="Arial"/>
          <w:sz w:val="28"/>
          <w:szCs w:val="28"/>
        </w:rPr>
        <w:t xml:space="preserve"> </w:t>
      </w:r>
      <w:proofErr w:type="spellStart"/>
      <w:r>
        <w:rPr>
          <w:rFonts w:ascii="Arial" w:hAnsi="Arial" w:cs="Arial"/>
          <w:sz w:val="28"/>
          <w:szCs w:val="28"/>
        </w:rPr>
        <w:t>Hee</w:t>
      </w:r>
      <w:proofErr w:type="spellEnd"/>
      <w:r>
        <w:rPr>
          <w:rFonts w:ascii="Arial" w:hAnsi="Arial" w:cs="Arial"/>
          <w:sz w:val="28"/>
          <w:szCs w:val="28"/>
        </w:rPr>
        <w:t>?</w:t>
      </w:r>
      <w:r w:rsidRPr="00362F57">
        <w:rPr>
          <w:rFonts w:ascii="Arial" w:hAnsi="Arial" w:cs="Arial"/>
          <w:sz w:val="28"/>
          <w:szCs w:val="28"/>
        </w:rPr>
        <w:t xml:space="preserve"> </w:t>
      </w:r>
      <w:r>
        <w:rPr>
          <w:rFonts w:ascii="Arial" w:hAnsi="Arial" w:cs="Arial"/>
          <w:sz w:val="28"/>
          <w:szCs w:val="28"/>
        </w:rPr>
        <w:t>V</w:t>
      </w:r>
      <w:r w:rsidRPr="00362F57">
        <w:rPr>
          <w:rFonts w:ascii="Arial" w:hAnsi="Arial" w:cs="Arial"/>
          <w:sz w:val="28"/>
          <w:szCs w:val="28"/>
        </w:rPr>
        <w:t xml:space="preserve">ana </w:t>
      </w:r>
      <w:proofErr w:type="spellStart"/>
      <w:r w:rsidRPr="00362F57">
        <w:rPr>
          <w:rFonts w:ascii="Arial" w:hAnsi="Arial" w:cs="Arial"/>
          <w:sz w:val="28"/>
          <w:szCs w:val="28"/>
        </w:rPr>
        <w:t>havarongeke</w:t>
      </w:r>
      <w:proofErr w:type="spellEnd"/>
      <w:r w:rsidRPr="00362F57">
        <w:rPr>
          <w:rFonts w:ascii="Arial" w:hAnsi="Arial" w:cs="Arial"/>
          <w:sz w:val="28"/>
          <w:szCs w:val="28"/>
        </w:rPr>
        <w:t xml:space="preserve"> </w:t>
      </w:r>
      <w:proofErr w:type="spellStart"/>
      <w:r w:rsidRPr="00362F57">
        <w:rPr>
          <w:rFonts w:ascii="Arial" w:hAnsi="Arial" w:cs="Arial"/>
          <w:sz w:val="28"/>
          <w:szCs w:val="28"/>
        </w:rPr>
        <w:t>nemubereki</w:t>
      </w:r>
      <w:proofErr w:type="spellEnd"/>
      <w:r w:rsidRPr="00362F57">
        <w:rPr>
          <w:rFonts w:ascii="Arial" w:hAnsi="Arial" w:cs="Arial"/>
          <w:sz w:val="28"/>
          <w:szCs w:val="28"/>
        </w:rPr>
        <w:t xml:space="preserve"> </w:t>
      </w:r>
      <w:proofErr w:type="spellStart"/>
      <w:r w:rsidRPr="00362F57">
        <w:rPr>
          <w:rFonts w:ascii="Arial" w:hAnsi="Arial" w:cs="Arial"/>
          <w:sz w:val="28"/>
          <w:szCs w:val="28"/>
        </w:rPr>
        <w:t>mumwe</w:t>
      </w:r>
      <w:proofErr w:type="spellEnd"/>
      <w:r w:rsidRPr="00362F57">
        <w:rPr>
          <w:rFonts w:ascii="Arial" w:hAnsi="Arial" w:cs="Arial"/>
          <w:sz w:val="28"/>
          <w:szCs w:val="28"/>
        </w:rPr>
        <w:t xml:space="preserve">…? </w:t>
      </w:r>
      <w:r w:rsidRPr="00413B0F">
        <w:rPr>
          <w:rFonts w:ascii="Arial" w:hAnsi="Arial" w:cs="Arial"/>
          <w:sz w:val="18"/>
          <w:szCs w:val="18"/>
        </w:rPr>
        <w:t>[Congregation says, “</w:t>
      </w:r>
      <w:proofErr w:type="spellStart"/>
      <w:r w:rsidRPr="00413B0F">
        <w:rPr>
          <w:rFonts w:ascii="Arial" w:hAnsi="Arial" w:cs="Arial"/>
          <w:sz w:val="18"/>
          <w:szCs w:val="18"/>
        </w:rPr>
        <w:t>mumwechete</w:t>
      </w:r>
      <w:proofErr w:type="spellEnd"/>
      <w:r w:rsidRPr="00413B0F">
        <w:rPr>
          <w:rFonts w:ascii="Arial" w:hAnsi="Arial" w:cs="Arial"/>
          <w:sz w:val="18"/>
          <w:szCs w:val="18"/>
        </w:rPr>
        <w:t>.”]</w:t>
      </w:r>
      <w:proofErr w:type="spellStart"/>
      <w:r w:rsidRPr="00362F57">
        <w:rPr>
          <w:rFonts w:ascii="Arial" w:hAnsi="Arial" w:cs="Arial"/>
          <w:sz w:val="28"/>
          <w:szCs w:val="28"/>
        </w:rPr>
        <w:t>Tingaita</w:t>
      </w:r>
      <w:proofErr w:type="spellEnd"/>
      <w:r w:rsidRPr="00362F57">
        <w:rPr>
          <w:rFonts w:ascii="Arial" w:hAnsi="Arial" w:cs="Arial"/>
          <w:sz w:val="28"/>
          <w:szCs w:val="28"/>
        </w:rPr>
        <w:t xml:space="preserve"> Amen</w:t>
      </w:r>
      <w:r>
        <w:rPr>
          <w:rFonts w:ascii="Arial" w:hAnsi="Arial" w:cs="Arial"/>
          <w:sz w:val="28"/>
          <w:szCs w:val="28"/>
        </w:rPr>
        <w:t>i</w:t>
      </w:r>
      <w:r w:rsidRPr="00362F57">
        <w:rPr>
          <w:rFonts w:ascii="Arial" w:hAnsi="Arial" w:cs="Arial"/>
          <w:sz w:val="28"/>
          <w:szCs w:val="28"/>
        </w:rPr>
        <w:t xml:space="preserve"> here </w:t>
      </w:r>
      <w:proofErr w:type="spellStart"/>
      <w:r w:rsidRPr="00362F57">
        <w:rPr>
          <w:rFonts w:ascii="Arial" w:hAnsi="Arial" w:cs="Arial"/>
          <w:sz w:val="28"/>
          <w:szCs w:val="28"/>
        </w:rPr>
        <w:t>ipapo</w:t>
      </w:r>
      <w:proofErr w:type="spellEnd"/>
      <w:r>
        <w:rPr>
          <w:rFonts w:ascii="Arial" w:hAnsi="Arial" w:cs="Arial"/>
          <w:sz w:val="28"/>
          <w:szCs w:val="28"/>
        </w:rPr>
        <w:t xml:space="preserve"> </w:t>
      </w:r>
      <w:proofErr w:type="spellStart"/>
      <w:r>
        <w:rPr>
          <w:rFonts w:ascii="Arial" w:hAnsi="Arial" w:cs="Arial"/>
          <w:sz w:val="28"/>
          <w:szCs w:val="28"/>
        </w:rPr>
        <w:t>hama</w:t>
      </w:r>
      <w:proofErr w:type="spellEnd"/>
      <w:r>
        <w:rPr>
          <w:rFonts w:ascii="Arial" w:hAnsi="Arial" w:cs="Arial"/>
          <w:sz w:val="28"/>
          <w:szCs w:val="28"/>
        </w:rPr>
        <w:t xml:space="preserve">. </w:t>
      </w:r>
      <w:r w:rsidRPr="00E33075">
        <w:rPr>
          <w:rFonts w:ascii="Arial" w:hAnsi="Arial" w:cs="Arial"/>
          <w:sz w:val="18"/>
          <w:szCs w:val="18"/>
        </w:rPr>
        <w:t>[Congregation says, “Amen.”]</w:t>
      </w:r>
      <w:r w:rsidRPr="00362F57">
        <w:rPr>
          <w:rFonts w:ascii="Arial" w:hAnsi="Arial" w:cs="Arial"/>
          <w:sz w:val="28"/>
          <w:szCs w:val="28"/>
        </w:rPr>
        <w:t xml:space="preserve"> </w:t>
      </w:r>
      <w:proofErr w:type="spellStart"/>
      <w:r w:rsidRPr="00362F57">
        <w:rPr>
          <w:rFonts w:ascii="Arial" w:hAnsi="Arial" w:cs="Arial"/>
          <w:sz w:val="28"/>
          <w:szCs w:val="28"/>
        </w:rPr>
        <w:t>Inosara</w:t>
      </w:r>
      <w:proofErr w:type="spellEnd"/>
      <w:r w:rsidRPr="00362F57">
        <w:rPr>
          <w:rFonts w:ascii="Arial" w:hAnsi="Arial" w:cs="Arial"/>
          <w:sz w:val="28"/>
          <w:szCs w:val="28"/>
        </w:rPr>
        <w:t xml:space="preserve"> </w:t>
      </w:r>
      <w:proofErr w:type="spellStart"/>
      <w:r w:rsidRPr="00362F57">
        <w:rPr>
          <w:rFonts w:ascii="Arial" w:hAnsi="Arial" w:cs="Arial"/>
          <w:sz w:val="28"/>
          <w:szCs w:val="28"/>
        </w:rPr>
        <w:t>yayako</w:t>
      </w:r>
      <w:proofErr w:type="spellEnd"/>
      <w:r w:rsidRPr="00362F57">
        <w:rPr>
          <w:rFonts w:ascii="Arial" w:hAnsi="Arial" w:cs="Arial"/>
          <w:sz w:val="28"/>
          <w:szCs w:val="28"/>
        </w:rPr>
        <w:t xml:space="preserve"> </w:t>
      </w:r>
      <w:proofErr w:type="spellStart"/>
      <w:r w:rsidRPr="00362F57">
        <w:rPr>
          <w:rFonts w:ascii="Arial" w:hAnsi="Arial" w:cs="Arial"/>
          <w:sz w:val="28"/>
          <w:szCs w:val="28"/>
        </w:rPr>
        <w:t>nyaya</w:t>
      </w:r>
      <w:proofErr w:type="spellEnd"/>
      <w:r w:rsidRPr="00362F57">
        <w:rPr>
          <w:rFonts w:ascii="Arial" w:hAnsi="Arial" w:cs="Arial"/>
          <w:sz w:val="28"/>
          <w:szCs w:val="28"/>
        </w:rPr>
        <w:t xml:space="preserve"> </w:t>
      </w:r>
      <w:proofErr w:type="spellStart"/>
      <w:r w:rsidRPr="00362F57">
        <w:rPr>
          <w:rFonts w:ascii="Arial" w:hAnsi="Arial" w:cs="Arial"/>
          <w:sz w:val="28"/>
          <w:szCs w:val="28"/>
        </w:rPr>
        <w:t>iyoyo</w:t>
      </w:r>
      <w:proofErr w:type="spellEnd"/>
      <w:r w:rsidRPr="00362F57">
        <w:rPr>
          <w:rFonts w:ascii="Arial" w:hAnsi="Arial" w:cs="Arial"/>
          <w:sz w:val="28"/>
          <w:szCs w:val="28"/>
        </w:rPr>
        <w:t xml:space="preserve"> </w:t>
      </w:r>
      <w:proofErr w:type="spellStart"/>
      <w:r w:rsidRPr="00362F57">
        <w:rPr>
          <w:rFonts w:ascii="Arial" w:hAnsi="Arial" w:cs="Arial"/>
          <w:sz w:val="28"/>
          <w:szCs w:val="28"/>
        </w:rPr>
        <w:t>vana</w:t>
      </w:r>
      <w:proofErr w:type="spellEnd"/>
      <w:r w:rsidRPr="00362F57">
        <w:rPr>
          <w:rFonts w:ascii="Arial" w:hAnsi="Arial" w:cs="Arial"/>
          <w:sz w:val="28"/>
          <w:szCs w:val="28"/>
        </w:rPr>
        <w:t xml:space="preserve"> </w:t>
      </w:r>
      <w:proofErr w:type="spellStart"/>
      <w:r w:rsidRPr="00362F57">
        <w:rPr>
          <w:rFonts w:ascii="Arial" w:hAnsi="Arial" w:cs="Arial"/>
          <w:sz w:val="28"/>
          <w:szCs w:val="28"/>
        </w:rPr>
        <w:t>zvazvidhakwa</w:t>
      </w:r>
      <w:proofErr w:type="spellEnd"/>
      <w:r w:rsidRPr="00362F57">
        <w:rPr>
          <w:rFonts w:ascii="Arial" w:hAnsi="Arial" w:cs="Arial"/>
          <w:sz w:val="28"/>
          <w:szCs w:val="28"/>
        </w:rPr>
        <w:t xml:space="preserve"> </w:t>
      </w:r>
      <w:proofErr w:type="spellStart"/>
      <w:r w:rsidRPr="00362F57">
        <w:rPr>
          <w:rFonts w:ascii="Arial" w:hAnsi="Arial" w:cs="Arial"/>
          <w:sz w:val="28"/>
          <w:szCs w:val="28"/>
        </w:rPr>
        <w:t>zve</w:t>
      </w:r>
      <w:proofErr w:type="spellEnd"/>
      <w:r w:rsidRPr="00362F57">
        <w:rPr>
          <w:rFonts w:ascii="Arial" w:hAnsi="Arial" w:cs="Arial"/>
          <w:sz w:val="28"/>
          <w:szCs w:val="28"/>
        </w:rPr>
        <w:t xml:space="preserve">…? </w:t>
      </w:r>
      <w:r w:rsidRPr="00413B0F">
        <w:rPr>
          <w:rFonts w:ascii="Arial" w:hAnsi="Arial" w:cs="Arial"/>
          <w:sz w:val="18"/>
          <w:szCs w:val="18"/>
        </w:rPr>
        <w:t>[Congregation says, “</w:t>
      </w:r>
      <w:proofErr w:type="spellStart"/>
      <w:r w:rsidRPr="00413B0F">
        <w:rPr>
          <w:rFonts w:ascii="Arial" w:hAnsi="Arial" w:cs="Arial"/>
          <w:sz w:val="18"/>
          <w:szCs w:val="18"/>
        </w:rPr>
        <w:t>zvese</w:t>
      </w:r>
      <w:proofErr w:type="spellEnd"/>
      <w:r w:rsidRPr="00413B0F">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Unocherera</w:t>
      </w:r>
      <w:proofErr w:type="spellEnd"/>
      <w:r w:rsidRPr="00362F57">
        <w:rPr>
          <w:rFonts w:ascii="Arial" w:hAnsi="Arial" w:cs="Arial"/>
          <w:sz w:val="28"/>
          <w:szCs w:val="28"/>
        </w:rPr>
        <w:t xml:space="preserve"> one</w:t>
      </w:r>
      <w:r>
        <w:rPr>
          <w:rFonts w:ascii="Arial" w:hAnsi="Arial" w:cs="Arial"/>
          <w:sz w:val="28"/>
          <w:szCs w:val="28"/>
        </w:rPr>
        <w:t>,</w:t>
      </w:r>
      <w:r w:rsidRPr="00362F57">
        <w:rPr>
          <w:rFonts w:ascii="Arial" w:hAnsi="Arial" w:cs="Arial"/>
          <w:sz w:val="28"/>
          <w:szCs w:val="28"/>
        </w:rPr>
        <w:t xml:space="preserve"> one </w:t>
      </w:r>
      <w:proofErr w:type="spellStart"/>
      <w:r w:rsidRPr="00362F57">
        <w:rPr>
          <w:rFonts w:ascii="Arial" w:hAnsi="Arial" w:cs="Arial"/>
          <w:sz w:val="28"/>
          <w:szCs w:val="28"/>
        </w:rPr>
        <w:t>vana</w:t>
      </w:r>
      <w:proofErr w:type="spellEnd"/>
      <w:r w:rsidRPr="00362F57">
        <w:rPr>
          <w:rFonts w:ascii="Arial" w:hAnsi="Arial" w:cs="Arial"/>
          <w:sz w:val="28"/>
          <w:szCs w:val="28"/>
        </w:rPr>
        <w:t xml:space="preserve"> ava. </w:t>
      </w:r>
      <w:proofErr w:type="spellStart"/>
      <w:r>
        <w:rPr>
          <w:rFonts w:ascii="Arial" w:hAnsi="Arial" w:cs="Arial"/>
          <w:sz w:val="28"/>
          <w:szCs w:val="28"/>
        </w:rPr>
        <w:t>K</w:t>
      </w:r>
      <w:r w:rsidRPr="00362F57">
        <w:rPr>
          <w:rFonts w:ascii="Arial" w:hAnsi="Arial" w:cs="Arial"/>
          <w:sz w:val="28"/>
          <w:szCs w:val="28"/>
        </w:rPr>
        <w:t>uita</w:t>
      </w:r>
      <w:proofErr w:type="spellEnd"/>
      <w:r w:rsidRPr="00362F57">
        <w:rPr>
          <w:rFonts w:ascii="Arial" w:hAnsi="Arial" w:cs="Arial"/>
          <w:sz w:val="28"/>
          <w:szCs w:val="28"/>
        </w:rPr>
        <w:t xml:space="preserve"> </w:t>
      </w:r>
      <w:proofErr w:type="spellStart"/>
      <w:r w:rsidRPr="00362F57">
        <w:rPr>
          <w:rFonts w:ascii="Arial" w:hAnsi="Arial" w:cs="Arial"/>
          <w:sz w:val="28"/>
          <w:szCs w:val="28"/>
        </w:rPr>
        <w:t>basa</w:t>
      </w:r>
      <w:proofErr w:type="spellEnd"/>
      <w:r w:rsidRPr="00362F57">
        <w:rPr>
          <w:rFonts w:ascii="Arial" w:hAnsi="Arial" w:cs="Arial"/>
          <w:sz w:val="28"/>
          <w:szCs w:val="28"/>
        </w:rPr>
        <w:t xml:space="preserve"> </w:t>
      </w:r>
      <w:proofErr w:type="spellStart"/>
      <w:r w:rsidRPr="00362F57">
        <w:rPr>
          <w:rFonts w:ascii="Arial" w:hAnsi="Arial" w:cs="Arial"/>
          <w:sz w:val="28"/>
          <w:szCs w:val="28"/>
        </w:rPr>
        <w:t>rekubata</w:t>
      </w:r>
      <w:proofErr w:type="spellEnd"/>
      <w:r w:rsidRPr="00362F57">
        <w:rPr>
          <w:rFonts w:ascii="Arial" w:hAnsi="Arial" w:cs="Arial"/>
          <w:sz w:val="28"/>
          <w:szCs w:val="28"/>
        </w:rPr>
        <w:t xml:space="preserve"> </w:t>
      </w:r>
      <w:proofErr w:type="spellStart"/>
      <w:r w:rsidRPr="00362F57">
        <w:rPr>
          <w:rFonts w:ascii="Arial" w:hAnsi="Arial" w:cs="Arial"/>
          <w:sz w:val="28"/>
          <w:szCs w:val="28"/>
        </w:rPr>
        <w:t>gotsi</w:t>
      </w:r>
      <w:proofErr w:type="spellEnd"/>
      <w:r w:rsidRPr="00362F57">
        <w:rPr>
          <w:rFonts w:ascii="Arial" w:hAnsi="Arial" w:cs="Arial"/>
          <w:sz w:val="28"/>
          <w:szCs w:val="28"/>
        </w:rPr>
        <w:t xml:space="preserve"> </w:t>
      </w:r>
      <w:proofErr w:type="spellStart"/>
      <w:r w:rsidRPr="00362F57">
        <w:rPr>
          <w:rFonts w:ascii="Arial" w:hAnsi="Arial" w:cs="Arial"/>
          <w:sz w:val="28"/>
          <w:szCs w:val="28"/>
        </w:rPr>
        <w:t>uchichema</w:t>
      </w:r>
      <w:proofErr w:type="spellEnd"/>
      <w:r w:rsidRPr="00362F57">
        <w:rPr>
          <w:rFonts w:ascii="Arial" w:hAnsi="Arial" w:cs="Arial"/>
          <w:sz w:val="28"/>
          <w:szCs w:val="28"/>
        </w:rPr>
        <w:t xml:space="preserve"> </w:t>
      </w:r>
      <w:proofErr w:type="spellStart"/>
      <w:r w:rsidRPr="00362F57">
        <w:rPr>
          <w:rFonts w:ascii="Arial" w:hAnsi="Arial" w:cs="Arial"/>
          <w:sz w:val="28"/>
          <w:szCs w:val="28"/>
        </w:rPr>
        <w:t>maiwe</w:t>
      </w:r>
      <w:proofErr w:type="spellEnd"/>
      <w:r w:rsidRPr="00362F57">
        <w:rPr>
          <w:rFonts w:ascii="Arial" w:hAnsi="Arial" w:cs="Arial"/>
          <w:sz w:val="28"/>
          <w:szCs w:val="28"/>
        </w:rPr>
        <w:t>…</w:t>
      </w:r>
      <w:proofErr w:type="spellStart"/>
      <w:r w:rsidRPr="00362F57">
        <w:rPr>
          <w:rFonts w:ascii="Arial" w:hAnsi="Arial" w:cs="Arial"/>
          <w:sz w:val="28"/>
          <w:szCs w:val="28"/>
        </w:rPr>
        <w:t>wouya</w:t>
      </w:r>
      <w:proofErr w:type="spellEnd"/>
      <w:r>
        <w:rPr>
          <w:rFonts w:ascii="Arial" w:hAnsi="Arial" w:cs="Arial"/>
          <w:sz w:val="28"/>
          <w:szCs w:val="28"/>
        </w:rPr>
        <w:t xml:space="preserve"> </w:t>
      </w:r>
      <w:proofErr w:type="spellStart"/>
      <w:r>
        <w:rPr>
          <w:rFonts w:ascii="Arial" w:hAnsi="Arial" w:cs="Arial"/>
          <w:sz w:val="28"/>
          <w:szCs w:val="28"/>
        </w:rPr>
        <w:t>wonyara</w:t>
      </w:r>
      <w:r w:rsidRPr="00362F57">
        <w:rPr>
          <w:rFonts w:ascii="Arial" w:hAnsi="Arial" w:cs="Arial"/>
          <w:sz w:val="28"/>
          <w:szCs w:val="28"/>
        </w:rPr>
        <w:t>dza</w:t>
      </w:r>
      <w:proofErr w:type="spellEnd"/>
      <w:r w:rsidRPr="00362F57">
        <w:rPr>
          <w:rFonts w:ascii="Arial" w:hAnsi="Arial" w:cs="Arial"/>
          <w:sz w:val="28"/>
          <w:szCs w:val="28"/>
        </w:rPr>
        <w:t xml:space="preserve"> </w:t>
      </w:r>
      <w:proofErr w:type="spellStart"/>
      <w:r>
        <w:rPr>
          <w:rFonts w:ascii="Arial" w:hAnsi="Arial" w:cs="Arial"/>
          <w:sz w:val="28"/>
          <w:szCs w:val="28"/>
        </w:rPr>
        <w:t>nd</w:t>
      </w:r>
      <w:r w:rsidRPr="00362F57">
        <w:rPr>
          <w:rFonts w:ascii="Arial" w:hAnsi="Arial" w:cs="Arial"/>
          <w:sz w:val="28"/>
          <w:szCs w:val="28"/>
        </w:rPr>
        <w:t>ofunga</w:t>
      </w:r>
      <w:proofErr w:type="spellEnd"/>
      <w:r w:rsidRPr="00362F57">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sidRPr="00362F57">
        <w:rPr>
          <w:rFonts w:ascii="Arial" w:hAnsi="Arial" w:cs="Arial"/>
          <w:sz w:val="28"/>
          <w:szCs w:val="28"/>
        </w:rPr>
        <w:t>zvapera</w:t>
      </w:r>
      <w:proofErr w:type="spellEnd"/>
      <w:r w:rsidRPr="00362F57">
        <w:rPr>
          <w:rFonts w:ascii="Arial" w:hAnsi="Arial" w:cs="Arial"/>
          <w:sz w:val="28"/>
          <w:szCs w:val="28"/>
        </w:rPr>
        <w:t xml:space="preserve">. </w:t>
      </w:r>
      <w:proofErr w:type="spellStart"/>
      <w:r w:rsidRPr="00362F57">
        <w:rPr>
          <w:rFonts w:ascii="Arial" w:hAnsi="Arial" w:cs="Arial"/>
          <w:sz w:val="28"/>
          <w:szCs w:val="28"/>
        </w:rPr>
        <w:t>Kamwe</w:t>
      </w:r>
      <w:proofErr w:type="spellEnd"/>
      <w:r w:rsidRPr="00362F57">
        <w:rPr>
          <w:rFonts w:ascii="Arial" w:hAnsi="Arial" w:cs="Arial"/>
          <w:sz w:val="28"/>
          <w:szCs w:val="28"/>
        </w:rPr>
        <w:t xml:space="preserve"> </w:t>
      </w:r>
      <w:proofErr w:type="spellStart"/>
      <w:r w:rsidRPr="00362F57">
        <w:rPr>
          <w:rFonts w:ascii="Arial" w:hAnsi="Arial" w:cs="Arial"/>
          <w:sz w:val="28"/>
          <w:szCs w:val="28"/>
        </w:rPr>
        <w:t>katevera</w:t>
      </w:r>
      <w:proofErr w:type="spellEnd"/>
      <w:r w:rsidRPr="00362F57">
        <w:rPr>
          <w:rFonts w:ascii="Arial" w:hAnsi="Arial" w:cs="Arial"/>
          <w:sz w:val="28"/>
          <w:szCs w:val="28"/>
        </w:rPr>
        <w:t xml:space="preserve"> </w:t>
      </w:r>
      <w:proofErr w:type="spellStart"/>
      <w:r w:rsidRPr="00362F57">
        <w:rPr>
          <w:rFonts w:ascii="Arial" w:hAnsi="Arial" w:cs="Arial"/>
          <w:sz w:val="28"/>
          <w:szCs w:val="28"/>
        </w:rPr>
        <w:t>dhi</w:t>
      </w:r>
      <w:proofErr w:type="spellEnd"/>
      <w:r w:rsidRPr="00362F57">
        <w:rPr>
          <w:rFonts w:ascii="Arial" w:hAnsi="Arial" w:cs="Arial"/>
          <w:sz w:val="28"/>
          <w:szCs w:val="28"/>
        </w:rPr>
        <w:t xml:space="preserve">! </w:t>
      </w:r>
      <w:proofErr w:type="spellStart"/>
      <w:r w:rsidRPr="00362F57">
        <w:rPr>
          <w:rFonts w:ascii="Arial" w:hAnsi="Arial" w:cs="Arial"/>
          <w:sz w:val="28"/>
          <w:szCs w:val="28"/>
        </w:rPr>
        <w:t>Maiwe</w:t>
      </w:r>
      <w:proofErr w:type="spellEnd"/>
      <w:r w:rsidRPr="00362F57">
        <w:rPr>
          <w:rFonts w:ascii="Arial" w:hAnsi="Arial" w:cs="Arial"/>
          <w:sz w:val="28"/>
          <w:szCs w:val="28"/>
        </w:rPr>
        <w:t>…</w:t>
      </w:r>
      <w:proofErr w:type="spellStart"/>
      <w:r>
        <w:rPr>
          <w:rFonts w:ascii="Arial" w:hAnsi="Arial" w:cs="Arial"/>
          <w:sz w:val="28"/>
          <w:szCs w:val="28"/>
        </w:rPr>
        <w:t>w</w:t>
      </w:r>
      <w:r w:rsidRPr="00362F57">
        <w:rPr>
          <w:rFonts w:ascii="Arial" w:hAnsi="Arial" w:cs="Arial"/>
          <w:sz w:val="28"/>
          <w:szCs w:val="28"/>
        </w:rPr>
        <w:t>ofunga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sidRPr="00362F57">
        <w:rPr>
          <w:rFonts w:ascii="Arial" w:hAnsi="Arial" w:cs="Arial"/>
          <w:sz w:val="28"/>
          <w:szCs w:val="28"/>
        </w:rPr>
        <w:t xml:space="preserve"> </w:t>
      </w:r>
      <w:proofErr w:type="spellStart"/>
      <w:r w:rsidRPr="00362F57">
        <w:rPr>
          <w:rFonts w:ascii="Arial" w:hAnsi="Arial" w:cs="Arial"/>
          <w:sz w:val="28"/>
          <w:szCs w:val="28"/>
        </w:rPr>
        <w:t>zvapera</w:t>
      </w:r>
      <w:proofErr w:type="spellEnd"/>
      <w:r w:rsidRPr="00362F57">
        <w:rPr>
          <w:rFonts w:ascii="Arial" w:hAnsi="Arial" w:cs="Arial"/>
          <w:sz w:val="28"/>
          <w:szCs w:val="28"/>
        </w:rPr>
        <w:t xml:space="preserve"> </w:t>
      </w:r>
      <w:proofErr w:type="spellStart"/>
      <w:r w:rsidRPr="00362F57">
        <w:rPr>
          <w:rFonts w:ascii="Arial" w:hAnsi="Arial" w:cs="Arial"/>
          <w:sz w:val="28"/>
          <w:szCs w:val="28"/>
        </w:rPr>
        <w:t>ndobva</w:t>
      </w:r>
      <w:proofErr w:type="spellEnd"/>
      <w:r w:rsidRPr="00362F57">
        <w:rPr>
          <w:rFonts w:ascii="Arial" w:hAnsi="Arial" w:cs="Arial"/>
          <w:sz w:val="28"/>
          <w:szCs w:val="28"/>
        </w:rPr>
        <w:t>…ka—</w:t>
      </w:r>
      <w:proofErr w:type="spellStart"/>
      <w:r w:rsidRPr="00362F57">
        <w:rPr>
          <w:rFonts w:ascii="Arial" w:hAnsi="Arial" w:cs="Arial"/>
          <w:sz w:val="28"/>
          <w:szCs w:val="28"/>
        </w:rPr>
        <w:t>katevera</w:t>
      </w:r>
      <w:proofErr w:type="spellEnd"/>
      <w:r w:rsidRPr="00362F57">
        <w:rPr>
          <w:rFonts w:ascii="Arial" w:hAnsi="Arial" w:cs="Arial"/>
          <w:sz w:val="28"/>
          <w:szCs w:val="28"/>
        </w:rPr>
        <w:t xml:space="preserve"> </w:t>
      </w:r>
      <w:proofErr w:type="spellStart"/>
      <w:r w:rsidRPr="00362F57">
        <w:rPr>
          <w:rFonts w:ascii="Arial" w:hAnsi="Arial" w:cs="Arial"/>
          <w:sz w:val="28"/>
          <w:szCs w:val="28"/>
        </w:rPr>
        <w:t>kamwe</w:t>
      </w:r>
      <w:proofErr w:type="spellEnd"/>
      <w:r w:rsidRPr="00362F57">
        <w:rPr>
          <w:rFonts w:ascii="Arial" w:hAnsi="Arial" w:cs="Arial"/>
          <w:sz w:val="28"/>
          <w:szCs w:val="28"/>
        </w:rPr>
        <w:t xml:space="preserve"> </w:t>
      </w:r>
      <w:proofErr w:type="spellStart"/>
      <w:r w:rsidRPr="00362F57">
        <w:rPr>
          <w:rFonts w:ascii="Arial" w:hAnsi="Arial" w:cs="Arial"/>
          <w:sz w:val="28"/>
          <w:szCs w:val="28"/>
        </w:rPr>
        <w:t>futi</w:t>
      </w:r>
      <w:proofErr w:type="spellEnd"/>
      <w:r w:rsidRPr="00362F57">
        <w:rPr>
          <w:rFonts w:ascii="Arial" w:hAnsi="Arial" w:cs="Arial"/>
          <w:sz w:val="28"/>
          <w:szCs w:val="28"/>
        </w:rPr>
        <w:t xml:space="preserve"> </w:t>
      </w:r>
      <w:proofErr w:type="spellStart"/>
      <w:r w:rsidRPr="00362F57">
        <w:rPr>
          <w:rFonts w:ascii="Arial" w:hAnsi="Arial" w:cs="Arial"/>
          <w:sz w:val="28"/>
          <w:szCs w:val="28"/>
        </w:rPr>
        <w:t>dhi</w:t>
      </w:r>
      <w:proofErr w:type="spellEnd"/>
      <w:r w:rsidRPr="00362F57">
        <w:rPr>
          <w:rFonts w:ascii="Arial" w:hAnsi="Arial" w:cs="Arial"/>
          <w:sz w:val="28"/>
          <w:szCs w:val="28"/>
        </w:rPr>
        <w:t xml:space="preserve">! </w:t>
      </w:r>
      <w:r>
        <w:rPr>
          <w:rFonts w:ascii="Arial" w:hAnsi="Arial" w:cs="Arial"/>
          <w:sz w:val="28"/>
          <w:szCs w:val="28"/>
        </w:rPr>
        <w:t xml:space="preserve">Huh? </w:t>
      </w:r>
      <w:proofErr w:type="spellStart"/>
      <w:r w:rsidRPr="00362F57">
        <w:rPr>
          <w:rFonts w:ascii="Arial" w:hAnsi="Arial" w:cs="Arial"/>
          <w:sz w:val="28"/>
          <w:szCs w:val="28"/>
        </w:rPr>
        <w:t>Paunozosara</w:t>
      </w:r>
      <w:proofErr w:type="spellEnd"/>
      <w:r w:rsidRPr="00362F57">
        <w:rPr>
          <w:rFonts w:ascii="Arial" w:hAnsi="Arial" w:cs="Arial"/>
          <w:sz w:val="28"/>
          <w:szCs w:val="28"/>
        </w:rPr>
        <w:t xml:space="preserve"> </w:t>
      </w:r>
      <w:proofErr w:type="spellStart"/>
      <w:r w:rsidRPr="00362F57">
        <w:rPr>
          <w:rFonts w:ascii="Arial" w:hAnsi="Arial" w:cs="Arial"/>
          <w:sz w:val="28"/>
          <w:szCs w:val="28"/>
        </w:rPr>
        <w:t>wava</w:t>
      </w:r>
      <w:proofErr w:type="spellEnd"/>
      <w:r w:rsidRPr="00362F57">
        <w:rPr>
          <w:rFonts w:ascii="Arial" w:hAnsi="Arial" w:cs="Arial"/>
          <w:sz w:val="28"/>
          <w:szCs w:val="28"/>
        </w:rPr>
        <w:t xml:space="preserve"> one </w:t>
      </w:r>
      <w:proofErr w:type="spellStart"/>
      <w:r w:rsidRPr="00362F57">
        <w:rPr>
          <w:rFonts w:ascii="Arial" w:hAnsi="Arial" w:cs="Arial"/>
          <w:sz w:val="28"/>
          <w:szCs w:val="28"/>
        </w:rPr>
        <w:t>manje</w:t>
      </w:r>
      <w:proofErr w:type="spellEnd"/>
      <w:r w:rsidRPr="00362F57">
        <w:rPr>
          <w:rFonts w:ascii="Arial" w:hAnsi="Arial" w:cs="Arial"/>
          <w:sz w:val="28"/>
          <w:szCs w:val="28"/>
        </w:rPr>
        <w:t xml:space="preserve"> </w:t>
      </w:r>
      <w:proofErr w:type="spellStart"/>
      <w:r w:rsidRPr="00362F57">
        <w:rPr>
          <w:rFonts w:ascii="Arial" w:hAnsi="Arial" w:cs="Arial"/>
          <w:sz w:val="28"/>
          <w:szCs w:val="28"/>
        </w:rPr>
        <w:t>unenge</w:t>
      </w:r>
      <w:proofErr w:type="spellEnd"/>
      <w:r w:rsidRPr="00362F57">
        <w:rPr>
          <w:rFonts w:ascii="Arial" w:hAnsi="Arial" w:cs="Arial"/>
          <w:sz w:val="28"/>
          <w:szCs w:val="28"/>
        </w:rPr>
        <w:t xml:space="preserve"> </w:t>
      </w:r>
      <w:proofErr w:type="spellStart"/>
      <w:r w:rsidRPr="00362F57">
        <w:rPr>
          <w:rFonts w:ascii="Arial" w:hAnsi="Arial" w:cs="Arial"/>
          <w:sz w:val="28"/>
          <w:szCs w:val="28"/>
        </w:rPr>
        <w:t>wakuita</w:t>
      </w:r>
      <w:proofErr w:type="spellEnd"/>
      <w:r w:rsidRPr="00362F57">
        <w:rPr>
          <w:rFonts w:ascii="Arial" w:hAnsi="Arial" w:cs="Arial"/>
          <w:sz w:val="28"/>
          <w:szCs w:val="28"/>
        </w:rPr>
        <w:t xml:space="preserve"> </w:t>
      </w:r>
      <w:proofErr w:type="spellStart"/>
      <w:r w:rsidRPr="00362F57">
        <w:rPr>
          <w:rFonts w:ascii="Arial" w:hAnsi="Arial" w:cs="Arial"/>
          <w:sz w:val="28"/>
          <w:szCs w:val="28"/>
        </w:rPr>
        <w:t>tsotsi</w:t>
      </w:r>
      <w:proofErr w:type="spellEnd"/>
      <w:r w:rsidRPr="00362F57">
        <w:rPr>
          <w:rFonts w:ascii="Arial" w:hAnsi="Arial" w:cs="Arial"/>
          <w:sz w:val="28"/>
          <w:szCs w:val="28"/>
        </w:rPr>
        <w:t xml:space="preserve"> </w:t>
      </w:r>
      <w:proofErr w:type="spellStart"/>
      <w:r w:rsidRPr="00362F57">
        <w:rPr>
          <w:rFonts w:ascii="Arial" w:hAnsi="Arial" w:cs="Arial"/>
          <w:sz w:val="28"/>
          <w:szCs w:val="28"/>
        </w:rPr>
        <w:t>rinenge</w:t>
      </w:r>
      <w:proofErr w:type="spellEnd"/>
      <w:r w:rsidRPr="00362F57">
        <w:rPr>
          <w:rFonts w:ascii="Arial" w:hAnsi="Arial" w:cs="Arial"/>
          <w:sz w:val="28"/>
          <w:szCs w:val="28"/>
        </w:rPr>
        <w:t xml:space="preserve"> </w:t>
      </w:r>
      <w:proofErr w:type="spellStart"/>
      <w:r w:rsidRPr="00362F57">
        <w:rPr>
          <w:rFonts w:ascii="Arial" w:hAnsi="Arial" w:cs="Arial"/>
          <w:sz w:val="28"/>
          <w:szCs w:val="28"/>
        </w:rPr>
        <w:t>Jud</w:t>
      </w:r>
      <w:r>
        <w:rPr>
          <w:rFonts w:ascii="Arial" w:hAnsi="Arial" w:cs="Arial"/>
          <w:sz w:val="28"/>
          <w:szCs w:val="28"/>
        </w:rPr>
        <w:t>h</w:t>
      </w:r>
      <w:r w:rsidRPr="00362F57">
        <w:rPr>
          <w:rFonts w:ascii="Arial" w:hAnsi="Arial" w:cs="Arial"/>
          <w:sz w:val="28"/>
          <w:szCs w:val="28"/>
        </w:rPr>
        <w:t>a</w:t>
      </w:r>
      <w:proofErr w:type="spellEnd"/>
      <w:r>
        <w:rPr>
          <w:rFonts w:ascii="Arial" w:hAnsi="Arial" w:cs="Arial"/>
          <w:sz w:val="28"/>
          <w:szCs w:val="28"/>
        </w:rPr>
        <w:t>.</w:t>
      </w:r>
      <w:r w:rsidRPr="00362F57">
        <w:rPr>
          <w:rFonts w:ascii="Arial" w:hAnsi="Arial" w:cs="Arial"/>
          <w:sz w:val="28"/>
          <w:szCs w:val="28"/>
        </w:rPr>
        <w:t xml:space="preserve"> </w:t>
      </w:r>
      <w:proofErr w:type="spellStart"/>
      <w:r>
        <w:rPr>
          <w:rFonts w:ascii="Arial" w:hAnsi="Arial" w:cs="Arial"/>
          <w:sz w:val="28"/>
          <w:szCs w:val="28"/>
        </w:rPr>
        <w:t>H</w:t>
      </w:r>
      <w:r w:rsidRPr="00362F57">
        <w:rPr>
          <w:rFonts w:ascii="Arial" w:hAnsi="Arial" w:cs="Arial"/>
          <w:sz w:val="28"/>
          <w:szCs w:val="28"/>
        </w:rPr>
        <w:t>auch</w:t>
      </w:r>
      <w:r>
        <w:rPr>
          <w:rFonts w:ascii="Arial" w:hAnsi="Arial" w:cs="Arial"/>
          <w:sz w:val="28"/>
          <w:szCs w:val="28"/>
        </w:rPr>
        <w:t>a</w:t>
      </w:r>
      <w:r w:rsidRPr="00362F57">
        <w:rPr>
          <w:rFonts w:ascii="Arial" w:hAnsi="Arial" w:cs="Arial"/>
          <w:sz w:val="28"/>
          <w:szCs w:val="28"/>
        </w:rPr>
        <w:t>toenda</w:t>
      </w:r>
      <w:proofErr w:type="spellEnd"/>
      <w:r w:rsidRPr="00362F57">
        <w:rPr>
          <w:rFonts w:ascii="Arial" w:hAnsi="Arial" w:cs="Arial"/>
          <w:sz w:val="28"/>
          <w:szCs w:val="28"/>
        </w:rPr>
        <w:t xml:space="preserve"> kuna Tamar </w:t>
      </w:r>
      <w:proofErr w:type="spellStart"/>
      <w:r w:rsidRPr="00362F57">
        <w:rPr>
          <w:rFonts w:ascii="Arial" w:hAnsi="Arial" w:cs="Arial"/>
          <w:sz w:val="28"/>
          <w:szCs w:val="28"/>
        </w:rPr>
        <w:t>tibereke</w:t>
      </w:r>
      <w:proofErr w:type="spellEnd"/>
      <w:r w:rsidRPr="00362F57">
        <w:rPr>
          <w:rFonts w:ascii="Arial" w:hAnsi="Arial" w:cs="Arial"/>
          <w:sz w:val="28"/>
          <w:szCs w:val="28"/>
        </w:rPr>
        <w:t xml:space="preserve"> m</w:t>
      </w:r>
      <w:r>
        <w:rPr>
          <w:rFonts w:ascii="Arial" w:hAnsi="Arial" w:cs="Arial"/>
          <w:sz w:val="28"/>
          <w:szCs w:val="28"/>
        </w:rPr>
        <w:t>—</w:t>
      </w:r>
      <w:r w:rsidRPr="00362F57">
        <w:rPr>
          <w:rFonts w:ascii="Arial" w:hAnsi="Arial" w:cs="Arial"/>
          <w:sz w:val="28"/>
          <w:szCs w:val="28"/>
        </w:rPr>
        <w:t>m—</w:t>
      </w:r>
      <w:proofErr w:type="spellStart"/>
      <w:r w:rsidRPr="00362F57">
        <w:rPr>
          <w:rFonts w:ascii="Arial" w:hAnsi="Arial" w:cs="Arial"/>
          <w:sz w:val="28"/>
          <w:szCs w:val="28"/>
        </w:rPr>
        <w:t>vana</w:t>
      </w:r>
      <w:proofErr w:type="spellEnd"/>
      <w:r w:rsidRPr="00362F57">
        <w:rPr>
          <w:rFonts w:ascii="Arial" w:hAnsi="Arial" w:cs="Arial"/>
          <w:sz w:val="28"/>
          <w:szCs w:val="28"/>
        </w:rPr>
        <w:t xml:space="preserve"> </w:t>
      </w:r>
      <w:proofErr w:type="spellStart"/>
      <w:r w:rsidRPr="00362F57">
        <w:rPr>
          <w:rFonts w:ascii="Arial" w:hAnsi="Arial" w:cs="Arial"/>
          <w:sz w:val="28"/>
          <w:szCs w:val="28"/>
        </w:rPr>
        <w:t>sekuvimbisa</w:t>
      </w:r>
      <w:proofErr w:type="spellEnd"/>
      <w:r w:rsidRPr="00362F57">
        <w:rPr>
          <w:rFonts w:ascii="Arial" w:hAnsi="Arial" w:cs="Arial"/>
          <w:sz w:val="28"/>
          <w:szCs w:val="28"/>
        </w:rPr>
        <w:t xml:space="preserve"> </w:t>
      </w:r>
      <w:proofErr w:type="spellStart"/>
      <w:r w:rsidRPr="00362F57">
        <w:rPr>
          <w:rFonts w:ascii="Arial" w:hAnsi="Arial" w:cs="Arial"/>
          <w:sz w:val="28"/>
          <w:szCs w:val="28"/>
        </w:rPr>
        <w:t>kwakadii</w:t>
      </w:r>
      <w:proofErr w:type="spellEnd"/>
      <w:r w:rsidRPr="00362F57">
        <w:rPr>
          <w:rFonts w:ascii="Arial" w:hAnsi="Arial" w:cs="Arial"/>
          <w:sz w:val="28"/>
          <w:szCs w:val="28"/>
        </w:rPr>
        <w:t>…?</w:t>
      </w:r>
      <w:ins w:author="Transcriber01 JHB" w:date="2025-08-22T15:31:00Z" w16du:dateUtc="2025-08-22T13:31:00Z" w:id="123">
        <w:r>
          <w:rPr>
            <w:rFonts w:ascii="Arial" w:hAnsi="Arial" w:cs="Arial"/>
            <w:sz w:val="28"/>
            <w:szCs w:val="28"/>
          </w:rPr>
          <w:t xml:space="preserve"> </w:t>
        </w:r>
        <w:r w:rsidRPr="004B65E9">
          <w:rPr>
            <w:rFonts w:ascii="Arial" w:hAnsi="Arial" w:cs="Arial"/>
            <w:sz w:val="18"/>
            <w:szCs w:val="18"/>
            <w:rPrChange w:author="Transcriber01 JHB" w:date="2025-08-22T15:31:00Z" w16du:dateUtc="2025-08-22T13:31:00Z" w:id="124">
              <w:rPr>
                <w:rFonts w:ascii="Arial" w:hAnsi="Arial" w:cs="Arial"/>
                <w:sz w:val="28"/>
                <w:szCs w:val="28"/>
              </w:rPr>
            </w:rPrChange>
          </w:rPr>
          <w:t>[</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kwawakaita</w:t>
        </w:r>
        <w:proofErr w:type="spellEnd"/>
        <w:r w:rsidRPr="00D903E3">
          <w:rPr>
            <w:rFonts w:ascii="Arial" w:hAnsi="Arial" w:eastAsia="Calibri" w:cs="Arial"/>
            <w:kern w:val="0"/>
            <w:sz w:val="18"/>
            <w:szCs w:val="18"/>
            <w14:ligatures w14:val="none"/>
          </w:rPr>
          <w:t>.”</w:t>
        </w:r>
        <w:r w:rsidRPr="00EB131A">
          <w:rPr>
            <w:rFonts w:ascii="Arial" w:hAnsi="Arial" w:eastAsia="Calibri" w:cs="Arial"/>
            <w:kern w:val="0"/>
            <w:sz w:val="18"/>
            <w:szCs w:val="16"/>
            <w14:ligatures w14:val="none"/>
          </w:rPr>
          <w:t>]</w:t>
        </w:r>
        <w:r>
          <w:rPr>
            <w:rFonts w:ascii="Arial" w:hAnsi="Arial" w:eastAsia="Calibri" w:cs="Arial"/>
            <w:kern w:val="0"/>
            <w:sz w:val="28"/>
            <w:szCs w:val="28"/>
            <w14:ligatures w14:val="none"/>
          </w:rPr>
          <w:t xml:space="preserve"> </w:t>
        </w:r>
      </w:ins>
      <w:r w:rsidRPr="00362F57">
        <w:rPr>
          <w:rFonts w:ascii="Arial" w:hAnsi="Arial" w:cs="Arial"/>
          <w:sz w:val="28"/>
          <w:szCs w:val="28"/>
        </w:rPr>
        <w:t xml:space="preserve"> </w:t>
      </w:r>
      <w:proofErr w:type="spellStart"/>
      <w:r w:rsidRPr="00362F57">
        <w:rPr>
          <w:rFonts w:ascii="Arial" w:hAnsi="Arial" w:cs="Arial"/>
          <w:sz w:val="28"/>
          <w:szCs w:val="28"/>
        </w:rPr>
        <w:t>Vapera</w:t>
      </w:r>
      <w:proofErr w:type="spellEnd"/>
      <w:r w:rsidRPr="00362F57">
        <w:rPr>
          <w:rFonts w:ascii="Arial" w:hAnsi="Arial" w:cs="Arial"/>
          <w:sz w:val="28"/>
          <w:szCs w:val="28"/>
        </w:rPr>
        <w:t xml:space="preserve">. </w:t>
      </w:r>
      <w:proofErr w:type="spellStart"/>
      <w:r w:rsidRPr="00362F57">
        <w:rPr>
          <w:rFonts w:ascii="Arial" w:hAnsi="Arial" w:cs="Arial"/>
          <w:sz w:val="28"/>
          <w:szCs w:val="28"/>
        </w:rPr>
        <w:t>Jud</w:t>
      </w:r>
      <w:r>
        <w:rPr>
          <w:rFonts w:ascii="Arial" w:hAnsi="Arial" w:cs="Arial"/>
          <w:sz w:val="28"/>
          <w:szCs w:val="28"/>
        </w:rPr>
        <w:t>h</w:t>
      </w:r>
      <w:r w:rsidRPr="00362F57">
        <w:rPr>
          <w:rFonts w:ascii="Arial" w:hAnsi="Arial" w:cs="Arial"/>
          <w:sz w:val="28"/>
          <w:szCs w:val="28"/>
        </w:rPr>
        <w:t>a</w:t>
      </w:r>
      <w:proofErr w:type="spellEnd"/>
      <w:r w:rsidRPr="00362F57">
        <w:rPr>
          <w:rFonts w:ascii="Arial" w:hAnsi="Arial" w:cs="Arial"/>
          <w:sz w:val="28"/>
          <w:szCs w:val="28"/>
        </w:rPr>
        <w:t xml:space="preserve"> </w:t>
      </w:r>
      <w:proofErr w:type="spellStart"/>
      <w:r>
        <w:rPr>
          <w:rFonts w:ascii="Arial" w:hAnsi="Arial" w:cs="Arial"/>
          <w:sz w:val="28"/>
          <w:szCs w:val="28"/>
        </w:rPr>
        <w:t>t</w:t>
      </w:r>
      <w:r w:rsidRPr="00362F57">
        <w:rPr>
          <w:rFonts w:ascii="Arial" w:hAnsi="Arial" w:cs="Arial"/>
          <w:sz w:val="28"/>
          <w:szCs w:val="28"/>
        </w:rPr>
        <w:t>akaibata</w:t>
      </w:r>
      <w:proofErr w:type="spellEnd"/>
      <w:r w:rsidRPr="00362F57">
        <w:rPr>
          <w:rFonts w:ascii="Arial" w:hAnsi="Arial" w:cs="Arial"/>
          <w:sz w:val="28"/>
          <w:szCs w:val="28"/>
        </w:rPr>
        <w:t xml:space="preserve"> </w:t>
      </w:r>
      <w:proofErr w:type="spellStart"/>
      <w:r w:rsidRPr="00362F57">
        <w:rPr>
          <w:rFonts w:ascii="Arial" w:hAnsi="Arial" w:cs="Arial"/>
          <w:sz w:val="28"/>
          <w:szCs w:val="28"/>
        </w:rPr>
        <w:t>nyaya</w:t>
      </w:r>
      <w:proofErr w:type="spellEnd"/>
      <w:r w:rsidRPr="00362F57">
        <w:rPr>
          <w:rFonts w:ascii="Arial" w:hAnsi="Arial" w:cs="Arial"/>
          <w:sz w:val="28"/>
          <w:szCs w:val="28"/>
        </w:rPr>
        <w:t xml:space="preserve"> </w:t>
      </w:r>
      <w:proofErr w:type="spellStart"/>
      <w:r w:rsidRPr="00362F57">
        <w:rPr>
          <w:rFonts w:ascii="Arial" w:hAnsi="Arial" w:cs="Arial"/>
          <w:sz w:val="28"/>
          <w:szCs w:val="28"/>
        </w:rPr>
        <w:t>iyoyo</w:t>
      </w:r>
      <w:proofErr w:type="spellEnd"/>
      <w:r w:rsidRPr="00362F57">
        <w:rPr>
          <w:rFonts w:ascii="Arial" w:hAnsi="Arial" w:cs="Arial"/>
          <w:sz w:val="28"/>
          <w:szCs w:val="28"/>
        </w:rPr>
        <w:t>, “</w:t>
      </w:r>
      <w:r>
        <w:rPr>
          <w:rFonts w:ascii="Arial" w:hAnsi="Arial" w:cs="Arial"/>
          <w:sz w:val="28"/>
          <w:szCs w:val="28"/>
        </w:rPr>
        <w:t>T</w:t>
      </w:r>
      <w:r w:rsidRPr="00362F57">
        <w:rPr>
          <w:rFonts w:ascii="Arial" w:hAnsi="Arial" w:cs="Arial"/>
          <w:sz w:val="28"/>
          <w:szCs w:val="28"/>
        </w:rPr>
        <w:t xml:space="preserve">ouch not the Lord’s a…?” </w:t>
      </w:r>
      <w:r w:rsidRPr="00413B0F">
        <w:rPr>
          <w:rFonts w:ascii="Arial" w:hAnsi="Arial" w:cs="Arial"/>
          <w:sz w:val="18"/>
          <w:szCs w:val="18"/>
        </w:rPr>
        <w:t>[Congregation says, “anointed.”]</w:t>
      </w:r>
    </w:p>
    <w:p w:rsidRPr="00413B0F" w:rsidR="00FE2A0E" w:rsidP="00FE2A0E" w:rsidRDefault="00FE2A0E" w14:paraId="18030E00" w14:textId="77777777">
      <w:pPr>
        <w:spacing w:line="276" w:lineRule="auto"/>
        <w:jc w:val="both"/>
        <w:rPr>
          <w:rFonts w:ascii="Arial" w:hAnsi="Arial" w:cs="Arial"/>
          <w:sz w:val="18"/>
          <w:szCs w:val="18"/>
        </w:rPr>
      </w:pPr>
      <w:r w:rsidRPr="00C665B7">
        <w:rPr>
          <w:rFonts w:ascii="Arial" w:hAnsi="Arial" w:cs="Arial"/>
          <w:sz w:val="28"/>
          <w:szCs w:val="28"/>
          <w:vertAlign w:val="superscript"/>
        </w:rPr>
        <w:t>166</w:t>
      </w:r>
      <w:r>
        <w:rPr>
          <w:rFonts w:ascii="Arial" w:hAnsi="Arial" w:cs="Arial"/>
          <w:sz w:val="28"/>
          <w:szCs w:val="28"/>
          <w:vertAlign w:val="superscript"/>
        </w:rPr>
        <w:t xml:space="preserve"> </w:t>
      </w:r>
      <w:proofErr w:type="spellStart"/>
      <w:r w:rsidRPr="00362F57">
        <w:rPr>
          <w:rFonts w:ascii="Arial" w:hAnsi="Arial" w:cs="Arial"/>
          <w:sz w:val="28"/>
          <w:szCs w:val="28"/>
        </w:rPr>
        <w:t>Tingaita</w:t>
      </w:r>
      <w:proofErr w:type="spellEnd"/>
      <w:r w:rsidRPr="00362F57">
        <w:rPr>
          <w:rFonts w:ascii="Arial" w:hAnsi="Arial" w:cs="Arial"/>
          <w:sz w:val="28"/>
          <w:szCs w:val="28"/>
        </w:rPr>
        <w:t xml:space="preserve"> Amen here </w:t>
      </w:r>
      <w:proofErr w:type="spellStart"/>
      <w:r w:rsidRPr="00362F57">
        <w:rPr>
          <w:rFonts w:ascii="Arial" w:hAnsi="Arial" w:cs="Arial"/>
          <w:sz w:val="28"/>
          <w:szCs w:val="28"/>
        </w:rPr>
        <w:t>varanda</w:t>
      </w:r>
      <w:proofErr w:type="spellEnd"/>
      <w:r w:rsidRPr="00362F57">
        <w:rPr>
          <w:rFonts w:ascii="Arial" w:hAnsi="Arial" w:cs="Arial"/>
          <w:sz w:val="28"/>
          <w:szCs w:val="28"/>
        </w:rPr>
        <w:t xml:space="preserve"> </w:t>
      </w:r>
      <w:proofErr w:type="spellStart"/>
      <w:r w:rsidRPr="00362F57">
        <w:rPr>
          <w:rFonts w:ascii="Arial" w:hAnsi="Arial" w:cs="Arial"/>
          <w:sz w:val="28"/>
          <w:szCs w:val="28"/>
        </w:rPr>
        <w:t>vaMwari</w:t>
      </w:r>
      <w:proofErr w:type="spellEnd"/>
      <w:r w:rsidRPr="00362F57">
        <w:rPr>
          <w:rFonts w:ascii="Arial" w:hAnsi="Arial" w:cs="Arial"/>
          <w:sz w:val="28"/>
          <w:szCs w:val="28"/>
        </w:rPr>
        <w:t xml:space="preserve">...? </w:t>
      </w:r>
      <w:r w:rsidRPr="00E33075">
        <w:rPr>
          <w:rFonts w:ascii="Arial" w:hAnsi="Arial" w:cs="Arial"/>
          <w:sz w:val="18"/>
          <w:szCs w:val="18"/>
        </w:rPr>
        <w:t>[Congregation says, “Amen.”]</w:t>
      </w:r>
      <w:r w:rsidRPr="00362F57">
        <w:rPr>
          <w:rFonts w:ascii="Arial" w:hAnsi="Arial" w:cs="Arial"/>
          <w:sz w:val="28"/>
          <w:szCs w:val="28"/>
        </w:rPr>
        <w:t xml:space="preserve">  </w:t>
      </w:r>
      <w:proofErr w:type="spellStart"/>
      <w:r w:rsidRPr="00362F57">
        <w:rPr>
          <w:rFonts w:ascii="Arial" w:hAnsi="Arial" w:cs="Arial"/>
          <w:sz w:val="28"/>
          <w:szCs w:val="28"/>
        </w:rPr>
        <w:t>Unenge</w:t>
      </w:r>
      <w:proofErr w:type="spellEnd"/>
      <w:r w:rsidRPr="00362F57">
        <w:rPr>
          <w:rFonts w:ascii="Arial" w:hAnsi="Arial" w:cs="Arial"/>
          <w:sz w:val="28"/>
          <w:szCs w:val="28"/>
        </w:rPr>
        <w:t xml:space="preserve"> </w:t>
      </w:r>
      <w:proofErr w:type="spellStart"/>
      <w:r w:rsidRPr="00362F57">
        <w:rPr>
          <w:rFonts w:ascii="Arial" w:hAnsi="Arial" w:cs="Arial"/>
          <w:sz w:val="28"/>
          <w:szCs w:val="28"/>
        </w:rPr>
        <w:t>wazviuraya</w:t>
      </w:r>
      <w:proofErr w:type="spellEnd"/>
      <w:r w:rsidRPr="00362F57">
        <w:rPr>
          <w:rFonts w:ascii="Arial" w:hAnsi="Arial" w:cs="Arial"/>
          <w:sz w:val="28"/>
          <w:szCs w:val="28"/>
        </w:rPr>
        <w:t xml:space="preserve"> </w:t>
      </w:r>
      <w:proofErr w:type="spellStart"/>
      <w:r w:rsidRPr="00362F57">
        <w:rPr>
          <w:rFonts w:ascii="Arial" w:hAnsi="Arial" w:cs="Arial"/>
          <w:sz w:val="28"/>
          <w:szCs w:val="28"/>
        </w:rPr>
        <w:t>wega</w:t>
      </w:r>
      <w:proofErr w:type="spellEnd"/>
      <w:r w:rsidRPr="00362F57">
        <w:rPr>
          <w:rFonts w:ascii="Arial" w:hAnsi="Arial" w:cs="Arial"/>
          <w:sz w:val="28"/>
          <w:szCs w:val="28"/>
        </w:rPr>
        <w:t xml:space="preserve"> </w:t>
      </w:r>
      <w:proofErr w:type="spellStart"/>
      <w:r w:rsidRPr="00362F57">
        <w:rPr>
          <w:rFonts w:ascii="Arial" w:hAnsi="Arial" w:cs="Arial"/>
          <w:sz w:val="28"/>
          <w:szCs w:val="28"/>
        </w:rPr>
        <w:t>hama</w:t>
      </w:r>
      <w:proofErr w:type="spellEnd"/>
      <w:r>
        <w:rPr>
          <w:rFonts w:ascii="Arial" w:hAnsi="Arial" w:cs="Arial"/>
          <w:sz w:val="28"/>
          <w:szCs w:val="28"/>
        </w:rPr>
        <w:t xml:space="preserve">. </w:t>
      </w:r>
      <w:proofErr w:type="spellStart"/>
      <w:r>
        <w:rPr>
          <w:rFonts w:ascii="Arial" w:hAnsi="Arial" w:cs="Arial"/>
          <w:sz w:val="28"/>
          <w:szCs w:val="28"/>
        </w:rPr>
        <w:t>N</w:t>
      </w:r>
      <w:r w:rsidRPr="00362F57">
        <w:rPr>
          <w:rFonts w:ascii="Arial" w:hAnsi="Arial" w:cs="Arial"/>
          <w:sz w:val="28"/>
          <w:szCs w:val="28"/>
        </w:rPr>
        <w:t>dosaka</w:t>
      </w:r>
      <w:proofErr w:type="spellEnd"/>
      <w:r w:rsidRPr="00362F57">
        <w:rPr>
          <w:rFonts w:ascii="Arial" w:hAnsi="Arial" w:cs="Arial"/>
          <w:sz w:val="28"/>
          <w:szCs w:val="28"/>
        </w:rPr>
        <w:t xml:space="preserve"> iye</w:t>
      </w:r>
      <w:r>
        <w:rPr>
          <w:rFonts w:ascii="Arial" w:hAnsi="Arial" w:cs="Arial"/>
          <w:sz w:val="28"/>
          <w:szCs w:val="28"/>
        </w:rPr>
        <w:t xml:space="preserve"> </w:t>
      </w:r>
      <w:proofErr w:type="spellStart"/>
      <w:r w:rsidRPr="00362F57">
        <w:rPr>
          <w:rFonts w:ascii="Arial" w:hAnsi="Arial" w:cs="Arial"/>
          <w:sz w:val="28"/>
          <w:szCs w:val="28"/>
        </w:rPr>
        <w:t>zvino</w:t>
      </w:r>
      <w:proofErr w:type="spellEnd"/>
      <w:r w:rsidRPr="00362F57">
        <w:rPr>
          <w:rFonts w:ascii="Arial" w:hAnsi="Arial" w:cs="Arial"/>
          <w:sz w:val="28"/>
          <w:szCs w:val="28"/>
        </w:rPr>
        <w:t xml:space="preserve"> mu</w:t>
      </w:r>
      <w:r>
        <w:rPr>
          <w:rFonts w:ascii="Arial" w:hAnsi="Arial" w:cs="Arial"/>
          <w:sz w:val="28"/>
          <w:szCs w:val="28"/>
        </w:rPr>
        <w:t xml:space="preserve"> </w:t>
      </w:r>
      <w:r w:rsidRPr="00362F57">
        <w:rPr>
          <w:rFonts w:ascii="Arial" w:hAnsi="Arial" w:cs="Arial"/>
          <w:sz w:val="28"/>
          <w:szCs w:val="28"/>
        </w:rPr>
        <w:t xml:space="preserve">Message </w:t>
      </w:r>
      <w:proofErr w:type="spellStart"/>
      <w:r w:rsidRPr="00362F57">
        <w:rPr>
          <w:rFonts w:ascii="Arial" w:hAnsi="Arial" w:cs="Arial"/>
          <w:sz w:val="28"/>
          <w:szCs w:val="28"/>
        </w:rPr>
        <w:t>matiri</w:t>
      </w:r>
      <w:proofErr w:type="spellEnd"/>
      <w:r w:rsidRPr="00362F57">
        <w:rPr>
          <w:rFonts w:ascii="Arial" w:hAnsi="Arial" w:cs="Arial"/>
          <w:sz w:val="28"/>
          <w:szCs w:val="28"/>
        </w:rPr>
        <w:t xml:space="preserve"> </w:t>
      </w:r>
      <w:proofErr w:type="spellStart"/>
      <w:r w:rsidRPr="00362F57">
        <w:rPr>
          <w:rFonts w:ascii="Arial" w:hAnsi="Arial" w:cs="Arial"/>
          <w:sz w:val="28"/>
          <w:szCs w:val="28"/>
        </w:rPr>
        <w:t>munomu</w:t>
      </w:r>
      <w:proofErr w:type="spellEnd"/>
      <w:r w:rsidRPr="00362F57">
        <w:rPr>
          <w:rFonts w:ascii="Arial" w:hAnsi="Arial" w:cs="Arial"/>
          <w:sz w:val="28"/>
          <w:szCs w:val="28"/>
        </w:rPr>
        <w:t xml:space="preserve"> </w:t>
      </w:r>
      <w:proofErr w:type="spellStart"/>
      <w:r w:rsidRPr="00362F57">
        <w:rPr>
          <w:rFonts w:ascii="Arial" w:hAnsi="Arial" w:cs="Arial"/>
          <w:sz w:val="28"/>
          <w:szCs w:val="28"/>
        </w:rPr>
        <w:t>matakapinda</w:t>
      </w:r>
      <w:proofErr w:type="spellEnd"/>
      <w:r>
        <w:rPr>
          <w:rFonts w:ascii="Arial" w:hAnsi="Arial" w:cs="Arial"/>
          <w:sz w:val="28"/>
          <w:szCs w:val="28"/>
        </w:rPr>
        <w:t xml:space="preserve"> </w:t>
      </w:r>
      <w:proofErr w:type="spellStart"/>
      <w:r>
        <w:rPr>
          <w:rFonts w:ascii="Arial" w:hAnsi="Arial" w:cs="Arial"/>
          <w:sz w:val="28"/>
          <w:szCs w:val="28"/>
        </w:rPr>
        <w:t>umu</w:t>
      </w:r>
      <w:proofErr w:type="spellEnd"/>
      <w:r w:rsidRPr="00362F57">
        <w:rPr>
          <w:rFonts w:ascii="Arial" w:hAnsi="Arial" w:cs="Arial"/>
          <w:sz w:val="28"/>
          <w:szCs w:val="28"/>
        </w:rPr>
        <w:t xml:space="preserve"> </w:t>
      </w:r>
      <w:proofErr w:type="spellStart"/>
      <w:r w:rsidRPr="00362F57">
        <w:rPr>
          <w:rFonts w:ascii="Arial" w:hAnsi="Arial" w:cs="Arial"/>
          <w:sz w:val="28"/>
          <w:szCs w:val="28"/>
        </w:rPr>
        <w:t>munhu</w:t>
      </w:r>
      <w:proofErr w:type="spellEnd"/>
      <w:r w:rsidRPr="00362F57">
        <w:rPr>
          <w:rFonts w:ascii="Arial" w:hAnsi="Arial" w:cs="Arial"/>
          <w:sz w:val="28"/>
          <w:szCs w:val="28"/>
        </w:rPr>
        <w:t xml:space="preserve"> </w:t>
      </w:r>
      <w:proofErr w:type="spellStart"/>
      <w:r w:rsidRPr="00362F57">
        <w:rPr>
          <w:rFonts w:ascii="Arial" w:hAnsi="Arial" w:cs="Arial"/>
          <w:sz w:val="28"/>
          <w:szCs w:val="28"/>
        </w:rPr>
        <w:t>waMwari</w:t>
      </w:r>
      <w:proofErr w:type="spellEnd"/>
      <w:r w:rsidRPr="00362F57">
        <w:rPr>
          <w:rFonts w:ascii="Arial" w:hAnsi="Arial" w:cs="Arial"/>
          <w:sz w:val="28"/>
          <w:szCs w:val="28"/>
        </w:rPr>
        <w:t xml:space="preserve"> </w:t>
      </w:r>
      <w:proofErr w:type="spellStart"/>
      <w:r w:rsidRPr="00362F57">
        <w:rPr>
          <w:rFonts w:ascii="Arial" w:hAnsi="Arial" w:cs="Arial"/>
          <w:sz w:val="28"/>
          <w:szCs w:val="28"/>
        </w:rPr>
        <w:t>muno</w:t>
      </w:r>
      <w:proofErr w:type="spellEnd"/>
      <w:r w:rsidRPr="00362F57">
        <w:rPr>
          <w:rFonts w:ascii="Arial" w:hAnsi="Arial" w:cs="Arial"/>
          <w:sz w:val="28"/>
          <w:szCs w:val="28"/>
        </w:rPr>
        <w:t xml:space="preserve"> </w:t>
      </w:r>
      <w:proofErr w:type="spellStart"/>
      <w:r w:rsidRPr="00362F57">
        <w:rPr>
          <w:rFonts w:ascii="Arial" w:hAnsi="Arial" w:cs="Arial"/>
          <w:sz w:val="28"/>
          <w:szCs w:val="28"/>
        </w:rPr>
        <w:t>hamutambiwe</w:t>
      </w:r>
      <w:proofErr w:type="spellEnd"/>
      <w:r w:rsidRPr="00362F57">
        <w:rPr>
          <w:rFonts w:ascii="Arial" w:hAnsi="Arial" w:cs="Arial"/>
          <w:sz w:val="28"/>
          <w:szCs w:val="28"/>
        </w:rPr>
        <w:t xml:space="preserve"> </w:t>
      </w:r>
      <w:proofErr w:type="spellStart"/>
      <w:r w:rsidRPr="00362F57">
        <w:rPr>
          <w:rFonts w:ascii="Arial" w:hAnsi="Arial" w:cs="Arial"/>
          <w:sz w:val="28"/>
          <w:szCs w:val="28"/>
        </w:rPr>
        <w:t>ini</w:t>
      </w:r>
      <w:proofErr w:type="spellEnd"/>
      <w:r w:rsidRPr="00362F57">
        <w:rPr>
          <w:rFonts w:ascii="Arial" w:hAnsi="Arial" w:cs="Arial"/>
          <w:sz w:val="28"/>
          <w:szCs w:val="28"/>
        </w:rPr>
        <w:t xml:space="preserve"> </w:t>
      </w:r>
      <w:proofErr w:type="spellStart"/>
      <w:r w:rsidRPr="00362F57">
        <w:rPr>
          <w:rFonts w:ascii="Arial" w:hAnsi="Arial" w:cs="Arial"/>
          <w:sz w:val="28"/>
          <w:szCs w:val="28"/>
        </w:rPr>
        <w:t>ndakazviona</w:t>
      </w:r>
      <w:proofErr w:type="spellEnd"/>
      <w:r w:rsidRPr="00362F57">
        <w:rPr>
          <w:rFonts w:ascii="Arial" w:hAnsi="Arial" w:cs="Arial"/>
          <w:sz w:val="28"/>
          <w:szCs w:val="28"/>
        </w:rPr>
        <w:t xml:space="preserve"> </w:t>
      </w:r>
      <w:proofErr w:type="spellStart"/>
      <w:r w:rsidRPr="00362F57">
        <w:rPr>
          <w:rFonts w:ascii="Arial" w:hAnsi="Arial" w:cs="Arial"/>
          <w:sz w:val="28"/>
          <w:szCs w:val="28"/>
        </w:rPr>
        <w:t>ndoga</w:t>
      </w:r>
      <w:proofErr w:type="spellEnd"/>
      <w:r w:rsidRPr="00362F57">
        <w:rPr>
          <w:rFonts w:ascii="Arial" w:hAnsi="Arial" w:cs="Arial"/>
          <w:sz w:val="28"/>
          <w:szCs w:val="28"/>
        </w:rPr>
        <w:t xml:space="preserve">. </w:t>
      </w:r>
      <w:proofErr w:type="spellStart"/>
      <w:r w:rsidRPr="00362F57">
        <w:rPr>
          <w:rFonts w:ascii="Arial" w:hAnsi="Arial" w:cs="Arial"/>
          <w:sz w:val="28"/>
          <w:szCs w:val="28"/>
        </w:rPr>
        <w:t>Vakasimuka</w:t>
      </w:r>
      <w:proofErr w:type="spellEnd"/>
      <w:r w:rsidRPr="00362F57">
        <w:rPr>
          <w:rFonts w:ascii="Arial" w:hAnsi="Arial" w:cs="Arial"/>
          <w:sz w:val="28"/>
          <w:szCs w:val="28"/>
        </w:rPr>
        <w:t xml:space="preserve"> </w:t>
      </w:r>
      <w:proofErr w:type="spellStart"/>
      <w:r w:rsidRPr="00362F57">
        <w:rPr>
          <w:rFonts w:ascii="Arial" w:hAnsi="Arial" w:cs="Arial"/>
          <w:sz w:val="28"/>
          <w:szCs w:val="28"/>
        </w:rPr>
        <w:t>vatsvene</w:t>
      </w:r>
      <w:proofErr w:type="spellEnd"/>
      <w:r w:rsidRPr="00362F57">
        <w:rPr>
          <w:rFonts w:ascii="Arial" w:hAnsi="Arial" w:cs="Arial"/>
          <w:sz w:val="28"/>
          <w:szCs w:val="28"/>
        </w:rPr>
        <w:t xml:space="preserve"> </w:t>
      </w:r>
      <w:proofErr w:type="spellStart"/>
      <w:r w:rsidRPr="00362F57">
        <w:rPr>
          <w:rFonts w:ascii="Arial" w:hAnsi="Arial" w:cs="Arial"/>
          <w:sz w:val="28"/>
          <w:szCs w:val="28"/>
        </w:rPr>
        <w:t>vakati</w:t>
      </w:r>
      <w:proofErr w:type="spellEnd"/>
      <w:r w:rsidRPr="00362F57">
        <w:rPr>
          <w:rFonts w:ascii="Arial" w:hAnsi="Arial" w:cs="Arial"/>
          <w:sz w:val="28"/>
          <w:szCs w:val="28"/>
        </w:rPr>
        <w:t xml:space="preserve"> 2000 </w:t>
      </w:r>
      <w:proofErr w:type="spellStart"/>
      <w:r w:rsidRPr="00362F57">
        <w:rPr>
          <w:rFonts w:ascii="Arial" w:hAnsi="Arial" w:cs="Arial"/>
          <w:sz w:val="28"/>
          <w:szCs w:val="28"/>
        </w:rPr>
        <w:t>murume</w:t>
      </w:r>
      <w:proofErr w:type="spellEnd"/>
      <w:r w:rsidRPr="00362F57">
        <w:rPr>
          <w:rFonts w:ascii="Arial" w:hAnsi="Arial" w:cs="Arial"/>
          <w:sz w:val="28"/>
          <w:szCs w:val="28"/>
        </w:rPr>
        <w:t xml:space="preserve"> </w:t>
      </w:r>
      <w:proofErr w:type="spellStart"/>
      <w:r w:rsidRPr="00362F57">
        <w:rPr>
          <w:rFonts w:ascii="Arial" w:hAnsi="Arial" w:cs="Arial"/>
          <w:sz w:val="28"/>
          <w:szCs w:val="28"/>
        </w:rPr>
        <w:t>uy</w:t>
      </w:r>
      <w:r>
        <w:rPr>
          <w:rFonts w:ascii="Arial" w:hAnsi="Arial" w:cs="Arial"/>
          <w:sz w:val="28"/>
          <w:szCs w:val="28"/>
        </w:rPr>
        <w:t>a</w:t>
      </w:r>
      <w:proofErr w:type="spellEnd"/>
      <w:r w:rsidRPr="00362F57">
        <w:rPr>
          <w:rFonts w:ascii="Arial" w:hAnsi="Arial" w:cs="Arial"/>
          <w:sz w:val="28"/>
          <w:szCs w:val="28"/>
        </w:rPr>
        <w:t xml:space="preserve"> </w:t>
      </w:r>
      <w:proofErr w:type="spellStart"/>
      <w:r w:rsidRPr="00362F57">
        <w:rPr>
          <w:rFonts w:ascii="Arial" w:hAnsi="Arial" w:cs="Arial"/>
          <w:sz w:val="28"/>
          <w:szCs w:val="28"/>
        </w:rPr>
        <w:t>tinomukanyakanya</w:t>
      </w:r>
      <w:proofErr w:type="spellEnd"/>
      <w:r w:rsidRPr="00362F57">
        <w:rPr>
          <w:rFonts w:ascii="Arial" w:hAnsi="Arial" w:cs="Arial"/>
          <w:sz w:val="28"/>
          <w:szCs w:val="28"/>
        </w:rPr>
        <w:t xml:space="preserve"> </w:t>
      </w:r>
      <w:proofErr w:type="spellStart"/>
      <w:r w:rsidRPr="00362F57">
        <w:rPr>
          <w:rFonts w:ascii="Arial" w:hAnsi="Arial" w:cs="Arial"/>
          <w:sz w:val="28"/>
          <w:szCs w:val="28"/>
        </w:rPr>
        <w:t>tikamuita</w:t>
      </w:r>
      <w:proofErr w:type="spellEnd"/>
      <w:r w:rsidRPr="00362F57">
        <w:rPr>
          <w:rFonts w:ascii="Arial" w:hAnsi="Arial" w:cs="Arial"/>
          <w:sz w:val="28"/>
          <w:szCs w:val="28"/>
        </w:rPr>
        <w:t xml:space="preserve"> </w:t>
      </w:r>
      <w:proofErr w:type="spellStart"/>
      <w:r w:rsidRPr="00362F57">
        <w:rPr>
          <w:rFonts w:ascii="Arial" w:hAnsi="Arial" w:cs="Arial"/>
          <w:sz w:val="28"/>
          <w:szCs w:val="28"/>
        </w:rPr>
        <w:t>zvatinotsika</w:t>
      </w:r>
      <w:proofErr w:type="spellEnd"/>
      <w:r w:rsidRPr="00362F57">
        <w:rPr>
          <w:rFonts w:ascii="Arial" w:hAnsi="Arial" w:cs="Arial"/>
          <w:sz w:val="28"/>
          <w:szCs w:val="28"/>
        </w:rPr>
        <w:t xml:space="preserve">, </w:t>
      </w:r>
      <w:proofErr w:type="spellStart"/>
      <w:r w:rsidRPr="00362F57">
        <w:rPr>
          <w:rFonts w:ascii="Arial" w:hAnsi="Arial" w:cs="Arial"/>
          <w:sz w:val="28"/>
          <w:szCs w:val="28"/>
        </w:rPr>
        <w:t>tikamutsika</w:t>
      </w:r>
      <w:proofErr w:type="spellEnd"/>
      <w:r w:rsidRPr="00362F57">
        <w:rPr>
          <w:rFonts w:ascii="Arial" w:hAnsi="Arial" w:cs="Arial"/>
          <w:sz w:val="28"/>
          <w:szCs w:val="28"/>
        </w:rPr>
        <w:t xml:space="preserve"> </w:t>
      </w:r>
      <w:proofErr w:type="spellStart"/>
      <w:r w:rsidRPr="00362F57">
        <w:rPr>
          <w:rFonts w:ascii="Arial" w:hAnsi="Arial" w:cs="Arial"/>
          <w:sz w:val="28"/>
          <w:szCs w:val="28"/>
        </w:rPr>
        <w:t>tsika</w:t>
      </w:r>
      <w:proofErr w:type="spellEnd"/>
      <w:r>
        <w:rPr>
          <w:rFonts w:ascii="Arial" w:hAnsi="Arial" w:cs="Arial"/>
          <w:sz w:val="28"/>
          <w:szCs w:val="28"/>
        </w:rPr>
        <w:t xml:space="preserve">, </w:t>
      </w:r>
      <w:proofErr w:type="spellStart"/>
      <w:r>
        <w:rPr>
          <w:rFonts w:ascii="Arial" w:hAnsi="Arial" w:cs="Arial"/>
          <w:sz w:val="28"/>
          <w:szCs w:val="28"/>
        </w:rPr>
        <w:t>tikamutsika</w:t>
      </w:r>
      <w:proofErr w:type="spellEnd"/>
      <w:r>
        <w:rPr>
          <w:rFonts w:ascii="Arial" w:hAnsi="Arial" w:cs="Arial"/>
          <w:sz w:val="28"/>
          <w:szCs w:val="28"/>
        </w:rPr>
        <w:t xml:space="preserve"> </w:t>
      </w:r>
      <w:proofErr w:type="spellStart"/>
      <w:r>
        <w:rPr>
          <w:rFonts w:ascii="Arial" w:hAnsi="Arial" w:cs="Arial"/>
          <w:sz w:val="28"/>
          <w:szCs w:val="28"/>
        </w:rPr>
        <w:t>tsika</w:t>
      </w:r>
      <w:proofErr w:type="spellEnd"/>
      <w:r>
        <w:rPr>
          <w:rFonts w:ascii="Arial" w:hAnsi="Arial" w:cs="Arial"/>
          <w:sz w:val="28"/>
          <w:szCs w:val="28"/>
        </w:rPr>
        <w:t>.</w:t>
      </w:r>
      <w:r w:rsidRPr="00362F57">
        <w:rPr>
          <w:rFonts w:ascii="Arial" w:hAnsi="Arial" w:cs="Arial"/>
          <w:sz w:val="28"/>
          <w:szCs w:val="28"/>
        </w:rPr>
        <w:t xml:space="preserve"> </w:t>
      </w:r>
      <w:proofErr w:type="spellStart"/>
      <w:r w:rsidRPr="00362F57">
        <w:rPr>
          <w:rFonts w:ascii="Arial" w:hAnsi="Arial" w:cs="Arial"/>
          <w:sz w:val="28"/>
          <w:szCs w:val="28"/>
        </w:rPr>
        <w:t>Ndinotonamata</w:t>
      </w:r>
      <w:proofErr w:type="spellEnd"/>
      <w:r w:rsidRPr="00362F57">
        <w:rPr>
          <w:rFonts w:ascii="Arial" w:hAnsi="Arial" w:cs="Arial"/>
          <w:sz w:val="28"/>
          <w:szCs w:val="28"/>
        </w:rPr>
        <w:t xml:space="preserve"> </w:t>
      </w:r>
      <w:proofErr w:type="spellStart"/>
      <w:r w:rsidRPr="00362F57">
        <w:rPr>
          <w:rFonts w:ascii="Arial" w:hAnsi="Arial" w:cs="Arial"/>
          <w:sz w:val="28"/>
          <w:szCs w:val="28"/>
        </w:rPr>
        <w:t>pandinouya</w:t>
      </w:r>
      <w:proofErr w:type="spellEnd"/>
      <w:r w:rsidRPr="00362F57">
        <w:rPr>
          <w:rFonts w:ascii="Arial" w:hAnsi="Arial" w:cs="Arial"/>
          <w:sz w:val="28"/>
          <w:szCs w:val="28"/>
        </w:rPr>
        <w:t xml:space="preserve"> </w:t>
      </w:r>
      <w:r>
        <w:rPr>
          <w:rFonts w:ascii="Arial" w:hAnsi="Arial" w:cs="Arial"/>
          <w:sz w:val="28"/>
          <w:szCs w:val="28"/>
        </w:rPr>
        <w:t>m</w:t>
      </w:r>
      <w:r w:rsidRPr="00362F57">
        <w:rPr>
          <w:rFonts w:ascii="Arial" w:hAnsi="Arial" w:cs="Arial"/>
          <w:sz w:val="28"/>
          <w:szCs w:val="28"/>
        </w:rPr>
        <w:t xml:space="preserve">u Gweru, do you know I pray </w:t>
      </w:r>
      <w:proofErr w:type="spellStart"/>
      <w:r w:rsidRPr="00362F57">
        <w:rPr>
          <w:rFonts w:ascii="Arial" w:hAnsi="Arial" w:cs="Arial"/>
          <w:sz w:val="28"/>
          <w:szCs w:val="28"/>
        </w:rPr>
        <w:t>kuti</w:t>
      </w:r>
      <w:proofErr w:type="spellEnd"/>
      <w:r w:rsidRPr="00362F57">
        <w:rPr>
          <w:rFonts w:ascii="Arial" w:hAnsi="Arial" w:cs="Arial"/>
          <w:sz w:val="28"/>
          <w:szCs w:val="28"/>
        </w:rPr>
        <w:t xml:space="preserve"> I don’t want to see them</w:t>
      </w:r>
      <w:r>
        <w:rPr>
          <w:rFonts w:ascii="Arial" w:hAnsi="Arial" w:cs="Arial"/>
          <w:sz w:val="28"/>
          <w:szCs w:val="28"/>
        </w:rPr>
        <w:t>.</w:t>
      </w:r>
      <w:r w:rsidRPr="00362F57">
        <w:rPr>
          <w:rFonts w:ascii="Arial" w:hAnsi="Arial" w:cs="Arial"/>
          <w:sz w:val="28"/>
          <w:szCs w:val="28"/>
        </w:rPr>
        <w:t xml:space="preserve"> I don’t want to meet them because </w:t>
      </w:r>
      <w:proofErr w:type="spellStart"/>
      <w:r w:rsidRPr="00362F57">
        <w:rPr>
          <w:rFonts w:ascii="Arial" w:hAnsi="Arial" w:cs="Arial"/>
          <w:sz w:val="28"/>
          <w:szCs w:val="28"/>
        </w:rPr>
        <w:t>ndikavaona</w:t>
      </w:r>
      <w:proofErr w:type="spellEnd"/>
      <w:r w:rsidRPr="00362F57">
        <w:rPr>
          <w:rFonts w:ascii="Arial" w:hAnsi="Arial" w:cs="Arial"/>
          <w:sz w:val="28"/>
          <w:szCs w:val="28"/>
        </w:rPr>
        <w:t xml:space="preserve"> </w:t>
      </w:r>
      <w:proofErr w:type="spellStart"/>
      <w:r w:rsidRPr="00362F57">
        <w:rPr>
          <w:rFonts w:ascii="Arial" w:hAnsi="Arial" w:cs="Arial"/>
          <w:sz w:val="28"/>
          <w:szCs w:val="28"/>
        </w:rPr>
        <w:t>unenge</w:t>
      </w:r>
      <w:proofErr w:type="spellEnd"/>
      <w:r w:rsidRPr="00362F57">
        <w:rPr>
          <w:rFonts w:ascii="Arial" w:hAnsi="Arial" w:cs="Arial"/>
          <w:sz w:val="28"/>
          <w:szCs w:val="28"/>
        </w:rPr>
        <w:t xml:space="preserve"> </w:t>
      </w:r>
      <w:proofErr w:type="spellStart"/>
      <w:r w:rsidRPr="00362F57">
        <w:rPr>
          <w:rFonts w:ascii="Arial" w:hAnsi="Arial" w:cs="Arial"/>
          <w:sz w:val="28"/>
          <w:szCs w:val="28"/>
        </w:rPr>
        <w:t>uchachema</w:t>
      </w:r>
      <w:proofErr w:type="spellEnd"/>
      <w:r w:rsidRPr="00362F57">
        <w:rPr>
          <w:rFonts w:ascii="Arial" w:hAnsi="Arial" w:cs="Arial"/>
          <w:sz w:val="28"/>
          <w:szCs w:val="28"/>
        </w:rPr>
        <w:t xml:space="preserve"> </w:t>
      </w:r>
      <w:proofErr w:type="spellStart"/>
      <w:r w:rsidRPr="00362F57">
        <w:rPr>
          <w:rFonts w:ascii="Arial" w:hAnsi="Arial" w:cs="Arial"/>
          <w:sz w:val="28"/>
          <w:szCs w:val="28"/>
        </w:rPr>
        <w:t>nekunzwira</w:t>
      </w:r>
      <w:proofErr w:type="spellEnd"/>
      <w:r w:rsidRPr="00362F57">
        <w:rPr>
          <w:rFonts w:ascii="Arial" w:hAnsi="Arial" w:cs="Arial"/>
          <w:sz w:val="28"/>
          <w:szCs w:val="28"/>
        </w:rPr>
        <w:t xml:space="preserve"> </w:t>
      </w:r>
      <w:proofErr w:type="spellStart"/>
      <w:r w:rsidRPr="00362F57">
        <w:rPr>
          <w:rFonts w:ascii="Arial" w:hAnsi="Arial" w:cs="Arial"/>
          <w:sz w:val="28"/>
          <w:szCs w:val="28"/>
        </w:rPr>
        <w:t>chii</w:t>
      </w:r>
      <w:proofErr w:type="spellEnd"/>
      <w:r w:rsidRPr="00362F57">
        <w:rPr>
          <w:rFonts w:ascii="Arial" w:hAnsi="Arial" w:cs="Arial"/>
          <w:sz w:val="28"/>
          <w:szCs w:val="28"/>
        </w:rPr>
        <w:t xml:space="preserve">…? </w:t>
      </w:r>
      <w:r w:rsidRPr="00413B0F">
        <w:rPr>
          <w:rFonts w:ascii="Arial" w:hAnsi="Arial" w:cs="Arial"/>
          <w:sz w:val="18"/>
          <w:szCs w:val="18"/>
        </w:rPr>
        <w:t>[Congregation says, “</w:t>
      </w:r>
      <w:proofErr w:type="spellStart"/>
      <w:r w:rsidRPr="00413B0F">
        <w:rPr>
          <w:rFonts w:ascii="Arial" w:hAnsi="Arial" w:cs="Arial"/>
          <w:sz w:val="18"/>
          <w:szCs w:val="18"/>
        </w:rPr>
        <w:t>tsitsi</w:t>
      </w:r>
      <w:proofErr w:type="spellEnd"/>
      <w:r>
        <w:rPr>
          <w:rFonts w:ascii="Arial" w:hAnsi="Arial" w:cs="Arial"/>
          <w:sz w:val="18"/>
          <w:szCs w:val="18"/>
        </w:rPr>
        <w:t>,</w:t>
      </w:r>
      <w:r w:rsidRPr="00413B0F">
        <w:rPr>
          <w:rFonts w:ascii="Arial" w:hAnsi="Arial" w:cs="Arial"/>
          <w:sz w:val="18"/>
          <w:szCs w:val="18"/>
        </w:rPr>
        <w:t>”]</w:t>
      </w:r>
      <w:r w:rsidRPr="00362F57">
        <w:rPr>
          <w:rFonts w:ascii="Arial" w:hAnsi="Arial" w:cs="Arial"/>
          <w:sz w:val="28"/>
          <w:szCs w:val="28"/>
        </w:rPr>
        <w:t xml:space="preserve">  </w:t>
      </w:r>
      <w:proofErr w:type="spellStart"/>
      <w:r>
        <w:rPr>
          <w:rFonts w:ascii="Arial" w:hAnsi="Arial" w:cs="Arial"/>
          <w:sz w:val="28"/>
          <w:szCs w:val="28"/>
        </w:rPr>
        <w:t>t</w:t>
      </w:r>
      <w:r w:rsidRPr="00362F57">
        <w:rPr>
          <w:rFonts w:ascii="Arial" w:hAnsi="Arial" w:cs="Arial"/>
          <w:sz w:val="28"/>
          <w:szCs w:val="28"/>
        </w:rPr>
        <w:t>sitsi</w:t>
      </w:r>
      <w:proofErr w:type="spellEnd"/>
      <w:r w:rsidRPr="00362F57">
        <w:rPr>
          <w:rFonts w:ascii="Arial" w:hAnsi="Arial" w:cs="Arial"/>
          <w:sz w:val="28"/>
          <w:szCs w:val="28"/>
        </w:rPr>
        <w:t xml:space="preserve"> eh. And Mwari </w:t>
      </w:r>
      <w:proofErr w:type="spellStart"/>
      <w:r w:rsidRPr="00362F57">
        <w:rPr>
          <w:rFonts w:ascii="Arial" w:hAnsi="Arial" w:cs="Arial"/>
          <w:sz w:val="28"/>
          <w:szCs w:val="28"/>
        </w:rPr>
        <w:t>akaremekedza</w:t>
      </w:r>
      <w:proofErr w:type="spellEnd"/>
      <w:r w:rsidRPr="00362F57">
        <w:rPr>
          <w:rFonts w:ascii="Arial" w:hAnsi="Arial" w:cs="Arial"/>
          <w:sz w:val="28"/>
          <w:szCs w:val="28"/>
        </w:rPr>
        <w:t xml:space="preserve"> </w:t>
      </w:r>
      <w:proofErr w:type="spellStart"/>
      <w:r w:rsidRPr="00362F57">
        <w:rPr>
          <w:rFonts w:ascii="Arial" w:hAnsi="Arial" w:cs="Arial"/>
          <w:sz w:val="28"/>
          <w:szCs w:val="28"/>
        </w:rPr>
        <w:t>munamato</w:t>
      </w:r>
      <w:proofErr w:type="spellEnd"/>
      <w:r w:rsidRPr="00362F57">
        <w:rPr>
          <w:rFonts w:ascii="Arial" w:hAnsi="Arial" w:cs="Arial"/>
          <w:sz w:val="28"/>
          <w:szCs w:val="28"/>
        </w:rPr>
        <w:t xml:space="preserve"> </w:t>
      </w:r>
      <w:proofErr w:type="spellStart"/>
      <w:r w:rsidRPr="00362F57">
        <w:rPr>
          <w:rFonts w:ascii="Arial" w:hAnsi="Arial" w:cs="Arial"/>
          <w:sz w:val="28"/>
          <w:szCs w:val="28"/>
        </w:rPr>
        <w:t>iwoyo</w:t>
      </w:r>
      <w:proofErr w:type="spellEnd"/>
      <w:r w:rsidRPr="00362F57">
        <w:rPr>
          <w:rFonts w:ascii="Arial" w:hAnsi="Arial" w:cs="Arial"/>
          <w:sz w:val="28"/>
          <w:szCs w:val="28"/>
        </w:rPr>
        <w:t xml:space="preserve"> </w:t>
      </w:r>
      <w:proofErr w:type="spellStart"/>
      <w:r w:rsidRPr="00362F57">
        <w:rPr>
          <w:rFonts w:ascii="Arial" w:hAnsi="Arial" w:cs="Arial"/>
          <w:sz w:val="28"/>
          <w:szCs w:val="28"/>
        </w:rPr>
        <w:t>ndoti</w:t>
      </w:r>
      <w:proofErr w:type="spellEnd"/>
      <w:r w:rsidRPr="00362F57">
        <w:rPr>
          <w:rFonts w:ascii="Arial" w:hAnsi="Arial" w:cs="Arial"/>
          <w:sz w:val="28"/>
          <w:szCs w:val="28"/>
        </w:rPr>
        <w:t xml:space="preserve">, “Lord, I don’t want to see them. Why would I be reminded of what they would be, </w:t>
      </w:r>
      <w:proofErr w:type="spellStart"/>
      <w:r w:rsidRPr="00362F57">
        <w:rPr>
          <w:rFonts w:ascii="Arial" w:hAnsi="Arial" w:cs="Arial"/>
          <w:sz w:val="28"/>
          <w:szCs w:val="28"/>
        </w:rPr>
        <w:t>ndichiona</w:t>
      </w:r>
      <w:proofErr w:type="spellEnd"/>
      <w:r w:rsidRPr="00362F57">
        <w:rPr>
          <w:rFonts w:ascii="Arial" w:hAnsi="Arial" w:cs="Arial"/>
          <w:sz w:val="28"/>
          <w:szCs w:val="28"/>
        </w:rPr>
        <w:t xml:space="preserve"> </w:t>
      </w:r>
      <w:proofErr w:type="spellStart"/>
      <w:r w:rsidRPr="00362F57">
        <w:rPr>
          <w:rFonts w:ascii="Arial" w:hAnsi="Arial" w:cs="Arial"/>
          <w:sz w:val="28"/>
          <w:szCs w:val="28"/>
        </w:rPr>
        <w:t>zvanenge</w:t>
      </w:r>
      <w:proofErr w:type="spellEnd"/>
      <w:r w:rsidRPr="00362F57">
        <w:rPr>
          <w:rFonts w:ascii="Arial" w:hAnsi="Arial" w:cs="Arial"/>
          <w:sz w:val="28"/>
          <w:szCs w:val="28"/>
        </w:rPr>
        <w:t xml:space="preserve"> </w:t>
      </w:r>
      <w:proofErr w:type="spellStart"/>
      <w:r w:rsidRPr="00362F57">
        <w:rPr>
          <w:rFonts w:ascii="Arial" w:hAnsi="Arial" w:cs="Arial"/>
          <w:sz w:val="28"/>
          <w:szCs w:val="28"/>
        </w:rPr>
        <w:t>vari</w:t>
      </w:r>
      <w:proofErr w:type="spellEnd"/>
      <w:r w:rsidRPr="00362F57">
        <w:rPr>
          <w:rFonts w:ascii="Arial" w:hAnsi="Arial" w:cs="Arial"/>
          <w:sz w:val="28"/>
          <w:szCs w:val="28"/>
        </w:rPr>
        <w:t xml:space="preserve"> </w:t>
      </w:r>
      <w:proofErr w:type="spellStart"/>
      <w:r w:rsidRPr="00362F57">
        <w:rPr>
          <w:rFonts w:ascii="Arial" w:hAnsi="Arial" w:cs="Arial"/>
          <w:sz w:val="28"/>
          <w:szCs w:val="28"/>
        </w:rPr>
        <w:t>iyezvi</w:t>
      </w:r>
      <w:proofErr w:type="spellEnd"/>
      <w:r w:rsidRPr="00362F57">
        <w:rPr>
          <w:rFonts w:ascii="Arial" w:hAnsi="Arial" w:cs="Arial"/>
          <w:sz w:val="28"/>
          <w:szCs w:val="28"/>
        </w:rPr>
        <w:t xml:space="preserve">…?” </w:t>
      </w:r>
      <w:r w:rsidRPr="00413B0F">
        <w:rPr>
          <w:rFonts w:ascii="Arial" w:hAnsi="Arial" w:cs="Arial"/>
          <w:sz w:val="18"/>
          <w:szCs w:val="18"/>
        </w:rPr>
        <w:t>[Congregation says, “</w:t>
      </w:r>
      <w:proofErr w:type="spellStart"/>
      <w:r w:rsidRPr="00413B0F">
        <w:rPr>
          <w:rFonts w:ascii="Arial" w:hAnsi="Arial" w:cs="Arial"/>
          <w:sz w:val="18"/>
          <w:szCs w:val="18"/>
        </w:rPr>
        <w:t>iyezvino</w:t>
      </w:r>
      <w:proofErr w:type="spellEnd"/>
      <w:r w:rsidRPr="00413B0F">
        <w:rPr>
          <w:rFonts w:ascii="Arial" w:hAnsi="Arial" w:cs="Arial"/>
          <w:sz w:val="18"/>
          <w:szCs w:val="18"/>
        </w:rPr>
        <w:t>.”]</w:t>
      </w:r>
    </w:p>
    <w:p w:rsidR="00FE2A0E" w:rsidP="00FE2A0E" w:rsidRDefault="00FE2A0E" w14:paraId="483CC25B" w14:textId="77777777">
      <w:pPr>
        <w:spacing w:line="276" w:lineRule="auto"/>
        <w:jc w:val="both"/>
        <w:rPr>
          <w:rFonts w:ascii="Arial" w:hAnsi="Arial" w:cs="Arial"/>
          <w:sz w:val="28"/>
          <w:szCs w:val="28"/>
        </w:rPr>
      </w:pPr>
      <w:r w:rsidRPr="00AC0070">
        <w:rPr>
          <w:rFonts w:ascii="Arial" w:hAnsi="Arial" w:cs="Arial"/>
          <w:sz w:val="28"/>
          <w:szCs w:val="28"/>
          <w:vertAlign w:val="superscript"/>
        </w:rPr>
        <w:t>167</w:t>
      </w:r>
      <w:r>
        <w:rPr>
          <w:rFonts w:ascii="Arial" w:hAnsi="Arial" w:cs="Arial"/>
          <w:sz w:val="28"/>
          <w:szCs w:val="28"/>
          <w:vertAlign w:val="superscript"/>
        </w:rPr>
        <w:t xml:space="preserve"> </w:t>
      </w:r>
      <w:proofErr w:type="spellStart"/>
      <w:r w:rsidRPr="00362F57">
        <w:rPr>
          <w:rFonts w:ascii="Arial" w:hAnsi="Arial" w:cs="Arial"/>
          <w:sz w:val="28"/>
          <w:szCs w:val="28"/>
        </w:rPr>
        <w:t>Ndakaona</w:t>
      </w:r>
      <w:proofErr w:type="spellEnd"/>
      <w:r w:rsidRPr="00362F57">
        <w:rPr>
          <w:rFonts w:ascii="Arial" w:hAnsi="Arial" w:cs="Arial"/>
          <w:sz w:val="28"/>
          <w:szCs w:val="28"/>
        </w:rPr>
        <w:t xml:space="preserve"> Marisa ka one </w:t>
      </w:r>
      <w:proofErr w:type="spellStart"/>
      <w:r w:rsidRPr="00362F57">
        <w:rPr>
          <w:rFonts w:ascii="Arial" w:hAnsi="Arial" w:cs="Arial"/>
          <w:sz w:val="28"/>
          <w:szCs w:val="28"/>
        </w:rPr>
        <w:t>ndiri</w:t>
      </w:r>
      <w:proofErr w:type="spellEnd"/>
      <w:r w:rsidRPr="00362F57">
        <w:rPr>
          <w:rFonts w:ascii="Arial" w:hAnsi="Arial" w:cs="Arial"/>
          <w:sz w:val="28"/>
          <w:szCs w:val="28"/>
        </w:rPr>
        <w:t xml:space="preserve"> mu Benz </w:t>
      </w:r>
      <w:proofErr w:type="spellStart"/>
      <w:r w:rsidRPr="00362F57">
        <w:rPr>
          <w:rFonts w:ascii="Arial" w:hAnsi="Arial" w:cs="Arial"/>
          <w:sz w:val="28"/>
          <w:szCs w:val="28"/>
        </w:rPr>
        <w:t>yan</w:t>
      </w:r>
      <w:r>
        <w:rPr>
          <w:rFonts w:ascii="Arial" w:hAnsi="Arial" w:cs="Arial"/>
          <w:sz w:val="28"/>
          <w:szCs w:val="28"/>
        </w:rPr>
        <w:t>g</w:t>
      </w:r>
      <w:r w:rsidRPr="00362F57">
        <w:rPr>
          <w:rFonts w:ascii="Arial" w:hAnsi="Arial" w:cs="Arial"/>
          <w:sz w:val="28"/>
          <w:szCs w:val="28"/>
        </w:rPr>
        <w:t>u</w:t>
      </w:r>
      <w:proofErr w:type="spellEnd"/>
      <w:r w:rsidRPr="00362F57">
        <w:rPr>
          <w:rFonts w:ascii="Arial" w:hAnsi="Arial" w:cs="Arial"/>
          <w:sz w:val="28"/>
          <w:szCs w:val="28"/>
        </w:rPr>
        <w:t xml:space="preserve"> </w:t>
      </w:r>
      <w:proofErr w:type="spellStart"/>
      <w:r w:rsidRPr="00362F57">
        <w:rPr>
          <w:rFonts w:ascii="Arial" w:hAnsi="Arial" w:cs="Arial"/>
          <w:sz w:val="28"/>
          <w:szCs w:val="28"/>
        </w:rPr>
        <w:t>ndokusangana</w:t>
      </w:r>
      <w:proofErr w:type="spellEnd"/>
      <w:r w:rsidRPr="00362F57">
        <w:rPr>
          <w:rFonts w:ascii="Arial" w:hAnsi="Arial" w:cs="Arial"/>
          <w:sz w:val="28"/>
          <w:szCs w:val="28"/>
        </w:rPr>
        <w:t xml:space="preserve"> </w:t>
      </w:r>
      <w:proofErr w:type="spellStart"/>
      <w:r w:rsidRPr="00362F57">
        <w:rPr>
          <w:rFonts w:ascii="Arial" w:hAnsi="Arial" w:cs="Arial"/>
          <w:sz w:val="28"/>
          <w:szCs w:val="28"/>
        </w:rPr>
        <w:t>naye</w:t>
      </w:r>
      <w:proofErr w:type="spellEnd"/>
      <w:r w:rsidRPr="00362F57">
        <w:rPr>
          <w:rFonts w:ascii="Arial" w:hAnsi="Arial" w:cs="Arial"/>
          <w:sz w:val="28"/>
          <w:szCs w:val="28"/>
        </w:rPr>
        <w:t xml:space="preserve"> pa corner apo </w:t>
      </w:r>
      <w:proofErr w:type="spellStart"/>
      <w:r w:rsidRPr="00362F57">
        <w:rPr>
          <w:rFonts w:ascii="Arial" w:hAnsi="Arial" w:cs="Arial"/>
          <w:sz w:val="28"/>
          <w:szCs w:val="28"/>
        </w:rPr>
        <w:t>aina</w:t>
      </w:r>
      <w:proofErr w:type="spellEnd"/>
      <w:r w:rsidRPr="00362F57">
        <w:rPr>
          <w:rFonts w:ascii="Arial" w:hAnsi="Arial" w:cs="Arial"/>
          <w:sz w:val="28"/>
          <w:szCs w:val="28"/>
        </w:rPr>
        <w:t xml:space="preserve"> Marima, iye </w:t>
      </w:r>
      <w:proofErr w:type="spellStart"/>
      <w:r>
        <w:rPr>
          <w:rFonts w:ascii="Arial" w:hAnsi="Arial" w:cs="Arial"/>
          <w:sz w:val="28"/>
          <w:szCs w:val="28"/>
        </w:rPr>
        <w:t>a</w:t>
      </w:r>
      <w:r w:rsidRPr="00362F57">
        <w:rPr>
          <w:rFonts w:ascii="Arial" w:hAnsi="Arial" w:cs="Arial"/>
          <w:sz w:val="28"/>
          <w:szCs w:val="28"/>
        </w:rPr>
        <w:t>kubva</w:t>
      </w:r>
      <w:proofErr w:type="spellEnd"/>
      <w:r w:rsidRPr="00362F57">
        <w:rPr>
          <w:rFonts w:ascii="Arial" w:hAnsi="Arial" w:cs="Arial"/>
          <w:sz w:val="28"/>
          <w:szCs w:val="28"/>
        </w:rPr>
        <w:t xml:space="preserve"> </w:t>
      </w:r>
      <w:proofErr w:type="spellStart"/>
      <w:r w:rsidRPr="00362F57">
        <w:rPr>
          <w:rFonts w:ascii="Arial" w:hAnsi="Arial" w:cs="Arial"/>
          <w:sz w:val="28"/>
          <w:szCs w:val="28"/>
        </w:rPr>
        <w:t>aona</w:t>
      </w:r>
      <w:proofErr w:type="spellEnd"/>
      <w:r w:rsidRPr="00362F57">
        <w:rPr>
          <w:rFonts w:ascii="Arial" w:hAnsi="Arial" w:cs="Arial"/>
          <w:sz w:val="28"/>
          <w:szCs w:val="28"/>
        </w:rPr>
        <w:t xml:space="preserve"> </w:t>
      </w:r>
      <w:proofErr w:type="spellStart"/>
      <w:r w:rsidRPr="00362F57">
        <w:rPr>
          <w:rFonts w:ascii="Arial" w:hAnsi="Arial" w:cs="Arial"/>
          <w:sz w:val="28"/>
          <w:szCs w:val="28"/>
        </w:rPr>
        <w:t>mot</w:t>
      </w:r>
      <w:r>
        <w:rPr>
          <w:rFonts w:ascii="Arial" w:hAnsi="Arial" w:cs="Arial"/>
          <w:sz w:val="28"/>
          <w:szCs w:val="28"/>
        </w:rPr>
        <w:t>a</w:t>
      </w:r>
      <w:proofErr w:type="spellEnd"/>
      <w:r w:rsidRPr="00362F57">
        <w:rPr>
          <w:rFonts w:ascii="Arial" w:hAnsi="Arial" w:cs="Arial"/>
          <w:sz w:val="28"/>
          <w:szCs w:val="28"/>
        </w:rPr>
        <w:t xml:space="preserve"> </w:t>
      </w:r>
      <w:proofErr w:type="spellStart"/>
      <w:r w:rsidRPr="00362F57">
        <w:rPr>
          <w:rFonts w:ascii="Arial" w:hAnsi="Arial" w:cs="Arial"/>
          <w:sz w:val="28"/>
          <w:szCs w:val="28"/>
        </w:rPr>
        <w:t>ndobva</w:t>
      </w:r>
      <w:proofErr w:type="spellEnd"/>
      <w:r w:rsidRPr="00362F57">
        <w:rPr>
          <w:rFonts w:ascii="Arial" w:hAnsi="Arial" w:cs="Arial"/>
          <w:sz w:val="28"/>
          <w:szCs w:val="28"/>
        </w:rPr>
        <w:t xml:space="preserve"> </w:t>
      </w:r>
      <w:proofErr w:type="spellStart"/>
      <w:r w:rsidRPr="00362F57">
        <w:rPr>
          <w:rFonts w:ascii="Arial" w:hAnsi="Arial" w:cs="Arial"/>
          <w:sz w:val="28"/>
          <w:szCs w:val="28"/>
        </w:rPr>
        <w:t>amira</w:t>
      </w:r>
      <w:proofErr w:type="spellEnd"/>
      <w:r w:rsidRPr="00362F57">
        <w:rPr>
          <w:rFonts w:ascii="Arial" w:hAnsi="Arial" w:cs="Arial"/>
          <w:sz w:val="28"/>
          <w:szCs w:val="28"/>
        </w:rPr>
        <w:t xml:space="preserve"> pa corner </w:t>
      </w:r>
      <w:r>
        <w:rPr>
          <w:rFonts w:ascii="Arial" w:hAnsi="Arial" w:cs="Arial"/>
          <w:sz w:val="28"/>
          <w:szCs w:val="28"/>
        </w:rPr>
        <w:t>p</w:t>
      </w:r>
      <w:r w:rsidRPr="00362F57">
        <w:rPr>
          <w:rFonts w:ascii="Arial" w:hAnsi="Arial" w:cs="Arial"/>
          <w:sz w:val="28"/>
          <w:szCs w:val="28"/>
        </w:rPr>
        <w:t xml:space="preserve">e wire so </w:t>
      </w:r>
      <w:proofErr w:type="spellStart"/>
      <w:r w:rsidRPr="00362F57">
        <w:rPr>
          <w:rFonts w:ascii="Arial" w:hAnsi="Arial" w:cs="Arial"/>
          <w:sz w:val="28"/>
          <w:szCs w:val="28"/>
        </w:rPr>
        <w:t>akadai</w:t>
      </w:r>
      <w:proofErr w:type="spellEnd"/>
      <w:r w:rsidRPr="00362F57">
        <w:rPr>
          <w:rFonts w:ascii="Arial" w:hAnsi="Arial" w:cs="Arial"/>
          <w:sz w:val="28"/>
          <w:szCs w:val="28"/>
        </w:rPr>
        <w:t xml:space="preserve">. </w:t>
      </w:r>
      <w:proofErr w:type="spellStart"/>
      <w:r>
        <w:rPr>
          <w:rFonts w:ascii="Arial" w:hAnsi="Arial" w:cs="Arial"/>
          <w:sz w:val="28"/>
          <w:szCs w:val="28"/>
        </w:rPr>
        <w:t>N</w:t>
      </w:r>
      <w:r w:rsidRPr="00362F57">
        <w:rPr>
          <w:rFonts w:ascii="Arial" w:hAnsi="Arial" w:cs="Arial"/>
          <w:sz w:val="28"/>
          <w:szCs w:val="28"/>
        </w:rPr>
        <w:t>dakashaya</w:t>
      </w:r>
      <w:proofErr w:type="spellEnd"/>
      <w:r w:rsidRPr="00362F57">
        <w:rPr>
          <w:rFonts w:ascii="Arial" w:hAnsi="Arial" w:cs="Arial"/>
          <w:sz w:val="28"/>
          <w:szCs w:val="28"/>
        </w:rPr>
        <w:t xml:space="preserve"> </w:t>
      </w:r>
      <w:proofErr w:type="spellStart"/>
      <w:r w:rsidRPr="00362F57">
        <w:rPr>
          <w:rFonts w:ascii="Arial" w:hAnsi="Arial" w:cs="Arial"/>
          <w:sz w:val="28"/>
          <w:szCs w:val="28"/>
        </w:rPr>
        <w:t>kuti</w:t>
      </w:r>
      <w:proofErr w:type="spellEnd"/>
      <w:r w:rsidRPr="00362F57">
        <w:rPr>
          <w:rFonts w:ascii="Arial" w:hAnsi="Arial" w:cs="Arial"/>
          <w:sz w:val="28"/>
          <w:szCs w:val="28"/>
        </w:rPr>
        <w:t xml:space="preserve"> </w:t>
      </w:r>
      <w:proofErr w:type="spellStart"/>
      <w:r w:rsidRPr="00362F57">
        <w:rPr>
          <w:rFonts w:ascii="Arial" w:hAnsi="Arial" w:cs="Arial"/>
          <w:sz w:val="28"/>
          <w:szCs w:val="28"/>
        </w:rPr>
        <w:t>chito</w:t>
      </w:r>
      <w:r>
        <w:rPr>
          <w:rFonts w:ascii="Arial" w:hAnsi="Arial" w:cs="Arial"/>
          <w:sz w:val="28"/>
          <w:szCs w:val="28"/>
        </w:rPr>
        <w:t>k</w:t>
      </w:r>
      <w:r w:rsidRPr="00362F57">
        <w:rPr>
          <w:rFonts w:ascii="Arial" w:hAnsi="Arial" w:cs="Arial"/>
          <w:sz w:val="28"/>
          <w:szCs w:val="28"/>
        </w:rPr>
        <w:t>oroshi</w:t>
      </w:r>
      <w:proofErr w:type="spellEnd"/>
      <w:r w:rsidRPr="00362F57">
        <w:rPr>
          <w:rFonts w:ascii="Arial" w:hAnsi="Arial" w:cs="Arial"/>
          <w:sz w:val="28"/>
          <w:szCs w:val="28"/>
        </w:rPr>
        <w:t xml:space="preserve"> here</w:t>
      </w:r>
      <w:r>
        <w:rPr>
          <w:rFonts w:ascii="Arial" w:hAnsi="Arial" w:cs="Arial"/>
          <w:sz w:val="28"/>
          <w:szCs w:val="28"/>
        </w:rPr>
        <w:t>?</w:t>
      </w:r>
      <w:r w:rsidRPr="00362F57">
        <w:rPr>
          <w:rFonts w:ascii="Arial" w:hAnsi="Arial" w:cs="Arial"/>
          <w:sz w:val="28"/>
          <w:szCs w:val="28"/>
        </w:rPr>
        <w:t xml:space="preserve"> </w:t>
      </w:r>
      <w:proofErr w:type="spellStart"/>
      <w:r>
        <w:rPr>
          <w:rFonts w:ascii="Arial" w:hAnsi="Arial" w:cs="Arial"/>
          <w:sz w:val="28"/>
          <w:szCs w:val="28"/>
        </w:rPr>
        <w:t>N</w:t>
      </w:r>
      <w:r w:rsidRPr="00362F57">
        <w:rPr>
          <w:rFonts w:ascii="Arial" w:hAnsi="Arial" w:cs="Arial"/>
          <w:sz w:val="28"/>
          <w:szCs w:val="28"/>
        </w:rPr>
        <w:t>dikati</w:t>
      </w:r>
      <w:proofErr w:type="spellEnd"/>
      <w:r w:rsidRPr="00362F57">
        <w:rPr>
          <w:rFonts w:ascii="Arial" w:hAnsi="Arial" w:cs="Arial"/>
          <w:sz w:val="28"/>
          <w:szCs w:val="28"/>
        </w:rPr>
        <w:t xml:space="preserve"> </w:t>
      </w:r>
      <w:proofErr w:type="spellStart"/>
      <w:r w:rsidRPr="00362F57">
        <w:rPr>
          <w:rFonts w:ascii="Arial" w:hAnsi="Arial" w:cs="Arial"/>
          <w:sz w:val="28"/>
          <w:szCs w:val="28"/>
        </w:rPr>
        <w:t>chii</w:t>
      </w:r>
      <w:proofErr w:type="spellEnd"/>
      <w:r w:rsidRPr="00362F57">
        <w:rPr>
          <w:rFonts w:ascii="Arial" w:hAnsi="Arial" w:cs="Arial"/>
          <w:sz w:val="28"/>
          <w:szCs w:val="28"/>
        </w:rPr>
        <w:t xml:space="preserve">? </w:t>
      </w:r>
      <w:proofErr w:type="spellStart"/>
      <w:r w:rsidRPr="00362F57">
        <w:rPr>
          <w:rFonts w:ascii="Arial" w:hAnsi="Arial" w:cs="Arial"/>
          <w:sz w:val="28"/>
          <w:szCs w:val="28"/>
        </w:rPr>
        <w:t>Tundebvu</w:t>
      </w:r>
      <w:proofErr w:type="spellEnd"/>
      <w:r w:rsidRPr="00362F57">
        <w:rPr>
          <w:rFonts w:ascii="Arial" w:hAnsi="Arial" w:cs="Arial"/>
          <w:sz w:val="28"/>
          <w:szCs w:val="28"/>
        </w:rPr>
        <w:t xml:space="preserve">, </w:t>
      </w:r>
      <w:proofErr w:type="spellStart"/>
      <w:r w:rsidRPr="00362F57">
        <w:rPr>
          <w:rFonts w:ascii="Arial" w:hAnsi="Arial" w:cs="Arial"/>
          <w:sz w:val="28"/>
          <w:szCs w:val="28"/>
        </w:rPr>
        <w:t>tuma</w:t>
      </w:r>
      <w:proofErr w:type="spellEnd"/>
      <w:r w:rsidRPr="00362F57">
        <w:rPr>
          <w:rFonts w:ascii="Arial" w:hAnsi="Arial" w:cs="Arial"/>
          <w:sz w:val="28"/>
          <w:szCs w:val="28"/>
        </w:rPr>
        <w:t xml:space="preserve"> </w:t>
      </w:r>
      <w:proofErr w:type="spellStart"/>
      <w:r w:rsidRPr="00362F57">
        <w:rPr>
          <w:rFonts w:ascii="Arial" w:hAnsi="Arial" w:cs="Arial"/>
          <w:sz w:val="28"/>
          <w:szCs w:val="28"/>
        </w:rPr>
        <w:t>girazi</w:t>
      </w:r>
      <w:proofErr w:type="spellEnd"/>
      <w:r w:rsidRPr="00362F57">
        <w:rPr>
          <w:rFonts w:ascii="Arial" w:hAnsi="Arial" w:cs="Arial"/>
          <w:sz w:val="28"/>
          <w:szCs w:val="28"/>
        </w:rPr>
        <w:t xml:space="preserve"> </w:t>
      </w:r>
      <w:proofErr w:type="spellStart"/>
      <w:r w:rsidRPr="00362F57">
        <w:rPr>
          <w:rFonts w:ascii="Arial" w:hAnsi="Arial" w:cs="Arial"/>
          <w:sz w:val="28"/>
          <w:szCs w:val="28"/>
        </w:rPr>
        <w:t>tutema</w:t>
      </w:r>
      <w:proofErr w:type="spellEnd"/>
      <w:r w:rsidRPr="00362F57">
        <w:rPr>
          <w:rFonts w:ascii="Arial" w:hAnsi="Arial" w:cs="Arial"/>
          <w:sz w:val="28"/>
          <w:szCs w:val="28"/>
        </w:rPr>
        <w:t xml:space="preserve"> </w:t>
      </w:r>
      <w:proofErr w:type="spellStart"/>
      <w:r w:rsidRPr="00362F57">
        <w:rPr>
          <w:rFonts w:ascii="Arial" w:hAnsi="Arial" w:cs="Arial"/>
          <w:sz w:val="28"/>
          <w:szCs w:val="28"/>
        </w:rPr>
        <w:t>tema</w:t>
      </w:r>
      <w:proofErr w:type="spellEnd"/>
      <w:r w:rsidRPr="00362F57">
        <w:rPr>
          <w:rFonts w:ascii="Arial" w:hAnsi="Arial" w:cs="Arial"/>
          <w:sz w:val="28"/>
          <w:szCs w:val="28"/>
        </w:rPr>
        <w:t xml:space="preserve"> and </w:t>
      </w:r>
      <w:proofErr w:type="spellStart"/>
      <w:r w:rsidRPr="00362F57">
        <w:rPr>
          <w:rFonts w:ascii="Arial" w:hAnsi="Arial" w:cs="Arial"/>
          <w:sz w:val="28"/>
          <w:szCs w:val="28"/>
        </w:rPr>
        <w:t>katsonga</w:t>
      </w:r>
      <w:proofErr w:type="spellEnd"/>
      <w:r w:rsidRPr="00362F57">
        <w:rPr>
          <w:rFonts w:ascii="Arial" w:hAnsi="Arial" w:cs="Arial"/>
          <w:sz w:val="28"/>
          <w:szCs w:val="28"/>
        </w:rPr>
        <w:t xml:space="preserve"> </w:t>
      </w:r>
      <w:proofErr w:type="spellStart"/>
      <w:r w:rsidRPr="00362F57">
        <w:rPr>
          <w:rFonts w:ascii="Arial" w:hAnsi="Arial" w:cs="Arial"/>
          <w:sz w:val="28"/>
          <w:szCs w:val="28"/>
        </w:rPr>
        <w:t>kuita</w:t>
      </w:r>
      <w:proofErr w:type="spellEnd"/>
      <w:r w:rsidRPr="00362F57">
        <w:rPr>
          <w:rFonts w:ascii="Arial" w:hAnsi="Arial" w:cs="Arial"/>
          <w:sz w:val="28"/>
          <w:szCs w:val="28"/>
        </w:rPr>
        <w:t xml:space="preserve"> </w:t>
      </w:r>
      <w:proofErr w:type="spellStart"/>
      <w:r w:rsidRPr="00362F57">
        <w:rPr>
          <w:rFonts w:ascii="Arial" w:hAnsi="Arial" w:cs="Arial"/>
          <w:sz w:val="28"/>
          <w:szCs w:val="28"/>
        </w:rPr>
        <w:t>goritoto</w:t>
      </w:r>
      <w:proofErr w:type="spellEnd"/>
      <w:r w:rsidRPr="00362F57">
        <w:rPr>
          <w:rFonts w:ascii="Arial" w:hAnsi="Arial" w:cs="Arial"/>
          <w:sz w:val="28"/>
          <w:szCs w:val="28"/>
        </w:rPr>
        <w:t>, ah</w:t>
      </w:r>
      <w:r>
        <w:rPr>
          <w:rFonts w:ascii="Arial" w:hAnsi="Arial" w:cs="Arial"/>
          <w:sz w:val="28"/>
          <w:szCs w:val="28"/>
        </w:rPr>
        <w:t>.</w:t>
      </w:r>
      <w:r w:rsidRPr="00362F57">
        <w:rPr>
          <w:rFonts w:ascii="Arial" w:hAnsi="Arial" w:cs="Arial"/>
          <w:sz w:val="28"/>
          <w:szCs w:val="28"/>
        </w:rPr>
        <w:t xml:space="preserve"> </w:t>
      </w:r>
      <w:proofErr w:type="spellStart"/>
      <w:r>
        <w:rPr>
          <w:rFonts w:ascii="Arial" w:hAnsi="Arial" w:cs="Arial"/>
          <w:sz w:val="28"/>
          <w:szCs w:val="28"/>
        </w:rPr>
        <w:t>N</w:t>
      </w:r>
      <w:r w:rsidRPr="00362F57">
        <w:rPr>
          <w:rFonts w:ascii="Arial" w:hAnsi="Arial" w:cs="Arial"/>
          <w:sz w:val="28"/>
          <w:szCs w:val="28"/>
        </w:rPr>
        <w:t>dikati</w:t>
      </w:r>
      <w:proofErr w:type="spellEnd"/>
      <w:r w:rsidRPr="00362F57">
        <w:rPr>
          <w:rFonts w:ascii="Arial" w:hAnsi="Arial" w:cs="Arial"/>
          <w:sz w:val="28"/>
          <w:szCs w:val="28"/>
        </w:rPr>
        <w:t xml:space="preserve"> </w:t>
      </w:r>
      <w:proofErr w:type="spellStart"/>
      <w:r w:rsidRPr="00362F57">
        <w:rPr>
          <w:rFonts w:ascii="Arial" w:hAnsi="Arial" w:cs="Arial"/>
          <w:sz w:val="28"/>
          <w:szCs w:val="28"/>
        </w:rPr>
        <w:t>vakomana</w:t>
      </w:r>
      <w:proofErr w:type="spellEnd"/>
      <w:r w:rsidRPr="00362F57">
        <w:rPr>
          <w:rFonts w:ascii="Arial" w:hAnsi="Arial" w:cs="Arial"/>
          <w:sz w:val="28"/>
          <w:szCs w:val="28"/>
        </w:rPr>
        <w:t>.</w:t>
      </w:r>
      <w:r>
        <w:rPr>
          <w:rFonts w:ascii="Arial" w:hAnsi="Arial" w:cs="Arial"/>
          <w:sz w:val="28"/>
          <w:szCs w:val="28"/>
        </w:rPr>
        <w:t xml:space="preserve"> </w:t>
      </w:r>
      <w:proofErr w:type="spellStart"/>
      <w:r>
        <w:rPr>
          <w:rFonts w:ascii="Arial" w:hAnsi="Arial" w:cs="Arial"/>
          <w:sz w:val="28"/>
          <w:szCs w:val="28"/>
        </w:rPr>
        <w:t>N</w:t>
      </w:r>
      <w:r w:rsidRPr="00362F57">
        <w:rPr>
          <w:rFonts w:ascii="Arial" w:hAnsi="Arial" w:cs="Arial"/>
          <w:sz w:val="28"/>
          <w:szCs w:val="28"/>
        </w:rPr>
        <w:t>dakabva</w:t>
      </w:r>
      <w:proofErr w:type="spellEnd"/>
      <w:r w:rsidRPr="00362F57">
        <w:rPr>
          <w:rFonts w:ascii="Arial" w:hAnsi="Arial" w:cs="Arial"/>
          <w:sz w:val="28"/>
          <w:szCs w:val="28"/>
        </w:rPr>
        <w:t xml:space="preserve"> </w:t>
      </w:r>
      <w:r>
        <w:rPr>
          <w:rFonts w:ascii="Arial" w:hAnsi="Arial" w:cs="Arial"/>
          <w:sz w:val="28"/>
          <w:szCs w:val="28"/>
        </w:rPr>
        <w:t xml:space="preserve"> </w:t>
      </w:r>
      <w:proofErr w:type="spellStart"/>
      <w:r>
        <w:rPr>
          <w:rFonts w:ascii="Arial" w:hAnsi="Arial" w:cs="Arial"/>
          <w:sz w:val="28"/>
          <w:szCs w:val="28"/>
        </w:rPr>
        <w:t>ipapo</w:t>
      </w:r>
      <w:proofErr w:type="spellEnd"/>
      <w:r w:rsidRPr="00362F57">
        <w:rPr>
          <w:rFonts w:ascii="Arial" w:hAnsi="Arial" w:cs="Arial"/>
          <w:sz w:val="28"/>
          <w:szCs w:val="28"/>
        </w:rPr>
        <w:t xml:space="preserve"> brother I was so depressed, </w:t>
      </w:r>
      <w:proofErr w:type="spellStart"/>
      <w:r w:rsidRPr="00362F57">
        <w:rPr>
          <w:rFonts w:ascii="Arial" w:hAnsi="Arial" w:cs="Arial"/>
          <w:sz w:val="28"/>
          <w:szCs w:val="28"/>
        </w:rPr>
        <w:t>ndakato</w:t>
      </w:r>
      <w:proofErr w:type="spellEnd"/>
      <w:r w:rsidRPr="00362F57">
        <w:rPr>
          <w:rFonts w:ascii="Arial" w:hAnsi="Arial" w:cs="Arial"/>
          <w:sz w:val="28"/>
          <w:szCs w:val="28"/>
        </w:rPr>
        <w:t xml:space="preserve"> </w:t>
      </w:r>
      <w:proofErr w:type="spellStart"/>
      <w:r w:rsidRPr="00362F57">
        <w:rPr>
          <w:rFonts w:ascii="Arial" w:hAnsi="Arial" w:cs="Arial"/>
          <w:sz w:val="28"/>
          <w:szCs w:val="28"/>
        </w:rPr>
        <w:t>tadza</w:t>
      </w:r>
      <w:proofErr w:type="spellEnd"/>
      <w:r w:rsidRPr="00362F57">
        <w:rPr>
          <w:rFonts w:ascii="Arial" w:hAnsi="Arial" w:cs="Arial"/>
          <w:sz w:val="28"/>
          <w:szCs w:val="28"/>
        </w:rPr>
        <w:t xml:space="preserve"> </w:t>
      </w:r>
      <w:proofErr w:type="spellStart"/>
      <w:r w:rsidRPr="00362F57">
        <w:rPr>
          <w:rFonts w:ascii="Arial" w:hAnsi="Arial" w:cs="Arial"/>
          <w:sz w:val="28"/>
          <w:szCs w:val="28"/>
        </w:rPr>
        <w:t>kudya</w:t>
      </w:r>
      <w:proofErr w:type="spellEnd"/>
      <w:r w:rsidRPr="00362F57">
        <w:rPr>
          <w:rFonts w:ascii="Arial" w:hAnsi="Arial" w:cs="Arial"/>
          <w:sz w:val="28"/>
          <w:szCs w:val="28"/>
        </w:rPr>
        <w:t xml:space="preserve"> </w:t>
      </w:r>
      <w:proofErr w:type="spellStart"/>
      <w:r w:rsidRPr="00362F57">
        <w:rPr>
          <w:rFonts w:ascii="Arial" w:hAnsi="Arial" w:cs="Arial"/>
          <w:sz w:val="28"/>
          <w:szCs w:val="28"/>
        </w:rPr>
        <w:t>kumba</w:t>
      </w:r>
      <w:proofErr w:type="spellEnd"/>
      <w:r w:rsidRPr="00362F57">
        <w:rPr>
          <w:rFonts w:ascii="Arial" w:hAnsi="Arial" w:cs="Arial"/>
          <w:sz w:val="28"/>
          <w:szCs w:val="28"/>
        </w:rPr>
        <w:t xml:space="preserve"> manheru. </w:t>
      </w:r>
    </w:p>
    <w:p w:rsidRPr="00362F57" w:rsidR="00FE2A0E" w:rsidP="00FE2A0E" w:rsidRDefault="00FE2A0E" w14:paraId="5DF90B47" w14:textId="77777777">
      <w:pPr>
        <w:spacing w:line="276" w:lineRule="auto"/>
        <w:jc w:val="both"/>
        <w:rPr>
          <w:rFonts w:ascii="Arial" w:hAnsi="Arial" w:cs="Arial"/>
          <w:sz w:val="28"/>
          <w:szCs w:val="28"/>
        </w:rPr>
      </w:pPr>
      <w:r w:rsidRPr="004C6CCE">
        <w:rPr>
          <w:rFonts w:ascii="Arial" w:hAnsi="Arial" w:cs="Arial"/>
          <w:sz w:val="28"/>
          <w:szCs w:val="28"/>
          <w:vertAlign w:val="superscript"/>
        </w:rPr>
        <w:t>168</w:t>
      </w:r>
      <w:r>
        <w:rPr>
          <w:rFonts w:ascii="Arial" w:hAnsi="Arial" w:cs="Arial"/>
          <w:sz w:val="28"/>
          <w:szCs w:val="28"/>
          <w:vertAlign w:val="superscript"/>
        </w:rPr>
        <w:t xml:space="preserve"> </w:t>
      </w:r>
      <w:r w:rsidRPr="00362F57">
        <w:rPr>
          <w:rFonts w:ascii="Arial" w:hAnsi="Arial" w:cs="Arial"/>
          <w:sz w:val="28"/>
          <w:szCs w:val="28"/>
        </w:rPr>
        <w:t xml:space="preserve">Kuti </w:t>
      </w:r>
      <w:proofErr w:type="spellStart"/>
      <w:r w:rsidRPr="00362F57">
        <w:rPr>
          <w:rFonts w:ascii="Arial" w:hAnsi="Arial" w:cs="Arial"/>
          <w:sz w:val="28"/>
          <w:szCs w:val="28"/>
        </w:rPr>
        <w:t>akomanaka</w:t>
      </w:r>
      <w:proofErr w:type="spellEnd"/>
      <w:r w:rsidRPr="00362F57">
        <w:rPr>
          <w:rFonts w:ascii="Arial" w:hAnsi="Arial" w:cs="Arial"/>
          <w:sz w:val="28"/>
          <w:szCs w:val="28"/>
        </w:rPr>
        <w:t xml:space="preserve"> why people are like this</w:t>
      </w:r>
      <w:r>
        <w:rPr>
          <w:rFonts w:ascii="Arial" w:hAnsi="Arial" w:cs="Arial"/>
          <w:sz w:val="28"/>
          <w:szCs w:val="28"/>
        </w:rPr>
        <w:t>?</w:t>
      </w:r>
      <w:r w:rsidRPr="00362F57">
        <w:rPr>
          <w:rFonts w:ascii="Arial" w:hAnsi="Arial" w:cs="Arial"/>
          <w:sz w:val="28"/>
          <w:szCs w:val="28"/>
        </w:rPr>
        <w:t xml:space="preserve"> </w:t>
      </w:r>
      <w:proofErr w:type="spellStart"/>
      <w:r w:rsidRPr="00362F57">
        <w:rPr>
          <w:rFonts w:ascii="Arial" w:hAnsi="Arial" w:cs="Arial"/>
          <w:sz w:val="28"/>
          <w:szCs w:val="28"/>
        </w:rPr>
        <w:t>n</w:t>
      </w:r>
      <w:r>
        <w:rPr>
          <w:rFonts w:ascii="Arial" w:hAnsi="Arial" w:cs="Arial"/>
          <w:sz w:val="28"/>
          <w:szCs w:val="28"/>
        </w:rPr>
        <w:t>N</w:t>
      </w:r>
      <w:r w:rsidRPr="00362F57">
        <w:rPr>
          <w:rFonts w:ascii="Arial" w:hAnsi="Arial" w:cs="Arial"/>
          <w:sz w:val="28"/>
          <w:szCs w:val="28"/>
        </w:rPr>
        <w:t>dika</w:t>
      </w:r>
      <w:r>
        <w:rPr>
          <w:rFonts w:ascii="Arial" w:hAnsi="Arial" w:cs="Arial"/>
          <w:sz w:val="28"/>
          <w:szCs w:val="28"/>
        </w:rPr>
        <w:t>ti</w:t>
      </w:r>
      <w:proofErr w:type="spellEnd"/>
      <w:r w:rsidRPr="00362F57">
        <w:rPr>
          <w:rFonts w:ascii="Arial" w:hAnsi="Arial" w:cs="Arial"/>
          <w:sz w:val="28"/>
          <w:szCs w:val="28"/>
        </w:rPr>
        <w:t xml:space="preserve"> Mwari </w:t>
      </w:r>
      <w:proofErr w:type="spellStart"/>
      <w:r w:rsidRPr="00362F57">
        <w:rPr>
          <w:rFonts w:ascii="Arial" w:hAnsi="Arial" w:cs="Arial"/>
          <w:sz w:val="28"/>
          <w:szCs w:val="28"/>
        </w:rPr>
        <w:t>chindibatsirai</w:t>
      </w:r>
      <w:proofErr w:type="spellEnd"/>
      <w:r w:rsidRPr="00362F57">
        <w:rPr>
          <w:rFonts w:ascii="Arial" w:hAnsi="Arial" w:cs="Arial"/>
          <w:sz w:val="28"/>
          <w:szCs w:val="28"/>
        </w:rPr>
        <w:t xml:space="preserve"> </w:t>
      </w:r>
      <w:proofErr w:type="spellStart"/>
      <w:r w:rsidRPr="00362F57">
        <w:rPr>
          <w:rFonts w:ascii="Arial" w:hAnsi="Arial" w:cs="Arial"/>
          <w:sz w:val="28"/>
          <w:szCs w:val="28"/>
        </w:rPr>
        <w:t>ndoku</w:t>
      </w:r>
      <w:proofErr w:type="spellEnd"/>
      <w:r w:rsidRPr="00362F57">
        <w:rPr>
          <w:rFonts w:ascii="Arial" w:hAnsi="Arial" w:cs="Arial"/>
          <w:sz w:val="28"/>
          <w:szCs w:val="28"/>
        </w:rPr>
        <w:t xml:space="preserve">… </w:t>
      </w:r>
      <w:r w:rsidRPr="00413B0F">
        <w:rPr>
          <w:rFonts w:ascii="Arial" w:hAnsi="Arial" w:cs="Arial"/>
          <w:sz w:val="18"/>
          <w:szCs w:val="18"/>
        </w:rPr>
        <w:t>[Apostle chuckles]</w:t>
      </w:r>
      <w:r w:rsidRPr="00362F57">
        <w:rPr>
          <w:rFonts w:ascii="Arial" w:hAnsi="Arial" w:cs="Arial"/>
          <w:sz w:val="28"/>
          <w:szCs w:val="28"/>
        </w:rPr>
        <w:t xml:space="preserve"> I don’t want to meet them when I g</w:t>
      </w:r>
      <w:r>
        <w:rPr>
          <w:rFonts w:ascii="Arial" w:hAnsi="Arial" w:cs="Arial"/>
          <w:sz w:val="28"/>
          <w:szCs w:val="28"/>
        </w:rPr>
        <w:t xml:space="preserve">et </w:t>
      </w:r>
      <w:proofErr w:type="spellStart"/>
      <w:r w:rsidRPr="00362F57">
        <w:rPr>
          <w:rFonts w:ascii="Arial" w:hAnsi="Arial" w:cs="Arial"/>
          <w:sz w:val="28"/>
          <w:szCs w:val="28"/>
        </w:rPr>
        <w:t>there.</w:t>
      </w:r>
      <w:r>
        <w:rPr>
          <w:rFonts w:ascii="Arial" w:hAnsi="Arial" w:cs="Arial"/>
          <w:sz w:val="28"/>
          <w:szCs w:val="28"/>
        </w:rPr>
        <w:t>Hee</w:t>
      </w:r>
      <w:proofErr w:type="spellEnd"/>
      <w:r>
        <w:rPr>
          <w:rFonts w:ascii="Arial" w:hAnsi="Arial" w:cs="Arial"/>
          <w:sz w:val="28"/>
          <w:szCs w:val="28"/>
        </w:rPr>
        <w:t>?</w:t>
      </w:r>
      <w:r w:rsidRPr="00362F57">
        <w:rPr>
          <w:rFonts w:ascii="Arial" w:hAnsi="Arial" w:cs="Arial"/>
          <w:sz w:val="28"/>
          <w:szCs w:val="28"/>
        </w:rPr>
        <w:t xml:space="preserve"> </w:t>
      </w:r>
      <w:proofErr w:type="spellStart"/>
      <w:r w:rsidRPr="00362F57">
        <w:rPr>
          <w:rFonts w:ascii="Arial" w:hAnsi="Arial" w:cs="Arial"/>
          <w:sz w:val="28"/>
          <w:szCs w:val="28"/>
        </w:rPr>
        <w:t>Handidi</w:t>
      </w:r>
      <w:proofErr w:type="spellEnd"/>
      <w:r w:rsidRPr="00362F57">
        <w:rPr>
          <w:rFonts w:ascii="Arial" w:hAnsi="Arial" w:cs="Arial"/>
          <w:sz w:val="28"/>
          <w:szCs w:val="28"/>
        </w:rPr>
        <w:t xml:space="preserve"> </w:t>
      </w:r>
      <w:proofErr w:type="spellStart"/>
      <w:r w:rsidRPr="00362F57">
        <w:rPr>
          <w:rFonts w:ascii="Arial" w:hAnsi="Arial" w:cs="Arial"/>
          <w:sz w:val="28"/>
          <w:szCs w:val="28"/>
        </w:rPr>
        <w:t>kung</w:t>
      </w:r>
      <w:r>
        <w:rPr>
          <w:rFonts w:ascii="Arial" w:hAnsi="Arial" w:cs="Arial"/>
          <w:sz w:val="28"/>
          <w:szCs w:val="28"/>
        </w:rPr>
        <w:t>o</w:t>
      </w:r>
      <w:r w:rsidRPr="00362F57">
        <w:rPr>
          <w:rFonts w:ascii="Arial" w:hAnsi="Arial" w:cs="Arial"/>
          <w:sz w:val="28"/>
          <w:szCs w:val="28"/>
        </w:rPr>
        <w:t>sangana</w:t>
      </w:r>
      <w:proofErr w:type="spellEnd"/>
      <w:r w:rsidRPr="00362F57">
        <w:rPr>
          <w:rFonts w:ascii="Arial" w:hAnsi="Arial" w:cs="Arial"/>
          <w:sz w:val="28"/>
          <w:szCs w:val="28"/>
        </w:rPr>
        <w:t xml:space="preserve"> </w:t>
      </w:r>
      <w:proofErr w:type="spellStart"/>
      <w:r w:rsidRPr="00362F57">
        <w:rPr>
          <w:rFonts w:ascii="Arial" w:hAnsi="Arial" w:cs="Arial"/>
          <w:sz w:val="28"/>
          <w:szCs w:val="28"/>
        </w:rPr>
        <w:t>navo</w:t>
      </w:r>
      <w:proofErr w:type="spellEnd"/>
      <w:r w:rsidRPr="00362F57">
        <w:rPr>
          <w:rFonts w:ascii="Arial" w:hAnsi="Arial" w:cs="Arial"/>
          <w:sz w:val="28"/>
          <w:szCs w:val="28"/>
        </w:rPr>
        <w:t xml:space="preserve"> </w:t>
      </w:r>
      <w:commentRangeStart w:id="125"/>
      <w:r w:rsidRPr="00362F57">
        <w:rPr>
          <w:rFonts w:ascii="Arial" w:hAnsi="Arial" w:cs="Arial"/>
          <w:sz w:val="28"/>
          <w:szCs w:val="28"/>
        </w:rPr>
        <w:t>…</w:t>
      </w:r>
      <w:proofErr w:type="spellStart"/>
      <w:commentRangeEnd w:id="125"/>
      <w:r w:rsidRPr="00362F57">
        <w:rPr>
          <w:rStyle w:val="CommentReference"/>
          <w:rFonts w:ascii="Arial" w:hAnsi="Arial" w:cs="Arial"/>
          <w:sz w:val="28"/>
          <w:szCs w:val="28"/>
        </w:rPr>
        <w:commentReference w:id="125"/>
      </w:r>
      <w:r w:rsidRPr="00362F57">
        <w:rPr>
          <w:rFonts w:ascii="Arial" w:hAnsi="Arial" w:cs="Arial"/>
          <w:sz w:val="28"/>
          <w:szCs w:val="28"/>
        </w:rPr>
        <w:t>ini</w:t>
      </w:r>
      <w:proofErr w:type="spellEnd"/>
      <w:r w:rsidRPr="00362F57">
        <w:rPr>
          <w:rFonts w:ascii="Arial" w:hAnsi="Arial" w:cs="Arial"/>
          <w:sz w:val="28"/>
          <w:szCs w:val="28"/>
        </w:rPr>
        <w:t xml:space="preserve"> </w:t>
      </w:r>
      <w:proofErr w:type="spellStart"/>
      <w:r w:rsidRPr="00362F57">
        <w:rPr>
          <w:rFonts w:ascii="Arial" w:hAnsi="Arial" w:cs="Arial"/>
          <w:sz w:val="28"/>
          <w:szCs w:val="28"/>
        </w:rPr>
        <w:t>sanganai</w:t>
      </w:r>
      <w:proofErr w:type="spellEnd"/>
      <w:r w:rsidRPr="00362F57">
        <w:rPr>
          <w:rFonts w:ascii="Arial" w:hAnsi="Arial" w:cs="Arial"/>
          <w:sz w:val="28"/>
          <w:szCs w:val="28"/>
        </w:rPr>
        <w:t xml:space="preserve"> </w:t>
      </w:r>
      <w:proofErr w:type="spellStart"/>
      <w:r w:rsidRPr="00362F57">
        <w:rPr>
          <w:rFonts w:ascii="Arial" w:hAnsi="Arial" w:cs="Arial"/>
          <w:sz w:val="28"/>
          <w:szCs w:val="28"/>
        </w:rPr>
        <w:t>navo</w:t>
      </w:r>
      <w:proofErr w:type="spellEnd"/>
      <w:r w:rsidRPr="00362F57">
        <w:rPr>
          <w:rFonts w:ascii="Arial" w:hAnsi="Arial" w:cs="Arial"/>
          <w:sz w:val="28"/>
          <w:szCs w:val="28"/>
        </w:rPr>
        <w:t xml:space="preserve"> </w:t>
      </w:r>
      <w:proofErr w:type="spellStart"/>
      <w:r w:rsidRPr="00362F57">
        <w:rPr>
          <w:rFonts w:ascii="Arial" w:hAnsi="Arial" w:cs="Arial"/>
          <w:sz w:val="28"/>
          <w:szCs w:val="28"/>
        </w:rPr>
        <w:t>imimi</w:t>
      </w:r>
      <w:proofErr w:type="spellEnd"/>
      <w:r w:rsidRPr="00362F57">
        <w:rPr>
          <w:rFonts w:ascii="Arial" w:hAnsi="Arial" w:cs="Arial"/>
          <w:sz w:val="28"/>
          <w:szCs w:val="28"/>
        </w:rPr>
        <w:t xml:space="preserve">, </w:t>
      </w:r>
      <w:proofErr w:type="spellStart"/>
      <w:r w:rsidRPr="00362F57">
        <w:rPr>
          <w:rFonts w:ascii="Arial" w:hAnsi="Arial" w:cs="Arial"/>
          <w:sz w:val="28"/>
          <w:szCs w:val="28"/>
        </w:rPr>
        <w:t>ha’moona</w:t>
      </w:r>
      <w:proofErr w:type="spellEnd"/>
      <w:r w:rsidRPr="00362F57">
        <w:rPr>
          <w:rFonts w:ascii="Arial" w:hAnsi="Arial" w:cs="Arial"/>
          <w:sz w:val="28"/>
          <w:szCs w:val="28"/>
        </w:rPr>
        <w:t xml:space="preserve">. Ini </w:t>
      </w:r>
      <w:proofErr w:type="spellStart"/>
      <w:r w:rsidRPr="00362F57">
        <w:rPr>
          <w:rFonts w:ascii="Arial" w:hAnsi="Arial" w:cs="Arial"/>
          <w:sz w:val="28"/>
          <w:szCs w:val="28"/>
        </w:rPr>
        <w:t>handidi</w:t>
      </w:r>
      <w:proofErr w:type="spellEnd"/>
      <w:r w:rsidRPr="00362F57">
        <w:rPr>
          <w:rFonts w:ascii="Arial" w:hAnsi="Arial" w:cs="Arial"/>
          <w:sz w:val="28"/>
          <w:szCs w:val="28"/>
        </w:rPr>
        <w:t xml:space="preserve">, </w:t>
      </w:r>
      <w:proofErr w:type="spellStart"/>
      <w:r w:rsidRPr="00362F57">
        <w:rPr>
          <w:rFonts w:ascii="Arial" w:hAnsi="Arial" w:cs="Arial"/>
          <w:sz w:val="28"/>
          <w:szCs w:val="28"/>
        </w:rPr>
        <w:t>VaManyuchi</w:t>
      </w:r>
      <w:proofErr w:type="spellEnd"/>
      <w:r w:rsidRPr="00362F57">
        <w:rPr>
          <w:rFonts w:ascii="Arial" w:hAnsi="Arial" w:cs="Arial"/>
          <w:sz w:val="28"/>
          <w:szCs w:val="28"/>
        </w:rPr>
        <w:t xml:space="preserve"> </w:t>
      </w:r>
      <w:proofErr w:type="spellStart"/>
      <w:r w:rsidRPr="00362F57">
        <w:rPr>
          <w:rFonts w:ascii="Arial" w:hAnsi="Arial" w:cs="Arial"/>
          <w:sz w:val="28"/>
          <w:szCs w:val="28"/>
        </w:rPr>
        <w:t>ndakavaona</w:t>
      </w:r>
      <w:proofErr w:type="spellEnd"/>
      <w:r w:rsidRPr="00362F57">
        <w:rPr>
          <w:rFonts w:ascii="Arial" w:hAnsi="Arial" w:cs="Arial"/>
          <w:sz w:val="28"/>
          <w:szCs w:val="28"/>
        </w:rPr>
        <w:t xml:space="preserve"> ka one brother </w:t>
      </w:r>
      <w:proofErr w:type="spellStart"/>
      <w:r w:rsidRPr="00362F57">
        <w:rPr>
          <w:rFonts w:ascii="Arial" w:hAnsi="Arial" w:cs="Arial"/>
          <w:sz w:val="28"/>
          <w:szCs w:val="28"/>
        </w:rPr>
        <w:t>unonzwa</w:t>
      </w:r>
      <w:proofErr w:type="spellEnd"/>
      <w:r w:rsidRPr="00362F57">
        <w:rPr>
          <w:rFonts w:ascii="Arial" w:hAnsi="Arial" w:cs="Arial"/>
          <w:sz w:val="28"/>
          <w:szCs w:val="28"/>
        </w:rPr>
        <w:t xml:space="preserve"> </w:t>
      </w:r>
      <w:proofErr w:type="spellStart"/>
      <w:r w:rsidRPr="00362F57">
        <w:rPr>
          <w:rFonts w:ascii="Arial" w:hAnsi="Arial" w:cs="Arial"/>
          <w:sz w:val="28"/>
          <w:szCs w:val="28"/>
        </w:rPr>
        <w:t>ku</w:t>
      </w:r>
      <w:proofErr w:type="spellEnd"/>
      <w:r w:rsidRPr="00362F57">
        <w:rPr>
          <w:rFonts w:ascii="Arial" w:hAnsi="Arial" w:cs="Arial"/>
          <w:sz w:val="28"/>
          <w:szCs w:val="28"/>
        </w:rPr>
        <w:t xml:space="preserve">—brother </w:t>
      </w:r>
      <w:proofErr w:type="spellStart"/>
      <w:r w:rsidRPr="00362F57">
        <w:rPr>
          <w:rFonts w:ascii="Arial" w:hAnsi="Arial" w:cs="Arial"/>
          <w:sz w:val="28"/>
          <w:szCs w:val="28"/>
        </w:rPr>
        <w:t>unoshaya</w:t>
      </w:r>
      <w:proofErr w:type="spellEnd"/>
      <w:r w:rsidRPr="00362F57">
        <w:rPr>
          <w:rFonts w:ascii="Arial" w:hAnsi="Arial" w:cs="Arial"/>
          <w:sz w:val="28"/>
          <w:szCs w:val="28"/>
        </w:rPr>
        <w:t xml:space="preserve"> </w:t>
      </w:r>
      <w:proofErr w:type="spellStart"/>
      <w:r w:rsidRPr="00362F57">
        <w:rPr>
          <w:rFonts w:ascii="Arial" w:hAnsi="Arial" w:cs="Arial"/>
          <w:sz w:val="28"/>
          <w:szCs w:val="28"/>
        </w:rPr>
        <w:t>kuti</w:t>
      </w:r>
      <w:proofErr w:type="spellEnd"/>
      <w:r w:rsidRPr="00362F57">
        <w:rPr>
          <w:rFonts w:ascii="Arial" w:hAnsi="Arial" w:cs="Arial"/>
          <w:sz w:val="28"/>
          <w:szCs w:val="28"/>
        </w:rPr>
        <w:t xml:space="preserve"> </w:t>
      </w:r>
      <w:proofErr w:type="spellStart"/>
      <w:r w:rsidRPr="00362F57">
        <w:rPr>
          <w:rFonts w:ascii="Arial" w:hAnsi="Arial" w:cs="Arial"/>
          <w:sz w:val="28"/>
          <w:szCs w:val="28"/>
        </w:rPr>
        <w:t>chi</w:t>
      </w:r>
      <w:r>
        <w:rPr>
          <w:rFonts w:ascii="Arial" w:hAnsi="Arial" w:cs="Arial"/>
          <w:sz w:val="28"/>
          <w:szCs w:val="28"/>
        </w:rPr>
        <w:t>i</w:t>
      </w:r>
      <w:proofErr w:type="spellEnd"/>
      <w:r>
        <w:rPr>
          <w:rFonts w:ascii="Arial" w:hAnsi="Arial" w:cs="Arial"/>
          <w:sz w:val="28"/>
          <w:szCs w:val="28"/>
        </w:rPr>
        <w:t>...</w:t>
      </w:r>
      <w:r w:rsidRPr="00362F57">
        <w:rPr>
          <w:rFonts w:ascii="Arial" w:hAnsi="Arial" w:cs="Arial"/>
          <w:sz w:val="28"/>
          <w:szCs w:val="28"/>
        </w:rPr>
        <w:t xml:space="preserve">? Eh, </w:t>
      </w:r>
      <w:proofErr w:type="spellStart"/>
      <w:r w:rsidRPr="00362F57">
        <w:rPr>
          <w:rFonts w:ascii="Arial" w:hAnsi="Arial" w:cs="Arial"/>
          <w:sz w:val="28"/>
          <w:szCs w:val="28"/>
        </w:rPr>
        <w:t>bvudzi</w:t>
      </w:r>
      <w:proofErr w:type="spellEnd"/>
      <w:r w:rsidRPr="00362F57">
        <w:rPr>
          <w:rFonts w:ascii="Arial" w:hAnsi="Arial" w:cs="Arial"/>
          <w:sz w:val="28"/>
          <w:szCs w:val="28"/>
        </w:rPr>
        <w:t xml:space="preserve"> </w:t>
      </w:r>
      <w:proofErr w:type="spellStart"/>
      <w:r w:rsidRPr="00362F57">
        <w:rPr>
          <w:rFonts w:ascii="Arial" w:hAnsi="Arial" w:cs="Arial"/>
          <w:sz w:val="28"/>
          <w:szCs w:val="28"/>
        </w:rPr>
        <w:t>rakubuda</w:t>
      </w:r>
      <w:proofErr w:type="spellEnd"/>
      <w:r w:rsidRPr="00362F57">
        <w:rPr>
          <w:rFonts w:ascii="Arial" w:hAnsi="Arial" w:cs="Arial"/>
          <w:sz w:val="28"/>
          <w:szCs w:val="28"/>
        </w:rPr>
        <w:t xml:space="preserve"> </w:t>
      </w:r>
      <w:proofErr w:type="spellStart"/>
      <w:r w:rsidRPr="00362F57">
        <w:rPr>
          <w:rFonts w:ascii="Arial" w:hAnsi="Arial" w:cs="Arial"/>
          <w:sz w:val="28"/>
          <w:szCs w:val="28"/>
        </w:rPr>
        <w:t>riri</w:t>
      </w:r>
      <w:proofErr w:type="spellEnd"/>
      <w:r w:rsidRPr="00362F57">
        <w:rPr>
          <w:rFonts w:ascii="Arial" w:hAnsi="Arial" w:cs="Arial"/>
          <w:sz w:val="28"/>
          <w:szCs w:val="28"/>
        </w:rPr>
        <w:t xml:space="preserve"> je…? </w:t>
      </w:r>
      <w:r w:rsidRPr="00413B0F">
        <w:rPr>
          <w:rFonts w:ascii="Arial" w:hAnsi="Arial" w:cs="Arial"/>
          <w:sz w:val="18"/>
          <w:szCs w:val="18"/>
        </w:rPr>
        <w:t>[Congregation says, “</w:t>
      </w:r>
      <w:proofErr w:type="spellStart"/>
      <w:r w:rsidRPr="00413B0F">
        <w:rPr>
          <w:rFonts w:ascii="Arial" w:hAnsi="Arial" w:cs="Arial"/>
          <w:sz w:val="18"/>
          <w:szCs w:val="18"/>
        </w:rPr>
        <w:t>jena</w:t>
      </w:r>
      <w:proofErr w:type="spellEnd"/>
      <w:r w:rsidRPr="00413B0F">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Mabhurukwa</w:t>
      </w:r>
      <w:proofErr w:type="spellEnd"/>
      <w:r w:rsidRPr="00362F57">
        <w:rPr>
          <w:rFonts w:ascii="Arial" w:hAnsi="Arial" w:cs="Arial"/>
          <w:sz w:val="28"/>
          <w:szCs w:val="28"/>
        </w:rPr>
        <w:t xml:space="preserve"> </w:t>
      </w:r>
      <w:proofErr w:type="spellStart"/>
      <w:r w:rsidRPr="00362F57">
        <w:rPr>
          <w:rFonts w:ascii="Arial" w:hAnsi="Arial" w:cs="Arial"/>
          <w:sz w:val="28"/>
          <w:szCs w:val="28"/>
        </w:rPr>
        <w:t>aakatenga</w:t>
      </w:r>
      <w:proofErr w:type="spellEnd"/>
      <w:r w:rsidRPr="00362F57">
        <w:rPr>
          <w:rFonts w:ascii="Arial" w:hAnsi="Arial" w:cs="Arial"/>
          <w:sz w:val="28"/>
          <w:szCs w:val="28"/>
        </w:rPr>
        <w:t xml:space="preserve"> </w:t>
      </w:r>
      <w:proofErr w:type="spellStart"/>
      <w:r w:rsidRPr="00362F57">
        <w:rPr>
          <w:rFonts w:ascii="Arial" w:hAnsi="Arial" w:cs="Arial"/>
          <w:sz w:val="28"/>
          <w:szCs w:val="28"/>
        </w:rPr>
        <w:t>achiri</w:t>
      </w:r>
      <w:proofErr w:type="spellEnd"/>
      <w:r w:rsidRPr="00362F57">
        <w:rPr>
          <w:rFonts w:ascii="Arial" w:hAnsi="Arial" w:cs="Arial"/>
          <w:sz w:val="28"/>
          <w:szCs w:val="28"/>
        </w:rPr>
        <w:t xml:space="preserve"> size </w:t>
      </w:r>
      <w:proofErr w:type="spellStart"/>
      <w:r w:rsidRPr="00362F57">
        <w:rPr>
          <w:rFonts w:ascii="Arial" w:hAnsi="Arial" w:cs="Arial"/>
          <w:sz w:val="28"/>
          <w:szCs w:val="28"/>
        </w:rPr>
        <w:t>amakuru</w:t>
      </w:r>
      <w:proofErr w:type="spellEnd"/>
      <w:r>
        <w:rPr>
          <w:rFonts w:ascii="Arial" w:hAnsi="Arial" w:cs="Arial"/>
          <w:sz w:val="28"/>
          <w:szCs w:val="28"/>
        </w:rPr>
        <w:t>.</w:t>
      </w:r>
      <w:r w:rsidRPr="00362F57">
        <w:rPr>
          <w:rFonts w:ascii="Arial" w:hAnsi="Arial" w:cs="Arial"/>
          <w:sz w:val="28"/>
          <w:szCs w:val="28"/>
        </w:rPr>
        <w:t xml:space="preserve"> </w:t>
      </w:r>
      <w:proofErr w:type="spellStart"/>
      <w:r>
        <w:rPr>
          <w:rFonts w:ascii="Arial" w:hAnsi="Arial" w:cs="Arial"/>
          <w:sz w:val="28"/>
          <w:szCs w:val="28"/>
        </w:rPr>
        <w:t>N</w:t>
      </w:r>
      <w:r w:rsidRPr="00362F57">
        <w:rPr>
          <w:rFonts w:ascii="Arial" w:hAnsi="Arial" w:cs="Arial"/>
          <w:sz w:val="28"/>
          <w:szCs w:val="28"/>
        </w:rPr>
        <w:t>dikati</w:t>
      </w:r>
      <w:proofErr w:type="spellEnd"/>
      <w:r w:rsidRPr="00362F57">
        <w:rPr>
          <w:rFonts w:ascii="Arial" w:hAnsi="Arial" w:cs="Arial"/>
          <w:sz w:val="28"/>
          <w:szCs w:val="28"/>
        </w:rPr>
        <w:t xml:space="preserve"> ah…</w:t>
      </w:r>
      <w:proofErr w:type="spellStart"/>
      <w:r>
        <w:rPr>
          <w:rFonts w:ascii="Arial" w:hAnsi="Arial" w:cs="Arial"/>
          <w:sz w:val="28"/>
          <w:szCs w:val="28"/>
        </w:rPr>
        <w:t>I</w:t>
      </w:r>
      <w:r w:rsidRPr="00362F57">
        <w:rPr>
          <w:rFonts w:ascii="Arial" w:hAnsi="Arial" w:cs="Arial"/>
          <w:sz w:val="28"/>
          <w:szCs w:val="28"/>
        </w:rPr>
        <w:t>we</w:t>
      </w:r>
      <w:proofErr w:type="spellEnd"/>
      <w:r w:rsidRPr="00362F57">
        <w:rPr>
          <w:rFonts w:ascii="Arial" w:hAnsi="Arial" w:cs="Arial"/>
          <w:sz w:val="28"/>
          <w:szCs w:val="28"/>
        </w:rPr>
        <w:t xml:space="preserve"> </w:t>
      </w:r>
      <w:proofErr w:type="spellStart"/>
      <w:r w:rsidRPr="00362F57">
        <w:rPr>
          <w:rFonts w:ascii="Arial" w:hAnsi="Arial" w:cs="Arial"/>
          <w:sz w:val="28"/>
          <w:szCs w:val="28"/>
        </w:rPr>
        <w:t>hausikugona</w:t>
      </w:r>
      <w:proofErr w:type="spellEnd"/>
      <w:r w:rsidRPr="00362F57">
        <w:rPr>
          <w:rFonts w:ascii="Arial" w:hAnsi="Arial" w:cs="Arial"/>
          <w:sz w:val="28"/>
          <w:szCs w:val="28"/>
        </w:rPr>
        <w:t xml:space="preserve"> </w:t>
      </w:r>
      <w:proofErr w:type="spellStart"/>
      <w:r w:rsidRPr="00362F57">
        <w:rPr>
          <w:rFonts w:ascii="Arial" w:hAnsi="Arial" w:cs="Arial"/>
          <w:sz w:val="28"/>
          <w:szCs w:val="28"/>
        </w:rPr>
        <w:t>mabhand</w:t>
      </w:r>
      <w:r>
        <w:rPr>
          <w:rFonts w:ascii="Arial" w:hAnsi="Arial" w:cs="Arial"/>
          <w:sz w:val="28"/>
          <w:szCs w:val="28"/>
        </w:rPr>
        <w:t>i</w:t>
      </w:r>
      <w:proofErr w:type="spellEnd"/>
      <w:r w:rsidRPr="00362F57">
        <w:rPr>
          <w:rFonts w:ascii="Arial" w:hAnsi="Arial" w:cs="Arial"/>
          <w:sz w:val="28"/>
          <w:szCs w:val="28"/>
        </w:rPr>
        <w:t xml:space="preserve"> </w:t>
      </w:r>
      <w:proofErr w:type="spellStart"/>
      <w:r w:rsidRPr="00362F57">
        <w:rPr>
          <w:rFonts w:ascii="Arial" w:hAnsi="Arial" w:cs="Arial"/>
          <w:sz w:val="28"/>
          <w:szCs w:val="28"/>
        </w:rPr>
        <w:t>wakachinja</w:t>
      </w:r>
      <w:proofErr w:type="spellEnd"/>
      <w:r>
        <w:rPr>
          <w:rFonts w:ascii="Arial" w:hAnsi="Arial" w:cs="Arial"/>
          <w:sz w:val="28"/>
          <w:szCs w:val="28"/>
        </w:rPr>
        <w:t>.</w:t>
      </w:r>
      <w:r w:rsidRPr="00362F57">
        <w:rPr>
          <w:rFonts w:ascii="Arial" w:hAnsi="Arial" w:cs="Arial"/>
          <w:sz w:val="28"/>
          <w:szCs w:val="28"/>
        </w:rPr>
        <w:t xml:space="preserve"> I don’t know how many ,</w:t>
      </w:r>
      <w:r>
        <w:rPr>
          <w:rFonts w:ascii="Arial" w:hAnsi="Arial" w:cs="Arial"/>
          <w:sz w:val="28"/>
          <w:szCs w:val="28"/>
        </w:rPr>
        <w:t xml:space="preserve"> he?</w:t>
      </w:r>
      <w:r w:rsidRPr="00362F57">
        <w:rPr>
          <w:rFonts w:ascii="Arial" w:hAnsi="Arial" w:cs="Arial"/>
          <w:sz w:val="28"/>
          <w:szCs w:val="28"/>
        </w:rPr>
        <w:t xml:space="preserve"> </w:t>
      </w:r>
      <w:proofErr w:type="spellStart"/>
      <w:r>
        <w:rPr>
          <w:rFonts w:ascii="Arial" w:hAnsi="Arial" w:cs="Arial"/>
          <w:sz w:val="28"/>
          <w:szCs w:val="28"/>
        </w:rPr>
        <w:t>U</w:t>
      </w:r>
      <w:r w:rsidRPr="00362F57">
        <w:rPr>
          <w:rFonts w:ascii="Arial" w:hAnsi="Arial" w:cs="Arial"/>
          <w:sz w:val="28"/>
          <w:szCs w:val="28"/>
        </w:rPr>
        <w:t>chiti</w:t>
      </w:r>
      <w:proofErr w:type="spellEnd"/>
      <w:r w:rsidRPr="00362F57">
        <w:rPr>
          <w:rFonts w:ascii="Arial" w:hAnsi="Arial" w:cs="Arial"/>
          <w:sz w:val="28"/>
          <w:szCs w:val="28"/>
        </w:rPr>
        <w:t xml:space="preserve"> </w:t>
      </w:r>
      <w:proofErr w:type="spellStart"/>
      <w:r w:rsidRPr="00362F57">
        <w:rPr>
          <w:rFonts w:ascii="Arial" w:hAnsi="Arial" w:cs="Arial"/>
          <w:sz w:val="28"/>
          <w:szCs w:val="28"/>
        </w:rPr>
        <w:t>ukasunga</w:t>
      </w:r>
      <w:proofErr w:type="spellEnd"/>
      <w:r w:rsidRPr="00362F57">
        <w:rPr>
          <w:rFonts w:ascii="Arial" w:hAnsi="Arial" w:cs="Arial"/>
          <w:sz w:val="28"/>
          <w:szCs w:val="28"/>
        </w:rPr>
        <w:t xml:space="preserve"> </w:t>
      </w:r>
      <w:proofErr w:type="spellStart"/>
      <w:r w:rsidRPr="00362F57">
        <w:rPr>
          <w:rFonts w:ascii="Arial" w:hAnsi="Arial" w:cs="Arial"/>
          <w:sz w:val="28"/>
          <w:szCs w:val="28"/>
        </w:rPr>
        <w:t>rinori</w:t>
      </w:r>
      <w:proofErr w:type="spellEnd"/>
      <w:r w:rsidRPr="00362F57">
        <w:rPr>
          <w:rFonts w:ascii="Arial" w:hAnsi="Arial" w:cs="Arial"/>
          <w:sz w:val="28"/>
          <w:szCs w:val="28"/>
        </w:rPr>
        <w:t xml:space="preserve"> </w:t>
      </w:r>
      <w:proofErr w:type="spellStart"/>
      <w:r w:rsidRPr="00362F57">
        <w:rPr>
          <w:rFonts w:ascii="Arial" w:hAnsi="Arial" w:cs="Arial"/>
          <w:sz w:val="28"/>
          <w:szCs w:val="28"/>
        </w:rPr>
        <w:t>rapereredza</w:t>
      </w:r>
      <w:proofErr w:type="spellEnd"/>
      <w:r w:rsidRPr="00362F57">
        <w:rPr>
          <w:rFonts w:ascii="Arial" w:hAnsi="Arial" w:cs="Arial"/>
          <w:sz w:val="28"/>
          <w:szCs w:val="28"/>
        </w:rPr>
        <w:t xml:space="preserve"> </w:t>
      </w:r>
      <w:proofErr w:type="spellStart"/>
      <w:r w:rsidRPr="00362F57">
        <w:rPr>
          <w:rFonts w:ascii="Arial" w:hAnsi="Arial" w:cs="Arial"/>
          <w:sz w:val="28"/>
          <w:szCs w:val="28"/>
        </w:rPr>
        <w:t>worasa</w:t>
      </w:r>
      <w:proofErr w:type="spellEnd"/>
      <w:r w:rsidRPr="00362F57">
        <w:rPr>
          <w:rFonts w:ascii="Arial" w:hAnsi="Arial" w:cs="Arial"/>
          <w:sz w:val="28"/>
          <w:szCs w:val="28"/>
        </w:rPr>
        <w:t xml:space="preserve"> </w:t>
      </w:r>
      <w:proofErr w:type="spellStart"/>
      <w:r w:rsidRPr="00362F57">
        <w:rPr>
          <w:rFonts w:ascii="Arial" w:hAnsi="Arial" w:cs="Arial"/>
          <w:sz w:val="28"/>
          <w:szCs w:val="28"/>
        </w:rPr>
        <w:t>uko</w:t>
      </w:r>
      <w:proofErr w:type="spellEnd"/>
      <w:r w:rsidRPr="00362F57">
        <w:rPr>
          <w:rFonts w:ascii="Arial" w:hAnsi="Arial" w:cs="Arial"/>
          <w:sz w:val="28"/>
          <w:szCs w:val="28"/>
        </w:rPr>
        <w:t xml:space="preserve"> </w:t>
      </w:r>
      <w:proofErr w:type="spellStart"/>
      <w:r w:rsidRPr="00362F57">
        <w:rPr>
          <w:rFonts w:ascii="Arial" w:hAnsi="Arial" w:cs="Arial"/>
          <w:sz w:val="28"/>
          <w:szCs w:val="28"/>
        </w:rPr>
        <w:t>wotora</w:t>
      </w:r>
      <w:proofErr w:type="spellEnd"/>
      <w:r w:rsidRPr="00362F57">
        <w:rPr>
          <w:rFonts w:ascii="Arial" w:hAnsi="Arial" w:cs="Arial"/>
          <w:sz w:val="28"/>
          <w:szCs w:val="28"/>
        </w:rPr>
        <w:t xml:space="preserve"> </w:t>
      </w:r>
      <w:proofErr w:type="spellStart"/>
      <w:r w:rsidRPr="00362F57">
        <w:rPr>
          <w:rFonts w:ascii="Arial" w:hAnsi="Arial" w:cs="Arial"/>
          <w:sz w:val="28"/>
          <w:szCs w:val="28"/>
        </w:rPr>
        <w:t>rimwe</w:t>
      </w:r>
      <w:proofErr w:type="spellEnd"/>
      <w:r w:rsidRPr="00362F57">
        <w:rPr>
          <w:rFonts w:ascii="Arial" w:hAnsi="Arial" w:cs="Arial"/>
          <w:sz w:val="28"/>
          <w:szCs w:val="28"/>
        </w:rPr>
        <w:t xml:space="preserve">. </w:t>
      </w:r>
      <w:proofErr w:type="spellStart"/>
      <w:r>
        <w:rPr>
          <w:rFonts w:ascii="Arial" w:hAnsi="Arial" w:cs="Arial"/>
          <w:sz w:val="28"/>
          <w:szCs w:val="28"/>
        </w:rPr>
        <w:t>He?</w:t>
      </w:r>
      <w:r w:rsidRPr="00362F57">
        <w:rPr>
          <w:rFonts w:ascii="Arial" w:hAnsi="Arial" w:cs="Arial"/>
          <w:sz w:val="28"/>
          <w:szCs w:val="28"/>
        </w:rPr>
        <w:t>Mabhand</w:t>
      </w:r>
      <w:r>
        <w:rPr>
          <w:rFonts w:ascii="Arial" w:hAnsi="Arial" w:cs="Arial"/>
          <w:sz w:val="28"/>
          <w:szCs w:val="28"/>
        </w:rPr>
        <w:t>i</w:t>
      </w:r>
      <w:proofErr w:type="spellEnd"/>
      <w:r w:rsidRPr="00362F57">
        <w:rPr>
          <w:rFonts w:ascii="Arial" w:hAnsi="Arial" w:cs="Arial"/>
          <w:sz w:val="28"/>
          <w:szCs w:val="28"/>
        </w:rPr>
        <w:t xml:space="preserve"> </w:t>
      </w:r>
      <w:proofErr w:type="spellStart"/>
      <w:r w:rsidRPr="00362F57">
        <w:rPr>
          <w:rFonts w:ascii="Arial" w:hAnsi="Arial" w:cs="Arial"/>
          <w:sz w:val="28"/>
          <w:szCs w:val="28"/>
        </w:rPr>
        <w:t>achi</w:t>
      </w:r>
      <w:proofErr w:type="spellEnd"/>
      <w:r w:rsidRPr="00362F57">
        <w:rPr>
          <w:rFonts w:ascii="Arial" w:hAnsi="Arial" w:cs="Arial"/>
          <w:sz w:val="28"/>
          <w:szCs w:val="28"/>
        </w:rPr>
        <w:t>—</w:t>
      </w:r>
      <w:proofErr w:type="spellStart"/>
      <w:r>
        <w:rPr>
          <w:rFonts w:ascii="Arial" w:hAnsi="Arial" w:cs="Arial"/>
          <w:sz w:val="28"/>
          <w:szCs w:val="28"/>
        </w:rPr>
        <w:t>m</w:t>
      </w:r>
      <w:r w:rsidRPr="00362F57">
        <w:rPr>
          <w:rFonts w:ascii="Arial" w:hAnsi="Arial" w:cs="Arial"/>
          <w:sz w:val="28"/>
          <w:szCs w:val="28"/>
        </w:rPr>
        <w:t>uc</w:t>
      </w:r>
      <w:r>
        <w:rPr>
          <w:rFonts w:ascii="Arial" w:hAnsi="Arial" w:cs="Arial"/>
          <w:sz w:val="28"/>
          <w:szCs w:val="28"/>
        </w:rPr>
        <w:t>h</w:t>
      </w:r>
      <w:r w:rsidRPr="00362F57">
        <w:rPr>
          <w:rFonts w:ascii="Arial" w:hAnsi="Arial" w:cs="Arial"/>
          <w:sz w:val="28"/>
          <w:szCs w:val="28"/>
        </w:rPr>
        <w:t>ic</w:t>
      </w:r>
      <w:r>
        <w:rPr>
          <w:rFonts w:ascii="Arial" w:hAnsi="Arial" w:cs="Arial"/>
          <w:sz w:val="28"/>
          <w:szCs w:val="28"/>
        </w:rPr>
        <w:t>h</w:t>
      </w:r>
      <w:r w:rsidRPr="00362F57">
        <w:rPr>
          <w:rFonts w:ascii="Arial" w:hAnsi="Arial" w:cs="Arial"/>
          <w:sz w:val="28"/>
          <w:szCs w:val="28"/>
        </w:rPr>
        <w:t>inja</w:t>
      </w:r>
      <w:proofErr w:type="spellEnd"/>
      <w:r w:rsidRPr="00362F57">
        <w:rPr>
          <w:rFonts w:ascii="Arial" w:hAnsi="Arial" w:cs="Arial"/>
          <w:sz w:val="28"/>
          <w:szCs w:val="28"/>
        </w:rPr>
        <w:t xml:space="preserve"> </w:t>
      </w:r>
      <w:proofErr w:type="spellStart"/>
      <w:r w:rsidRPr="00362F57">
        <w:rPr>
          <w:rFonts w:ascii="Arial" w:hAnsi="Arial" w:cs="Arial"/>
          <w:sz w:val="28"/>
          <w:szCs w:val="28"/>
        </w:rPr>
        <w:t>mabhande</w:t>
      </w:r>
      <w:proofErr w:type="spellEnd"/>
      <w:r w:rsidRPr="00362F57">
        <w:rPr>
          <w:rFonts w:ascii="Arial" w:hAnsi="Arial" w:cs="Arial"/>
          <w:sz w:val="28"/>
          <w:szCs w:val="28"/>
        </w:rPr>
        <w:t xml:space="preserve">, </w:t>
      </w:r>
      <w:proofErr w:type="spellStart"/>
      <w:r w:rsidRPr="00362F57">
        <w:rPr>
          <w:rFonts w:ascii="Arial" w:hAnsi="Arial" w:cs="Arial"/>
          <w:sz w:val="28"/>
          <w:szCs w:val="28"/>
        </w:rPr>
        <w:t>mabhurukwa</w:t>
      </w:r>
      <w:proofErr w:type="spellEnd"/>
      <w:r w:rsidRPr="00362F57">
        <w:rPr>
          <w:rFonts w:ascii="Arial" w:hAnsi="Arial" w:cs="Arial"/>
          <w:sz w:val="28"/>
          <w:szCs w:val="28"/>
        </w:rPr>
        <w:t xml:space="preserve"> </w:t>
      </w:r>
      <w:proofErr w:type="spellStart"/>
      <w:r w:rsidRPr="00362F57">
        <w:rPr>
          <w:rFonts w:ascii="Arial" w:hAnsi="Arial" w:cs="Arial"/>
          <w:sz w:val="28"/>
          <w:szCs w:val="28"/>
        </w:rPr>
        <w:t>wakachinja</w:t>
      </w:r>
      <w:proofErr w:type="spellEnd"/>
      <w:r w:rsidRPr="00362F57">
        <w:rPr>
          <w:rFonts w:ascii="Arial" w:hAnsi="Arial" w:cs="Arial"/>
          <w:sz w:val="28"/>
          <w:szCs w:val="28"/>
        </w:rPr>
        <w:t xml:space="preserve"> </w:t>
      </w:r>
      <w:proofErr w:type="spellStart"/>
      <w:r w:rsidRPr="00362F57">
        <w:rPr>
          <w:rFonts w:ascii="Arial" w:hAnsi="Arial" w:cs="Arial"/>
          <w:sz w:val="28"/>
          <w:szCs w:val="28"/>
        </w:rPr>
        <w:t>kasingadii</w:t>
      </w:r>
      <w:proofErr w:type="spellEnd"/>
      <w:r w:rsidRPr="00362F57">
        <w:rPr>
          <w:rFonts w:ascii="Arial" w:hAnsi="Arial" w:cs="Arial"/>
          <w:sz w:val="28"/>
          <w:szCs w:val="28"/>
        </w:rPr>
        <w:t xml:space="preserve">…? </w:t>
      </w:r>
      <w:r w:rsidRPr="00D903E3">
        <w:rPr>
          <w:rFonts w:ascii="Arial" w:hAnsi="Arial" w:eastAsia="Calibri" w:cs="Arial"/>
          <w:kern w:val="0"/>
          <w:sz w:val="18"/>
          <w:szCs w:val="18"/>
          <w14:ligatures w14:val="none"/>
        </w:rPr>
        <w:t>[Congregation says, “</w:t>
      </w:r>
      <w:proofErr w:type="spellStart"/>
      <w:r>
        <w:rPr>
          <w:rFonts w:ascii="Arial" w:hAnsi="Arial" w:eastAsia="Calibri" w:cs="Arial"/>
          <w:kern w:val="0"/>
          <w:sz w:val="18"/>
          <w:szCs w:val="18"/>
          <w14:ligatures w14:val="none"/>
        </w:rPr>
        <w:t>kasingaperi</w:t>
      </w:r>
      <w:proofErr w:type="spellEnd"/>
      <w:r>
        <w:rPr>
          <w:rFonts w:ascii="Arial" w:hAnsi="Arial" w:eastAsia="Calibri" w:cs="Arial"/>
          <w:kern w:val="0"/>
          <w:sz w:val="18"/>
          <w:szCs w:val="18"/>
          <w14:ligatures w14:val="none"/>
        </w:rPr>
        <w:t>,</w:t>
      </w:r>
      <w:r w:rsidRPr="00D903E3">
        <w:rPr>
          <w:rFonts w:ascii="Arial" w:hAnsi="Arial" w:eastAsia="Calibri" w:cs="Arial"/>
          <w:kern w:val="0"/>
          <w:sz w:val="18"/>
          <w:szCs w:val="18"/>
          <w14:ligatures w14:val="none"/>
        </w:rPr>
        <w:t>”</w:t>
      </w:r>
      <w:r w:rsidRPr="00EB131A">
        <w:rPr>
          <w:rFonts w:ascii="Arial" w:hAnsi="Arial" w:eastAsia="Calibri" w:cs="Arial"/>
          <w:kern w:val="0"/>
          <w:sz w:val="18"/>
          <w:szCs w:val="16"/>
          <w14:ligatures w14:val="none"/>
        </w:rPr>
        <w:t>]</w:t>
      </w:r>
      <w:r>
        <w:rPr>
          <w:rFonts w:ascii="Arial" w:hAnsi="Arial" w:eastAsia="Calibri" w:cs="Arial"/>
          <w:kern w:val="0"/>
          <w:sz w:val="28"/>
          <w:szCs w:val="28"/>
          <w14:ligatures w14:val="none"/>
        </w:rPr>
        <w:t xml:space="preserve"> </w:t>
      </w:r>
      <w:proofErr w:type="spellStart"/>
      <w:r>
        <w:rPr>
          <w:rFonts w:ascii="Arial" w:hAnsi="Arial" w:cs="Arial"/>
          <w:sz w:val="28"/>
          <w:szCs w:val="28"/>
        </w:rPr>
        <w:t>k</w:t>
      </w:r>
      <w:r w:rsidRPr="00362F57">
        <w:rPr>
          <w:rFonts w:ascii="Arial" w:hAnsi="Arial" w:cs="Arial"/>
          <w:sz w:val="28"/>
          <w:szCs w:val="28"/>
        </w:rPr>
        <w:t>asingaper</w:t>
      </w:r>
      <w:r>
        <w:rPr>
          <w:rFonts w:ascii="Arial" w:hAnsi="Arial" w:cs="Arial"/>
          <w:sz w:val="28"/>
          <w:szCs w:val="28"/>
        </w:rPr>
        <w:t>i</w:t>
      </w:r>
      <w:proofErr w:type="spellEnd"/>
      <w:r w:rsidRPr="00362F57">
        <w:rPr>
          <w:rFonts w:ascii="Arial" w:hAnsi="Arial" w:cs="Arial"/>
          <w:sz w:val="28"/>
          <w:szCs w:val="28"/>
        </w:rPr>
        <w:t>.</w:t>
      </w:r>
    </w:p>
    <w:p w:rsidRPr="00E61A13" w:rsidR="00FE2A0E" w:rsidP="00FE2A0E" w:rsidRDefault="00FE2A0E" w14:paraId="3632840D" w14:textId="77777777">
      <w:pPr>
        <w:spacing w:line="276" w:lineRule="auto"/>
        <w:jc w:val="both"/>
        <w:rPr>
          <w:rFonts w:ascii="Arial" w:hAnsi="Arial" w:cs="Arial"/>
          <w:sz w:val="18"/>
          <w:szCs w:val="18"/>
        </w:rPr>
      </w:pPr>
      <w:r w:rsidRPr="005D4446">
        <w:rPr>
          <w:rFonts w:ascii="Arial" w:hAnsi="Arial" w:cs="Arial"/>
          <w:sz w:val="28"/>
          <w:szCs w:val="28"/>
          <w:vertAlign w:val="superscript"/>
        </w:rPr>
        <w:t>169</w:t>
      </w:r>
      <w:r w:rsidRPr="00362F57">
        <w:rPr>
          <w:rFonts w:ascii="Arial" w:hAnsi="Arial" w:cs="Arial"/>
          <w:sz w:val="28"/>
          <w:szCs w:val="28"/>
        </w:rPr>
        <w:t xml:space="preserve">And </w:t>
      </w:r>
      <w:proofErr w:type="spellStart"/>
      <w:r w:rsidRPr="00362F57">
        <w:rPr>
          <w:rFonts w:ascii="Arial" w:hAnsi="Arial" w:cs="Arial"/>
          <w:sz w:val="28"/>
          <w:szCs w:val="28"/>
        </w:rPr>
        <w:t>paurikuenda</w:t>
      </w:r>
      <w:proofErr w:type="spellEnd"/>
      <w:r w:rsidRPr="00362F57">
        <w:rPr>
          <w:rFonts w:ascii="Arial" w:hAnsi="Arial" w:cs="Arial"/>
          <w:sz w:val="28"/>
          <w:szCs w:val="28"/>
        </w:rPr>
        <w:t xml:space="preserve"> </w:t>
      </w:r>
      <w:proofErr w:type="spellStart"/>
      <w:r w:rsidRPr="00362F57">
        <w:rPr>
          <w:rFonts w:ascii="Arial" w:hAnsi="Arial" w:cs="Arial"/>
          <w:sz w:val="28"/>
          <w:szCs w:val="28"/>
        </w:rPr>
        <w:t>kumba</w:t>
      </w:r>
      <w:proofErr w:type="spellEnd"/>
      <w:r w:rsidRPr="00362F57">
        <w:rPr>
          <w:rFonts w:ascii="Arial" w:hAnsi="Arial" w:cs="Arial"/>
          <w:sz w:val="28"/>
          <w:szCs w:val="28"/>
        </w:rPr>
        <w:t xml:space="preserve">, </w:t>
      </w:r>
      <w:proofErr w:type="spellStart"/>
      <w:r w:rsidRPr="00362F57">
        <w:rPr>
          <w:rFonts w:ascii="Arial" w:hAnsi="Arial" w:cs="Arial"/>
          <w:sz w:val="28"/>
          <w:szCs w:val="28"/>
        </w:rPr>
        <w:t>urikunorova</w:t>
      </w:r>
      <w:proofErr w:type="spellEnd"/>
      <w:r w:rsidRPr="00362F57">
        <w:rPr>
          <w:rFonts w:ascii="Arial" w:hAnsi="Arial" w:cs="Arial"/>
          <w:sz w:val="28"/>
          <w:szCs w:val="28"/>
        </w:rPr>
        <w:t xml:space="preserve"> steak kana </w:t>
      </w:r>
      <w:r>
        <w:rPr>
          <w:rFonts w:ascii="Arial" w:hAnsi="Arial" w:cs="Arial"/>
          <w:sz w:val="28"/>
          <w:szCs w:val="28"/>
        </w:rPr>
        <w:t>u</w:t>
      </w:r>
      <w:r w:rsidRPr="00362F57">
        <w:rPr>
          <w:rFonts w:ascii="Arial" w:hAnsi="Arial" w:cs="Arial"/>
          <w:sz w:val="28"/>
          <w:szCs w:val="28"/>
        </w:rPr>
        <w:t xml:space="preserve">chida </w:t>
      </w:r>
      <w:proofErr w:type="spellStart"/>
      <w:r w:rsidRPr="00362F57">
        <w:rPr>
          <w:rFonts w:ascii="Arial" w:hAnsi="Arial" w:cs="Arial"/>
          <w:sz w:val="28"/>
          <w:szCs w:val="28"/>
        </w:rPr>
        <w:t>kunwa</w:t>
      </w:r>
      <w:proofErr w:type="spellEnd"/>
      <w:r w:rsidRPr="00362F57">
        <w:rPr>
          <w:rFonts w:ascii="Arial" w:hAnsi="Arial" w:cs="Arial"/>
          <w:sz w:val="28"/>
          <w:szCs w:val="28"/>
        </w:rPr>
        <w:t xml:space="preserve"> </w:t>
      </w:r>
      <w:proofErr w:type="spellStart"/>
      <w:r w:rsidRPr="00362F57">
        <w:rPr>
          <w:rFonts w:ascii="Arial" w:hAnsi="Arial" w:cs="Arial"/>
          <w:sz w:val="28"/>
          <w:szCs w:val="28"/>
        </w:rPr>
        <w:t>mukaka</w:t>
      </w:r>
      <w:proofErr w:type="spellEnd"/>
      <w:r w:rsidRPr="00362F57">
        <w:rPr>
          <w:rFonts w:ascii="Arial" w:hAnsi="Arial" w:cs="Arial"/>
          <w:sz w:val="28"/>
          <w:szCs w:val="28"/>
        </w:rPr>
        <w:t xml:space="preserve">, </w:t>
      </w:r>
      <w:proofErr w:type="spellStart"/>
      <w:r w:rsidRPr="00362F57">
        <w:rPr>
          <w:rFonts w:ascii="Arial" w:hAnsi="Arial" w:cs="Arial"/>
          <w:sz w:val="28"/>
          <w:szCs w:val="28"/>
        </w:rPr>
        <w:t>unonwa</w:t>
      </w:r>
      <w:proofErr w:type="spellEnd"/>
      <w:r w:rsidRPr="00362F57">
        <w:rPr>
          <w:rFonts w:ascii="Arial" w:hAnsi="Arial" w:cs="Arial"/>
          <w:sz w:val="28"/>
          <w:szCs w:val="28"/>
        </w:rPr>
        <w:t xml:space="preserve"> </w:t>
      </w:r>
      <w:proofErr w:type="spellStart"/>
      <w:r w:rsidRPr="00362F57">
        <w:rPr>
          <w:rFonts w:ascii="Arial" w:hAnsi="Arial" w:cs="Arial"/>
          <w:sz w:val="28"/>
          <w:szCs w:val="28"/>
        </w:rPr>
        <w:t>mukaka</w:t>
      </w:r>
      <w:proofErr w:type="spellEnd"/>
      <w:r w:rsidRPr="00362F57">
        <w:rPr>
          <w:rFonts w:ascii="Arial" w:hAnsi="Arial" w:cs="Arial"/>
          <w:sz w:val="28"/>
          <w:szCs w:val="28"/>
        </w:rPr>
        <w:t xml:space="preserve">. Kana </w:t>
      </w:r>
      <w:r>
        <w:rPr>
          <w:rFonts w:ascii="Arial" w:hAnsi="Arial" w:cs="Arial"/>
          <w:sz w:val="28"/>
          <w:szCs w:val="28"/>
        </w:rPr>
        <w:t>u</w:t>
      </w:r>
      <w:r w:rsidRPr="00362F57">
        <w:rPr>
          <w:rFonts w:ascii="Arial" w:hAnsi="Arial" w:cs="Arial"/>
          <w:sz w:val="28"/>
          <w:szCs w:val="28"/>
        </w:rPr>
        <w:t xml:space="preserve">chida fish </w:t>
      </w:r>
      <w:proofErr w:type="spellStart"/>
      <w:r w:rsidRPr="00362F57">
        <w:rPr>
          <w:rFonts w:ascii="Arial" w:hAnsi="Arial" w:cs="Arial"/>
          <w:sz w:val="28"/>
          <w:szCs w:val="28"/>
        </w:rPr>
        <w:t>unoda</w:t>
      </w:r>
      <w:proofErr w:type="spellEnd"/>
      <w:r w:rsidRPr="00362F57">
        <w:rPr>
          <w:rFonts w:ascii="Arial" w:hAnsi="Arial" w:cs="Arial"/>
          <w:sz w:val="28"/>
          <w:szCs w:val="28"/>
        </w:rPr>
        <w:t xml:space="preserve"> fish, kana </w:t>
      </w:r>
      <w:r>
        <w:rPr>
          <w:rFonts w:ascii="Arial" w:hAnsi="Arial" w:cs="Arial"/>
          <w:sz w:val="28"/>
          <w:szCs w:val="28"/>
        </w:rPr>
        <w:t>u</w:t>
      </w:r>
      <w:r w:rsidRPr="00362F57">
        <w:rPr>
          <w:rFonts w:ascii="Arial" w:hAnsi="Arial" w:cs="Arial"/>
          <w:sz w:val="28"/>
          <w:szCs w:val="28"/>
        </w:rPr>
        <w:t xml:space="preserve">chida rice </w:t>
      </w:r>
      <w:proofErr w:type="spellStart"/>
      <w:r w:rsidRPr="00362F57">
        <w:rPr>
          <w:rFonts w:ascii="Arial" w:hAnsi="Arial" w:cs="Arial"/>
          <w:sz w:val="28"/>
          <w:szCs w:val="28"/>
        </w:rPr>
        <w:t>unoda</w:t>
      </w:r>
      <w:proofErr w:type="spellEnd"/>
      <w:r w:rsidRPr="00362F57">
        <w:rPr>
          <w:rFonts w:ascii="Arial" w:hAnsi="Arial" w:cs="Arial"/>
          <w:sz w:val="28"/>
          <w:szCs w:val="28"/>
        </w:rPr>
        <w:t xml:space="preserve"> rice, </w:t>
      </w:r>
      <w:proofErr w:type="spellStart"/>
      <w:r w:rsidRPr="00362F57">
        <w:rPr>
          <w:rFonts w:ascii="Arial" w:hAnsi="Arial" w:cs="Arial"/>
          <w:sz w:val="28"/>
          <w:szCs w:val="28"/>
        </w:rPr>
        <w:t>hatichienda</w:t>
      </w:r>
      <w:proofErr w:type="spellEnd"/>
      <w:r w:rsidRPr="00362F57">
        <w:rPr>
          <w:rFonts w:ascii="Arial" w:hAnsi="Arial" w:cs="Arial"/>
          <w:sz w:val="28"/>
          <w:szCs w:val="28"/>
        </w:rPr>
        <w:t xml:space="preserve"> </w:t>
      </w:r>
      <w:proofErr w:type="spellStart"/>
      <w:r w:rsidRPr="00362F57">
        <w:rPr>
          <w:rFonts w:ascii="Arial" w:hAnsi="Arial" w:cs="Arial"/>
          <w:sz w:val="28"/>
          <w:szCs w:val="28"/>
        </w:rPr>
        <w:t>tione</w:t>
      </w:r>
      <w:proofErr w:type="spellEnd"/>
      <w:r w:rsidRPr="00362F57">
        <w:rPr>
          <w:rFonts w:ascii="Arial" w:hAnsi="Arial" w:cs="Arial"/>
          <w:sz w:val="28"/>
          <w:szCs w:val="28"/>
        </w:rPr>
        <w:t xml:space="preserve"> </w:t>
      </w:r>
      <w:proofErr w:type="spellStart"/>
      <w:r w:rsidRPr="00362F57">
        <w:rPr>
          <w:rFonts w:ascii="Arial" w:hAnsi="Arial" w:cs="Arial"/>
          <w:sz w:val="28"/>
          <w:szCs w:val="28"/>
        </w:rPr>
        <w:t>paunonorara</w:t>
      </w:r>
      <w:proofErr w:type="spellEnd"/>
      <w:r w:rsidRPr="00362F57">
        <w:rPr>
          <w:rFonts w:ascii="Arial" w:hAnsi="Arial" w:cs="Arial"/>
          <w:sz w:val="28"/>
          <w:szCs w:val="28"/>
        </w:rPr>
        <w:t xml:space="preserve"> ah </w:t>
      </w:r>
      <w:proofErr w:type="spellStart"/>
      <w:r w:rsidRPr="00362F57">
        <w:rPr>
          <w:rFonts w:ascii="Arial" w:hAnsi="Arial" w:cs="Arial"/>
          <w:sz w:val="28"/>
          <w:szCs w:val="28"/>
        </w:rPr>
        <w:t>unorova</w:t>
      </w:r>
      <w:proofErr w:type="spellEnd"/>
      <w:r w:rsidRPr="00362F57">
        <w:rPr>
          <w:rFonts w:ascii="Arial" w:hAnsi="Arial" w:cs="Arial"/>
          <w:sz w:val="28"/>
          <w:szCs w:val="28"/>
        </w:rPr>
        <w:t xml:space="preserve"> pa  </w:t>
      </w:r>
      <w:proofErr w:type="spellStart"/>
      <w:r>
        <w:rPr>
          <w:rFonts w:ascii="Arial" w:hAnsi="Arial" w:cs="Arial"/>
          <w:sz w:val="28"/>
          <w:szCs w:val="28"/>
        </w:rPr>
        <w:t>therapidic</w:t>
      </w:r>
      <w:proofErr w:type="spellEnd"/>
      <w:r>
        <w:rPr>
          <w:rFonts w:ascii="Arial" w:hAnsi="Arial" w:cs="Arial"/>
          <w:sz w:val="28"/>
          <w:szCs w:val="28"/>
        </w:rPr>
        <w:t xml:space="preserve"> </w:t>
      </w:r>
      <w:r w:rsidRPr="00362F57">
        <w:rPr>
          <w:rFonts w:ascii="Arial" w:hAnsi="Arial" w:cs="Arial"/>
          <w:sz w:val="28"/>
          <w:szCs w:val="28"/>
        </w:rPr>
        <w:t>heh</w:t>
      </w:r>
      <w:r>
        <w:rPr>
          <w:rFonts w:ascii="Arial" w:hAnsi="Arial" w:cs="Arial"/>
          <w:sz w:val="28"/>
          <w:szCs w:val="28"/>
        </w:rPr>
        <w:t>?</w:t>
      </w:r>
      <w:r w:rsidRPr="00362F57">
        <w:rPr>
          <w:rFonts w:ascii="Arial" w:hAnsi="Arial" w:cs="Arial"/>
          <w:sz w:val="28"/>
          <w:szCs w:val="28"/>
        </w:rPr>
        <w:t xml:space="preserve"> </w:t>
      </w:r>
      <w:proofErr w:type="spellStart"/>
      <w:r>
        <w:rPr>
          <w:rFonts w:ascii="Arial" w:hAnsi="Arial" w:cs="Arial"/>
          <w:sz w:val="28"/>
          <w:szCs w:val="28"/>
        </w:rPr>
        <w:t>W</w:t>
      </w:r>
      <w:r w:rsidRPr="00362F57">
        <w:rPr>
          <w:rFonts w:ascii="Arial" w:hAnsi="Arial" w:cs="Arial"/>
          <w:sz w:val="28"/>
          <w:szCs w:val="28"/>
        </w:rPr>
        <w:t>oenda</w:t>
      </w:r>
      <w:proofErr w:type="spellEnd"/>
      <w:r w:rsidRPr="00362F57">
        <w:rPr>
          <w:rFonts w:ascii="Arial" w:hAnsi="Arial" w:cs="Arial"/>
          <w:sz w:val="28"/>
          <w:szCs w:val="28"/>
        </w:rPr>
        <w:t xml:space="preserve"> </w:t>
      </w:r>
      <w:proofErr w:type="spellStart"/>
      <w:r w:rsidRPr="00362F57">
        <w:rPr>
          <w:rFonts w:ascii="Arial" w:hAnsi="Arial" w:cs="Arial"/>
          <w:sz w:val="28"/>
          <w:szCs w:val="28"/>
        </w:rPr>
        <w:t>pamubhedha</w:t>
      </w:r>
      <w:proofErr w:type="spellEnd"/>
      <w:r w:rsidRPr="00362F57">
        <w:rPr>
          <w:rFonts w:ascii="Arial" w:hAnsi="Arial" w:cs="Arial"/>
          <w:sz w:val="28"/>
          <w:szCs w:val="28"/>
        </w:rPr>
        <w:t xml:space="preserve"> </w:t>
      </w:r>
      <w:r>
        <w:rPr>
          <w:rFonts w:ascii="Arial" w:hAnsi="Arial" w:cs="Arial"/>
          <w:sz w:val="28"/>
          <w:szCs w:val="28"/>
        </w:rPr>
        <w:t xml:space="preserve"> </w:t>
      </w:r>
      <w:proofErr w:type="spellStart"/>
      <w:r>
        <w:rPr>
          <w:rFonts w:ascii="Arial" w:hAnsi="Arial" w:cs="Arial"/>
          <w:sz w:val="28"/>
          <w:szCs w:val="28"/>
        </w:rPr>
        <w:t>wakanaka</w:t>
      </w:r>
      <w:r w:rsidRPr="00362F57">
        <w:rPr>
          <w:rFonts w:ascii="Arial" w:hAnsi="Arial" w:cs="Arial"/>
          <w:sz w:val="28"/>
          <w:szCs w:val="28"/>
        </w:rPr>
        <w:t>wakabva</w:t>
      </w:r>
      <w:proofErr w:type="spellEnd"/>
      <w:r w:rsidRPr="00362F57">
        <w:rPr>
          <w:rFonts w:ascii="Arial" w:hAnsi="Arial" w:cs="Arial"/>
          <w:sz w:val="28"/>
          <w:szCs w:val="28"/>
        </w:rPr>
        <w:t xml:space="preserve"> </w:t>
      </w:r>
      <w:proofErr w:type="spellStart"/>
      <w:r w:rsidRPr="00362F57">
        <w:rPr>
          <w:rFonts w:ascii="Arial" w:hAnsi="Arial" w:cs="Arial"/>
          <w:sz w:val="28"/>
          <w:szCs w:val="28"/>
        </w:rPr>
        <w:t>pano</w:t>
      </w:r>
      <w:proofErr w:type="spellEnd"/>
      <w:r w:rsidRPr="00362F57">
        <w:rPr>
          <w:rFonts w:ascii="Arial" w:hAnsi="Arial" w:cs="Arial"/>
          <w:sz w:val="28"/>
          <w:szCs w:val="28"/>
        </w:rPr>
        <w:t xml:space="preserve"> </w:t>
      </w:r>
      <w:proofErr w:type="spellStart"/>
      <w:r w:rsidRPr="00362F57">
        <w:rPr>
          <w:rFonts w:ascii="Arial" w:hAnsi="Arial" w:cs="Arial"/>
          <w:sz w:val="28"/>
          <w:szCs w:val="28"/>
        </w:rPr>
        <w:t>nokoko</w:t>
      </w:r>
      <w:proofErr w:type="spellEnd"/>
      <w:r w:rsidRPr="00362F57">
        <w:rPr>
          <w:rFonts w:ascii="Arial" w:hAnsi="Arial" w:cs="Arial"/>
          <w:sz w:val="28"/>
          <w:szCs w:val="28"/>
        </w:rPr>
        <w:t xml:space="preserve"> </w:t>
      </w:r>
      <w:proofErr w:type="spellStart"/>
      <w:r w:rsidRPr="00362F57">
        <w:rPr>
          <w:rFonts w:ascii="Arial" w:hAnsi="Arial" w:cs="Arial"/>
          <w:sz w:val="28"/>
          <w:szCs w:val="28"/>
        </w:rPr>
        <w:t>unokunguruka</w:t>
      </w:r>
      <w:proofErr w:type="spellEnd"/>
      <w:r w:rsidRPr="00362F57">
        <w:rPr>
          <w:rFonts w:ascii="Arial" w:hAnsi="Arial" w:cs="Arial"/>
          <w:sz w:val="28"/>
          <w:szCs w:val="28"/>
        </w:rPr>
        <w:t xml:space="preserve"> </w:t>
      </w:r>
      <w:proofErr w:type="spellStart"/>
      <w:r w:rsidRPr="00362F57">
        <w:rPr>
          <w:rFonts w:ascii="Arial" w:hAnsi="Arial" w:cs="Arial"/>
          <w:sz w:val="28"/>
          <w:szCs w:val="28"/>
        </w:rPr>
        <w:t>uriwega</w:t>
      </w:r>
      <w:proofErr w:type="spellEnd"/>
      <w:r w:rsidRPr="00362F57">
        <w:rPr>
          <w:rFonts w:ascii="Arial" w:hAnsi="Arial" w:cs="Arial"/>
          <w:sz w:val="28"/>
          <w:szCs w:val="28"/>
        </w:rPr>
        <w:t xml:space="preserve"> </w:t>
      </w:r>
      <w:proofErr w:type="spellStart"/>
      <w:r w:rsidRPr="00362F57">
        <w:rPr>
          <w:rFonts w:ascii="Arial" w:hAnsi="Arial" w:cs="Arial"/>
          <w:sz w:val="28"/>
          <w:szCs w:val="28"/>
        </w:rPr>
        <w:t>kuti</w:t>
      </w:r>
      <w:proofErr w:type="spellEnd"/>
      <w:r w:rsidRPr="00362F57">
        <w:rPr>
          <w:rFonts w:ascii="Arial" w:hAnsi="Arial" w:cs="Arial"/>
          <w:sz w:val="28"/>
          <w:szCs w:val="28"/>
        </w:rPr>
        <w:t xml:space="preserve"> ah </w:t>
      </w:r>
      <w:r>
        <w:rPr>
          <w:rFonts w:ascii="Arial" w:hAnsi="Arial" w:cs="Arial"/>
          <w:sz w:val="28"/>
          <w:szCs w:val="28"/>
        </w:rPr>
        <w:t xml:space="preserve"> gr </w:t>
      </w:r>
      <w:proofErr w:type="spellStart"/>
      <w:r w:rsidRPr="007966EA">
        <w:rPr>
          <w:rFonts w:ascii="Arial" w:hAnsi="Arial" w:cs="Arial"/>
          <w:sz w:val="28"/>
          <w:szCs w:val="28"/>
        </w:rPr>
        <w:t>gr</w:t>
      </w:r>
      <w:proofErr w:type="spellEnd"/>
      <w:r w:rsidRPr="007966EA">
        <w:rPr>
          <w:rFonts w:ascii="Arial" w:hAnsi="Arial" w:cs="Arial"/>
          <w:sz w:val="28"/>
          <w:szCs w:val="28"/>
        </w:rPr>
        <w:t xml:space="preserve">  </w:t>
      </w:r>
      <w:proofErr w:type="spellStart"/>
      <w:r w:rsidRPr="007966EA">
        <w:rPr>
          <w:rFonts w:ascii="Arial" w:hAnsi="Arial" w:cs="Arial"/>
          <w:sz w:val="28"/>
          <w:szCs w:val="28"/>
        </w:rPr>
        <w:t>gr</w:t>
      </w:r>
      <w:proofErr w:type="spellEnd"/>
      <w:r w:rsidRPr="007966EA">
        <w:rPr>
          <w:rFonts w:ascii="Arial" w:hAnsi="Arial" w:cs="Arial"/>
          <w:sz w:val="28"/>
          <w:szCs w:val="28"/>
        </w:rPr>
        <w:t xml:space="preserve"> </w:t>
      </w:r>
      <w:proofErr w:type="spellStart"/>
      <w:r w:rsidRPr="007966EA">
        <w:rPr>
          <w:rFonts w:ascii="Arial" w:hAnsi="Arial" w:cs="Arial"/>
          <w:sz w:val="28"/>
          <w:szCs w:val="28"/>
        </w:rPr>
        <w:t>gr</w:t>
      </w:r>
      <w:proofErr w:type="spellEnd"/>
      <w:r w:rsidRPr="007966EA">
        <w:rPr>
          <w:rFonts w:ascii="Arial" w:hAnsi="Arial" w:cs="Arial"/>
          <w:sz w:val="28"/>
          <w:szCs w:val="28"/>
        </w:rPr>
        <w:t xml:space="preserve">  </w:t>
      </w:r>
      <w:proofErr w:type="spellStart"/>
      <w:r w:rsidRPr="007966EA">
        <w:rPr>
          <w:rFonts w:ascii="Arial" w:hAnsi="Arial" w:cs="Arial"/>
          <w:sz w:val="28"/>
          <w:szCs w:val="28"/>
        </w:rPr>
        <w:t>kuyenda</w:t>
      </w:r>
      <w:proofErr w:type="spellEnd"/>
      <w:r w:rsidRPr="007966EA">
        <w:rPr>
          <w:rFonts w:ascii="Arial" w:hAnsi="Arial" w:cs="Arial"/>
          <w:sz w:val="28"/>
          <w:szCs w:val="28"/>
        </w:rPr>
        <w:t xml:space="preserve"> </w:t>
      </w:r>
      <w:proofErr w:type="spellStart"/>
      <w:r w:rsidRPr="007966EA">
        <w:rPr>
          <w:rFonts w:ascii="Arial" w:hAnsi="Arial" w:cs="Arial"/>
          <w:sz w:val="28"/>
          <w:szCs w:val="28"/>
        </w:rPr>
        <w:t>uko</w:t>
      </w:r>
      <w:proofErr w:type="spellEnd"/>
      <w:r w:rsidRPr="007966EA">
        <w:rPr>
          <w:rFonts w:ascii="Arial" w:hAnsi="Arial" w:cs="Arial"/>
          <w:sz w:val="28"/>
          <w:szCs w:val="28"/>
        </w:rPr>
        <w:t xml:space="preserve"> </w:t>
      </w:r>
      <w:proofErr w:type="spellStart"/>
      <w:r w:rsidRPr="007966EA">
        <w:rPr>
          <w:rFonts w:ascii="Arial" w:hAnsi="Arial" w:cs="Arial"/>
          <w:sz w:val="28"/>
          <w:szCs w:val="28"/>
        </w:rPr>
        <w:t>haudonhere</w:t>
      </w:r>
      <w:proofErr w:type="spellEnd"/>
      <w:r w:rsidRPr="007966EA">
        <w:rPr>
          <w:rFonts w:ascii="Arial" w:hAnsi="Arial" w:cs="Arial"/>
          <w:sz w:val="28"/>
          <w:szCs w:val="28"/>
        </w:rPr>
        <w:t xml:space="preserve"> </w:t>
      </w:r>
      <w:proofErr w:type="spellStart"/>
      <w:r w:rsidRPr="007966EA">
        <w:rPr>
          <w:rFonts w:ascii="Arial" w:hAnsi="Arial" w:cs="Arial"/>
          <w:sz w:val="28"/>
          <w:szCs w:val="28"/>
        </w:rPr>
        <w:t>pasi</w:t>
      </w:r>
      <w:proofErr w:type="spellEnd"/>
      <w:r w:rsidRPr="007966EA">
        <w:rPr>
          <w:rFonts w:ascii="Arial" w:hAnsi="Arial" w:cs="Arial"/>
          <w:sz w:val="28"/>
          <w:szCs w:val="28"/>
        </w:rPr>
        <w:t xml:space="preserve">. </w:t>
      </w:r>
      <w:r w:rsidRPr="002760DC">
        <w:rPr>
          <w:rFonts w:ascii="Arial" w:hAnsi="Arial" w:cs="Arial"/>
          <w:sz w:val="18"/>
          <w:szCs w:val="18"/>
        </w:rPr>
        <w:t>[Congregation laughs</w:t>
      </w:r>
      <w:r>
        <w:rPr>
          <w:rFonts w:ascii="Arial" w:hAnsi="Arial" w:cs="Arial"/>
          <w:sz w:val="18"/>
          <w:szCs w:val="18"/>
        </w:rPr>
        <w:t>—ED</w:t>
      </w:r>
      <w:r w:rsidRPr="002760DC">
        <w:rPr>
          <w:rFonts w:ascii="Arial" w:hAnsi="Arial" w:cs="Arial"/>
          <w:sz w:val="18"/>
          <w:szCs w:val="18"/>
        </w:rPr>
        <w:t>]</w:t>
      </w:r>
      <w:r w:rsidRPr="00362F57">
        <w:rPr>
          <w:rFonts w:ascii="Arial" w:hAnsi="Arial" w:cs="Arial"/>
          <w:sz w:val="28"/>
          <w:szCs w:val="28"/>
        </w:rPr>
        <w:t xml:space="preserve"> </w:t>
      </w:r>
    </w:p>
    <w:p w:rsidRPr="002760DC" w:rsidR="00FE2A0E" w:rsidP="00FE2A0E" w:rsidRDefault="00FE2A0E" w14:paraId="4B00B7B8" w14:textId="77777777">
      <w:pPr>
        <w:spacing w:line="276" w:lineRule="auto"/>
        <w:jc w:val="both"/>
        <w:rPr>
          <w:rFonts w:ascii="Arial" w:hAnsi="Arial" w:cs="Arial"/>
          <w:sz w:val="18"/>
          <w:szCs w:val="18"/>
        </w:rPr>
      </w:pPr>
      <w:r w:rsidRPr="00D3744F">
        <w:rPr>
          <w:rFonts w:ascii="Arial" w:hAnsi="Arial" w:cs="Arial"/>
          <w:sz w:val="28"/>
          <w:szCs w:val="28"/>
          <w:vertAlign w:val="superscript"/>
        </w:rPr>
        <w:t>170</w:t>
      </w:r>
      <w:r w:rsidRPr="00362F57">
        <w:rPr>
          <w:rFonts w:ascii="Arial" w:hAnsi="Arial" w:cs="Arial"/>
          <w:sz w:val="28"/>
          <w:szCs w:val="28"/>
        </w:rPr>
        <w:t xml:space="preserve">Some can’t afford to turn around up and down </w:t>
      </w:r>
      <w:proofErr w:type="spellStart"/>
      <w:r w:rsidRPr="00362F57">
        <w:rPr>
          <w:rFonts w:ascii="Arial" w:hAnsi="Arial" w:cs="Arial"/>
          <w:sz w:val="28"/>
          <w:szCs w:val="28"/>
        </w:rPr>
        <w:t>pamubhedha</w:t>
      </w:r>
      <w:proofErr w:type="spellEnd"/>
      <w:r w:rsidRPr="00362F57">
        <w:rPr>
          <w:rFonts w:ascii="Arial" w:hAnsi="Arial" w:cs="Arial"/>
          <w:sz w:val="28"/>
          <w:szCs w:val="28"/>
        </w:rPr>
        <w:t xml:space="preserve">  </w:t>
      </w:r>
      <w:proofErr w:type="spellStart"/>
      <w:r>
        <w:rPr>
          <w:rFonts w:ascii="Arial" w:hAnsi="Arial" w:cs="Arial"/>
          <w:sz w:val="28"/>
          <w:szCs w:val="28"/>
        </w:rPr>
        <w:t>yavo</w:t>
      </w:r>
      <w:proofErr w:type="spellEnd"/>
      <w:r>
        <w:rPr>
          <w:rFonts w:ascii="Arial" w:hAnsi="Arial" w:cs="Arial"/>
          <w:sz w:val="28"/>
          <w:szCs w:val="28"/>
        </w:rPr>
        <w:t xml:space="preserve">. </w:t>
      </w:r>
      <w:proofErr w:type="spellStart"/>
      <w:r>
        <w:rPr>
          <w:rFonts w:ascii="Arial" w:hAnsi="Arial" w:cs="Arial"/>
          <w:sz w:val="28"/>
          <w:szCs w:val="28"/>
        </w:rPr>
        <w:t>U</w:t>
      </w:r>
      <w:r w:rsidRPr="00362F57">
        <w:rPr>
          <w:rFonts w:ascii="Arial" w:hAnsi="Arial" w:cs="Arial"/>
          <w:sz w:val="28"/>
          <w:szCs w:val="28"/>
        </w:rPr>
        <w:t>nokunguruka</w:t>
      </w:r>
      <w:proofErr w:type="spellEnd"/>
      <w:r w:rsidRPr="00362F57">
        <w:rPr>
          <w:rFonts w:ascii="Arial" w:hAnsi="Arial" w:cs="Arial"/>
          <w:sz w:val="28"/>
          <w:szCs w:val="28"/>
        </w:rPr>
        <w:t xml:space="preserve"> </w:t>
      </w:r>
      <w:r>
        <w:rPr>
          <w:rFonts w:ascii="Arial" w:hAnsi="Arial" w:cs="Arial"/>
          <w:sz w:val="28"/>
          <w:szCs w:val="28"/>
        </w:rPr>
        <w:t xml:space="preserve"> </w:t>
      </w:r>
      <w:proofErr w:type="spellStart"/>
      <w:r>
        <w:rPr>
          <w:rFonts w:ascii="Arial" w:hAnsi="Arial" w:cs="Arial"/>
          <w:sz w:val="28"/>
          <w:szCs w:val="28"/>
        </w:rPr>
        <w:t>ukawira</w:t>
      </w:r>
      <w:proofErr w:type="spellEnd"/>
      <w:r w:rsidRPr="00362F57">
        <w:rPr>
          <w:rFonts w:ascii="Arial" w:hAnsi="Arial" w:cs="Arial"/>
          <w:sz w:val="28"/>
          <w:szCs w:val="28"/>
        </w:rPr>
        <w:t xml:space="preserve"> </w:t>
      </w:r>
      <w:proofErr w:type="spellStart"/>
      <w:r w:rsidRPr="00362F57">
        <w:rPr>
          <w:rFonts w:ascii="Arial" w:hAnsi="Arial" w:cs="Arial"/>
          <w:sz w:val="28"/>
          <w:szCs w:val="28"/>
        </w:rPr>
        <w:t>pasika</w:t>
      </w:r>
      <w:proofErr w:type="spellEnd"/>
      <w:r w:rsidRPr="00362F57">
        <w:rPr>
          <w:rFonts w:ascii="Arial" w:hAnsi="Arial" w:cs="Arial"/>
          <w:sz w:val="28"/>
          <w:szCs w:val="28"/>
        </w:rPr>
        <w:t xml:space="preserve"> </w:t>
      </w:r>
      <w:proofErr w:type="spellStart"/>
      <w:r w:rsidRPr="00362F57">
        <w:rPr>
          <w:rFonts w:ascii="Arial" w:hAnsi="Arial" w:cs="Arial"/>
          <w:sz w:val="28"/>
          <w:szCs w:val="28"/>
        </w:rPr>
        <w:t>nemararo</w:t>
      </w:r>
      <w:proofErr w:type="spellEnd"/>
      <w:r w:rsidRPr="00362F57">
        <w:rPr>
          <w:rFonts w:ascii="Arial" w:hAnsi="Arial" w:cs="Arial"/>
          <w:sz w:val="28"/>
          <w:szCs w:val="28"/>
        </w:rPr>
        <w:t xml:space="preserve"> kana </w:t>
      </w:r>
      <w:proofErr w:type="spellStart"/>
      <w:r w:rsidRPr="00362F57">
        <w:rPr>
          <w:rFonts w:ascii="Arial" w:hAnsi="Arial" w:cs="Arial"/>
          <w:sz w:val="28"/>
          <w:szCs w:val="28"/>
        </w:rPr>
        <w:t>kuti</w:t>
      </w:r>
      <w:proofErr w:type="spellEnd"/>
      <w:r w:rsidRPr="00362F57">
        <w:rPr>
          <w:rFonts w:ascii="Arial" w:hAnsi="Arial" w:cs="Arial"/>
          <w:sz w:val="28"/>
          <w:szCs w:val="28"/>
        </w:rPr>
        <w:t xml:space="preserve"> </w:t>
      </w:r>
      <w:proofErr w:type="spellStart"/>
      <w:r w:rsidRPr="00362F57">
        <w:rPr>
          <w:rFonts w:ascii="Arial" w:hAnsi="Arial" w:cs="Arial"/>
          <w:sz w:val="28"/>
          <w:szCs w:val="28"/>
        </w:rPr>
        <w:t>unenge</w:t>
      </w:r>
      <w:proofErr w:type="spellEnd"/>
      <w:r w:rsidRPr="00362F57">
        <w:rPr>
          <w:rFonts w:ascii="Arial" w:hAnsi="Arial" w:cs="Arial"/>
          <w:sz w:val="28"/>
          <w:szCs w:val="28"/>
        </w:rPr>
        <w:t xml:space="preserve"> </w:t>
      </w:r>
      <w:proofErr w:type="spellStart"/>
      <w:r w:rsidRPr="00362F57">
        <w:rPr>
          <w:rFonts w:ascii="Arial" w:hAnsi="Arial" w:cs="Arial"/>
          <w:sz w:val="28"/>
          <w:szCs w:val="28"/>
        </w:rPr>
        <w:t>uripamubhedha</w:t>
      </w:r>
      <w:proofErr w:type="spellEnd"/>
      <w:r w:rsidRPr="00362F57">
        <w:rPr>
          <w:rFonts w:ascii="Arial" w:hAnsi="Arial" w:cs="Arial"/>
          <w:sz w:val="28"/>
          <w:szCs w:val="28"/>
        </w:rPr>
        <w:t xml:space="preserve"> but </w:t>
      </w:r>
      <w:proofErr w:type="spellStart"/>
      <w:r w:rsidRPr="00362F57">
        <w:rPr>
          <w:rFonts w:ascii="Arial" w:hAnsi="Arial" w:cs="Arial"/>
          <w:sz w:val="28"/>
          <w:szCs w:val="28"/>
        </w:rPr>
        <w:t>urimugomba</w:t>
      </w:r>
      <w:proofErr w:type="spellEnd"/>
      <w:r w:rsidRPr="00362F57">
        <w:rPr>
          <w:rFonts w:ascii="Arial" w:hAnsi="Arial" w:cs="Arial"/>
          <w:sz w:val="28"/>
          <w:szCs w:val="28"/>
        </w:rPr>
        <w:t xml:space="preserve"> </w:t>
      </w:r>
      <w:proofErr w:type="spellStart"/>
      <w:r w:rsidRPr="00362F57">
        <w:rPr>
          <w:rFonts w:ascii="Arial" w:hAnsi="Arial" w:cs="Arial"/>
          <w:sz w:val="28"/>
          <w:szCs w:val="28"/>
        </w:rPr>
        <w:t>uye</w:t>
      </w:r>
      <w:proofErr w:type="spellEnd"/>
      <w:r w:rsidRPr="00362F57">
        <w:rPr>
          <w:rFonts w:ascii="Arial" w:hAnsi="Arial" w:cs="Arial"/>
          <w:sz w:val="28"/>
          <w:szCs w:val="28"/>
        </w:rPr>
        <w:t xml:space="preserve"> </w:t>
      </w:r>
      <w:proofErr w:type="spellStart"/>
      <w:r w:rsidRPr="00362F57">
        <w:rPr>
          <w:rFonts w:ascii="Arial" w:hAnsi="Arial" w:cs="Arial"/>
          <w:sz w:val="28"/>
          <w:szCs w:val="28"/>
        </w:rPr>
        <w:t>unowira</w:t>
      </w:r>
      <w:proofErr w:type="spellEnd"/>
      <w:r w:rsidRPr="00362F57">
        <w:rPr>
          <w:rFonts w:ascii="Arial" w:hAnsi="Arial" w:cs="Arial"/>
          <w:sz w:val="28"/>
          <w:szCs w:val="28"/>
        </w:rPr>
        <w:t xml:space="preserve"> </w:t>
      </w:r>
      <w:proofErr w:type="spellStart"/>
      <w:r w:rsidRPr="00362F57">
        <w:rPr>
          <w:rFonts w:ascii="Arial" w:hAnsi="Arial" w:cs="Arial"/>
          <w:sz w:val="28"/>
          <w:szCs w:val="28"/>
        </w:rPr>
        <w:t>pakati</w:t>
      </w:r>
      <w:proofErr w:type="spellEnd"/>
      <w:r w:rsidRPr="00362F57">
        <w:rPr>
          <w:rFonts w:ascii="Arial" w:hAnsi="Arial" w:cs="Arial"/>
          <w:sz w:val="28"/>
          <w:szCs w:val="28"/>
        </w:rPr>
        <w:t xml:space="preserve"> </w:t>
      </w:r>
      <w:proofErr w:type="spellStart"/>
      <w:r w:rsidRPr="00362F57">
        <w:rPr>
          <w:rFonts w:ascii="Arial" w:hAnsi="Arial" w:cs="Arial"/>
          <w:sz w:val="28"/>
          <w:szCs w:val="28"/>
        </w:rPr>
        <w:t>uya</w:t>
      </w:r>
      <w:proofErr w:type="spellEnd"/>
      <w:r w:rsidRPr="00362F57">
        <w:rPr>
          <w:rFonts w:ascii="Arial" w:hAnsi="Arial" w:cs="Arial"/>
          <w:sz w:val="28"/>
          <w:szCs w:val="28"/>
        </w:rPr>
        <w:t xml:space="preserve">… </w:t>
      </w:r>
      <w:r w:rsidRPr="002760DC">
        <w:rPr>
          <w:rFonts w:ascii="Arial" w:hAnsi="Arial" w:cs="Arial"/>
          <w:sz w:val="18"/>
          <w:szCs w:val="18"/>
        </w:rPr>
        <w:t>[Congregation laughs</w:t>
      </w:r>
      <w:r>
        <w:rPr>
          <w:rFonts w:ascii="Arial" w:hAnsi="Arial" w:cs="Arial"/>
          <w:sz w:val="18"/>
          <w:szCs w:val="18"/>
        </w:rPr>
        <w:t>—ED</w:t>
      </w:r>
      <w:r w:rsidRPr="002760DC">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zvekuti</w:t>
      </w:r>
      <w:proofErr w:type="spellEnd"/>
      <w:r w:rsidRPr="00362F57">
        <w:rPr>
          <w:rFonts w:ascii="Arial" w:hAnsi="Arial" w:cs="Arial"/>
          <w:sz w:val="28"/>
          <w:szCs w:val="28"/>
        </w:rPr>
        <w:t xml:space="preserve"> </w:t>
      </w:r>
      <w:proofErr w:type="spellStart"/>
      <w:r w:rsidRPr="00362F57">
        <w:rPr>
          <w:rFonts w:ascii="Arial" w:hAnsi="Arial" w:cs="Arial"/>
          <w:sz w:val="28"/>
          <w:szCs w:val="28"/>
        </w:rPr>
        <w:t>mukarara</w:t>
      </w:r>
      <w:proofErr w:type="spellEnd"/>
      <w:r w:rsidRPr="00362F57">
        <w:rPr>
          <w:rFonts w:ascii="Arial" w:hAnsi="Arial" w:cs="Arial"/>
          <w:sz w:val="28"/>
          <w:szCs w:val="28"/>
        </w:rPr>
        <w:t xml:space="preserve"> </w:t>
      </w:r>
      <w:proofErr w:type="spellStart"/>
      <w:r w:rsidRPr="00362F57">
        <w:rPr>
          <w:rFonts w:ascii="Arial" w:hAnsi="Arial" w:cs="Arial"/>
          <w:sz w:val="28"/>
          <w:szCs w:val="28"/>
        </w:rPr>
        <w:t>murivanhu</w:t>
      </w:r>
      <w:proofErr w:type="spellEnd"/>
      <w:r w:rsidRPr="00362F57">
        <w:rPr>
          <w:rFonts w:ascii="Arial" w:hAnsi="Arial" w:cs="Arial"/>
          <w:sz w:val="28"/>
          <w:szCs w:val="28"/>
        </w:rPr>
        <w:t xml:space="preserve"> two </w:t>
      </w:r>
      <w:proofErr w:type="spellStart"/>
      <w:r w:rsidRPr="00362F57">
        <w:rPr>
          <w:rFonts w:ascii="Arial" w:hAnsi="Arial" w:cs="Arial"/>
          <w:sz w:val="28"/>
          <w:szCs w:val="28"/>
        </w:rPr>
        <w:t>mungorara</w:t>
      </w:r>
      <w:proofErr w:type="spellEnd"/>
      <w:r w:rsidRPr="00362F57">
        <w:rPr>
          <w:rFonts w:ascii="Arial" w:hAnsi="Arial" w:cs="Arial"/>
          <w:sz w:val="28"/>
          <w:szCs w:val="28"/>
        </w:rPr>
        <w:t xml:space="preserve"> </w:t>
      </w:r>
      <w:proofErr w:type="spellStart"/>
      <w:r w:rsidRPr="00362F57">
        <w:rPr>
          <w:rFonts w:ascii="Arial" w:hAnsi="Arial" w:cs="Arial"/>
          <w:sz w:val="28"/>
          <w:szCs w:val="28"/>
        </w:rPr>
        <w:t>mowira</w:t>
      </w:r>
      <w:proofErr w:type="spellEnd"/>
      <w:r w:rsidRPr="00362F57">
        <w:rPr>
          <w:rFonts w:ascii="Arial" w:hAnsi="Arial" w:cs="Arial"/>
          <w:sz w:val="28"/>
          <w:szCs w:val="28"/>
        </w:rPr>
        <w:t xml:space="preserve"> </w:t>
      </w:r>
      <w:proofErr w:type="spellStart"/>
      <w:r w:rsidRPr="00362F57">
        <w:rPr>
          <w:rFonts w:ascii="Arial" w:hAnsi="Arial" w:cs="Arial"/>
          <w:sz w:val="28"/>
          <w:szCs w:val="28"/>
        </w:rPr>
        <w:t>pakati</w:t>
      </w:r>
      <w:proofErr w:type="spellEnd"/>
      <w:r w:rsidRPr="00362F57">
        <w:rPr>
          <w:rFonts w:ascii="Arial" w:hAnsi="Arial" w:cs="Arial"/>
          <w:sz w:val="28"/>
          <w:szCs w:val="28"/>
        </w:rPr>
        <w:t xml:space="preserve">, </w:t>
      </w:r>
      <w:proofErr w:type="spellStart"/>
      <w:r w:rsidRPr="00362F57">
        <w:rPr>
          <w:rFonts w:ascii="Arial" w:hAnsi="Arial" w:cs="Arial"/>
          <w:sz w:val="28"/>
          <w:szCs w:val="28"/>
        </w:rPr>
        <w:t>modzokera</w:t>
      </w:r>
      <w:proofErr w:type="spellEnd"/>
      <w:r w:rsidRPr="00362F57">
        <w:rPr>
          <w:rFonts w:ascii="Arial" w:hAnsi="Arial" w:cs="Arial"/>
          <w:sz w:val="28"/>
          <w:szCs w:val="28"/>
        </w:rPr>
        <w:t xml:space="preserve"> uku </w:t>
      </w:r>
      <w:proofErr w:type="spellStart"/>
      <w:r w:rsidRPr="00362F57">
        <w:rPr>
          <w:rFonts w:ascii="Arial" w:hAnsi="Arial" w:cs="Arial"/>
          <w:sz w:val="28"/>
          <w:szCs w:val="28"/>
        </w:rPr>
        <w:t>futi</w:t>
      </w:r>
      <w:proofErr w:type="spellEnd"/>
      <w:r w:rsidRPr="00362F57">
        <w:rPr>
          <w:rFonts w:ascii="Arial" w:hAnsi="Arial" w:cs="Arial"/>
          <w:sz w:val="28"/>
          <w:szCs w:val="28"/>
        </w:rPr>
        <w:t xml:space="preserve"> </w:t>
      </w:r>
      <w:proofErr w:type="spellStart"/>
      <w:r w:rsidRPr="00362F57">
        <w:rPr>
          <w:rFonts w:ascii="Arial" w:hAnsi="Arial" w:cs="Arial"/>
          <w:sz w:val="28"/>
          <w:szCs w:val="28"/>
        </w:rPr>
        <w:t>mowira</w:t>
      </w:r>
      <w:proofErr w:type="spellEnd"/>
      <w:r w:rsidRPr="00362F57">
        <w:rPr>
          <w:rFonts w:ascii="Arial" w:hAnsi="Arial" w:cs="Arial"/>
          <w:sz w:val="28"/>
          <w:szCs w:val="28"/>
        </w:rPr>
        <w:t xml:space="preserve"> uku </w:t>
      </w:r>
      <w:proofErr w:type="spellStart"/>
      <w:r w:rsidRPr="00362F57">
        <w:rPr>
          <w:rFonts w:ascii="Arial" w:hAnsi="Arial" w:cs="Arial"/>
          <w:sz w:val="28"/>
          <w:szCs w:val="28"/>
        </w:rPr>
        <w:t>futi</w:t>
      </w:r>
      <w:proofErr w:type="spellEnd"/>
      <w:r w:rsidRPr="00362F57">
        <w:rPr>
          <w:rFonts w:ascii="Arial" w:hAnsi="Arial" w:cs="Arial"/>
          <w:sz w:val="28"/>
          <w:szCs w:val="28"/>
        </w:rPr>
        <w:t xml:space="preserve">. </w:t>
      </w:r>
      <w:r w:rsidRPr="002760DC">
        <w:rPr>
          <w:rFonts w:ascii="Arial" w:hAnsi="Arial" w:cs="Arial"/>
          <w:sz w:val="18"/>
          <w:szCs w:val="18"/>
        </w:rPr>
        <w:t>[Congregation laughs</w:t>
      </w:r>
      <w:r>
        <w:rPr>
          <w:rFonts w:ascii="Arial" w:hAnsi="Arial" w:cs="Arial"/>
          <w:sz w:val="18"/>
          <w:szCs w:val="18"/>
        </w:rPr>
        <w:t>—ED</w:t>
      </w:r>
      <w:r w:rsidRPr="002760DC">
        <w:rPr>
          <w:rFonts w:ascii="Arial" w:hAnsi="Arial" w:cs="Arial"/>
          <w:sz w:val="18"/>
          <w:szCs w:val="18"/>
        </w:rPr>
        <w:t xml:space="preserve">] </w:t>
      </w:r>
    </w:p>
    <w:p w:rsidR="00FE2A0E" w:rsidP="00FE2A0E" w:rsidRDefault="00FE2A0E" w14:paraId="7594F53E" w14:textId="77777777">
      <w:pPr>
        <w:spacing w:line="276" w:lineRule="auto"/>
        <w:jc w:val="both"/>
        <w:rPr>
          <w:ins w:author="Transcriber01 JHB" w:date="2025-08-25T15:43:00Z" w16du:dateUtc="2025-08-25T13:43:00Z" w:id="126"/>
          <w:rFonts w:ascii="Arial" w:hAnsi="Arial" w:cs="Arial"/>
          <w:sz w:val="18"/>
          <w:szCs w:val="18"/>
        </w:rPr>
      </w:pPr>
      <w:r w:rsidRPr="00D3744F">
        <w:rPr>
          <w:rFonts w:ascii="Arial" w:hAnsi="Arial" w:cs="Arial"/>
          <w:sz w:val="28"/>
          <w:szCs w:val="28"/>
          <w:vertAlign w:val="superscript"/>
        </w:rPr>
        <w:t>171</w:t>
      </w:r>
      <w:r>
        <w:rPr>
          <w:rFonts w:ascii="Arial" w:hAnsi="Arial" w:cs="Arial"/>
          <w:sz w:val="28"/>
          <w:szCs w:val="28"/>
          <w:vertAlign w:val="superscript"/>
        </w:rPr>
        <w:t xml:space="preserve"> </w:t>
      </w:r>
      <w:proofErr w:type="spellStart"/>
      <w:r w:rsidRPr="00362F57">
        <w:rPr>
          <w:rFonts w:ascii="Arial" w:hAnsi="Arial" w:cs="Arial"/>
          <w:sz w:val="28"/>
          <w:szCs w:val="28"/>
        </w:rPr>
        <w:t>Ndomubhedha</w:t>
      </w:r>
      <w:proofErr w:type="spellEnd"/>
      <w:r w:rsidRPr="00362F57">
        <w:rPr>
          <w:rFonts w:ascii="Arial" w:hAnsi="Arial" w:cs="Arial"/>
          <w:sz w:val="28"/>
          <w:szCs w:val="28"/>
        </w:rPr>
        <w:t xml:space="preserve"> </w:t>
      </w:r>
      <w:proofErr w:type="spellStart"/>
      <w:r w:rsidRPr="00362F57">
        <w:rPr>
          <w:rFonts w:ascii="Arial" w:hAnsi="Arial" w:cs="Arial"/>
          <w:sz w:val="28"/>
          <w:szCs w:val="28"/>
        </w:rPr>
        <w:t>yatakakura</w:t>
      </w:r>
      <w:proofErr w:type="spellEnd"/>
      <w:r w:rsidRPr="00362F57">
        <w:rPr>
          <w:rFonts w:ascii="Arial" w:hAnsi="Arial" w:cs="Arial"/>
          <w:sz w:val="28"/>
          <w:szCs w:val="28"/>
        </w:rPr>
        <w:t xml:space="preserve"> </w:t>
      </w:r>
      <w:proofErr w:type="spellStart"/>
      <w:r w:rsidRPr="00362F57">
        <w:rPr>
          <w:rFonts w:ascii="Arial" w:hAnsi="Arial" w:cs="Arial"/>
          <w:sz w:val="28"/>
          <w:szCs w:val="28"/>
        </w:rPr>
        <w:t>tichiziva</w:t>
      </w:r>
      <w:proofErr w:type="spellEnd"/>
      <w:r w:rsidRPr="00362F57">
        <w:rPr>
          <w:rFonts w:ascii="Arial" w:hAnsi="Arial" w:cs="Arial"/>
          <w:sz w:val="28"/>
          <w:szCs w:val="28"/>
        </w:rPr>
        <w:t xml:space="preserve"> </w:t>
      </w:r>
      <w:proofErr w:type="spellStart"/>
      <w:r w:rsidRPr="00362F57">
        <w:rPr>
          <w:rFonts w:ascii="Arial" w:hAnsi="Arial" w:cs="Arial"/>
          <w:sz w:val="28"/>
          <w:szCs w:val="28"/>
        </w:rPr>
        <w:t>isu</w:t>
      </w:r>
      <w:proofErr w:type="spellEnd"/>
      <w:r w:rsidRPr="00362F57">
        <w:rPr>
          <w:rFonts w:ascii="Arial" w:hAnsi="Arial" w:cs="Arial"/>
          <w:sz w:val="28"/>
          <w:szCs w:val="28"/>
        </w:rPr>
        <w:t xml:space="preserve">, Mwari </w:t>
      </w:r>
      <w:proofErr w:type="spellStart"/>
      <w:r w:rsidRPr="00362F57">
        <w:rPr>
          <w:rFonts w:ascii="Arial" w:hAnsi="Arial" w:cs="Arial"/>
          <w:sz w:val="28"/>
          <w:szCs w:val="28"/>
        </w:rPr>
        <w:t>vasati</w:t>
      </w:r>
      <w:proofErr w:type="spellEnd"/>
      <w:r w:rsidRPr="00362F57">
        <w:rPr>
          <w:rFonts w:ascii="Arial" w:hAnsi="Arial" w:cs="Arial"/>
          <w:sz w:val="28"/>
          <w:szCs w:val="28"/>
        </w:rPr>
        <w:t xml:space="preserve"> </w:t>
      </w:r>
      <w:proofErr w:type="spellStart"/>
      <w:r w:rsidRPr="00362F57">
        <w:rPr>
          <w:rFonts w:ascii="Arial" w:hAnsi="Arial" w:cs="Arial"/>
          <w:sz w:val="28"/>
          <w:szCs w:val="28"/>
        </w:rPr>
        <w:t>vaita</w:t>
      </w:r>
      <w:proofErr w:type="spellEnd"/>
      <w:r w:rsidRPr="00362F57">
        <w:rPr>
          <w:rFonts w:ascii="Arial" w:hAnsi="Arial" w:cs="Arial"/>
          <w:sz w:val="28"/>
          <w:szCs w:val="28"/>
        </w:rPr>
        <w:t xml:space="preserve"> </w:t>
      </w:r>
      <w:proofErr w:type="spellStart"/>
      <w:r w:rsidRPr="00362F57">
        <w:rPr>
          <w:rFonts w:ascii="Arial" w:hAnsi="Arial" w:cs="Arial"/>
          <w:sz w:val="28"/>
          <w:szCs w:val="28"/>
        </w:rPr>
        <w:t>nya</w:t>
      </w:r>
      <w:proofErr w:type="spellEnd"/>
      <w:r w:rsidRPr="00362F57">
        <w:rPr>
          <w:rFonts w:ascii="Arial" w:hAnsi="Arial" w:cs="Arial"/>
          <w:sz w:val="28"/>
          <w:szCs w:val="28"/>
        </w:rPr>
        <w:t xml:space="preserve">…? </w:t>
      </w:r>
      <w:r w:rsidRPr="002760DC">
        <w:rPr>
          <w:rFonts w:ascii="Arial" w:hAnsi="Arial" w:cs="Arial"/>
          <w:sz w:val="18"/>
          <w:szCs w:val="18"/>
        </w:rPr>
        <w:t>[Congregation says, “</w:t>
      </w:r>
      <w:proofErr w:type="spellStart"/>
      <w:r w:rsidRPr="002760DC">
        <w:rPr>
          <w:rFonts w:ascii="Arial" w:hAnsi="Arial" w:cs="Arial"/>
          <w:sz w:val="18"/>
          <w:szCs w:val="18"/>
        </w:rPr>
        <w:t>nyasha</w:t>
      </w:r>
      <w:proofErr w:type="spellEnd"/>
      <w:r w:rsidRPr="002760DC">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Woshaya</w:t>
      </w:r>
      <w:proofErr w:type="spellEnd"/>
      <w:r w:rsidRPr="00362F57">
        <w:rPr>
          <w:rFonts w:ascii="Arial" w:hAnsi="Arial" w:cs="Arial"/>
          <w:sz w:val="28"/>
          <w:szCs w:val="28"/>
        </w:rPr>
        <w:t xml:space="preserve"> </w:t>
      </w:r>
      <w:proofErr w:type="spellStart"/>
      <w:r w:rsidRPr="00362F57">
        <w:rPr>
          <w:rFonts w:ascii="Arial" w:hAnsi="Arial" w:cs="Arial"/>
          <w:sz w:val="28"/>
          <w:szCs w:val="28"/>
        </w:rPr>
        <w:t>kuti</w:t>
      </w:r>
      <w:proofErr w:type="spellEnd"/>
      <w:r w:rsidRPr="00362F57">
        <w:rPr>
          <w:rFonts w:ascii="Arial" w:hAnsi="Arial" w:cs="Arial"/>
          <w:sz w:val="28"/>
          <w:szCs w:val="28"/>
        </w:rPr>
        <w:t xml:space="preserve"> </w:t>
      </w:r>
      <w:proofErr w:type="spellStart"/>
      <w:r w:rsidRPr="00362F57">
        <w:rPr>
          <w:rFonts w:ascii="Arial" w:hAnsi="Arial" w:cs="Arial"/>
          <w:sz w:val="28"/>
          <w:szCs w:val="28"/>
        </w:rPr>
        <w:t>zvinomboreveyi</w:t>
      </w:r>
      <w:proofErr w:type="spellEnd"/>
      <w:r w:rsidRPr="00362F57">
        <w:rPr>
          <w:rFonts w:ascii="Arial" w:hAnsi="Arial" w:cs="Arial"/>
          <w:sz w:val="28"/>
          <w:szCs w:val="28"/>
        </w:rPr>
        <w:t xml:space="preserve">, </w:t>
      </w:r>
      <w:proofErr w:type="spellStart"/>
      <w:r w:rsidRPr="00362F57">
        <w:rPr>
          <w:rFonts w:ascii="Arial" w:hAnsi="Arial" w:cs="Arial"/>
          <w:sz w:val="28"/>
          <w:szCs w:val="28"/>
        </w:rPr>
        <w:t>ndiyani</w:t>
      </w:r>
      <w:proofErr w:type="spellEnd"/>
      <w:r>
        <w:rPr>
          <w:rFonts w:ascii="Arial" w:hAnsi="Arial" w:cs="Arial"/>
          <w:sz w:val="28"/>
          <w:szCs w:val="28"/>
        </w:rPr>
        <w:t>…</w:t>
      </w:r>
      <w:r w:rsidRPr="00362F57">
        <w:rPr>
          <w:rFonts w:ascii="Arial" w:hAnsi="Arial" w:cs="Arial"/>
          <w:sz w:val="28"/>
          <w:szCs w:val="28"/>
        </w:rPr>
        <w:t xml:space="preserve"> brother </w:t>
      </w:r>
      <w:proofErr w:type="spellStart"/>
      <w:r w:rsidRPr="00362F57">
        <w:rPr>
          <w:rFonts w:ascii="Arial" w:hAnsi="Arial" w:cs="Arial"/>
          <w:sz w:val="28"/>
          <w:szCs w:val="28"/>
        </w:rPr>
        <w:t>unoyenda</w:t>
      </w:r>
      <w:proofErr w:type="spellEnd"/>
      <w:r w:rsidRPr="00362F57">
        <w:rPr>
          <w:rFonts w:ascii="Arial" w:hAnsi="Arial" w:cs="Arial"/>
          <w:sz w:val="28"/>
          <w:szCs w:val="28"/>
        </w:rPr>
        <w:t xml:space="preserve"> </w:t>
      </w:r>
      <w:proofErr w:type="spellStart"/>
      <w:r w:rsidRPr="00362F57">
        <w:rPr>
          <w:rFonts w:ascii="Arial" w:hAnsi="Arial" w:cs="Arial"/>
          <w:sz w:val="28"/>
          <w:szCs w:val="28"/>
        </w:rPr>
        <w:t>ku</w:t>
      </w:r>
      <w:proofErr w:type="spellEnd"/>
      <w:r w:rsidRPr="00362F57">
        <w:rPr>
          <w:rFonts w:ascii="Arial" w:hAnsi="Arial" w:cs="Arial"/>
          <w:sz w:val="28"/>
          <w:szCs w:val="28"/>
        </w:rPr>
        <w:t xml:space="preserve"> hospital </w:t>
      </w:r>
      <w:proofErr w:type="spellStart"/>
      <w:r w:rsidRPr="00362F57">
        <w:rPr>
          <w:rFonts w:ascii="Arial" w:hAnsi="Arial" w:cs="Arial"/>
          <w:sz w:val="28"/>
          <w:szCs w:val="28"/>
        </w:rPr>
        <w:t>ukanzwa</w:t>
      </w:r>
      <w:proofErr w:type="spellEnd"/>
      <w:r w:rsidRPr="00362F57">
        <w:rPr>
          <w:rFonts w:ascii="Arial" w:hAnsi="Arial" w:cs="Arial"/>
          <w:sz w:val="28"/>
          <w:szCs w:val="28"/>
        </w:rPr>
        <w:t>…</w:t>
      </w:r>
      <w:proofErr w:type="spellStart"/>
      <w:r>
        <w:rPr>
          <w:rFonts w:ascii="Arial" w:hAnsi="Arial" w:cs="Arial"/>
          <w:sz w:val="28"/>
          <w:szCs w:val="28"/>
        </w:rPr>
        <w:t>u</w:t>
      </w:r>
      <w:r w:rsidRPr="00362F57">
        <w:rPr>
          <w:rFonts w:ascii="Arial" w:hAnsi="Arial" w:cs="Arial"/>
          <w:sz w:val="28"/>
          <w:szCs w:val="28"/>
        </w:rPr>
        <w:t>kaona</w:t>
      </w:r>
      <w:proofErr w:type="spellEnd"/>
      <w:r w:rsidRPr="00362F57">
        <w:rPr>
          <w:rFonts w:ascii="Arial" w:hAnsi="Arial" w:cs="Arial"/>
          <w:sz w:val="28"/>
          <w:szCs w:val="28"/>
        </w:rPr>
        <w:t xml:space="preserve"> </w:t>
      </w:r>
      <w:proofErr w:type="spellStart"/>
      <w:r w:rsidRPr="00362F57">
        <w:rPr>
          <w:rFonts w:ascii="Arial" w:hAnsi="Arial" w:cs="Arial"/>
          <w:sz w:val="28"/>
          <w:szCs w:val="28"/>
        </w:rPr>
        <w:t>kuti</w:t>
      </w:r>
      <w:proofErr w:type="spellEnd"/>
      <w:r w:rsidRPr="00362F57">
        <w:rPr>
          <w:rFonts w:ascii="Arial" w:hAnsi="Arial" w:cs="Arial"/>
          <w:sz w:val="28"/>
          <w:szCs w:val="28"/>
        </w:rPr>
        <w:t xml:space="preserve"> </w:t>
      </w:r>
      <w:proofErr w:type="spellStart"/>
      <w:r w:rsidRPr="00362F57">
        <w:rPr>
          <w:rFonts w:ascii="Arial" w:hAnsi="Arial" w:cs="Arial"/>
          <w:sz w:val="28"/>
          <w:szCs w:val="28"/>
        </w:rPr>
        <w:t>ndiri</w:t>
      </w:r>
      <w:proofErr w:type="spellEnd"/>
      <w:r w:rsidRPr="00362F57">
        <w:rPr>
          <w:rFonts w:ascii="Arial" w:hAnsi="Arial" w:cs="Arial"/>
          <w:sz w:val="28"/>
          <w:szCs w:val="28"/>
        </w:rPr>
        <w:t xml:space="preserve"> pa</w:t>
      </w:r>
      <w:commentRangeStart w:id="127"/>
      <w:r w:rsidRPr="00362F57">
        <w:rPr>
          <w:rFonts w:ascii="Arial" w:hAnsi="Arial" w:cs="Arial"/>
          <w:sz w:val="28"/>
          <w:szCs w:val="28"/>
        </w:rPr>
        <w:t>…</w:t>
      </w:r>
      <w:commentRangeEnd w:id="127"/>
      <w:r w:rsidRPr="00362F57">
        <w:rPr>
          <w:rStyle w:val="CommentReference"/>
          <w:rFonts w:ascii="Arial" w:hAnsi="Arial" w:cs="Arial"/>
          <w:sz w:val="28"/>
          <w:szCs w:val="28"/>
        </w:rPr>
        <w:commentReference w:id="127"/>
      </w:r>
      <w:r w:rsidRPr="00362F57">
        <w:rPr>
          <w:rFonts w:ascii="Arial" w:hAnsi="Arial" w:cs="Arial"/>
          <w:sz w:val="28"/>
          <w:szCs w:val="28"/>
        </w:rPr>
        <w:t xml:space="preserve"> </w:t>
      </w:r>
      <w:proofErr w:type="spellStart"/>
      <w:r>
        <w:rPr>
          <w:rFonts w:ascii="Arial" w:hAnsi="Arial" w:cs="Arial"/>
          <w:sz w:val="28"/>
          <w:szCs w:val="28"/>
        </w:rPr>
        <w:t>gomo</w:t>
      </w:r>
      <w:proofErr w:type="spellEnd"/>
      <w:r w:rsidRPr="00362F57">
        <w:rPr>
          <w:rFonts w:ascii="Arial" w:hAnsi="Arial" w:cs="Arial"/>
          <w:sz w:val="28"/>
          <w:szCs w:val="28"/>
        </w:rPr>
        <w:t xml:space="preserve"> </w:t>
      </w:r>
      <w:proofErr w:type="spellStart"/>
      <w:r w:rsidRPr="00362F57">
        <w:rPr>
          <w:rFonts w:ascii="Arial" w:hAnsi="Arial" w:cs="Arial"/>
          <w:sz w:val="28"/>
          <w:szCs w:val="28"/>
        </w:rPr>
        <w:t>ndiri</w:t>
      </w:r>
      <w:proofErr w:type="spellEnd"/>
      <w:r w:rsidRPr="00362F57">
        <w:rPr>
          <w:rFonts w:ascii="Arial" w:hAnsi="Arial" w:cs="Arial"/>
          <w:sz w:val="28"/>
          <w:szCs w:val="28"/>
        </w:rPr>
        <w:t xml:space="preserve"> </w:t>
      </w:r>
      <w:proofErr w:type="spellStart"/>
      <w:r w:rsidRPr="00362F57">
        <w:rPr>
          <w:rFonts w:ascii="Arial" w:hAnsi="Arial" w:cs="Arial"/>
          <w:sz w:val="28"/>
          <w:szCs w:val="28"/>
        </w:rPr>
        <w:t>kuona</w:t>
      </w:r>
      <w:proofErr w:type="spellEnd"/>
      <w:r w:rsidRPr="00362F57">
        <w:rPr>
          <w:rFonts w:ascii="Arial" w:hAnsi="Arial" w:cs="Arial"/>
          <w:sz w:val="28"/>
          <w:szCs w:val="28"/>
        </w:rPr>
        <w:t xml:space="preserve"> </w:t>
      </w:r>
      <w:proofErr w:type="spellStart"/>
      <w:r w:rsidRPr="00362F57">
        <w:rPr>
          <w:rFonts w:ascii="Arial" w:hAnsi="Arial" w:cs="Arial"/>
          <w:sz w:val="28"/>
          <w:szCs w:val="28"/>
        </w:rPr>
        <w:t>hama</w:t>
      </w:r>
      <w:proofErr w:type="spellEnd"/>
      <w:r w:rsidRPr="00362F57">
        <w:rPr>
          <w:rFonts w:ascii="Arial" w:hAnsi="Arial" w:cs="Arial"/>
          <w:sz w:val="28"/>
          <w:szCs w:val="28"/>
        </w:rPr>
        <w:t xml:space="preserve"> </w:t>
      </w:r>
      <w:proofErr w:type="spellStart"/>
      <w:r w:rsidRPr="00362F57">
        <w:rPr>
          <w:rFonts w:ascii="Arial" w:hAnsi="Arial" w:cs="Arial"/>
          <w:sz w:val="28"/>
          <w:szCs w:val="28"/>
        </w:rPr>
        <w:t>yepanyama</w:t>
      </w:r>
      <w:proofErr w:type="spellEnd"/>
      <w:r w:rsidRPr="00362F57">
        <w:rPr>
          <w:rFonts w:ascii="Arial" w:hAnsi="Arial" w:cs="Arial"/>
          <w:sz w:val="28"/>
          <w:szCs w:val="28"/>
        </w:rPr>
        <w:t xml:space="preserve"> </w:t>
      </w:r>
      <w:proofErr w:type="spellStart"/>
      <w:r w:rsidRPr="00362F57">
        <w:rPr>
          <w:rFonts w:ascii="Arial" w:hAnsi="Arial" w:cs="Arial"/>
          <w:sz w:val="28"/>
          <w:szCs w:val="28"/>
        </w:rPr>
        <w:t>irimo</w:t>
      </w:r>
      <w:proofErr w:type="spellEnd"/>
      <w:r w:rsidRPr="00362F57">
        <w:rPr>
          <w:rFonts w:ascii="Arial" w:hAnsi="Arial" w:cs="Arial"/>
          <w:sz w:val="28"/>
          <w:szCs w:val="28"/>
        </w:rPr>
        <w:t xml:space="preserve"> </w:t>
      </w:r>
      <w:proofErr w:type="spellStart"/>
      <w:r w:rsidRPr="00362F57">
        <w:rPr>
          <w:rFonts w:ascii="Arial" w:hAnsi="Arial" w:cs="Arial"/>
          <w:sz w:val="28"/>
          <w:szCs w:val="28"/>
        </w:rPr>
        <w:t>imomo</w:t>
      </w:r>
      <w:proofErr w:type="spellEnd"/>
      <w:r w:rsidRPr="00362F57">
        <w:rPr>
          <w:rFonts w:ascii="Arial" w:hAnsi="Arial" w:cs="Arial"/>
          <w:sz w:val="28"/>
          <w:szCs w:val="28"/>
        </w:rPr>
        <w:t xml:space="preserve"> </w:t>
      </w:r>
      <w:r>
        <w:rPr>
          <w:rFonts w:ascii="Arial" w:hAnsi="Arial" w:cs="Arial"/>
          <w:sz w:val="28"/>
          <w:szCs w:val="28"/>
        </w:rPr>
        <w:t>V</w:t>
      </w:r>
      <w:r w:rsidRPr="00362F57">
        <w:rPr>
          <w:rFonts w:ascii="Arial" w:hAnsi="Arial" w:cs="Arial"/>
          <w:sz w:val="28"/>
          <w:szCs w:val="28"/>
        </w:rPr>
        <w:t xml:space="preserve">ana </w:t>
      </w:r>
      <w:proofErr w:type="spellStart"/>
      <w:r w:rsidRPr="00362F57">
        <w:rPr>
          <w:rFonts w:ascii="Arial" w:hAnsi="Arial" w:cs="Arial"/>
          <w:sz w:val="28"/>
          <w:szCs w:val="28"/>
        </w:rPr>
        <w:t>vako</w:t>
      </w:r>
      <w:proofErr w:type="spellEnd"/>
      <w:r w:rsidRPr="00362F57">
        <w:rPr>
          <w:rFonts w:ascii="Arial" w:hAnsi="Arial" w:cs="Arial"/>
          <w:sz w:val="28"/>
          <w:szCs w:val="28"/>
        </w:rPr>
        <w:t xml:space="preserve"> </w:t>
      </w:r>
      <w:proofErr w:type="spellStart"/>
      <w:r w:rsidRPr="00362F57">
        <w:rPr>
          <w:rFonts w:ascii="Arial" w:hAnsi="Arial" w:cs="Arial"/>
          <w:sz w:val="28"/>
          <w:szCs w:val="28"/>
        </w:rPr>
        <w:t>vari</w:t>
      </w:r>
      <w:proofErr w:type="spellEnd"/>
      <w:r w:rsidRPr="00362F57">
        <w:rPr>
          <w:rFonts w:ascii="Arial" w:hAnsi="Arial" w:cs="Arial"/>
          <w:sz w:val="28"/>
          <w:szCs w:val="28"/>
        </w:rPr>
        <w:t xml:space="preserve"> twenty-four </w:t>
      </w:r>
      <w:proofErr w:type="spellStart"/>
      <w:r w:rsidRPr="00362F57">
        <w:rPr>
          <w:rFonts w:ascii="Arial" w:hAnsi="Arial" w:cs="Arial"/>
          <w:sz w:val="28"/>
          <w:szCs w:val="28"/>
        </w:rPr>
        <w:t>havaend</w:t>
      </w:r>
      <w:r>
        <w:rPr>
          <w:rFonts w:ascii="Arial" w:hAnsi="Arial" w:cs="Arial"/>
          <w:sz w:val="28"/>
          <w:szCs w:val="28"/>
        </w:rPr>
        <w:t>i</w:t>
      </w:r>
      <w:proofErr w:type="spellEnd"/>
      <w:r>
        <w:rPr>
          <w:rFonts w:ascii="Arial" w:hAnsi="Arial" w:cs="Arial"/>
          <w:sz w:val="28"/>
          <w:szCs w:val="28"/>
        </w:rPr>
        <w:t xml:space="preserve"> </w:t>
      </w:r>
      <w:r w:rsidRPr="00362F57">
        <w:rPr>
          <w:rFonts w:ascii="Arial" w:hAnsi="Arial" w:cs="Arial"/>
          <w:sz w:val="28"/>
          <w:szCs w:val="28"/>
        </w:rPr>
        <w:t xml:space="preserve"> </w:t>
      </w:r>
      <w:proofErr w:type="spellStart"/>
      <w:r w:rsidRPr="00362F57">
        <w:rPr>
          <w:rFonts w:ascii="Arial" w:hAnsi="Arial" w:cs="Arial"/>
          <w:sz w:val="28"/>
          <w:szCs w:val="28"/>
        </w:rPr>
        <w:t>kuchipatara</w:t>
      </w:r>
      <w:proofErr w:type="spellEnd"/>
      <w:r w:rsidRPr="00362F57">
        <w:rPr>
          <w:rFonts w:ascii="Arial" w:hAnsi="Arial" w:cs="Arial"/>
          <w:sz w:val="28"/>
          <w:szCs w:val="28"/>
        </w:rPr>
        <w:t xml:space="preserve">, </w:t>
      </w:r>
      <w:proofErr w:type="spellStart"/>
      <w:r w:rsidRPr="00362F57">
        <w:rPr>
          <w:rFonts w:ascii="Arial" w:hAnsi="Arial" w:cs="Arial"/>
          <w:sz w:val="28"/>
          <w:szCs w:val="28"/>
        </w:rPr>
        <w:t>vakadzi</w:t>
      </w:r>
      <w:proofErr w:type="spellEnd"/>
      <w:r w:rsidRPr="00362F57">
        <w:rPr>
          <w:rFonts w:ascii="Arial" w:hAnsi="Arial" w:cs="Arial"/>
          <w:sz w:val="28"/>
          <w:szCs w:val="28"/>
        </w:rPr>
        <w:t xml:space="preserve"> </w:t>
      </w:r>
      <w:proofErr w:type="spellStart"/>
      <w:r w:rsidRPr="00362F57">
        <w:rPr>
          <w:rFonts w:ascii="Arial" w:hAnsi="Arial" w:cs="Arial"/>
          <w:sz w:val="28"/>
          <w:szCs w:val="28"/>
        </w:rPr>
        <w:t>vako</w:t>
      </w:r>
      <w:proofErr w:type="spellEnd"/>
      <w:r w:rsidRPr="00362F57">
        <w:rPr>
          <w:rFonts w:ascii="Arial" w:hAnsi="Arial" w:cs="Arial"/>
          <w:sz w:val="28"/>
          <w:szCs w:val="28"/>
        </w:rPr>
        <w:t xml:space="preserve"> </w:t>
      </w:r>
      <w:proofErr w:type="spellStart"/>
      <w:r w:rsidRPr="00362F57">
        <w:rPr>
          <w:rFonts w:ascii="Arial" w:hAnsi="Arial" w:cs="Arial"/>
          <w:sz w:val="28"/>
          <w:szCs w:val="28"/>
        </w:rPr>
        <w:t>havaend</w:t>
      </w:r>
      <w:r>
        <w:rPr>
          <w:rFonts w:ascii="Arial" w:hAnsi="Arial" w:cs="Arial"/>
          <w:sz w:val="28"/>
          <w:szCs w:val="28"/>
        </w:rPr>
        <w:t>i</w:t>
      </w:r>
      <w:proofErr w:type="spellEnd"/>
      <w:r w:rsidRPr="00362F57">
        <w:rPr>
          <w:rFonts w:ascii="Arial" w:hAnsi="Arial" w:cs="Arial"/>
          <w:sz w:val="28"/>
          <w:szCs w:val="28"/>
        </w:rPr>
        <w:t xml:space="preserve"> </w:t>
      </w:r>
      <w:proofErr w:type="spellStart"/>
      <w:r w:rsidRPr="00362F57">
        <w:rPr>
          <w:rFonts w:ascii="Arial" w:hAnsi="Arial" w:cs="Arial"/>
          <w:sz w:val="28"/>
          <w:szCs w:val="28"/>
        </w:rPr>
        <w:t>kuchipatara</w:t>
      </w:r>
      <w:proofErr w:type="spellEnd"/>
      <w:r w:rsidRPr="00362F57">
        <w:rPr>
          <w:rFonts w:ascii="Arial" w:hAnsi="Arial" w:cs="Arial"/>
          <w:sz w:val="28"/>
          <w:szCs w:val="28"/>
        </w:rPr>
        <w:t xml:space="preserve">, </w:t>
      </w:r>
      <w:proofErr w:type="spellStart"/>
      <w:r w:rsidRPr="00362F57">
        <w:rPr>
          <w:rFonts w:ascii="Arial" w:hAnsi="Arial" w:cs="Arial"/>
          <w:sz w:val="28"/>
          <w:szCs w:val="28"/>
        </w:rPr>
        <w:t>iwewe</w:t>
      </w:r>
      <w:proofErr w:type="spellEnd"/>
      <w:r w:rsidRPr="00362F57">
        <w:rPr>
          <w:rFonts w:ascii="Arial" w:hAnsi="Arial" w:cs="Arial"/>
          <w:sz w:val="28"/>
          <w:szCs w:val="28"/>
        </w:rPr>
        <w:t xml:space="preserve"> </w:t>
      </w:r>
      <w:proofErr w:type="spellStart"/>
      <w:r w:rsidRPr="00362F57">
        <w:rPr>
          <w:rFonts w:ascii="Arial" w:hAnsi="Arial" w:cs="Arial"/>
          <w:sz w:val="28"/>
          <w:szCs w:val="28"/>
        </w:rPr>
        <w:t>hauende</w:t>
      </w:r>
      <w:proofErr w:type="spellEnd"/>
      <w:r w:rsidRPr="00362F57">
        <w:rPr>
          <w:rFonts w:ascii="Arial" w:hAnsi="Arial" w:cs="Arial"/>
          <w:sz w:val="28"/>
          <w:szCs w:val="28"/>
        </w:rPr>
        <w:t xml:space="preserve"> </w:t>
      </w:r>
      <w:proofErr w:type="spellStart"/>
      <w:r w:rsidRPr="00362F57">
        <w:rPr>
          <w:rFonts w:ascii="Arial" w:hAnsi="Arial" w:cs="Arial"/>
          <w:sz w:val="28"/>
          <w:szCs w:val="28"/>
        </w:rPr>
        <w:t>kuchipatara</w:t>
      </w:r>
      <w:proofErr w:type="spellEnd"/>
      <w:r w:rsidRPr="00362F57">
        <w:rPr>
          <w:rFonts w:ascii="Arial" w:hAnsi="Arial" w:cs="Arial"/>
          <w:sz w:val="28"/>
          <w:szCs w:val="28"/>
        </w:rPr>
        <w:t xml:space="preserve">, </w:t>
      </w:r>
      <w:proofErr w:type="spellStart"/>
      <w:r w:rsidRPr="00362F57">
        <w:rPr>
          <w:rFonts w:ascii="Arial" w:hAnsi="Arial" w:cs="Arial"/>
          <w:sz w:val="28"/>
          <w:szCs w:val="28"/>
        </w:rPr>
        <w:t>paunofamaba</w:t>
      </w:r>
      <w:proofErr w:type="spellEnd"/>
      <w:r w:rsidRPr="00362F57">
        <w:rPr>
          <w:rFonts w:ascii="Arial" w:hAnsi="Arial" w:cs="Arial"/>
          <w:sz w:val="28"/>
          <w:szCs w:val="28"/>
        </w:rPr>
        <w:t xml:space="preserve"> </w:t>
      </w:r>
      <w:proofErr w:type="spellStart"/>
      <w:r w:rsidRPr="00362F57">
        <w:rPr>
          <w:rFonts w:ascii="Arial" w:hAnsi="Arial" w:cs="Arial"/>
          <w:sz w:val="28"/>
          <w:szCs w:val="28"/>
        </w:rPr>
        <w:t>nemota</w:t>
      </w:r>
      <w:proofErr w:type="spellEnd"/>
      <w:r w:rsidRPr="00362F57">
        <w:rPr>
          <w:rFonts w:ascii="Arial" w:hAnsi="Arial" w:cs="Arial"/>
          <w:sz w:val="28"/>
          <w:szCs w:val="28"/>
        </w:rPr>
        <w:t xml:space="preserve"> </w:t>
      </w:r>
      <w:proofErr w:type="spellStart"/>
      <w:r w:rsidRPr="00362F57">
        <w:rPr>
          <w:rFonts w:ascii="Arial" w:hAnsi="Arial" w:cs="Arial"/>
          <w:sz w:val="28"/>
          <w:szCs w:val="28"/>
        </w:rPr>
        <w:t>inyasha</w:t>
      </w:r>
      <w:proofErr w:type="spellEnd"/>
      <w:r w:rsidRPr="00362F57">
        <w:rPr>
          <w:rFonts w:ascii="Arial" w:hAnsi="Arial" w:cs="Arial"/>
          <w:sz w:val="28"/>
          <w:szCs w:val="28"/>
        </w:rPr>
        <w:t xml:space="preserve"> </w:t>
      </w:r>
      <w:proofErr w:type="spellStart"/>
      <w:r w:rsidRPr="00362F57">
        <w:rPr>
          <w:rFonts w:ascii="Arial" w:hAnsi="Arial" w:cs="Arial"/>
          <w:sz w:val="28"/>
          <w:szCs w:val="28"/>
        </w:rPr>
        <w:t>che</w:t>
      </w:r>
      <w:proofErr w:type="spellEnd"/>
      <w:r w:rsidRPr="00362F57">
        <w:rPr>
          <w:rFonts w:ascii="Arial" w:hAnsi="Arial" w:cs="Arial"/>
          <w:sz w:val="28"/>
          <w:szCs w:val="28"/>
        </w:rPr>
        <w:t xml:space="preserve">…? </w:t>
      </w:r>
      <w:r w:rsidRPr="002760DC">
        <w:rPr>
          <w:rFonts w:ascii="Arial" w:hAnsi="Arial" w:cs="Arial"/>
          <w:sz w:val="18"/>
          <w:szCs w:val="18"/>
        </w:rPr>
        <w:t>[Congregation says, “</w:t>
      </w:r>
      <w:proofErr w:type="spellStart"/>
      <w:r w:rsidRPr="002760DC">
        <w:rPr>
          <w:rFonts w:ascii="Arial" w:hAnsi="Arial" w:cs="Arial"/>
          <w:sz w:val="18"/>
          <w:szCs w:val="18"/>
        </w:rPr>
        <w:t>chete</w:t>
      </w:r>
      <w:proofErr w:type="spellEnd"/>
      <w:r w:rsidRPr="002760DC">
        <w:rPr>
          <w:rFonts w:ascii="Arial" w:hAnsi="Arial" w:cs="Arial"/>
          <w:sz w:val="18"/>
          <w:szCs w:val="18"/>
        </w:rPr>
        <w:t xml:space="preserve">.”] </w:t>
      </w:r>
    </w:p>
    <w:p w:rsidRPr="00362F57" w:rsidR="00FE2A0E" w:rsidP="00FE2A0E" w:rsidRDefault="00FE2A0E" w14:paraId="6E913ED6" w14:textId="77777777">
      <w:pPr>
        <w:spacing w:line="276" w:lineRule="auto"/>
        <w:jc w:val="both"/>
        <w:rPr>
          <w:rFonts w:ascii="Arial" w:hAnsi="Arial" w:cs="Arial"/>
          <w:sz w:val="28"/>
          <w:szCs w:val="28"/>
        </w:rPr>
      </w:pPr>
      <w:r w:rsidRPr="005F492A">
        <w:rPr>
          <w:rFonts w:ascii="Arial" w:hAnsi="Arial" w:cs="Arial"/>
          <w:sz w:val="28"/>
          <w:szCs w:val="28"/>
          <w:vertAlign w:val="superscript"/>
        </w:rPr>
        <w:t>172</w:t>
      </w:r>
      <w:r>
        <w:rPr>
          <w:rFonts w:ascii="Arial" w:hAnsi="Arial" w:cs="Arial"/>
          <w:sz w:val="28"/>
          <w:szCs w:val="28"/>
          <w:vertAlign w:val="superscript"/>
        </w:rPr>
        <w:t xml:space="preserve"> </w:t>
      </w:r>
      <w:r w:rsidRPr="00362F57">
        <w:rPr>
          <w:rFonts w:ascii="Arial" w:hAnsi="Arial" w:cs="Arial"/>
          <w:sz w:val="28"/>
          <w:szCs w:val="28"/>
        </w:rPr>
        <w:t xml:space="preserve">Kana </w:t>
      </w:r>
      <w:proofErr w:type="spellStart"/>
      <w:r w:rsidRPr="00362F57">
        <w:rPr>
          <w:rFonts w:ascii="Arial" w:hAnsi="Arial" w:cs="Arial"/>
          <w:sz w:val="28"/>
          <w:szCs w:val="28"/>
        </w:rPr>
        <w:t>wauya</w:t>
      </w:r>
      <w:proofErr w:type="spellEnd"/>
      <w:r w:rsidRPr="00362F57">
        <w:rPr>
          <w:rFonts w:ascii="Arial" w:hAnsi="Arial" w:cs="Arial"/>
          <w:sz w:val="28"/>
          <w:szCs w:val="28"/>
        </w:rPr>
        <w:t xml:space="preserve"> mu Church </w:t>
      </w:r>
      <w:proofErr w:type="spellStart"/>
      <w:r w:rsidRPr="00362F57">
        <w:rPr>
          <w:rFonts w:ascii="Arial" w:hAnsi="Arial" w:cs="Arial"/>
          <w:sz w:val="28"/>
          <w:szCs w:val="28"/>
        </w:rPr>
        <w:t>kuuya</w:t>
      </w:r>
      <w:proofErr w:type="spellEnd"/>
      <w:r w:rsidRPr="00362F57">
        <w:rPr>
          <w:rFonts w:ascii="Arial" w:hAnsi="Arial" w:cs="Arial"/>
          <w:sz w:val="28"/>
          <w:szCs w:val="28"/>
        </w:rPr>
        <w:t xml:space="preserve"> </w:t>
      </w:r>
      <w:proofErr w:type="spellStart"/>
      <w:r w:rsidRPr="00362F57">
        <w:rPr>
          <w:rFonts w:ascii="Arial" w:hAnsi="Arial" w:cs="Arial"/>
          <w:sz w:val="28"/>
          <w:szCs w:val="28"/>
        </w:rPr>
        <w:t>kuzofara</w:t>
      </w:r>
      <w:proofErr w:type="spellEnd"/>
      <w:r w:rsidRPr="00362F57">
        <w:rPr>
          <w:rFonts w:ascii="Arial" w:hAnsi="Arial" w:cs="Arial"/>
          <w:sz w:val="28"/>
          <w:szCs w:val="28"/>
        </w:rPr>
        <w:t xml:space="preserve">, </w:t>
      </w:r>
      <w:r w:rsidRPr="00E33075">
        <w:rPr>
          <w:rFonts w:ascii="Arial" w:hAnsi="Arial" w:cs="Arial"/>
          <w:sz w:val="18"/>
          <w:szCs w:val="18"/>
        </w:rPr>
        <w:t>[Congregation says, “Amen</w:t>
      </w:r>
      <w:r>
        <w:rPr>
          <w:rFonts w:ascii="Arial" w:hAnsi="Arial" w:cs="Arial"/>
          <w:sz w:val="18"/>
          <w:szCs w:val="18"/>
        </w:rPr>
        <w:t>,</w:t>
      </w:r>
      <w:r w:rsidRPr="00E33075">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kuzotenda</w:t>
      </w:r>
      <w:proofErr w:type="spellEnd"/>
      <w:r w:rsidRPr="00362F57">
        <w:rPr>
          <w:rFonts w:ascii="Arial" w:hAnsi="Arial" w:cs="Arial"/>
          <w:sz w:val="28"/>
          <w:szCs w:val="28"/>
        </w:rPr>
        <w:t xml:space="preserve"> Mwari </w:t>
      </w:r>
      <w:r>
        <w:rPr>
          <w:rFonts w:ascii="Arial" w:hAnsi="Arial" w:cs="Arial"/>
          <w:sz w:val="28"/>
          <w:szCs w:val="28"/>
        </w:rPr>
        <w:t>n</w:t>
      </w:r>
      <w:r w:rsidRPr="00362F57">
        <w:rPr>
          <w:rFonts w:ascii="Arial" w:hAnsi="Arial" w:cs="Arial"/>
          <w:sz w:val="28"/>
          <w:szCs w:val="28"/>
        </w:rPr>
        <w:t xml:space="preserve">enyasha </w:t>
      </w:r>
      <w:proofErr w:type="spellStart"/>
      <w:r w:rsidRPr="00362F57">
        <w:rPr>
          <w:rFonts w:ascii="Arial" w:hAnsi="Arial" w:cs="Arial"/>
          <w:sz w:val="28"/>
          <w:szCs w:val="28"/>
        </w:rPr>
        <w:t>dzaani</w:t>
      </w:r>
      <w:proofErr w:type="spellEnd"/>
      <w:r w:rsidRPr="00362F57">
        <w:rPr>
          <w:rFonts w:ascii="Arial" w:hAnsi="Arial" w:cs="Arial"/>
          <w:sz w:val="28"/>
          <w:szCs w:val="28"/>
        </w:rPr>
        <w:t xml:space="preserve">…? </w:t>
      </w:r>
      <w:r w:rsidRPr="002760DC">
        <w:rPr>
          <w:rFonts w:ascii="Arial" w:hAnsi="Arial" w:cs="Arial"/>
          <w:sz w:val="18"/>
          <w:szCs w:val="18"/>
        </w:rPr>
        <w:t>[Congregation says, “</w:t>
      </w:r>
      <w:proofErr w:type="spellStart"/>
      <w:r w:rsidRPr="002760DC">
        <w:rPr>
          <w:rFonts w:ascii="Arial" w:hAnsi="Arial" w:cs="Arial"/>
          <w:sz w:val="18"/>
          <w:szCs w:val="18"/>
        </w:rPr>
        <w:t>dzavo</w:t>
      </w:r>
      <w:proofErr w:type="spellEnd"/>
      <w:r w:rsidRPr="002760DC">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Uchiona</w:t>
      </w:r>
      <w:proofErr w:type="spellEnd"/>
      <w:r w:rsidRPr="00362F57">
        <w:rPr>
          <w:rFonts w:ascii="Arial" w:hAnsi="Arial" w:cs="Arial"/>
          <w:sz w:val="28"/>
          <w:szCs w:val="28"/>
        </w:rPr>
        <w:t xml:space="preserve"> </w:t>
      </w:r>
      <w:proofErr w:type="spellStart"/>
      <w:r w:rsidRPr="00362F57">
        <w:rPr>
          <w:rFonts w:ascii="Arial" w:hAnsi="Arial" w:cs="Arial"/>
          <w:sz w:val="28"/>
          <w:szCs w:val="28"/>
        </w:rPr>
        <w:t>vasikana</w:t>
      </w:r>
      <w:proofErr w:type="spellEnd"/>
      <w:r w:rsidRPr="00362F57">
        <w:rPr>
          <w:rFonts w:ascii="Arial" w:hAnsi="Arial" w:cs="Arial"/>
          <w:sz w:val="28"/>
          <w:szCs w:val="28"/>
        </w:rPr>
        <w:t xml:space="preserve"> </w:t>
      </w:r>
      <w:proofErr w:type="spellStart"/>
      <w:r w:rsidRPr="00362F57">
        <w:rPr>
          <w:rFonts w:ascii="Arial" w:hAnsi="Arial" w:cs="Arial"/>
          <w:sz w:val="28"/>
          <w:szCs w:val="28"/>
        </w:rPr>
        <w:t>nevakomana</w:t>
      </w:r>
      <w:proofErr w:type="spellEnd"/>
      <w:r w:rsidRPr="00362F57">
        <w:rPr>
          <w:rFonts w:ascii="Arial" w:hAnsi="Arial" w:cs="Arial"/>
          <w:sz w:val="28"/>
          <w:szCs w:val="28"/>
        </w:rPr>
        <w:t xml:space="preserve"> </w:t>
      </w:r>
      <w:proofErr w:type="spellStart"/>
      <w:r w:rsidRPr="00362F57">
        <w:rPr>
          <w:rFonts w:ascii="Arial" w:hAnsi="Arial" w:cs="Arial"/>
          <w:sz w:val="28"/>
          <w:szCs w:val="28"/>
        </w:rPr>
        <w:t>vaurikuumba</w:t>
      </w:r>
      <w:proofErr w:type="spellEnd"/>
      <w:r w:rsidRPr="00362F57">
        <w:rPr>
          <w:rFonts w:ascii="Arial" w:hAnsi="Arial" w:cs="Arial"/>
          <w:sz w:val="28"/>
          <w:szCs w:val="28"/>
        </w:rPr>
        <w:t xml:space="preserve">. </w:t>
      </w:r>
      <w:proofErr w:type="spellStart"/>
      <w:r w:rsidRPr="00362F57">
        <w:rPr>
          <w:rFonts w:ascii="Arial" w:hAnsi="Arial" w:cs="Arial"/>
          <w:sz w:val="28"/>
          <w:szCs w:val="28"/>
        </w:rPr>
        <w:t>Vamwe</w:t>
      </w:r>
      <w:proofErr w:type="spellEnd"/>
      <w:r w:rsidRPr="00362F57">
        <w:rPr>
          <w:rFonts w:ascii="Arial" w:hAnsi="Arial" w:cs="Arial"/>
          <w:sz w:val="28"/>
          <w:szCs w:val="28"/>
        </w:rPr>
        <w:t xml:space="preserve"> </w:t>
      </w:r>
      <w:proofErr w:type="spellStart"/>
      <w:r w:rsidRPr="00362F57">
        <w:rPr>
          <w:rFonts w:ascii="Arial" w:hAnsi="Arial" w:cs="Arial"/>
          <w:sz w:val="28"/>
          <w:szCs w:val="28"/>
        </w:rPr>
        <w:t>varikuita</w:t>
      </w:r>
      <w:proofErr w:type="spellEnd"/>
      <w:r w:rsidRPr="00362F57">
        <w:rPr>
          <w:rFonts w:ascii="Arial" w:hAnsi="Arial" w:cs="Arial"/>
          <w:sz w:val="28"/>
          <w:szCs w:val="28"/>
        </w:rPr>
        <w:t xml:space="preserve"> ma teacher, ma nurse, ma Labtech, ma Bank man ma…</w:t>
      </w:r>
      <w:proofErr w:type="spellStart"/>
      <w:r w:rsidRPr="00362F57">
        <w:rPr>
          <w:rFonts w:ascii="Arial" w:hAnsi="Arial" w:cs="Arial"/>
          <w:sz w:val="28"/>
          <w:szCs w:val="28"/>
        </w:rPr>
        <w:t>dzimba</w:t>
      </w:r>
      <w:proofErr w:type="spellEnd"/>
      <w:r w:rsidRPr="00362F57">
        <w:rPr>
          <w:rFonts w:ascii="Arial" w:hAnsi="Arial" w:cs="Arial"/>
          <w:sz w:val="28"/>
          <w:szCs w:val="28"/>
        </w:rPr>
        <w:t xml:space="preserve"> </w:t>
      </w:r>
      <w:proofErr w:type="spellStart"/>
      <w:r w:rsidRPr="00362F57">
        <w:rPr>
          <w:rFonts w:ascii="Arial" w:hAnsi="Arial" w:cs="Arial"/>
          <w:sz w:val="28"/>
          <w:szCs w:val="28"/>
        </w:rPr>
        <w:t>dzaurikuumba</w:t>
      </w:r>
      <w:proofErr w:type="spellEnd"/>
      <w:r w:rsidRPr="00362F57">
        <w:rPr>
          <w:rFonts w:ascii="Arial" w:hAnsi="Arial" w:cs="Arial"/>
          <w:sz w:val="28"/>
          <w:szCs w:val="28"/>
        </w:rPr>
        <w:t xml:space="preserve"> </w:t>
      </w:r>
      <w:proofErr w:type="spellStart"/>
      <w:r w:rsidRPr="00362F57">
        <w:rPr>
          <w:rFonts w:ascii="Arial" w:hAnsi="Arial" w:cs="Arial"/>
          <w:sz w:val="28"/>
          <w:szCs w:val="28"/>
        </w:rPr>
        <w:t>uchibatanidza</w:t>
      </w:r>
      <w:proofErr w:type="spellEnd"/>
      <w:r w:rsidRPr="00362F57">
        <w:rPr>
          <w:rFonts w:ascii="Arial" w:hAnsi="Arial" w:cs="Arial"/>
          <w:sz w:val="28"/>
          <w:szCs w:val="28"/>
        </w:rPr>
        <w:t xml:space="preserve"> </w:t>
      </w:r>
      <w:proofErr w:type="spellStart"/>
      <w:r w:rsidRPr="00362F57">
        <w:rPr>
          <w:rFonts w:ascii="Arial" w:hAnsi="Arial" w:cs="Arial"/>
          <w:sz w:val="28"/>
          <w:szCs w:val="28"/>
        </w:rPr>
        <w:t>iwewe</w:t>
      </w:r>
      <w:proofErr w:type="spellEnd"/>
      <w:r w:rsidRPr="00362F57">
        <w:rPr>
          <w:rFonts w:ascii="Arial" w:hAnsi="Arial" w:cs="Arial"/>
          <w:sz w:val="28"/>
          <w:szCs w:val="28"/>
        </w:rPr>
        <w:t>.</w:t>
      </w:r>
      <w:r w:rsidRPr="007030EB">
        <w:rPr>
          <w:rFonts w:ascii="Arial" w:hAnsi="Arial" w:eastAsia="Calibri" w:cs="Arial"/>
          <w:kern w:val="0"/>
          <w:sz w:val="18"/>
          <w:szCs w:val="18"/>
          <w14:ligatures w14:val="none"/>
        </w:rPr>
        <w:t xml:space="preserve"> </w:t>
      </w:r>
      <w:r w:rsidRPr="00D903E3">
        <w:rPr>
          <w:rFonts w:ascii="Arial" w:hAnsi="Arial" w:eastAsia="Calibri" w:cs="Arial"/>
          <w:kern w:val="0"/>
          <w:sz w:val="18"/>
          <w:szCs w:val="18"/>
          <w14:ligatures w14:val="none"/>
        </w:rPr>
        <w:t>[Congregation says, “Amen.”</w:t>
      </w:r>
      <w:r w:rsidRPr="00EB131A">
        <w:rPr>
          <w:rFonts w:ascii="Arial" w:hAnsi="Arial" w:eastAsia="Calibri" w:cs="Arial"/>
          <w:kern w:val="0"/>
          <w:sz w:val="18"/>
          <w:szCs w:val="16"/>
          <w14:ligatures w14:val="none"/>
        </w:rPr>
        <w:t>]</w:t>
      </w:r>
      <w:r>
        <w:rPr>
          <w:rFonts w:ascii="Arial" w:hAnsi="Arial" w:eastAsia="Calibri" w:cs="Arial"/>
          <w:kern w:val="0"/>
          <w:sz w:val="28"/>
          <w:szCs w:val="28"/>
          <w14:ligatures w14:val="none"/>
        </w:rPr>
        <w:t xml:space="preserve"> </w:t>
      </w:r>
      <w:r w:rsidRPr="00362F57">
        <w:rPr>
          <w:rFonts w:ascii="Arial" w:hAnsi="Arial" w:cs="Arial"/>
          <w:sz w:val="28"/>
          <w:szCs w:val="28"/>
        </w:rPr>
        <w:t xml:space="preserve"> </w:t>
      </w:r>
      <w:proofErr w:type="spellStart"/>
      <w:r w:rsidRPr="00362F57">
        <w:rPr>
          <w:rFonts w:ascii="Arial" w:hAnsi="Arial" w:cs="Arial"/>
          <w:sz w:val="28"/>
          <w:szCs w:val="28"/>
        </w:rPr>
        <w:t>Uchiziva</w:t>
      </w:r>
      <w:proofErr w:type="spellEnd"/>
      <w:r w:rsidRPr="00362F57">
        <w:rPr>
          <w:rFonts w:ascii="Arial" w:hAnsi="Arial" w:cs="Arial"/>
          <w:sz w:val="28"/>
          <w:szCs w:val="28"/>
        </w:rPr>
        <w:t xml:space="preserve"> </w:t>
      </w:r>
      <w:proofErr w:type="spellStart"/>
      <w:r w:rsidRPr="00362F57">
        <w:rPr>
          <w:rFonts w:ascii="Arial" w:hAnsi="Arial" w:cs="Arial"/>
          <w:sz w:val="28"/>
          <w:szCs w:val="28"/>
        </w:rPr>
        <w:t>kuti</w:t>
      </w:r>
      <w:proofErr w:type="spellEnd"/>
      <w:r w:rsidRPr="00362F57">
        <w:rPr>
          <w:rFonts w:ascii="Arial" w:hAnsi="Arial" w:cs="Arial"/>
          <w:sz w:val="28"/>
          <w:szCs w:val="28"/>
        </w:rPr>
        <w:t xml:space="preserve"> </w:t>
      </w:r>
      <w:proofErr w:type="spellStart"/>
      <w:r w:rsidRPr="00362F57">
        <w:rPr>
          <w:rFonts w:ascii="Arial" w:hAnsi="Arial" w:cs="Arial"/>
          <w:sz w:val="28"/>
          <w:szCs w:val="28"/>
        </w:rPr>
        <w:t>imba</w:t>
      </w:r>
      <w:proofErr w:type="spellEnd"/>
      <w:r w:rsidRPr="00362F57">
        <w:rPr>
          <w:rFonts w:ascii="Arial" w:hAnsi="Arial" w:cs="Arial"/>
          <w:sz w:val="28"/>
          <w:szCs w:val="28"/>
        </w:rPr>
        <w:t xml:space="preserve"> </w:t>
      </w:r>
      <w:proofErr w:type="spellStart"/>
      <w:r w:rsidRPr="00362F57">
        <w:rPr>
          <w:rFonts w:ascii="Arial" w:hAnsi="Arial" w:cs="Arial"/>
          <w:sz w:val="28"/>
          <w:szCs w:val="28"/>
        </w:rPr>
        <w:t>yanhingi</w:t>
      </w:r>
      <w:proofErr w:type="spellEnd"/>
      <w:r w:rsidRPr="00362F57">
        <w:rPr>
          <w:rFonts w:ascii="Arial" w:hAnsi="Arial" w:cs="Arial"/>
          <w:sz w:val="28"/>
          <w:szCs w:val="28"/>
        </w:rPr>
        <w:t xml:space="preserve"> </w:t>
      </w:r>
      <w:proofErr w:type="spellStart"/>
      <w:r w:rsidRPr="00362F57">
        <w:rPr>
          <w:rFonts w:ascii="Arial" w:hAnsi="Arial" w:cs="Arial"/>
          <w:sz w:val="28"/>
          <w:szCs w:val="28"/>
        </w:rPr>
        <w:t>iyo</w:t>
      </w:r>
      <w:proofErr w:type="spellEnd"/>
      <w:r w:rsidRPr="00362F57">
        <w:rPr>
          <w:rFonts w:ascii="Arial" w:hAnsi="Arial" w:cs="Arial"/>
          <w:sz w:val="28"/>
          <w:szCs w:val="28"/>
        </w:rPr>
        <w:t xml:space="preserve"> </w:t>
      </w:r>
      <w:proofErr w:type="spellStart"/>
      <w:r w:rsidRPr="00362F57">
        <w:rPr>
          <w:rFonts w:ascii="Arial" w:hAnsi="Arial" w:cs="Arial"/>
          <w:sz w:val="28"/>
          <w:szCs w:val="28"/>
        </w:rPr>
        <w:t>ndakaivaka</w:t>
      </w:r>
      <w:proofErr w:type="spellEnd"/>
      <w:r w:rsidRPr="00362F57">
        <w:rPr>
          <w:rFonts w:ascii="Arial" w:hAnsi="Arial" w:cs="Arial"/>
          <w:sz w:val="28"/>
          <w:szCs w:val="28"/>
        </w:rPr>
        <w:t xml:space="preserve"> </w:t>
      </w:r>
      <w:proofErr w:type="spellStart"/>
      <w:r w:rsidRPr="00362F57">
        <w:rPr>
          <w:rFonts w:ascii="Arial" w:hAnsi="Arial" w:cs="Arial"/>
          <w:sz w:val="28"/>
          <w:szCs w:val="28"/>
        </w:rPr>
        <w:t>ndini</w:t>
      </w:r>
      <w:proofErr w:type="spellEnd"/>
      <w:r w:rsidRPr="00362F57">
        <w:rPr>
          <w:rFonts w:ascii="Arial" w:hAnsi="Arial" w:cs="Arial"/>
          <w:sz w:val="28"/>
          <w:szCs w:val="28"/>
        </w:rPr>
        <w:t xml:space="preserve">, </w:t>
      </w:r>
      <w:proofErr w:type="spellStart"/>
      <w:r w:rsidRPr="00362F57">
        <w:rPr>
          <w:rFonts w:ascii="Arial" w:hAnsi="Arial" w:cs="Arial"/>
          <w:sz w:val="28"/>
          <w:szCs w:val="28"/>
        </w:rPr>
        <w:t>imba</w:t>
      </w:r>
      <w:proofErr w:type="spellEnd"/>
      <w:r w:rsidRPr="00362F57">
        <w:rPr>
          <w:rFonts w:ascii="Arial" w:hAnsi="Arial" w:cs="Arial"/>
          <w:sz w:val="28"/>
          <w:szCs w:val="28"/>
        </w:rPr>
        <w:t xml:space="preserve"> </w:t>
      </w:r>
      <w:proofErr w:type="spellStart"/>
      <w:r w:rsidRPr="00362F57">
        <w:rPr>
          <w:rFonts w:ascii="Arial" w:hAnsi="Arial" w:cs="Arial"/>
          <w:sz w:val="28"/>
          <w:szCs w:val="28"/>
        </w:rPr>
        <w:t>yanhingi</w:t>
      </w:r>
      <w:proofErr w:type="spellEnd"/>
      <w:r w:rsidRPr="00362F57">
        <w:rPr>
          <w:rFonts w:ascii="Arial" w:hAnsi="Arial" w:cs="Arial"/>
          <w:sz w:val="28"/>
          <w:szCs w:val="28"/>
        </w:rPr>
        <w:t xml:space="preserve"> </w:t>
      </w:r>
      <w:proofErr w:type="spellStart"/>
      <w:r w:rsidRPr="00362F57">
        <w:rPr>
          <w:rFonts w:ascii="Arial" w:hAnsi="Arial" w:cs="Arial"/>
          <w:sz w:val="28"/>
          <w:szCs w:val="28"/>
        </w:rPr>
        <w:t>iyo</w:t>
      </w:r>
      <w:proofErr w:type="spellEnd"/>
      <w:r w:rsidRPr="00362F57">
        <w:rPr>
          <w:rFonts w:ascii="Arial" w:hAnsi="Arial" w:cs="Arial"/>
          <w:sz w:val="28"/>
          <w:szCs w:val="28"/>
        </w:rPr>
        <w:t xml:space="preserve"> </w:t>
      </w:r>
      <w:proofErr w:type="spellStart"/>
      <w:r w:rsidRPr="00362F57">
        <w:rPr>
          <w:rFonts w:ascii="Arial" w:hAnsi="Arial" w:cs="Arial"/>
          <w:sz w:val="28"/>
          <w:szCs w:val="28"/>
        </w:rPr>
        <w:t>urikungoona</w:t>
      </w:r>
      <w:proofErr w:type="spellEnd"/>
      <w:r w:rsidRPr="00362F57">
        <w:rPr>
          <w:rFonts w:ascii="Arial" w:hAnsi="Arial" w:cs="Arial"/>
          <w:sz w:val="28"/>
          <w:szCs w:val="28"/>
        </w:rPr>
        <w:t xml:space="preserve"> zvakanaka </w:t>
      </w:r>
      <w:proofErr w:type="spellStart"/>
      <w:r w:rsidRPr="00362F57">
        <w:rPr>
          <w:rFonts w:ascii="Arial" w:hAnsi="Arial" w:cs="Arial"/>
          <w:sz w:val="28"/>
          <w:szCs w:val="28"/>
        </w:rPr>
        <w:t>che</w:t>
      </w:r>
      <w:proofErr w:type="spellEnd"/>
      <w:r w:rsidRPr="00362F57">
        <w:rPr>
          <w:rFonts w:ascii="Arial" w:hAnsi="Arial" w:cs="Arial"/>
          <w:sz w:val="28"/>
          <w:szCs w:val="28"/>
        </w:rPr>
        <w:t xml:space="preserve">…? </w:t>
      </w:r>
      <w:r w:rsidRPr="002760DC">
        <w:rPr>
          <w:rFonts w:ascii="Arial" w:hAnsi="Arial" w:cs="Arial"/>
          <w:sz w:val="18"/>
          <w:szCs w:val="18"/>
        </w:rPr>
        <w:t>[Congregation says, “</w:t>
      </w:r>
      <w:proofErr w:type="spellStart"/>
      <w:r w:rsidRPr="002760DC">
        <w:rPr>
          <w:rFonts w:ascii="Arial" w:hAnsi="Arial" w:cs="Arial"/>
          <w:sz w:val="18"/>
          <w:szCs w:val="18"/>
        </w:rPr>
        <w:t>chete</w:t>
      </w:r>
      <w:proofErr w:type="spellEnd"/>
      <w:r w:rsidRPr="002760DC">
        <w:rPr>
          <w:rFonts w:ascii="Arial" w:hAnsi="Arial" w:cs="Arial"/>
          <w:sz w:val="18"/>
          <w:szCs w:val="18"/>
        </w:rPr>
        <w:t>.”]</w:t>
      </w:r>
      <w:r w:rsidRPr="00362F57">
        <w:rPr>
          <w:rFonts w:ascii="Arial" w:hAnsi="Arial" w:cs="Arial"/>
          <w:sz w:val="28"/>
          <w:szCs w:val="28"/>
        </w:rPr>
        <w:t xml:space="preserve"> </w:t>
      </w:r>
      <w:r w:rsidRPr="00E33075">
        <w:rPr>
          <w:rFonts w:ascii="Arial" w:hAnsi="Arial" w:cs="Arial"/>
          <w:sz w:val="18"/>
          <w:szCs w:val="18"/>
        </w:rPr>
        <w:t>[Congregation says, “Amen.”]</w:t>
      </w:r>
    </w:p>
    <w:p w:rsidRPr="001C1234" w:rsidR="00FE2A0E" w:rsidP="00FE2A0E" w:rsidRDefault="00FE2A0E" w14:paraId="5524868F" w14:textId="77777777">
      <w:pPr>
        <w:spacing w:line="276" w:lineRule="auto"/>
        <w:jc w:val="both"/>
        <w:rPr>
          <w:rFonts w:ascii="Arial" w:hAnsi="Arial" w:cs="Arial"/>
          <w:sz w:val="18"/>
          <w:szCs w:val="18"/>
        </w:rPr>
      </w:pPr>
      <w:r w:rsidRPr="00FE2A0E">
        <w:rPr>
          <w:rFonts w:ascii="Arial" w:hAnsi="Arial" w:cs="Arial"/>
          <w:sz w:val="28"/>
          <w:szCs w:val="28"/>
          <w:vertAlign w:val="superscript"/>
          <w:lang w:val="en-ZW"/>
        </w:rPr>
        <w:t xml:space="preserve">173 </w:t>
      </w:r>
      <w:r w:rsidRPr="00FE2A0E">
        <w:rPr>
          <w:rFonts w:ascii="Arial" w:hAnsi="Arial" w:cs="Arial"/>
          <w:sz w:val="28"/>
          <w:szCs w:val="28"/>
          <w:lang w:val="en-ZW"/>
        </w:rPr>
        <w:t xml:space="preserve">Mwari </w:t>
      </w:r>
      <w:proofErr w:type="spellStart"/>
      <w:r w:rsidRPr="00FE2A0E">
        <w:rPr>
          <w:rFonts w:ascii="Arial" w:hAnsi="Arial" w:cs="Arial"/>
          <w:sz w:val="28"/>
          <w:szCs w:val="28"/>
          <w:lang w:val="en-ZW"/>
        </w:rPr>
        <w:t>akandichengeta</w:t>
      </w:r>
      <w:proofErr w:type="spellEnd"/>
      <w:r w:rsidRPr="00FE2A0E">
        <w:rPr>
          <w:rFonts w:ascii="Arial" w:hAnsi="Arial" w:cs="Arial"/>
          <w:sz w:val="28"/>
          <w:szCs w:val="28"/>
          <w:lang w:val="en-ZW"/>
        </w:rPr>
        <w:t xml:space="preserve"> </w:t>
      </w:r>
      <w:proofErr w:type="spellStart"/>
      <w:r w:rsidRPr="00FE2A0E">
        <w:rPr>
          <w:rFonts w:ascii="Arial" w:hAnsi="Arial" w:cs="Arial"/>
          <w:sz w:val="28"/>
          <w:szCs w:val="28"/>
          <w:lang w:val="en-ZW"/>
        </w:rPr>
        <w:t>mazuva</w:t>
      </w:r>
      <w:proofErr w:type="spellEnd"/>
      <w:r w:rsidRPr="00FE2A0E">
        <w:rPr>
          <w:rFonts w:ascii="Arial" w:hAnsi="Arial" w:cs="Arial"/>
          <w:sz w:val="28"/>
          <w:szCs w:val="28"/>
          <w:lang w:val="en-ZW"/>
        </w:rPr>
        <w:t xml:space="preserve"> </w:t>
      </w:r>
      <w:proofErr w:type="spellStart"/>
      <w:r w:rsidRPr="00FE2A0E">
        <w:rPr>
          <w:rFonts w:ascii="Arial" w:hAnsi="Arial" w:cs="Arial"/>
          <w:sz w:val="28"/>
          <w:szCs w:val="28"/>
          <w:lang w:val="en-ZW"/>
        </w:rPr>
        <w:t>angu</w:t>
      </w:r>
      <w:proofErr w:type="spellEnd"/>
      <w:r w:rsidRPr="00FE2A0E">
        <w:rPr>
          <w:rFonts w:ascii="Arial" w:hAnsi="Arial" w:cs="Arial"/>
          <w:sz w:val="28"/>
          <w:szCs w:val="28"/>
          <w:lang w:val="en-ZW"/>
        </w:rPr>
        <w:t xml:space="preserve"> </w:t>
      </w:r>
      <w:proofErr w:type="spellStart"/>
      <w:r w:rsidRPr="00FE2A0E">
        <w:rPr>
          <w:rFonts w:ascii="Arial" w:hAnsi="Arial" w:cs="Arial"/>
          <w:sz w:val="28"/>
          <w:szCs w:val="28"/>
          <w:lang w:val="en-ZW"/>
        </w:rPr>
        <w:t>ose</w:t>
      </w:r>
      <w:proofErr w:type="spellEnd"/>
      <w:r w:rsidRPr="00FE2A0E">
        <w:rPr>
          <w:rFonts w:ascii="Arial" w:hAnsi="Arial" w:cs="Arial"/>
          <w:sz w:val="28"/>
          <w:szCs w:val="28"/>
          <w:lang w:val="en-ZW"/>
        </w:rPr>
        <w:t xml:space="preserve">… </w:t>
      </w:r>
      <w:r w:rsidRPr="00E33075">
        <w:rPr>
          <w:rFonts w:ascii="Arial" w:hAnsi="Arial" w:cs="Arial"/>
          <w:sz w:val="18"/>
          <w:szCs w:val="18"/>
        </w:rPr>
        <w:t>[Congregation says, “Amen.”]</w:t>
      </w:r>
      <w:r w:rsidRPr="00362F57">
        <w:rPr>
          <w:rFonts w:ascii="Arial" w:hAnsi="Arial" w:cs="Arial"/>
          <w:sz w:val="28"/>
          <w:szCs w:val="28"/>
        </w:rPr>
        <w:t xml:space="preserve"> Hallelujah! </w:t>
      </w:r>
      <w:r w:rsidRPr="00E33075">
        <w:rPr>
          <w:rFonts w:ascii="Arial" w:hAnsi="Arial" w:cs="Arial"/>
          <w:sz w:val="18"/>
          <w:szCs w:val="18"/>
        </w:rPr>
        <w:t>[Congregation says, “Amen.”]</w:t>
      </w:r>
      <w:r w:rsidRPr="00362F57">
        <w:rPr>
          <w:rFonts w:ascii="Arial" w:hAnsi="Arial" w:cs="Arial"/>
          <w:sz w:val="28"/>
          <w:szCs w:val="28"/>
        </w:rPr>
        <w:t xml:space="preserve"> </w:t>
      </w:r>
      <w:proofErr w:type="spellStart"/>
      <w:r w:rsidRPr="00362F57">
        <w:rPr>
          <w:rFonts w:ascii="Arial" w:hAnsi="Arial" w:cs="Arial"/>
          <w:sz w:val="28"/>
          <w:szCs w:val="28"/>
        </w:rPr>
        <w:t>Panguva</w:t>
      </w:r>
      <w:proofErr w:type="spellEnd"/>
      <w:r w:rsidRPr="00362F57">
        <w:rPr>
          <w:rFonts w:ascii="Arial" w:hAnsi="Arial" w:cs="Arial"/>
          <w:sz w:val="28"/>
          <w:szCs w:val="28"/>
        </w:rPr>
        <w:t xml:space="preserve"> </w:t>
      </w:r>
      <w:r>
        <w:rPr>
          <w:rFonts w:ascii="Arial" w:hAnsi="Arial" w:cs="Arial"/>
          <w:sz w:val="28"/>
          <w:szCs w:val="28"/>
        </w:rPr>
        <w:t xml:space="preserve"> iye </w:t>
      </w:r>
      <w:proofErr w:type="spellStart"/>
      <w:r>
        <w:rPr>
          <w:rFonts w:ascii="Arial" w:hAnsi="Arial" w:cs="Arial"/>
          <w:sz w:val="28"/>
          <w:szCs w:val="28"/>
        </w:rPr>
        <w:t>yataiitirwa</w:t>
      </w:r>
      <w:proofErr w:type="spellEnd"/>
      <w:r w:rsidRPr="00362F57">
        <w:rPr>
          <w:rFonts w:ascii="Arial" w:hAnsi="Arial" w:cs="Arial"/>
          <w:sz w:val="28"/>
          <w:szCs w:val="28"/>
        </w:rPr>
        <w:t xml:space="preserve"> </w:t>
      </w:r>
      <w:proofErr w:type="spellStart"/>
      <w:r w:rsidRPr="00362F57">
        <w:rPr>
          <w:rFonts w:ascii="Arial" w:hAnsi="Arial" w:cs="Arial"/>
          <w:sz w:val="28"/>
          <w:szCs w:val="28"/>
        </w:rPr>
        <w:t>chimuchongoyo</w:t>
      </w:r>
      <w:proofErr w:type="spellEnd"/>
      <w:r w:rsidRPr="00362F57">
        <w:rPr>
          <w:rFonts w:ascii="Arial" w:hAnsi="Arial" w:cs="Arial"/>
          <w:sz w:val="28"/>
          <w:szCs w:val="28"/>
        </w:rPr>
        <w:t xml:space="preserve"> </w:t>
      </w:r>
      <w:proofErr w:type="spellStart"/>
      <w:r w:rsidRPr="00362F57">
        <w:rPr>
          <w:rFonts w:ascii="Arial" w:hAnsi="Arial" w:cs="Arial"/>
          <w:sz w:val="28"/>
          <w:szCs w:val="28"/>
        </w:rPr>
        <w:t>panapa</w:t>
      </w:r>
      <w:proofErr w:type="spellEnd"/>
      <w:r w:rsidRPr="00362F57">
        <w:rPr>
          <w:rFonts w:ascii="Arial" w:hAnsi="Arial" w:cs="Arial"/>
          <w:sz w:val="28"/>
          <w:szCs w:val="28"/>
        </w:rPr>
        <w:t xml:space="preserve"> </w:t>
      </w:r>
      <w:proofErr w:type="spellStart"/>
      <w:r w:rsidRPr="00362F57">
        <w:rPr>
          <w:rFonts w:ascii="Arial" w:hAnsi="Arial" w:cs="Arial"/>
          <w:sz w:val="28"/>
          <w:szCs w:val="28"/>
        </w:rPr>
        <w:t>tangatisina</w:t>
      </w:r>
      <w:proofErr w:type="spellEnd"/>
      <w:r w:rsidRPr="00362F57">
        <w:rPr>
          <w:rFonts w:ascii="Arial" w:hAnsi="Arial" w:cs="Arial"/>
          <w:sz w:val="28"/>
          <w:szCs w:val="28"/>
        </w:rPr>
        <w:t xml:space="preserve"> kana </w:t>
      </w:r>
      <w:proofErr w:type="spellStart"/>
      <w:r w:rsidRPr="00362F57">
        <w:rPr>
          <w:rFonts w:ascii="Arial" w:hAnsi="Arial" w:cs="Arial"/>
          <w:sz w:val="28"/>
          <w:szCs w:val="28"/>
        </w:rPr>
        <w:t>purazi</w:t>
      </w:r>
      <w:proofErr w:type="spellEnd"/>
      <w:r w:rsidRPr="00362F57">
        <w:rPr>
          <w:rFonts w:ascii="Arial" w:hAnsi="Arial" w:cs="Arial"/>
          <w:sz w:val="28"/>
          <w:szCs w:val="28"/>
        </w:rPr>
        <w:t xml:space="preserve"> </w:t>
      </w:r>
      <w:proofErr w:type="spellStart"/>
      <w:r w:rsidRPr="00362F57">
        <w:rPr>
          <w:rFonts w:ascii="Arial" w:hAnsi="Arial" w:cs="Arial"/>
          <w:sz w:val="28"/>
          <w:szCs w:val="28"/>
        </w:rPr>
        <w:t>nenguva</w:t>
      </w:r>
      <w:proofErr w:type="spellEnd"/>
      <w:r w:rsidRPr="00362F57">
        <w:rPr>
          <w:rFonts w:ascii="Arial" w:hAnsi="Arial" w:cs="Arial"/>
          <w:sz w:val="28"/>
          <w:szCs w:val="28"/>
        </w:rPr>
        <w:t xml:space="preserve"> </w:t>
      </w:r>
      <w:proofErr w:type="spellStart"/>
      <w:r w:rsidRPr="00362F57">
        <w:rPr>
          <w:rFonts w:ascii="Arial" w:hAnsi="Arial" w:cs="Arial"/>
          <w:sz w:val="28"/>
          <w:szCs w:val="28"/>
        </w:rPr>
        <w:t>yatakaripihwa</w:t>
      </w:r>
      <w:proofErr w:type="spellEnd"/>
      <w:r w:rsidRPr="00362F57">
        <w:rPr>
          <w:rFonts w:ascii="Arial" w:hAnsi="Arial" w:cs="Arial"/>
          <w:sz w:val="28"/>
          <w:szCs w:val="28"/>
        </w:rPr>
        <w:t xml:space="preserve">, </w:t>
      </w:r>
      <w:proofErr w:type="spellStart"/>
      <w:r w:rsidRPr="00362F57">
        <w:rPr>
          <w:rFonts w:ascii="Arial" w:hAnsi="Arial" w:cs="Arial"/>
          <w:sz w:val="28"/>
          <w:szCs w:val="28"/>
        </w:rPr>
        <w:t>nenguva</w:t>
      </w:r>
      <w:proofErr w:type="spellEnd"/>
      <w:r w:rsidRPr="00362F57">
        <w:rPr>
          <w:rFonts w:ascii="Arial" w:hAnsi="Arial" w:cs="Arial"/>
          <w:sz w:val="28"/>
          <w:szCs w:val="28"/>
        </w:rPr>
        <w:t xml:space="preserve"> </w:t>
      </w:r>
      <w:proofErr w:type="spellStart"/>
      <w:r w:rsidRPr="00362F57">
        <w:rPr>
          <w:rFonts w:ascii="Arial" w:hAnsi="Arial" w:cs="Arial"/>
          <w:sz w:val="28"/>
          <w:szCs w:val="28"/>
        </w:rPr>
        <w:t>yatakawana</w:t>
      </w:r>
      <w:proofErr w:type="spellEnd"/>
      <w:r w:rsidRPr="00362F57">
        <w:rPr>
          <w:rFonts w:ascii="Arial" w:hAnsi="Arial" w:cs="Arial"/>
          <w:sz w:val="28"/>
          <w:szCs w:val="28"/>
        </w:rPr>
        <w:t xml:space="preserve"> ma </w:t>
      </w:r>
      <w:r w:rsidRPr="00362F57">
        <w:rPr>
          <w:rFonts w:ascii="Arial" w:hAnsi="Arial" w:cs="Arial"/>
          <w:i/>
          <w:iCs/>
          <w:sz w:val="28"/>
          <w:szCs w:val="28"/>
        </w:rPr>
        <w:t xml:space="preserve">trick-ta, </w:t>
      </w:r>
      <w:proofErr w:type="spellStart"/>
      <w:r w:rsidRPr="00362F57">
        <w:rPr>
          <w:rFonts w:ascii="Arial" w:hAnsi="Arial" w:cs="Arial"/>
          <w:sz w:val="28"/>
          <w:szCs w:val="28"/>
        </w:rPr>
        <w:t>nenguva</w:t>
      </w:r>
      <w:proofErr w:type="spellEnd"/>
      <w:r w:rsidRPr="00362F57">
        <w:rPr>
          <w:rFonts w:ascii="Arial" w:hAnsi="Arial" w:cs="Arial"/>
          <w:sz w:val="28"/>
          <w:szCs w:val="28"/>
        </w:rPr>
        <w:t xml:space="preserve"> </w:t>
      </w:r>
      <w:proofErr w:type="spellStart"/>
      <w:r w:rsidRPr="00362F57">
        <w:rPr>
          <w:rFonts w:ascii="Arial" w:hAnsi="Arial" w:cs="Arial"/>
          <w:sz w:val="28"/>
          <w:szCs w:val="28"/>
        </w:rPr>
        <w:t>yatakutaura</w:t>
      </w:r>
      <w:proofErr w:type="spellEnd"/>
      <w:r w:rsidRPr="00362F57">
        <w:rPr>
          <w:rFonts w:ascii="Arial" w:hAnsi="Arial" w:cs="Arial"/>
          <w:sz w:val="28"/>
          <w:szCs w:val="28"/>
        </w:rPr>
        <w:t xml:space="preserve"> </w:t>
      </w:r>
      <w:proofErr w:type="spellStart"/>
      <w:r w:rsidRPr="00362F57">
        <w:rPr>
          <w:rFonts w:ascii="Arial" w:hAnsi="Arial" w:cs="Arial"/>
          <w:sz w:val="28"/>
          <w:szCs w:val="28"/>
        </w:rPr>
        <w:t>magoho</w:t>
      </w:r>
      <w:proofErr w:type="spellEnd"/>
      <w:r w:rsidRPr="00362F57">
        <w:rPr>
          <w:rFonts w:ascii="Arial" w:hAnsi="Arial" w:cs="Arial"/>
          <w:sz w:val="28"/>
          <w:szCs w:val="28"/>
        </w:rPr>
        <w:t xml:space="preserve">. </w:t>
      </w:r>
      <w:r w:rsidRPr="00E33075">
        <w:rPr>
          <w:rFonts w:ascii="Arial" w:hAnsi="Arial" w:cs="Arial"/>
          <w:sz w:val="18"/>
          <w:szCs w:val="18"/>
        </w:rPr>
        <w:t>[Congregation says, “Amen.”]</w:t>
      </w:r>
      <w:r w:rsidRPr="00362F57">
        <w:rPr>
          <w:rFonts w:ascii="Arial" w:hAnsi="Arial" w:cs="Arial"/>
          <w:sz w:val="28"/>
          <w:szCs w:val="28"/>
        </w:rPr>
        <w:t xml:space="preserve"> Do you know </w:t>
      </w:r>
      <w:proofErr w:type="spellStart"/>
      <w:r w:rsidRPr="00362F57">
        <w:rPr>
          <w:rFonts w:ascii="Arial" w:hAnsi="Arial" w:cs="Arial"/>
          <w:sz w:val="28"/>
          <w:szCs w:val="28"/>
        </w:rPr>
        <w:t>kuti</w:t>
      </w:r>
      <w:proofErr w:type="spellEnd"/>
      <w:r w:rsidRPr="00362F57">
        <w:rPr>
          <w:rFonts w:ascii="Arial" w:hAnsi="Arial" w:cs="Arial"/>
          <w:sz w:val="28"/>
          <w:szCs w:val="28"/>
        </w:rPr>
        <w:t xml:space="preserve"> twenty </w:t>
      </w:r>
      <w:r>
        <w:rPr>
          <w:rFonts w:ascii="Arial" w:hAnsi="Arial" w:cs="Arial"/>
          <w:sz w:val="28"/>
          <w:szCs w:val="28"/>
        </w:rPr>
        <w:t xml:space="preserve"> tonnes</w:t>
      </w:r>
      <w:r w:rsidRPr="00362F57">
        <w:rPr>
          <w:rFonts w:ascii="Arial" w:hAnsi="Arial" w:cs="Arial"/>
          <w:sz w:val="28"/>
          <w:szCs w:val="28"/>
        </w:rPr>
        <w:t xml:space="preserve"> it’s not a joke? </w:t>
      </w:r>
      <w:r w:rsidRPr="00E33075">
        <w:rPr>
          <w:rFonts w:ascii="Arial" w:hAnsi="Arial" w:cs="Arial"/>
          <w:sz w:val="18"/>
          <w:szCs w:val="18"/>
        </w:rPr>
        <w:t>[Congregation says, “Amen.”]</w:t>
      </w:r>
      <w:r w:rsidRPr="00362F57">
        <w:rPr>
          <w:rFonts w:ascii="Arial" w:hAnsi="Arial" w:cs="Arial"/>
          <w:sz w:val="28"/>
          <w:szCs w:val="28"/>
        </w:rPr>
        <w:t xml:space="preserve"> </w:t>
      </w:r>
      <w:proofErr w:type="spellStart"/>
      <w:r w:rsidRPr="00362F57">
        <w:rPr>
          <w:rFonts w:ascii="Arial" w:hAnsi="Arial" w:cs="Arial"/>
          <w:sz w:val="28"/>
          <w:szCs w:val="28"/>
        </w:rPr>
        <w:t>Isu</w:t>
      </w:r>
      <w:proofErr w:type="spellEnd"/>
      <w:r w:rsidRPr="00362F57">
        <w:rPr>
          <w:rFonts w:ascii="Arial" w:hAnsi="Arial" w:cs="Arial"/>
          <w:sz w:val="28"/>
          <w:szCs w:val="28"/>
        </w:rPr>
        <w:t xml:space="preserve"> we don’t </w:t>
      </w:r>
      <w:r>
        <w:rPr>
          <w:rFonts w:ascii="Arial" w:hAnsi="Arial" w:cs="Arial"/>
          <w:sz w:val="28"/>
          <w:szCs w:val="28"/>
        </w:rPr>
        <w:t xml:space="preserve">talk </w:t>
      </w:r>
      <w:r w:rsidRPr="00362F57">
        <w:rPr>
          <w:rFonts w:ascii="Arial" w:hAnsi="Arial" w:cs="Arial"/>
          <w:sz w:val="28"/>
          <w:szCs w:val="28"/>
        </w:rPr>
        <w:t>in</w:t>
      </w:r>
      <w:r>
        <w:rPr>
          <w:rFonts w:ascii="Arial" w:hAnsi="Arial" w:cs="Arial"/>
          <w:sz w:val="28"/>
          <w:szCs w:val="28"/>
        </w:rPr>
        <w:t xml:space="preserve"> </w:t>
      </w:r>
      <w:r w:rsidRPr="00362F57">
        <w:rPr>
          <w:rFonts w:ascii="Arial" w:hAnsi="Arial" w:cs="Arial"/>
          <w:sz w:val="28"/>
          <w:szCs w:val="28"/>
        </w:rPr>
        <w:t>term</w:t>
      </w:r>
      <w:r>
        <w:rPr>
          <w:rFonts w:ascii="Arial" w:hAnsi="Arial" w:cs="Arial"/>
          <w:sz w:val="28"/>
          <w:szCs w:val="28"/>
        </w:rPr>
        <w:t>s</w:t>
      </w:r>
      <w:r w:rsidRPr="00362F57">
        <w:rPr>
          <w:rFonts w:ascii="Arial" w:hAnsi="Arial" w:cs="Arial"/>
          <w:sz w:val="28"/>
          <w:szCs w:val="28"/>
        </w:rPr>
        <w:t xml:space="preserve"> of twenty t</w:t>
      </w:r>
      <w:r>
        <w:rPr>
          <w:rFonts w:ascii="Arial" w:hAnsi="Arial" w:cs="Arial"/>
          <w:sz w:val="28"/>
          <w:szCs w:val="28"/>
        </w:rPr>
        <w:t xml:space="preserve"> tonnes</w:t>
      </w:r>
      <w:r w:rsidRPr="00362F57">
        <w:rPr>
          <w:rFonts w:ascii="Arial" w:hAnsi="Arial" w:cs="Arial"/>
          <w:sz w:val="28"/>
          <w:szCs w:val="28"/>
        </w:rPr>
        <w:t xml:space="preserve"> ah-ah </w:t>
      </w:r>
      <w:proofErr w:type="spellStart"/>
      <w:r w:rsidRPr="00362F57">
        <w:rPr>
          <w:rFonts w:ascii="Arial" w:hAnsi="Arial" w:cs="Arial"/>
          <w:sz w:val="28"/>
          <w:szCs w:val="28"/>
        </w:rPr>
        <w:t>takapfuura</w:t>
      </w:r>
      <w:proofErr w:type="spellEnd"/>
      <w:r w:rsidRPr="00362F57">
        <w:rPr>
          <w:rFonts w:ascii="Arial" w:hAnsi="Arial" w:cs="Arial"/>
          <w:sz w:val="28"/>
          <w:szCs w:val="28"/>
        </w:rPr>
        <w:t xml:space="preserve"> stage </w:t>
      </w:r>
      <w:proofErr w:type="spellStart"/>
      <w:r w:rsidRPr="00362F57">
        <w:rPr>
          <w:rFonts w:ascii="Arial" w:hAnsi="Arial" w:cs="Arial"/>
          <w:sz w:val="28"/>
          <w:szCs w:val="28"/>
        </w:rPr>
        <w:t>iyoyo</w:t>
      </w:r>
      <w:proofErr w:type="spellEnd"/>
      <w:r w:rsidRPr="00362F57">
        <w:rPr>
          <w:rFonts w:ascii="Arial" w:hAnsi="Arial" w:cs="Arial"/>
          <w:sz w:val="28"/>
          <w:szCs w:val="28"/>
        </w:rPr>
        <w:t xml:space="preserve"> ka…? </w:t>
      </w:r>
      <w:r w:rsidRPr="00ED1522">
        <w:rPr>
          <w:rFonts w:ascii="Arial" w:hAnsi="Arial" w:cs="Arial"/>
          <w:sz w:val="18"/>
          <w:szCs w:val="18"/>
        </w:rPr>
        <w:t>[Congregation says, “</w:t>
      </w:r>
      <w:proofErr w:type="spellStart"/>
      <w:r w:rsidRPr="00ED1522">
        <w:rPr>
          <w:rFonts w:ascii="Arial" w:hAnsi="Arial" w:cs="Arial"/>
          <w:sz w:val="18"/>
          <w:szCs w:val="18"/>
        </w:rPr>
        <w:t>kare</w:t>
      </w:r>
      <w:proofErr w:type="spellEnd"/>
      <w:r w:rsidRPr="00ED1522">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Iyoyo</w:t>
      </w:r>
      <w:proofErr w:type="spellEnd"/>
      <w:r w:rsidRPr="00362F57">
        <w:rPr>
          <w:rFonts w:ascii="Arial" w:hAnsi="Arial" w:cs="Arial"/>
          <w:sz w:val="28"/>
          <w:szCs w:val="28"/>
        </w:rPr>
        <w:t xml:space="preserve"> seventy</w:t>
      </w:r>
      <w:commentRangeStart w:id="128"/>
      <w:r w:rsidRPr="00362F57">
        <w:rPr>
          <w:rFonts w:ascii="Arial" w:hAnsi="Arial" w:cs="Arial"/>
          <w:sz w:val="28"/>
          <w:szCs w:val="28"/>
        </w:rPr>
        <w:t>…</w:t>
      </w:r>
      <w:commentRangeEnd w:id="128"/>
      <w:r w:rsidRPr="00362F57">
        <w:rPr>
          <w:rStyle w:val="CommentReference"/>
          <w:rFonts w:ascii="Arial" w:hAnsi="Arial" w:cs="Arial"/>
          <w:sz w:val="28"/>
          <w:szCs w:val="28"/>
        </w:rPr>
        <w:commentReference w:id="128"/>
      </w:r>
      <w:r>
        <w:rPr>
          <w:rFonts w:ascii="Arial" w:hAnsi="Arial" w:cs="Arial"/>
          <w:sz w:val="28"/>
          <w:szCs w:val="28"/>
        </w:rPr>
        <w:t xml:space="preserve"> three</w:t>
      </w:r>
      <w:r w:rsidRPr="00362F57">
        <w:rPr>
          <w:rFonts w:ascii="Arial" w:hAnsi="Arial" w:cs="Arial"/>
          <w:sz w:val="28"/>
          <w:szCs w:val="28"/>
        </w:rPr>
        <w:t xml:space="preserve"> </w:t>
      </w:r>
      <w:r>
        <w:rPr>
          <w:rFonts w:ascii="Arial" w:hAnsi="Arial" w:cs="Arial"/>
          <w:sz w:val="28"/>
          <w:szCs w:val="28"/>
        </w:rPr>
        <w:t xml:space="preserve"> </w:t>
      </w:r>
      <w:proofErr w:type="spellStart"/>
      <w:r>
        <w:rPr>
          <w:rFonts w:ascii="Arial" w:hAnsi="Arial" w:cs="Arial"/>
          <w:sz w:val="28"/>
          <w:szCs w:val="28"/>
        </w:rPr>
        <w:t>tetichitoti</w:t>
      </w:r>
      <w:proofErr w:type="spellEnd"/>
      <w:r w:rsidRPr="00362F57">
        <w:rPr>
          <w:rFonts w:ascii="Arial" w:hAnsi="Arial" w:cs="Arial"/>
          <w:sz w:val="28"/>
          <w:szCs w:val="28"/>
        </w:rPr>
        <w:t xml:space="preserve"> </w:t>
      </w:r>
      <w:proofErr w:type="spellStart"/>
      <w:r w:rsidRPr="00362F57">
        <w:rPr>
          <w:rFonts w:ascii="Arial" w:hAnsi="Arial" w:cs="Arial"/>
          <w:sz w:val="28"/>
          <w:szCs w:val="28"/>
        </w:rPr>
        <w:t>hatina</w:t>
      </w:r>
      <w:proofErr w:type="spellEnd"/>
      <w:r w:rsidRPr="00362F57">
        <w:rPr>
          <w:rFonts w:ascii="Arial" w:hAnsi="Arial" w:cs="Arial"/>
          <w:sz w:val="28"/>
          <w:szCs w:val="28"/>
        </w:rPr>
        <w:t xml:space="preserve"> </w:t>
      </w:r>
      <w:r>
        <w:rPr>
          <w:rFonts w:ascii="Arial" w:hAnsi="Arial" w:cs="Arial"/>
          <w:sz w:val="28"/>
          <w:szCs w:val="28"/>
        </w:rPr>
        <w:t>k</w:t>
      </w:r>
      <w:r w:rsidRPr="00362F57">
        <w:rPr>
          <w:rFonts w:ascii="Arial" w:hAnsi="Arial" w:cs="Arial"/>
          <w:sz w:val="28"/>
          <w:szCs w:val="28"/>
        </w:rPr>
        <w:t xml:space="preserve">uwana, </w:t>
      </w:r>
      <w:proofErr w:type="spellStart"/>
      <w:r w:rsidRPr="00362F57">
        <w:rPr>
          <w:rFonts w:ascii="Arial" w:hAnsi="Arial" w:cs="Arial"/>
          <w:sz w:val="28"/>
          <w:szCs w:val="28"/>
        </w:rPr>
        <w:t>mukuona</w:t>
      </w:r>
      <w:proofErr w:type="spellEnd"/>
      <w:r w:rsidRPr="00362F57">
        <w:rPr>
          <w:rFonts w:ascii="Arial" w:hAnsi="Arial" w:cs="Arial"/>
          <w:sz w:val="28"/>
          <w:szCs w:val="28"/>
        </w:rPr>
        <w:t xml:space="preserve"> </w:t>
      </w:r>
      <w:proofErr w:type="spellStart"/>
      <w:r w:rsidRPr="00362F57">
        <w:rPr>
          <w:rFonts w:ascii="Arial" w:hAnsi="Arial" w:cs="Arial"/>
          <w:sz w:val="28"/>
          <w:szCs w:val="28"/>
        </w:rPr>
        <w:t>zvatinenge</w:t>
      </w:r>
      <w:proofErr w:type="spellEnd"/>
      <w:r w:rsidRPr="00362F57">
        <w:rPr>
          <w:rFonts w:ascii="Arial" w:hAnsi="Arial" w:cs="Arial"/>
          <w:sz w:val="28"/>
          <w:szCs w:val="28"/>
        </w:rPr>
        <w:t xml:space="preserve"> </w:t>
      </w:r>
      <w:proofErr w:type="spellStart"/>
      <w:r w:rsidRPr="00362F57">
        <w:rPr>
          <w:rFonts w:ascii="Arial" w:hAnsi="Arial" w:cs="Arial"/>
          <w:sz w:val="28"/>
          <w:szCs w:val="28"/>
        </w:rPr>
        <w:t>tiri</w:t>
      </w:r>
      <w:proofErr w:type="spellEnd"/>
      <w:r>
        <w:rPr>
          <w:rFonts w:ascii="Arial" w:hAnsi="Arial" w:cs="Arial"/>
          <w:sz w:val="28"/>
          <w:szCs w:val="28"/>
        </w:rPr>
        <w:t>?</w:t>
      </w:r>
      <w:r w:rsidRPr="00362F57">
        <w:rPr>
          <w:rFonts w:ascii="Arial" w:hAnsi="Arial" w:cs="Arial"/>
          <w:sz w:val="28"/>
          <w:szCs w:val="28"/>
        </w:rPr>
        <w:t xml:space="preserve"> </w:t>
      </w:r>
      <w:r w:rsidRPr="00E33075">
        <w:rPr>
          <w:rFonts w:ascii="Arial" w:hAnsi="Arial" w:cs="Arial"/>
          <w:sz w:val="18"/>
          <w:szCs w:val="18"/>
        </w:rPr>
        <w:t>[Congregation says, “Amen.”]</w:t>
      </w:r>
      <w:r w:rsidRPr="00362F57">
        <w:rPr>
          <w:rFonts w:ascii="Arial" w:hAnsi="Arial" w:cs="Arial"/>
          <w:sz w:val="28"/>
          <w:szCs w:val="28"/>
        </w:rPr>
        <w:t xml:space="preserve"> </w:t>
      </w:r>
      <w:proofErr w:type="spellStart"/>
      <w:r w:rsidRPr="00362F57">
        <w:rPr>
          <w:rFonts w:ascii="Arial" w:hAnsi="Arial" w:cs="Arial"/>
          <w:sz w:val="28"/>
          <w:szCs w:val="28"/>
        </w:rPr>
        <w:t>Tapfuura</w:t>
      </w:r>
      <w:proofErr w:type="spellEnd"/>
      <w:r w:rsidRPr="00362F57">
        <w:rPr>
          <w:rFonts w:ascii="Arial" w:hAnsi="Arial" w:cs="Arial"/>
          <w:sz w:val="28"/>
          <w:szCs w:val="28"/>
        </w:rPr>
        <w:t xml:space="preserve"> stage </w:t>
      </w:r>
      <w:proofErr w:type="spellStart"/>
      <w:r w:rsidRPr="00362F57">
        <w:rPr>
          <w:rFonts w:ascii="Arial" w:hAnsi="Arial" w:cs="Arial"/>
          <w:sz w:val="28"/>
          <w:szCs w:val="28"/>
        </w:rPr>
        <w:t>iyoyo</w:t>
      </w:r>
      <w:proofErr w:type="spellEnd"/>
      <w:r w:rsidRPr="00362F57">
        <w:rPr>
          <w:rFonts w:ascii="Arial" w:hAnsi="Arial" w:cs="Arial"/>
          <w:sz w:val="28"/>
          <w:szCs w:val="28"/>
        </w:rPr>
        <w:t xml:space="preserve"> </w:t>
      </w:r>
      <w:proofErr w:type="spellStart"/>
      <w:r w:rsidRPr="00362F57">
        <w:rPr>
          <w:rFonts w:ascii="Arial" w:hAnsi="Arial" w:cs="Arial"/>
          <w:sz w:val="28"/>
          <w:szCs w:val="28"/>
        </w:rPr>
        <w:t>kare</w:t>
      </w:r>
      <w:proofErr w:type="spellEnd"/>
      <w:r w:rsidRPr="00362F57">
        <w:rPr>
          <w:rFonts w:ascii="Arial" w:hAnsi="Arial" w:cs="Arial"/>
          <w:sz w:val="28"/>
          <w:szCs w:val="28"/>
        </w:rPr>
        <w:t xml:space="preserve"> </w:t>
      </w:r>
      <w:r w:rsidRPr="00ED1522">
        <w:rPr>
          <w:rFonts w:ascii="Arial" w:hAnsi="Arial" w:cs="Arial"/>
          <w:sz w:val="18"/>
          <w:szCs w:val="18"/>
        </w:rPr>
        <w:t>[Apostle claps hands twice</w:t>
      </w:r>
      <w:r>
        <w:rPr>
          <w:rFonts w:ascii="Arial" w:hAnsi="Arial" w:cs="Arial"/>
          <w:sz w:val="18"/>
          <w:szCs w:val="18"/>
        </w:rPr>
        <w:t>—ED</w:t>
      </w:r>
      <w:r w:rsidRPr="00ED1522">
        <w:rPr>
          <w:rFonts w:ascii="Arial" w:hAnsi="Arial" w:cs="Arial"/>
          <w:sz w:val="18"/>
          <w:szCs w:val="18"/>
        </w:rPr>
        <w:t xml:space="preserve">] </w:t>
      </w:r>
      <w:proofErr w:type="spellStart"/>
      <w:r w:rsidRPr="00362F57">
        <w:rPr>
          <w:rFonts w:ascii="Arial" w:hAnsi="Arial" w:cs="Arial"/>
          <w:sz w:val="28"/>
          <w:szCs w:val="28"/>
        </w:rPr>
        <w:t>kureva</w:t>
      </w:r>
      <w:proofErr w:type="spellEnd"/>
      <w:r w:rsidRPr="00362F57">
        <w:rPr>
          <w:rFonts w:ascii="Arial" w:hAnsi="Arial" w:cs="Arial"/>
          <w:sz w:val="28"/>
          <w:szCs w:val="28"/>
        </w:rPr>
        <w:t xml:space="preserve"> </w:t>
      </w:r>
      <w:proofErr w:type="spellStart"/>
      <w:r w:rsidRPr="00362F57">
        <w:rPr>
          <w:rFonts w:ascii="Arial" w:hAnsi="Arial" w:cs="Arial"/>
          <w:sz w:val="28"/>
          <w:szCs w:val="28"/>
        </w:rPr>
        <w:t>kuti</w:t>
      </w:r>
      <w:proofErr w:type="spellEnd"/>
      <w:r w:rsidRPr="00362F57">
        <w:rPr>
          <w:rFonts w:ascii="Arial" w:hAnsi="Arial" w:cs="Arial"/>
          <w:sz w:val="28"/>
          <w:szCs w:val="28"/>
        </w:rPr>
        <w:t xml:space="preserve"> </w:t>
      </w:r>
      <w:proofErr w:type="spellStart"/>
      <w:r w:rsidRPr="00362F57">
        <w:rPr>
          <w:rFonts w:ascii="Arial" w:hAnsi="Arial" w:cs="Arial"/>
          <w:sz w:val="28"/>
          <w:szCs w:val="28"/>
        </w:rPr>
        <w:t>sadza</w:t>
      </w:r>
      <w:proofErr w:type="spellEnd"/>
      <w:r w:rsidRPr="00362F57">
        <w:rPr>
          <w:rFonts w:ascii="Arial" w:hAnsi="Arial" w:cs="Arial"/>
          <w:sz w:val="28"/>
          <w:szCs w:val="28"/>
        </w:rPr>
        <w:t xml:space="preserve"> </w:t>
      </w:r>
      <w:proofErr w:type="spellStart"/>
      <w:r w:rsidRPr="00362F57">
        <w:rPr>
          <w:rFonts w:ascii="Arial" w:hAnsi="Arial" w:cs="Arial"/>
          <w:sz w:val="28"/>
          <w:szCs w:val="28"/>
        </w:rPr>
        <w:t>tinodya</w:t>
      </w:r>
      <w:proofErr w:type="spellEnd"/>
      <w:r w:rsidRPr="00362F57">
        <w:rPr>
          <w:rFonts w:ascii="Arial" w:hAnsi="Arial" w:cs="Arial"/>
          <w:sz w:val="28"/>
          <w:szCs w:val="28"/>
        </w:rPr>
        <w:t xml:space="preserve"> </w:t>
      </w:r>
      <w:proofErr w:type="spellStart"/>
      <w:r w:rsidRPr="00362F57">
        <w:rPr>
          <w:rFonts w:ascii="Arial" w:hAnsi="Arial" w:cs="Arial"/>
          <w:sz w:val="28"/>
          <w:szCs w:val="28"/>
        </w:rPr>
        <w:t>tichirasa</w:t>
      </w:r>
      <w:proofErr w:type="spellEnd"/>
      <w:r w:rsidRPr="00362F57">
        <w:rPr>
          <w:rFonts w:ascii="Arial" w:hAnsi="Arial" w:cs="Arial"/>
          <w:sz w:val="28"/>
          <w:szCs w:val="28"/>
        </w:rPr>
        <w:t xml:space="preserve"> </w:t>
      </w:r>
      <w:proofErr w:type="spellStart"/>
      <w:r w:rsidRPr="00362F57">
        <w:rPr>
          <w:rFonts w:ascii="Arial" w:hAnsi="Arial" w:cs="Arial"/>
          <w:sz w:val="28"/>
          <w:szCs w:val="28"/>
        </w:rPr>
        <w:t>zuva</w:t>
      </w:r>
      <w:proofErr w:type="spellEnd"/>
      <w:r>
        <w:rPr>
          <w:rFonts w:ascii="Arial" w:hAnsi="Arial" w:cs="Arial"/>
          <w:sz w:val="28"/>
          <w:szCs w:val="28"/>
        </w:rPr>
        <w:t xml:space="preserve"> </w:t>
      </w:r>
      <w:r w:rsidRPr="00ED1522">
        <w:rPr>
          <w:rFonts w:ascii="Arial" w:hAnsi="Arial" w:cs="Arial"/>
          <w:sz w:val="18"/>
          <w:szCs w:val="18"/>
        </w:rPr>
        <w:t>[ Apostle claps hands twice</w:t>
      </w:r>
      <w:r>
        <w:rPr>
          <w:rFonts w:ascii="Arial" w:hAnsi="Arial" w:cs="Arial"/>
          <w:sz w:val="18"/>
          <w:szCs w:val="18"/>
        </w:rPr>
        <w:t>—ED</w:t>
      </w:r>
      <w:r w:rsidRPr="00ED1522">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rimwe</w:t>
      </w:r>
      <w:proofErr w:type="spellEnd"/>
      <w:r w:rsidRPr="00362F57">
        <w:rPr>
          <w:rFonts w:ascii="Arial" w:hAnsi="Arial" w:cs="Arial"/>
          <w:sz w:val="28"/>
          <w:szCs w:val="28"/>
        </w:rPr>
        <w:t xml:space="preserve"> </w:t>
      </w:r>
      <w:proofErr w:type="spellStart"/>
      <w:r w:rsidRPr="00362F57">
        <w:rPr>
          <w:rFonts w:ascii="Arial" w:hAnsi="Arial" w:cs="Arial"/>
          <w:sz w:val="28"/>
          <w:szCs w:val="28"/>
        </w:rPr>
        <w:t>nei</w:t>
      </w:r>
      <w:proofErr w:type="spellEnd"/>
      <w:r w:rsidRPr="00362F57">
        <w:rPr>
          <w:rFonts w:ascii="Arial" w:hAnsi="Arial" w:cs="Arial"/>
          <w:sz w:val="28"/>
          <w:szCs w:val="28"/>
        </w:rPr>
        <w:t xml:space="preserve">…? </w:t>
      </w:r>
      <w:r w:rsidRPr="00ED1522">
        <w:rPr>
          <w:rFonts w:ascii="Arial" w:hAnsi="Arial" w:cs="Arial"/>
          <w:sz w:val="18"/>
          <w:szCs w:val="18"/>
        </w:rPr>
        <w:t>[Congregation says, “</w:t>
      </w:r>
      <w:proofErr w:type="spellStart"/>
      <w:r w:rsidRPr="00ED1522">
        <w:rPr>
          <w:rFonts w:ascii="Arial" w:hAnsi="Arial" w:cs="Arial"/>
          <w:sz w:val="18"/>
          <w:szCs w:val="18"/>
        </w:rPr>
        <w:t>nerimwe</w:t>
      </w:r>
      <w:proofErr w:type="spellEnd"/>
      <w:r w:rsidRPr="00ED1522">
        <w:rPr>
          <w:rFonts w:ascii="Arial" w:hAnsi="Arial" w:cs="Arial"/>
          <w:sz w:val="18"/>
          <w:szCs w:val="18"/>
        </w:rPr>
        <w:t>.”]</w:t>
      </w:r>
      <w:r w:rsidRPr="00362F57">
        <w:rPr>
          <w:rFonts w:ascii="Arial" w:hAnsi="Arial" w:cs="Arial"/>
          <w:sz w:val="28"/>
          <w:szCs w:val="28"/>
        </w:rPr>
        <w:t xml:space="preserve"> The God who fed me! </w:t>
      </w:r>
      <w:r w:rsidRPr="00E33075">
        <w:rPr>
          <w:rFonts w:ascii="Arial" w:hAnsi="Arial" w:cs="Arial"/>
          <w:sz w:val="18"/>
          <w:szCs w:val="18"/>
        </w:rPr>
        <w:t>[Congregation says, “Amen.”]</w:t>
      </w:r>
      <w:r w:rsidRPr="00362F57">
        <w:rPr>
          <w:rFonts w:ascii="Arial" w:hAnsi="Arial" w:cs="Arial"/>
          <w:sz w:val="28"/>
          <w:szCs w:val="28"/>
        </w:rPr>
        <w:t xml:space="preserve"> Hallelujah! </w:t>
      </w:r>
      <w:r w:rsidRPr="00E33075">
        <w:rPr>
          <w:rFonts w:ascii="Arial" w:hAnsi="Arial" w:cs="Arial"/>
          <w:sz w:val="18"/>
          <w:szCs w:val="18"/>
        </w:rPr>
        <w:t>[Congregation says, “Amen.”]</w:t>
      </w:r>
    </w:p>
    <w:p w:rsidRPr="00362F57" w:rsidR="00FE2A0E" w:rsidP="00FE2A0E" w:rsidRDefault="00FE2A0E" w14:paraId="754B0EA9" w14:textId="77777777">
      <w:pPr>
        <w:spacing w:line="276" w:lineRule="auto"/>
        <w:jc w:val="both"/>
        <w:rPr>
          <w:rFonts w:ascii="Arial" w:hAnsi="Arial" w:cs="Arial"/>
          <w:i/>
          <w:iCs/>
          <w:sz w:val="28"/>
          <w:szCs w:val="28"/>
        </w:rPr>
      </w:pPr>
      <w:r w:rsidRPr="004475C6">
        <w:rPr>
          <w:rFonts w:ascii="Arial" w:hAnsi="Arial" w:cs="Arial"/>
          <w:sz w:val="28"/>
          <w:szCs w:val="28"/>
          <w:vertAlign w:val="superscript"/>
        </w:rPr>
        <w:t>174</w:t>
      </w:r>
      <w:r>
        <w:rPr>
          <w:rFonts w:ascii="Arial" w:hAnsi="Arial" w:cs="Arial"/>
          <w:sz w:val="28"/>
          <w:szCs w:val="28"/>
          <w:vertAlign w:val="superscript"/>
        </w:rPr>
        <w:t xml:space="preserve"> </w:t>
      </w:r>
      <w:proofErr w:type="spellStart"/>
      <w:r w:rsidRPr="00362F57">
        <w:rPr>
          <w:rFonts w:ascii="Arial" w:hAnsi="Arial" w:cs="Arial"/>
          <w:sz w:val="28"/>
          <w:szCs w:val="28"/>
        </w:rPr>
        <w:t>Chionai</w:t>
      </w:r>
      <w:proofErr w:type="spellEnd"/>
      <w:r w:rsidRPr="00362F57">
        <w:rPr>
          <w:rFonts w:ascii="Arial" w:hAnsi="Arial" w:cs="Arial"/>
          <w:sz w:val="28"/>
          <w:szCs w:val="28"/>
        </w:rPr>
        <w:t xml:space="preserve"> next statemen</w:t>
      </w:r>
      <w:r>
        <w:rPr>
          <w:rFonts w:ascii="Arial" w:hAnsi="Arial" w:cs="Arial"/>
          <w:sz w:val="28"/>
          <w:szCs w:val="28"/>
        </w:rPr>
        <w:t>t</w:t>
      </w:r>
      <w:r w:rsidRPr="00362F57">
        <w:rPr>
          <w:rFonts w:ascii="Arial" w:hAnsi="Arial" w:cs="Arial"/>
          <w:sz w:val="28"/>
          <w:szCs w:val="28"/>
        </w:rPr>
        <w:t xml:space="preserve"> </w:t>
      </w:r>
      <w:proofErr w:type="spellStart"/>
      <w:r w:rsidRPr="00362F57">
        <w:rPr>
          <w:rFonts w:ascii="Arial" w:hAnsi="Arial" w:cs="Arial"/>
          <w:sz w:val="28"/>
          <w:szCs w:val="28"/>
        </w:rPr>
        <w:t>yake</w:t>
      </w:r>
      <w:proofErr w:type="spellEnd"/>
      <w:r w:rsidRPr="00362F57">
        <w:rPr>
          <w:rFonts w:ascii="Arial" w:hAnsi="Arial" w:cs="Arial"/>
          <w:sz w:val="28"/>
          <w:szCs w:val="28"/>
        </w:rPr>
        <w:t xml:space="preserve">, </w:t>
      </w:r>
      <w:proofErr w:type="spellStart"/>
      <w:r w:rsidRPr="00362F57">
        <w:rPr>
          <w:rFonts w:ascii="Arial" w:hAnsi="Arial" w:cs="Arial"/>
          <w:sz w:val="28"/>
          <w:szCs w:val="28"/>
        </w:rPr>
        <w:t>honai</w:t>
      </w:r>
      <w:proofErr w:type="spellEnd"/>
      <w:r w:rsidRPr="00362F57">
        <w:rPr>
          <w:rFonts w:ascii="Arial" w:hAnsi="Arial" w:cs="Arial"/>
          <w:sz w:val="28"/>
          <w:szCs w:val="28"/>
        </w:rPr>
        <w:t xml:space="preserve"> next statement. </w:t>
      </w:r>
      <w:proofErr w:type="spellStart"/>
      <w:r w:rsidRPr="00362F57">
        <w:rPr>
          <w:rFonts w:ascii="Arial" w:hAnsi="Arial" w:cs="Arial"/>
          <w:sz w:val="28"/>
          <w:szCs w:val="28"/>
        </w:rPr>
        <w:t>Hativerengei</w:t>
      </w:r>
      <w:proofErr w:type="spellEnd"/>
      <w:r w:rsidRPr="00362F57">
        <w:rPr>
          <w:rFonts w:ascii="Arial" w:hAnsi="Arial" w:cs="Arial"/>
          <w:sz w:val="28"/>
          <w:szCs w:val="28"/>
        </w:rPr>
        <w:t>, “The God who richly fed me…” tese</w:t>
      </w:r>
    </w:p>
    <w:p w:rsidR="00FE2A0E" w:rsidP="00FE2A0E" w:rsidRDefault="00FE2A0E" w14:paraId="5B7E6D1E" w14:textId="77777777">
      <w:pPr>
        <w:spacing w:line="276" w:lineRule="auto"/>
        <w:jc w:val="center"/>
        <w:rPr>
          <w:rFonts w:ascii="Arial" w:hAnsi="Arial" w:cs="Arial"/>
          <w:i/>
          <w:iCs/>
          <w:sz w:val="28"/>
          <w:szCs w:val="28"/>
        </w:rPr>
      </w:pPr>
      <w:r w:rsidRPr="00362F57">
        <w:rPr>
          <w:rFonts w:ascii="Arial" w:hAnsi="Arial" w:cs="Arial"/>
          <w:i/>
          <w:iCs/>
          <w:sz w:val="28"/>
          <w:szCs w:val="28"/>
        </w:rPr>
        <w:t>…the God which fed me all my life long unto this day</w:t>
      </w:r>
    </w:p>
    <w:p w:rsidR="00FE2A0E" w:rsidP="00FE2A0E" w:rsidRDefault="00FE2A0E" w14:paraId="1C2CFE54" w14:textId="77777777">
      <w:pPr>
        <w:spacing w:line="276" w:lineRule="auto"/>
        <w:rPr>
          <w:rFonts w:ascii="Arial" w:hAnsi="Arial" w:cs="Arial"/>
          <w:sz w:val="28"/>
          <w:szCs w:val="28"/>
        </w:rPr>
      </w:pPr>
      <w:r>
        <w:rPr>
          <w:rFonts w:ascii="Arial" w:hAnsi="Arial" w:cs="Arial"/>
          <w:sz w:val="28"/>
          <w:szCs w:val="28"/>
        </w:rPr>
        <w:t>Verse 16 tese.</w:t>
      </w:r>
    </w:p>
    <w:p w:rsidRPr="00A7163B" w:rsidR="00FE2A0E" w:rsidP="00FE2A0E" w:rsidRDefault="00FE2A0E" w14:paraId="05259B9C" w14:textId="77777777">
      <w:pPr>
        <w:spacing w:line="276" w:lineRule="auto"/>
        <w:ind w:left="720"/>
        <w:jc w:val="center"/>
        <w:rPr>
          <w:rFonts w:ascii="Arial" w:hAnsi="Arial" w:cs="Arial"/>
          <w:i/>
          <w:iCs/>
          <w:sz w:val="28"/>
          <w:szCs w:val="28"/>
        </w:rPr>
      </w:pPr>
      <w:r w:rsidRPr="007A281C">
        <w:rPr>
          <w:rFonts w:ascii="Arial" w:hAnsi="Arial" w:cs="Arial"/>
          <w:i/>
          <w:iCs/>
          <w:sz w:val="28"/>
          <w:szCs w:val="28"/>
        </w:rPr>
        <w:t>The Angel which redeemed me from all evil</w:t>
      </w:r>
      <w:r>
        <w:rPr>
          <w:rFonts w:ascii="Arial" w:hAnsi="Arial" w:cs="Arial"/>
          <w:i/>
          <w:iCs/>
          <w:sz w:val="28"/>
          <w:szCs w:val="28"/>
        </w:rPr>
        <w:t>…</w:t>
      </w:r>
    </w:p>
    <w:p w:rsidRPr="00362F57" w:rsidR="00FE2A0E" w:rsidP="00FE2A0E" w:rsidRDefault="00FE2A0E" w14:paraId="0ECF60E7" w14:textId="77777777">
      <w:pPr>
        <w:spacing w:line="276" w:lineRule="auto"/>
        <w:jc w:val="both"/>
        <w:rPr>
          <w:rFonts w:ascii="Arial" w:hAnsi="Arial" w:cs="Arial"/>
          <w:sz w:val="28"/>
          <w:szCs w:val="28"/>
        </w:rPr>
      </w:pPr>
      <w:r w:rsidRPr="00E54147">
        <w:rPr>
          <w:rFonts w:ascii="Arial" w:hAnsi="Arial" w:cs="Arial"/>
          <w:sz w:val="28"/>
          <w:szCs w:val="28"/>
          <w:vertAlign w:val="superscript"/>
        </w:rPr>
        <w:t>175</w:t>
      </w:r>
      <w:r>
        <w:rPr>
          <w:rFonts w:ascii="Arial" w:hAnsi="Arial" w:cs="Arial"/>
          <w:sz w:val="28"/>
          <w:szCs w:val="28"/>
          <w:vertAlign w:val="superscript"/>
        </w:rPr>
        <w:t xml:space="preserve"> </w:t>
      </w:r>
      <w:r w:rsidRPr="00E33075">
        <w:rPr>
          <w:rFonts w:ascii="Arial" w:hAnsi="Arial" w:cs="Arial"/>
          <w:sz w:val="18"/>
          <w:szCs w:val="18"/>
        </w:rPr>
        <w:t>[Congregation says, “Amen.”]</w:t>
      </w:r>
      <w:r w:rsidRPr="00362F57">
        <w:rPr>
          <w:rFonts w:ascii="Arial" w:hAnsi="Arial" w:cs="Arial"/>
          <w:sz w:val="28"/>
          <w:szCs w:val="28"/>
        </w:rPr>
        <w:t xml:space="preserve"> </w:t>
      </w:r>
      <w:r>
        <w:rPr>
          <w:rFonts w:ascii="Arial" w:hAnsi="Arial" w:cs="Arial"/>
          <w:sz w:val="28"/>
          <w:szCs w:val="28"/>
        </w:rPr>
        <w:t>“</w:t>
      </w:r>
      <w:r w:rsidRPr="00362F57">
        <w:rPr>
          <w:rFonts w:ascii="Arial" w:hAnsi="Arial" w:cs="Arial"/>
          <w:sz w:val="28"/>
          <w:szCs w:val="28"/>
        </w:rPr>
        <w:t xml:space="preserve">Mwari </w:t>
      </w:r>
      <w:proofErr w:type="spellStart"/>
      <w:r w:rsidRPr="00362F57">
        <w:rPr>
          <w:rFonts w:ascii="Arial" w:hAnsi="Arial" w:cs="Arial"/>
          <w:sz w:val="28"/>
          <w:szCs w:val="28"/>
        </w:rPr>
        <w:t>akandidzikinyura</w:t>
      </w:r>
      <w:proofErr w:type="spellEnd"/>
      <w:r w:rsidRPr="00362F57">
        <w:rPr>
          <w:rFonts w:ascii="Arial" w:hAnsi="Arial" w:cs="Arial"/>
          <w:sz w:val="28"/>
          <w:szCs w:val="28"/>
        </w:rPr>
        <w:t>!</w:t>
      </w:r>
      <w:r>
        <w:rPr>
          <w:rFonts w:ascii="Arial" w:hAnsi="Arial" w:cs="Arial"/>
          <w:sz w:val="28"/>
          <w:szCs w:val="28"/>
        </w:rPr>
        <w:t>”</w:t>
      </w:r>
      <w:r w:rsidRPr="00362F57">
        <w:rPr>
          <w:rFonts w:ascii="Arial" w:hAnsi="Arial" w:cs="Arial"/>
          <w:sz w:val="28"/>
          <w:szCs w:val="28"/>
        </w:rPr>
        <w:t xml:space="preserve"> </w:t>
      </w:r>
      <w:r w:rsidRPr="00E33075">
        <w:rPr>
          <w:rFonts w:ascii="Arial" w:hAnsi="Arial" w:cs="Arial"/>
          <w:sz w:val="18"/>
          <w:szCs w:val="18"/>
        </w:rPr>
        <w:t>[Congregation says, “Amen.”]</w:t>
      </w:r>
      <w:r w:rsidRPr="00362F57">
        <w:rPr>
          <w:rFonts w:ascii="Arial" w:hAnsi="Arial" w:cs="Arial"/>
          <w:sz w:val="28"/>
          <w:szCs w:val="28"/>
        </w:rPr>
        <w:t xml:space="preserve"> Hallelujah! </w:t>
      </w:r>
      <w:r w:rsidRPr="00E33075">
        <w:rPr>
          <w:rFonts w:ascii="Arial" w:hAnsi="Arial" w:cs="Arial"/>
          <w:sz w:val="18"/>
          <w:szCs w:val="18"/>
        </w:rPr>
        <w:t>[Congregation says, “Amen.”]</w:t>
      </w:r>
      <w:r w:rsidRPr="00362F57">
        <w:rPr>
          <w:rFonts w:ascii="Arial" w:hAnsi="Arial" w:cs="Arial"/>
          <w:sz w:val="28"/>
          <w:szCs w:val="28"/>
        </w:rPr>
        <w:t xml:space="preserve"> </w:t>
      </w:r>
      <w:proofErr w:type="spellStart"/>
      <w:r w:rsidRPr="00362F57">
        <w:rPr>
          <w:rFonts w:ascii="Arial" w:hAnsi="Arial" w:cs="Arial"/>
          <w:sz w:val="28"/>
          <w:szCs w:val="28"/>
        </w:rPr>
        <w:t>Ndozvinenge</w:t>
      </w:r>
      <w:proofErr w:type="spellEnd"/>
      <w:r w:rsidRPr="00362F57">
        <w:rPr>
          <w:rFonts w:ascii="Arial" w:hAnsi="Arial" w:cs="Arial"/>
          <w:sz w:val="28"/>
          <w:szCs w:val="28"/>
        </w:rPr>
        <w:t xml:space="preserve"> </w:t>
      </w:r>
      <w:proofErr w:type="spellStart"/>
      <w:r w:rsidRPr="00362F57">
        <w:rPr>
          <w:rFonts w:ascii="Arial" w:hAnsi="Arial" w:cs="Arial"/>
          <w:sz w:val="28"/>
          <w:szCs w:val="28"/>
        </w:rPr>
        <w:t>zvakutaura</w:t>
      </w:r>
      <w:proofErr w:type="spellEnd"/>
      <w:r w:rsidRPr="00362F57">
        <w:rPr>
          <w:rFonts w:ascii="Arial" w:hAnsi="Arial" w:cs="Arial"/>
          <w:sz w:val="28"/>
          <w:szCs w:val="28"/>
        </w:rPr>
        <w:t xml:space="preserve"> Brother Dzoro </w:t>
      </w:r>
      <w:proofErr w:type="spellStart"/>
      <w:r w:rsidRPr="00362F57">
        <w:rPr>
          <w:rFonts w:ascii="Arial" w:hAnsi="Arial" w:cs="Arial"/>
          <w:sz w:val="28"/>
          <w:szCs w:val="28"/>
        </w:rPr>
        <w:t>vachiudza</w:t>
      </w:r>
      <w:proofErr w:type="spellEnd"/>
      <w:r w:rsidRPr="00362F57">
        <w:rPr>
          <w:rFonts w:ascii="Arial" w:hAnsi="Arial" w:cs="Arial"/>
          <w:sz w:val="28"/>
          <w:szCs w:val="28"/>
        </w:rPr>
        <w:t xml:space="preserve"> </w:t>
      </w:r>
      <w:proofErr w:type="spellStart"/>
      <w:r w:rsidRPr="00362F57">
        <w:rPr>
          <w:rFonts w:ascii="Arial" w:hAnsi="Arial" w:cs="Arial"/>
          <w:sz w:val="28"/>
          <w:szCs w:val="28"/>
        </w:rPr>
        <w:t>vana</w:t>
      </w:r>
      <w:proofErr w:type="spellEnd"/>
      <w:r w:rsidRPr="00362F57">
        <w:rPr>
          <w:rFonts w:ascii="Arial" w:hAnsi="Arial" w:cs="Arial"/>
          <w:sz w:val="28"/>
          <w:szCs w:val="28"/>
        </w:rPr>
        <w:t xml:space="preserve"> </w:t>
      </w:r>
      <w:proofErr w:type="spellStart"/>
      <w:r w:rsidRPr="00362F57">
        <w:rPr>
          <w:rFonts w:ascii="Arial" w:hAnsi="Arial" w:cs="Arial"/>
          <w:sz w:val="28"/>
          <w:szCs w:val="28"/>
        </w:rPr>
        <w:t>vani</w:t>
      </w:r>
      <w:proofErr w:type="spellEnd"/>
      <w:r w:rsidRPr="00362F57">
        <w:rPr>
          <w:rFonts w:ascii="Arial" w:hAnsi="Arial" w:cs="Arial"/>
          <w:sz w:val="28"/>
          <w:szCs w:val="28"/>
        </w:rPr>
        <w:t xml:space="preserve">…? </w:t>
      </w:r>
      <w:r w:rsidRPr="00C36BA6">
        <w:rPr>
          <w:rFonts w:ascii="Arial" w:hAnsi="Arial" w:cs="Arial"/>
          <w:sz w:val="18"/>
          <w:szCs w:val="18"/>
        </w:rPr>
        <w:t>[Congregation says, “</w:t>
      </w:r>
      <w:proofErr w:type="spellStart"/>
      <w:r w:rsidRPr="00C36BA6">
        <w:rPr>
          <w:rFonts w:ascii="Arial" w:hAnsi="Arial" w:cs="Arial"/>
          <w:sz w:val="18"/>
          <w:szCs w:val="18"/>
        </w:rPr>
        <w:t>vavo</w:t>
      </w:r>
      <w:proofErr w:type="spellEnd"/>
      <w:r w:rsidRPr="00C36BA6">
        <w:rPr>
          <w:rFonts w:ascii="Arial" w:hAnsi="Arial" w:cs="Arial"/>
          <w:sz w:val="18"/>
          <w:szCs w:val="18"/>
        </w:rPr>
        <w:t>.”]</w:t>
      </w:r>
      <w:r w:rsidRPr="00362F57">
        <w:rPr>
          <w:rFonts w:ascii="Arial" w:hAnsi="Arial" w:cs="Arial"/>
          <w:sz w:val="28"/>
          <w:szCs w:val="28"/>
        </w:rPr>
        <w:t xml:space="preserve"> </w:t>
      </w:r>
      <w:r>
        <w:rPr>
          <w:rFonts w:ascii="Arial" w:hAnsi="Arial" w:cs="Arial"/>
          <w:sz w:val="28"/>
          <w:szCs w:val="28"/>
        </w:rPr>
        <w:t>“</w:t>
      </w:r>
      <w:r w:rsidRPr="00362F57">
        <w:rPr>
          <w:rFonts w:ascii="Arial" w:hAnsi="Arial" w:cs="Arial"/>
          <w:sz w:val="28"/>
          <w:szCs w:val="28"/>
        </w:rPr>
        <w:t>The Angel that redeemed me from all…?</w:t>
      </w:r>
      <w:r>
        <w:rPr>
          <w:rFonts w:ascii="Arial" w:hAnsi="Arial" w:cs="Arial"/>
          <w:sz w:val="28"/>
          <w:szCs w:val="28"/>
        </w:rPr>
        <w:t>”</w:t>
      </w:r>
      <w:r w:rsidRPr="00362F57">
        <w:rPr>
          <w:rFonts w:ascii="Arial" w:hAnsi="Arial" w:cs="Arial"/>
          <w:sz w:val="28"/>
          <w:szCs w:val="28"/>
        </w:rPr>
        <w:t xml:space="preserve"> </w:t>
      </w:r>
      <w:r w:rsidRPr="00C36BA6">
        <w:rPr>
          <w:rFonts w:ascii="Arial" w:hAnsi="Arial" w:cs="Arial"/>
          <w:sz w:val="18"/>
          <w:szCs w:val="18"/>
        </w:rPr>
        <w:t>[Congregation says, “evil.”]</w:t>
      </w:r>
      <w:r w:rsidRPr="00362F57">
        <w:rPr>
          <w:rFonts w:ascii="Arial" w:hAnsi="Arial" w:cs="Arial"/>
          <w:sz w:val="28"/>
          <w:szCs w:val="28"/>
        </w:rPr>
        <w:t xml:space="preserve"> </w:t>
      </w:r>
      <w:r w:rsidRPr="00E33075">
        <w:rPr>
          <w:rFonts w:ascii="Arial" w:hAnsi="Arial" w:cs="Arial"/>
          <w:sz w:val="18"/>
          <w:szCs w:val="18"/>
        </w:rPr>
        <w:t>[Congregation says, “Amen.”]</w:t>
      </w:r>
      <w:r w:rsidRPr="00362F57">
        <w:rPr>
          <w:rFonts w:ascii="Arial" w:hAnsi="Arial" w:cs="Arial"/>
          <w:sz w:val="28"/>
          <w:szCs w:val="28"/>
        </w:rPr>
        <w:t xml:space="preserve"> “Mwana</w:t>
      </w:r>
      <w:r>
        <w:rPr>
          <w:rFonts w:ascii="Arial" w:hAnsi="Arial" w:cs="Arial"/>
          <w:sz w:val="28"/>
          <w:szCs w:val="28"/>
        </w:rPr>
        <w:t xml:space="preserve"> </w:t>
      </w:r>
      <w:proofErr w:type="spellStart"/>
      <w:r>
        <w:rPr>
          <w:rFonts w:ascii="Arial" w:hAnsi="Arial" w:cs="Arial"/>
          <w:sz w:val="28"/>
          <w:szCs w:val="28"/>
        </w:rPr>
        <w:t>wa</w:t>
      </w:r>
      <w:r w:rsidRPr="00362F57">
        <w:rPr>
          <w:rFonts w:ascii="Arial" w:hAnsi="Arial" w:cs="Arial"/>
          <w:sz w:val="28"/>
          <w:szCs w:val="28"/>
        </w:rPr>
        <w:t>ngu</w:t>
      </w:r>
      <w:proofErr w:type="spellEnd"/>
      <w:r w:rsidRPr="00362F57">
        <w:rPr>
          <w:rFonts w:ascii="Arial" w:hAnsi="Arial" w:cs="Arial"/>
          <w:sz w:val="28"/>
          <w:szCs w:val="28"/>
        </w:rPr>
        <w:t xml:space="preserve"> </w:t>
      </w:r>
      <w:proofErr w:type="spellStart"/>
      <w:r w:rsidRPr="00362F57">
        <w:rPr>
          <w:rFonts w:ascii="Arial" w:hAnsi="Arial" w:cs="Arial"/>
          <w:sz w:val="28"/>
          <w:szCs w:val="28"/>
        </w:rPr>
        <w:t>ndingadei</w:t>
      </w:r>
      <w:proofErr w:type="spellEnd"/>
      <w:r w:rsidRPr="00362F57">
        <w:rPr>
          <w:rFonts w:ascii="Arial" w:hAnsi="Arial" w:cs="Arial"/>
          <w:sz w:val="28"/>
          <w:szCs w:val="28"/>
        </w:rPr>
        <w:t xml:space="preserve"> </w:t>
      </w:r>
      <w:proofErr w:type="spellStart"/>
      <w:r w:rsidRPr="00362F57">
        <w:rPr>
          <w:rFonts w:ascii="Arial" w:hAnsi="Arial" w:cs="Arial"/>
          <w:sz w:val="28"/>
          <w:szCs w:val="28"/>
        </w:rPr>
        <w:t>ndakafa</w:t>
      </w:r>
      <w:proofErr w:type="spellEnd"/>
      <w:r w:rsidRPr="00362F57">
        <w:rPr>
          <w:rFonts w:ascii="Arial" w:hAnsi="Arial" w:cs="Arial"/>
          <w:sz w:val="28"/>
          <w:szCs w:val="28"/>
        </w:rPr>
        <w:t xml:space="preserve"> </w:t>
      </w:r>
      <w:proofErr w:type="spellStart"/>
      <w:r w:rsidRPr="00362F57">
        <w:rPr>
          <w:rFonts w:ascii="Arial" w:hAnsi="Arial" w:cs="Arial"/>
          <w:sz w:val="28"/>
          <w:szCs w:val="28"/>
        </w:rPr>
        <w:t>ini</w:t>
      </w:r>
      <w:proofErr w:type="spellEnd"/>
      <w:r w:rsidRPr="00362F57">
        <w:rPr>
          <w:rFonts w:ascii="Arial" w:hAnsi="Arial" w:cs="Arial"/>
          <w:sz w:val="28"/>
          <w:szCs w:val="28"/>
        </w:rPr>
        <w:t xml:space="preserve">, </w:t>
      </w:r>
      <w:proofErr w:type="spellStart"/>
      <w:r w:rsidRPr="00362F57">
        <w:rPr>
          <w:rFonts w:ascii="Arial" w:hAnsi="Arial" w:cs="Arial"/>
          <w:sz w:val="28"/>
          <w:szCs w:val="28"/>
        </w:rPr>
        <w:t>mai</w:t>
      </w:r>
      <w:proofErr w:type="spellEnd"/>
      <w:r>
        <w:rPr>
          <w:rFonts w:ascii="Arial" w:hAnsi="Arial" w:cs="Arial"/>
          <w:sz w:val="28"/>
          <w:szCs w:val="28"/>
        </w:rPr>
        <w:t xml:space="preserve"> </w:t>
      </w:r>
      <w:proofErr w:type="spellStart"/>
      <w:r>
        <w:rPr>
          <w:rFonts w:ascii="Arial" w:hAnsi="Arial" w:cs="Arial"/>
          <w:sz w:val="28"/>
          <w:szCs w:val="28"/>
        </w:rPr>
        <w:t>vako</w:t>
      </w:r>
      <w:proofErr w:type="spellEnd"/>
      <w:r w:rsidRPr="00362F57">
        <w:rPr>
          <w:rFonts w:ascii="Arial" w:hAnsi="Arial" w:cs="Arial"/>
          <w:sz w:val="28"/>
          <w:szCs w:val="28"/>
        </w:rPr>
        <w:t xml:space="preserve"> </w:t>
      </w:r>
      <w:proofErr w:type="spellStart"/>
      <w:r>
        <w:rPr>
          <w:rFonts w:ascii="Arial" w:hAnsi="Arial" w:cs="Arial"/>
          <w:sz w:val="28"/>
          <w:szCs w:val="28"/>
        </w:rPr>
        <w:t>vangadai</w:t>
      </w:r>
      <w:proofErr w:type="spellEnd"/>
      <w:r>
        <w:rPr>
          <w:rFonts w:ascii="Arial" w:hAnsi="Arial" w:cs="Arial"/>
          <w:sz w:val="28"/>
          <w:szCs w:val="28"/>
        </w:rPr>
        <w:t xml:space="preserve"> </w:t>
      </w:r>
      <w:proofErr w:type="spellStart"/>
      <w:r>
        <w:rPr>
          <w:rFonts w:ascii="Arial" w:hAnsi="Arial" w:cs="Arial"/>
          <w:sz w:val="28"/>
          <w:szCs w:val="28"/>
        </w:rPr>
        <w:t>vakatsvira</w:t>
      </w:r>
      <w:proofErr w:type="spellEnd"/>
      <w:r>
        <w:rPr>
          <w:rFonts w:ascii="Arial" w:hAnsi="Arial" w:cs="Arial"/>
          <w:sz w:val="28"/>
          <w:szCs w:val="28"/>
        </w:rPr>
        <w:t xml:space="preserve"> </w:t>
      </w:r>
      <w:proofErr w:type="spellStart"/>
      <w:r w:rsidRPr="00362F57">
        <w:rPr>
          <w:rFonts w:ascii="Arial" w:hAnsi="Arial" w:cs="Arial"/>
          <w:sz w:val="28"/>
          <w:szCs w:val="28"/>
        </w:rPr>
        <w:t>mumotokari</w:t>
      </w:r>
      <w:proofErr w:type="spellEnd"/>
      <w:r w:rsidRPr="00362F57">
        <w:rPr>
          <w:rFonts w:ascii="Arial" w:hAnsi="Arial" w:cs="Arial"/>
          <w:sz w:val="28"/>
          <w:szCs w:val="28"/>
        </w:rPr>
        <w:t xml:space="preserve"> ava</w:t>
      </w:r>
      <w:r>
        <w:rPr>
          <w:rFonts w:ascii="Arial" w:hAnsi="Arial" w:cs="Arial"/>
          <w:sz w:val="28"/>
          <w:szCs w:val="28"/>
        </w:rPr>
        <w:t>.</w:t>
      </w:r>
      <w:r w:rsidRPr="00362F57">
        <w:rPr>
          <w:rFonts w:ascii="Arial" w:hAnsi="Arial" w:cs="Arial"/>
          <w:sz w:val="28"/>
          <w:szCs w:val="28"/>
        </w:rPr>
        <w:t xml:space="preserve"> </w:t>
      </w:r>
      <w:r>
        <w:rPr>
          <w:rFonts w:ascii="Arial" w:hAnsi="Arial" w:cs="Arial"/>
          <w:sz w:val="28"/>
          <w:szCs w:val="28"/>
        </w:rPr>
        <w:t>B</w:t>
      </w:r>
      <w:r w:rsidRPr="00362F57">
        <w:rPr>
          <w:rFonts w:ascii="Arial" w:hAnsi="Arial" w:cs="Arial"/>
          <w:sz w:val="28"/>
          <w:szCs w:val="28"/>
        </w:rPr>
        <w:t xml:space="preserve">ut Mwari </w:t>
      </w:r>
      <w:proofErr w:type="spellStart"/>
      <w:r w:rsidRPr="00362F57">
        <w:rPr>
          <w:rFonts w:ascii="Arial" w:hAnsi="Arial" w:cs="Arial"/>
          <w:sz w:val="28"/>
          <w:szCs w:val="28"/>
        </w:rPr>
        <w:t>wandinonamata</w:t>
      </w:r>
      <w:proofErr w:type="spellEnd"/>
      <w:r w:rsidRPr="00362F57">
        <w:rPr>
          <w:rFonts w:ascii="Arial" w:hAnsi="Arial" w:cs="Arial"/>
          <w:sz w:val="28"/>
          <w:szCs w:val="28"/>
        </w:rPr>
        <w:t xml:space="preserve"> </w:t>
      </w:r>
      <w:proofErr w:type="spellStart"/>
      <w:r w:rsidRPr="00362F57">
        <w:rPr>
          <w:rFonts w:ascii="Arial" w:hAnsi="Arial" w:cs="Arial"/>
          <w:sz w:val="28"/>
          <w:szCs w:val="28"/>
        </w:rPr>
        <w:t>handidi</w:t>
      </w:r>
      <w:proofErr w:type="spellEnd"/>
      <w:r w:rsidRPr="00362F57">
        <w:rPr>
          <w:rFonts w:ascii="Arial" w:hAnsi="Arial" w:cs="Arial"/>
          <w:sz w:val="28"/>
          <w:szCs w:val="28"/>
        </w:rPr>
        <w:t xml:space="preserve"> </w:t>
      </w:r>
      <w:proofErr w:type="spellStart"/>
      <w:r w:rsidRPr="00362F57">
        <w:rPr>
          <w:rFonts w:ascii="Arial" w:hAnsi="Arial" w:cs="Arial"/>
          <w:sz w:val="28"/>
          <w:szCs w:val="28"/>
        </w:rPr>
        <w:t>kukunyepera</w:t>
      </w:r>
      <w:proofErr w:type="spellEnd"/>
      <w:r w:rsidRPr="00362F57">
        <w:rPr>
          <w:rFonts w:ascii="Arial" w:hAnsi="Arial" w:cs="Arial"/>
          <w:sz w:val="28"/>
          <w:szCs w:val="28"/>
        </w:rPr>
        <w:t xml:space="preserve">, </w:t>
      </w:r>
      <w:proofErr w:type="spellStart"/>
      <w:r w:rsidRPr="00362F57">
        <w:rPr>
          <w:rFonts w:ascii="Arial" w:hAnsi="Arial" w:cs="Arial"/>
          <w:sz w:val="28"/>
          <w:szCs w:val="28"/>
        </w:rPr>
        <w:t>ndakasimuka</w:t>
      </w:r>
      <w:proofErr w:type="spellEnd"/>
      <w:r w:rsidRPr="00362F57">
        <w:rPr>
          <w:rFonts w:ascii="Arial" w:hAnsi="Arial" w:cs="Arial"/>
          <w:sz w:val="28"/>
          <w:szCs w:val="28"/>
        </w:rPr>
        <w:t xml:space="preserve"> </w:t>
      </w:r>
      <w:proofErr w:type="spellStart"/>
      <w:r w:rsidRPr="00362F57">
        <w:rPr>
          <w:rFonts w:ascii="Arial" w:hAnsi="Arial" w:cs="Arial"/>
          <w:sz w:val="28"/>
          <w:szCs w:val="28"/>
        </w:rPr>
        <w:t>ndabimuka</w:t>
      </w:r>
      <w:proofErr w:type="spellEnd"/>
      <w:r w:rsidRPr="00362F57">
        <w:rPr>
          <w:rFonts w:ascii="Arial" w:hAnsi="Arial" w:cs="Arial"/>
          <w:sz w:val="28"/>
          <w:szCs w:val="28"/>
        </w:rPr>
        <w:t xml:space="preserve"> </w:t>
      </w:r>
      <w:proofErr w:type="spellStart"/>
      <w:r w:rsidRPr="00362F57">
        <w:rPr>
          <w:rFonts w:ascii="Arial" w:hAnsi="Arial" w:cs="Arial"/>
          <w:sz w:val="28"/>
          <w:szCs w:val="28"/>
        </w:rPr>
        <w:t>dumbu</w:t>
      </w:r>
      <w:proofErr w:type="spellEnd"/>
      <w:r w:rsidRPr="00362F57">
        <w:rPr>
          <w:rFonts w:ascii="Arial" w:hAnsi="Arial" w:cs="Arial"/>
          <w:sz w:val="28"/>
          <w:szCs w:val="28"/>
        </w:rPr>
        <w:t xml:space="preserve">, </w:t>
      </w:r>
      <w:proofErr w:type="spellStart"/>
      <w:r w:rsidRPr="00362F57">
        <w:rPr>
          <w:rFonts w:ascii="Arial" w:hAnsi="Arial" w:cs="Arial"/>
          <w:sz w:val="28"/>
          <w:szCs w:val="28"/>
        </w:rPr>
        <w:t>mukati</w:t>
      </w:r>
      <w:proofErr w:type="spellEnd"/>
      <w:r w:rsidRPr="00362F57">
        <w:rPr>
          <w:rFonts w:ascii="Arial" w:hAnsi="Arial" w:cs="Arial"/>
          <w:sz w:val="28"/>
          <w:szCs w:val="28"/>
        </w:rPr>
        <w:t xml:space="preserve"> </w:t>
      </w:r>
      <w:proofErr w:type="spellStart"/>
      <w:r w:rsidRPr="00362F57">
        <w:rPr>
          <w:rFonts w:ascii="Arial" w:hAnsi="Arial" w:cs="Arial"/>
          <w:sz w:val="28"/>
          <w:szCs w:val="28"/>
        </w:rPr>
        <w:t>radimuka</w:t>
      </w:r>
      <w:proofErr w:type="spellEnd"/>
      <w:r w:rsidRPr="00362F57">
        <w:rPr>
          <w:rFonts w:ascii="Arial" w:hAnsi="Arial" w:cs="Arial"/>
          <w:sz w:val="28"/>
          <w:szCs w:val="28"/>
        </w:rPr>
        <w:t xml:space="preserve"> </w:t>
      </w:r>
      <w:proofErr w:type="spellStart"/>
      <w:r w:rsidRPr="00362F57">
        <w:rPr>
          <w:rFonts w:ascii="Arial" w:hAnsi="Arial" w:cs="Arial"/>
          <w:sz w:val="28"/>
          <w:szCs w:val="28"/>
        </w:rPr>
        <w:t>dumbu</w:t>
      </w:r>
      <w:proofErr w:type="spellEnd"/>
      <w:r w:rsidRPr="00362F57">
        <w:rPr>
          <w:rFonts w:ascii="Arial" w:hAnsi="Arial" w:cs="Arial"/>
          <w:sz w:val="28"/>
          <w:szCs w:val="28"/>
        </w:rPr>
        <w:t xml:space="preserve"> </w:t>
      </w:r>
      <w:proofErr w:type="spellStart"/>
      <w:r w:rsidRPr="00362F57">
        <w:rPr>
          <w:rFonts w:ascii="Arial" w:hAnsi="Arial" w:cs="Arial"/>
          <w:sz w:val="28"/>
          <w:szCs w:val="28"/>
        </w:rPr>
        <w:t>ndikasimuka</w:t>
      </w:r>
      <w:proofErr w:type="spellEnd"/>
      <w:r w:rsidRPr="00362F57">
        <w:rPr>
          <w:rFonts w:ascii="Arial" w:hAnsi="Arial" w:cs="Arial"/>
          <w:sz w:val="28"/>
          <w:szCs w:val="28"/>
        </w:rPr>
        <w:t xml:space="preserve"> </w:t>
      </w:r>
      <w:proofErr w:type="spellStart"/>
      <w:r w:rsidRPr="00362F57">
        <w:rPr>
          <w:rFonts w:ascii="Arial" w:hAnsi="Arial" w:cs="Arial"/>
          <w:sz w:val="28"/>
          <w:szCs w:val="28"/>
        </w:rPr>
        <w:t>ndikabuda</w:t>
      </w:r>
      <w:proofErr w:type="spellEnd"/>
      <w:r w:rsidRPr="00362F57">
        <w:rPr>
          <w:rFonts w:ascii="Arial" w:hAnsi="Arial" w:cs="Arial"/>
          <w:sz w:val="28"/>
          <w:szCs w:val="28"/>
        </w:rPr>
        <w:t xml:space="preserve">, </w:t>
      </w:r>
      <w:proofErr w:type="spellStart"/>
      <w:r w:rsidRPr="00362F57">
        <w:rPr>
          <w:rFonts w:ascii="Arial" w:hAnsi="Arial" w:cs="Arial"/>
          <w:sz w:val="28"/>
          <w:szCs w:val="28"/>
        </w:rPr>
        <w:t>ndikadhonza</w:t>
      </w:r>
      <w:proofErr w:type="spellEnd"/>
      <w:r w:rsidRPr="00362F57">
        <w:rPr>
          <w:rFonts w:ascii="Arial" w:hAnsi="Arial" w:cs="Arial"/>
          <w:sz w:val="28"/>
          <w:szCs w:val="28"/>
        </w:rPr>
        <w:t xml:space="preserve"> </w:t>
      </w:r>
      <w:proofErr w:type="spellStart"/>
      <w:r w:rsidRPr="00362F57">
        <w:rPr>
          <w:rFonts w:ascii="Arial" w:hAnsi="Arial" w:cs="Arial"/>
          <w:sz w:val="28"/>
          <w:szCs w:val="28"/>
        </w:rPr>
        <w:t>vanhu</w:t>
      </w:r>
      <w:proofErr w:type="spellEnd"/>
      <w:r w:rsidRPr="00362F57">
        <w:rPr>
          <w:rFonts w:ascii="Arial" w:hAnsi="Arial" w:cs="Arial"/>
          <w:sz w:val="28"/>
          <w:szCs w:val="28"/>
        </w:rPr>
        <w:t xml:space="preserve"> </w:t>
      </w:r>
      <w:proofErr w:type="spellStart"/>
      <w:r w:rsidRPr="00362F57">
        <w:rPr>
          <w:rFonts w:ascii="Arial" w:hAnsi="Arial" w:cs="Arial"/>
          <w:sz w:val="28"/>
          <w:szCs w:val="28"/>
        </w:rPr>
        <w:t>ku</w:t>
      </w:r>
      <w:r>
        <w:rPr>
          <w:rFonts w:ascii="Arial" w:hAnsi="Arial" w:cs="Arial"/>
          <w:sz w:val="28"/>
          <w:szCs w:val="28"/>
        </w:rPr>
        <w:t>bu</w:t>
      </w:r>
      <w:r w:rsidRPr="00362F57">
        <w:rPr>
          <w:rFonts w:ascii="Arial" w:hAnsi="Arial" w:cs="Arial"/>
          <w:sz w:val="28"/>
          <w:szCs w:val="28"/>
        </w:rPr>
        <w:t>ditsa</w:t>
      </w:r>
      <w:proofErr w:type="spellEnd"/>
      <w:r w:rsidRPr="00362F57">
        <w:rPr>
          <w:rFonts w:ascii="Arial" w:hAnsi="Arial" w:cs="Arial"/>
          <w:sz w:val="28"/>
          <w:szCs w:val="28"/>
        </w:rPr>
        <w:t xml:space="preserve"> </w:t>
      </w:r>
      <w:proofErr w:type="spellStart"/>
      <w:r w:rsidRPr="00362F57">
        <w:rPr>
          <w:rFonts w:ascii="Arial" w:hAnsi="Arial" w:cs="Arial"/>
          <w:sz w:val="28"/>
          <w:szCs w:val="28"/>
        </w:rPr>
        <w:t>mumotokari</w:t>
      </w:r>
      <w:proofErr w:type="spellEnd"/>
      <w:r w:rsidRPr="00362F57">
        <w:rPr>
          <w:rFonts w:ascii="Arial" w:hAnsi="Arial" w:cs="Arial"/>
          <w:sz w:val="28"/>
          <w:szCs w:val="28"/>
        </w:rPr>
        <w:t xml:space="preserve"> </w:t>
      </w:r>
      <w:proofErr w:type="spellStart"/>
      <w:r w:rsidRPr="00362F57">
        <w:rPr>
          <w:rFonts w:ascii="Arial" w:hAnsi="Arial" w:cs="Arial"/>
          <w:sz w:val="28"/>
          <w:szCs w:val="28"/>
        </w:rPr>
        <w:t>ku</w:t>
      </w:r>
      <w:r>
        <w:rPr>
          <w:rFonts w:ascii="Arial" w:hAnsi="Arial" w:cs="Arial"/>
          <w:sz w:val="28"/>
          <w:szCs w:val="28"/>
        </w:rPr>
        <w:t>bu</w:t>
      </w:r>
      <w:r w:rsidRPr="00362F57">
        <w:rPr>
          <w:rFonts w:ascii="Arial" w:hAnsi="Arial" w:cs="Arial"/>
          <w:sz w:val="28"/>
          <w:szCs w:val="28"/>
        </w:rPr>
        <w:t>ditsa</w:t>
      </w:r>
      <w:proofErr w:type="spellEnd"/>
      <w:r w:rsidRPr="00362F57">
        <w:rPr>
          <w:rFonts w:ascii="Arial" w:hAnsi="Arial" w:cs="Arial"/>
          <w:sz w:val="28"/>
          <w:szCs w:val="28"/>
        </w:rPr>
        <w:t xml:space="preserve"> </w:t>
      </w:r>
      <w:proofErr w:type="spellStart"/>
      <w:r w:rsidRPr="00362F57">
        <w:rPr>
          <w:rFonts w:ascii="Arial" w:hAnsi="Arial" w:cs="Arial"/>
          <w:sz w:val="28"/>
          <w:szCs w:val="28"/>
        </w:rPr>
        <w:t>zvinhu</w:t>
      </w:r>
      <w:proofErr w:type="spellEnd"/>
      <w:r w:rsidRPr="00362F57">
        <w:rPr>
          <w:rFonts w:ascii="Arial" w:hAnsi="Arial" w:cs="Arial"/>
          <w:sz w:val="28"/>
          <w:szCs w:val="28"/>
        </w:rPr>
        <w:t xml:space="preserve"> brief case </w:t>
      </w:r>
      <w:proofErr w:type="spellStart"/>
      <w:r w:rsidRPr="00362F57">
        <w:rPr>
          <w:rFonts w:ascii="Arial" w:hAnsi="Arial" w:cs="Arial"/>
          <w:sz w:val="28"/>
          <w:szCs w:val="28"/>
        </w:rPr>
        <w:t>mota</w:t>
      </w:r>
      <w:proofErr w:type="spellEnd"/>
      <w:r w:rsidRPr="00362F57">
        <w:rPr>
          <w:rFonts w:ascii="Arial" w:hAnsi="Arial" w:cs="Arial"/>
          <w:sz w:val="28"/>
          <w:szCs w:val="28"/>
        </w:rPr>
        <w:t xml:space="preserve"> </w:t>
      </w:r>
      <w:proofErr w:type="spellStart"/>
      <w:r w:rsidRPr="00362F57">
        <w:rPr>
          <w:rFonts w:ascii="Arial" w:hAnsi="Arial" w:cs="Arial"/>
          <w:sz w:val="28"/>
          <w:szCs w:val="28"/>
        </w:rPr>
        <w:t>ndobva</w:t>
      </w:r>
      <w:proofErr w:type="spellEnd"/>
      <w:r w:rsidRPr="00362F57">
        <w:rPr>
          <w:rFonts w:ascii="Arial" w:hAnsi="Arial" w:cs="Arial"/>
          <w:sz w:val="28"/>
          <w:szCs w:val="28"/>
        </w:rPr>
        <w:t xml:space="preserve"> </w:t>
      </w:r>
      <w:proofErr w:type="spellStart"/>
      <w:r w:rsidRPr="00362F57">
        <w:rPr>
          <w:rFonts w:ascii="Arial" w:hAnsi="Arial" w:cs="Arial"/>
          <w:sz w:val="28"/>
          <w:szCs w:val="28"/>
        </w:rPr>
        <w:t>yatsva</w:t>
      </w:r>
      <w:proofErr w:type="spellEnd"/>
      <w:r w:rsidRPr="00362F57">
        <w:rPr>
          <w:rFonts w:ascii="Arial" w:hAnsi="Arial" w:cs="Arial"/>
          <w:sz w:val="28"/>
          <w:szCs w:val="28"/>
        </w:rPr>
        <w:t xml:space="preserve">. </w:t>
      </w:r>
      <w:proofErr w:type="spellStart"/>
      <w:r w:rsidRPr="00362F57">
        <w:rPr>
          <w:rFonts w:ascii="Arial" w:hAnsi="Arial" w:cs="Arial"/>
          <w:sz w:val="28"/>
          <w:szCs w:val="28"/>
        </w:rPr>
        <w:t>Ndapedza</w:t>
      </w:r>
      <w:proofErr w:type="spellEnd"/>
      <w:r w:rsidRPr="00362F57">
        <w:rPr>
          <w:rFonts w:ascii="Arial" w:hAnsi="Arial" w:cs="Arial"/>
          <w:sz w:val="28"/>
          <w:szCs w:val="28"/>
        </w:rPr>
        <w:t xml:space="preserve"> </w:t>
      </w:r>
      <w:proofErr w:type="spellStart"/>
      <w:r w:rsidRPr="00362F57">
        <w:rPr>
          <w:rFonts w:ascii="Arial" w:hAnsi="Arial" w:cs="Arial"/>
          <w:sz w:val="28"/>
          <w:szCs w:val="28"/>
        </w:rPr>
        <w:t>izvozvo</w:t>
      </w:r>
      <w:proofErr w:type="spellEnd"/>
      <w:r w:rsidRPr="00362F57">
        <w:rPr>
          <w:rFonts w:ascii="Arial" w:hAnsi="Arial" w:cs="Arial"/>
          <w:sz w:val="28"/>
          <w:szCs w:val="28"/>
        </w:rPr>
        <w:t xml:space="preserve"> </w:t>
      </w:r>
      <w:proofErr w:type="spellStart"/>
      <w:r w:rsidRPr="00362F57">
        <w:rPr>
          <w:rFonts w:ascii="Arial" w:hAnsi="Arial" w:cs="Arial"/>
          <w:sz w:val="28"/>
          <w:szCs w:val="28"/>
        </w:rPr>
        <w:t>nda</w:t>
      </w:r>
      <w:proofErr w:type="spellEnd"/>
      <w:r w:rsidRPr="00362F57">
        <w:rPr>
          <w:rFonts w:ascii="Arial" w:hAnsi="Arial" w:cs="Arial"/>
          <w:sz w:val="28"/>
          <w:szCs w:val="28"/>
        </w:rPr>
        <w:t xml:space="preserve"> mu ambulance </w:t>
      </w:r>
      <w:proofErr w:type="spellStart"/>
      <w:r w:rsidRPr="00362F57">
        <w:rPr>
          <w:rFonts w:ascii="Arial" w:hAnsi="Arial" w:cs="Arial"/>
          <w:sz w:val="28"/>
          <w:szCs w:val="28"/>
        </w:rPr>
        <w:t>ndoku</w:t>
      </w:r>
      <w:proofErr w:type="spellEnd"/>
      <w:r w:rsidRPr="00362F57">
        <w:rPr>
          <w:rFonts w:ascii="Arial" w:hAnsi="Arial" w:cs="Arial"/>
          <w:sz w:val="28"/>
          <w:szCs w:val="28"/>
        </w:rPr>
        <w:t xml:space="preserve"> collapsar, “The Angel that redeemed me…?” </w:t>
      </w:r>
      <w:r w:rsidRPr="00E33075">
        <w:rPr>
          <w:rFonts w:ascii="Arial" w:hAnsi="Arial" w:cs="Arial"/>
          <w:sz w:val="18"/>
          <w:szCs w:val="18"/>
        </w:rPr>
        <w:t>[Congregation says, “Amen.”]</w:t>
      </w:r>
      <w:r w:rsidRPr="00362F57">
        <w:rPr>
          <w:rFonts w:ascii="Arial" w:hAnsi="Arial" w:cs="Arial"/>
          <w:sz w:val="28"/>
          <w:szCs w:val="28"/>
        </w:rPr>
        <w:t xml:space="preserve"> Hallelujah! </w:t>
      </w:r>
      <w:r w:rsidRPr="00E33075">
        <w:rPr>
          <w:rFonts w:ascii="Arial" w:hAnsi="Arial" w:cs="Arial"/>
          <w:sz w:val="18"/>
          <w:szCs w:val="18"/>
        </w:rPr>
        <w:t>[Congregation says, “Amen.”]</w:t>
      </w:r>
      <w:r w:rsidRPr="00362F57">
        <w:rPr>
          <w:rFonts w:ascii="Arial" w:hAnsi="Arial" w:cs="Arial"/>
          <w:sz w:val="28"/>
          <w:szCs w:val="28"/>
        </w:rPr>
        <w:t xml:space="preserve"> Amen! </w:t>
      </w:r>
      <w:r w:rsidRPr="00E33075">
        <w:rPr>
          <w:rFonts w:ascii="Arial" w:hAnsi="Arial" w:cs="Arial"/>
          <w:sz w:val="18"/>
          <w:szCs w:val="18"/>
        </w:rPr>
        <w:t>[Congregation says, “Amen.”]</w:t>
      </w:r>
    </w:p>
    <w:p w:rsidRPr="001A5B3D" w:rsidR="00FE2A0E" w:rsidP="00FE2A0E" w:rsidRDefault="00FE2A0E" w14:paraId="44C53E5B" w14:textId="77777777">
      <w:pPr>
        <w:spacing w:line="276" w:lineRule="auto"/>
        <w:jc w:val="both"/>
        <w:rPr>
          <w:rFonts w:ascii="Arial" w:hAnsi="Arial" w:cs="Arial"/>
          <w:sz w:val="18"/>
          <w:szCs w:val="18"/>
          <w:rPrChange w:author="Transcriber01 JHB" w:date="2025-08-26T08:16:00Z" w16du:dateUtc="2025-08-26T06:16:00Z" w:id="129">
            <w:rPr>
              <w:rFonts w:ascii="Arial" w:hAnsi="Arial" w:cs="Arial"/>
              <w:sz w:val="28"/>
              <w:szCs w:val="28"/>
            </w:rPr>
          </w:rPrChange>
        </w:rPr>
      </w:pPr>
      <w:r w:rsidRPr="003A68EB">
        <w:rPr>
          <w:rFonts w:ascii="Arial" w:hAnsi="Arial" w:cs="Arial"/>
          <w:sz w:val="28"/>
          <w:szCs w:val="28"/>
          <w:vertAlign w:val="superscript"/>
        </w:rPr>
        <w:t>176</w:t>
      </w:r>
      <w:r>
        <w:rPr>
          <w:rFonts w:ascii="Arial" w:hAnsi="Arial" w:cs="Arial"/>
          <w:sz w:val="28"/>
          <w:szCs w:val="28"/>
          <w:vertAlign w:val="superscript"/>
        </w:rPr>
        <w:t xml:space="preserve"> </w:t>
      </w:r>
      <w:proofErr w:type="spellStart"/>
      <w:r w:rsidRPr="00362F57">
        <w:rPr>
          <w:rFonts w:ascii="Arial" w:hAnsi="Arial" w:cs="Arial"/>
          <w:sz w:val="28"/>
          <w:szCs w:val="28"/>
        </w:rPr>
        <w:t>Murikuona</w:t>
      </w:r>
      <w:proofErr w:type="spellEnd"/>
      <w:r w:rsidRPr="00362F57">
        <w:rPr>
          <w:rFonts w:ascii="Arial" w:hAnsi="Arial" w:cs="Arial"/>
          <w:sz w:val="28"/>
          <w:szCs w:val="28"/>
        </w:rPr>
        <w:t xml:space="preserve"> </w:t>
      </w:r>
      <w:proofErr w:type="spellStart"/>
      <w:r w:rsidRPr="00362F57">
        <w:rPr>
          <w:rFonts w:ascii="Arial" w:hAnsi="Arial" w:cs="Arial"/>
          <w:sz w:val="28"/>
          <w:szCs w:val="28"/>
        </w:rPr>
        <w:t>vana</w:t>
      </w:r>
      <w:proofErr w:type="spellEnd"/>
      <w:r w:rsidRPr="00362F57">
        <w:rPr>
          <w:rFonts w:ascii="Arial" w:hAnsi="Arial" w:cs="Arial"/>
          <w:sz w:val="28"/>
          <w:szCs w:val="28"/>
        </w:rPr>
        <w:t xml:space="preserve"> baba </w:t>
      </w:r>
      <w:proofErr w:type="spellStart"/>
      <w:r w:rsidRPr="00362F57">
        <w:rPr>
          <w:rFonts w:ascii="Arial" w:hAnsi="Arial" w:cs="Arial"/>
          <w:sz w:val="28"/>
          <w:szCs w:val="28"/>
        </w:rPr>
        <w:t>vanenge</w:t>
      </w:r>
      <w:proofErr w:type="spellEnd"/>
      <w:r w:rsidRPr="00362F57">
        <w:rPr>
          <w:rFonts w:ascii="Arial" w:hAnsi="Arial" w:cs="Arial"/>
          <w:sz w:val="28"/>
          <w:szCs w:val="28"/>
        </w:rPr>
        <w:t xml:space="preserve"> </w:t>
      </w:r>
      <w:proofErr w:type="spellStart"/>
      <w:r w:rsidRPr="00362F57">
        <w:rPr>
          <w:rFonts w:ascii="Arial" w:hAnsi="Arial" w:cs="Arial"/>
          <w:sz w:val="28"/>
          <w:szCs w:val="28"/>
        </w:rPr>
        <w:t>vakaziva</w:t>
      </w:r>
      <w:proofErr w:type="spellEnd"/>
      <w:r w:rsidRPr="00362F57">
        <w:rPr>
          <w:rFonts w:ascii="Arial" w:hAnsi="Arial" w:cs="Arial"/>
          <w:sz w:val="28"/>
          <w:szCs w:val="28"/>
        </w:rPr>
        <w:t xml:space="preserve"> Mwari chai…? </w:t>
      </w:r>
      <w:r w:rsidRPr="00C35254">
        <w:rPr>
          <w:rFonts w:ascii="Arial" w:hAnsi="Arial" w:cs="Arial"/>
          <w:sz w:val="18"/>
          <w:szCs w:val="18"/>
        </w:rPr>
        <w:t>[Congregation says, “</w:t>
      </w:r>
      <w:proofErr w:type="spellStart"/>
      <w:r w:rsidRPr="00C35254">
        <w:rPr>
          <w:rFonts w:ascii="Arial" w:hAnsi="Arial" w:cs="Arial"/>
          <w:sz w:val="18"/>
          <w:szCs w:val="18"/>
        </w:rPr>
        <w:t>chai</w:t>
      </w:r>
      <w:r>
        <w:rPr>
          <w:rFonts w:ascii="Arial" w:hAnsi="Arial" w:cs="Arial"/>
          <w:sz w:val="18"/>
          <w:szCs w:val="18"/>
        </w:rPr>
        <w:t>ye</w:t>
      </w:r>
      <w:proofErr w:type="spellEnd"/>
      <w:r w:rsidRPr="00C35254">
        <w:rPr>
          <w:rFonts w:ascii="Arial" w:hAnsi="Arial" w:cs="Arial"/>
          <w:sz w:val="18"/>
          <w:szCs w:val="18"/>
        </w:rPr>
        <w:t xml:space="preserve">.”] </w:t>
      </w:r>
      <w:r w:rsidRPr="00362F57">
        <w:rPr>
          <w:rFonts w:ascii="Arial" w:hAnsi="Arial" w:cs="Arial"/>
          <w:sz w:val="28"/>
          <w:szCs w:val="28"/>
        </w:rPr>
        <w:t xml:space="preserve">Kwete Mwari </w:t>
      </w:r>
      <w:proofErr w:type="spellStart"/>
      <w:r w:rsidRPr="00362F57">
        <w:rPr>
          <w:rFonts w:ascii="Arial" w:hAnsi="Arial" w:cs="Arial"/>
          <w:sz w:val="28"/>
          <w:szCs w:val="28"/>
        </w:rPr>
        <w:t>w</w:t>
      </w:r>
      <w:r>
        <w:rPr>
          <w:rFonts w:ascii="Arial" w:hAnsi="Arial" w:cs="Arial"/>
          <w:sz w:val="28"/>
          <w:szCs w:val="28"/>
        </w:rPr>
        <w:t>e</w:t>
      </w:r>
      <w:r w:rsidRPr="00362F57">
        <w:rPr>
          <w:rFonts w:ascii="Arial" w:hAnsi="Arial" w:cs="Arial"/>
          <w:sz w:val="28"/>
          <w:szCs w:val="28"/>
        </w:rPr>
        <w:t>kuudzwa</w:t>
      </w:r>
      <w:proofErr w:type="spellEnd"/>
      <w:r w:rsidRPr="00362F57">
        <w:rPr>
          <w:rFonts w:ascii="Arial" w:hAnsi="Arial" w:cs="Arial"/>
          <w:sz w:val="28"/>
          <w:szCs w:val="28"/>
        </w:rPr>
        <w:t xml:space="preserve"> </w:t>
      </w:r>
      <w:proofErr w:type="spellStart"/>
      <w:r w:rsidRPr="00362F57">
        <w:rPr>
          <w:rFonts w:ascii="Arial" w:hAnsi="Arial" w:cs="Arial"/>
          <w:sz w:val="28"/>
          <w:szCs w:val="28"/>
        </w:rPr>
        <w:t>kuita</w:t>
      </w:r>
      <w:proofErr w:type="spellEnd"/>
      <w:r w:rsidRPr="00362F57">
        <w:rPr>
          <w:rFonts w:ascii="Arial" w:hAnsi="Arial" w:cs="Arial"/>
          <w:sz w:val="28"/>
          <w:szCs w:val="28"/>
        </w:rPr>
        <w:t xml:space="preserve"> </w:t>
      </w:r>
      <w:r>
        <w:rPr>
          <w:rFonts w:ascii="Arial" w:hAnsi="Arial" w:cs="Arial"/>
          <w:sz w:val="28"/>
          <w:szCs w:val="28"/>
        </w:rPr>
        <w:t>c</w:t>
      </w:r>
      <w:r w:rsidRPr="00362F57">
        <w:rPr>
          <w:rFonts w:ascii="Arial" w:hAnsi="Arial" w:cs="Arial"/>
          <w:sz w:val="28"/>
          <w:szCs w:val="28"/>
        </w:rPr>
        <w:t xml:space="preserve">hurch </w:t>
      </w:r>
      <w:proofErr w:type="spellStart"/>
      <w:r w:rsidRPr="00362F57">
        <w:rPr>
          <w:rFonts w:ascii="Arial" w:hAnsi="Arial" w:cs="Arial"/>
          <w:sz w:val="28"/>
          <w:szCs w:val="28"/>
        </w:rPr>
        <w:t>yekupinda</w:t>
      </w:r>
      <w:proofErr w:type="spellEnd"/>
      <w:r w:rsidRPr="00362F57">
        <w:rPr>
          <w:rFonts w:ascii="Arial" w:hAnsi="Arial" w:cs="Arial"/>
          <w:sz w:val="28"/>
          <w:szCs w:val="28"/>
        </w:rPr>
        <w:t xml:space="preserve"> </w:t>
      </w:r>
      <w:proofErr w:type="spellStart"/>
      <w:r w:rsidRPr="00362F57">
        <w:rPr>
          <w:rFonts w:ascii="Arial" w:hAnsi="Arial" w:cs="Arial"/>
          <w:sz w:val="28"/>
          <w:szCs w:val="28"/>
        </w:rPr>
        <w:t>fanika</w:t>
      </w:r>
      <w:proofErr w:type="spellEnd"/>
      <w:r w:rsidRPr="00362F57">
        <w:rPr>
          <w:rFonts w:ascii="Arial" w:hAnsi="Arial" w:cs="Arial"/>
          <w:sz w:val="28"/>
          <w:szCs w:val="28"/>
        </w:rPr>
        <w:t xml:space="preserve"> </w:t>
      </w:r>
      <w:proofErr w:type="spellStart"/>
      <w:r w:rsidRPr="00362F57">
        <w:rPr>
          <w:rFonts w:ascii="Arial" w:hAnsi="Arial" w:cs="Arial"/>
          <w:sz w:val="28"/>
          <w:szCs w:val="28"/>
        </w:rPr>
        <w:t>kuita</w:t>
      </w:r>
      <w:proofErr w:type="spellEnd"/>
      <w:r w:rsidRPr="00362F57">
        <w:rPr>
          <w:rFonts w:ascii="Arial" w:hAnsi="Arial" w:cs="Arial"/>
          <w:sz w:val="28"/>
          <w:szCs w:val="28"/>
        </w:rPr>
        <w:t xml:space="preserve"> </w:t>
      </w:r>
      <w:proofErr w:type="spellStart"/>
      <w:r w:rsidRPr="00362F57">
        <w:rPr>
          <w:rFonts w:ascii="Arial" w:hAnsi="Arial" w:cs="Arial"/>
          <w:sz w:val="28"/>
          <w:szCs w:val="28"/>
        </w:rPr>
        <w:t>chikoro</w:t>
      </w:r>
      <w:proofErr w:type="spellEnd"/>
      <w:r w:rsidRPr="00362F57">
        <w:rPr>
          <w:rFonts w:ascii="Arial" w:hAnsi="Arial" w:cs="Arial"/>
          <w:sz w:val="28"/>
          <w:szCs w:val="28"/>
        </w:rPr>
        <w:t xml:space="preserve"> </w:t>
      </w:r>
      <w:proofErr w:type="spellStart"/>
      <w:r w:rsidRPr="00362F57">
        <w:rPr>
          <w:rFonts w:ascii="Arial" w:hAnsi="Arial" w:cs="Arial"/>
          <w:sz w:val="28"/>
          <w:szCs w:val="28"/>
        </w:rPr>
        <w:t>kuita</w:t>
      </w:r>
      <w:proofErr w:type="spellEnd"/>
      <w:r w:rsidRPr="00362F57">
        <w:rPr>
          <w:rFonts w:ascii="Arial" w:hAnsi="Arial" w:cs="Arial"/>
          <w:sz w:val="28"/>
          <w:szCs w:val="28"/>
        </w:rPr>
        <w:t xml:space="preserve"> transfer </w:t>
      </w:r>
      <w:proofErr w:type="spellStart"/>
      <w:r w:rsidRPr="00362F57">
        <w:rPr>
          <w:rFonts w:ascii="Arial" w:hAnsi="Arial" w:cs="Arial"/>
          <w:sz w:val="28"/>
          <w:szCs w:val="28"/>
        </w:rPr>
        <w:t>yavakanga</w:t>
      </w:r>
      <w:proofErr w:type="spellEnd"/>
      <w:r w:rsidRPr="00362F57">
        <w:rPr>
          <w:rFonts w:ascii="Arial" w:hAnsi="Arial" w:cs="Arial"/>
          <w:sz w:val="28"/>
          <w:szCs w:val="28"/>
        </w:rPr>
        <w:t xml:space="preserve"> </w:t>
      </w:r>
      <w:proofErr w:type="spellStart"/>
      <w:r w:rsidRPr="00362F57">
        <w:rPr>
          <w:rFonts w:ascii="Arial" w:hAnsi="Arial" w:cs="Arial"/>
          <w:sz w:val="28"/>
          <w:szCs w:val="28"/>
        </w:rPr>
        <w:t>vabvisa</w:t>
      </w:r>
      <w:proofErr w:type="spellEnd"/>
      <w:r w:rsidRPr="00362F57">
        <w:rPr>
          <w:rFonts w:ascii="Arial" w:hAnsi="Arial" w:cs="Arial"/>
          <w:sz w:val="28"/>
          <w:szCs w:val="28"/>
        </w:rPr>
        <w:t xml:space="preserve"> </w:t>
      </w:r>
      <w:proofErr w:type="spellStart"/>
      <w:r w:rsidRPr="00362F57">
        <w:rPr>
          <w:rFonts w:ascii="Arial" w:hAnsi="Arial" w:cs="Arial"/>
          <w:sz w:val="28"/>
          <w:szCs w:val="28"/>
        </w:rPr>
        <w:t>ku</w:t>
      </w:r>
      <w:proofErr w:type="spellEnd"/>
      <w:r w:rsidRPr="00362F57">
        <w:rPr>
          <w:rFonts w:ascii="Arial" w:hAnsi="Arial" w:cs="Arial"/>
          <w:sz w:val="28"/>
          <w:szCs w:val="28"/>
        </w:rPr>
        <w:t>—</w:t>
      </w:r>
      <w:proofErr w:type="spellStart"/>
      <w:r w:rsidRPr="00362F57">
        <w:rPr>
          <w:rFonts w:ascii="Arial" w:hAnsi="Arial" w:cs="Arial"/>
          <w:sz w:val="28"/>
          <w:szCs w:val="28"/>
        </w:rPr>
        <w:t>kunhingi</w:t>
      </w:r>
      <w:proofErr w:type="spellEnd"/>
      <w:r w:rsidRPr="00362F57">
        <w:rPr>
          <w:rFonts w:ascii="Arial" w:hAnsi="Arial" w:cs="Arial"/>
          <w:sz w:val="28"/>
          <w:szCs w:val="28"/>
        </w:rPr>
        <w:t xml:space="preserve"> </w:t>
      </w:r>
      <w:proofErr w:type="spellStart"/>
      <w:r w:rsidRPr="00362F57">
        <w:rPr>
          <w:rFonts w:ascii="Arial" w:hAnsi="Arial" w:cs="Arial"/>
          <w:sz w:val="28"/>
          <w:szCs w:val="28"/>
        </w:rPr>
        <w:t>kuMukoba</w:t>
      </w:r>
      <w:proofErr w:type="spellEnd"/>
      <w:r w:rsidRPr="00362F57">
        <w:rPr>
          <w:rFonts w:ascii="Arial" w:hAnsi="Arial" w:cs="Arial"/>
          <w:sz w:val="28"/>
          <w:szCs w:val="28"/>
        </w:rPr>
        <w:t xml:space="preserve"> 4 </w:t>
      </w:r>
      <w:proofErr w:type="spellStart"/>
      <w:r>
        <w:rPr>
          <w:rFonts w:ascii="Arial" w:hAnsi="Arial" w:cs="Arial"/>
          <w:sz w:val="28"/>
          <w:szCs w:val="28"/>
        </w:rPr>
        <w:t>nda</w:t>
      </w:r>
      <w:r w:rsidRPr="00362F57">
        <w:rPr>
          <w:rFonts w:ascii="Arial" w:hAnsi="Arial" w:cs="Arial"/>
          <w:sz w:val="28"/>
          <w:szCs w:val="28"/>
        </w:rPr>
        <w:t>vaisa</w:t>
      </w:r>
      <w:proofErr w:type="spellEnd"/>
      <w:r w:rsidRPr="00362F57">
        <w:rPr>
          <w:rFonts w:ascii="Arial" w:hAnsi="Arial" w:cs="Arial"/>
          <w:sz w:val="28"/>
          <w:szCs w:val="28"/>
        </w:rPr>
        <w:t xml:space="preserve"> </w:t>
      </w:r>
      <w:proofErr w:type="spellStart"/>
      <w:r w:rsidRPr="00362F57">
        <w:rPr>
          <w:rFonts w:ascii="Arial" w:hAnsi="Arial" w:cs="Arial"/>
          <w:sz w:val="28"/>
          <w:szCs w:val="28"/>
        </w:rPr>
        <w:t>kunhingi</w:t>
      </w:r>
      <w:proofErr w:type="spellEnd"/>
      <w:r>
        <w:rPr>
          <w:rFonts w:ascii="Arial" w:hAnsi="Arial" w:cs="Arial"/>
          <w:sz w:val="28"/>
          <w:szCs w:val="28"/>
        </w:rPr>
        <w:t>…</w:t>
      </w:r>
      <w:r w:rsidRPr="00362F57">
        <w:rPr>
          <w:rFonts w:ascii="Arial" w:hAnsi="Arial" w:cs="Arial"/>
          <w:sz w:val="28"/>
          <w:szCs w:val="28"/>
        </w:rPr>
        <w:t xml:space="preserve"> </w:t>
      </w:r>
      <w:r w:rsidRPr="00C35254">
        <w:rPr>
          <w:rFonts w:ascii="Arial" w:hAnsi="Arial" w:cs="Arial"/>
          <w:sz w:val="18"/>
          <w:szCs w:val="18"/>
        </w:rPr>
        <w:t>[Apostle chuckles</w:t>
      </w:r>
      <w:r>
        <w:rPr>
          <w:rFonts w:ascii="Arial" w:hAnsi="Arial" w:cs="Arial"/>
          <w:sz w:val="18"/>
          <w:szCs w:val="18"/>
        </w:rPr>
        <w:t>—ED</w:t>
      </w:r>
      <w:r w:rsidRPr="00C35254">
        <w:rPr>
          <w:rFonts w:ascii="Arial" w:hAnsi="Arial" w:cs="Arial"/>
          <w:sz w:val="18"/>
          <w:szCs w:val="18"/>
        </w:rPr>
        <w:t>]</w:t>
      </w:r>
      <w:r w:rsidRPr="00362F57">
        <w:rPr>
          <w:rFonts w:ascii="Arial" w:hAnsi="Arial" w:cs="Arial"/>
          <w:sz w:val="28"/>
          <w:szCs w:val="28"/>
        </w:rPr>
        <w:t xml:space="preserve"> ma brother </w:t>
      </w:r>
      <w:r>
        <w:rPr>
          <w:rFonts w:ascii="Arial" w:hAnsi="Arial" w:cs="Arial"/>
          <w:sz w:val="28"/>
          <w:szCs w:val="28"/>
        </w:rPr>
        <w:t xml:space="preserve"> he</w:t>
      </w:r>
      <w:r w:rsidRPr="00362F57">
        <w:rPr>
          <w:rFonts w:ascii="Arial" w:hAnsi="Arial" w:cs="Arial"/>
          <w:sz w:val="28"/>
          <w:szCs w:val="28"/>
        </w:rPr>
        <w:t xml:space="preserve">, </w:t>
      </w:r>
      <w:proofErr w:type="spellStart"/>
      <w:r w:rsidRPr="00362F57">
        <w:rPr>
          <w:rFonts w:ascii="Arial" w:hAnsi="Arial" w:cs="Arial"/>
          <w:sz w:val="28"/>
          <w:szCs w:val="28"/>
        </w:rPr>
        <w:t>vanenge</w:t>
      </w:r>
      <w:proofErr w:type="spellEnd"/>
      <w:r w:rsidRPr="00362F57">
        <w:rPr>
          <w:rFonts w:ascii="Arial" w:hAnsi="Arial" w:cs="Arial"/>
          <w:sz w:val="28"/>
          <w:szCs w:val="28"/>
        </w:rPr>
        <w:t xml:space="preserve"> </w:t>
      </w:r>
      <w:proofErr w:type="spellStart"/>
      <w:r w:rsidRPr="00362F57">
        <w:rPr>
          <w:rFonts w:ascii="Arial" w:hAnsi="Arial" w:cs="Arial"/>
          <w:sz w:val="28"/>
          <w:szCs w:val="28"/>
        </w:rPr>
        <w:t>vachi</w:t>
      </w:r>
      <w:proofErr w:type="spellEnd"/>
      <w:r w:rsidRPr="00362F57">
        <w:rPr>
          <w:rFonts w:ascii="Arial" w:hAnsi="Arial" w:cs="Arial"/>
          <w:sz w:val="28"/>
          <w:szCs w:val="28"/>
        </w:rPr>
        <w:t xml:space="preserve"> transfer Church </w:t>
      </w:r>
      <w:proofErr w:type="spellStart"/>
      <w:r w:rsidRPr="00362F57">
        <w:rPr>
          <w:rFonts w:ascii="Arial" w:hAnsi="Arial" w:cs="Arial"/>
          <w:sz w:val="28"/>
          <w:szCs w:val="28"/>
        </w:rPr>
        <w:t>kuita</w:t>
      </w:r>
      <w:proofErr w:type="spellEnd"/>
      <w:r w:rsidRPr="00362F57">
        <w:rPr>
          <w:rFonts w:ascii="Arial" w:hAnsi="Arial" w:cs="Arial"/>
          <w:sz w:val="28"/>
          <w:szCs w:val="28"/>
        </w:rPr>
        <w:t xml:space="preserve"> </w:t>
      </w:r>
      <w:proofErr w:type="spellStart"/>
      <w:r w:rsidRPr="00362F57">
        <w:rPr>
          <w:rFonts w:ascii="Arial" w:hAnsi="Arial" w:cs="Arial"/>
          <w:sz w:val="28"/>
          <w:szCs w:val="28"/>
        </w:rPr>
        <w:t>sekunge</w:t>
      </w:r>
      <w:proofErr w:type="spellEnd"/>
      <w:r w:rsidRPr="00362F57">
        <w:rPr>
          <w:rFonts w:ascii="Arial" w:hAnsi="Arial" w:cs="Arial"/>
          <w:sz w:val="28"/>
          <w:szCs w:val="28"/>
        </w:rPr>
        <w:t xml:space="preserve"> </w:t>
      </w:r>
      <w:proofErr w:type="spellStart"/>
      <w:r>
        <w:rPr>
          <w:rFonts w:ascii="Arial" w:hAnsi="Arial" w:cs="Arial"/>
          <w:sz w:val="28"/>
          <w:szCs w:val="28"/>
        </w:rPr>
        <w:t>a</w:t>
      </w:r>
      <w:r w:rsidRPr="00362F57">
        <w:rPr>
          <w:rFonts w:ascii="Arial" w:hAnsi="Arial" w:cs="Arial"/>
          <w:sz w:val="28"/>
          <w:szCs w:val="28"/>
        </w:rPr>
        <w:t>ri</w:t>
      </w:r>
      <w:proofErr w:type="spellEnd"/>
      <w:r w:rsidRPr="00362F57">
        <w:rPr>
          <w:rFonts w:ascii="Arial" w:hAnsi="Arial" w:cs="Arial"/>
          <w:sz w:val="28"/>
          <w:szCs w:val="28"/>
        </w:rPr>
        <w:t xml:space="preserve"> </w:t>
      </w:r>
      <w:proofErr w:type="spellStart"/>
      <w:r w:rsidRPr="00362F57">
        <w:rPr>
          <w:rFonts w:ascii="Arial" w:hAnsi="Arial" w:cs="Arial"/>
          <w:sz w:val="28"/>
          <w:szCs w:val="28"/>
        </w:rPr>
        <w:t>ku</w:t>
      </w:r>
      <w:proofErr w:type="spellEnd"/>
      <w:r w:rsidRPr="00362F57">
        <w:rPr>
          <w:rFonts w:ascii="Arial" w:hAnsi="Arial" w:cs="Arial"/>
          <w:sz w:val="28"/>
          <w:szCs w:val="28"/>
        </w:rPr>
        <w:t xml:space="preserve"> transfer </w:t>
      </w:r>
      <w:r>
        <w:rPr>
          <w:rFonts w:ascii="Arial" w:hAnsi="Arial" w:cs="Arial"/>
          <w:sz w:val="28"/>
          <w:szCs w:val="28"/>
        </w:rPr>
        <w:t xml:space="preserve">kana </w:t>
      </w:r>
      <w:proofErr w:type="spellStart"/>
      <w:r>
        <w:rPr>
          <w:rFonts w:ascii="Arial" w:hAnsi="Arial" w:cs="Arial"/>
          <w:sz w:val="28"/>
          <w:szCs w:val="28"/>
        </w:rPr>
        <w:t>kuti</w:t>
      </w:r>
      <w:proofErr w:type="spellEnd"/>
      <w:r>
        <w:rPr>
          <w:rFonts w:ascii="Arial" w:hAnsi="Arial" w:cs="Arial"/>
          <w:sz w:val="28"/>
          <w:szCs w:val="28"/>
        </w:rPr>
        <w:t xml:space="preserve"> </w:t>
      </w:r>
      <w:r w:rsidRPr="00362F57">
        <w:rPr>
          <w:rFonts w:ascii="Arial" w:hAnsi="Arial" w:cs="Arial"/>
          <w:sz w:val="28"/>
          <w:szCs w:val="28"/>
        </w:rPr>
        <w:t>eh</w:t>
      </w:r>
      <w:r>
        <w:rPr>
          <w:rFonts w:ascii="Arial" w:hAnsi="Arial" w:cs="Arial"/>
          <w:sz w:val="28"/>
          <w:szCs w:val="28"/>
        </w:rPr>
        <w:t xml:space="preserve">  </w:t>
      </w:r>
      <w:r w:rsidRPr="00E33075">
        <w:rPr>
          <w:rFonts w:ascii="Arial" w:hAnsi="Arial" w:cs="Arial"/>
          <w:sz w:val="18"/>
          <w:szCs w:val="18"/>
        </w:rPr>
        <w:t>[</w:t>
      </w:r>
      <w:r>
        <w:rPr>
          <w:rFonts w:ascii="Arial" w:hAnsi="Arial" w:cs="Arial"/>
          <w:sz w:val="18"/>
          <w:szCs w:val="18"/>
        </w:rPr>
        <w:t>Apostle claps his hands once—ED</w:t>
      </w:r>
      <w:r w:rsidRPr="00E33075">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chipatara</w:t>
      </w:r>
      <w:proofErr w:type="spellEnd"/>
      <w:r w:rsidRPr="00362F57">
        <w:rPr>
          <w:rFonts w:ascii="Arial" w:hAnsi="Arial" w:cs="Arial"/>
          <w:sz w:val="28"/>
          <w:szCs w:val="28"/>
        </w:rPr>
        <w:t xml:space="preserve"> </w:t>
      </w:r>
      <w:r>
        <w:rPr>
          <w:rFonts w:ascii="Arial" w:hAnsi="Arial" w:cs="Arial"/>
          <w:sz w:val="28"/>
          <w:szCs w:val="28"/>
        </w:rPr>
        <w:t>he</w:t>
      </w:r>
      <w:r w:rsidRPr="00362F57">
        <w:rPr>
          <w:rFonts w:ascii="Arial" w:hAnsi="Arial" w:cs="Arial"/>
          <w:sz w:val="28"/>
          <w:szCs w:val="28"/>
        </w:rPr>
        <w:t xml:space="preserve">. </w:t>
      </w:r>
      <w:r w:rsidRPr="00CB6BAF">
        <w:rPr>
          <w:rFonts w:ascii="Arial" w:hAnsi="Arial" w:cs="Arial"/>
          <w:sz w:val="28"/>
          <w:szCs w:val="28"/>
          <w:lang w:val="en-ZW"/>
        </w:rPr>
        <w:t xml:space="preserve">Vanga </w:t>
      </w:r>
      <w:proofErr w:type="spellStart"/>
      <w:r w:rsidRPr="00CB6BAF">
        <w:rPr>
          <w:rFonts w:ascii="Arial" w:hAnsi="Arial" w:cs="Arial"/>
          <w:sz w:val="28"/>
          <w:szCs w:val="28"/>
          <w:lang w:val="en-ZW"/>
        </w:rPr>
        <w:t>vari</w:t>
      </w:r>
      <w:proofErr w:type="spellEnd"/>
      <w:r w:rsidRPr="00CB6BAF">
        <w:rPr>
          <w:rFonts w:ascii="Arial" w:hAnsi="Arial" w:cs="Arial"/>
          <w:sz w:val="28"/>
          <w:szCs w:val="28"/>
          <w:lang w:val="en-ZW"/>
        </w:rPr>
        <w:t xml:space="preserve"> </w:t>
      </w:r>
      <w:proofErr w:type="spellStart"/>
      <w:r w:rsidRPr="00CB6BAF">
        <w:rPr>
          <w:rFonts w:ascii="Arial" w:hAnsi="Arial" w:cs="Arial"/>
          <w:sz w:val="28"/>
          <w:szCs w:val="28"/>
          <w:lang w:val="en-ZW"/>
        </w:rPr>
        <w:t>ku</w:t>
      </w:r>
      <w:commentRangeStart w:id="130"/>
      <w:proofErr w:type="spellEnd"/>
      <w:r w:rsidRPr="00CB6BAF">
        <w:rPr>
          <w:rFonts w:ascii="Arial" w:hAnsi="Arial" w:cs="Arial"/>
          <w:sz w:val="28"/>
          <w:szCs w:val="28"/>
          <w:lang w:val="en-ZW"/>
        </w:rPr>
        <w:t>…</w:t>
      </w:r>
      <w:commentRangeEnd w:id="130"/>
      <w:r w:rsidRPr="00362F57">
        <w:rPr>
          <w:rStyle w:val="CommentReference"/>
          <w:rFonts w:ascii="Arial" w:hAnsi="Arial" w:cs="Arial"/>
          <w:sz w:val="28"/>
          <w:szCs w:val="28"/>
        </w:rPr>
        <w:commentReference w:id="130"/>
      </w:r>
      <w:r w:rsidRPr="00CB6BAF">
        <w:rPr>
          <w:rFonts w:ascii="Arial" w:hAnsi="Arial" w:cs="Arial"/>
          <w:sz w:val="28"/>
          <w:szCs w:val="28"/>
          <w:lang w:val="en-ZW"/>
        </w:rPr>
        <w:t xml:space="preserve"> </w:t>
      </w:r>
      <w:r w:rsidRPr="0095572C">
        <w:rPr>
          <w:rFonts w:ascii="Arial" w:hAnsi="Arial" w:cs="Arial"/>
          <w:sz w:val="28"/>
          <w:szCs w:val="28"/>
          <w:lang w:val="fr-FR"/>
        </w:rPr>
        <w:t xml:space="preserve">St </w:t>
      </w:r>
      <w:proofErr w:type="spellStart"/>
      <w:r w:rsidRPr="0095572C">
        <w:rPr>
          <w:rFonts w:ascii="Arial" w:hAnsi="Arial" w:cs="Arial"/>
          <w:sz w:val="28"/>
          <w:szCs w:val="28"/>
          <w:lang w:val="fr-FR"/>
        </w:rPr>
        <w:t>Annes</w:t>
      </w:r>
      <w:proofErr w:type="spellEnd"/>
      <w:r w:rsidRPr="0095572C">
        <w:rPr>
          <w:rFonts w:ascii="Arial" w:hAnsi="Arial" w:cs="Arial"/>
          <w:sz w:val="28"/>
          <w:szCs w:val="28"/>
          <w:lang w:val="fr-FR"/>
        </w:rPr>
        <w:t xml:space="preserve"> </w:t>
      </w:r>
      <w:proofErr w:type="spellStart"/>
      <w:r w:rsidRPr="0095572C">
        <w:rPr>
          <w:rFonts w:ascii="Arial" w:hAnsi="Arial" w:cs="Arial"/>
          <w:sz w:val="28"/>
          <w:szCs w:val="28"/>
          <w:lang w:val="fr-FR"/>
        </w:rPr>
        <w:t>tavabvisa</w:t>
      </w:r>
      <w:proofErr w:type="spellEnd"/>
      <w:r w:rsidRPr="0095572C">
        <w:rPr>
          <w:rFonts w:ascii="Arial" w:hAnsi="Arial" w:cs="Arial"/>
          <w:sz w:val="28"/>
          <w:szCs w:val="28"/>
          <w:lang w:val="fr-FR"/>
        </w:rPr>
        <w:t xml:space="preserve">, </w:t>
      </w:r>
      <w:proofErr w:type="spellStart"/>
      <w:r w:rsidRPr="0095572C">
        <w:rPr>
          <w:rFonts w:ascii="Arial" w:hAnsi="Arial" w:cs="Arial"/>
          <w:sz w:val="28"/>
          <w:szCs w:val="28"/>
          <w:lang w:val="fr-FR"/>
        </w:rPr>
        <w:t>vaku</w:t>
      </w:r>
      <w:proofErr w:type="spellEnd"/>
      <w:r w:rsidRPr="0095572C">
        <w:rPr>
          <w:rFonts w:ascii="Arial" w:hAnsi="Arial" w:cs="Arial"/>
          <w:sz w:val="28"/>
          <w:szCs w:val="28"/>
          <w:lang w:val="fr-FR"/>
        </w:rPr>
        <w:t xml:space="preserve"> </w:t>
      </w:r>
      <w:commentRangeStart w:id="131"/>
      <w:r w:rsidRPr="0095572C">
        <w:rPr>
          <w:rFonts w:ascii="Arial" w:hAnsi="Arial" w:cs="Arial"/>
          <w:sz w:val="28"/>
          <w:szCs w:val="28"/>
          <w:lang w:val="fr-FR"/>
        </w:rPr>
        <w:t>…</w:t>
      </w:r>
      <w:commentRangeEnd w:id="131"/>
      <w:r w:rsidRPr="00362F57">
        <w:rPr>
          <w:rStyle w:val="CommentReference"/>
          <w:rFonts w:ascii="Arial" w:hAnsi="Arial" w:cs="Arial"/>
          <w:sz w:val="28"/>
          <w:szCs w:val="28"/>
        </w:rPr>
        <w:commentReference w:id="131"/>
      </w:r>
      <w:r w:rsidRPr="0095572C">
        <w:rPr>
          <w:rFonts w:ascii="Arial" w:hAnsi="Arial" w:cs="Arial"/>
          <w:sz w:val="28"/>
          <w:szCs w:val="28"/>
          <w:lang w:val="fr-FR"/>
        </w:rPr>
        <w:t xml:space="preserve"> Trauma centre, </w:t>
      </w:r>
      <w:proofErr w:type="spellStart"/>
      <w:r w:rsidRPr="0095572C">
        <w:rPr>
          <w:rFonts w:ascii="Arial" w:hAnsi="Arial" w:cs="Arial"/>
          <w:sz w:val="28"/>
          <w:szCs w:val="28"/>
          <w:lang w:val="fr-FR"/>
        </w:rPr>
        <w:t>ha’moona</w:t>
      </w:r>
      <w:proofErr w:type="spellEnd"/>
      <w:r w:rsidRPr="0095572C">
        <w:rPr>
          <w:rFonts w:ascii="Arial" w:hAnsi="Arial" w:cs="Arial"/>
          <w:sz w:val="28"/>
          <w:szCs w:val="28"/>
          <w:lang w:val="fr-FR"/>
        </w:rPr>
        <w:t xml:space="preserve"> </w:t>
      </w:r>
      <w:proofErr w:type="spellStart"/>
      <w:r w:rsidRPr="0095572C">
        <w:rPr>
          <w:rFonts w:ascii="Arial" w:hAnsi="Arial" w:cs="Arial"/>
          <w:sz w:val="28"/>
          <w:szCs w:val="28"/>
          <w:lang w:val="fr-FR"/>
        </w:rPr>
        <w:t>zvavanenge</w:t>
      </w:r>
      <w:proofErr w:type="spellEnd"/>
      <w:r w:rsidRPr="0095572C">
        <w:rPr>
          <w:rFonts w:ascii="Arial" w:hAnsi="Arial" w:cs="Arial"/>
          <w:sz w:val="28"/>
          <w:szCs w:val="28"/>
          <w:lang w:val="fr-FR"/>
        </w:rPr>
        <w:t xml:space="preserve"> </w:t>
      </w:r>
      <w:proofErr w:type="spellStart"/>
      <w:r w:rsidRPr="0095572C">
        <w:rPr>
          <w:rFonts w:ascii="Arial" w:hAnsi="Arial" w:cs="Arial"/>
          <w:sz w:val="28"/>
          <w:szCs w:val="28"/>
          <w:lang w:val="fr-FR"/>
        </w:rPr>
        <w:t>vachitaura</w:t>
      </w:r>
      <w:proofErr w:type="spellEnd"/>
      <w:r w:rsidRPr="0095572C">
        <w:rPr>
          <w:rFonts w:ascii="Arial" w:hAnsi="Arial" w:cs="Arial"/>
          <w:sz w:val="28"/>
          <w:szCs w:val="28"/>
          <w:lang w:val="fr-FR"/>
        </w:rPr>
        <w:t xml:space="preserve"> ma </w:t>
      </w:r>
      <w:proofErr w:type="spellStart"/>
      <w:r w:rsidRPr="0095572C">
        <w:rPr>
          <w:rFonts w:ascii="Arial" w:hAnsi="Arial" w:cs="Arial"/>
          <w:sz w:val="28"/>
          <w:szCs w:val="28"/>
          <w:lang w:val="fr-FR"/>
        </w:rPr>
        <w:t>brother</w:t>
      </w:r>
      <w:proofErr w:type="spellEnd"/>
      <w:r w:rsidRPr="0095572C">
        <w:rPr>
          <w:rFonts w:ascii="Arial" w:hAnsi="Arial" w:cs="Arial"/>
          <w:sz w:val="28"/>
          <w:szCs w:val="28"/>
          <w:lang w:val="fr-FR"/>
        </w:rPr>
        <w:t xml:space="preserve">  </w:t>
      </w:r>
      <w:r w:rsidRPr="0099372B">
        <w:rPr>
          <w:rFonts w:ascii="Arial" w:hAnsi="Arial" w:cs="Arial"/>
          <w:sz w:val="28"/>
          <w:szCs w:val="28"/>
          <w:lang w:val="fr-FR"/>
        </w:rPr>
        <w:t xml:space="preserve">? </w:t>
      </w:r>
      <w:r w:rsidRPr="00362F57">
        <w:rPr>
          <w:rFonts w:ascii="Arial" w:hAnsi="Arial" w:cs="Arial"/>
          <w:sz w:val="28"/>
          <w:szCs w:val="28"/>
        </w:rPr>
        <w:t xml:space="preserve">Church </w:t>
      </w:r>
      <w:proofErr w:type="spellStart"/>
      <w:r w:rsidRPr="00362F57">
        <w:rPr>
          <w:rFonts w:ascii="Arial" w:hAnsi="Arial" w:cs="Arial"/>
          <w:sz w:val="28"/>
          <w:szCs w:val="28"/>
        </w:rPr>
        <w:t>hainzar</w:t>
      </w:r>
      <w:r>
        <w:rPr>
          <w:rFonts w:ascii="Arial" w:hAnsi="Arial" w:cs="Arial"/>
          <w:sz w:val="28"/>
          <w:szCs w:val="28"/>
        </w:rPr>
        <w:t>w</w:t>
      </w:r>
      <w:r w:rsidRPr="00362F57">
        <w:rPr>
          <w:rFonts w:ascii="Arial" w:hAnsi="Arial" w:cs="Arial"/>
          <w:sz w:val="28"/>
          <w:szCs w:val="28"/>
        </w:rPr>
        <w:t>o</w:t>
      </w:r>
      <w:proofErr w:type="spellEnd"/>
      <w:r>
        <w:rPr>
          <w:rFonts w:ascii="Arial" w:hAnsi="Arial" w:cs="Arial"/>
          <w:sz w:val="28"/>
          <w:szCs w:val="28"/>
        </w:rPr>
        <w:t>.</w:t>
      </w:r>
      <w:r w:rsidRPr="00362F57">
        <w:rPr>
          <w:rFonts w:ascii="Arial" w:hAnsi="Arial" w:cs="Arial"/>
          <w:sz w:val="28"/>
          <w:szCs w:val="28"/>
        </w:rPr>
        <w:t xml:space="preserve"> Church </w:t>
      </w:r>
      <w:proofErr w:type="spellStart"/>
      <w:r w:rsidRPr="00362F57">
        <w:rPr>
          <w:rFonts w:ascii="Arial" w:hAnsi="Arial" w:cs="Arial"/>
          <w:sz w:val="28"/>
          <w:szCs w:val="28"/>
        </w:rPr>
        <w:t>chizaruro</w:t>
      </w:r>
      <w:proofErr w:type="spellEnd"/>
      <w:r w:rsidRPr="00362F57">
        <w:rPr>
          <w:rFonts w:ascii="Arial" w:hAnsi="Arial" w:cs="Arial"/>
          <w:sz w:val="28"/>
          <w:szCs w:val="28"/>
        </w:rPr>
        <w:t xml:space="preserve">! </w:t>
      </w:r>
      <w:r w:rsidRPr="00E33075">
        <w:rPr>
          <w:rFonts w:ascii="Arial" w:hAnsi="Arial" w:cs="Arial"/>
          <w:sz w:val="18"/>
          <w:szCs w:val="18"/>
        </w:rPr>
        <w:t>[Congregation says, “Amen.”]</w:t>
      </w:r>
      <w:r w:rsidRPr="00362F57">
        <w:rPr>
          <w:rFonts w:ascii="Arial" w:hAnsi="Arial" w:cs="Arial"/>
          <w:sz w:val="28"/>
          <w:szCs w:val="28"/>
        </w:rPr>
        <w:t xml:space="preserve"> Hallelujah! </w:t>
      </w:r>
      <w:r w:rsidRPr="00E33075">
        <w:rPr>
          <w:rFonts w:ascii="Arial" w:hAnsi="Arial" w:cs="Arial"/>
          <w:sz w:val="18"/>
          <w:szCs w:val="18"/>
        </w:rPr>
        <w:t>[Congregation says, “Amen.”]</w:t>
      </w:r>
      <w:r w:rsidRPr="00362F57">
        <w:rPr>
          <w:rFonts w:ascii="Arial" w:hAnsi="Arial" w:cs="Arial"/>
          <w:sz w:val="28"/>
          <w:szCs w:val="28"/>
        </w:rPr>
        <w:t xml:space="preserve"> Kereke </w:t>
      </w:r>
      <w:proofErr w:type="spellStart"/>
      <w:r w:rsidRPr="00362F57">
        <w:rPr>
          <w:rFonts w:ascii="Arial" w:hAnsi="Arial" w:cs="Arial"/>
          <w:sz w:val="28"/>
          <w:szCs w:val="28"/>
        </w:rPr>
        <w:t>ireve</w:t>
      </w:r>
      <w:proofErr w:type="spellEnd"/>
      <w:r w:rsidRPr="00362F57">
        <w:rPr>
          <w:rFonts w:ascii="Arial" w:hAnsi="Arial" w:cs="Arial"/>
          <w:sz w:val="28"/>
          <w:szCs w:val="28"/>
        </w:rPr>
        <w:t xml:space="preserve">…? </w:t>
      </w:r>
      <w:r w:rsidRPr="00AB3D83">
        <w:rPr>
          <w:rFonts w:ascii="Arial" w:hAnsi="Arial" w:cs="Arial"/>
          <w:sz w:val="18"/>
          <w:szCs w:val="18"/>
        </w:rPr>
        <w:t>[Congregation says, “revelation.”]</w:t>
      </w:r>
      <w:r w:rsidRPr="00362F57">
        <w:rPr>
          <w:rFonts w:ascii="Arial" w:hAnsi="Arial" w:cs="Arial"/>
          <w:sz w:val="28"/>
          <w:szCs w:val="28"/>
        </w:rPr>
        <w:t xml:space="preserve"> Hanzi, “</w:t>
      </w:r>
      <w:proofErr w:type="spellStart"/>
      <w:r w:rsidRPr="00362F57">
        <w:rPr>
          <w:rFonts w:ascii="Arial" w:hAnsi="Arial" w:cs="Arial"/>
          <w:sz w:val="28"/>
          <w:szCs w:val="28"/>
        </w:rPr>
        <w:t>Tsvagai</w:t>
      </w:r>
      <w:proofErr w:type="spellEnd"/>
      <w:r w:rsidRPr="00362F57">
        <w:rPr>
          <w:rFonts w:ascii="Arial" w:hAnsi="Arial" w:cs="Arial"/>
          <w:sz w:val="28"/>
          <w:szCs w:val="28"/>
        </w:rPr>
        <w:t xml:space="preserve"> </w:t>
      </w:r>
      <w:proofErr w:type="spellStart"/>
      <w:r w:rsidRPr="00362F57">
        <w:rPr>
          <w:rFonts w:ascii="Arial" w:hAnsi="Arial" w:cs="Arial"/>
          <w:sz w:val="28"/>
          <w:szCs w:val="28"/>
        </w:rPr>
        <w:t>muende</w:t>
      </w:r>
      <w:proofErr w:type="spellEnd"/>
      <w:r w:rsidRPr="00362F57">
        <w:rPr>
          <w:rFonts w:ascii="Arial" w:hAnsi="Arial" w:cs="Arial"/>
          <w:sz w:val="28"/>
          <w:szCs w:val="28"/>
        </w:rPr>
        <w:t xml:space="preserve"> </w:t>
      </w:r>
      <w:proofErr w:type="spellStart"/>
      <w:r w:rsidRPr="00362F57">
        <w:rPr>
          <w:rFonts w:ascii="Arial" w:hAnsi="Arial" w:cs="Arial"/>
          <w:sz w:val="28"/>
          <w:szCs w:val="28"/>
        </w:rPr>
        <w:t>ikoko</w:t>
      </w:r>
      <w:proofErr w:type="spellEnd"/>
      <w:r w:rsidRPr="00362F57">
        <w:rPr>
          <w:rFonts w:ascii="Arial" w:hAnsi="Arial" w:cs="Arial"/>
          <w:sz w:val="28"/>
          <w:szCs w:val="28"/>
        </w:rPr>
        <w:t xml:space="preserve"> </w:t>
      </w:r>
      <w:proofErr w:type="spellStart"/>
      <w:r w:rsidRPr="00362F57">
        <w:rPr>
          <w:rFonts w:ascii="Arial" w:hAnsi="Arial" w:cs="Arial"/>
          <w:sz w:val="28"/>
          <w:szCs w:val="28"/>
        </w:rPr>
        <w:t>kwandinenge</w:t>
      </w:r>
      <w:proofErr w:type="spellEnd"/>
      <w:r w:rsidRPr="00362F57">
        <w:rPr>
          <w:rFonts w:ascii="Arial" w:hAnsi="Arial" w:cs="Arial"/>
          <w:sz w:val="28"/>
          <w:szCs w:val="28"/>
        </w:rPr>
        <w:t xml:space="preserve"> </w:t>
      </w:r>
      <w:proofErr w:type="spellStart"/>
      <w:r w:rsidRPr="00362F57">
        <w:rPr>
          <w:rFonts w:ascii="Arial" w:hAnsi="Arial" w:cs="Arial"/>
          <w:sz w:val="28"/>
          <w:szCs w:val="28"/>
        </w:rPr>
        <w:t>ndakaisa</w:t>
      </w:r>
      <w:proofErr w:type="spellEnd"/>
      <w:r w:rsidRPr="00362F57">
        <w:rPr>
          <w:rFonts w:ascii="Arial" w:hAnsi="Arial" w:cs="Arial"/>
          <w:sz w:val="28"/>
          <w:szCs w:val="28"/>
        </w:rPr>
        <w:t xml:space="preserve"> Zita </w:t>
      </w:r>
      <w:proofErr w:type="spellStart"/>
      <w:r w:rsidRPr="00362F57">
        <w:rPr>
          <w:rFonts w:ascii="Arial" w:hAnsi="Arial" w:cs="Arial"/>
          <w:sz w:val="28"/>
          <w:szCs w:val="28"/>
        </w:rPr>
        <w:t>rangu</w:t>
      </w:r>
      <w:proofErr w:type="spellEnd"/>
      <w:r w:rsidRPr="00362F57">
        <w:rPr>
          <w:rFonts w:ascii="Arial" w:hAnsi="Arial" w:cs="Arial"/>
          <w:sz w:val="28"/>
          <w:szCs w:val="28"/>
        </w:rPr>
        <w:t xml:space="preserve"> </w:t>
      </w:r>
      <w:proofErr w:type="spellStart"/>
      <w:r w:rsidRPr="00362F57">
        <w:rPr>
          <w:rFonts w:ascii="Arial" w:hAnsi="Arial" w:cs="Arial"/>
          <w:sz w:val="28"/>
          <w:szCs w:val="28"/>
        </w:rPr>
        <w:t>ipapo</w:t>
      </w:r>
      <w:proofErr w:type="spellEnd"/>
      <w:r w:rsidRPr="00362F57">
        <w:rPr>
          <w:rFonts w:ascii="Arial" w:hAnsi="Arial" w:cs="Arial"/>
          <w:sz w:val="28"/>
          <w:szCs w:val="28"/>
        </w:rPr>
        <w:t xml:space="preserve">, </w:t>
      </w:r>
      <w:proofErr w:type="spellStart"/>
      <w:r w:rsidRPr="00362F57">
        <w:rPr>
          <w:rFonts w:ascii="Arial" w:hAnsi="Arial" w:cs="Arial"/>
          <w:sz w:val="28"/>
          <w:szCs w:val="28"/>
        </w:rPr>
        <w:t>mukange</w:t>
      </w:r>
      <w:proofErr w:type="spellEnd"/>
      <w:r w:rsidRPr="00362F57">
        <w:rPr>
          <w:rFonts w:ascii="Arial" w:hAnsi="Arial" w:cs="Arial"/>
          <w:sz w:val="28"/>
          <w:szCs w:val="28"/>
        </w:rPr>
        <w:t xml:space="preserve"> </w:t>
      </w:r>
      <w:proofErr w:type="spellStart"/>
      <w:r w:rsidRPr="00362F57">
        <w:rPr>
          <w:rFonts w:ascii="Arial" w:hAnsi="Arial" w:cs="Arial"/>
          <w:sz w:val="28"/>
          <w:szCs w:val="28"/>
        </w:rPr>
        <w:t>mapawana</w:t>
      </w:r>
      <w:proofErr w:type="spellEnd"/>
      <w:r w:rsidRPr="00362F57">
        <w:rPr>
          <w:rFonts w:ascii="Arial" w:hAnsi="Arial" w:cs="Arial"/>
          <w:sz w:val="28"/>
          <w:szCs w:val="28"/>
        </w:rPr>
        <w:t xml:space="preserve"> </w:t>
      </w:r>
      <w:proofErr w:type="spellStart"/>
      <w:r w:rsidRPr="00362F57">
        <w:rPr>
          <w:rFonts w:ascii="Arial" w:hAnsi="Arial" w:cs="Arial"/>
          <w:sz w:val="28"/>
          <w:szCs w:val="28"/>
        </w:rPr>
        <w:t>ipapo</w:t>
      </w:r>
      <w:proofErr w:type="spellEnd"/>
      <w:r w:rsidRPr="00362F57">
        <w:rPr>
          <w:rFonts w:ascii="Arial" w:hAnsi="Arial" w:cs="Arial"/>
          <w:sz w:val="28"/>
          <w:szCs w:val="28"/>
        </w:rPr>
        <w:t xml:space="preserve">. </w:t>
      </w:r>
      <w:proofErr w:type="spellStart"/>
      <w:r w:rsidRPr="00362F57">
        <w:rPr>
          <w:rFonts w:ascii="Arial" w:hAnsi="Arial" w:cs="Arial"/>
          <w:sz w:val="28"/>
          <w:szCs w:val="28"/>
        </w:rPr>
        <w:t>Ipapo</w:t>
      </w:r>
      <w:proofErr w:type="spellEnd"/>
      <w:r w:rsidRPr="00362F57">
        <w:rPr>
          <w:rFonts w:ascii="Arial" w:hAnsi="Arial" w:cs="Arial"/>
          <w:sz w:val="28"/>
          <w:szCs w:val="28"/>
        </w:rPr>
        <w:t xml:space="preserve"> </w:t>
      </w:r>
      <w:proofErr w:type="spellStart"/>
      <w:r w:rsidRPr="00362F57">
        <w:rPr>
          <w:rFonts w:ascii="Arial" w:hAnsi="Arial" w:cs="Arial"/>
          <w:sz w:val="28"/>
          <w:szCs w:val="28"/>
        </w:rPr>
        <w:t>ndinosangana</w:t>
      </w:r>
      <w:proofErr w:type="spellEnd"/>
      <w:r w:rsidRPr="00362F57">
        <w:rPr>
          <w:rFonts w:ascii="Arial" w:hAnsi="Arial" w:cs="Arial"/>
          <w:sz w:val="28"/>
          <w:szCs w:val="28"/>
        </w:rPr>
        <w:t xml:space="preserve"> </w:t>
      </w:r>
      <w:proofErr w:type="spellStart"/>
      <w:r w:rsidRPr="00362F57">
        <w:rPr>
          <w:rFonts w:ascii="Arial" w:hAnsi="Arial" w:cs="Arial"/>
          <w:sz w:val="28"/>
          <w:szCs w:val="28"/>
        </w:rPr>
        <w:t>nemutadzi</w:t>
      </w:r>
      <w:proofErr w:type="spellEnd"/>
      <w:r w:rsidRPr="00362F57">
        <w:rPr>
          <w:rFonts w:ascii="Arial" w:hAnsi="Arial" w:cs="Arial"/>
          <w:sz w:val="28"/>
          <w:szCs w:val="28"/>
        </w:rPr>
        <w:t xml:space="preserve"> we…?”  </w:t>
      </w:r>
      <w:r w:rsidRPr="00AB3D83">
        <w:rPr>
          <w:rFonts w:ascii="Arial" w:hAnsi="Arial" w:cs="Arial"/>
          <w:sz w:val="18"/>
          <w:szCs w:val="18"/>
        </w:rPr>
        <w:t>[Congregation says, “</w:t>
      </w:r>
      <w:proofErr w:type="spellStart"/>
      <w:r w:rsidRPr="00AB3D83">
        <w:rPr>
          <w:rFonts w:ascii="Arial" w:hAnsi="Arial" w:cs="Arial"/>
          <w:sz w:val="18"/>
          <w:szCs w:val="18"/>
        </w:rPr>
        <w:t>wese</w:t>
      </w:r>
      <w:proofErr w:type="spellEnd"/>
      <w:r w:rsidRPr="00AB3D83">
        <w:rPr>
          <w:rFonts w:ascii="Arial" w:hAnsi="Arial" w:cs="Arial"/>
          <w:sz w:val="18"/>
          <w:szCs w:val="18"/>
        </w:rPr>
        <w:t>.”]</w:t>
      </w:r>
    </w:p>
    <w:p w:rsidRPr="00362F57" w:rsidR="00FE2A0E" w:rsidP="00FE2A0E" w:rsidRDefault="00FE2A0E" w14:paraId="5DF60AFD" w14:textId="77777777">
      <w:pPr>
        <w:spacing w:line="276" w:lineRule="auto"/>
        <w:jc w:val="both"/>
        <w:rPr>
          <w:rFonts w:ascii="Arial" w:hAnsi="Arial" w:cs="Arial"/>
          <w:sz w:val="28"/>
          <w:szCs w:val="28"/>
        </w:rPr>
      </w:pPr>
      <w:r w:rsidRPr="00607943">
        <w:rPr>
          <w:rFonts w:ascii="Arial" w:hAnsi="Arial" w:cs="Arial"/>
          <w:sz w:val="28"/>
          <w:szCs w:val="28"/>
          <w:vertAlign w:val="superscript"/>
        </w:rPr>
        <w:t>177</w:t>
      </w:r>
      <w:r>
        <w:rPr>
          <w:rFonts w:ascii="Arial" w:hAnsi="Arial" w:cs="Arial"/>
          <w:sz w:val="28"/>
          <w:szCs w:val="28"/>
          <w:vertAlign w:val="superscript"/>
        </w:rPr>
        <w:t xml:space="preserve"> </w:t>
      </w:r>
      <w:proofErr w:type="spellStart"/>
      <w:r w:rsidRPr="00362F57">
        <w:rPr>
          <w:rFonts w:ascii="Arial" w:hAnsi="Arial" w:cs="Arial"/>
          <w:sz w:val="28"/>
          <w:szCs w:val="28"/>
        </w:rPr>
        <w:t>Ndakaona</w:t>
      </w:r>
      <w:proofErr w:type="spellEnd"/>
      <w:r w:rsidRPr="00362F57">
        <w:rPr>
          <w:rFonts w:ascii="Arial" w:hAnsi="Arial" w:cs="Arial"/>
          <w:sz w:val="28"/>
          <w:szCs w:val="28"/>
        </w:rPr>
        <w:t xml:space="preserve"> Mwari </w:t>
      </w:r>
      <w:proofErr w:type="spellStart"/>
      <w:r w:rsidRPr="00362F57">
        <w:rPr>
          <w:rFonts w:ascii="Arial" w:hAnsi="Arial" w:cs="Arial"/>
          <w:sz w:val="28"/>
          <w:szCs w:val="28"/>
        </w:rPr>
        <w:t>achikunda</w:t>
      </w:r>
      <w:proofErr w:type="spellEnd"/>
      <w:r w:rsidRPr="00362F57">
        <w:rPr>
          <w:rFonts w:ascii="Arial" w:hAnsi="Arial" w:cs="Arial"/>
          <w:sz w:val="28"/>
          <w:szCs w:val="28"/>
        </w:rPr>
        <w:t xml:space="preserve"> </w:t>
      </w:r>
      <w:proofErr w:type="spellStart"/>
      <w:r w:rsidRPr="00362F57">
        <w:rPr>
          <w:rFonts w:ascii="Arial" w:hAnsi="Arial" w:cs="Arial"/>
          <w:sz w:val="28"/>
          <w:szCs w:val="28"/>
        </w:rPr>
        <w:t>kurova</w:t>
      </w:r>
      <w:proofErr w:type="spellEnd"/>
      <w:r w:rsidRPr="00362F57">
        <w:rPr>
          <w:rFonts w:ascii="Arial" w:hAnsi="Arial" w:cs="Arial"/>
          <w:sz w:val="28"/>
          <w:szCs w:val="28"/>
        </w:rPr>
        <w:t xml:space="preserve"> </w:t>
      </w:r>
      <w:proofErr w:type="spellStart"/>
      <w:r w:rsidRPr="00362F57">
        <w:rPr>
          <w:rFonts w:ascii="Arial" w:hAnsi="Arial" w:cs="Arial"/>
          <w:sz w:val="28"/>
          <w:szCs w:val="28"/>
        </w:rPr>
        <w:t>makuva</w:t>
      </w:r>
      <w:proofErr w:type="spellEnd"/>
      <w:r w:rsidRPr="00362F57">
        <w:rPr>
          <w:rFonts w:ascii="Arial" w:hAnsi="Arial" w:cs="Arial"/>
          <w:sz w:val="28"/>
          <w:szCs w:val="28"/>
        </w:rPr>
        <w:t xml:space="preserve">, </w:t>
      </w:r>
      <w:proofErr w:type="spellStart"/>
      <w:r w:rsidRPr="00362F57">
        <w:rPr>
          <w:rFonts w:ascii="Arial" w:hAnsi="Arial" w:cs="Arial"/>
          <w:sz w:val="28"/>
          <w:szCs w:val="28"/>
        </w:rPr>
        <w:t>ndakaona</w:t>
      </w:r>
      <w:proofErr w:type="spellEnd"/>
      <w:r w:rsidRPr="00362F57">
        <w:rPr>
          <w:rFonts w:ascii="Arial" w:hAnsi="Arial" w:cs="Arial"/>
          <w:sz w:val="28"/>
          <w:szCs w:val="28"/>
        </w:rPr>
        <w:t xml:space="preserve"> Mwari </w:t>
      </w:r>
      <w:proofErr w:type="spellStart"/>
      <w:r w:rsidRPr="00362F57">
        <w:rPr>
          <w:rFonts w:ascii="Arial" w:hAnsi="Arial" w:cs="Arial"/>
          <w:sz w:val="28"/>
          <w:szCs w:val="28"/>
        </w:rPr>
        <w:t>achikunda</w:t>
      </w:r>
      <w:proofErr w:type="spellEnd"/>
      <w:r w:rsidRPr="00362F57">
        <w:rPr>
          <w:rFonts w:ascii="Arial" w:hAnsi="Arial" w:cs="Arial"/>
          <w:sz w:val="28"/>
          <w:szCs w:val="28"/>
        </w:rPr>
        <w:t xml:space="preserve"> </w:t>
      </w:r>
      <w:proofErr w:type="spellStart"/>
      <w:r w:rsidRPr="00362F57">
        <w:rPr>
          <w:rFonts w:ascii="Arial" w:hAnsi="Arial" w:cs="Arial"/>
          <w:sz w:val="28"/>
          <w:szCs w:val="28"/>
        </w:rPr>
        <w:t>ngozi</w:t>
      </w:r>
      <w:proofErr w:type="spellEnd"/>
      <w:r w:rsidRPr="00362F57">
        <w:rPr>
          <w:rFonts w:ascii="Arial" w:hAnsi="Arial" w:cs="Arial"/>
          <w:sz w:val="28"/>
          <w:szCs w:val="28"/>
        </w:rPr>
        <w:t xml:space="preserve">, </w:t>
      </w:r>
      <w:proofErr w:type="spellStart"/>
      <w:r w:rsidRPr="00362F57">
        <w:rPr>
          <w:rFonts w:ascii="Arial" w:hAnsi="Arial" w:cs="Arial"/>
          <w:sz w:val="28"/>
          <w:szCs w:val="28"/>
        </w:rPr>
        <w:t>ndakaona</w:t>
      </w:r>
      <w:proofErr w:type="spellEnd"/>
      <w:r w:rsidRPr="00362F57">
        <w:rPr>
          <w:rFonts w:ascii="Arial" w:hAnsi="Arial" w:cs="Arial"/>
          <w:sz w:val="28"/>
          <w:szCs w:val="28"/>
        </w:rPr>
        <w:t xml:space="preserve"> Mwari </w:t>
      </w:r>
      <w:proofErr w:type="spellStart"/>
      <w:r w:rsidRPr="00362F57">
        <w:rPr>
          <w:rFonts w:ascii="Arial" w:hAnsi="Arial" w:cs="Arial"/>
          <w:sz w:val="28"/>
          <w:szCs w:val="28"/>
        </w:rPr>
        <w:t>achikunda</w:t>
      </w:r>
      <w:proofErr w:type="spellEnd"/>
      <w:r w:rsidRPr="00362F57">
        <w:rPr>
          <w:rFonts w:ascii="Arial" w:hAnsi="Arial" w:cs="Arial"/>
          <w:sz w:val="28"/>
          <w:szCs w:val="28"/>
        </w:rPr>
        <w:t xml:space="preserve"> </w:t>
      </w:r>
      <w:proofErr w:type="spellStart"/>
      <w:r w:rsidRPr="00362F57">
        <w:rPr>
          <w:rFonts w:ascii="Arial" w:hAnsi="Arial" w:cs="Arial"/>
          <w:sz w:val="28"/>
          <w:szCs w:val="28"/>
        </w:rPr>
        <w:t>kushaya</w:t>
      </w:r>
      <w:proofErr w:type="spellEnd"/>
      <w:r w:rsidRPr="00362F57">
        <w:rPr>
          <w:rFonts w:ascii="Arial" w:hAnsi="Arial" w:cs="Arial"/>
          <w:sz w:val="28"/>
          <w:szCs w:val="28"/>
        </w:rPr>
        <w:t xml:space="preserve"> </w:t>
      </w:r>
      <w:proofErr w:type="spellStart"/>
      <w:r w:rsidRPr="00362F57">
        <w:rPr>
          <w:rFonts w:ascii="Arial" w:hAnsi="Arial" w:cs="Arial"/>
          <w:sz w:val="28"/>
          <w:szCs w:val="28"/>
        </w:rPr>
        <w:t>mbereko</w:t>
      </w:r>
      <w:proofErr w:type="spellEnd"/>
      <w:r w:rsidRPr="00362F57">
        <w:rPr>
          <w:rFonts w:ascii="Arial" w:hAnsi="Arial" w:cs="Arial"/>
          <w:sz w:val="28"/>
          <w:szCs w:val="28"/>
        </w:rPr>
        <w:t xml:space="preserve">, </w:t>
      </w:r>
      <w:proofErr w:type="spellStart"/>
      <w:r w:rsidRPr="00362F57">
        <w:rPr>
          <w:rFonts w:ascii="Arial" w:hAnsi="Arial" w:cs="Arial"/>
          <w:sz w:val="28"/>
          <w:szCs w:val="28"/>
        </w:rPr>
        <w:t>ndakaona</w:t>
      </w:r>
      <w:proofErr w:type="spellEnd"/>
      <w:r w:rsidRPr="00362F57">
        <w:rPr>
          <w:rFonts w:ascii="Arial" w:hAnsi="Arial" w:cs="Arial"/>
          <w:sz w:val="28"/>
          <w:szCs w:val="28"/>
        </w:rPr>
        <w:t xml:space="preserve"> Mwari </w:t>
      </w:r>
      <w:proofErr w:type="spellStart"/>
      <w:r w:rsidRPr="00362F57">
        <w:rPr>
          <w:rFonts w:ascii="Arial" w:hAnsi="Arial" w:cs="Arial"/>
          <w:sz w:val="28"/>
          <w:szCs w:val="28"/>
        </w:rPr>
        <w:t>achikunda</w:t>
      </w:r>
      <w:proofErr w:type="spellEnd"/>
      <w:r w:rsidRPr="00362F57">
        <w:rPr>
          <w:rFonts w:ascii="Arial" w:hAnsi="Arial" w:cs="Arial"/>
          <w:sz w:val="28"/>
          <w:szCs w:val="28"/>
        </w:rPr>
        <w:t xml:space="preserve"> mbanje, </w:t>
      </w:r>
      <w:proofErr w:type="spellStart"/>
      <w:r w:rsidRPr="00362F57">
        <w:rPr>
          <w:rFonts w:ascii="Arial" w:hAnsi="Arial" w:cs="Arial"/>
          <w:sz w:val="28"/>
          <w:szCs w:val="28"/>
        </w:rPr>
        <w:t>ndakaona</w:t>
      </w:r>
      <w:proofErr w:type="spellEnd"/>
      <w:r w:rsidRPr="00362F57">
        <w:rPr>
          <w:rFonts w:ascii="Arial" w:hAnsi="Arial" w:cs="Arial"/>
          <w:sz w:val="28"/>
          <w:szCs w:val="28"/>
        </w:rPr>
        <w:t xml:space="preserve"> Mwari </w:t>
      </w:r>
      <w:proofErr w:type="spellStart"/>
      <w:r w:rsidRPr="00362F57">
        <w:rPr>
          <w:rFonts w:ascii="Arial" w:hAnsi="Arial" w:cs="Arial"/>
          <w:sz w:val="28"/>
          <w:szCs w:val="28"/>
        </w:rPr>
        <w:t>achikunda</w:t>
      </w:r>
      <w:proofErr w:type="spellEnd"/>
      <w:r w:rsidRPr="00362F57">
        <w:rPr>
          <w:rFonts w:ascii="Arial" w:hAnsi="Arial" w:cs="Arial"/>
          <w:sz w:val="28"/>
          <w:szCs w:val="28"/>
        </w:rPr>
        <w:t xml:space="preserve"> </w:t>
      </w:r>
      <w:proofErr w:type="spellStart"/>
      <w:r w:rsidRPr="00362F57">
        <w:rPr>
          <w:rFonts w:ascii="Arial" w:hAnsi="Arial" w:cs="Arial"/>
          <w:sz w:val="28"/>
          <w:szCs w:val="28"/>
        </w:rPr>
        <w:t>doro</w:t>
      </w:r>
      <w:proofErr w:type="spellEnd"/>
      <w:r w:rsidRPr="00362F57">
        <w:rPr>
          <w:rFonts w:ascii="Arial" w:hAnsi="Arial" w:cs="Arial"/>
          <w:sz w:val="28"/>
          <w:szCs w:val="28"/>
        </w:rPr>
        <w:t xml:space="preserve">, </w:t>
      </w:r>
      <w:proofErr w:type="spellStart"/>
      <w:r w:rsidRPr="00362F57">
        <w:rPr>
          <w:rFonts w:ascii="Arial" w:hAnsi="Arial" w:cs="Arial"/>
          <w:sz w:val="28"/>
          <w:szCs w:val="28"/>
        </w:rPr>
        <w:t>ndakaona</w:t>
      </w:r>
      <w:proofErr w:type="spellEnd"/>
      <w:r w:rsidRPr="00362F57">
        <w:rPr>
          <w:rFonts w:ascii="Arial" w:hAnsi="Arial" w:cs="Arial"/>
          <w:sz w:val="28"/>
          <w:szCs w:val="28"/>
        </w:rPr>
        <w:t xml:space="preserve"> Mwari </w:t>
      </w:r>
      <w:proofErr w:type="spellStart"/>
      <w:r w:rsidRPr="00362F57">
        <w:rPr>
          <w:rFonts w:ascii="Arial" w:hAnsi="Arial" w:cs="Arial"/>
          <w:sz w:val="28"/>
          <w:szCs w:val="28"/>
        </w:rPr>
        <w:t>achikunda</w:t>
      </w:r>
      <w:proofErr w:type="spellEnd"/>
      <w:r w:rsidRPr="00362F57">
        <w:rPr>
          <w:rFonts w:ascii="Arial" w:hAnsi="Arial" w:cs="Arial"/>
          <w:sz w:val="28"/>
          <w:szCs w:val="28"/>
        </w:rPr>
        <w:t xml:space="preserve"> </w:t>
      </w:r>
      <w:proofErr w:type="spellStart"/>
      <w:r w:rsidRPr="00362F57">
        <w:rPr>
          <w:rFonts w:ascii="Arial" w:hAnsi="Arial" w:cs="Arial"/>
          <w:sz w:val="28"/>
          <w:szCs w:val="28"/>
        </w:rPr>
        <w:t>hurwere</w:t>
      </w:r>
      <w:proofErr w:type="spellEnd"/>
      <w:r w:rsidRPr="00362F57">
        <w:rPr>
          <w:rFonts w:ascii="Arial" w:hAnsi="Arial" w:cs="Arial"/>
          <w:sz w:val="28"/>
          <w:szCs w:val="28"/>
        </w:rPr>
        <w:t xml:space="preserve">, </w:t>
      </w:r>
      <w:proofErr w:type="spellStart"/>
      <w:r w:rsidRPr="00362F57">
        <w:rPr>
          <w:rFonts w:ascii="Arial" w:hAnsi="Arial" w:cs="Arial"/>
          <w:sz w:val="28"/>
          <w:szCs w:val="28"/>
        </w:rPr>
        <w:t>ndaenda</w:t>
      </w:r>
      <w:proofErr w:type="spellEnd"/>
      <w:r w:rsidRPr="00362F57">
        <w:rPr>
          <w:rFonts w:ascii="Arial" w:hAnsi="Arial" w:cs="Arial"/>
          <w:sz w:val="28"/>
          <w:szCs w:val="28"/>
        </w:rPr>
        <w:t xml:space="preserve"> </w:t>
      </w:r>
      <w:proofErr w:type="spellStart"/>
      <w:r w:rsidRPr="00362F57">
        <w:rPr>
          <w:rFonts w:ascii="Arial" w:hAnsi="Arial" w:cs="Arial"/>
          <w:sz w:val="28"/>
          <w:szCs w:val="28"/>
        </w:rPr>
        <w:t>pazvimbo</w:t>
      </w:r>
      <w:proofErr w:type="spellEnd"/>
      <w:r w:rsidRPr="00362F57">
        <w:rPr>
          <w:rFonts w:ascii="Arial" w:hAnsi="Arial" w:cs="Arial"/>
          <w:sz w:val="28"/>
          <w:szCs w:val="28"/>
        </w:rPr>
        <w:t xml:space="preserve"> </w:t>
      </w:r>
      <w:proofErr w:type="spellStart"/>
      <w:r w:rsidRPr="00362F57">
        <w:rPr>
          <w:rFonts w:ascii="Arial" w:hAnsi="Arial" w:cs="Arial"/>
          <w:sz w:val="28"/>
          <w:szCs w:val="28"/>
        </w:rPr>
        <w:t>yavakaisa</w:t>
      </w:r>
      <w:proofErr w:type="spellEnd"/>
      <w:r w:rsidRPr="00362F57">
        <w:rPr>
          <w:rFonts w:ascii="Arial" w:hAnsi="Arial" w:cs="Arial"/>
          <w:sz w:val="28"/>
          <w:szCs w:val="28"/>
        </w:rPr>
        <w:t xml:space="preserve"> Zita rani…?</w:t>
      </w:r>
      <w:r w:rsidRPr="00E33075">
        <w:rPr>
          <w:rFonts w:ascii="Arial" w:hAnsi="Arial" w:cs="Arial"/>
          <w:sz w:val="18"/>
          <w:szCs w:val="18"/>
        </w:rPr>
        <w:t>[Congregation says, “</w:t>
      </w:r>
      <w:proofErr w:type="spellStart"/>
      <w:r>
        <w:rPr>
          <w:rFonts w:ascii="Arial" w:hAnsi="Arial" w:cs="Arial"/>
          <w:sz w:val="18"/>
          <w:szCs w:val="18"/>
        </w:rPr>
        <w:t>ravo</w:t>
      </w:r>
      <w:proofErr w:type="spellEnd"/>
      <w:r>
        <w:rPr>
          <w:rFonts w:ascii="Arial" w:hAnsi="Arial" w:cs="Arial"/>
          <w:sz w:val="18"/>
          <w:szCs w:val="18"/>
        </w:rPr>
        <w:t>,</w:t>
      </w:r>
      <w:r w:rsidRPr="00E33075">
        <w:rPr>
          <w:rFonts w:ascii="Arial" w:hAnsi="Arial" w:cs="Arial"/>
          <w:sz w:val="18"/>
          <w:szCs w:val="18"/>
        </w:rPr>
        <w:t>”]</w:t>
      </w:r>
      <w:r w:rsidRPr="00362F57">
        <w:rPr>
          <w:rFonts w:ascii="Arial" w:hAnsi="Arial" w:cs="Arial"/>
          <w:sz w:val="28"/>
          <w:szCs w:val="28"/>
        </w:rPr>
        <w:t xml:space="preserve"> </w:t>
      </w:r>
      <w:proofErr w:type="spellStart"/>
      <w:r>
        <w:rPr>
          <w:rFonts w:ascii="Arial" w:hAnsi="Arial" w:cs="Arial"/>
          <w:sz w:val="28"/>
          <w:szCs w:val="28"/>
        </w:rPr>
        <w:t>r</w:t>
      </w:r>
      <w:r w:rsidRPr="00362F57">
        <w:rPr>
          <w:rFonts w:ascii="Arial" w:hAnsi="Arial" w:cs="Arial"/>
          <w:sz w:val="28"/>
          <w:szCs w:val="28"/>
        </w:rPr>
        <w:t>avo</w:t>
      </w:r>
      <w:proofErr w:type="spellEnd"/>
      <w:r w:rsidRPr="00362F57">
        <w:rPr>
          <w:rFonts w:ascii="Arial" w:hAnsi="Arial" w:cs="Arial"/>
          <w:sz w:val="28"/>
          <w:szCs w:val="28"/>
        </w:rPr>
        <w:t xml:space="preserve">. </w:t>
      </w:r>
      <w:r w:rsidRPr="00E33075">
        <w:rPr>
          <w:rFonts w:ascii="Arial" w:hAnsi="Arial" w:cs="Arial"/>
          <w:sz w:val="18"/>
          <w:szCs w:val="18"/>
        </w:rPr>
        <w:t>[Congregation says, “Amen.”]</w:t>
      </w:r>
      <w:r w:rsidRPr="00362F57">
        <w:rPr>
          <w:rFonts w:ascii="Arial" w:hAnsi="Arial" w:cs="Arial"/>
          <w:sz w:val="28"/>
          <w:szCs w:val="28"/>
        </w:rPr>
        <w:t xml:space="preserve"> Muno mu Ha</w:t>
      </w:r>
      <w:r>
        <w:rPr>
          <w:rFonts w:ascii="Arial" w:hAnsi="Arial" w:cs="Arial"/>
          <w:sz w:val="28"/>
          <w:szCs w:val="28"/>
        </w:rPr>
        <w:t>ra</w:t>
      </w:r>
      <w:r w:rsidRPr="00362F57">
        <w:rPr>
          <w:rFonts w:ascii="Arial" w:hAnsi="Arial" w:cs="Arial"/>
          <w:sz w:val="28"/>
          <w:szCs w:val="28"/>
        </w:rPr>
        <w:t>—</w:t>
      </w:r>
      <w:proofErr w:type="spellStart"/>
      <w:r>
        <w:rPr>
          <w:rFonts w:ascii="Arial" w:hAnsi="Arial" w:cs="Arial"/>
          <w:sz w:val="28"/>
          <w:szCs w:val="28"/>
        </w:rPr>
        <w:t>mu</w:t>
      </w:r>
      <w:r w:rsidRPr="00362F57">
        <w:rPr>
          <w:rFonts w:ascii="Arial" w:hAnsi="Arial" w:cs="Arial"/>
          <w:sz w:val="28"/>
          <w:szCs w:val="28"/>
        </w:rPr>
        <w:t>Gweru</w:t>
      </w:r>
      <w:proofErr w:type="spellEnd"/>
      <w:r w:rsidRPr="00362F57">
        <w:rPr>
          <w:rFonts w:ascii="Arial" w:hAnsi="Arial" w:cs="Arial"/>
          <w:sz w:val="28"/>
          <w:szCs w:val="28"/>
        </w:rPr>
        <w:t xml:space="preserve"> </w:t>
      </w:r>
      <w:proofErr w:type="spellStart"/>
      <w:r w:rsidRPr="00362F57">
        <w:rPr>
          <w:rFonts w:ascii="Arial" w:hAnsi="Arial" w:cs="Arial"/>
          <w:sz w:val="28"/>
          <w:szCs w:val="28"/>
        </w:rPr>
        <w:t>munomu</w:t>
      </w:r>
      <w:proofErr w:type="spellEnd"/>
      <w:r w:rsidRPr="00362F57">
        <w:rPr>
          <w:rFonts w:ascii="Arial" w:hAnsi="Arial" w:cs="Arial"/>
          <w:sz w:val="28"/>
          <w:szCs w:val="28"/>
        </w:rPr>
        <w:t xml:space="preserve"> </w:t>
      </w:r>
      <w:proofErr w:type="spellStart"/>
      <w:r w:rsidRPr="00362F57">
        <w:rPr>
          <w:rFonts w:ascii="Arial" w:hAnsi="Arial" w:cs="Arial"/>
          <w:sz w:val="28"/>
          <w:szCs w:val="28"/>
        </w:rPr>
        <w:t>S</w:t>
      </w:r>
      <w:r>
        <w:rPr>
          <w:rFonts w:ascii="Arial" w:hAnsi="Arial" w:cs="Arial"/>
          <w:sz w:val="28"/>
          <w:szCs w:val="28"/>
        </w:rPr>
        <w:t>a</w:t>
      </w:r>
      <w:r w:rsidRPr="00362F57">
        <w:rPr>
          <w:rFonts w:ascii="Arial" w:hAnsi="Arial" w:cs="Arial"/>
          <w:sz w:val="28"/>
          <w:szCs w:val="28"/>
        </w:rPr>
        <w:t>tan</w:t>
      </w:r>
      <w:r>
        <w:rPr>
          <w:rFonts w:ascii="Arial" w:hAnsi="Arial" w:cs="Arial"/>
          <w:sz w:val="28"/>
          <w:szCs w:val="28"/>
        </w:rPr>
        <w:t>i</w:t>
      </w:r>
      <w:proofErr w:type="spellEnd"/>
      <w:r w:rsidRPr="00362F57">
        <w:rPr>
          <w:rFonts w:ascii="Arial" w:hAnsi="Arial" w:cs="Arial"/>
          <w:sz w:val="28"/>
          <w:szCs w:val="28"/>
        </w:rPr>
        <w:t xml:space="preserve"> </w:t>
      </w:r>
      <w:proofErr w:type="spellStart"/>
      <w:r w:rsidRPr="00362F57">
        <w:rPr>
          <w:rFonts w:ascii="Arial" w:hAnsi="Arial" w:cs="Arial"/>
          <w:sz w:val="28"/>
          <w:szCs w:val="28"/>
        </w:rPr>
        <w:t>wakad</w:t>
      </w:r>
      <w:r>
        <w:rPr>
          <w:rFonts w:ascii="Arial" w:hAnsi="Arial" w:cs="Arial"/>
          <w:sz w:val="28"/>
          <w:szCs w:val="28"/>
        </w:rPr>
        <w:t>z</w:t>
      </w:r>
      <w:r w:rsidRPr="00362F57">
        <w:rPr>
          <w:rFonts w:ascii="Arial" w:hAnsi="Arial" w:cs="Arial"/>
          <w:sz w:val="28"/>
          <w:szCs w:val="28"/>
        </w:rPr>
        <w:t>ova</w:t>
      </w:r>
      <w:proofErr w:type="spellEnd"/>
      <w:r w:rsidRPr="00362F57">
        <w:rPr>
          <w:rFonts w:ascii="Arial" w:hAnsi="Arial" w:cs="Arial"/>
          <w:sz w:val="28"/>
          <w:szCs w:val="28"/>
        </w:rPr>
        <w:t xml:space="preserve"> </w:t>
      </w:r>
      <w:proofErr w:type="spellStart"/>
      <w:r w:rsidRPr="00362F57">
        <w:rPr>
          <w:rFonts w:ascii="Arial" w:hAnsi="Arial" w:cs="Arial"/>
          <w:sz w:val="28"/>
          <w:szCs w:val="28"/>
        </w:rPr>
        <w:t>muna</w:t>
      </w:r>
      <w:proofErr w:type="spellEnd"/>
      <w:r w:rsidRPr="00362F57">
        <w:rPr>
          <w:rFonts w:ascii="Arial" w:hAnsi="Arial" w:cs="Arial"/>
          <w:sz w:val="28"/>
          <w:szCs w:val="28"/>
        </w:rPr>
        <w:t xml:space="preserve"> 2000, </w:t>
      </w:r>
      <w:proofErr w:type="spellStart"/>
      <w:r w:rsidRPr="00362F57">
        <w:rPr>
          <w:rFonts w:ascii="Arial" w:hAnsi="Arial" w:cs="Arial"/>
          <w:sz w:val="28"/>
          <w:szCs w:val="28"/>
        </w:rPr>
        <w:t>akad</w:t>
      </w:r>
      <w:r>
        <w:rPr>
          <w:rFonts w:ascii="Arial" w:hAnsi="Arial" w:cs="Arial"/>
          <w:sz w:val="28"/>
          <w:szCs w:val="28"/>
        </w:rPr>
        <w:t>z</w:t>
      </w:r>
      <w:r w:rsidRPr="00362F57">
        <w:rPr>
          <w:rFonts w:ascii="Arial" w:hAnsi="Arial" w:cs="Arial"/>
          <w:sz w:val="28"/>
          <w:szCs w:val="28"/>
        </w:rPr>
        <w:t>ova</w:t>
      </w:r>
      <w:proofErr w:type="spellEnd"/>
      <w:r w:rsidRPr="00362F57">
        <w:rPr>
          <w:rFonts w:ascii="Arial" w:hAnsi="Arial" w:cs="Arial"/>
          <w:sz w:val="28"/>
          <w:szCs w:val="28"/>
        </w:rPr>
        <w:t xml:space="preserve"> for the next three</w:t>
      </w:r>
      <w:r>
        <w:rPr>
          <w:rFonts w:ascii="Arial" w:hAnsi="Arial" w:cs="Arial"/>
          <w:sz w:val="28"/>
          <w:szCs w:val="28"/>
        </w:rPr>
        <w:t>,</w:t>
      </w:r>
      <w:r w:rsidRPr="00362F57">
        <w:rPr>
          <w:rFonts w:ascii="Arial" w:hAnsi="Arial" w:cs="Arial"/>
          <w:sz w:val="28"/>
          <w:szCs w:val="28"/>
        </w:rPr>
        <w:t xml:space="preserve"> four years </w:t>
      </w:r>
      <w:proofErr w:type="spellStart"/>
      <w:r w:rsidRPr="00362F57">
        <w:rPr>
          <w:rFonts w:ascii="Arial" w:hAnsi="Arial" w:cs="Arial"/>
          <w:sz w:val="28"/>
          <w:szCs w:val="28"/>
        </w:rPr>
        <w:t>nda</w:t>
      </w:r>
      <w:r>
        <w:rPr>
          <w:rFonts w:ascii="Arial" w:hAnsi="Arial" w:cs="Arial"/>
          <w:sz w:val="28"/>
          <w:szCs w:val="28"/>
        </w:rPr>
        <w:t>k</w:t>
      </w:r>
      <w:r w:rsidRPr="00362F57">
        <w:rPr>
          <w:rFonts w:ascii="Arial" w:hAnsi="Arial" w:cs="Arial"/>
          <w:sz w:val="28"/>
          <w:szCs w:val="28"/>
        </w:rPr>
        <w:t>amuona</w:t>
      </w:r>
      <w:proofErr w:type="spellEnd"/>
      <w:r w:rsidRPr="00362F57">
        <w:rPr>
          <w:rFonts w:ascii="Arial" w:hAnsi="Arial" w:cs="Arial"/>
          <w:sz w:val="28"/>
          <w:szCs w:val="28"/>
        </w:rPr>
        <w:t xml:space="preserve"> Mwari </w:t>
      </w:r>
      <w:proofErr w:type="spellStart"/>
      <w:r w:rsidRPr="00362F57">
        <w:rPr>
          <w:rFonts w:ascii="Arial" w:hAnsi="Arial" w:cs="Arial"/>
          <w:sz w:val="28"/>
          <w:szCs w:val="28"/>
        </w:rPr>
        <w:t>uyu</w:t>
      </w:r>
      <w:proofErr w:type="spellEnd"/>
      <w:r w:rsidRPr="00362F57">
        <w:rPr>
          <w:rFonts w:ascii="Arial" w:hAnsi="Arial" w:cs="Arial"/>
          <w:sz w:val="28"/>
          <w:szCs w:val="28"/>
        </w:rPr>
        <w:t xml:space="preserve">, Angel </w:t>
      </w:r>
      <w:proofErr w:type="spellStart"/>
      <w:r w:rsidRPr="00362F57">
        <w:rPr>
          <w:rFonts w:ascii="Arial" w:hAnsi="Arial" w:cs="Arial"/>
          <w:sz w:val="28"/>
          <w:szCs w:val="28"/>
        </w:rPr>
        <w:t>yakandidzikunyura</w:t>
      </w:r>
      <w:proofErr w:type="spellEnd"/>
      <w:r w:rsidRPr="00362F57">
        <w:rPr>
          <w:rFonts w:ascii="Arial" w:hAnsi="Arial" w:cs="Arial"/>
          <w:sz w:val="28"/>
          <w:szCs w:val="28"/>
        </w:rPr>
        <w:t xml:space="preserve"> kune </w:t>
      </w:r>
      <w:proofErr w:type="spellStart"/>
      <w:r w:rsidRPr="00362F57">
        <w:rPr>
          <w:rFonts w:ascii="Arial" w:hAnsi="Arial" w:cs="Arial"/>
          <w:sz w:val="28"/>
          <w:szCs w:val="28"/>
        </w:rPr>
        <w:t>zvisakarurama</w:t>
      </w:r>
      <w:proofErr w:type="spellEnd"/>
      <w:r w:rsidRPr="00362F57">
        <w:rPr>
          <w:rFonts w:ascii="Arial" w:hAnsi="Arial" w:cs="Arial"/>
          <w:sz w:val="28"/>
          <w:szCs w:val="28"/>
        </w:rPr>
        <w:t xml:space="preserve">. </w:t>
      </w:r>
      <w:r w:rsidRPr="00E33075">
        <w:rPr>
          <w:rFonts w:ascii="Arial" w:hAnsi="Arial" w:cs="Arial"/>
          <w:sz w:val="18"/>
          <w:szCs w:val="18"/>
        </w:rPr>
        <w:t>[Congregation says, “Amen.”]</w:t>
      </w:r>
      <w:r w:rsidRPr="00362F57">
        <w:rPr>
          <w:rFonts w:ascii="Arial" w:hAnsi="Arial" w:cs="Arial"/>
          <w:sz w:val="28"/>
          <w:szCs w:val="28"/>
        </w:rPr>
        <w:t xml:space="preserve"> Hallelujah! </w:t>
      </w:r>
      <w:r w:rsidRPr="00E33075">
        <w:rPr>
          <w:rFonts w:ascii="Arial" w:hAnsi="Arial" w:cs="Arial"/>
          <w:sz w:val="18"/>
          <w:szCs w:val="18"/>
        </w:rPr>
        <w:t>[Congregation says, “Amen.”]</w:t>
      </w:r>
      <w:r w:rsidRPr="00362F57">
        <w:rPr>
          <w:rFonts w:ascii="Arial" w:hAnsi="Arial" w:cs="Arial"/>
          <w:sz w:val="28"/>
          <w:szCs w:val="28"/>
        </w:rPr>
        <w:t xml:space="preserve"> Mwari </w:t>
      </w:r>
      <w:proofErr w:type="spellStart"/>
      <w:r w:rsidRPr="00362F57">
        <w:rPr>
          <w:rFonts w:ascii="Arial" w:hAnsi="Arial" w:cs="Arial"/>
          <w:sz w:val="28"/>
          <w:szCs w:val="28"/>
        </w:rPr>
        <w:t>vakaburuka</w:t>
      </w:r>
      <w:proofErr w:type="spellEnd"/>
      <w:r w:rsidRPr="00362F57">
        <w:rPr>
          <w:rFonts w:ascii="Arial" w:hAnsi="Arial" w:cs="Arial"/>
          <w:sz w:val="28"/>
          <w:szCs w:val="28"/>
        </w:rPr>
        <w:t xml:space="preserve"> </w:t>
      </w:r>
      <w:proofErr w:type="spellStart"/>
      <w:r w:rsidRPr="00362F57">
        <w:rPr>
          <w:rFonts w:ascii="Arial" w:hAnsi="Arial" w:cs="Arial"/>
          <w:sz w:val="28"/>
          <w:szCs w:val="28"/>
        </w:rPr>
        <w:t>vakafamba</w:t>
      </w:r>
      <w:proofErr w:type="spellEnd"/>
      <w:r w:rsidRPr="00362F57">
        <w:rPr>
          <w:rFonts w:ascii="Arial" w:hAnsi="Arial" w:cs="Arial"/>
          <w:sz w:val="28"/>
          <w:szCs w:val="28"/>
        </w:rPr>
        <w:t xml:space="preserve"> </w:t>
      </w:r>
      <w:proofErr w:type="spellStart"/>
      <w:r w:rsidRPr="00362F57">
        <w:rPr>
          <w:rFonts w:ascii="Arial" w:hAnsi="Arial" w:cs="Arial"/>
          <w:sz w:val="28"/>
          <w:szCs w:val="28"/>
        </w:rPr>
        <w:t>muGweru</w:t>
      </w:r>
      <w:proofErr w:type="spellEnd"/>
      <w:r>
        <w:rPr>
          <w:rFonts w:ascii="Arial" w:hAnsi="Arial" w:cs="Arial"/>
          <w:sz w:val="28"/>
          <w:szCs w:val="28"/>
        </w:rPr>
        <w:t xml:space="preserve"> </w:t>
      </w:r>
      <w:proofErr w:type="spellStart"/>
      <w:r>
        <w:rPr>
          <w:rFonts w:ascii="Arial" w:hAnsi="Arial" w:cs="Arial"/>
          <w:sz w:val="28"/>
          <w:szCs w:val="28"/>
        </w:rPr>
        <w:t>vega</w:t>
      </w:r>
      <w:proofErr w:type="spellEnd"/>
      <w:r w:rsidRPr="00362F57">
        <w:rPr>
          <w:rFonts w:ascii="Arial" w:hAnsi="Arial" w:cs="Arial"/>
          <w:sz w:val="28"/>
          <w:szCs w:val="28"/>
        </w:rPr>
        <w:t xml:space="preserve"> </w:t>
      </w:r>
      <w:proofErr w:type="spellStart"/>
      <w:r w:rsidRPr="00362F57">
        <w:rPr>
          <w:rFonts w:ascii="Arial" w:hAnsi="Arial" w:cs="Arial"/>
          <w:sz w:val="28"/>
          <w:szCs w:val="28"/>
        </w:rPr>
        <w:t>kudai</w:t>
      </w:r>
      <w:proofErr w:type="spellEnd"/>
      <w:r w:rsidRPr="00362F57">
        <w:rPr>
          <w:rFonts w:ascii="Arial" w:hAnsi="Arial" w:cs="Arial"/>
          <w:sz w:val="28"/>
          <w:szCs w:val="28"/>
        </w:rPr>
        <w:t xml:space="preserve"> </w:t>
      </w:r>
      <w:proofErr w:type="spellStart"/>
      <w:r w:rsidRPr="00362F57">
        <w:rPr>
          <w:rFonts w:ascii="Arial" w:hAnsi="Arial" w:cs="Arial"/>
          <w:sz w:val="28"/>
          <w:szCs w:val="28"/>
        </w:rPr>
        <w:t>vachirwisa</w:t>
      </w:r>
      <w:proofErr w:type="spellEnd"/>
      <w:r w:rsidRPr="00362F57">
        <w:rPr>
          <w:rFonts w:ascii="Arial" w:hAnsi="Arial" w:cs="Arial"/>
          <w:sz w:val="28"/>
          <w:szCs w:val="28"/>
        </w:rPr>
        <w:t xml:space="preserve"> </w:t>
      </w:r>
      <w:proofErr w:type="spellStart"/>
      <w:r w:rsidRPr="00362F57">
        <w:rPr>
          <w:rFonts w:ascii="Arial" w:hAnsi="Arial" w:cs="Arial"/>
          <w:sz w:val="28"/>
          <w:szCs w:val="28"/>
        </w:rPr>
        <w:t>zvinenge</w:t>
      </w:r>
      <w:proofErr w:type="spellEnd"/>
      <w:r w:rsidRPr="00362F57">
        <w:rPr>
          <w:rFonts w:ascii="Arial" w:hAnsi="Arial" w:cs="Arial"/>
          <w:sz w:val="28"/>
          <w:szCs w:val="28"/>
        </w:rPr>
        <w:t xml:space="preserve"> </w:t>
      </w:r>
      <w:proofErr w:type="spellStart"/>
      <w:r w:rsidRPr="00362F57">
        <w:rPr>
          <w:rFonts w:ascii="Arial" w:hAnsi="Arial" w:cs="Arial"/>
          <w:sz w:val="28"/>
          <w:szCs w:val="28"/>
        </w:rPr>
        <w:t>zvichinetsa</w:t>
      </w:r>
      <w:proofErr w:type="spellEnd"/>
      <w:r w:rsidRPr="00362F57">
        <w:rPr>
          <w:rFonts w:ascii="Arial" w:hAnsi="Arial" w:cs="Arial"/>
          <w:sz w:val="28"/>
          <w:szCs w:val="28"/>
        </w:rPr>
        <w:t xml:space="preserve">. </w:t>
      </w:r>
      <w:proofErr w:type="spellStart"/>
      <w:r w:rsidRPr="00362F57">
        <w:rPr>
          <w:rFonts w:ascii="Arial" w:hAnsi="Arial" w:cs="Arial"/>
          <w:sz w:val="28"/>
          <w:szCs w:val="28"/>
        </w:rPr>
        <w:t>Nananhasi</w:t>
      </w:r>
      <w:proofErr w:type="spellEnd"/>
      <w:r w:rsidRPr="00362F57">
        <w:rPr>
          <w:rFonts w:ascii="Arial" w:hAnsi="Arial" w:cs="Arial"/>
          <w:sz w:val="28"/>
          <w:szCs w:val="28"/>
        </w:rPr>
        <w:t xml:space="preserve"> </w:t>
      </w:r>
      <w:proofErr w:type="spellStart"/>
      <w:r w:rsidRPr="00362F57">
        <w:rPr>
          <w:rFonts w:ascii="Arial" w:hAnsi="Arial" w:cs="Arial"/>
          <w:sz w:val="28"/>
          <w:szCs w:val="28"/>
        </w:rPr>
        <w:t>tirimo</w:t>
      </w:r>
      <w:proofErr w:type="spellEnd"/>
      <w:r w:rsidRPr="00362F57">
        <w:rPr>
          <w:rFonts w:ascii="Arial" w:hAnsi="Arial" w:cs="Arial"/>
          <w:sz w:val="28"/>
          <w:szCs w:val="28"/>
        </w:rPr>
        <w:t xml:space="preserve"> mu Church </w:t>
      </w:r>
      <w:proofErr w:type="spellStart"/>
      <w:r w:rsidRPr="00362F57">
        <w:rPr>
          <w:rFonts w:ascii="Arial" w:hAnsi="Arial" w:cs="Arial"/>
          <w:sz w:val="28"/>
          <w:szCs w:val="28"/>
        </w:rPr>
        <w:t>munomu</w:t>
      </w:r>
      <w:proofErr w:type="spellEnd"/>
      <w:r w:rsidRPr="00362F57">
        <w:rPr>
          <w:rFonts w:ascii="Arial" w:hAnsi="Arial" w:cs="Arial"/>
          <w:sz w:val="28"/>
          <w:szCs w:val="28"/>
        </w:rPr>
        <w:t xml:space="preserve"> </w:t>
      </w:r>
      <w:proofErr w:type="spellStart"/>
      <w:r w:rsidRPr="00362F57">
        <w:rPr>
          <w:rFonts w:ascii="Arial" w:hAnsi="Arial" w:cs="Arial"/>
          <w:sz w:val="28"/>
          <w:szCs w:val="28"/>
        </w:rPr>
        <w:t>takakutotaura</w:t>
      </w:r>
      <w:proofErr w:type="spellEnd"/>
      <w:r w:rsidRPr="00362F57">
        <w:rPr>
          <w:rFonts w:ascii="Arial" w:hAnsi="Arial" w:cs="Arial"/>
          <w:sz w:val="28"/>
          <w:szCs w:val="28"/>
        </w:rPr>
        <w:t xml:space="preserve"> </w:t>
      </w:r>
      <w:proofErr w:type="spellStart"/>
      <w:r w:rsidRPr="00362F57">
        <w:rPr>
          <w:rFonts w:ascii="Arial" w:hAnsi="Arial" w:cs="Arial"/>
          <w:sz w:val="28"/>
          <w:szCs w:val="28"/>
        </w:rPr>
        <w:t>pamusoro</w:t>
      </w:r>
      <w:proofErr w:type="spellEnd"/>
      <w:r w:rsidRPr="00362F57">
        <w:rPr>
          <w:rFonts w:ascii="Arial" w:hAnsi="Arial" w:cs="Arial"/>
          <w:sz w:val="28"/>
          <w:szCs w:val="28"/>
        </w:rPr>
        <w:t xml:space="preserve"> </w:t>
      </w:r>
      <w:r>
        <w:rPr>
          <w:rFonts w:ascii="Arial" w:hAnsi="Arial" w:cs="Arial"/>
          <w:sz w:val="28"/>
          <w:szCs w:val="28"/>
        </w:rPr>
        <w:t xml:space="preserve"> </w:t>
      </w:r>
      <w:proofErr w:type="spellStart"/>
      <w:r>
        <w:rPr>
          <w:rFonts w:ascii="Arial" w:hAnsi="Arial" w:cs="Arial"/>
          <w:sz w:val="28"/>
          <w:szCs w:val="28"/>
        </w:rPr>
        <w:t>pekupaza</w:t>
      </w:r>
      <w:proofErr w:type="spellEnd"/>
      <w:r w:rsidRPr="00362F57">
        <w:rPr>
          <w:rFonts w:ascii="Arial" w:hAnsi="Arial" w:cs="Arial"/>
          <w:sz w:val="28"/>
          <w:szCs w:val="28"/>
        </w:rPr>
        <w:t xml:space="preserve"> Church </w:t>
      </w:r>
      <w:proofErr w:type="spellStart"/>
      <w:r w:rsidRPr="00362F57">
        <w:rPr>
          <w:rFonts w:ascii="Arial" w:hAnsi="Arial" w:cs="Arial"/>
          <w:sz w:val="28"/>
          <w:szCs w:val="28"/>
        </w:rPr>
        <w:t>ino</w:t>
      </w:r>
      <w:proofErr w:type="spellEnd"/>
      <w:r w:rsidRPr="00362F57">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sidRPr="00362F57">
        <w:rPr>
          <w:rFonts w:ascii="Arial" w:hAnsi="Arial" w:cs="Arial"/>
          <w:sz w:val="28"/>
          <w:szCs w:val="28"/>
        </w:rPr>
        <w:t>tidzosere</w:t>
      </w:r>
      <w:proofErr w:type="spellEnd"/>
      <w:r w:rsidRPr="00362F57">
        <w:rPr>
          <w:rFonts w:ascii="Arial" w:hAnsi="Arial" w:cs="Arial"/>
          <w:sz w:val="28"/>
          <w:szCs w:val="28"/>
        </w:rPr>
        <w:t xml:space="preserve"> </w:t>
      </w:r>
      <w:proofErr w:type="spellStart"/>
      <w:r w:rsidRPr="00362F57">
        <w:rPr>
          <w:rFonts w:ascii="Arial" w:hAnsi="Arial" w:cs="Arial"/>
          <w:sz w:val="28"/>
          <w:szCs w:val="28"/>
        </w:rPr>
        <w:t>kumai</w:t>
      </w:r>
      <w:proofErr w:type="spellEnd"/>
      <w:r w:rsidRPr="00362F57">
        <w:rPr>
          <w:rFonts w:ascii="Arial" w:hAnsi="Arial" w:cs="Arial"/>
          <w:sz w:val="28"/>
          <w:szCs w:val="28"/>
        </w:rPr>
        <w:t xml:space="preserve">…? </w:t>
      </w:r>
      <w:r w:rsidRPr="00CD2050">
        <w:rPr>
          <w:rFonts w:ascii="Arial" w:hAnsi="Arial" w:cs="Arial"/>
          <w:sz w:val="18"/>
          <w:szCs w:val="18"/>
        </w:rPr>
        <w:t>[Congregation says, “</w:t>
      </w:r>
      <w:proofErr w:type="spellStart"/>
      <w:r w:rsidRPr="00CD2050">
        <w:rPr>
          <w:rFonts w:ascii="Arial" w:hAnsi="Arial" w:cs="Arial"/>
          <w:sz w:val="18"/>
          <w:szCs w:val="18"/>
        </w:rPr>
        <w:t>kumasure</w:t>
      </w:r>
      <w:proofErr w:type="spellEnd"/>
      <w:r>
        <w:rPr>
          <w:rFonts w:ascii="Arial" w:hAnsi="Arial" w:cs="Arial"/>
          <w:sz w:val="18"/>
          <w:szCs w:val="18"/>
        </w:rPr>
        <w:t>,</w:t>
      </w:r>
      <w:r w:rsidRPr="00CD2050">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kumasure</w:t>
      </w:r>
      <w:proofErr w:type="spellEnd"/>
      <w:r>
        <w:rPr>
          <w:rFonts w:ascii="Arial" w:hAnsi="Arial" w:cs="Arial"/>
          <w:sz w:val="28"/>
          <w:szCs w:val="28"/>
        </w:rPr>
        <w:t xml:space="preserve">. </w:t>
      </w:r>
    </w:p>
    <w:p w:rsidRPr="002D651C" w:rsidR="00FE2A0E" w:rsidP="00FE2A0E" w:rsidRDefault="00FE2A0E" w14:paraId="43107542" w14:textId="77777777">
      <w:pPr>
        <w:spacing w:line="276" w:lineRule="auto"/>
        <w:jc w:val="both"/>
        <w:rPr>
          <w:rFonts w:ascii="Arial" w:hAnsi="Arial" w:cs="Arial"/>
          <w:sz w:val="18"/>
          <w:szCs w:val="18"/>
        </w:rPr>
      </w:pPr>
      <w:r w:rsidRPr="0095572C">
        <w:rPr>
          <w:rFonts w:ascii="Arial" w:hAnsi="Arial" w:cs="Arial"/>
          <w:sz w:val="28"/>
          <w:szCs w:val="28"/>
          <w:vertAlign w:val="superscript"/>
        </w:rPr>
        <w:t>178</w:t>
      </w:r>
      <w:r>
        <w:rPr>
          <w:rFonts w:ascii="Arial" w:hAnsi="Arial" w:cs="Arial"/>
          <w:sz w:val="28"/>
          <w:szCs w:val="28"/>
          <w:vertAlign w:val="superscript"/>
        </w:rPr>
        <w:t xml:space="preserve"> </w:t>
      </w:r>
      <w:proofErr w:type="spellStart"/>
      <w:r w:rsidRPr="00362F57">
        <w:rPr>
          <w:rFonts w:ascii="Arial" w:hAnsi="Arial" w:cs="Arial"/>
          <w:sz w:val="28"/>
          <w:szCs w:val="28"/>
        </w:rPr>
        <w:t>Ndosaka</w:t>
      </w:r>
      <w:proofErr w:type="spellEnd"/>
      <w:r w:rsidRPr="00362F57">
        <w:rPr>
          <w:rFonts w:ascii="Arial" w:hAnsi="Arial" w:cs="Arial"/>
          <w:sz w:val="28"/>
          <w:szCs w:val="28"/>
        </w:rPr>
        <w:t xml:space="preserve"> </w:t>
      </w:r>
      <w:proofErr w:type="spellStart"/>
      <w:r w:rsidRPr="00362F57">
        <w:rPr>
          <w:rFonts w:ascii="Arial" w:hAnsi="Arial" w:cs="Arial"/>
          <w:sz w:val="28"/>
          <w:szCs w:val="28"/>
        </w:rPr>
        <w:t>vana</w:t>
      </w:r>
      <w:proofErr w:type="spellEnd"/>
      <w:r w:rsidRPr="00362F57">
        <w:rPr>
          <w:rFonts w:ascii="Arial" w:hAnsi="Arial" w:cs="Arial"/>
          <w:sz w:val="28"/>
          <w:szCs w:val="28"/>
        </w:rPr>
        <w:t xml:space="preserve"> </w:t>
      </w:r>
      <w:proofErr w:type="spellStart"/>
      <w:r w:rsidRPr="00362F57">
        <w:rPr>
          <w:rFonts w:ascii="Arial" w:hAnsi="Arial" w:cs="Arial"/>
          <w:sz w:val="28"/>
          <w:szCs w:val="28"/>
        </w:rPr>
        <w:t>vanguka</w:t>
      </w:r>
      <w:proofErr w:type="spellEnd"/>
      <w:r w:rsidRPr="00362F57">
        <w:rPr>
          <w:rFonts w:ascii="Arial" w:hAnsi="Arial" w:cs="Arial"/>
          <w:sz w:val="28"/>
          <w:szCs w:val="28"/>
        </w:rPr>
        <w:t xml:space="preserve"> </w:t>
      </w:r>
      <w:proofErr w:type="spellStart"/>
      <w:r w:rsidRPr="00362F57">
        <w:rPr>
          <w:rFonts w:ascii="Arial" w:hAnsi="Arial" w:cs="Arial"/>
          <w:sz w:val="28"/>
          <w:szCs w:val="28"/>
        </w:rPr>
        <w:t>ndendakuvaropafadza</w:t>
      </w:r>
      <w:proofErr w:type="spellEnd"/>
      <w:r w:rsidRPr="00362F57">
        <w:rPr>
          <w:rFonts w:ascii="Arial" w:hAnsi="Arial" w:cs="Arial"/>
          <w:sz w:val="28"/>
          <w:szCs w:val="28"/>
        </w:rPr>
        <w:t xml:space="preserve"> </w:t>
      </w:r>
      <w:proofErr w:type="spellStart"/>
      <w:r w:rsidRPr="00362F57">
        <w:rPr>
          <w:rFonts w:ascii="Arial" w:hAnsi="Arial" w:cs="Arial"/>
          <w:sz w:val="28"/>
          <w:szCs w:val="28"/>
        </w:rPr>
        <w:t>manje</w:t>
      </w:r>
      <w:proofErr w:type="spellEnd"/>
      <w:r w:rsidRPr="00362F57">
        <w:rPr>
          <w:rFonts w:ascii="Arial" w:hAnsi="Arial" w:cs="Arial"/>
          <w:sz w:val="28"/>
          <w:szCs w:val="28"/>
        </w:rPr>
        <w:t xml:space="preserve">, “Munesu </w:t>
      </w:r>
      <w:proofErr w:type="spellStart"/>
      <w:r w:rsidRPr="00362F57">
        <w:rPr>
          <w:rFonts w:ascii="Arial" w:hAnsi="Arial" w:cs="Arial"/>
          <w:sz w:val="28"/>
          <w:szCs w:val="28"/>
        </w:rPr>
        <w:t>huya</w:t>
      </w:r>
      <w:proofErr w:type="spellEnd"/>
      <w:r>
        <w:rPr>
          <w:rFonts w:ascii="Arial" w:hAnsi="Arial" w:cs="Arial"/>
          <w:sz w:val="28"/>
          <w:szCs w:val="28"/>
        </w:rPr>
        <w:t xml:space="preserve"> </w:t>
      </w:r>
      <w:proofErr w:type="spellStart"/>
      <w:r w:rsidRPr="00362F57">
        <w:rPr>
          <w:rFonts w:ascii="Arial" w:hAnsi="Arial" w:cs="Arial"/>
          <w:sz w:val="28"/>
          <w:szCs w:val="28"/>
        </w:rPr>
        <w:t>pano</w:t>
      </w:r>
      <w:proofErr w:type="spellEnd"/>
      <w:r w:rsidRPr="00362F57">
        <w:rPr>
          <w:rFonts w:ascii="Arial" w:hAnsi="Arial" w:cs="Arial"/>
          <w:sz w:val="28"/>
          <w:szCs w:val="28"/>
        </w:rPr>
        <w:t xml:space="preserve">, </w:t>
      </w:r>
      <w:proofErr w:type="spellStart"/>
      <w:r w:rsidRPr="00362F57">
        <w:rPr>
          <w:rFonts w:ascii="Arial" w:hAnsi="Arial" w:cs="Arial"/>
          <w:sz w:val="28"/>
          <w:szCs w:val="28"/>
        </w:rPr>
        <w:t>urikuona</w:t>
      </w:r>
      <w:proofErr w:type="spellEnd"/>
      <w:r w:rsidRPr="00362F57">
        <w:rPr>
          <w:rFonts w:ascii="Arial" w:hAnsi="Arial" w:cs="Arial"/>
          <w:sz w:val="28"/>
          <w:szCs w:val="28"/>
        </w:rPr>
        <w:t xml:space="preserve"> </w:t>
      </w:r>
      <w:proofErr w:type="spellStart"/>
      <w:r w:rsidRPr="00362F57">
        <w:rPr>
          <w:rFonts w:ascii="Arial" w:hAnsi="Arial" w:cs="Arial"/>
          <w:sz w:val="28"/>
          <w:szCs w:val="28"/>
        </w:rPr>
        <w:t>zvese</w:t>
      </w:r>
      <w:proofErr w:type="spellEnd"/>
      <w:r w:rsidRPr="00362F57">
        <w:rPr>
          <w:rFonts w:ascii="Arial" w:hAnsi="Arial" w:cs="Arial"/>
          <w:sz w:val="28"/>
          <w:szCs w:val="28"/>
        </w:rPr>
        <w:t xml:space="preserve"> </w:t>
      </w:r>
      <w:proofErr w:type="spellStart"/>
      <w:r w:rsidRPr="00362F57">
        <w:rPr>
          <w:rFonts w:ascii="Arial" w:hAnsi="Arial" w:cs="Arial"/>
          <w:sz w:val="28"/>
          <w:szCs w:val="28"/>
        </w:rPr>
        <w:t>zvaurikunakidzwa</w:t>
      </w:r>
      <w:proofErr w:type="spellEnd"/>
      <w:r w:rsidRPr="00362F57">
        <w:rPr>
          <w:rFonts w:ascii="Arial" w:hAnsi="Arial" w:cs="Arial"/>
          <w:sz w:val="28"/>
          <w:szCs w:val="28"/>
        </w:rPr>
        <w:t xml:space="preserve"> </w:t>
      </w:r>
      <w:proofErr w:type="spellStart"/>
      <w:r w:rsidRPr="00362F57">
        <w:rPr>
          <w:rFonts w:ascii="Arial" w:hAnsi="Arial" w:cs="Arial"/>
          <w:sz w:val="28"/>
          <w:szCs w:val="28"/>
        </w:rPr>
        <w:t>nazvo</w:t>
      </w:r>
      <w:proofErr w:type="spellEnd"/>
      <w:r w:rsidRPr="00362F57">
        <w:rPr>
          <w:rFonts w:ascii="Arial" w:hAnsi="Arial" w:cs="Arial"/>
          <w:sz w:val="28"/>
          <w:szCs w:val="28"/>
        </w:rPr>
        <w:t xml:space="preserve"> </w:t>
      </w:r>
      <w:proofErr w:type="spellStart"/>
      <w:r w:rsidRPr="00362F57">
        <w:rPr>
          <w:rFonts w:ascii="Arial" w:hAnsi="Arial" w:cs="Arial"/>
          <w:sz w:val="28"/>
          <w:szCs w:val="28"/>
        </w:rPr>
        <w:t>izvi</w:t>
      </w:r>
      <w:proofErr w:type="spellEnd"/>
      <w:r w:rsidRPr="00362F57">
        <w:rPr>
          <w:rFonts w:ascii="Arial" w:hAnsi="Arial" w:cs="Arial"/>
          <w:sz w:val="28"/>
          <w:szCs w:val="28"/>
        </w:rPr>
        <w:t xml:space="preserve"> kana </w:t>
      </w:r>
      <w:proofErr w:type="spellStart"/>
      <w:r w:rsidRPr="00362F57">
        <w:rPr>
          <w:rFonts w:ascii="Arial" w:hAnsi="Arial" w:cs="Arial"/>
          <w:sz w:val="28"/>
          <w:szCs w:val="28"/>
        </w:rPr>
        <w:t>mota</w:t>
      </w:r>
      <w:proofErr w:type="spellEnd"/>
      <w:r w:rsidRPr="00362F57">
        <w:rPr>
          <w:rFonts w:ascii="Arial" w:hAnsi="Arial" w:cs="Arial"/>
          <w:sz w:val="28"/>
          <w:szCs w:val="28"/>
        </w:rPr>
        <w:t xml:space="preserve"> </w:t>
      </w:r>
      <w:proofErr w:type="spellStart"/>
      <w:r w:rsidRPr="00362F57">
        <w:rPr>
          <w:rFonts w:ascii="Arial" w:hAnsi="Arial" w:cs="Arial"/>
          <w:sz w:val="28"/>
          <w:szCs w:val="28"/>
        </w:rPr>
        <w:t>yawauya</w:t>
      </w:r>
      <w:proofErr w:type="spellEnd"/>
      <w:r w:rsidRPr="00362F57">
        <w:rPr>
          <w:rFonts w:ascii="Arial" w:hAnsi="Arial" w:cs="Arial"/>
          <w:sz w:val="28"/>
          <w:szCs w:val="28"/>
        </w:rPr>
        <w:t xml:space="preserve"> </w:t>
      </w:r>
      <w:proofErr w:type="spellStart"/>
      <w:r w:rsidRPr="00362F57">
        <w:rPr>
          <w:rFonts w:ascii="Arial" w:hAnsi="Arial" w:cs="Arial"/>
          <w:sz w:val="28"/>
          <w:szCs w:val="28"/>
        </w:rPr>
        <w:t>uchipaka</w:t>
      </w:r>
      <w:proofErr w:type="spellEnd"/>
      <w:r w:rsidRPr="00362F57">
        <w:rPr>
          <w:rFonts w:ascii="Arial" w:hAnsi="Arial" w:cs="Arial"/>
          <w:sz w:val="28"/>
          <w:szCs w:val="28"/>
        </w:rPr>
        <w:t xml:space="preserve"> </w:t>
      </w:r>
      <w:proofErr w:type="spellStart"/>
      <w:r w:rsidRPr="00362F57">
        <w:rPr>
          <w:rFonts w:ascii="Arial" w:hAnsi="Arial" w:cs="Arial"/>
          <w:sz w:val="28"/>
          <w:szCs w:val="28"/>
        </w:rPr>
        <w:t>panze</w:t>
      </w:r>
      <w:proofErr w:type="spellEnd"/>
      <w:r w:rsidRPr="00362F57">
        <w:rPr>
          <w:rFonts w:ascii="Arial" w:hAnsi="Arial" w:cs="Arial"/>
          <w:sz w:val="28"/>
          <w:szCs w:val="28"/>
        </w:rPr>
        <w:t xml:space="preserve"> apo. </w:t>
      </w:r>
      <w:proofErr w:type="spellStart"/>
      <w:r w:rsidRPr="002D651C">
        <w:rPr>
          <w:rFonts w:ascii="Arial" w:hAnsi="Arial" w:cs="Arial"/>
          <w:sz w:val="28"/>
          <w:szCs w:val="28"/>
        </w:rPr>
        <w:t>Tarira</w:t>
      </w:r>
      <w:proofErr w:type="spellEnd"/>
      <w:r w:rsidRPr="002D651C">
        <w:rPr>
          <w:rFonts w:ascii="Arial" w:hAnsi="Arial" w:cs="Arial"/>
          <w:sz w:val="28"/>
          <w:szCs w:val="28"/>
        </w:rPr>
        <w:t xml:space="preserve"> yard </w:t>
      </w:r>
      <w:proofErr w:type="spellStart"/>
      <w:r w:rsidRPr="002D651C">
        <w:rPr>
          <w:rFonts w:ascii="Arial" w:hAnsi="Arial" w:cs="Arial"/>
          <w:sz w:val="28"/>
          <w:szCs w:val="28"/>
        </w:rPr>
        <w:t>yaunogara</w:t>
      </w:r>
      <w:proofErr w:type="spellEnd"/>
      <w:r w:rsidRPr="002D651C">
        <w:rPr>
          <w:rFonts w:ascii="Arial" w:hAnsi="Arial" w:cs="Arial"/>
          <w:sz w:val="28"/>
          <w:szCs w:val="28"/>
        </w:rPr>
        <w:t xml:space="preserve">  </w:t>
      </w:r>
      <w:proofErr w:type="spellStart"/>
      <w:r w:rsidRPr="002D651C">
        <w:rPr>
          <w:rFonts w:ascii="Arial" w:hAnsi="Arial" w:cs="Arial"/>
          <w:sz w:val="28"/>
          <w:szCs w:val="28"/>
        </w:rPr>
        <w:t>mw</w:t>
      </w:r>
      <w:r>
        <w:rPr>
          <w:rFonts w:ascii="Arial" w:hAnsi="Arial" w:cs="Arial"/>
          <w:sz w:val="28"/>
          <w:szCs w:val="28"/>
        </w:rPr>
        <w:t>anangu</w:t>
      </w:r>
      <w:proofErr w:type="spellEnd"/>
      <w:r w:rsidRPr="002D651C">
        <w:rPr>
          <w:rFonts w:ascii="Arial" w:hAnsi="Arial" w:cs="Arial"/>
          <w:sz w:val="28"/>
          <w:szCs w:val="28"/>
        </w:rPr>
        <w:t xml:space="preserve">, </w:t>
      </w:r>
      <w:proofErr w:type="spellStart"/>
      <w:r w:rsidRPr="002D651C">
        <w:rPr>
          <w:rFonts w:ascii="Arial" w:hAnsi="Arial" w:cs="Arial"/>
          <w:sz w:val="28"/>
          <w:szCs w:val="28"/>
        </w:rPr>
        <w:t>tarira</w:t>
      </w:r>
      <w:proofErr w:type="spellEnd"/>
      <w:r w:rsidRPr="002D651C">
        <w:rPr>
          <w:rFonts w:ascii="Arial" w:hAnsi="Arial" w:cs="Arial"/>
          <w:sz w:val="28"/>
          <w:szCs w:val="28"/>
        </w:rPr>
        <w:t xml:space="preserve"> sofa </w:t>
      </w:r>
      <w:proofErr w:type="spellStart"/>
      <w:r w:rsidRPr="002D651C">
        <w:rPr>
          <w:rFonts w:ascii="Arial" w:hAnsi="Arial" w:cs="Arial"/>
          <w:sz w:val="28"/>
          <w:szCs w:val="28"/>
        </w:rPr>
        <w:t>raunogara</w:t>
      </w:r>
      <w:proofErr w:type="spellEnd"/>
      <w:r w:rsidRPr="002D651C">
        <w:rPr>
          <w:rFonts w:ascii="Arial" w:hAnsi="Arial" w:cs="Arial"/>
          <w:sz w:val="28"/>
          <w:szCs w:val="28"/>
        </w:rPr>
        <w:t xml:space="preserve">, </w:t>
      </w:r>
      <w:proofErr w:type="spellStart"/>
      <w:r w:rsidRPr="002D651C">
        <w:rPr>
          <w:rFonts w:ascii="Arial" w:hAnsi="Arial" w:cs="Arial"/>
          <w:sz w:val="28"/>
          <w:szCs w:val="28"/>
        </w:rPr>
        <w:t>ndiye</w:t>
      </w:r>
      <w:proofErr w:type="spellEnd"/>
      <w:r w:rsidRPr="002D651C">
        <w:rPr>
          <w:rFonts w:ascii="Arial" w:hAnsi="Arial" w:cs="Arial"/>
          <w:sz w:val="28"/>
          <w:szCs w:val="28"/>
        </w:rPr>
        <w:t xml:space="preserve"> Mwari </w:t>
      </w:r>
      <w:proofErr w:type="spellStart"/>
      <w:r w:rsidRPr="002D651C">
        <w:rPr>
          <w:rFonts w:ascii="Arial" w:hAnsi="Arial" w:cs="Arial"/>
          <w:sz w:val="28"/>
          <w:szCs w:val="28"/>
        </w:rPr>
        <w:t>uyu</w:t>
      </w:r>
      <w:proofErr w:type="spellEnd"/>
      <w:r w:rsidRPr="002D651C">
        <w:rPr>
          <w:rFonts w:ascii="Arial" w:hAnsi="Arial" w:cs="Arial"/>
          <w:sz w:val="28"/>
          <w:szCs w:val="28"/>
        </w:rPr>
        <w:t>.</w:t>
      </w:r>
      <w:r>
        <w:rPr>
          <w:rFonts w:ascii="Arial" w:hAnsi="Arial" w:cs="Arial"/>
          <w:sz w:val="28"/>
          <w:szCs w:val="28"/>
        </w:rPr>
        <w:t xml:space="preserve"> </w:t>
      </w:r>
      <w:r w:rsidRPr="00E33075">
        <w:rPr>
          <w:rFonts w:ascii="Arial" w:hAnsi="Arial" w:cs="Arial"/>
          <w:sz w:val="18"/>
          <w:szCs w:val="18"/>
        </w:rPr>
        <w:t>[Congregation says, “Amen.”]</w:t>
      </w:r>
      <w:r w:rsidRPr="00362F57">
        <w:rPr>
          <w:rFonts w:ascii="Arial" w:hAnsi="Arial" w:cs="Arial"/>
          <w:sz w:val="28"/>
          <w:szCs w:val="28"/>
        </w:rPr>
        <w:t xml:space="preserve"> </w:t>
      </w:r>
      <w:r w:rsidRPr="002D651C">
        <w:rPr>
          <w:rFonts w:ascii="Arial" w:hAnsi="Arial" w:cs="Arial"/>
          <w:sz w:val="28"/>
          <w:szCs w:val="28"/>
        </w:rPr>
        <w:t xml:space="preserve"> Mwari </w:t>
      </w:r>
      <w:proofErr w:type="spellStart"/>
      <w:r w:rsidRPr="002D651C">
        <w:rPr>
          <w:rFonts w:ascii="Arial" w:hAnsi="Arial" w:cs="Arial"/>
          <w:sz w:val="28"/>
          <w:szCs w:val="28"/>
        </w:rPr>
        <w:t>wandinonamata</w:t>
      </w:r>
      <w:proofErr w:type="spellEnd"/>
      <w:r w:rsidRPr="002D651C">
        <w:rPr>
          <w:rFonts w:ascii="Arial" w:hAnsi="Arial" w:cs="Arial"/>
          <w:sz w:val="28"/>
          <w:szCs w:val="28"/>
        </w:rPr>
        <w:t xml:space="preserve"> </w:t>
      </w:r>
      <w:proofErr w:type="spellStart"/>
      <w:r w:rsidRPr="002D651C">
        <w:rPr>
          <w:rFonts w:ascii="Arial" w:hAnsi="Arial" w:cs="Arial"/>
          <w:sz w:val="28"/>
          <w:szCs w:val="28"/>
        </w:rPr>
        <w:t>arikude</w:t>
      </w:r>
      <w:proofErr w:type="spellEnd"/>
      <w:r w:rsidRPr="002D651C">
        <w:rPr>
          <w:rFonts w:ascii="Arial" w:hAnsi="Arial" w:cs="Arial"/>
          <w:sz w:val="28"/>
          <w:szCs w:val="28"/>
        </w:rPr>
        <w:t xml:space="preserve">… ?  </w:t>
      </w:r>
      <w:r w:rsidRPr="002D651C">
        <w:rPr>
          <w:rFonts w:ascii="Arial" w:hAnsi="Arial" w:cs="Arial"/>
          <w:sz w:val="18"/>
          <w:szCs w:val="18"/>
        </w:rPr>
        <w:t>[Congregation says, “</w:t>
      </w:r>
      <w:proofErr w:type="spellStart"/>
      <w:r w:rsidRPr="002D651C">
        <w:rPr>
          <w:rFonts w:ascii="Arial" w:hAnsi="Arial" w:cs="Arial"/>
          <w:sz w:val="18"/>
          <w:szCs w:val="18"/>
        </w:rPr>
        <w:t>kudenga</w:t>
      </w:r>
      <w:proofErr w:type="spellEnd"/>
      <w:r w:rsidRPr="002D651C">
        <w:rPr>
          <w:rFonts w:ascii="Arial" w:hAnsi="Arial" w:cs="Arial"/>
          <w:sz w:val="18"/>
          <w:szCs w:val="18"/>
        </w:rPr>
        <w:t>.”]</w:t>
      </w:r>
      <w:r w:rsidRPr="002D651C">
        <w:rPr>
          <w:rFonts w:ascii="Arial" w:hAnsi="Arial" w:cs="Arial"/>
          <w:sz w:val="28"/>
          <w:szCs w:val="28"/>
        </w:rPr>
        <w:t xml:space="preserve"> </w:t>
      </w:r>
      <w:r>
        <w:rPr>
          <w:rFonts w:ascii="Arial" w:hAnsi="Arial" w:cs="Arial"/>
          <w:sz w:val="28"/>
          <w:szCs w:val="28"/>
        </w:rPr>
        <w:t xml:space="preserve"> Imi </w:t>
      </w:r>
      <w:proofErr w:type="spellStart"/>
      <w:r>
        <w:rPr>
          <w:rFonts w:ascii="Arial" w:hAnsi="Arial" w:cs="Arial"/>
          <w:sz w:val="28"/>
          <w:szCs w:val="28"/>
        </w:rPr>
        <w:t>mane</w:t>
      </w:r>
      <w:r w:rsidRPr="002D651C">
        <w:rPr>
          <w:rFonts w:ascii="Arial" w:hAnsi="Arial" w:cs="Arial"/>
          <w:sz w:val="28"/>
          <w:szCs w:val="28"/>
        </w:rPr>
        <w:t>simba</w:t>
      </w:r>
      <w:proofErr w:type="spellEnd"/>
      <w:r w:rsidRPr="002D651C">
        <w:rPr>
          <w:rFonts w:ascii="Arial" w:hAnsi="Arial" w:cs="Arial"/>
          <w:sz w:val="28"/>
          <w:szCs w:val="28"/>
        </w:rPr>
        <w:t xml:space="preserve"> </w:t>
      </w:r>
      <w:proofErr w:type="spellStart"/>
      <w:r w:rsidRPr="002D651C">
        <w:rPr>
          <w:rFonts w:ascii="Arial" w:hAnsi="Arial" w:cs="Arial"/>
          <w:sz w:val="28"/>
          <w:szCs w:val="28"/>
        </w:rPr>
        <w:t>reku</w:t>
      </w:r>
      <w:proofErr w:type="spellEnd"/>
      <w:r w:rsidRPr="002D651C">
        <w:rPr>
          <w:rFonts w:ascii="Arial" w:hAnsi="Arial" w:cs="Arial"/>
          <w:sz w:val="28"/>
          <w:szCs w:val="28"/>
        </w:rPr>
        <w:t xml:space="preserve"> </w:t>
      </w:r>
      <w:proofErr w:type="spellStart"/>
      <w:r w:rsidRPr="002D651C">
        <w:rPr>
          <w:rFonts w:ascii="Arial" w:hAnsi="Arial" w:cs="Arial"/>
          <w:i/>
          <w:iCs/>
          <w:sz w:val="28"/>
          <w:szCs w:val="28"/>
        </w:rPr>
        <w:t>challe-nja</w:t>
      </w:r>
      <w:proofErr w:type="spellEnd"/>
      <w:r w:rsidRPr="002D651C">
        <w:rPr>
          <w:rFonts w:ascii="Arial" w:hAnsi="Arial" w:cs="Arial"/>
          <w:sz w:val="28"/>
          <w:szCs w:val="28"/>
        </w:rPr>
        <w:t xml:space="preserve"> </w:t>
      </w:r>
      <w:r w:rsidRPr="002D651C">
        <w:rPr>
          <w:rFonts w:ascii="Arial" w:hAnsi="Arial" w:cs="Arial"/>
          <w:sz w:val="18"/>
          <w:szCs w:val="18"/>
        </w:rPr>
        <w:t>[to challenge—ED]</w:t>
      </w:r>
      <w:r w:rsidRPr="002D651C">
        <w:rPr>
          <w:rFonts w:ascii="Arial" w:hAnsi="Arial" w:cs="Arial"/>
          <w:sz w:val="28"/>
          <w:szCs w:val="28"/>
        </w:rPr>
        <w:t xml:space="preserve"> kana </w:t>
      </w:r>
      <w:proofErr w:type="spellStart"/>
      <w:r w:rsidRPr="002D651C">
        <w:rPr>
          <w:rFonts w:ascii="Arial" w:hAnsi="Arial" w:cs="Arial"/>
          <w:sz w:val="28"/>
          <w:szCs w:val="28"/>
        </w:rPr>
        <w:t>waropafadzwa</w:t>
      </w:r>
      <w:proofErr w:type="spellEnd"/>
      <w:r w:rsidRPr="002D651C">
        <w:rPr>
          <w:rFonts w:ascii="Arial" w:hAnsi="Arial" w:cs="Arial"/>
          <w:sz w:val="28"/>
          <w:szCs w:val="28"/>
        </w:rPr>
        <w:t xml:space="preserve"> </w:t>
      </w:r>
      <w:proofErr w:type="spellStart"/>
      <w:r w:rsidRPr="002D651C">
        <w:rPr>
          <w:rFonts w:ascii="Arial" w:hAnsi="Arial" w:cs="Arial"/>
          <w:sz w:val="28"/>
          <w:szCs w:val="28"/>
        </w:rPr>
        <w:t>naMwari</w:t>
      </w:r>
      <w:proofErr w:type="spellEnd"/>
      <w:r w:rsidRPr="002D651C">
        <w:rPr>
          <w:rFonts w:ascii="Arial" w:hAnsi="Arial" w:cs="Arial"/>
          <w:sz w:val="28"/>
          <w:szCs w:val="28"/>
        </w:rPr>
        <w:t xml:space="preserve"> </w:t>
      </w:r>
      <w:proofErr w:type="spellStart"/>
      <w:r w:rsidRPr="002D651C">
        <w:rPr>
          <w:rFonts w:ascii="Arial" w:hAnsi="Arial" w:cs="Arial"/>
          <w:sz w:val="28"/>
          <w:szCs w:val="28"/>
        </w:rPr>
        <w:t>kuti</w:t>
      </w:r>
      <w:proofErr w:type="spellEnd"/>
      <w:r w:rsidRPr="002D651C">
        <w:rPr>
          <w:rFonts w:ascii="Arial" w:hAnsi="Arial" w:cs="Arial"/>
          <w:sz w:val="28"/>
          <w:szCs w:val="28"/>
        </w:rPr>
        <w:t xml:space="preserve"> </w:t>
      </w:r>
      <w:proofErr w:type="spellStart"/>
      <w:r w:rsidRPr="002D651C">
        <w:rPr>
          <w:rFonts w:ascii="Arial" w:hAnsi="Arial" w:cs="Arial"/>
          <w:sz w:val="28"/>
          <w:szCs w:val="28"/>
        </w:rPr>
        <w:t>iwewe</w:t>
      </w:r>
      <w:proofErr w:type="spellEnd"/>
      <w:r w:rsidRPr="002D651C">
        <w:rPr>
          <w:rFonts w:ascii="Arial" w:hAnsi="Arial" w:cs="Arial"/>
          <w:sz w:val="28"/>
          <w:szCs w:val="28"/>
        </w:rPr>
        <w:t xml:space="preserve"> Mwari </w:t>
      </w:r>
      <w:proofErr w:type="spellStart"/>
      <w:r w:rsidRPr="002D651C">
        <w:rPr>
          <w:rFonts w:ascii="Arial" w:hAnsi="Arial" w:cs="Arial"/>
          <w:sz w:val="28"/>
          <w:szCs w:val="28"/>
        </w:rPr>
        <w:t>wako</w:t>
      </w:r>
      <w:proofErr w:type="spellEnd"/>
      <w:r w:rsidRPr="002D651C">
        <w:rPr>
          <w:rFonts w:ascii="Arial" w:hAnsi="Arial" w:cs="Arial"/>
          <w:sz w:val="28"/>
          <w:szCs w:val="28"/>
        </w:rPr>
        <w:t xml:space="preserve"> </w:t>
      </w:r>
      <w:proofErr w:type="spellStart"/>
      <w:r w:rsidRPr="002D651C">
        <w:rPr>
          <w:rFonts w:ascii="Arial" w:hAnsi="Arial" w:cs="Arial"/>
          <w:sz w:val="28"/>
          <w:szCs w:val="28"/>
        </w:rPr>
        <w:t>waunonamata</w:t>
      </w:r>
      <w:proofErr w:type="spellEnd"/>
      <w:r w:rsidRPr="002D651C">
        <w:rPr>
          <w:rFonts w:ascii="Arial" w:hAnsi="Arial" w:cs="Arial"/>
          <w:sz w:val="28"/>
          <w:szCs w:val="28"/>
        </w:rPr>
        <w:t xml:space="preserve"> </w:t>
      </w:r>
      <w:proofErr w:type="spellStart"/>
      <w:r w:rsidRPr="002D651C">
        <w:rPr>
          <w:rFonts w:ascii="Arial" w:hAnsi="Arial" w:cs="Arial"/>
          <w:sz w:val="28"/>
          <w:szCs w:val="28"/>
        </w:rPr>
        <w:t>haazi</w:t>
      </w:r>
      <w:proofErr w:type="spellEnd"/>
      <w:r w:rsidRPr="002D651C">
        <w:rPr>
          <w:rFonts w:ascii="Arial" w:hAnsi="Arial" w:cs="Arial"/>
          <w:sz w:val="28"/>
          <w:szCs w:val="28"/>
        </w:rPr>
        <w:t xml:space="preserve"> Mwari  </w:t>
      </w:r>
      <w:proofErr w:type="spellStart"/>
      <w:r w:rsidRPr="002D651C">
        <w:rPr>
          <w:rFonts w:ascii="Arial" w:hAnsi="Arial" w:cs="Arial"/>
          <w:sz w:val="28"/>
          <w:szCs w:val="28"/>
        </w:rPr>
        <w:t>iwewe</w:t>
      </w:r>
      <w:proofErr w:type="spellEnd"/>
      <w:r w:rsidRPr="002D651C">
        <w:rPr>
          <w:rFonts w:ascii="Arial" w:hAnsi="Arial" w:cs="Arial"/>
          <w:sz w:val="28"/>
          <w:szCs w:val="28"/>
        </w:rPr>
        <w:t xml:space="preserve">. </w:t>
      </w:r>
      <w:r w:rsidRPr="00E33075">
        <w:rPr>
          <w:rFonts w:ascii="Arial" w:hAnsi="Arial" w:cs="Arial"/>
          <w:sz w:val="18"/>
          <w:szCs w:val="18"/>
        </w:rPr>
        <w:t>[Congregation says, “Amen.”]</w:t>
      </w:r>
      <w:r w:rsidRPr="00362F57">
        <w:rPr>
          <w:rFonts w:ascii="Arial" w:hAnsi="Arial" w:cs="Arial"/>
          <w:sz w:val="28"/>
          <w:szCs w:val="28"/>
        </w:rPr>
        <w:t xml:space="preserve"> </w:t>
      </w:r>
      <w:proofErr w:type="spellStart"/>
      <w:r w:rsidRPr="002D651C">
        <w:rPr>
          <w:rFonts w:ascii="Arial" w:hAnsi="Arial" w:cs="Arial"/>
          <w:sz w:val="28"/>
          <w:szCs w:val="28"/>
          <w:lang w:val="en-ZW"/>
        </w:rPr>
        <w:t>Iwe</w:t>
      </w:r>
      <w:proofErr w:type="spellEnd"/>
      <w:r w:rsidRPr="002D651C">
        <w:rPr>
          <w:rFonts w:ascii="Arial" w:hAnsi="Arial" w:cs="Arial"/>
          <w:sz w:val="28"/>
          <w:szCs w:val="28"/>
          <w:lang w:val="en-ZW"/>
        </w:rPr>
        <w:t xml:space="preserve"> </w:t>
      </w:r>
      <w:proofErr w:type="spellStart"/>
      <w:r w:rsidRPr="002D651C">
        <w:rPr>
          <w:rFonts w:ascii="Arial" w:hAnsi="Arial" w:cs="Arial"/>
          <w:sz w:val="28"/>
          <w:szCs w:val="28"/>
          <w:lang w:val="en-ZW"/>
        </w:rPr>
        <w:t>unonamata</w:t>
      </w:r>
      <w:proofErr w:type="spellEnd"/>
      <w:r w:rsidRPr="002D651C">
        <w:rPr>
          <w:rFonts w:ascii="Arial" w:hAnsi="Arial" w:cs="Arial"/>
          <w:sz w:val="28"/>
          <w:szCs w:val="28"/>
          <w:lang w:val="en-ZW"/>
        </w:rPr>
        <w:t xml:space="preserve"> </w:t>
      </w:r>
      <w:proofErr w:type="spellStart"/>
      <w:r w:rsidRPr="002D651C">
        <w:rPr>
          <w:rFonts w:ascii="Arial" w:hAnsi="Arial" w:cs="Arial"/>
          <w:sz w:val="28"/>
          <w:szCs w:val="28"/>
          <w:lang w:val="en-ZW"/>
        </w:rPr>
        <w:t>mupunzo</w:t>
      </w:r>
      <w:proofErr w:type="spellEnd"/>
      <w:r w:rsidRPr="002D651C">
        <w:rPr>
          <w:rFonts w:ascii="Arial" w:hAnsi="Arial" w:cs="Arial"/>
          <w:sz w:val="28"/>
          <w:szCs w:val="28"/>
          <w:lang w:val="en-ZW"/>
        </w:rPr>
        <w:t xml:space="preserve"> </w:t>
      </w:r>
      <w:proofErr w:type="spellStart"/>
      <w:r w:rsidRPr="002D651C">
        <w:rPr>
          <w:rFonts w:ascii="Arial" w:hAnsi="Arial" w:cs="Arial"/>
          <w:sz w:val="28"/>
          <w:szCs w:val="28"/>
          <w:lang w:val="en-ZW"/>
        </w:rPr>
        <w:t>iwe</w:t>
      </w:r>
      <w:proofErr w:type="spellEnd"/>
      <w:r w:rsidRPr="002D651C">
        <w:rPr>
          <w:rFonts w:ascii="Arial" w:hAnsi="Arial" w:cs="Arial"/>
          <w:sz w:val="28"/>
          <w:szCs w:val="28"/>
          <w:lang w:val="en-ZW"/>
        </w:rPr>
        <w:t xml:space="preserve">! </w:t>
      </w:r>
      <w:r w:rsidRPr="00E33075">
        <w:rPr>
          <w:rFonts w:ascii="Arial" w:hAnsi="Arial" w:cs="Arial"/>
          <w:sz w:val="18"/>
          <w:szCs w:val="18"/>
        </w:rPr>
        <w:t>[Congregation says, “Amen.”]</w:t>
      </w:r>
      <w:r w:rsidRPr="00362F57">
        <w:rPr>
          <w:rFonts w:ascii="Arial" w:hAnsi="Arial" w:cs="Arial"/>
          <w:sz w:val="28"/>
          <w:szCs w:val="28"/>
        </w:rPr>
        <w:t xml:space="preserve"> </w:t>
      </w:r>
      <w:r w:rsidRPr="002D651C">
        <w:rPr>
          <w:rFonts w:ascii="Arial" w:hAnsi="Arial" w:cs="Arial"/>
          <w:sz w:val="28"/>
          <w:szCs w:val="28"/>
          <w:lang w:val="en-ZW"/>
        </w:rPr>
        <w:t xml:space="preserve"> Enda </w:t>
      </w:r>
      <w:proofErr w:type="spellStart"/>
      <w:r w:rsidRPr="002D651C">
        <w:rPr>
          <w:rFonts w:ascii="Arial" w:hAnsi="Arial" w:cs="Arial"/>
          <w:sz w:val="28"/>
          <w:szCs w:val="28"/>
          <w:lang w:val="en-ZW"/>
        </w:rPr>
        <w:t>unopisa</w:t>
      </w:r>
      <w:proofErr w:type="spellEnd"/>
      <w:r w:rsidRPr="002D651C">
        <w:rPr>
          <w:rFonts w:ascii="Arial" w:hAnsi="Arial" w:cs="Arial"/>
          <w:sz w:val="28"/>
          <w:szCs w:val="28"/>
          <w:lang w:val="en-ZW"/>
        </w:rPr>
        <w:t xml:space="preserve"> chi </w:t>
      </w:r>
      <w:proofErr w:type="spellStart"/>
      <w:r w:rsidRPr="002D651C">
        <w:rPr>
          <w:rFonts w:ascii="Arial" w:hAnsi="Arial" w:cs="Arial"/>
          <w:sz w:val="28"/>
          <w:szCs w:val="28"/>
          <w:lang w:val="en-ZW"/>
        </w:rPr>
        <w:t>oritari</w:t>
      </w:r>
      <w:proofErr w:type="spellEnd"/>
      <w:r w:rsidRPr="002D651C">
        <w:rPr>
          <w:rFonts w:ascii="Arial" w:hAnsi="Arial" w:cs="Arial"/>
          <w:sz w:val="28"/>
          <w:szCs w:val="28"/>
          <w:lang w:val="en-ZW"/>
        </w:rPr>
        <w:t xml:space="preserve"> </w:t>
      </w:r>
      <w:proofErr w:type="spellStart"/>
      <w:r w:rsidRPr="002D651C">
        <w:rPr>
          <w:rFonts w:ascii="Arial" w:hAnsi="Arial" w:cs="Arial"/>
          <w:sz w:val="28"/>
          <w:szCs w:val="28"/>
          <w:lang w:val="en-ZW"/>
        </w:rPr>
        <w:t>cha</w:t>
      </w:r>
      <w:r>
        <w:rPr>
          <w:rFonts w:ascii="Arial" w:hAnsi="Arial" w:cs="Arial"/>
          <w:sz w:val="28"/>
          <w:szCs w:val="28"/>
          <w:lang w:val="en-ZW"/>
        </w:rPr>
        <w:t>cho</w:t>
      </w:r>
      <w:proofErr w:type="spellEnd"/>
      <w:r w:rsidRPr="002D651C">
        <w:rPr>
          <w:rFonts w:ascii="Arial" w:hAnsi="Arial" w:cs="Arial"/>
          <w:sz w:val="28"/>
          <w:szCs w:val="28"/>
          <w:lang w:val="en-ZW"/>
        </w:rPr>
        <w:t xml:space="preserve"> </w:t>
      </w:r>
      <w:proofErr w:type="spellStart"/>
      <w:r w:rsidRPr="002D651C">
        <w:rPr>
          <w:rFonts w:ascii="Arial" w:hAnsi="Arial" w:cs="Arial"/>
          <w:sz w:val="28"/>
          <w:szCs w:val="28"/>
          <w:lang w:val="en-ZW"/>
        </w:rPr>
        <w:t>nemabhuku</w:t>
      </w:r>
      <w:proofErr w:type="spellEnd"/>
      <w:r w:rsidRPr="002D651C">
        <w:rPr>
          <w:rFonts w:ascii="Arial" w:hAnsi="Arial" w:cs="Arial"/>
          <w:sz w:val="28"/>
          <w:szCs w:val="28"/>
          <w:lang w:val="en-ZW"/>
        </w:rPr>
        <w:t xml:space="preserve"> </w:t>
      </w:r>
      <w:proofErr w:type="spellStart"/>
      <w:r w:rsidRPr="002D651C">
        <w:rPr>
          <w:rFonts w:ascii="Arial" w:hAnsi="Arial" w:cs="Arial"/>
          <w:sz w:val="28"/>
          <w:szCs w:val="28"/>
          <w:lang w:val="en-ZW"/>
        </w:rPr>
        <w:t>anopinda</w:t>
      </w:r>
      <w:proofErr w:type="spellEnd"/>
      <w:r w:rsidRPr="002D651C">
        <w:rPr>
          <w:rFonts w:ascii="Arial" w:hAnsi="Arial" w:cs="Arial"/>
          <w:sz w:val="28"/>
          <w:szCs w:val="28"/>
          <w:lang w:val="en-ZW"/>
        </w:rPr>
        <w:t xml:space="preserve"> </w:t>
      </w:r>
      <w:proofErr w:type="spellStart"/>
      <w:r w:rsidRPr="002D651C">
        <w:rPr>
          <w:rFonts w:ascii="Arial" w:hAnsi="Arial" w:cs="Arial"/>
          <w:sz w:val="28"/>
          <w:szCs w:val="28"/>
          <w:lang w:val="en-ZW"/>
        </w:rPr>
        <w:t>ikoko</w:t>
      </w:r>
      <w:proofErr w:type="spellEnd"/>
      <w:r w:rsidRPr="002D651C">
        <w:rPr>
          <w:rFonts w:ascii="Arial" w:hAnsi="Arial" w:cs="Arial"/>
          <w:sz w:val="28"/>
          <w:szCs w:val="28"/>
          <w:lang w:val="en-ZW"/>
        </w:rPr>
        <w:t xml:space="preserve"> </w:t>
      </w:r>
      <w:proofErr w:type="spellStart"/>
      <w:r w:rsidRPr="002D651C">
        <w:rPr>
          <w:rFonts w:ascii="Arial" w:hAnsi="Arial" w:cs="Arial"/>
          <w:sz w:val="28"/>
          <w:szCs w:val="28"/>
          <w:lang w:val="en-ZW"/>
        </w:rPr>
        <w:t>eku</w:t>
      </w:r>
      <w:proofErr w:type="spellEnd"/>
      <w:r w:rsidRPr="002D651C">
        <w:rPr>
          <w:rFonts w:ascii="Arial" w:hAnsi="Arial" w:cs="Arial"/>
          <w:sz w:val="28"/>
          <w:szCs w:val="28"/>
          <w:lang w:val="en-ZW"/>
        </w:rPr>
        <w:t xml:space="preserve"> Watchtower, burn them! </w:t>
      </w:r>
      <w:r w:rsidRPr="00362F57">
        <w:rPr>
          <w:rFonts w:ascii="Arial" w:hAnsi="Arial" w:cs="Arial"/>
          <w:sz w:val="28"/>
          <w:szCs w:val="28"/>
        </w:rPr>
        <w:t xml:space="preserve">I don’t want any  </w:t>
      </w:r>
      <w:proofErr w:type="spellStart"/>
      <w:r>
        <w:rPr>
          <w:rFonts w:ascii="Arial" w:hAnsi="Arial" w:cs="Arial"/>
          <w:sz w:val="28"/>
          <w:szCs w:val="28"/>
        </w:rPr>
        <w:t>nharirira</w:t>
      </w:r>
      <w:proofErr w:type="spellEnd"/>
      <w:r>
        <w:rPr>
          <w:rFonts w:ascii="Arial" w:hAnsi="Arial" w:cs="Arial"/>
          <w:sz w:val="28"/>
          <w:szCs w:val="28"/>
        </w:rPr>
        <w:t xml:space="preserve"> </w:t>
      </w:r>
      <w:r w:rsidRPr="00362F57">
        <w:rPr>
          <w:rFonts w:ascii="Arial" w:hAnsi="Arial" w:cs="Arial"/>
          <w:sz w:val="28"/>
          <w:szCs w:val="28"/>
        </w:rPr>
        <w:t xml:space="preserve">of </w:t>
      </w:r>
      <w:proofErr w:type="spellStart"/>
      <w:r w:rsidRPr="00362F57">
        <w:rPr>
          <w:rFonts w:ascii="Arial" w:hAnsi="Arial" w:cs="Arial"/>
          <w:sz w:val="28"/>
          <w:szCs w:val="28"/>
        </w:rPr>
        <w:t>murindi</w:t>
      </w:r>
      <w:proofErr w:type="spellEnd"/>
      <w:r w:rsidRPr="00362F57">
        <w:rPr>
          <w:rFonts w:ascii="Arial" w:hAnsi="Arial" w:cs="Arial"/>
          <w:sz w:val="28"/>
          <w:szCs w:val="28"/>
        </w:rPr>
        <w:t xml:space="preserve"> here </w:t>
      </w:r>
      <w:proofErr w:type="spellStart"/>
      <w:r w:rsidRPr="00362F57">
        <w:rPr>
          <w:rFonts w:ascii="Arial" w:hAnsi="Arial" w:cs="Arial"/>
          <w:sz w:val="28"/>
          <w:szCs w:val="28"/>
        </w:rPr>
        <w:t>nharire</w:t>
      </w:r>
      <w:proofErr w:type="spellEnd"/>
      <w:r w:rsidRPr="00362F57" w:rsidDel="009A5567">
        <w:rPr>
          <w:rFonts w:ascii="Arial" w:hAnsi="Arial" w:cs="Arial"/>
          <w:sz w:val="28"/>
          <w:szCs w:val="28"/>
        </w:rPr>
        <w:t xml:space="preserve"> </w:t>
      </w:r>
      <w:proofErr w:type="spellStart"/>
      <w:r>
        <w:rPr>
          <w:rFonts w:ascii="Arial" w:hAnsi="Arial" w:cs="Arial"/>
          <w:sz w:val="28"/>
          <w:szCs w:val="28"/>
        </w:rPr>
        <w:t>yemurindi</w:t>
      </w:r>
      <w:proofErr w:type="spellEnd"/>
      <w:r>
        <w:rPr>
          <w:rFonts w:ascii="Arial" w:hAnsi="Arial" w:cs="Arial"/>
          <w:sz w:val="28"/>
          <w:szCs w:val="28"/>
        </w:rPr>
        <w:t xml:space="preserve">. </w:t>
      </w:r>
      <w:r w:rsidRPr="00DE0AB6">
        <w:rPr>
          <w:rFonts w:ascii="Arial" w:hAnsi="Arial" w:cs="Arial"/>
          <w:sz w:val="18"/>
          <w:szCs w:val="18"/>
        </w:rPr>
        <w:t>[Congregation laughs</w:t>
      </w:r>
      <w:r>
        <w:rPr>
          <w:rFonts w:ascii="Arial" w:hAnsi="Arial" w:cs="Arial"/>
          <w:sz w:val="18"/>
          <w:szCs w:val="18"/>
        </w:rPr>
        <w:t>—ED</w:t>
      </w:r>
      <w:r w:rsidRPr="00DE0AB6">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Nekuti</w:t>
      </w:r>
      <w:proofErr w:type="spellEnd"/>
      <w:r w:rsidRPr="00362F57">
        <w:rPr>
          <w:rFonts w:ascii="Arial" w:hAnsi="Arial" w:cs="Arial"/>
          <w:sz w:val="28"/>
          <w:szCs w:val="28"/>
        </w:rPr>
        <w:t xml:space="preserve"> </w:t>
      </w:r>
      <w:proofErr w:type="spellStart"/>
      <w:r w:rsidRPr="00362F57">
        <w:rPr>
          <w:rFonts w:ascii="Arial" w:hAnsi="Arial" w:cs="Arial"/>
          <w:sz w:val="28"/>
          <w:szCs w:val="28"/>
        </w:rPr>
        <w:t>iwe</w:t>
      </w:r>
      <w:proofErr w:type="spellEnd"/>
      <w:r w:rsidRPr="00362F57">
        <w:rPr>
          <w:rFonts w:ascii="Arial" w:hAnsi="Arial" w:cs="Arial"/>
          <w:sz w:val="28"/>
          <w:szCs w:val="28"/>
        </w:rPr>
        <w:t xml:space="preserve"> </w:t>
      </w:r>
      <w:proofErr w:type="spellStart"/>
      <w:r w:rsidRPr="00362F57">
        <w:rPr>
          <w:rFonts w:ascii="Arial" w:hAnsi="Arial" w:cs="Arial"/>
          <w:sz w:val="28"/>
          <w:szCs w:val="28"/>
        </w:rPr>
        <w:t>unenge</w:t>
      </w:r>
      <w:proofErr w:type="spellEnd"/>
      <w:r w:rsidRPr="00362F57">
        <w:rPr>
          <w:rFonts w:ascii="Arial" w:hAnsi="Arial" w:cs="Arial"/>
          <w:sz w:val="28"/>
          <w:szCs w:val="28"/>
        </w:rPr>
        <w:t xml:space="preserve"> </w:t>
      </w:r>
      <w:proofErr w:type="spellStart"/>
      <w:r w:rsidRPr="00362F57">
        <w:rPr>
          <w:rFonts w:ascii="Arial" w:hAnsi="Arial" w:cs="Arial"/>
          <w:sz w:val="28"/>
          <w:szCs w:val="28"/>
        </w:rPr>
        <w:t>uchiziva</w:t>
      </w:r>
      <w:proofErr w:type="spellEnd"/>
      <w:r w:rsidRPr="00362F57">
        <w:rPr>
          <w:rFonts w:ascii="Arial" w:hAnsi="Arial" w:cs="Arial"/>
          <w:sz w:val="28"/>
          <w:szCs w:val="28"/>
        </w:rPr>
        <w:t xml:space="preserve"> </w:t>
      </w:r>
      <w:proofErr w:type="spellStart"/>
      <w:r w:rsidRPr="00362F57">
        <w:rPr>
          <w:rFonts w:ascii="Arial" w:hAnsi="Arial" w:cs="Arial"/>
          <w:sz w:val="28"/>
          <w:szCs w:val="28"/>
        </w:rPr>
        <w:t>zva</w:t>
      </w:r>
      <w:r>
        <w:rPr>
          <w:rFonts w:ascii="Arial" w:hAnsi="Arial" w:cs="Arial"/>
          <w:sz w:val="28"/>
          <w:szCs w:val="28"/>
        </w:rPr>
        <w:t>wa</w:t>
      </w:r>
      <w:r w:rsidRPr="00362F57">
        <w:rPr>
          <w:rFonts w:ascii="Arial" w:hAnsi="Arial" w:cs="Arial"/>
          <w:sz w:val="28"/>
          <w:szCs w:val="28"/>
        </w:rPr>
        <w:t>kaitirwa</w:t>
      </w:r>
      <w:proofErr w:type="spellEnd"/>
      <w:r w:rsidRPr="00362F57">
        <w:rPr>
          <w:rFonts w:ascii="Arial" w:hAnsi="Arial" w:cs="Arial"/>
          <w:sz w:val="28"/>
          <w:szCs w:val="28"/>
        </w:rPr>
        <w:t xml:space="preserve"> </w:t>
      </w:r>
      <w:proofErr w:type="spellStart"/>
      <w:r w:rsidRPr="00362F57">
        <w:rPr>
          <w:rFonts w:ascii="Arial" w:hAnsi="Arial" w:cs="Arial"/>
          <w:sz w:val="28"/>
          <w:szCs w:val="28"/>
        </w:rPr>
        <w:t>nani</w:t>
      </w:r>
      <w:proofErr w:type="spellEnd"/>
      <w:r w:rsidRPr="00362F57">
        <w:rPr>
          <w:rFonts w:ascii="Arial" w:hAnsi="Arial" w:cs="Arial"/>
          <w:sz w:val="28"/>
          <w:szCs w:val="28"/>
        </w:rPr>
        <w:t xml:space="preserve"> </w:t>
      </w:r>
      <w:proofErr w:type="spellStart"/>
      <w:r w:rsidRPr="00362F57">
        <w:rPr>
          <w:rFonts w:ascii="Arial" w:hAnsi="Arial" w:cs="Arial"/>
          <w:sz w:val="28"/>
          <w:szCs w:val="28"/>
        </w:rPr>
        <w:t>iwe</w:t>
      </w:r>
      <w:proofErr w:type="spellEnd"/>
      <w:r w:rsidRPr="00362F57">
        <w:rPr>
          <w:rFonts w:ascii="Arial" w:hAnsi="Arial" w:cs="Arial"/>
          <w:sz w:val="28"/>
          <w:szCs w:val="28"/>
        </w:rPr>
        <w:t xml:space="preserve">…? </w:t>
      </w:r>
      <w:r w:rsidRPr="00DE0AB6">
        <w:rPr>
          <w:rFonts w:ascii="Arial" w:hAnsi="Arial" w:cs="Arial"/>
          <w:sz w:val="18"/>
          <w:szCs w:val="18"/>
        </w:rPr>
        <w:t>[Congregation says, “</w:t>
      </w:r>
      <w:proofErr w:type="spellStart"/>
      <w:r w:rsidRPr="00DE0AB6">
        <w:rPr>
          <w:rFonts w:ascii="Arial" w:hAnsi="Arial" w:cs="Arial"/>
          <w:sz w:val="18"/>
          <w:szCs w:val="18"/>
        </w:rPr>
        <w:t>naMwari</w:t>
      </w:r>
      <w:proofErr w:type="spellEnd"/>
      <w:r w:rsidRPr="00DE0AB6">
        <w:rPr>
          <w:rFonts w:ascii="Arial" w:hAnsi="Arial" w:cs="Arial"/>
          <w:sz w:val="18"/>
          <w:szCs w:val="18"/>
        </w:rPr>
        <w:t>.”]</w:t>
      </w:r>
      <w:r w:rsidRPr="00362F57">
        <w:rPr>
          <w:rFonts w:ascii="Arial" w:hAnsi="Arial" w:cs="Arial"/>
          <w:sz w:val="28"/>
          <w:szCs w:val="28"/>
        </w:rPr>
        <w:t xml:space="preserve">  </w:t>
      </w:r>
    </w:p>
    <w:p w:rsidR="00FE2A0E" w:rsidP="00FE2A0E" w:rsidRDefault="00FE2A0E" w14:paraId="696F4DA6" w14:textId="77777777">
      <w:pPr>
        <w:spacing w:line="276" w:lineRule="auto"/>
        <w:jc w:val="both"/>
        <w:rPr>
          <w:rFonts w:ascii="Arial" w:hAnsi="Arial" w:cs="Arial"/>
          <w:sz w:val="18"/>
          <w:szCs w:val="18"/>
        </w:rPr>
      </w:pPr>
      <w:r w:rsidRPr="000673FA">
        <w:rPr>
          <w:rFonts w:ascii="Arial" w:hAnsi="Arial" w:cs="Arial"/>
          <w:sz w:val="28"/>
          <w:szCs w:val="28"/>
          <w:vertAlign w:val="superscript"/>
        </w:rPr>
        <w:t>179</w:t>
      </w:r>
      <w:r>
        <w:rPr>
          <w:rFonts w:ascii="Arial" w:hAnsi="Arial" w:cs="Arial"/>
          <w:sz w:val="28"/>
          <w:szCs w:val="28"/>
          <w:vertAlign w:val="superscript"/>
        </w:rPr>
        <w:t xml:space="preserve"> </w:t>
      </w:r>
      <w:r w:rsidRPr="00362F57">
        <w:rPr>
          <w:rFonts w:ascii="Arial" w:hAnsi="Arial" w:cs="Arial"/>
          <w:sz w:val="28"/>
          <w:szCs w:val="28"/>
        </w:rPr>
        <w:t xml:space="preserve">Amen! </w:t>
      </w:r>
      <w:r w:rsidRPr="00E33075">
        <w:rPr>
          <w:rFonts w:ascii="Arial" w:hAnsi="Arial" w:cs="Arial"/>
          <w:sz w:val="18"/>
          <w:szCs w:val="18"/>
        </w:rPr>
        <w:t>[Congregation says, “Amen.”]</w:t>
      </w:r>
      <w:r w:rsidRPr="00362F57">
        <w:rPr>
          <w:rFonts w:ascii="Arial" w:hAnsi="Arial" w:cs="Arial"/>
          <w:sz w:val="28"/>
          <w:szCs w:val="28"/>
        </w:rPr>
        <w:t xml:space="preserve"> </w:t>
      </w:r>
      <w:proofErr w:type="spellStart"/>
      <w:r w:rsidRPr="00362F57">
        <w:rPr>
          <w:rFonts w:ascii="Arial" w:hAnsi="Arial" w:cs="Arial"/>
          <w:sz w:val="28"/>
          <w:szCs w:val="28"/>
        </w:rPr>
        <w:t>Unosvika</w:t>
      </w:r>
      <w:proofErr w:type="spellEnd"/>
      <w:r w:rsidRPr="00362F57">
        <w:rPr>
          <w:rFonts w:ascii="Arial" w:hAnsi="Arial" w:cs="Arial"/>
          <w:sz w:val="28"/>
          <w:szCs w:val="28"/>
        </w:rPr>
        <w:t xml:space="preserve"> </w:t>
      </w:r>
      <w:proofErr w:type="spellStart"/>
      <w:r w:rsidRPr="00362F57">
        <w:rPr>
          <w:rFonts w:ascii="Arial" w:hAnsi="Arial" w:cs="Arial"/>
          <w:sz w:val="28"/>
          <w:szCs w:val="28"/>
        </w:rPr>
        <w:t>mumba</w:t>
      </w:r>
      <w:proofErr w:type="spellEnd"/>
      <w:r w:rsidRPr="00362F57">
        <w:rPr>
          <w:rFonts w:ascii="Arial" w:hAnsi="Arial" w:cs="Arial"/>
          <w:sz w:val="28"/>
          <w:szCs w:val="28"/>
        </w:rPr>
        <w:t xml:space="preserve"> mako </w:t>
      </w:r>
      <w:proofErr w:type="spellStart"/>
      <w:r w:rsidRPr="00362F57">
        <w:rPr>
          <w:rFonts w:ascii="Arial" w:hAnsi="Arial" w:cs="Arial"/>
          <w:sz w:val="28"/>
          <w:szCs w:val="28"/>
        </w:rPr>
        <w:t>uchitaura</w:t>
      </w:r>
      <w:proofErr w:type="spellEnd"/>
      <w:r w:rsidRPr="00362F57">
        <w:rPr>
          <w:rFonts w:ascii="Arial" w:hAnsi="Arial" w:cs="Arial"/>
          <w:sz w:val="28"/>
          <w:szCs w:val="28"/>
        </w:rPr>
        <w:t xml:space="preserve"> </w:t>
      </w:r>
      <w:proofErr w:type="spellStart"/>
      <w:r w:rsidRPr="00362F57">
        <w:rPr>
          <w:rFonts w:ascii="Arial" w:hAnsi="Arial" w:cs="Arial"/>
          <w:sz w:val="28"/>
          <w:szCs w:val="28"/>
        </w:rPr>
        <w:t>kuti</w:t>
      </w:r>
      <w:proofErr w:type="spellEnd"/>
      <w:r w:rsidRPr="00362F57">
        <w:rPr>
          <w:rFonts w:ascii="Arial" w:hAnsi="Arial" w:cs="Arial"/>
          <w:sz w:val="28"/>
          <w:szCs w:val="28"/>
        </w:rPr>
        <w:t xml:space="preserve">, </w:t>
      </w:r>
      <w:r>
        <w:rPr>
          <w:rFonts w:ascii="Arial" w:hAnsi="Arial" w:cs="Arial"/>
          <w:sz w:val="28"/>
          <w:szCs w:val="28"/>
        </w:rPr>
        <w:t>“</w:t>
      </w:r>
      <w:proofErr w:type="spellStart"/>
      <w:r>
        <w:rPr>
          <w:rFonts w:ascii="Arial" w:hAnsi="Arial" w:cs="Arial"/>
          <w:sz w:val="28"/>
          <w:szCs w:val="28"/>
        </w:rPr>
        <w:t>M</w:t>
      </w:r>
      <w:r w:rsidRPr="00362F57">
        <w:rPr>
          <w:rFonts w:ascii="Arial" w:hAnsi="Arial" w:cs="Arial"/>
          <w:sz w:val="28"/>
          <w:szCs w:val="28"/>
        </w:rPr>
        <w:t>upfanha</w:t>
      </w:r>
      <w:proofErr w:type="spellEnd"/>
      <w:r w:rsidRPr="00362F57">
        <w:rPr>
          <w:rFonts w:ascii="Arial" w:hAnsi="Arial" w:cs="Arial"/>
          <w:sz w:val="28"/>
          <w:szCs w:val="28"/>
        </w:rPr>
        <w:t xml:space="preserve"> rasa </w:t>
      </w:r>
      <w:proofErr w:type="spellStart"/>
      <w:r w:rsidRPr="00362F57">
        <w:rPr>
          <w:rFonts w:ascii="Arial" w:hAnsi="Arial" w:cs="Arial"/>
          <w:sz w:val="28"/>
          <w:szCs w:val="28"/>
        </w:rPr>
        <w:t>katakezi</w:t>
      </w:r>
      <w:proofErr w:type="spellEnd"/>
      <w:r w:rsidRPr="00362F57">
        <w:rPr>
          <w:rFonts w:ascii="Arial" w:hAnsi="Arial" w:cs="Arial"/>
          <w:sz w:val="28"/>
          <w:szCs w:val="28"/>
        </w:rPr>
        <w:t xml:space="preserve">, </w:t>
      </w:r>
      <w:proofErr w:type="spellStart"/>
      <w:r w:rsidRPr="00362F57">
        <w:rPr>
          <w:rFonts w:ascii="Arial" w:hAnsi="Arial" w:cs="Arial"/>
          <w:sz w:val="28"/>
          <w:szCs w:val="28"/>
        </w:rPr>
        <w:t>katakezi</w:t>
      </w:r>
      <w:proofErr w:type="spellEnd"/>
      <w:r w:rsidRPr="00362F57">
        <w:rPr>
          <w:rFonts w:ascii="Arial" w:hAnsi="Arial" w:cs="Arial"/>
          <w:sz w:val="28"/>
          <w:szCs w:val="28"/>
        </w:rPr>
        <w:t xml:space="preserve"> </w:t>
      </w:r>
      <w:proofErr w:type="spellStart"/>
      <w:r w:rsidRPr="00362F57">
        <w:rPr>
          <w:rFonts w:ascii="Arial" w:hAnsi="Arial" w:cs="Arial"/>
          <w:sz w:val="28"/>
          <w:szCs w:val="28"/>
        </w:rPr>
        <w:t>yeku</w:t>
      </w:r>
      <w:proofErr w:type="spellEnd"/>
      <w:r w:rsidRPr="00362F57">
        <w:rPr>
          <w:rFonts w:ascii="Arial" w:hAnsi="Arial" w:cs="Arial"/>
          <w:sz w:val="28"/>
          <w:szCs w:val="28"/>
        </w:rPr>
        <w:t xml:space="preserve"> Anglican </w:t>
      </w:r>
      <w:commentRangeStart w:id="132"/>
      <w:r w:rsidRPr="00362F57">
        <w:rPr>
          <w:rFonts w:ascii="Arial" w:hAnsi="Arial" w:cs="Arial"/>
          <w:sz w:val="28"/>
          <w:szCs w:val="28"/>
        </w:rPr>
        <w:t>…</w:t>
      </w:r>
      <w:commentRangeEnd w:id="132"/>
      <w:r w:rsidRPr="00362F57">
        <w:rPr>
          <w:rStyle w:val="CommentReference"/>
          <w:rFonts w:ascii="Arial" w:hAnsi="Arial" w:cs="Arial"/>
          <w:sz w:val="28"/>
          <w:szCs w:val="28"/>
        </w:rPr>
        <w:commentReference w:id="132"/>
      </w:r>
      <w:r w:rsidRPr="00362F57">
        <w:rPr>
          <w:rFonts w:ascii="Arial" w:hAnsi="Arial" w:cs="Arial"/>
          <w:sz w:val="28"/>
          <w:szCs w:val="28"/>
        </w:rPr>
        <w:t xml:space="preserve"> </w:t>
      </w:r>
      <w:proofErr w:type="spellStart"/>
      <w:r w:rsidRPr="00362F57">
        <w:rPr>
          <w:rFonts w:ascii="Arial" w:hAnsi="Arial" w:cs="Arial"/>
          <w:sz w:val="28"/>
          <w:szCs w:val="28"/>
        </w:rPr>
        <w:t>chi</w:t>
      </w:r>
      <w:r>
        <w:rPr>
          <w:rFonts w:ascii="Arial" w:hAnsi="Arial" w:cs="Arial"/>
          <w:sz w:val="28"/>
          <w:szCs w:val="28"/>
        </w:rPr>
        <w:t>i</w:t>
      </w:r>
      <w:proofErr w:type="spellEnd"/>
      <w:r w:rsidRPr="00362F57">
        <w:rPr>
          <w:rFonts w:ascii="Arial" w:hAnsi="Arial" w:cs="Arial"/>
          <w:sz w:val="28"/>
          <w:szCs w:val="28"/>
        </w:rPr>
        <w:t xml:space="preserve"> </w:t>
      </w:r>
      <w:proofErr w:type="spellStart"/>
      <w:r w:rsidRPr="00362F57">
        <w:rPr>
          <w:rFonts w:ascii="Arial" w:hAnsi="Arial" w:cs="Arial"/>
          <w:sz w:val="28"/>
          <w:szCs w:val="28"/>
        </w:rPr>
        <w:t>chino</w:t>
      </w:r>
      <w:r>
        <w:rPr>
          <w:rFonts w:ascii="Arial" w:hAnsi="Arial" w:cs="Arial"/>
          <w:sz w:val="28"/>
          <w:szCs w:val="28"/>
        </w:rPr>
        <w:t>nzi</w:t>
      </w:r>
      <w:proofErr w:type="spellEnd"/>
      <w:r w:rsidRPr="00362F57">
        <w:rPr>
          <w:rFonts w:ascii="Arial" w:hAnsi="Arial" w:cs="Arial"/>
          <w:sz w:val="28"/>
          <w:szCs w:val="28"/>
        </w:rPr>
        <w:t xml:space="preserve"> Anglican? </w:t>
      </w:r>
      <w:proofErr w:type="spellStart"/>
      <w:r w:rsidRPr="00362F57">
        <w:rPr>
          <w:rFonts w:ascii="Arial" w:hAnsi="Arial" w:cs="Arial"/>
          <w:sz w:val="28"/>
          <w:szCs w:val="28"/>
        </w:rPr>
        <w:t>Ndiudze</w:t>
      </w:r>
      <w:proofErr w:type="spellEnd"/>
      <w:r w:rsidRPr="00362F57">
        <w:rPr>
          <w:rFonts w:ascii="Arial" w:hAnsi="Arial" w:cs="Arial"/>
          <w:sz w:val="28"/>
          <w:szCs w:val="28"/>
        </w:rPr>
        <w:t xml:space="preserve"> </w:t>
      </w:r>
      <w:proofErr w:type="spellStart"/>
      <w:r w:rsidRPr="00362F57">
        <w:rPr>
          <w:rFonts w:ascii="Arial" w:hAnsi="Arial" w:cs="Arial"/>
          <w:sz w:val="28"/>
          <w:szCs w:val="28"/>
        </w:rPr>
        <w:t>ku</w:t>
      </w:r>
      <w:r>
        <w:rPr>
          <w:rFonts w:ascii="Arial" w:hAnsi="Arial" w:cs="Arial"/>
          <w:sz w:val="28"/>
          <w:szCs w:val="28"/>
        </w:rPr>
        <w:t>ti</w:t>
      </w:r>
      <w:proofErr w:type="spellEnd"/>
      <w:r w:rsidRPr="00362F57">
        <w:rPr>
          <w:rFonts w:ascii="Arial" w:hAnsi="Arial" w:cs="Arial"/>
          <w:sz w:val="28"/>
          <w:szCs w:val="28"/>
        </w:rPr>
        <w:t xml:space="preserve"> Anglican </w:t>
      </w:r>
      <w:proofErr w:type="spellStart"/>
      <w:r w:rsidRPr="00362F57">
        <w:rPr>
          <w:rFonts w:ascii="Arial" w:hAnsi="Arial" w:cs="Arial"/>
          <w:sz w:val="28"/>
          <w:szCs w:val="28"/>
        </w:rPr>
        <w:t>chii</w:t>
      </w:r>
      <w:proofErr w:type="spellEnd"/>
      <w:r w:rsidRPr="00362F57">
        <w:rPr>
          <w:rFonts w:ascii="Arial" w:hAnsi="Arial" w:cs="Arial"/>
          <w:sz w:val="28"/>
          <w:szCs w:val="28"/>
        </w:rPr>
        <w:t xml:space="preserve">? </w:t>
      </w:r>
      <w:proofErr w:type="spellStart"/>
      <w:r w:rsidRPr="00362F57">
        <w:rPr>
          <w:rFonts w:ascii="Arial" w:hAnsi="Arial" w:cs="Arial"/>
          <w:sz w:val="28"/>
          <w:szCs w:val="28"/>
        </w:rPr>
        <w:t>Unoyiziva</w:t>
      </w:r>
      <w:proofErr w:type="spellEnd"/>
      <w:r w:rsidRPr="00362F57">
        <w:rPr>
          <w:rFonts w:ascii="Arial" w:hAnsi="Arial" w:cs="Arial"/>
          <w:sz w:val="28"/>
          <w:szCs w:val="28"/>
        </w:rPr>
        <w:t xml:space="preserve"> </w:t>
      </w:r>
      <w:proofErr w:type="spellStart"/>
      <w:r w:rsidRPr="00362F57">
        <w:rPr>
          <w:rFonts w:ascii="Arial" w:hAnsi="Arial" w:cs="Arial"/>
          <w:sz w:val="28"/>
          <w:szCs w:val="28"/>
        </w:rPr>
        <w:t>matangiro</w:t>
      </w:r>
      <w:proofErr w:type="spellEnd"/>
      <w:r w:rsidRPr="00362F57">
        <w:rPr>
          <w:rFonts w:ascii="Arial" w:hAnsi="Arial" w:cs="Arial"/>
          <w:sz w:val="28"/>
          <w:szCs w:val="28"/>
        </w:rPr>
        <w:t xml:space="preserve"> </w:t>
      </w:r>
      <w:proofErr w:type="spellStart"/>
      <w:r w:rsidRPr="00362F57">
        <w:rPr>
          <w:rFonts w:ascii="Arial" w:hAnsi="Arial" w:cs="Arial"/>
          <w:sz w:val="28"/>
          <w:szCs w:val="28"/>
        </w:rPr>
        <w:t>akaita</w:t>
      </w:r>
      <w:proofErr w:type="spellEnd"/>
      <w:r w:rsidRPr="00362F57">
        <w:rPr>
          <w:rFonts w:ascii="Arial" w:hAnsi="Arial" w:cs="Arial"/>
          <w:sz w:val="28"/>
          <w:szCs w:val="28"/>
        </w:rPr>
        <w:t xml:space="preserve"> Anglican </w:t>
      </w:r>
      <w:proofErr w:type="spellStart"/>
      <w:r w:rsidRPr="00362F57">
        <w:rPr>
          <w:rFonts w:ascii="Arial" w:hAnsi="Arial" w:cs="Arial"/>
          <w:sz w:val="28"/>
          <w:szCs w:val="28"/>
        </w:rPr>
        <w:t>iwe</w:t>
      </w:r>
      <w:proofErr w:type="spellEnd"/>
      <w:r w:rsidRPr="00362F57">
        <w:rPr>
          <w:rFonts w:ascii="Arial" w:hAnsi="Arial" w:cs="Arial"/>
          <w:sz w:val="28"/>
          <w:szCs w:val="28"/>
        </w:rPr>
        <w:t>, ha…</w:t>
      </w:r>
      <w:proofErr w:type="spellStart"/>
      <w:r w:rsidRPr="00362F57">
        <w:rPr>
          <w:rFonts w:ascii="Arial" w:hAnsi="Arial" w:cs="Arial"/>
          <w:sz w:val="28"/>
          <w:szCs w:val="28"/>
        </w:rPr>
        <w:t>tibvire</w:t>
      </w:r>
      <w:proofErr w:type="spellEnd"/>
      <w:r w:rsidRPr="00362F57">
        <w:rPr>
          <w:rFonts w:ascii="Arial" w:hAnsi="Arial" w:cs="Arial"/>
          <w:sz w:val="28"/>
          <w:szCs w:val="28"/>
        </w:rPr>
        <w:t xml:space="preserve"> </w:t>
      </w:r>
      <w:proofErr w:type="spellStart"/>
      <w:r w:rsidRPr="00362F57">
        <w:rPr>
          <w:rFonts w:ascii="Arial" w:hAnsi="Arial" w:cs="Arial"/>
          <w:sz w:val="28"/>
          <w:szCs w:val="28"/>
        </w:rPr>
        <w:t>pano</w:t>
      </w:r>
      <w:proofErr w:type="spellEnd"/>
      <w:r w:rsidRPr="00362F57">
        <w:rPr>
          <w:rFonts w:ascii="Arial" w:hAnsi="Arial" w:cs="Arial"/>
          <w:sz w:val="28"/>
          <w:szCs w:val="28"/>
        </w:rPr>
        <w:t xml:space="preserve"> </w:t>
      </w:r>
      <w:proofErr w:type="spellStart"/>
      <w:r w:rsidRPr="00362F57">
        <w:rPr>
          <w:rFonts w:ascii="Arial" w:hAnsi="Arial" w:cs="Arial"/>
          <w:sz w:val="28"/>
          <w:szCs w:val="28"/>
        </w:rPr>
        <w:t>mhanhi</w:t>
      </w:r>
      <w:proofErr w:type="spellEnd"/>
      <w:r w:rsidRPr="00362F57">
        <w:rPr>
          <w:rFonts w:ascii="Arial" w:hAnsi="Arial" w:cs="Arial"/>
          <w:sz w:val="28"/>
          <w:szCs w:val="28"/>
        </w:rPr>
        <w:t xml:space="preserve"> </w:t>
      </w:r>
      <w:proofErr w:type="spellStart"/>
      <w:r w:rsidRPr="00362F57">
        <w:rPr>
          <w:rFonts w:ascii="Arial" w:hAnsi="Arial" w:cs="Arial"/>
          <w:sz w:val="28"/>
          <w:szCs w:val="28"/>
        </w:rPr>
        <w:t>bvisa</w:t>
      </w:r>
      <w:proofErr w:type="spellEnd"/>
      <w:r w:rsidRPr="00362F57">
        <w:rPr>
          <w:rFonts w:ascii="Arial" w:hAnsi="Arial" w:cs="Arial"/>
          <w:sz w:val="28"/>
          <w:szCs w:val="28"/>
        </w:rPr>
        <w:t xml:space="preserve"> </w:t>
      </w:r>
      <w:proofErr w:type="spellStart"/>
      <w:r w:rsidRPr="00362F57">
        <w:rPr>
          <w:rFonts w:ascii="Arial" w:hAnsi="Arial" w:cs="Arial"/>
          <w:sz w:val="28"/>
          <w:szCs w:val="28"/>
        </w:rPr>
        <w:t>zvinhu</w:t>
      </w:r>
      <w:proofErr w:type="spellEnd"/>
      <w:r w:rsidRPr="00362F57">
        <w:rPr>
          <w:rFonts w:ascii="Arial" w:hAnsi="Arial" w:cs="Arial"/>
          <w:sz w:val="28"/>
          <w:szCs w:val="28"/>
        </w:rPr>
        <w:t xml:space="preserve"> </w:t>
      </w:r>
      <w:proofErr w:type="spellStart"/>
      <w:r w:rsidRPr="00362F57">
        <w:rPr>
          <w:rFonts w:ascii="Arial" w:hAnsi="Arial" w:cs="Arial"/>
          <w:sz w:val="28"/>
          <w:szCs w:val="28"/>
        </w:rPr>
        <w:t>izvi</w:t>
      </w:r>
      <w:proofErr w:type="spellEnd"/>
      <w:r w:rsidRPr="00362F57">
        <w:rPr>
          <w:rFonts w:ascii="Arial" w:hAnsi="Arial" w:cs="Arial"/>
          <w:sz w:val="28"/>
          <w:szCs w:val="28"/>
        </w:rPr>
        <w:t xml:space="preserve">. </w:t>
      </w:r>
      <w:proofErr w:type="spellStart"/>
      <w:r w:rsidRPr="00362F57">
        <w:rPr>
          <w:rFonts w:ascii="Arial" w:hAnsi="Arial" w:cs="Arial"/>
          <w:sz w:val="28"/>
          <w:szCs w:val="28"/>
        </w:rPr>
        <w:t>Wouya</w:t>
      </w:r>
      <w:proofErr w:type="spellEnd"/>
      <w:r w:rsidRPr="00362F57">
        <w:rPr>
          <w:rFonts w:ascii="Arial" w:hAnsi="Arial" w:cs="Arial"/>
          <w:sz w:val="28"/>
          <w:szCs w:val="28"/>
        </w:rPr>
        <w:t xml:space="preserve"> </w:t>
      </w:r>
      <w:proofErr w:type="spellStart"/>
      <w:r w:rsidRPr="00362F57">
        <w:rPr>
          <w:rFonts w:ascii="Arial" w:hAnsi="Arial" w:cs="Arial"/>
          <w:sz w:val="28"/>
          <w:szCs w:val="28"/>
        </w:rPr>
        <w:t>woti</w:t>
      </w:r>
      <w:proofErr w:type="spellEnd"/>
      <w:r w:rsidRPr="00362F57">
        <w:rPr>
          <w:rFonts w:ascii="Arial" w:hAnsi="Arial" w:cs="Arial"/>
          <w:sz w:val="28"/>
          <w:szCs w:val="28"/>
        </w:rPr>
        <w:t xml:space="preserve"> Mwari </w:t>
      </w:r>
      <w:proofErr w:type="spellStart"/>
      <w:r w:rsidRPr="00362F57">
        <w:rPr>
          <w:rFonts w:ascii="Arial" w:hAnsi="Arial" w:cs="Arial"/>
          <w:sz w:val="28"/>
          <w:szCs w:val="28"/>
        </w:rPr>
        <w:t>akandipa</w:t>
      </w:r>
      <w:proofErr w:type="spellEnd"/>
      <w:r w:rsidRPr="00362F57">
        <w:rPr>
          <w:rFonts w:ascii="Arial" w:hAnsi="Arial" w:cs="Arial"/>
          <w:sz w:val="28"/>
          <w:szCs w:val="28"/>
        </w:rPr>
        <w:t xml:space="preserve"> </w:t>
      </w:r>
      <w:proofErr w:type="spellStart"/>
      <w:r w:rsidRPr="00362F57">
        <w:rPr>
          <w:rFonts w:ascii="Arial" w:hAnsi="Arial" w:cs="Arial"/>
          <w:sz w:val="28"/>
          <w:szCs w:val="28"/>
        </w:rPr>
        <w:t>simba</w:t>
      </w:r>
      <w:proofErr w:type="spellEnd"/>
      <w:r w:rsidRPr="00362F57">
        <w:rPr>
          <w:rFonts w:ascii="Arial" w:hAnsi="Arial" w:cs="Arial"/>
          <w:sz w:val="28"/>
          <w:szCs w:val="28"/>
        </w:rPr>
        <w:t xml:space="preserve"> </w:t>
      </w:r>
      <w:proofErr w:type="spellStart"/>
      <w:r w:rsidRPr="00362F57">
        <w:rPr>
          <w:rFonts w:ascii="Arial" w:hAnsi="Arial" w:cs="Arial"/>
          <w:sz w:val="28"/>
          <w:szCs w:val="28"/>
        </w:rPr>
        <w:t>randinaro</w:t>
      </w:r>
      <w:proofErr w:type="spellEnd"/>
      <w:r w:rsidRPr="00362F57">
        <w:rPr>
          <w:rFonts w:ascii="Arial" w:hAnsi="Arial" w:cs="Arial"/>
          <w:sz w:val="28"/>
          <w:szCs w:val="28"/>
        </w:rPr>
        <w:t xml:space="preserve">! </w:t>
      </w:r>
      <w:r w:rsidRPr="00E33075">
        <w:rPr>
          <w:rFonts w:ascii="Arial" w:hAnsi="Arial" w:cs="Arial"/>
          <w:sz w:val="18"/>
          <w:szCs w:val="18"/>
        </w:rPr>
        <w:t>[Congregation says, “Amen.”]</w:t>
      </w:r>
      <w:r w:rsidRPr="00362F57">
        <w:rPr>
          <w:rFonts w:ascii="Arial" w:hAnsi="Arial" w:cs="Arial"/>
          <w:sz w:val="28"/>
          <w:szCs w:val="28"/>
        </w:rPr>
        <w:t xml:space="preserve"> Hallelujah! </w:t>
      </w:r>
      <w:r w:rsidRPr="00E33075">
        <w:rPr>
          <w:rFonts w:ascii="Arial" w:hAnsi="Arial" w:cs="Arial"/>
          <w:sz w:val="18"/>
          <w:szCs w:val="18"/>
        </w:rPr>
        <w:t>[Congregation says, “Amen.”]</w:t>
      </w:r>
    </w:p>
    <w:p w:rsidRPr="00362F57" w:rsidR="00FE2A0E" w:rsidP="00FE2A0E" w:rsidRDefault="00FE2A0E" w14:paraId="6E02CFFD" w14:textId="77777777">
      <w:pPr>
        <w:spacing w:line="276" w:lineRule="auto"/>
        <w:jc w:val="both"/>
        <w:rPr>
          <w:rFonts w:ascii="Arial" w:hAnsi="Arial" w:cs="Arial"/>
          <w:sz w:val="28"/>
          <w:szCs w:val="28"/>
          <w:lang w:val="en-ZW"/>
        </w:rPr>
      </w:pPr>
      <w:r w:rsidRPr="002533F9">
        <w:rPr>
          <w:rFonts w:ascii="Arial" w:hAnsi="Arial" w:cs="Arial"/>
          <w:sz w:val="28"/>
          <w:szCs w:val="28"/>
          <w:lang w:val="en-ZW"/>
        </w:rPr>
        <w:t xml:space="preserve"> </w:t>
      </w:r>
      <w:r w:rsidRPr="00FC26D3">
        <w:rPr>
          <w:rFonts w:ascii="Arial" w:hAnsi="Arial" w:cs="Arial"/>
          <w:sz w:val="28"/>
          <w:szCs w:val="28"/>
          <w:vertAlign w:val="superscript"/>
          <w:lang w:val="en-ZW"/>
        </w:rPr>
        <w:t>180</w:t>
      </w:r>
      <w:r>
        <w:rPr>
          <w:rFonts w:ascii="Arial" w:hAnsi="Arial" w:cs="Arial"/>
          <w:sz w:val="28"/>
          <w:szCs w:val="28"/>
          <w:vertAlign w:val="superscript"/>
          <w:lang w:val="en-ZW"/>
        </w:rPr>
        <w:t xml:space="preserve"> </w:t>
      </w:r>
      <w:proofErr w:type="spellStart"/>
      <w:r w:rsidRPr="002533F9">
        <w:rPr>
          <w:rFonts w:ascii="Arial" w:hAnsi="Arial" w:cs="Arial"/>
          <w:sz w:val="28"/>
          <w:szCs w:val="28"/>
          <w:lang w:val="en-ZW"/>
        </w:rPr>
        <w:t>Ndosaka</w:t>
      </w:r>
      <w:proofErr w:type="spellEnd"/>
      <w:r w:rsidRPr="002533F9">
        <w:rPr>
          <w:rFonts w:ascii="Arial" w:hAnsi="Arial" w:cs="Arial"/>
          <w:sz w:val="28"/>
          <w:szCs w:val="28"/>
          <w:lang w:val="en-ZW"/>
        </w:rPr>
        <w:t xml:space="preserve"> </w:t>
      </w:r>
      <w:proofErr w:type="spellStart"/>
      <w:r w:rsidRPr="002533F9">
        <w:rPr>
          <w:rFonts w:ascii="Arial" w:hAnsi="Arial" w:cs="Arial"/>
          <w:sz w:val="28"/>
          <w:szCs w:val="28"/>
          <w:lang w:val="en-ZW"/>
        </w:rPr>
        <w:t>vanhu</w:t>
      </w:r>
      <w:proofErr w:type="spellEnd"/>
      <w:r w:rsidRPr="002533F9">
        <w:rPr>
          <w:rFonts w:ascii="Arial" w:hAnsi="Arial" w:cs="Arial"/>
          <w:sz w:val="28"/>
          <w:szCs w:val="28"/>
          <w:lang w:val="en-ZW"/>
        </w:rPr>
        <w:t xml:space="preserve"> </w:t>
      </w:r>
      <w:proofErr w:type="spellStart"/>
      <w:r w:rsidRPr="002533F9">
        <w:rPr>
          <w:rFonts w:ascii="Arial" w:hAnsi="Arial" w:cs="Arial"/>
          <w:sz w:val="28"/>
          <w:szCs w:val="28"/>
          <w:lang w:val="en-ZW"/>
        </w:rPr>
        <w:t>vaMwarika</w:t>
      </w:r>
      <w:proofErr w:type="spellEnd"/>
      <w:r w:rsidRPr="002533F9">
        <w:rPr>
          <w:rFonts w:ascii="Arial" w:hAnsi="Arial" w:cs="Arial"/>
          <w:sz w:val="28"/>
          <w:szCs w:val="28"/>
          <w:lang w:val="en-ZW"/>
        </w:rPr>
        <w:t xml:space="preserve"> </w:t>
      </w:r>
      <w:proofErr w:type="spellStart"/>
      <w:r w:rsidRPr="002533F9">
        <w:rPr>
          <w:rFonts w:ascii="Arial" w:hAnsi="Arial" w:cs="Arial"/>
          <w:sz w:val="28"/>
          <w:szCs w:val="28"/>
          <w:lang w:val="en-ZW"/>
        </w:rPr>
        <w:t>nyengeterai</w:t>
      </w:r>
      <w:proofErr w:type="spellEnd"/>
      <w:r w:rsidRPr="002533F9">
        <w:rPr>
          <w:rFonts w:ascii="Arial" w:hAnsi="Arial" w:cs="Arial"/>
          <w:sz w:val="28"/>
          <w:szCs w:val="28"/>
          <w:lang w:val="en-ZW"/>
        </w:rPr>
        <w:t xml:space="preserve"> </w:t>
      </w:r>
      <w:proofErr w:type="spellStart"/>
      <w:r w:rsidRPr="002533F9">
        <w:rPr>
          <w:rFonts w:ascii="Arial" w:hAnsi="Arial" w:cs="Arial"/>
          <w:sz w:val="28"/>
          <w:szCs w:val="28"/>
          <w:lang w:val="en-ZW"/>
        </w:rPr>
        <w:t>muite</w:t>
      </w:r>
      <w:proofErr w:type="spellEnd"/>
      <w:r w:rsidRPr="002533F9">
        <w:rPr>
          <w:rFonts w:ascii="Arial" w:hAnsi="Arial" w:cs="Arial"/>
          <w:sz w:val="28"/>
          <w:szCs w:val="28"/>
          <w:lang w:val="en-ZW"/>
        </w:rPr>
        <w:t xml:space="preserve"> </w:t>
      </w:r>
      <w:proofErr w:type="spellStart"/>
      <w:r w:rsidRPr="002533F9">
        <w:rPr>
          <w:rFonts w:ascii="Arial" w:hAnsi="Arial" w:cs="Arial"/>
          <w:sz w:val="28"/>
          <w:szCs w:val="28"/>
          <w:lang w:val="en-ZW"/>
        </w:rPr>
        <w:t>vana</w:t>
      </w:r>
      <w:proofErr w:type="spellEnd"/>
      <w:r w:rsidRPr="002533F9">
        <w:rPr>
          <w:rFonts w:ascii="Arial" w:hAnsi="Arial" w:cs="Arial"/>
          <w:sz w:val="28"/>
          <w:szCs w:val="28"/>
          <w:lang w:val="en-ZW"/>
        </w:rPr>
        <w:t xml:space="preserve"> baba chai…? </w:t>
      </w:r>
      <w:r w:rsidRPr="00EB23D2">
        <w:rPr>
          <w:rFonts w:ascii="Arial" w:hAnsi="Arial" w:cs="Arial"/>
          <w:sz w:val="18"/>
          <w:szCs w:val="18"/>
        </w:rPr>
        <w:t>[Congregation says, “</w:t>
      </w:r>
      <w:proofErr w:type="spellStart"/>
      <w:r w:rsidRPr="00EB23D2">
        <w:rPr>
          <w:rFonts w:ascii="Arial" w:hAnsi="Arial" w:cs="Arial"/>
          <w:sz w:val="18"/>
          <w:szCs w:val="18"/>
        </w:rPr>
        <w:t>chaivo</w:t>
      </w:r>
      <w:proofErr w:type="spellEnd"/>
      <w:r w:rsidRPr="00EB23D2">
        <w:rPr>
          <w:rFonts w:ascii="Arial" w:hAnsi="Arial" w:cs="Arial"/>
          <w:sz w:val="18"/>
          <w:szCs w:val="18"/>
        </w:rPr>
        <w:t>.”]</w:t>
      </w:r>
      <w:r w:rsidRPr="00362F57">
        <w:rPr>
          <w:rFonts w:ascii="Arial" w:hAnsi="Arial" w:cs="Arial"/>
          <w:sz w:val="28"/>
          <w:szCs w:val="28"/>
        </w:rPr>
        <w:t xml:space="preserve"> Kwete baba </w:t>
      </w:r>
      <w:proofErr w:type="spellStart"/>
      <w:r w:rsidRPr="00362F57">
        <w:rPr>
          <w:rFonts w:ascii="Arial" w:hAnsi="Arial" w:cs="Arial"/>
          <w:sz w:val="28"/>
          <w:szCs w:val="28"/>
        </w:rPr>
        <w:t>asina</w:t>
      </w:r>
      <w:proofErr w:type="spellEnd"/>
      <w:r w:rsidRPr="00362F57">
        <w:rPr>
          <w:rFonts w:ascii="Arial" w:hAnsi="Arial" w:cs="Arial"/>
          <w:sz w:val="28"/>
          <w:szCs w:val="28"/>
        </w:rPr>
        <w:t xml:space="preserve"> </w:t>
      </w:r>
      <w:proofErr w:type="spellStart"/>
      <w:r w:rsidRPr="00362F57">
        <w:rPr>
          <w:rFonts w:ascii="Arial" w:hAnsi="Arial" w:cs="Arial"/>
          <w:sz w:val="28"/>
          <w:szCs w:val="28"/>
        </w:rPr>
        <w:t>zvinhu</w:t>
      </w:r>
      <w:proofErr w:type="spellEnd"/>
      <w:r w:rsidRPr="00362F57">
        <w:rPr>
          <w:rFonts w:ascii="Arial" w:hAnsi="Arial" w:cs="Arial"/>
          <w:sz w:val="28"/>
          <w:szCs w:val="28"/>
        </w:rPr>
        <w:t xml:space="preserve">, baba </w:t>
      </w:r>
      <w:proofErr w:type="spellStart"/>
      <w:r w:rsidRPr="00362F57">
        <w:rPr>
          <w:rFonts w:ascii="Arial" w:hAnsi="Arial" w:cs="Arial"/>
          <w:sz w:val="28"/>
          <w:szCs w:val="28"/>
        </w:rPr>
        <w:t>murombo</w:t>
      </w:r>
      <w:proofErr w:type="spellEnd"/>
      <w:r w:rsidRPr="00362F57">
        <w:rPr>
          <w:rFonts w:ascii="Arial" w:hAnsi="Arial" w:cs="Arial"/>
          <w:sz w:val="28"/>
          <w:szCs w:val="28"/>
        </w:rPr>
        <w:t xml:space="preserve">, baba </w:t>
      </w:r>
      <w:proofErr w:type="spellStart"/>
      <w:r w:rsidRPr="00362F57">
        <w:rPr>
          <w:rFonts w:ascii="Arial" w:hAnsi="Arial" w:cs="Arial"/>
          <w:sz w:val="28"/>
          <w:szCs w:val="28"/>
        </w:rPr>
        <w:t>vanogara</w:t>
      </w:r>
      <w:proofErr w:type="spellEnd"/>
      <w:r w:rsidRPr="00362F57">
        <w:rPr>
          <w:rFonts w:ascii="Arial" w:hAnsi="Arial" w:cs="Arial"/>
          <w:sz w:val="28"/>
          <w:szCs w:val="28"/>
        </w:rPr>
        <w:t xml:space="preserve"> </w:t>
      </w:r>
      <w:proofErr w:type="spellStart"/>
      <w:r w:rsidRPr="00362F57">
        <w:rPr>
          <w:rFonts w:ascii="Arial" w:hAnsi="Arial" w:cs="Arial"/>
          <w:sz w:val="28"/>
          <w:szCs w:val="28"/>
        </w:rPr>
        <w:t>vachirwara</w:t>
      </w:r>
      <w:proofErr w:type="spellEnd"/>
      <w:r w:rsidRPr="00362F57">
        <w:rPr>
          <w:rFonts w:ascii="Arial" w:hAnsi="Arial" w:cs="Arial"/>
          <w:sz w:val="28"/>
          <w:szCs w:val="28"/>
        </w:rPr>
        <w:t xml:space="preserve"> </w:t>
      </w:r>
      <w:proofErr w:type="spellStart"/>
      <w:r w:rsidRPr="00362F57">
        <w:rPr>
          <w:rFonts w:ascii="Arial" w:hAnsi="Arial" w:cs="Arial"/>
          <w:sz w:val="28"/>
          <w:szCs w:val="28"/>
        </w:rPr>
        <w:t>achitengerwa</w:t>
      </w:r>
      <w:proofErr w:type="spellEnd"/>
      <w:r w:rsidRPr="00362F57">
        <w:rPr>
          <w:rFonts w:ascii="Arial" w:hAnsi="Arial" w:cs="Arial"/>
          <w:sz w:val="28"/>
          <w:szCs w:val="28"/>
        </w:rPr>
        <w:t xml:space="preserve"> </w:t>
      </w:r>
      <w:proofErr w:type="spellStart"/>
      <w:r w:rsidRPr="00362F57">
        <w:rPr>
          <w:rFonts w:ascii="Arial" w:hAnsi="Arial" w:cs="Arial"/>
          <w:sz w:val="28"/>
          <w:szCs w:val="28"/>
        </w:rPr>
        <w:t>mapi</w:t>
      </w:r>
      <w:r>
        <w:rPr>
          <w:rFonts w:ascii="Arial" w:hAnsi="Arial" w:cs="Arial"/>
          <w:sz w:val="28"/>
          <w:szCs w:val="28"/>
        </w:rPr>
        <w:t>ri</w:t>
      </w:r>
      <w:r w:rsidRPr="00362F57">
        <w:rPr>
          <w:rFonts w:ascii="Arial" w:hAnsi="Arial" w:cs="Arial"/>
          <w:sz w:val="28"/>
          <w:szCs w:val="28"/>
        </w:rPr>
        <w:t>tsi</w:t>
      </w:r>
      <w:proofErr w:type="spellEnd"/>
      <w:r w:rsidRPr="00362F57">
        <w:rPr>
          <w:rFonts w:ascii="Arial" w:hAnsi="Arial" w:cs="Arial"/>
          <w:sz w:val="28"/>
          <w:szCs w:val="28"/>
        </w:rPr>
        <w:t xml:space="preserve"> </w:t>
      </w:r>
      <w:proofErr w:type="spellStart"/>
      <w:r w:rsidRPr="00362F57">
        <w:rPr>
          <w:rFonts w:ascii="Arial" w:hAnsi="Arial" w:cs="Arial"/>
          <w:sz w:val="28"/>
          <w:szCs w:val="28"/>
        </w:rPr>
        <w:t>nevana</w:t>
      </w:r>
      <w:proofErr w:type="spellEnd"/>
      <w:r w:rsidRPr="00362F57">
        <w:rPr>
          <w:rFonts w:ascii="Arial" w:hAnsi="Arial" w:cs="Arial"/>
          <w:sz w:val="28"/>
          <w:szCs w:val="28"/>
        </w:rPr>
        <w:t xml:space="preserve"> </w:t>
      </w:r>
      <w:proofErr w:type="spellStart"/>
      <w:r w:rsidRPr="00362F57">
        <w:rPr>
          <w:rFonts w:ascii="Arial" w:hAnsi="Arial" w:cs="Arial"/>
          <w:sz w:val="28"/>
          <w:szCs w:val="28"/>
        </w:rPr>
        <w:t>varikuma</w:t>
      </w:r>
      <w:proofErr w:type="spellEnd"/>
      <w:r w:rsidRPr="00362F57">
        <w:rPr>
          <w:rFonts w:ascii="Arial" w:hAnsi="Arial" w:cs="Arial"/>
          <w:sz w:val="28"/>
          <w:szCs w:val="28"/>
        </w:rPr>
        <w:t xml:space="preserve"> </w:t>
      </w:r>
      <w:proofErr w:type="spellStart"/>
      <w:r w:rsidRPr="00362F57">
        <w:rPr>
          <w:rFonts w:ascii="Arial" w:hAnsi="Arial" w:cs="Arial"/>
          <w:sz w:val="28"/>
          <w:szCs w:val="28"/>
        </w:rPr>
        <w:t>basa</w:t>
      </w:r>
      <w:proofErr w:type="spellEnd"/>
      <w:r w:rsidRPr="00362F57">
        <w:rPr>
          <w:rFonts w:ascii="Arial" w:hAnsi="Arial" w:cs="Arial"/>
          <w:sz w:val="28"/>
          <w:szCs w:val="28"/>
        </w:rPr>
        <w:t xml:space="preserve">. Baba </w:t>
      </w:r>
      <w:proofErr w:type="spellStart"/>
      <w:r>
        <w:rPr>
          <w:rFonts w:ascii="Arial" w:hAnsi="Arial" w:cs="Arial"/>
          <w:sz w:val="28"/>
          <w:szCs w:val="28"/>
        </w:rPr>
        <w:t>ano</w:t>
      </w:r>
      <w:r w:rsidRPr="00362F57">
        <w:rPr>
          <w:rFonts w:ascii="Arial" w:hAnsi="Arial" w:cs="Arial"/>
          <w:sz w:val="28"/>
          <w:szCs w:val="28"/>
        </w:rPr>
        <w:t>batsirwa</w:t>
      </w:r>
      <w:proofErr w:type="spellEnd"/>
      <w:r w:rsidRPr="00362F57">
        <w:rPr>
          <w:rFonts w:ascii="Arial" w:hAnsi="Arial" w:cs="Arial"/>
          <w:sz w:val="28"/>
          <w:szCs w:val="28"/>
        </w:rPr>
        <w:t xml:space="preserve"> </w:t>
      </w:r>
      <w:proofErr w:type="spellStart"/>
      <w:r w:rsidRPr="00362F57">
        <w:rPr>
          <w:rFonts w:ascii="Arial" w:hAnsi="Arial" w:cs="Arial"/>
          <w:sz w:val="28"/>
          <w:szCs w:val="28"/>
        </w:rPr>
        <w:t>nemwana</w:t>
      </w:r>
      <w:proofErr w:type="spellEnd"/>
      <w:r w:rsidRPr="00362F57">
        <w:rPr>
          <w:rFonts w:ascii="Arial" w:hAnsi="Arial" w:cs="Arial"/>
          <w:sz w:val="28"/>
          <w:szCs w:val="28"/>
        </w:rPr>
        <w:t xml:space="preserve"> </w:t>
      </w:r>
      <w:proofErr w:type="spellStart"/>
      <w:r w:rsidRPr="00362F57">
        <w:rPr>
          <w:rFonts w:ascii="Arial" w:hAnsi="Arial" w:cs="Arial"/>
          <w:sz w:val="28"/>
          <w:szCs w:val="28"/>
        </w:rPr>
        <w:t>arimu</w:t>
      </w:r>
      <w:proofErr w:type="spellEnd"/>
      <w:r w:rsidRPr="00362F57">
        <w:rPr>
          <w:rFonts w:ascii="Arial" w:hAnsi="Arial" w:cs="Arial"/>
          <w:sz w:val="28"/>
          <w:szCs w:val="28"/>
        </w:rPr>
        <w:t xml:space="preserve"> Methodist, baba </w:t>
      </w:r>
      <w:proofErr w:type="spellStart"/>
      <w:r w:rsidRPr="00362F57">
        <w:rPr>
          <w:rFonts w:ascii="Arial" w:hAnsi="Arial" w:cs="Arial"/>
          <w:sz w:val="28"/>
          <w:szCs w:val="28"/>
        </w:rPr>
        <w:t>ayiwa</w:t>
      </w:r>
      <w:proofErr w:type="spellEnd"/>
      <w:r w:rsidRPr="00362F57">
        <w:rPr>
          <w:rFonts w:ascii="Arial" w:hAnsi="Arial" w:cs="Arial"/>
          <w:sz w:val="28"/>
          <w:szCs w:val="28"/>
        </w:rPr>
        <w:t xml:space="preserve"> Mwari </w:t>
      </w:r>
      <w:proofErr w:type="spellStart"/>
      <w:r w:rsidRPr="00362F57">
        <w:rPr>
          <w:rFonts w:ascii="Arial" w:hAnsi="Arial" w:cs="Arial"/>
          <w:sz w:val="28"/>
          <w:szCs w:val="28"/>
        </w:rPr>
        <w:t>haana</w:t>
      </w:r>
      <w:proofErr w:type="spellEnd"/>
      <w:r w:rsidRPr="00362F57">
        <w:rPr>
          <w:rFonts w:ascii="Arial" w:hAnsi="Arial" w:cs="Arial"/>
          <w:sz w:val="28"/>
          <w:szCs w:val="28"/>
        </w:rPr>
        <w:t xml:space="preserve"> </w:t>
      </w:r>
      <w:proofErr w:type="spellStart"/>
      <w:r w:rsidRPr="00362F57">
        <w:rPr>
          <w:rFonts w:ascii="Arial" w:hAnsi="Arial" w:cs="Arial"/>
          <w:sz w:val="28"/>
          <w:szCs w:val="28"/>
        </w:rPr>
        <w:t>kubvira</w:t>
      </w:r>
      <w:proofErr w:type="spellEnd"/>
      <w:r w:rsidRPr="00362F57">
        <w:rPr>
          <w:rFonts w:ascii="Arial" w:hAnsi="Arial" w:cs="Arial"/>
          <w:sz w:val="28"/>
          <w:szCs w:val="28"/>
        </w:rPr>
        <w:t xml:space="preserve"> </w:t>
      </w:r>
      <w:proofErr w:type="spellStart"/>
      <w:r w:rsidRPr="00362F57">
        <w:rPr>
          <w:rFonts w:ascii="Arial" w:hAnsi="Arial" w:cs="Arial"/>
          <w:sz w:val="28"/>
          <w:szCs w:val="28"/>
        </w:rPr>
        <w:t>akada</w:t>
      </w:r>
      <w:proofErr w:type="spellEnd"/>
      <w:r w:rsidRPr="00362F57">
        <w:rPr>
          <w:rFonts w:ascii="Arial" w:hAnsi="Arial" w:cs="Arial"/>
          <w:sz w:val="28"/>
          <w:szCs w:val="28"/>
        </w:rPr>
        <w:t xml:space="preserve"> </w:t>
      </w:r>
      <w:proofErr w:type="spellStart"/>
      <w:r w:rsidRPr="00362F57">
        <w:rPr>
          <w:rFonts w:ascii="Arial" w:hAnsi="Arial" w:cs="Arial"/>
          <w:sz w:val="28"/>
          <w:szCs w:val="28"/>
        </w:rPr>
        <w:t>izvo</w:t>
      </w:r>
      <w:proofErr w:type="spellEnd"/>
      <w:r w:rsidRPr="00362F57">
        <w:rPr>
          <w:rFonts w:ascii="Arial" w:hAnsi="Arial" w:cs="Arial"/>
          <w:sz w:val="28"/>
          <w:szCs w:val="28"/>
        </w:rPr>
        <w:t xml:space="preserve">…? </w:t>
      </w:r>
      <w:r w:rsidRPr="00EB23D2">
        <w:rPr>
          <w:rFonts w:ascii="Arial" w:hAnsi="Arial" w:cs="Arial"/>
          <w:sz w:val="18"/>
          <w:szCs w:val="18"/>
          <w:lang w:val="en-ZW"/>
        </w:rPr>
        <w:t>[Congregation says, “</w:t>
      </w:r>
      <w:proofErr w:type="spellStart"/>
      <w:r w:rsidRPr="00EB23D2">
        <w:rPr>
          <w:rFonts w:ascii="Arial" w:hAnsi="Arial" w:cs="Arial"/>
          <w:sz w:val="18"/>
          <w:szCs w:val="18"/>
          <w:lang w:val="en-ZW"/>
        </w:rPr>
        <w:t>izvozvo</w:t>
      </w:r>
      <w:proofErr w:type="spellEnd"/>
      <w:r w:rsidRPr="00EB23D2">
        <w:rPr>
          <w:rFonts w:ascii="Arial" w:hAnsi="Arial" w:cs="Arial"/>
          <w:sz w:val="18"/>
          <w:szCs w:val="18"/>
          <w:lang w:val="en-ZW"/>
        </w:rPr>
        <w:t>.”]</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Ndinganzwa</w:t>
      </w:r>
      <w:proofErr w:type="spellEnd"/>
      <w:r w:rsidRPr="00362F57">
        <w:rPr>
          <w:rFonts w:ascii="Arial" w:hAnsi="Arial" w:cs="Arial"/>
          <w:sz w:val="28"/>
          <w:szCs w:val="28"/>
          <w:lang w:val="en-ZW"/>
        </w:rPr>
        <w:t xml:space="preserve"> Amen here </w:t>
      </w:r>
      <w:proofErr w:type="spellStart"/>
      <w:r w:rsidRPr="00362F57">
        <w:rPr>
          <w:rFonts w:ascii="Arial" w:hAnsi="Arial" w:cs="Arial"/>
          <w:sz w:val="28"/>
          <w:szCs w:val="28"/>
          <w:lang w:val="en-ZW"/>
        </w:rPr>
        <w:t>ipapo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hama</w:t>
      </w:r>
      <w:proofErr w:type="spellEnd"/>
      <w:r w:rsidRPr="00362F57">
        <w:rPr>
          <w:rFonts w:ascii="Arial" w:hAnsi="Arial" w:cs="Arial"/>
          <w:sz w:val="28"/>
          <w:szCs w:val="28"/>
          <w:lang w:val="en-ZW"/>
        </w:rPr>
        <w:t xml:space="preserve">…? </w:t>
      </w:r>
      <w:r w:rsidRPr="00E33075">
        <w:rPr>
          <w:rFonts w:ascii="Arial" w:hAnsi="Arial" w:cs="Arial"/>
          <w:sz w:val="18"/>
          <w:szCs w:val="18"/>
          <w:lang w:val="en-ZW"/>
        </w:rPr>
        <w:t>[Congregation says, “Amen.”]</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Ndoda</w:t>
      </w:r>
      <w:proofErr w:type="spellEnd"/>
      <w:r w:rsidRPr="00362F57">
        <w:rPr>
          <w:rFonts w:ascii="Arial" w:hAnsi="Arial" w:cs="Arial"/>
          <w:sz w:val="28"/>
          <w:szCs w:val="28"/>
          <w:lang w:val="en-ZW"/>
        </w:rPr>
        <w:t xml:space="preserve"> Amen </w:t>
      </w:r>
      <w:proofErr w:type="spellStart"/>
      <w:r w:rsidRPr="00362F57">
        <w:rPr>
          <w:rFonts w:ascii="Arial" w:hAnsi="Arial" w:cs="Arial"/>
          <w:sz w:val="28"/>
          <w:szCs w:val="28"/>
          <w:lang w:val="en-ZW"/>
        </w:rPr>
        <w:t>akadarika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ipapo</w:t>
      </w:r>
      <w:proofErr w:type="spellEnd"/>
      <w:r w:rsidRPr="00362F57">
        <w:rPr>
          <w:rFonts w:ascii="Arial" w:hAnsi="Arial" w:cs="Arial"/>
          <w:sz w:val="28"/>
          <w:szCs w:val="28"/>
          <w:lang w:val="en-ZW"/>
        </w:rPr>
        <w:t>.</w:t>
      </w:r>
      <w:r w:rsidRPr="00362F57">
        <w:rPr>
          <w:rFonts w:ascii="Arial" w:hAnsi="Arial" w:cs="Arial"/>
          <w:sz w:val="28"/>
          <w:szCs w:val="28"/>
        </w:rPr>
        <w:t xml:space="preserve"> </w:t>
      </w:r>
      <w:r w:rsidRPr="00E33075">
        <w:rPr>
          <w:rFonts w:ascii="Arial" w:hAnsi="Arial" w:cs="Arial"/>
          <w:sz w:val="18"/>
          <w:szCs w:val="18"/>
          <w:lang w:val="en-ZW"/>
        </w:rPr>
        <w:t>[Congregation says, “Amen.”]</w:t>
      </w:r>
    </w:p>
    <w:p w:rsidRPr="00362F57" w:rsidR="00FE2A0E" w:rsidP="00FE2A0E" w:rsidRDefault="00FE2A0E" w14:paraId="7CF21252" w14:textId="77777777">
      <w:pPr>
        <w:spacing w:line="276" w:lineRule="auto"/>
        <w:jc w:val="both"/>
        <w:rPr>
          <w:rFonts w:ascii="Arial" w:hAnsi="Arial" w:cs="Arial"/>
          <w:sz w:val="28"/>
          <w:szCs w:val="28"/>
          <w:lang w:val="en-ZW"/>
        </w:rPr>
      </w:pPr>
      <w:r w:rsidRPr="000673FA">
        <w:rPr>
          <w:rFonts w:ascii="Arial" w:hAnsi="Arial" w:cs="Arial"/>
          <w:sz w:val="28"/>
          <w:szCs w:val="28"/>
          <w:vertAlign w:val="superscript"/>
          <w:lang w:val="en-ZW"/>
        </w:rPr>
        <w:t>181</w:t>
      </w:r>
      <w:r>
        <w:rPr>
          <w:rFonts w:ascii="Arial" w:hAnsi="Arial" w:cs="Arial"/>
          <w:sz w:val="28"/>
          <w:szCs w:val="28"/>
          <w:vertAlign w:val="superscript"/>
          <w:lang w:val="en-ZW"/>
        </w:rPr>
        <w:t xml:space="preserve"> </w:t>
      </w:r>
      <w:r w:rsidRPr="00362F57">
        <w:rPr>
          <w:rFonts w:ascii="Arial" w:hAnsi="Arial" w:cs="Arial"/>
          <w:sz w:val="28"/>
          <w:szCs w:val="28"/>
          <w:lang w:val="en-ZW"/>
        </w:rPr>
        <w:t xml:space="preserve">Toda baba </w:t>
      </w:r>
      <w:proofErr w:type="spellStart"/>
      <w:r w:rsidRPr="00362F57">
        <w:rPr>
          <w:rFonts w:ascii="Arial" w:hAnsi="Arial" w:cs="Arial"/>
          <w:sz w:val="28"/>
          <w:szCs w:val="28"/>
          <w:lang w:val="en-ZW"/>
        </w:rPr>
        <w:t>vanoti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vanouya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vakaisa</w:t>
      </w:r>
      <w:proofErr w:type="spellEnd"/>
      <w:r w:rsidRPr="00362F57">
        <w:rPr>
          <w:rFonts w:ascii="Arial" w:hAnsi="Arial" w:cs="Arial"/>
          <w:sz w:val="28"/>
          <w:szCs w:val="28"/>
          <w:lang w:val="en-ZW"/>
        </w:rPr>
        <w:t xml:space="preserve"> </w:t>
      </w:r>
      <w:proofErr w:type="spellStart"/>
      <w:r>
        <w:rPr>
          <w:rFonts w:ascii="Arial" w:hAnsi="Arial" w:cs="Arial"/>
          <w:sz w:val="28"/>
          <w:szCs w:val="28"/>
          <w:lang w:val="en-ZW"/>
        </w:rPr>
        <w:t>ru</w:t>
      </w:r>
      <w:r w:rsidRPr="00362F57">
        <w:rPr>
          <w:rFonts w:ascii="Arial" w:hAnsi="Arial" w:cs="Arial"/>
          <w:sz w:val="28"/>
          <w:szCs w:val="28"/>
          <w:lang w:val="en-ZW"/>
        </w:rPr>
        <w:t>oko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muhomwe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kudai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mwana</w:t>
      </w:r>
      <w:proofErr w:type="spellEnd"/>
      <w:r>
        <w:rPr>
          <w:rFonts w:ascii="Arial" w:hAnsi="Arial" w:cs="Arial"/>
          <w:sz w:val="28"/>
          <w:szCs w:val="28"/>
          <w:lang w:val="en-ZW"/>
        </w:rPr>
        <w:t xml:space="preserve"> </w:t>
      </w:r>
      <w:proofErr w:type="spellStart"/>
      <w:r>
        <w:rPr>
          <w:rFonts w:ascii="Arial" w:hAnsi="Arial" w:cs="Arial"/>
          <w:sz w:val="28"/>
          <w:szCs w:val="28"/>
          <w:lang w:val="en-ZW"/>
        </w:rPr>
        <w:t>wangu</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wati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wanetseka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nei</w:t>
      </w:r>
      <w:proofErr w:type="spellEnd"/>
      <w:r w:rsidRPr="00362F57">
        <w:rPr>
          <w:rFonts w:ascii="Arial" w:hAnsi="Arial" w:cs="Arial"/>
          <w:sz w:val="28"/>
          <w:szCs w:val="28"/>
          <w:lang w:val="en-ZW"/>
        </w:rPr>
        <w:t>? Ho…</w:t>
      </w:r>
      <w:proofErr w:type="spellStart"/>
      <w:r w:rsidRPr="00362F57">
        <w:rPr>
          <w:rFonts w:ascii="Arial" w:hAnsi="Arial" w:cs="Arial"/>
          <w:sz w:val="28"/>
          <w:szCs w:val="28"/>
          <w:lang w:val="en-ZW"/>
        </w:rPr>
        <w:t>horaiti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huya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kuno</w:t>
      </w:r>
      <w:proofErr w:type="spellEnd"/>
      <w:r w:rsidRPr="00362F57">
        <w:rPr>
          <w:rFonts w:ascii="Arial" w:hAnsi="Arial" w:cs="Arial"/>
          <w:sz w:val="28"/>
          <w:szCs w:val="28"/>
          <w:lang w:val="en-ZW"/>
        </w:rPr>
        <w:t>.</w:t>
      </w:r>
      <w:r>
        <w:rPr>
          <w:rFonts w:ascii="Arial" w:hAnsi="Arial" w:cs="Arial"/>
          <w:sz w:val="28"/>
          <w:szCs w:val="28"/>
          <w:lang w:val="en-ZW"/>
        </w:rPr>
        <w:t xml:space="preserve"> He?</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Hakusi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kuzvikudza</w:t>
      </w:r>
      <w:proofErr w:type="spellEnd"/>
      <w:r w:rsidRPr="00362F57">
        <w:rPr>
          <w:rFonts w:ascii="Arial" w:hAnsi="Arial" w:cs="Arial"/>
          <w:sz w:val="28"/>
          <w:szCs w:val="28"/>
          <w:lang w:val="en-ZW"/>
        </w:rPr>
        <w:t xml:space="preserve">, “If any man glory, let him glory that he </w:t>
      </w:r>
      <w:proofErr w:type="spellStart"/>
      <w:r w:rsidRPr="00362F57">
        <w:rPr>
          <w:rFonts w:ascii="Arial" w:hAnsi="Arial" w:cs="Arial"/>
          <w:sz w:val="28"/>
          <w:szCs w:val="28"/>
          <w:lang w:val="en-ZW"/>
        </w:rPr>
        <w:t>knoweth</w:t>
      </w:r>
      <w:proofErr w:type="spellEnd"/>
      <w:r w:rsidRPr="00362F57">
        <w:rPr>
          <w:rFonts w:ascii="Arial" w:hAnsi="Arial" w:cs="Arial"/>
          <w:sz w:val="28"/>
          <w:szCs w:val="28"/>
          <w:lang w:val="en-ZW"/>
        </w:rPr>
        <w:t xml:space="preserve"> the…?” </w:t>
      </w:r>
      <w:r w:rsidRPr="00D80706">
        <w:rPr>
          <w:rFonts w:ascii="Arial" w:hAnsi="Arial" w:cs="Arial"/>
          <w:sz w:val="18"/>
          <w:szCs w:val="18"/>
          <w:lang w:val="en-ZW"/>
        </w:rPr>
        <w:t>[Congregation says, “</w:t>
      </w:r>
      <w:proofErr w:type="spellStart"/>
      <w:r w:rsidRPr="00D80706">
        <w:rPr>
          <w:rFonts w:ascii="Arial" w:hAnsi="Arial" w:cs="Arial"/>
          <w:sz w:val="18"/>
          <w:szCs w:val="18"/>
          <w:lang w:val="en-ZW"/>
        </w:rPr>
        <w:t>Lord</w:t>
      </w:r>
      <w:r>
        <w:rPr>
          <w:rFonts w:ascii="Arial" w:hAnsi="Arial" w:cs="Arial"/>
          <w:sz w:val="18"/>
          <w:szCs w:val="18"/>
          <w:lang w:val="en-ZW"/>
        </w:rPr>
        <w:t>,Amen</w:t>
      </w:r>
      <w:proofErr w:type="spellEnd"/>
      <w:r>
        <w:rPr>
          <w:rFonts w:ascii="Arial" w:hAnsi="Arial" w:cs="Arial"/>
          <w:sz w:val="18"/>
          <w:szCs w:val="18"/>
          <w:lang w:val="en-ZW"/>
        </w:rPr>
        <w:t>.</w:t>
      </w:r>
      <w:r w:rsidRPr="00D80706">
        <w:rPr>
          <w:rFonts w:ascii="Arial" w:hAnsi="Arial" w:cs="Arial"/>
          <w:sz w:val="18"/>
          <w:szCs w:val="18"/>
          <w:lang w:val="en-ZW"/>
        </w:rPr>
        <w:t>”]</w:t>
      </w:r>
      <w:r w:rsidRPr="00362F57">
        <w:rPr>
          <w:rFonts w:ascii="Arial" w:hAnsi="Arial" w:cs="Arial"/>
          <w:sz w:val="28"/>
          <w:szCs w:val="28"/>
          <w:lang w:val="en-ZW"/>
        </w:rPr>
        <w:t xml:space="preserve">   Mwari </w:t>
      </w:r>
      <w:proofErr w:type="spellStart"/>
      <w:r w:rsidRPr="00362F57">
        <w:rPr>
          <w:rFonts w:ascii="Arial" w:hAnsi="Arial" w:cs="Arial"/>
          <w:sz w:val="28"/>
          <w:szCs w:val="28"/>
          <w:lang w:val="en-ZW"/>
        </w:rPr>
        <w:t>wandinokuparid</w:t>
      </w:r>
      <w:r>
        <w:rPr>
          <w:rFonts w:ascii="Arial" w:hAnsi="Arial" w:cs="Arial"/>
          <w:sz w:val="28"/>
          <w:szCs w:val="28"/>
          <w:lang w:val="en-ZW"/>
        </w:rPr>
        <w:t>z</w:t>
      </w:r>
      <w:r w:rsidRPr="00362F57">
        <w:rPr>
          <w:rFonts w:ascii="Arial" w:hAnsi="Arial" w:cs="Arial"/>
          <w:sz w:val="28"/>
          <w:szCs w:val="28"/>
          <w:lang w:val="en-ZW"/>
        </w:rPr>
        <w:t>irai</w:t>
      </w:r>
      <w:proofErr w:type="spellEnd"/>
      <w:r w:rsidRPr="00362F57">
        <w:rPr>
          <w:rFonts w:ascii="Arial" w:hAnsi="Arial" w:cs="Arial"/>
          <w:sz w:val="28"/>
          <w:szCs w:val="28"/>
          <w:lang w:val="en-ZW"/>
        </w:rPr>
        <w:t xml:space="preserve"> </w:t>
      </w:r>
      <w:proofErr w:type="spellStart"/>
      <w:r>
        <w:rPr>
          <w:rFonts w:ascii="Arial" w:hAnsi="Arial" w:cs="Arial"/>
          <w:sz w:val="28"/>
          <w:szCs w:val="28"/>
          <w:lang w:val="en-ZW"/>
        </w:rPr>
        <w:t>uyu</w:t>
      </w:r>
      <w:proofErr w:type="spellEnd"/>
      <w:r>
        <w:rPr>
          <w:rFonts w:ascii="Arial" w:hAnsi="Arial" w:cs="Arial"/>
          <w:sz w:val="28"/>
          <w:szCs w:val="28"/>
          <w:lang w:val="en-ZW"/>
        </w:rPr>
        <w:t xml:space="preserve"> </w:t>
      </w:r>
      <w:proofErr w:type="spellStart"/>
      <w:r w:rsidRPr="00362F57">
        <w:rPr>
          <w:rFonts w:ascii="Arial" w:hAnsi="Arial" w:cs="Arial"/>
          <w:sz w:val="28"/>
          <w:szCs w:val="28"/>
          <w:lang w:val="en-ZW"/>
        </w:rPr>
        <w:t>ndakamuona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ini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ndega</w:t>
      </w:r>
      <w:proofErr w:type="spellEnd"/>
      <w:r w:rsidRPr="00362F57">
        <w:rPr>
          <w:rFonts w:ascii="Arial" w:hAnsi="Arial" w:cs="Arial"/>
          <w:sz w:val="28"/>
          <w:szCs w:val="28"/>
          <w:lang w:val="en-ZW"/>
        </w:rPr>
        <w:t xml:space="preserve">. </w:t>
      </w:r>
      <w:r w:rsidRPr="00E33075">
        <w:rPr>
          <w:rFonts w:ascii="Arial" w:hAnsi="Arial" w:cs="Arial"/>
          <w:sz w:val="18"/>
          <w:szCs w:val="18"/>
          <w:lang w:val="en-ZW"/>
        </w:rPr>
        <w:t>[Congregation says, “Amen.”]</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NdiMwari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variko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kumusoro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kudenga</w:t>
      </w:r>
      <w:proofErr w:type="spellEnd"/>
      <w:r w:rsidRPr="00362F57">
        <w:rPr>
          <w:rFonts w:ascii="Arial" w:hAnsi="Arial" w:cs="Arial"/>
          <w:sz w:val="28"/>
          <w:szCs w:val="28"/>
          <w:lang w:val="en-ZW"/>
        </w:rPr>
        <w:t xml:space="preserve">, Mwari </w:t>
      </w:r>
      <w:proofErr w:type="spellStart"/>
      <w:r w:rsidRPr="00362F57">
        <w:rPr>
          <w:rFonts w:ascii="Arial" w:hAnsi="Arial" w:cs="Arial"/>
          <w:sz w:val="28"/>
          <w:szCs w:val="28"/>
          <w:lang w:val="en-ZW"/>
        </w:rPr>
        <w:t>vapenyu</w:t>
      </w:r>
      <w:proofErr w:type="spellEnd"/>
      <w:r w:rsidRPr="00362F57">
        <w:rPr>
          <w:rFonts w:ascii="Arial" w:hAnsi="Arial" w:cs="Arial"/>
          <w:sz w:val="28"/>
          <w:szCs w:val="28"/>
          <w:lang w:val="en-ZW"/>
        </w:rPr>
        <w:t xml:space="preserve"> and </w:t>
      </w:r>
      <w:proofErr w:type="spellStart"/>
      <w:r>
        <w:rPr>
          <w:rFonts w:ascii="Arial" w:hAnsi="Arial" w:cs="Arial"/>
          <w:sz w:val="28"/>
          <w:szCs w:val="28"/>
          <w:lang w:val="en-ZW"/>
        </w:rPr>
        <w:t>ndi</w:t>
      </w:r>
      <w:r w:rsidRPr="00362F57">
        <w:rPr>
          <w:rFonts w:ascii="Arial" w:hAnsi="Arial" w:cs="Arial"/>
          <w:sz w:val="28"/>
          <w:szCs w:val="28"/>
          <w:lang w:val="en-ZW"/>
        </w:rPr>
        <w:t>Mwari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vanoda</w:t>
      </w:r>
      <w:proofErr w:type="spellEnd"/>
      <w:r w:rsidRPr="00362F57">
        <w:rPr>
          <w:rFonts w:ascii="Arial" w:hAnsi="Arial" w:cs="Arial"/>
          <w:sz w:val="28"/>
          <w:szCs w:val="28"/>
          <w:lang w:val="en-ZW"/>
        </w:rPr>
        <w:t xml:space="preserve"> zvakanaka, </w:t>
      </w:r>
      <w:proofErr w:type="spellStart"/>
      <w:r w:rsidRPr="00362F57">
        <w:rPr>
          <w:rFonts w:ascii="Arial" w:hAnsi="Arial" w:cs="Arial"/>
          <w:sz w:val="28"/>
          <w:szCs w:val="28"/>
          <w:lang w:val="en-ZW"/>
        </w:rPr>
        <w:t>ndiMwari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vehutano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ndiMwari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vanoropafadza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nd</w:t>
      </w:r>
      <w:r>
        <w:rPr>
          <w:rFonts w:ascii="Arial" w:hAnsi="Arial" w:cs="Arial"/>
          <w:sz w:val="28"/>
          <w:szCs w:val="28"/>
          <w:lang w:val="en-ZW"/>
        </w:rPr>
        <w:t>i</w:t>
      </w:r>
      <w:r w:rsidRPr="00362F57">
        <w:rPr>
          <w:rFonts w:ascii="Arial" w:hAnsi="Arial" w:cs="Arial"/>
          <w:sz w:val="28"/>
          <w:szCs w:val="28"/>
          <w:lang w:val="en-ZW"/>
        </w:rPr>
        <w:t>Mwari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vanozarura</w:t>
      </w:r>
      <w:proofErr w:type="spellEnd"/>
      <w:r w:rsidRPr="00362F57">
        <w:rPr>
          <w:rFonts w:ascii="Arial" w:hAnsi="Arial" w:cs="Arial"/>
          <w:sz w:val="28"/>
          <w:szCs w:val="28"/>
          <w:lang w:val="en-ZW"/>
        </w:rPr>
        <w:t xml:space="preserve"> window </w:t>
      </w:r>
      <w:proofErr w:type="spellStart"/>
      <w:r w:rsidRPr="00362F57">
        <w:rPr>
          <w:rFonts w:ascii="Arial" w:hAnsi="Arial" w:cs="Arial"/>
          <w:sz w:val="28"/>
          <w:szCs w:val="28"/>
          <w:lang w:val="en-ZW"/>
        </w:rPr>
        <w:t>redenga</w:t>
      </w:r>
      <w:proofErr w:type="spellEnd"/>
      <w:r w:rsidRPr="00362F57">
        <w:rPr>
          <w:rFonts w:ascii="Arial" w:hAnsi="Arial" w:cs="Arial"/>
          <w:sz w:val="28"/>
          <w:szCs w:val="28"/>
          <w:lang w:val="en-ZW"/>
        </w:rPr>
        <w:t xml:space="preserve">. </w:t>
      </w:r>
      <w:r w:rsidRPr="00E33075">
        <w:rPr>
          <w:rFonts w:ascii="Arial" w:hAnsi="Arial" w:cs="Arial"/>
          <w:sz w:val="18"/>
          <w:szCs w:val="18"/>
          <w:lang w:val="en-ZW"/>
        </w:rPr>
        <w:t>[Congregation says, “Amen.”]</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NdiMwari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vanorwa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w:t>
      </w:r>
      <w:r>
        <w:rPr>
          <w:rFonts w:ascii="Arial" w:hAnsi="Arial" w:cs="Arial"/>
          <w:sz w:val="28"/>
          <w:szCs w:val="28"/>
          <w:lang w:val="en-ZW"/>
        </w:rPr>
        <w:t>o</w:t>
      </w:r>
      <w:r w:rsidRPr="00362F57">
        <w:rPr>
          <w:rFonts w:ascii="Arial" w:hAnsi="Arial" w:cs="Arial"/>
          <w:sz w:val="28"/>
          <w:szCs w:val="28"/>
          <w:lang w:val="en-ZW"/>
        </w:rPr>
        <w:t>ndo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yako</w:t>
      </w:r>
      <w:proofErr w:type="spellEnd"/>
      <w:r w:rsidRPr="00362F57">
        <w:rPr>
          <w:rFonts w:ascii="Arial" w:hAnsi="Arial" w:cs="Arial"/>
          <w:sz w:val="28"/>
          <w:szCs w:val="28"/>
          <w:lang w:val="en-ZW"/>
        </w:rPr>
        <w:t xml:space="preserve">. </w:t>
      </w:r>
      <w:r w:rsidRPr="00E33075">
        <w:rPr>
          <w:rFonts w:ascii="Arial" w:hAnsi="Arial" w:cs="Arial"/>
          <w:sz w:val="18"/>
          <w:szCs w:val="18"/>
          <w:lang w:val="en-ZW"/>
        </w:rPr>
        <w:t>[Congregation says, “Amen.”]</w:t>
      </w:r>
      <w:r w:rsidRPr="00362F57">
        <w:rPr>
          <w:rFonts w:ascii="Arial" w:hAnsi="Arial" w:cs="Arial"/>
          <w:sz w:val="28"/>
          <w:szCs w:val="28"/>
          <w:lang w:val="en-ZW"/>
        </w:rPr>
        <w:t xml:space="preserve"> Hallelujah! </w:t>
      </w:r>
      <w:r w:rsidRPr="00E33075">
        <w:rPr>
          <w:rFonts w:ascii="Arial" w:hAnsi="Arial" w:cs="Arial"/>
          <w:sz w:val="18"/>
          <w:szCs w:val="18"/>
          <w:lang w:val="en-ZW"/>
        </w:rPr>
        <w:t>[Congregation says, “Amen.”]</w:t>
      </w:r>
    </w:p>
    <w:p w:rsidRPr="00362F57" w:rsidR="00FE2A0E" w:rsidP="00FE2A0E" w:rsidRDefault="00FE2A0E" w14:paraId="6DB5C5E7" w14:textId="77777777">
      <w:pPr>
        <w:spacing w:line="276" w:lineRule="auto"/>
        <w:jc w:val="both"/>
        <w:rPr>
          <w:rFonts w:ascii="Arial" w:hAnsi="Arial" w:cs="Arial"/>
          <w:sz w:val="28"/>
          <w:szCs w:val="28"/>
          <w:lang w:val="en-ZW"/>
        </w:rPr>
      </w:pPr>
      <w:r w:rsidRPr="00F22B28">
        <w:rPr>
          <w:rFonts w:ascii="Arial" w:hAnsi="Arial" w:cs="Arial"/>
          <w:sz w:val="28"/>
          <w:szCs w:val="28"/>
          <w:vertAlign w:val="superscript"/>
          <w:lang w:val="en-ZW"/>
        </w:rPr>
        <w:t>182</w:t>
      </w:r>
      <w:r>
        <w:rPr>
          <w:rFonts w:ascii="Arial" w:hAnsi="Arial" w:cs="Arial"/>
          <w:sz w:val="28"/>
          <w:szCs w:val="28"/>
          <w:vertAlign w:val="superscript"/>
          <w:lang w:val="en-ZW"/>
        </w:rPr>
        <w:t xml:space="preserve"> </w:t>
      </w:r>
      <w:r w:rsidRPr="00362F57">
        <w:rPr>
          <w:rFonts w:ascii="Arial" w:hAnsi="Arial" w:cs="Arial"/>
          <w:sz w:val="28"/>
          <w:szCs w:val="28"/>
          <w:lang w:val="en-ZW"/>
        </w:rPr>
        <w:t xml:space="preserve">Right verse 15 </w:t>
      </w:r>
      <w:proofErr w:type="spellStart"/>
      <w:r w:rsidRPr="00362F57">
        <w:rPr>
          <w:rFonts w:ascii="Arial" w:hAnsi="Arial" w:cs="Arial"/>
          <w:sz w:val="28"/>
          <w:szCs w:val="28"/>
          <w:lang w:val="en-ZW"/>
        </w:rPr>
        <w:t>hatidzokororei</w:t>
      </w:r>
      <w:proofErr w:type="spellEnd"/>
      <w:r w:rsidRPr="00362F57">
        <w:rPr>
          <w:rFonts w:ascii="Arial" w:hAnsi="Arial" w:cs="Arial"/>
          <w:sz w:val="28"/>
          <w:szCs w:val="28"/>
          <w:lang w:val="en-ZW"/>
        </w:rPr>
        <w:t xml:space="preserve"> verse 15 </w:t>
      </w:r>
      <w:proofErr w:type="spellStart"/>
      <w:r w:rsidRPr="00362F57">
        <w:rPr>
          <w:rFonts w:ascii="Arial" w:hAnsi="Arial" w:cs="Arial"/>
          <w:sz w:val="28"/>
          <w:szCs w:val="28"/>
          <w:lang w:val="en-ZW"/>
        </w:rPr>
        <w:t>kusvika</w:t>
      </w:r>
      <w:proofErr w:type="spellEnd"/>
      <w:r w:rsidRPr="00362F57">
        <w:rPr>
          <w:rFonts w:ascii="Arial" w:hAnsi="Arial" w:cs="Arial"/>
          <w:sz w:val="28"/>
          <w:szCs w:val="28"/>
          <w:lang w:val="en-ZW"/>
        </w:rPr>
        <w:t xml:space="preserve"> pa verse 16. </w:t>
      </w:r>
      <w:proofErr w:type="spellStart"/>
      <w:r w:rsidRPr="00362F57">
        <w:rPr>
          <w:rFonts w:ascii="Arial" w:hAnsi="Arial" w:cs="Arial"/>
          <w:sz w:val="28"/>
          <w:szCs w:val="28"/>
          <w:lang w:val="en-ZW"/>
        </w:rPr>
        <w:t>Handei</w:t>
      </w:r>
      <w:proofErr w:type="spellEnd"/>
      <w:r w:rsidRPr="00362F57">
        <w:rPr>
          <w:rFonts w:ascii="Arial" w:hAnsi="Arial" w:cs="Arial"/>
          <w:sz w:val="28"/>
          <w:szCs w:val="28"/>
          <w:lang w:val="en-ZW"/>
        </w:rPr>
        <w:t xml:space="preserve"> t</w:t>
      </w:r>
      <w:r>
        <w:rPr>
          <w:rFonts w:ascii="Arial" w:hAnsi="Arial" w:cs="Arial"/>
          <w:sz w:val="28"/>
          <w:szCs w:val="28"/>
          <w:lang w:val="en-ZW"/>
        </w:rPr>
        <w:t>e</w:t>
      </w:r>
      <w:r w:rsidRPr="00362F57">
        <w:rPr>
          <w:rFonts w:ascii="Arial" w:hAnsi="Arial" w:cs="Arial"/>
          <w:sz w:val="28"/>
          <w:szCs w:val="28"/>
          <w:lang w:val="en-ZW"/>
        </w:rPr>
        <w:t>se verse 15 to 16 tese.</w:t>
      </w:r>
    </w:p>
    <w:p w:rsidR="00FE2A0E" w:rsidP="00FE2A0E" w:rsidRDefault="00FE2A0E" w14:paraId="71762155" w14:textId="77777777">
      <w:pPr>
        <w:spacing w:line="276" w:lineRule="auto"/>
        <w:ind w:left="720"/>
        <w:jc w:val="both"/>
        <w:rPr>
          <w:ins w:author="Transcriber01 JHB" w:date="2025-08-26T08:44:00Z" w16du:dateUtc="2025-08-26T06:44:00Z" w:id="133"/>
          <w:rFonts w:ascii="Arial" w:hAnsi="Arial" w:cs="Arial"/>
          <w:i/>
          <w:iCs/>
          <w:sz w:val="28"/>
          <w:szCs w:val="28"/>
        </w:rPr>
      </w:pPr>
      <w:r w:rsidRPr="00362F57">
        <w:rPr>
          <w:rFonts w:ascii="Arial" w:hAnsi="Arial" w:cs="Arial"/>
          <w:i/>
          <w:iCs/>
          <w:sz w:val="28"/>
          <w:szCs w:val="28"/>
        </w:rPr>
        <w:t xml:space="preserve">And he blessed Joseph, and said, God, before whom my father’s Abraham and Isaac did walk, </w:t>
      </w:r>
      <w:bookmarkStart w:name="_Hlk206066204" w:id="134"/>
      <w:r w:rsidRPr="00362F57">
        <w:rPr>
          <w:rFonts w:ascii="Arial" w:hAnsi="Arial" w:cs="Arial"/>
          <w:i/>
          <w:iCs/>
          <w:sz w:val="28"/>
          <w:szCs w:val="28"/>
        </w:rPr>
        <w:t>the God which fed me all my life long unto this day,</w:t>
      </w:r>
      <w:bookmarkEnd w:id="134"/>
      <w:r w:rsidRPr="00362F57">
        <w:rPr>
          <w:rFonts w:ascii="Arial" w:hAnsi="Arial" w:cs="Arial"/>
          <w:i/>
          <w:iCs/>
          <w:sz w:val="28"/>
          <w:szCs w:val="28"/>
        </w:rPr>
        <w:t xml:space="preserve"> </w:t>
      </w:r>
    </w:p>
    <w:p w:rsidRPr="00362F57" w:rsidR="00FE2A0E" w:rsidP="00FE2A0E" w:rsidRDefault="00FE2A0E" w14:paraId="5BE9A1CE" w14:textId="77777777">
      <w:pPr>
        <w:spacing w:line="276" w:lineRule="auto"/>
        <w:ind w:left="720"/>
        <w:jc w:val="both"/>
        <w:rPr>
          <w:rFonts w:ascii="Arial" w:hAnsi="Arial" w:cs="Arial"/>
          <w:i/>
          <w:iCs/>
          <w:sz w:val="28"/>
          <w:szCs w:val="28"/>
        </w:rPr>
      </w:pPr>
      <w:r w:rsidRPr="00362F57">
        <w:rPr>
          <w:rFonts w:ascii="Arial" w:hAnsi="Arial" w:cs="Arial"/>
          <w:i/>
          <w:iCs/>
          <w:sz w:val="28"/>
          <w:szCs w:val="28"/>
        </w:rPr>
        <w:t>16</w:t>
      </w:r>
      <w:r>
        <w:rPr>
          <w:rFonts w:ascii="Arial" w:hAnsi="Arial" w:cs="Arial"/>
          <w:i/>
          <w:iCs/>
          <w:sz w:val="28"/>
          <w:szCs w:val="28"/>
        </w:rPr>
        <w:t xml:space="preserve"> </w:t>
      </w:r>
      <w:r w:rsidRPr="00362F57">
        <w:rPr>
          <w:rFonts w:ascii="Arial" w:hAnsi="Arial" w:cs="Arial"/>
          <w:i/>
          <w:iCs/>
          <w:sz w:val="28"/>
          <w:szCs w:val="28"/>
        </w:rPr>
        <w:t>The Angel which redeemed me from all evil, bless the lads; and let my name be named on them, and the name of my father’s Abraham and Isaac; and let them grow into a multitude in the midst of the earth.</w:t>
      </w:r>
    </w:p>
    <w:p w:rsidRPr="00362F57" w:rsidR="00FE2A0E" w:rsidP="00FE2A0E" w:rsidRDefault="00FE2A0E" w14:paraId="2CF13347" w14:textId="77777777">
      <w:pPr>
        <w:spacing w:line="276" w:lineRule="auto"/>
        <w:jc w:val="both"/>
        <w:rPr>
          <w:rFonts w:ascii="Arial" w:hAnsi="Arial" w:cs="Arial"/>
          <w:sz w:val="28"/>
          <w:szCs w:val="28"/>
        </w:rPr>
      </w:pPr>
      <w:r w:rsidRPr="00815FB6">
        <w:rPr>
          <w:rFonts w:ascii="Arial" w:hAnsi="Arial" w:cs="Arial"/>
          <w:sz w:val="28"/>
          <w:szCs w:val="28"/>
          <w:vertAlign w:val="superscript"/>
        </w:rPr>
        <w:t>183</w:t>
      </w:r>
      <w:r>
        <w:rPr>
          <w:rFonts w:ascii="Arial" w:hAnsi="Arial" w:cs="Arial"/>
          <w:sz w:val="28"/>
          <w:szCs w:val="28"/>
          <w:vertAlign w:val="superscript"/>
        </w:rPr>
        <w:t xml:space="preserve"> </w:t>
      </w:r>
      <w:r w:rsidRPr="00E33075">
        <w:rPr>
          <w:rFonts w:ascii="Arial" w:hAnsi="Arial" w:cs="Arial"/>
          <w:sz w:val="18"/>
          <w:szCs w:val="18"/>
        </w:rPr>
        <w:t>[Congregation says, “Amen.”]</w:t>
      </w:r>
      <w:r w:rsidRPr="00362F57">
        <w:rPr>
          <w:rFonts w:ascii="Arial" w:hAnsi="Arial" w:cs="Arial"/>
          <w:sz w:val="28"/>
          <w:szCs w:val="28"/>
        </w:rPr>
        <w:t xml:space="preserve"> Chakuisa </w:t>
      </w:r>
      <w:proofErr w:type="spellStart"/>
      <w:r>
        <w:rPr>
          <w:rFonts w:ascii="Arial" w:hAnsi="Arial" w:cs="Arial"/>
          <w:sz w:val="28"/>
          <w:szCs w:val="28"/>
        </w:rPr>
        <w:t>r</w:t>
      </w:r>
      <w:r w:rsidRPr="00362F57">
        <w:rPr>
          <w:rFonts w:ascii="Arial" w:hAnsi="Arial" w:cs="Arial"/>
          <w:sz w:val="28"/>
          <w:szCs w:val="28"/>
        </w:rPr>
        <w:t>opafadzo</w:t>
      </w:r>
      <w:proofErr w:type="spellEnd"/>
      <w:r w:rsidRPr="00362F57">
        <w:rPr>
          <w:rFonts w:ascii="Arial" w:hAnsi="Arial" w:cs="Arial"/>
          <w:sz w:val="28"/>
          <w:szCs w:val="28"/>
        </w:rPr>
        <w:t xml:space="preserve"> </w:t>
      </w:r>
      <w:proofErr w:type="spellStart"/>
      <w:r w:rsidRPr="00362F57">
        <w:rPr>
          <w:rFonts w:ascii="Arial" w:hAnsi="Arial" w:cs="Arial"/>
          <w:sz w:val="28"/>
          <w:szCs w:val="28"/>
        </w:rPr>
        <w:t>chakarova</w:t>
      </w:r>
      <w:proofErr w:type="spellEnd"/>
      <w:r>
        <w:rPr>
          <w:rFonts w:ascii="Arial" w:hAnsi="Arial" w:cs="Arial"/>
          <w:sz w:val="28"/>
          <w:szCs w:val="28"/>
        </w:rPr>
        <w:t xml:space="preserve"> cross </w:t>
      </w:r>
      <w:proofErr w:type="spellStart"/>
      <w:r>
        <w:rPr>
          <w:rFonts w:ascii="Arial" w:hAnsi="Arial" w:cs="Arial"/>
          <w:sz w:val="28"/>
          <w:szCs w:val="28"/>
        </w:rPr>
        <w:t>yacho</w:t>
      </w:r>
      <w:proofErr w:type="spellEnd"/>
      <w:r>
        <w:rPr>
          <w:rFonts w:ascii="Arial" w:hAnsi="Arial" w:cs="Arial"/>
          <w:sz w:val="28"/>
          <w:szCs w:val="28"/>
        </w:rPr>
        <w:t xml:space="preserve"> </w:t>
      </w:r>
      <w:proofErr w:type="spellStart"/>
      <w:r w:rsidRPr="00362F57">
        <w:rPr>
          <w:rFonts w:ascii="Arial" w:hAnsi="Arial" w:cs="Arial"/>
          <w:sz w:val="28"/>
          <w:szCs w:val="28"/>
        </w:rPr>
        <w:t>kudaio</w:t>
      </w:r>
      <w:proofErr w:type="spellEnd"/>
      <w:r w:rsidRPr="00362F57">
        <w:rPr>
          <w:rFonts w:ascii="Arial" w:hAnsi="Arial" w:cs="Arial"/>
          <w:sz w:val="28"/>
          <w:szCs w:val="28"/>
        </w:rPr>
        <w:t xml:space="preserve">. </w:t>
      </w:r>
      <w:r w:rsidRPr="00E33075">
        <w:rPr>
          <w:rFonts w:ascii="Arial" w:hAnsi="Arial" w:cs="Arial"/>
          <w:sz w:val="18"/>
          <w:szCs w:val="18"/>
        </w:rPr>
        <w:t>[Congregation says, “Amen.”]</w:t>
      </w:r>
      <w:r w:rsidRPr="00362F57">
        <w:rPr>
          <w:rFonts w:ascii="Arial" w:hAnsi="Arial" w:cs="Arial"/>
          <w:sz w:val="28"/>
          <w:szCs w:val="28"/>
        </w:rPr>
        <w:t xml:space="preserve"> </w:t>
      </w:r>
      <w:proofErr w:type="spellStart"/>
      <w:r w:rsidRPr="00362F57">
        <w:rPr>
          <w:rFonts w:ascii="Arial" w:hAnsi="Arial" w:cs="Arial"/>
          <w:sz w:val="28"/>
          <w:szCs w:val="28"/>
        </w:rPr>
        <w:t>Chirikui</w:t>
      </w:r>
      <w:r>
        <w:rPr>
          <w:rFonts w:ascii="Arial" w:hAnsi="Arial" w:cs="Arial"/>
          <w:sz w:val="28"/>
          <w:szCs w:val="28"/>
        </w:rPr>
        <w:t>t</w:t>
      </w:r>
      <w:r w:rsidRPr="00362F57">
        <w:rPr>
          <w:rFonts w:ascii="Arial" w:hAnsi="Arial" w:cs="Arial"/>
          <w:sz w:val="28"/>
          <w:szCs w:val="28"/>
        </w:rPr>
        <w:t>a</w:t>
      </w:r>
      <w:proofErr w:type="spellEnd"/>
      <w:r w:rsidRPr="00362F57">
        <w:rPr>
          <w:rFonts w:ascii="Arial" w:hAnsi="Arial" w:cs="Arial"/>
          <w:sz w:val="28"/>
          <w:szCs w:val="28"/>
        </w:rPr>
        <w:t xml:space="preserve"> </w:t>
      </w:r>
      <w:proofErr w:type="spellStart"/>
      <w:r w:rsidRPr="00362F57">
        <w:rPr>
          <w:rFonts w:ascii="Arial" w:hAnsi="Arial" w:cs="Arial"/>
          <w:sz w:val="28"/>
          <w:szCs w:val="28"/>
        </w:rPr>
        <w:t>zvachinoda</w:t>
      </w:r>
      <w:proofErr w:type="spellEnd"/>
      <w:r w:rsidRPr="00362F57">
        <w:rPr>
          <w:rFonts w:ascii="Arial" w:hAnsi="Arial" w:cs="Arial"/>
          <w:sz w:val="28"/>
          <w:szCs w:val="28"/>
        </w:rPr>
        <w:t xml:space="preserve"> </w:t>
      </w:r>
      <w:proofErr w:type="spellStart"/>
      <w:r w:rsidRPr="00362F57">
        <w:rPr>
          <w:rFonts w:ascii="Arial" w:hAnsi="Arial" w:cs="Arial"/>
          <w:sz w:val="28"/>
          <w:szCs w:val="28"/>
        </w:rPr>
        <w:t>pavana</w:t>
      </w:r>
      <w:proofErr w:type="spellEnd"/>
      <w:r w:rsidRPr="00362F57">
        <w:rPr>
          <w:rFonts w:ascii="Arial" w:hAnsi="Arial" w:cs="Arial"/>
          <w:sz w:val="28"/>
          <w:szCs w:val="28"/>
        </w:rPr>
        <w:t xml:space="preserve"> </w:t>
      </w:r>
      <w:proofErr w:type="spellStart"/>
      <w:r w:rsidRPr="00362F57">
        <w:rPr>
          <w:rFonts w:ascii="Arial" w:hAnsi="Arial" w:cs="Arial"/>
          <w:sz w:val="28"/>
          <w:szCs w:val="28"/>
        </w:rPr>
        <w:t>vani</w:t>
      </w:r>
      <w:proofErr w:type="spellEnd"/>
      <w:r w:rsidRPr="00362F57">
        <w:rPr>
          <w:rFonts w:ascii="Arial" w:hAnsi="Arial" w:cs="Arial"/>
          <w:sz w:val="28"/>
          <w:szCs w:val="28"/>
        </w:rPr>
        <w:t xml:space="preserve">…? </w:t>
      </w:r>
      <w:r w:rsidRPr="0073588A">
        <w:rPr>
          <w:rFonts w:ascii="Arial" w:hAnsi="Arial" w:cs="Arial"/>
          <w:sz w:val="18"/>
          <w:szCs w:val="18"/>
        </w:rPr>
        <w:t>[Congregation says, “</w:t>
      </w:r>
      <w:proofErr w:type="spellStart"/>
      <w:r w:rsidRPr="0073588A">
        <w:rPr>
          <w:rFonts w:ascii="Arial" w:hAnsi="Arial" w:cs="Arial"/>
          <w:sz w:val="18"/>
          <w:szCs w:val="18"/>
        </w:rPr>
        <w:t>vacho</w:t>
      </w:r>
      <w:proofErr w:type="spellEnd"/>
      <w:r w:rsidRPr="0073588A">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Murikuona</w:t>
      </w:r>
      <w:proofErr w:type="spellEnd"/>
      <w:r w:rsidRPr="00362F57">
        <w:rPr>
          <w:rFonts w:ascii="Arial" w:hAnsi="Arial" w:cs="Arial"/>
          <w:sz w:val="28"/>
          <w:szCs w:val="28"/>
        </w:rPr>
        <w:t xml:space="preserve"> </w:t>
      </w:r>
      <w:proofErr w:type="spellStart"/>
      <w:r w:rsidRPr="00362F57">
        <w:rPr>
          <w:rFonts w:ascii="Arial" w:hAnsi="Arial" w:cs="Arial"/>
          <w:sz w:val="28"/>
          <w:szCs w:val="28"/>
        </w:rPr>
        <w:t>zvachinoita</w:t>
      </w:r>
      <w:proofErr w:type="spellEnd"/>
      <w:r w:rsidRPr="00362F57">
        <w:rPr>
          <w:rFonts w:ascii="Arial" w:hAnsi="Arial" w:cs="Arial"/>
          <w:sz w:val="28"/>
          <w:szCs w:val="28"/>
        </w:rPr>
        <w:t xml:space="preserve"> </w:t>
      </w:r>
      <w:proofErr w:type="spellStart"/>
      <w:r w:rsidRPr="00362F57">
        <w:rPr>
          <w:rFonts w:ascii="Arial" w:hAnsi="Arial" w:cs="Arial"/>
          <w:sz w:val="28"/>
          <w:szCs w:val="28"/>
        </w:rPr>
        <w:t>chi</w:t>
      </w:r>
      <w:r>
        <w:rPr>
          <w:rFonts w:ascii="Arial" w:hAnsi="Arial" w:cs="Arial"/>
          <w:sz w:val="28"/>
          <w:szCs w:val="28"/>
        </w:rPr>
        <w:t>mu</w:t>
      </w:r>
      <w:r w:rsidRPr="00362F57">
        <w:rPr>
          <w:rFonts w:ascii="Arial" w:hAnsi="Arial" w:cs="Arial"/>
          <w:sz w:val="28"/>
          <w:szCs w:val="28"/>
        </w:rPr>
        <w:t>rume</w:t>
      </w:r>
      <w:proofErr w:type="spellEnd"/>
      <w:r w:rsidRPr="00362F57">
        <w:rPr>
          <w:rFonts w:ascii="Arial" w:hAnsi="Arial" w:cs="Arial"/>
          <w:sz w:val="28"/>
          <w:szCs w:val="28"/>
        </w:rPr>
        <w:t xml:space="preserve"> </w:t>
      </w:r>
      <w:proofErr w:type="spellStart"/>
      <w:r w:rsidRPr="00362F57">
        <w:rPr>
          <w:rFonts w:ascii="Arial" w:hAnsi="Arial" w:cs="Arial"/>
          <w:sz w:val="28"/>
          <w:szCs w:val="28"/>
        </w:rPr>
        <w:t>ichi</w:t>
      </w:r>
      <w:proofErr w:type="spellEnd"/>
      <w:r w:rsidRPr="00362F57">
        <w:rPr>
          <w:rFonts w:ascii="Arial" w:hAnsi="Arial" w:cs="Arial"/>
          <w:sz w:val="28"/>
          <w:szCs w:val="28"/>
        </w:rPr>
        <w:t xml:space="preserve">. </w:t>
      </w:r>
      <w:r w:rsidRPr="00E33075">
        <w:rPr>
          <w:rFonts w:ascii="Arial" w:hAnsi="Arial" w:cs="Arial"/>
          <w:sz w:val="18"/>
          <w:szCs w:val="18"/>
        </w:rPr>
        <w:t>[Congregation says, “Amen.”]</w:t>
      </w:r>
      <w:r w:rsidRPr="00362F57">
        <w:rPr>
          <w:rFonts w:ascii="Arial" w:hAnsi="Arial" w:cs="Arial"/>
          <w:sz w:val="28"/>
          <w:szCs w:val="28"/>
        </w:rPr>
        <w:t xml:space="preserve"> </w:t>
      </w:r>
      <w:proofErr w:type="spellStart"/>
      <w:r w:rsidRPr="00362F57">
        <w:rPr>
          <w:rFonts w:ascii="Arial" w:hAnsi="Arial" w:cs="Arial"/>
          <w:sz w:val="28"/>
          <w:szCs w:val="28"/>
        </w:rPr>
        <w:t>Akanga</w:t>
      </w:r>
      <w:proofErr w:type="spellEnd"/>
      <w:r w:rsidRPr="00362F57">
        <w:rPr>
          <w:rFonts w:ascii="Arial" w:hAnsi="Arial" w:cs="Arial"/>
          <w:sz w:val="28"/>
          <w:szCs w:val="28"/>
        </w:rPr>
        <w:t xml:space="preserve"> </w:t>
      </w:r>
      <w:proofErr w:type="spellStart"/>
      <w:r w:rsidRPr="00362F57">
        <w:rPr>
          <w:rFonts w:ascii="Arial" w:hAnsi="Arial" w:cs="Arial"/>
          <w:sz w:val="28"/>
          <w:szCs w:val="28"/>
        </w:rPr>
        <w:t>ayiziva</w:t>
      </w:r>
      <w:proofErr w:type="spellEnd"/>
      <w:r w:rsidRPr="00362F57">
        <w:rPr>
          <w:rFonts w:ascii="Arial" w:hAnsi="Arial" w:cs="Arial"/>
          <w:sz w:val="28"/>
          <w:szCs w:val="28"/>
        </w:rPr>
        <w:t xml:space="preserve"> Mwari </w:t>
      </w:r>
      <w:proofErr w:type="spellStart"/>
      <w:r w:rsidRPr="00362F57">
        <w:rPr>
          <w:rFonts w:ascii="Arial" w:hAnsi="Arial" w:cs="Arial"/>
          <w:sz w:val="28"/>
          <w:szCs w:val="28"/>
        </w:rPr>
        <w:t>wemunana</w:t>
      </w:r>
      <w:proofErr w:type="spellEnd"/>
      <w:r w:rsidRPr="00362F57">
        <w:rPr>
          <w:rFonts w:ascii="Arial" w:hAnsi="Arial" w:cs="Arial"/>
          <w:sz w:val="28"/>
          <w:szCs w:val="28"/>
        </w:rPr>
        <w:t xml:space="preserve">! </w:t>
      </w:r>
      <w:bookmarkStart w:name="_Hlk206066750" w:id="135"/>
      <w:r w:rsidRPr="00E33075">
        <w:rPr>
          <w:rFonts w:ascii="Arial" w:hAnsi="Arial" w:cs="Arial"/>
          <w:sz w:val="18"/>
          <w:szCs w:val="18"/>
        </w:rPr>
        <w:t>[Congregation says, “Amen.”]</w:t>
      </w:r>
      <w:r w:rsidRPr="00362F57">
        <w:rPr>
          <w:rFonts w:ascii="Arial" w:hAnsi="Arial" w:cs="Arial"/>
          <w:sz w:val="28"/>
          <w:szCs w:val="28"/>
        </w:rPr>
        <w:t xml:space="preserve"> </w:t>
      </w:r>
      <w:bookmarkEnd w:id="135"/>
      <w:proofErr w:type="spellStart"/>
      <w:r w:rsidRPr="00362F57">
        <w:rPr>
          <w:rFonts w:ascii="Arial" w:hAnsi="Arial" w:cs="Arial"/>
          <w:sz w:val="28"/>
          <w:szCs w:val="28"/>
        </w:rPr>
        <w:t>Aiziva</w:t>
      </w:r>
      <w:proofErr w:type="spellEnd"/>
      <w:r w:rsidRPr="00362F57">
        <w:rPr>
          <w:rFonts w:ascii="Arial" w:hAnsi="Arial" w:cs="Arial"/>
          <w:sz w:val="28"/>
          <w:szCs w:val="28"/>
        </w:rPr>
        <w:t xml:space="preserve"> Mwari </w:t>
      </w:r>
      <w:proofErr w:type="spellStart"/>
      <w:r w:rsidRPr="00362F57">
        <w:rPr>
          <w:rFonts w:ascii="Arial" w:hAnsi="Arial" w:cs="Arial"/>
          <w:sz w:val="28"/>
          <w:szCs w:val="28"/>
        </w:rPr>
        <w:t>anopa</w:t>
      </w:r>
      <w:proofErr w:type="spellEnd"/>
      <w:r w:rsidRPr="00362F57">
        <w:rPr>
          <w:rFonts w:ascii="Arial" w:hAnsi="Arial" w:cs="Arial"/>
          <w:sz w:val="28"/>
          <w:szCs w:val="28"/>
        </w:rPr>
        <w:t xml:space="preserve"> </w:t>
      </w:r>
      <w:proofErr w:type="spellStart"/>
      <w:r w:rsidRPr="00362F57">
        <w:rPr>
          <w:rFonts w:ascii="Arial" w:hAnsi="Arial" w:cs="Arial"/>
          <w:sz w:val="28"/>
          <w:szCs w:val="28"/>
        </w:rPr>
        <w:t>ropafadzo</w:t>
      </w:r>
      <w:proofErr w:type="spellEnd"/>
      <w:r w:rsidRPr="00362F57">
        <w:rPr>
          <w:rFonts w:ascii="Arial" w:hAnsi="Arial" w:cs="Arial"/>
          <w:sz w:val="28"/>
          <w:szCs w:val="28"/>
        </w:rPr>
        <w:t xml:space="preserve"> chai…? </w:t>
      </w:r>
      <w:r w:rsidRPr="002714A7">
        <w:rPr>
          <w:rFonts w:ascii="Arial" w:hAnsi="Arial" w:cs="Arial"/>
          <w:sz w:val="18"/>
          <w:szCs w:val="18"/>
        </w:rPr>
        <w:t>[Congregation says, “</w:t>
      </w:r>
      <w:proofErr w:type="spellStart"/>
      <w:r w:rsidRPr="002714A7">
        <w:rPr>
          <w:rFonts w:ascii="Arial" w:hAnsi="Arial" w:cs="Arial"/>
          <w:sz w:val="18"/>
          <w:szCs w:val="18"/>
        </w:rPr>
        <w:t>chairo</w:t>
      </w:r>
      <w:proofErr w:type="spellEnd"/>
      <w:r w:rsidRPr="002714A7">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Chionai</w:t>
      </w:r>
      <w:proofErr w:type="spellEnd"/>
      <w:r w:rsidRPr="00362F57">
        <w:rPr>
          <w:rFonts w:ascii="Arial" w:hAnsi="Arial" w:cs="Arial"/>
          <w:sz w:val="28"/>
          <w:szCs w:val="28"/>
        </w:rPr>
        <w:t xml:space="preserve"> </w:t>
      </w:r>
      <w:proofErr w:type="spellStart"/>
      <w:r w:rsidRPr="00362F57">
        <w:rPr>
          <w:rFonts w:ascii="Arial" w:hAnsi="Arial" w:cs="Arial"/>
          <w:sz w:val="28"/>
          <w:szCs w:val="28"/>
        </w:rPr>
        <w:t>Jeseph</w:t>
      </w:r>
      <w:proofErr w:type="spellEnd"/>
      <w:r w:rsidRPr="00362F57">
        <w:rPr>
          <w:rFonts w:ascii="Arial" w:hAnsi="Arial" w:cs="Arial"/>
          <w:sz w:val="28"/>
          <w:szCs w:val="28"/>
        </w:rPr>
        <w:t xml:space="preserve"> </w:t>
      </w:r>
      <w:proofErr w:type="spellStart"/>
      <w:r w:rsidRPr="00362F57">
        <w:rPr>
          <w:rFonts w:ascii="Arial" w:hAnsi="Arial" w:cs="Arial"/>
          <w:sz w:val="28"/>
          <w:szCs w:val="28"/>
        </w:rPr>
        <w:t>zvaakabva</w:t>
      </w:r>
      <w:proofErr w:type="spellEnd"/>
      <w:r>
        <w:rPr>
          <w:rFonts w:ascii="Arial" w:hAnsi="Arial" w:cs="Arial"/>
          <w:sz w:val="28"/>
          <w:szCs w:val="28"/>
        </w:rPr>
        <w:t xml:space="preserve"> </w:t>
      </w:r>
      <w:proofErr w:type="spellStart"/>
      <w:r w:rsidRPr="00362F57">
        <w:rPr>
          <w:rFonts w:ascii="Arial" w:hAnsi="Arial" w:cs="Arial"/>
          <w:sz w:val="28"/>
          <w:szCs w:val="28"/>
        </w:rPr>
        <w:t>aita</w:t>
      </w:r>
      <w:proofErr w:type="spellEnd"/>
      <w:r w:rsidRPr="00362F57">
        <w:rPr>
          <w:rFonts w:ascii="Arial" w:hAnsi="Arial" w:cs="Arial"/>
          <w:sz w:val="28"/>
          <w:szCs w:val="28"/>
        </w:rPr>
        <w:t xml:space="preserve">, </w:t>
      </w:r>
      <w:proofErr w:type="spellStart"/>
      <w:r w:rsidRPr="00362F57">
        <w:rPr>
          <w:rFonts w:ascii="Arial" w:hAnsi="Arial" w:cs="Arial"/>
          <w:sz w:val="28"/>
          <w:szCs w:val="28"/>
        </w:rPr>
        <w:t>chionai</w:t>
      </w:r>
      <w:proofErr w:type="spellEnd"/>
      <w:r w:rsidRPr="00362F57">
        <w:rPr>
          <w:rFonts w:ascii="Arial" w:hAnsi="Arial" w:cs="Arial"/>
          <w:sz w:val="28"/>
          <w:szCs w:val="28"/>
        </w:rPr>
        <w:t xml:space="preserve"> </w:t>
      </w:r>
      <w:proofErr w:type="spellStart"/>
      <w:r w:rsidRPr="00362F57">
        <w:rPr>
          <w:rFonts w:ascii="Arial" w:hAnsi="Arial" w:cs="Arial"/>
          <w:sz w:val="28"/>
          <w:szCs w:val="28"/>
        </w:rPr>
        <w:t>Jeseph</w:t>
      </w:r>
      <w:proofErr w:type="spellEnd"/>
      <w:r>
        <w:rPr>
          <w:rFonts w:ascii="Arial" w:hAnsi="Arial" w:cs="Arial"/>
          <w:sz w:val="28"/>
          <w:szCs w:val="28"/>
        </w:rPr>
        <w:t xml:space="preserve"> </w:t>
      </w:r>
      <w:proofErr w:type="spellStart"/>
      <w:r>
        <w:rPr>
          <w:rFonts w:ascii="Arial" w:hAnsi="Arial" w:cs="Arial"/>
          <w:sz w:val="28"/>
          <w:szCs w:val="28"/>
        </w:rPr>
        <w:t>kupa</w:t>
      </w:r>
      <w:proofErr w:type="spellEnd"/>
      <w:r>
        <w:rPr>
          <w:rFonts w:ascii="Arial" w:hAnsi="Arial" w:cs="Arial"/>
          <w:sz w:val="28"/>
          <w:szCs w:val="28"/>
        </w:rPr>
        <w:t>—</w:t>
      </w:r>
      <w:proofErr w:type="spellStart"/>
      <w:r w:rsidRPr="00362F57">
        <w:rPr>
          <w:rFonts w:ascii="Arial" w:hAnsi="Arial" w:cs="Arial"/>
          <w:sz w:val="28"/>
          <w:szCs w:val="28"/>
        </w:rPr>
        <w:t>kupa</w:t>
      </w:r>
      <w:proofErr w:type="spellEnd"/>
      <w:r>
        <w:rPr>
          <w:rFonts w:ascii="Arial" w:hAnsi="Arial" w:cs="Arial"/>
          <w:sz w:val="28"/>
          <w:szCs w:val="28"/>
        </w:rPr>
        <w:t>…</w:t>
      </w:r>
      <w:r w:rsidRPr="00362F57">
        <w:rPr>
          <w:rFonts w:ascii="Arial" w:hAnsi="Arial" w:cs="Arial"/>
          <w:sz w:val="28"/>
          <w:szCs w:val="28"/>
        </w:rPr>
        <w:t xml:space="preserve">17 </w:t>
      </w:r>
      <w:proofErr w:type="spellStart"/>
      <w:r w:rsidRPr="00362F57">
        <w:rPr>
          <w:rFonts w:ascii="Arial" w:hAnsi="Arial" w:cs="Arial"/>
          <w:sz w:val="28"/>
          <w:szCs w:val="28"/>
        </w:rPr>
        <w:t>hativerengei</w:t>
      </w:r>
      <w:proofErr w:type="spellEnd"/>
      <w:r w:rsidRPr="00362F57">
        <w:rPr>
          <w:rFonts w:ascii="Arial" w:hAnsi="Arial" w:cs="Arial"/>
          <w:sz w:val="28"/>
          <w:szCs w:val="28"/>
        </w:rPr>
        <w:t xml:space="preserve"> verse 17 tese.</w:t>
      </w:r>
    </w:p>
    <w:p w:rsidRPr="00362F57" w:rsidR="00FE2A0E" w:rsidP="00FE2A0E" w:rsidRDefault="00FE2A0E" w14:paraId="3C4903A9" w14:textId="77777777">
      <w:pPr>
        <w:spacing w:line="276" w:lineRule="auto"/>
        <w:ind w:left="720"/>
        <w:jc w:val="both"/>
        <w:rPr>
          <w:rFonts w:ascii="Arial" w:hAnsi="Arial" w:cs="Arial"/>
          <w:i/>
          <w:iCs/>
          <w:sz w:val="28"/>
          <w:szCs w:val="28"/>
        </w:rPr>
      </w:pPr>
      <w:r w:rsidRPr="00362F57">
        <w:rPr>
          <w:rFonts w:ascii="Arial" w:hAnsi="Arial" w:cs="Arial"/>
          <w:i/>
          <w:iCs/>
          <w:sz w:val="28"/>
          <w:szCs w:val="28"/>
        </w:rPr>
        <w:t>And when Joseph saw that his father laid his right hand upon the head of Ephraim, it displeased him: and he held up his father's hand, to remove it from Ephraim's head unto Manasseh's head.</w:t>
      </w:r>
    </w:p>
    <w:p w:rsidRPr="00362F57" w:rsidR="00FE2A0E" w:rsidP="00FE2A0E" w:rsidRDefault="00FE2A0E" w14:paraId="581E2E34" w14:textId="77777777">
      <w:pPr>
        <w:spacing w:line="276" w:lineRule="auto"/>
        <w:jc w:val="both"/>
        <w:rPr>
          <w:rFonts w:ascii="Arial" w:hAnsi="Arial" w:cs="Arial"/>
          <w:sz w:val="28"/>
          <w:szCs w:val="28"/>
        </w:rPr>
      </w:pPr>
      <w:r w:rsidRPr="00103D7C">
        <w:rPr>
          <w:rFonts w:ascii="Arial" w:hAnsi="Arial" w:cs="Arial"/>
          <w:sz w:val="28"/>
          <w:szCs w:val="28"/>
          <w:vertAlign w:val="superscript"/>
        </w:rPr>
        <w:t>184</w:t>
      </w:r>
      <w:r>
        <w:rPr>
          <w:rFonts w:ascii="Arial" w:hAnsi="Arial" w:cs="Arial"/>
          <w:sz w:val="28"/>
          <w:szCs w:val="28"/>
          <w:vertAlign w:val="superscript"/>
        </w:rPr>
        <w:t xml:space="preserve"> </w:t>
      </w:r>
      <w:r>
        <w:rPr>
          <w:rFonts w:ascii="Arial" w:hAnsi="Arial" w:cs="Arial"/>
          <w:sz w:val="28"/>
          <w:szCs w:val="28"/>
        </w:rPr>
        <w:t>Hanzi, a</w:t>
      </w:r>
      <w:r w:rsidRPr="00362F57">
        <w:rPr>
          <w:rFonts w:ascii="Arial" w:hAnsi="Arial" w:cs="Arial"/>
          <w:sz w:val="28"/>
          <w:szCs w:val="28"/>
        </w:rPr>
        <w:t>h</w:t>
      </w:r>
      <w:r>
        <w:rPr>
          <w:rFonts w:ascii="Arial" w:hAnsi="Arial" w:cs="Arial"/>
          <w:sz w:val="28"/>
          <w:szCs w:val="28"/>
        </w:rPr>
        <w:t>—</w:t>
      </w:r>
      <w:proofErr w:type="spellStart"/>
      <w:r w:rsidRPr="00362F57">
        <w:rPr>
          <w:rFonts w:ascii="Arial" w:hAnsi="Arial" w:cs="Arial"/>
          <w:sz w:val="28"/>
          <w:szCs w:val="28"/>
        </w:rPr>
        <w:t>ikaka</w:t>
      </w:r>
      <w:proofErr w:type="spellEnd"/>
      <w:r w:rsidRPr="00362F57">
        <w:rPr>
          <w:rFonts w:ascii="Arial" w:hAnsi="Arial" w:cs="Arial"/>
          <w:sz w:val="28"/>
          <w:szCs w:val="28"/>
        </w:rPr>
        <w:t xml:space="preserve"> ko </w:t>
      </w:r>
      <w:proofErr w:type="spellStart"/>
      <w:r w:rsidRPr="00362F57">
        <w:rPr>
          <w:rFonts w:ascii="Arial" w:hAnsi="Arial" w:cs="Arial"/>
          <w:sz w:val="28"/>
          <w:szCs w:val="28"/>
        </w:rPr>
        <w:t>mudhara</w:t>
      </w:r>
      <w:proofErr w:type="spellEnd"/>
      <w:r w:rsidRPr="00362F57">
        <w:rPr>
          <w:rFonts w:ascii="Arial" w:hAnsi="Arial" w:cs="Arial"/>
          <w:sz w:val="28"/>
          <w:szCs w:val="28"/>
        </w:rPr>
        <w:t xml:space="preserve"> </w:t>
      </w:r>
      <w:proofErr w:type="spellStart"/>
      <w:r w:rsidRPr="00362F57">
        <w:rPr>
          <w:rFonts w:ascii="Arial" w:hAnsi="Arial" w:cs="Arial"/>
          <w:sz w:val="28"/>
          <w:szCs w:val="28"/>
        </w:rPr>
        <w:t>w</w:t>
      </w:r>
      <w:r>
        <w:rPr>
          <w:rFonts w:ascii="Arial" w:hAnsi="Arial" w:cs="Arial"/>
          <w:sz w:val="28"/>
          <w:szCs w:val="28"/>
        </w:rPr>
        <w:t>a</w:t>
      </w:r>
      <w:r w:rsidRPr="00362F57">
        <w:rPr>
          <w:rFonts w:ascii="Arial" w:hAnsi="Arial" w:cs="Arial"/>
          <w:sz w:val="28"/>
          <w:szCs w:val="28"/>
        </w:rPr>
        <w:t>ita</w:t>
      </w:r>
      <w:proofErr w:type="spellEnd"/>
      <w:r w:rsidRPr="00362F57">
        <w:rPr>
          <w:rFonts w:ascii="Arial" w:hAnsi="Arial" w:cs="Arial"/>
          <w:sz w:val="28"/>
          <w:szCs w:val="28"/>
        </w:rPr>
        <w:t xml:space="preserve"> sei</w:t>
      </w:r>
      <w:r>
        <w:rPr>
          <w:rFonts w:ascii="Arial" w:hAnsi="Arial" w:cs="Arial"/>
          <w:sz w:val="28"/>
          <w:szCs w:val="28"/>
        </w:rPr>
        <w:t>ko</w:t>
      </w:r>
      <w:r w:rsidRPr="00362F57">
        <w:rPr>
          <w:rFonts w:ascii="Arial" w:hAnsi="Arial" w:cs="Arial"/>
          <w:sz w:val="28"/>
          <w:szCs w:val="28"/>
        </w:rPr>
        <w:t xml:space="preserve"> </w:t>
      </w:r>
      <w:proofErr w:type="spellStart"/>
      <w:r w:rsidRPr="00362F57">
        <w:rPr>
          <w:rFonts w:ascii="Arial" w:hAnsi="Arial" w:cs="Arial"/>
          <w:sz w:val="28"/>
          <w:szCs w:val="28"/>
        </w:rPr>
        <w:t>hupofu</w:t>
      </w:r>
      <w:proofErr w:type="spellEnd"/>
      <w:r w:rsidRPr="00362F57">
        <w:rPr>
          <w:rFonts w:ascii="Arial" w:hAnsi="Arial" w:cs="Arial"/>
          <w:sz w:val="28"/>
          <w:szCs w:val="28"/>
        </w:rPr>
        <w:t xml:space="preserve"> </w:t>
      </w:r>
      <w:proofErr w:type="spellStart"/>
      <w:r>
        <w:rPr>
          <w:rFonts w:ascii="Arial" w:hAnsi="Arial" w:cs="Arial"/>
          <w:sz w:val="28"/>
          <w:szCs w:val="28"/>
        </w:rPr>
        <w:t>uhwu</w:t>
      </w:r>
      <w:proofErr w:type="spellEnd"/>
      <w:r>
        <w:rPr>
          <w:rFonts w:ascii="Arial" w:hAnsi="Arial" w:cs="Arial"/>
          <w:sz w:val="28"/>
          <w:szCs w:val="28"/>
        </w:rPr>
        <w:t xml:space="preserve"> </w:t>
      </w:r>
      <w:proofErr w:type="spellStart"/>
      <w:r w:rsidRPr="00362F57">
        <w:rPr>
          <w:rFonts w:ascii="Arial" w:hAnsi="Arial" w:cs="Arial"/>
          <w:sz w:val="28"/>
          <w:szCs w:val="28"/>
        </w:rPr>
        <w:t>zvahunoita</w:t>
      </w:r>
      <w:proofErr w:type="spellEnd"/>
      <w:r>
        <w:rPr>
          <w:rFonts w:ascii="Arial" w:hAnsi="Arial" w:cs="Arial"/>
          <w:sz w:val="28"/>
          <w:szCs w:val="28"/>
        </w:rPr>
        <w:t>.</w:t>
      </w:r>
      <w:r w:rsidRPr="00362F57">
        <w:rPr>
          <w:rFonts w:ascii="Arial" w:hAnsi="Arial" w:cs="Arial"/>
          <w:sz w:val="28"/>
          <w:szCs w:val="28"/>
        </w:rPr>
        <w:t xml:space="preserve"> </w:t>
      </w:r>
      <w:r>
        <w:rPr>
          <w:rFonts w:ascii="Arial" w:hAnsi="Arial" w:cs="Arial"/>
          <w:sz w:val="28"/>
          <w:szCs w:val="28"/>
        </w:rPr>
        <w:t>B</w:t>
      </w:r>
      <w:r w:rsidRPr="00362F57">
        <w:rPr>
          <w:rFonts w:ascii="Arial" w:hAnsi="Arial" w:cs="Arial"/>
          <w:sz w:val="28"/>
          <w:szCs w:val="28"/>
        </w:rPr>
        <w:t xml:space="preserve">aba </w:t>
      </w:r>
      <w:proofErr w:type="spellStart"/>
      <w:r w:rsidRPr="00362F57">
        <w:rPr>
          <w:rFonts w:ascii="Arial" w:hAnsi="Arial" w:cs="Arial"/>
          <w:sz w:val="28"/>
          <w:szCs w:val="28"/>
        </w:rPr>
        <w:t>kani</w:t>
      </w:r>
      <w:proofErr w:type="spellEnd"/>
      <w:r w:rsidRPr="00362F57">
        <w:rPr>
          <w:rFonts w:ascii="Arial" w:hAnsi="Arial" w:cs="Arial"/>
          <w:sz w:val="28"/>
          <w:szCs w:val="28"/>
        </w:rPr>
        <w:t xml:space="preserve"> </w:t>
      </w:r>
      <w:proofErr w:type="spellStart"/>
      <w:r w:rsidRPr="00362F57">
        <w:rPr>
          <w:rFonts w:ascii="Arial" w:hAnsi="Arial" w:cs="Arial"/>
          <w:sz w:val="28"/>
          <w:szCs w:val="28"/>
        </w:rPr>
        <w:t>ruoko</w:t>
      </w:r>
      <w:proofErr w:type="spellEnd"/>
      <w:r w:rsidRPr="00362F57">
        <w:rPr>
          <w:rFonts w:ascii="Arial" w:hAnsi="Arial" w:cs="Arial"/>
          <w:sz w:val="28"/>
          <w:szCs w:val="28"/>
        </w:rPr>
        <w:t xml:space="preserve"> </w:t>
      </w:r>
      <w:proofErr w:type="spellStart"/>
      <w:r w:rsidRPr="00362F57">
        <w:rPr>
          <w:rFonts w:ascii="Arial" w:hAnsi="Arial" w:cs="Arial"/>
          <w:sz w:val="28"/>
          <w:szCs w:val="28"/>
        </w:rPr>
        <w:t>urwu</w:t>
      </w:r>
      <w:proofErr w:type="spellEnd"/>
      <w:r w:rsidRPr="00362F57">
        <w:rPr>
          <w:rFonts w:ascii="Arial" w:hAnsi="Arial" w:cs="Arial"/>
          <w:sz w:val="28"/>
          <w:szCs w:val="28"/>
        </w:rPr>
        <w:t xml:space="preserve"> </w:t>
      </w:r>
      <w:proofErr w:type="spellStart"/>
      <w:r w:rsidRPr="00362F57">
        <w:rPr>
          <w:rFonts w:ascii="Arial" w:hAnsi="Arial" w:cs="Arial"/>
          <w:sz w:val="28"/>
          <w:szCs w:val="28"/>
        </w:rPr>
        <w:t>ngaruende</w:t>
      </w:r>
      <w:proofErr w:type="spellEnd"/>
      <w:r w:rsidRPr="00362F57">
        <w:rPr>
          <w:rFonts w:ascii="Arial" w:hAnsi="Arial" w:cs="Arial"/>
          <w:sz w:val="28"/>
          <w:szCs w:val="28"/>
        </w:rPr>
        <w:t xml:space="preserve"> </w:t>
      </w:r>
      <w:proofErr w:type="spellStart"/>
      <w:r>
        <w:rPr>
          <w:rFonts w:ascii="Arial" w:hAnsi="Arial" w:cs="Arial"/>
          <w:sz w:val="28"/>
          <w:szCs w:val="28"/>
        </w:rPr>
        <w:t>kunani</w:t>
      </w:r>
      <w:proofErr w:type="spellEnd"/>
      <w:r>
        <w:rPr>
          <w:rFonts w:ascii="Arial" w:hAnsi="Arial" w:cs="Arial"/>
          <w:sz w:val="28"/>
          <w:szCs w:val="28"/>
        </w:rPr>
        <w:t xml:space="preserve"> uku, </w:t>
      </w:r>
      <w:r w:rsidRPr="00362F57">
        <w:rPr>
          <w:rFonts w:ascii="Arial" w:hAnsi="Arial" w:cs="Arial"/>
          <w:sz w:val="28"/>
          <w:szCs w:val="28"/>
        </w:rPr>
        <w:t xml:space="preserve">kuna Manasseh </w:t>
      </w:r>
      <w:proofErr w:type="spellStart"/>
      <w:r w:rsidRPr="00362F57">
        <w:rPr>
          <w:rFonts w:ascii="Arial" w:hAnsi="Arial" w:cs="Arial"/>
          <w:sz w:val="28"/>
          <w:szCs w:val="28"/>
        </w:rPr>
        <w:t>uru</w:t>
      </w:r>
      <w:proofErr w:type="spellEnd"/>
      <w:r w:rsidRPr="00362F57">
        <w:rPr>
          <w:rFonts w:ascii="Arial" w:hAnsi="Arial" w:cs="Arial"/>
          <w:sz w:val="28"/>
          <w:szCs w:val="28"/>
        </w:rPr>
        <w:t xml:space="preserve">, </w:t>
      </w:r>
      <w:proofErr w:type="spellStart"/>
      <w:r w:rsidRPr="00362F57">
        <w:rPr>
          <w:rFonts w:ascii="Arial" w:hAnsi="Arial" w:cs="Arial"/>
          <w:sz w:val="28"/>
          <w:szCs w:val="28"/>
        </w:rPr>
        <w:t>urwu</w:t>
      </w:r>
      <w:proofErr w:type="spellEnd"/>
      <w:r w:rsidRPr="00362F57">
        <w:rPr>
          <w:rFonts w:ascii="Arial" w:hAnsi="Arial" w:cs="Arial"/>
          <w:sz w:val="28"/>
          <w:szCs w:val="28"/>
        </w:rPr>
        <w:t xml:space="preserve"> </w:t>
      </w:r>
      <w:proofErr w:type="spellStart"/>
      <w:r w:rsidRPr="00362F57">
        <w:rPr>
          <w:rFonts w:ascii="Arial" w:hAnsi="Arial" w:cs="Arial"/>
          <w:sz w:val="28"/>
          <w:szCs w:val="28"/>
        </w:rPr>
        <w:t>ruyende</w:t>
      </w:r>
      <w:proofErr w:type="spellEnd"/>
      <w:r w:rsidRPr="00362F57">
        <w:rPr>
          <w:rFonts w:ascii="Arial" w:hAnsi="Arial" w:cs="Arial"/>
          <w:sz w:val="28"/>
          <w:szCs w:val="28"/>
        </w:rPr>
        <w:t xml:space="preserve"> </w:t>
      </w:r>
      <w:proofErr w:type="spellStart"/>
      <w:r w:rsidRPr="00362F57">
        <w:rPr>
          <w:rFonts w:ascii="Arial" w:hAnsi="Arial" w:cs="Arial"/>
          <w:sz w:val="28"/>
          <w:szCs w:val="28"/>
        </w:rPr>
        <w:t>kunani</w:t>
      </w:r>
      <w:proofErr w:type="spellEnd"/>
      <w:r w:rsidRPr="00362F57">
        <w:rPr>
          <w:rFonts w:ascii="Arial" w:hAnsi="Arial" w:cs="Arial"/>
          <w:sz w:val="28"/>
          <w:szCs w:val="28"/>
        </w:rPr>
        <w:t xml:space="preserve">, kuna Ephram uku. </w:t>
      </w:r>
      <w:proofErr w:type="spellStart"/>
      <w:r w:rsidRPr="00362F57">
        <w:rPr>
          <w:rFonts w:ascii="Arial" w:hAnsi="Arial" w:cs="Arial"/>
          <w:sz w:val="28"/>
          <w:szCs w:val="28"/>
        </w:rPr>
        <w:t>Chakuda</w:t>
      </w:r>
      <w:proofErr w:type="spellEnd"/>
      <w:r w:rsidRPr="00362F57">
        <w:rPr>
          <w:rFonts w:ascii="Arial" w:hAnsi="Arial" w:cs="Arial"/>
          <w:sz w:val="28"/>
          <w:szCs w:val="28"/>
        </w:rPr>
        <w:t xml:space="preserve"> </w:t>
      </w:r>
      <w:proofErr w:type="spellStart"/>
      <w:r w:rsidRPr="00362F57">
        <w:rPr>
          <w:rFonts w:ascii="Arial" w:hAnsi="Arial" w:cs="Arial"/>
          <w:sz w:val="28"/>
          <w:szCs w:val="28"/>
        </w:rPr>
        <w:t>kuchinjanisa</w:t>
      </w:r>
      <w:proofErr w:type="spellEnd"/>
      <w:r w:rsidRPr="00362F57">
        <w:rPr>
          <w:rFonts w:ascii="Arial" w:hAnsi="Arial" w:cs="Arial"/>
          <w:sz w:val="28"/>
          <w:szCs w:val="28"/>
        </w:rPr>
        <w:t xml:space="preserve"> </w:t>
      </w:r>
      <w:proofErr w:type="spellStart"/>
      <w:r w:rsidRPr="00362F57">
        <w:rPr>
          <w:rFonts w:ascii="Arial" w:hAnsi="Arial" w:cs="Arial"/>
          <w:sz w:val="28"/>
          <w:szCs w:val="28"/>
        </w:rPr>
        <w:t>zvinhu</w:t>
      </w:r>
      <w:proofErr w:type="spellEnd"/>
      <w:r w:rsidRPr="00362F57">
        <w:rPr>
          <w:rFonts w:ascii="Arial" w:hAnsi="Arial" w:cs="Arial"/>
          <w:sz w:val="28"/>
          <w:szCs w:val="28"/>
        </w:rPr>
        <w:t xml:space="preserve"> but </w:t>
      </w:r>
      <w:proofErr w:type="spellStart"/>
      <w:r w:rsidRPr="00362F57">
        <w:rPr>
          <w:rFonts w:ascii="Arial" w:hAnsi="Arial" w:cs="Arial"/>
          <w:sz w:val="28"/>
          <w:szCs w:val="28"/>
        </w:rPr>
        <w:t>chidhara</w:t>
      </w:r>
      <w:proofErr w:type="spellEnd"/>
      <w:r w:rsidRPr="00362F57">
        <w:rPr>
          <w:rFonts w:ascii="Arial" w:hAnsi="Arial" w:cs="Arial"/>
          <w:sz w:val="28"/>
          <w:szCs w:val="28"/>
        </w:rPr>
        <w:t xml:space="preserve"> </w:t>
      </w:r>
      <w:proofErr w:type="spellStart"/>
      <w:r w:rsidRPr="00362F57">
        <w:rPr>
          <w:rFonts w:ascii="Arial" w:hAnsi="Arial" w:cs="Arial"/>
          <w:sz w:val="28"/>
          <w:szCs w:val="28"/>
        </w:rPr>
        <w:t>chaiziva</w:t>
      </w:r>
      <w:proofErr w:type="spellEnd"/>
      <w:r w:rsidRPr="00362F57">
        <w:rPr>
          <w:rFonts w:ascii="Arial" w:hAnsi="Arial" w:cs="Arial"/>
          <w:sz w:val="28"/>
          <w:szCs w:val="28"/>
        </w:rPr>
        <w:t xml:space="preserve"> </w:t>
      </w:r>
      <w:proofErr w:type="spellStart"/>
      <w:r w:rsidRPr="00362F57">
        <w:rPr>
          <w:rFonts w:ascii="Arial" w:hAnsi="Arial" w:cs="Arial"/>
          <w:sz w:val="28"/>
          <w:szCs w:val="28"/>
        </w:rPr>
        <w:t>zvachadii</w:t>
      </w:r>
      <w:proofErr w:type="spellEnd"/>
      <w:r w:rsidRPr="00362F57">
        <w:rPr>
          <w:rFonts w:ascii="Arial" w:hAnsi="Arial" w:cs="Arial"/>
          <w:sz w:val="28"/>
          <w:szCs w:val="28"/>
        </w:rPr>
        <w:t xml:space="preserve">…? </w:t>
      </w:r>
      <w:r w:rsidRPr="00CA0B69">
        <w:rPr>
          <w:rFonts w:ascii="Arial" w:hAnsi="Arial" w:cs="Arial"/>
          <w:sz w:val="18"/>
          <w:szCs w:val="18"/>
        </w:rPr>
        <w:t>[Congregation says, “</w:t>
      </w:r>
      <w:proofErr w:type="spellStart"/>
      <w:r w:rsidRPr="00CA0B69">
        <w:rPr>
          <w:rFonts w:ascii="Arial" w:hAnsi="Arial" w:cs="Arial"/>
          <w:sz w:val="18"/>
          <w:szCs w:val="18"/>
        </w:rPr>
        <w:t>zvachaita</w:t>
      </w:r>
      <w:proofErr w:type="spellEnd"/>
      <w:r w:rsidRPr="00CA0B69">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Hativerengei</w:t>
      </w:r>
      <w:proofErr w:type="spellEnd"/>
      <w:r w:rsidRPr="00362F57">
        <w:rPr>
          <w:rFonts w:ascii="Arial" w:hAnsi="Arial" w:cs="Arial"/>
          <w:sz w:val="28"/>
          <w:szCs w:val="28"/>
        </w:rPr>
        <w:t xml:space="preserve"> tone </w:t>
      </w:r>
      <w:r>
        <w:rPr>
          <w:rFonts w:ascii="Arial" w:hAnsi="Arial" w:cs="Arial"/>
          <w:sz w:val="28"/>
          <w:szCs w:val="28"/>
        </w:rPr>
        <w:t xml:space="preserve">pa </w:t>
      </w:r>
      <w:r w:rsidRPr="00362F57">
        <w:rPr>
          <w:rFonts w:ascii="Arial" w:hAnsi="Arial" w:cs="Arial"/>
          <w:sz w:val="28"/>
          <w:szCs w:val="28"/>
        </w:rPr>
        <w:t xml:space="preserve">verse 18 tese. </w:t>
      </w:r>
    </w:p>
    <w:p w:rsidRPr="00CA0B69" w:rsidR="00FE2A0E" w:rsidRDefault="00FE2A0E" w14:paraId="18DF697E" w14:textId="77777777">
      <w:pPr>
        <w:spacing w:line="276" w:lineRule="auto"/>
        <w:ind w:left="720"/>
        <w:jc w:val="both"/>
        <w:rPr>
          <w:rFonts w:ascii="Arial" w:hAnsi="Arial" w:cs="Arial"/>
          <w:i/>
          <w:iCs/>
          <w:sz w:val="28"/>
          <w:szCs w:val="28"/>
        </w:rPr>
        <w:pPrChange w:author="Transcriber01 JHB" w:date="2025-08-26T08:49:00Z" w16du:dateUtc="2025-08-26T06:49:00Z" w:id="136">
          <w:pPr>
            <w:spacing w:line="276" w:lineRule="auto"/>
            <w:jc w:val="both"/>
          </w:pPr>
        </w:pPrChange>
      </w:pPr>
      <w:r w:rsidRPr="00CA0B69">
        <w:rPr>
          <w:rFonts w:ascii="Arial" w:hAnsi="Arial" w:cs="Arial"/>
          <w:i/>
          <w:iCs/>
          <w:sz w:val="28"/>
          <w:szCs w:val="28"/>
        </w:rPr>
        <w:t>And Joseph said unto his father, Not so, my father: for this is the firstborn; put thy right hand upon his head.</w:t>
      </w:r>
    </w:p>
    <w:p w:rsidRPr="00362F57" w:rsidR="00FE2A0E" w:rsidP="00FE2A0E" w:rsidRDefault="00FE2A0E" w14:paraId="4DDED021" w14:textId="77777777">
      <w:pPr>
        <w:spacing w:line="276" w:lineRule="auto"/>
        <w:jc w:val="both"/>
        <w:rPr>
          <w:rFonts w:ascii="Arial" w:hAnsi="Arial" w:cs="Arial"/>
          <w:sz w:val="28"/>
          <w:szCs w:val="28"/>
        </w:rPr>
      </w:pPr>
      <w:r w:rsidRPr="00E13C29">
        <w:rPr>
          <w:rFonts w:ascii="Arial" w:hAnsi="Arial" w:cs="Arial"/>
          <w:sz w:val="28"/>
          <w:szCs w:val="28"/>
          <w:vertAlign w:val="superscript"/>
        </w:rPr>
        <w:t>185</w:t>
      </w:r>
      <w:r>
        <w:rPr>
          <w:rFonts w:ascii="Arial" w:hAnsi="Arial" w:cs="Arial"/>
          <w:sz w:val="28"/>
          <w:szCs w:val="28"/>
          <w:vertAlign w:val="superscript"/>
        </w:rPr>
        <w:t xml:space="preserve"> </w:t>
      </w:r>
      <w:r w:rsidRPr="00362F57">
        <w:rPr>
          <w:rFonts w:ascii="Arial" w:hAnsi="Arial" w:cs="Arial"/>
          <w:sz w:val="28"/>
          <w:szCs w:val="28"/>
        </w:rPr>
        <w:t xml:space="preserve">Verse 19, </w:t>
      </w:r>
      <w:proofErr w:type="spellStart"/>
      <w:r w:rsidRPr="00362F57">
        <w:rPr>
          <w:rFonts w:ascii="Arial" w:hAnsi="Arial" w:cs="Arial"/>
          <w:sz w:val="28"/>
          <w:szCs w:val="28"/>
        </w:rPr>
        <w:t>hatiiti</w:t>
      </w:r>
      <w:proofErr w:type="spellEnd"/>
      <w:r w:rsidRPr="00362F57">
        <w:rPr>
          <w:rFonts w:ascii="Arial" w:hAnsi="Arial" w:cs="Arial"/>
          <w:sz w:val="28"/>
          <w:szCs w:val="28"/>
        </w:rPr>
        <w:t xml:space="preserve"> Amen t</w:t>
      </w:r>
      <w:r>
        <w:rPr>
          <w:rFonts w:ascii="Arial" w:hAnsi="Arial" w:cs="Arial"/>
          <w:sz w:val="28"/>
          <w:szCs w:val="28"/>
        </w:rPr>
        <w:t>e</w:t>
      </w:r>
      <w:r w:rsidRPr="00362F57">
        <w:rPr>
          <w:rFonts w:ascii="Arial" w:hAnsi="Arial" w:cs="Arial"/>
          <w:sz w:val="28"/>
          <w:szCs w:val="28"/>
        </w:rPr>
        <w:t xml:space="preserve">se. </w:t>
      </w:r>
      <w:r w:rsidRPr="00E33075">
        <w:rPr>
          <w:rFonts w:ascii="Arial" w:hAnsi="Arial" w:cs="Arial"/>
          <w:sz w:val="18"/>
          <w:szCs w:val="18"/>
        </w:rPr>
        <w:t>[Congregation says, “Amen.”]</w:t>
      </w:r>
      <w:r w:rsidRPr="00362F57">
        <w:rPr>
          <w:rFonts w:ascii="Arial" w:hAnsi="Arial" w:cs="Arial"/>
          <w:sz w:val="28"/>
          <w:szCs w:val="28"/>
        </w:rPr>
        <w:t xml:space="preserve"> </w:t>
      </w:r>
      <w:proofErr w:type="spellStart"/>
      <w:r w:rsidRPr="00362F57">
        <w:rPr>
          <w:rFonts w:ascii="Arial" w:hAnsi="Arial" w:cs="Arial"/>
          <w:sz w:val="28"/>
          <w:szCs w:val="28"/>
        </w:rPr>
        <w:t>Hatiitei</w:t>
      </w:r>
      <w:proofErr w:type="spellEnd"/>
      <w:r w:rsidRPr="00362F57">
        <w:rPr>
          <w:rFonts w:ascii="Arial" w:hAnsi="Arial" w:cs="Arial"/>
          <w:sz w:val="28"/>
          <w:szCs w:val="28"/>
        </w:rPr>
        <w:t xml:space="preserve"> Amen </w:t>
      </w:r>
      <w:proofErr w:type="spellStart"/>
      <w:r w:rsidRPr="00362F57">
        <w:rPr>
          <w:rFonts w:ascii="Arial" w:hAnsi="Arial" w:cs="Arial"/>
          <w:sz w:val="28"/>
          <w:szCs w:val="28"/>
        </w:rPr>
        <w:t>akadarika</w:t>
      </w:r>
      <w:proofErr w:type="spellEnd"/>
      <w:r w:rsidRPr="00362F57">
        <w:rPr>
          <w:rFonts w:ascii="Arial" w:hAnsi="Arial" w:cs="Arial"/>
          <w:sz w:val="28"/>
          <w:szCs w:val="28"/>
        </w:rPr>
        <w:t xml:space="preserve"> </w:t>
      </w:r>
      <w:proofErr w:type="spellStart"/>
      <w:r w:rsidRPr="00362F57">
        <w:rPr>
          <w:rFonts w:ascii="Arial" w:hAnsi="Arial" w:cs="Arial"/>
          <w:sz w:val="28"/>
          <w:szCs w:val="28"/>
        </w:rPr>
        <w:t>ipapo</w:t>
      </w:r>
      <w:proofErr w:type="spellEnd"/>
      <w:r w:rsidRPr="00362F57">
        <w:rPr>
          <w:rFonts w:ascii="Arial" w:hAnsi="Arial" w:cs="Arial"/>
          <w:sz w:val="28"/>
          <w:szCs w:val="28"/>
        </w:rPr>
        <w:t xml:space="preserve">. </w:t>
      </w:r>
      <w:r w:rsidRPr="00E33075">
        <w:rPr>
          <w:rFonts w:ascii="Arial" w:hAnsi="Arial" w:cs="Arial"/>
          <w:sz w:val="18"/>
          <w:szCs w:val="18"/>
        </w:rPr>
        <w:t>[Congregation says, “Amen.”]</w:t>
      </w:r>
      <w:r w:rsidRPr="00362F57">
        <w:rPr>
          <w:rFonts w:ascii="Arial" w:hAnsi="Arial" w:cs="Arial"/>
          <w:sz w:val="28"/>
          <w:szCs w:val="28"/>
        </w:rPr>
        <w:t xml:space="preserve"> </w:t>
      </w:r>
      <w:proofErr w:type="spellStart"/>
      <w:r w:rsidRPr="00362F57">
        <w:rPr>
          <w:rFonts w:ascii="Arial" w:hAnsi="Arial" w:cs="Arial"/>
          <w:sz w:val="28"/>
          <w:szCs w:val="28"/>
        </w:rPr>
        <w:t>Hativerengei</w:t>
      </w:r>
      <w:proofErr w:type="spellEnd"/>
      <w:r w:rsidRPr="00362F57">
        <w:rPr>
          <w:rFonts w:ascii="Arial" w:hAnsi="Arial" w:cs="Arial"/>
          <w:sz w:val="28"/>
          <w:szCs w:val="28"/>
        </w:rPr>
        <w:t xml:space="preserve"> verse 19 t</w:t>
      </w:r>
      <w:r>
        <w:rPr>
          <w:rFonts w:ascii="Arial" w:hAnsi="Arial" w:cs="Arial"/>
          <w:sz w:val="28"/>
          <w:szCs w:val="28"/>
        </w:rPr>
        <w:t>e</w:t>
      </w:r>
      <w:r w:rsidRPr="00362F57">
        <w:rPr>
          <w:rFonts w:ascii="Arial" w:hAnsi="Arial" w:cs="Arial"/>
          <w:sz w:val="28"/>
          <w:szCs w:val="28"/>
        </w:rPr>
        <w:t xml:space="preserve">se. </w:t>
      </w:r>
    </w:p>
    <w:p w:rsidRPr="00362F57" w:rsidR="00FE2A0E" w:rsidP="00FE2A0E" w:rsidRDefault="00FE2A0E" w14:paraId="77E35528" w14:textId="77777777">
      <w:pPr>
        <w:spacing w:line="276" w:lineRule="auto"/>
        <w:ind w:left="720"/>
        <w:jc w:val="both"/>
        <w:rPr>
          <w:rFonts w:ascii="Arial" w:hAnsi="Arial" w:cs="Arial"/>
          <w:i/>
          <w:iCs/>
          <w:sz w:val="28"/>
          <w:szCs w:val="28"/>
        </w:rPr>
      </w:pPr>
      <w:r w:rsidRPr="00362F57">
        <w:rPr>
          <w:rFonts w:ascii="Arial" w:hAnsi="Arial" w:cs="Arial"/>
          <w:i/>
          <w:iCs/>
          <w:sz w:val="28"/>
          <w:szCs w:val="28"/>
        </w:rPr>
        <w:t>And his father refused, and said, I know it, my son, I know it</w:t>
      </w:r>
    </w:p>
    <w:p w:rsidRPr="00581FD0" w:rsidR="00FE2A0E" w:rsidP="00FE2A0E" w:rsidRDefault="00FE2A0E" w14:paraId="6746D132" w14:textId="77777777">
      <w:pPr>
        <w:spacing w:line="276" w:lineRule="auto"/>
        <w:jc w:val="both"/>
        <w:rPr>
          <w:rFonts w:ascii="Arial" w:hAnsi="Arial" w:cs="Arial"/>
          <w:sz w:val="18"/>
          <w:szCs w:val="18"/>
        </w:rPr>
      </w:pPr>
      <w:r w:rsidRPr="00D834D2">
        <w:rPr>
          <w:rFonts w:ascii="Arial" w:hAnsi="Arial" w:cs="Arial"/>
          <w:sz w:val="18"/>
          <w:szCs w:val="18"/>
        </w:rPr>
        <w:t>[Apostle laughs</w:t>
      </w:r>
      <w:r>
        <w:rPr>
          <w:rFonts w:ascii="Arial" w:hAnsi="Arial" w:cs="Arial"/>
          <w:sz w:val="18"/>
          <w:szCs w:val="18"/>
        </w:rPr>
        <w:t>—ED</w:t>
      </w:r>
      <w:r w:rsidRPr="00D834D2">
        <w:rPr>
          <w:rFonts w:ascii="Arial" w:hAnsi="Arial" w:cs="Arial"/>
          <w:sz w:val="18"/>
          <w:szCs w:val="18"/>
        </w:rPr>
        <w:t>]</w:t>
      </w:r>
      <w:r w:rsidRPr="00362F57">
        <w:rPr>
          <w:rFonts w:ascii="Arial" w:hAnsi="Arial" w:cs="Arial"/>
          <w:sz w:val="28"/>
          <w:szCs w:val="28"/>
        </w:rPr>
        <w:t xml:space="preserve"> Hallelujah! </w:t>
      </w:r>
      <w:r w:rsidRPr="00E33075">
        <w:rPr>
          <w:rFonts w:ascii="Arial" w:hAnsi="Arial" w:cs="Arial"/>
          <w:sz w:val="18"/>
          <w:szCs w:val="18"/>
        </w:rPr>
        <w:t>[Congregation says, “Amen.”]</w:t>
      </w:r>
      <w:r w:rsidRPr="00362F57">
        <w:rPr>
          <w:rFonts w:ascii="Arial" w:hAnsi="Arial" w:cs="Arial"/>
          <w:sz w:val="28"/>
          <w:szCs w:val="28"/>
        </w:rPr>
        <w:t xml:space="preserve"> “</w:t>
      </w:r>
      <w:proofErr w:type="spellStart"/>
      <w:r w:rsidRPr="00362F57">
        <w:rPr>
          <w:rFonts w:ascii="Arial" w:hAnsi="Arial" w:cs="Arial"/>
          <w:sz w:val="28"/>
          <w:szCs w:val="28"/>
        </w:rPr>
        <w:t>Ndirikuziva</w:t>
      </w:r>
      <w:proofErr w:type="spellEnd"/>
      <w:r w:rsidRPr="00362F57">
        <w:rPr>
          <w:rFonts w:ascii="Arial" w:hAnsi="Arial" w:cs="Arial"/>
          <w:sz w:val="28"/>
          <w:szCs w:val="28"/>
        </w:rPr>
        <w:t xml:space="preserve"> </w:t>
      </w:r>
      <w:proofErr w:type="spellStart"/>
      <w:r w:rsidRPr="00362F57">
        <w:rPr>
          <w:rFonts w:ascii="Arial" w:hAnsi="Arial" w:cs="Arial"/>
          <w:sz w:val="28"/>
          <w:szCs w:val="28"/>
        </w:rPr>
        <w:t>zvandi</w:t>
      </w:r>
      <w:r>
        <w:rPr>
          <w:rFonts w:ascii="Arial" w:hAnsi="Arial" w:cs="Arial"/>
          <w:sz w:val="28"/>
          <w:szCs w:val="28"/>
        </w:rPr>
        <w:t>ri</w:t>
      </w:r>
      <w:r w:rsidRPr="00362F57">
        <w:rPr>
          <w:rFonts w:ascii="Arial" w:hAnsi="Arial" w:cs="Arial"/>
          <w:sz w:val="28"/>
          <w:szCs w:val="28"/>
        </w:rPr>
        <w:t>ku</w:t>
      </w:r>
      <w:r>
        <w:rPr>
          <w:rFonts w:ascii="Arial" w:hAnsi="Arial" w:cs="Arial"/>
          <w:sz w:val="28"/>
          <w:szCs w:val="28"/>
        </w:rPr>
        <w:t>i</w:t>
      </w:r>
      <w:r w:rsidRPr="00362F57">
        <w:rPr>
          <w:rFonts w:ascii="Arial" w:hAnsi="Arial" w:cs="Arial"/>
          <w:sz w:val="28"/>
          <w:szCs w:val="28"/>
        </w:rPr>
        <w:t>ta</w:t>
      </w:r>
      <w:proofErr w:type="spellEnd"/>
      <w:r w:rsidRPr="00362F57">
        <w:rPr>
          <w:rFonts w:ascii="Arial" w:hAnsi="Arial" w:cs="Arial"/>
          <w:sz w:val="28"/>
          <w:szCs w:val="28"/>
        </w:rPr>
        <w:t xml:space="preserve"> </w:t>
      </w:r>
      <w:proofErr w:type="spellStart"/>
      <w:r>
        <w:rPr>
          <w:rFonts w:ascii="Arial" w:hAnsi="Arial" w:cs="Arial"/>
          <w:sz w:val="28"/>
          <w:szCs w:val="28"/>
        </w:rPr>
        <w:t>m</w:t>
      </w:r>
      <w:r w:rsidRPr="00362F57">
        <w:rPr>
          <w:rFonts w:ascii="Arial" w:hAnsi="Arial" w:cs="Arial"/>
          <w:sz w:val="28"/>
          <w:szCs w:val="28"/>
        </w:rPr>
        <w:t>wanangu</w:t>
      </w:r>
      <w:proofErr w:type="spellEnd"/>
      <w:r w:rsidRPr="00362F57">
        <w:rPr>
          <w:rFonts w:ascii="Arial" w:hAnsi="Arial" w:cs="Arial"/>
          <w:sz w:val="28"/>
          <w:szCs w:val="28"/>
        </w:rPr>
        <w:t xml:space="preserve">, </w:t>
      </w:r>
      <w:proofErr w:type="spellStart"/>
      <w:r w:rsidRPr="00362F57">
        <w:rPr>
          <w:rFonts w:ascii="Arial" w:hAnsi="Arial" w:cs="Arial"/>
          <w:sz w:val="28"/>
          <w:szCs w:val="28"/>
        </w:rPr>
        <w:t>ndirikudii</w:t>
      </w:r>
      <w:proofErr w:type="spellEnd"/>
      <w:r w:rsidRPr="00362F57">
        <w:rPr>
          <w:rFonts w:ascii="Arial" w:hAnsi="Arial" w:cs="Arial"/>
          <w:sz w:val="28"/>
          <w:szCs w:val="28"/>
        </w:rPr>
        <w:t xml:space="preserve">…?” </w:t>
      </w:r>
      <w:r w:rsidRPr="00D834D2">
        <w:rPr>
          <w:rFonts w:ascii="Arial" w:hAnsi="Arial" w:cs="Arial"/>
          <w:sz w:val="18"/>
          <w:szCs w:val="18"/>
        </w:rPr>
        <w:t>[Congregation says, “</w:t>
      </w:r>
      <w:proofErr w:type="spellStart"/>
      <w:r w:rsidRPr="00D834D2">
        <w:rPr>
          <w:rFonts w:ascii="Arial" w:hAnsi="Arial" w:cs="Arial"/>
          <w:sz w:val="18"/>
          <w:szCs w:val="18"/>
        </w:rPr>
        <w:t>ndiri</w:t>
      </w:r>
      <w:proofErr w:type="spellEnd"/>
      <w:r w:rsidRPr="00D834D2">
        <w:rPr>
          <w:rFonts w:ascii="Arial" w:hAnsi="Arial" w:cs="Arial"/>
          <w:sz w:val="18"/>
          <w:szCs w:val="18"/>
        </w:rPr>
        <w:t xml:space="preserve"> </w:t>
      </w:r>
      <w:proofErr w:type="spellStart"/>
      <w:r w:rsidRPr="00D834D2">
        <w:rPr>
          <w:rFonts w:ascii="Arial" w:hAnsi="Arial" w:cs="Arial"/>
          <w:sz w:val="18"/>
          <w:szCs w:val="18"/>
        </w:rPr>
        <w:t>kuziva.”</w:t>
      </w:r>
      <w:r>
        <w:rPr>
          <w:rFonts w:ascii="Arial" w:hAnsi="Arial" w:cs="Arial"/>
          <w:sz w:val="18"/>
          <w:szCs w:val="18"/>
        </w:rPr>
        <w:t>:</w:t>
      </w:r>
      <w:r w:rsidRPr="00D834D2">
        <w:rPr>
          <w:rFonts w:ascii="Arial" w:hAnsi="Arial" w:cs="Arial"/>
          <w:sz w:val="18"/>
          <w:szCs w:val="18"/>
        </w:rPr>
        <w:t>Apostle</w:t>
      </w:r>
      <w:proofErr w:type="spellEnd"/>
      <w:r w:rsidRPr="00D834D2">
        <w:rPr>
          <w:rFonts w:ascii="Arial" w:hAnsi="Arial" w:cs="Arial"/>
          <w:sz w:val="18"/>
          <w:szCs w:val="18"/>
        </w:rPr>
        <w:t xml:space="preserve"> chuckles</w:t>
      </w:r>
      <w:r>
        <w:rPr>
          <w:rFonts w:ascii="Arial" w:hAnsi="Arial" w:cs="Arial"/>
          <w:sz w:val="18"/>
          <w:szCs w:val="18"/>
        </w:rPr>
        <w:t>—ED</w:t>
      </w:r>
      <w:r w:rsidRPr="00D834D2">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Pakanga</w:t>
      </w:r>
      <w:proofErr w:type="spellEnd"/>
      <w:r w:rsidRPr="00362F57">
        <w:rPr>
          <w:rFonts w:ascii="Arial" w:hAnsi="Arial" w:cs="Arial"/>
          <w:sz w:val="28"/>
          <w:szCs w:val="28"/>
        </w:rPr>
        <w:t xml:space="preserve"> </w:t>
      </w:r>
      <w:proofErr w:type="spellStart"/>
      <w:r w:rsidRPr="00362F57">
        <w:rPr>
          <w:rFonts w:ascii="Arial" w:hAnsi="Arial" w:cs="Arial"/>
          <w:sz w:val="28"/>
          <w:szCs w:val="28"/>
        </w:rPr>
        <w:t>pasina</w:t>
      </w:r>
      <w:proofErr w:type="spellEnd"/>
      <w:r w:rsidRPr="00362F57">
        <w:rPr>
          <w:rFonts w:ascii="Arial" w:hAnsi="Arial" w:cs="Arial"/>
          <w:sz w:val="28"/>
          <w:szCs w:val="28"/>
        </w:rPr>
        <w:t xml:space="preserve"> mistake </w:t>
      </w:r>
      <w:proofErr w:type="spellStart"/>
      <w:r w:rsidRPr="00362F57">
        <w:rPr>
          <w:rFonts w:ascii="Arial" w:hAnsi="Arial" w:cs="Arial"/>
          <w:sz w:val="28"/>
          <w:szCs w:val="28"/>
        </w:rPr>
        <w:t>ndozvaidii</w:t>
      </w:r>
      <w:proofErr w:type="spellEnd"/>
      <w:r w:rsidRPr="00362F57">
        <w:rPr>
          <w:rFonts w:ascii="Arial" w:hAnsi="Arial" w:cs="Arial"/>
          <w:sz w:val="28"/>
          <w:szCs w:val="28"/>
        </w:rPr>
        <w:t xml:space="preserve"> baba ava…? </w:t>
      </w:r>
      <w:r w:rsidRPr="00D834D2">
        <w:rPr>
          <w:rFonts w:ascii="Arial" w:hAnsi="Arial" w:cs="Arial"/>
          <w:sz w:val="18"/>
          <w:szCs w:val="18"/>
        </w:rPr>
        <w:t>[Congregation says, “</w:t>
      </w:r>
      <w:proofErr w:type="spellStart"/>
      <w:r w:rsidRPr="00D834D2">
        <w:rPr>
          <w:rFonts w:ascii="Arial" w:hAnsi="Arial" w:cs="Arial"/>
          <w:sz w:val="18"/>
          <w:szCs w:val="18"/>
        </w:rPr>
        <w:t>zvavaida</w:t>
      </w:r>
      <w:proofErr w:type="spellEnd"/>
      <w:r w:rsidRPr="00D834D2">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Ndozvavaida</w:t>
      </w:r>
      <w:proofErr w:type="spellEnd"/>
      <w:r w:rsidRPr="00362F57">
        <w:rPr>
          <w:rFonts w:ascii="Arial" w:hAnsi="Arial" w:cs="Arial"/>
          <w:sz w:val="28"/>
          <w:szCs w:val="28"/>
        </w:rPr>
        <w:t xml:space="preserve"> </w:t>
      </w:r>
      <w:proofErr w:type="spellStart"/>
      <w:r w:rsidRPr="00362F57">
        <w:rPr>
          <w:rFonts w:ascii="Arial" w:hAnsi="Arial" w:cs="Arial"/>
          <w:sz w:val="28"/>
          <w:szCs w:val="28"/>
        </w:rPr>
        <w:t>izvozvo</w:t>
      </w:r>
      <w:proofErr w:type="spellEnd"/>
      <w:r w:rsidRPr="00362F57">
        <w:rPr>
          <w:rFonts w:ascii="Arial" w:hAnsi="Arial" w:cs="Arial"/>
          <w:sz w:val="28"/>
          <w:szCs w:val="28"/>
        </w:rPr>
        <w:t xml:space="preserve">, </w:t>
      </w:r>
      <w:proofErr w:type="spellStart"/>
      <w:r w:rsidRPr="00362F57">
        <w:rPr>
          <w:rFonts w:ascii="Arial" w:hAnsi="Arial" w:cs="Arial"/>
          <w:sz w:val="28"/>
          <w:szCs w:val="28"/>
        </w:rPr>
        <w:t>murikuona</w:t>
      </w:r>
      <w:proofErr w:type="spellEnd"/>
      <w:r w:rsidRPr="00362F57">
        <w:rPr>
          <w:rFonts w:ascii="Arial" w:hAnsi="Arial" w:cs="Arial"/>
          <w:sz w:val="28"/>
          <w:szCs w:val="28"/>
        </w:rPr>
        <w:t xml:space="preserve"> </w:t>
      </w:r>
      <w:proofErr w:type="spellStart"/>
      <w:r w:rsidRPr="00362F57">
        <w:rPr>
          <w:rFonts w:ascii="Arial" w:hAnsi="Arial" w:cs="Arial"/>
          <w:sz w:val="28"/>
          <w:szCs w:val="28"/>
        </w:rPr>
        <w:t>ndozvavaida</w:t>
      </w:r>
      <w:proofErr w:type="spellEnd"/>
      <w:r w:rsidRPr="00362F57">
        <w:rPr>
          <w:rFonts w:ascii="Arial" w:hAnsi="Arial" w:cs="Arial"/>
          <w:sz w:val="28"/>
          <w:szCs w:val="28"/>
        </w:rPr>
        <w:t xml:space="preserve"> </w:t>
      </w:r>
      <w:proofErr w:type="spellStart"/>
      <w:r w:rsidRPr="00362F57">
        <w:rPr>
          <w:rFonts w:ascii="Arial" w:hAnsi="Arial" w:cs="Arial"/>
          <w:sz w:val="28"/>
          <w:szCs w:val="28"/>
        </w:rPr>
        <w:t>izvozvo</w:t>
      </w:r>
      <w:proofErr w:type="spellEnd"/>
      <w:r w:rsidRPr="00362F57">
        <w:rPr>
          <w:rFonts w:ascii="Arial" w:hAnsi="Arial" w:cs="Arial"/>
          <w:sz w:val="28"/>
          <w:szCs w:val="28"/>
        </w:rPr>
        <w:t xml:space="preserve"> and </w:t>
      </w:r>
      <w:proofErr w:type="spellStart"/>
      <w:r w:rsidRPr="00362F57">
        <w:rPr>
          <w:rFonts w:ascii="Arial" w:hAnsi="Arial" w:cs="Arial"/>
          <w:sz w:val="28"/>
          <w:szCs w:val="28"/>
        </w:rPr>
        <w:t>zvakatozongo</w:t>
      </w:r>
      <w:proofErr w:type="spellEnd"/>
      <w:r w:rsidRPr="00362F57">
        <w:rPr>
          <w:rFonts w:ascii="Arial" w:hAnsi="Arial" w:cs="Arial"/>
          <w:sz w:val="28"/>
          <w:szCs w:val="28"/>
        </w:rPr>
        <w:t xml:space="preserve"> </w:t>
      </w:r>
      <w:proofErr w:type="spellStart"/>
      <w:r w:rsidRPr="00362F57">
        <w:rPr>
          <w:rFonts w:ascii="Arial" w:hAnsi="Arial" w:cs="Arial"/>
          <w:sz w:val="28"/>
          <w:szCs w:val="28"/>
        </w:rPr>
        <w:t>gara</w:t>
      </w:r>
      <w:proofErr w:type="spellEnd"/>
      <w:r w:rsidRPr="00362F57">
        <w:rPr>
          <w:rFonts w:ascii="Arial" w:hAnsi="Arial" w:cs="Arial"/>
          <w:sz w:val="28"/>
          <w:szCs w:val="28"/>
        </w:rPr>
        <w:t xml:space="preserve"> </w:t>
      </w:r>
      <w:proofErr w:type="spellStart"/>
      <w:r w:rsidRPr="00362F57">
        <w:rPr>
          <w:rFonts w:ascii="Arial" w:hAnsi="Arial" w:cs="Arial"/>
          <w:sz w:val="28"/>
          <w:szCs w:val="28"/>
        </w:rPr>
        <w:t>zvakadii</w:t>
      </w:r>
      <w:proofErr w:type="spellEnd"/>
      <w:r w:rsidRPr="00362F57">
        <w:rPr>
          <w:rFonts w:ascii="Arial" w:hAnsi="Arial" w:cs="Arial"/>
          <w:sz w:val="28"/>
          <w:szCs w:val="28"/>
        </w:rPr>
        <w:t xml:space="preserve">…? </w:t>
      </w:r>
      <w:r w:rsidRPr="00D834D2">
        <w:rPr>
          <w:rFonts w:ascii="Arial" w:hAnsi="Arial" w:cs="Arial"/>
          <w:sz w:val="18"/>
          <w:szCs w:val="18"/>
        </w:rPr>
        <w:t>[Congregation says, “</w:t>
      </w:r>
      <w:proofErr w:type="spellStart"/>
      <w:r w:rsidRPr="00D834D2">
        <w:rPr>
          <w:rFonts w:ascii="Arial" w:hAnsi="Arial" w:cs="Arial"/>
          <w:sz w:val="18"/>
          <w:szCs w:val="18"/>
        </w:rPr>
        <w:t>zvakadaro</w:t>
      </w:r>
      <w:proofErr w:type="spellEnd"/>
      <w:r w:rsidRPr="00D834D2">
        <w:rPr>
          <w:rFonts w:ascii="Arial" w:hAnsi="Arial" w:cs="Arial"/>
          <w:sz w:val="18"/>
          <w:szCs w:val="18"/>
        </w:rPr>
        <w:t>.”]</w:t>
      </w:r>
      <w:r w:rsidRPr="00362F57">
        <w:rPr>
          <w:rFonts w:ascii="Arial" w:hAnsi="Arial" w:cs="Arial"/>
          <w:sz w:val="28"/>
          <w:szCs w:val="28"/>
        </w:rPr>
        <w:t xml:space="preserve"> Hallelujah! </w:t>
      </w:r>
      <w:r w:rsidRPr="00E33075">
        <w:rPr>
          <w:rFonts w:ascii="Arial" w:hAnsi="Arial" w:cs="Arial"/>
          <w:sz w:val="18"/>
          <w:szCs w:val="18"/>
        </w:rPr>
        <w:t>[Congregation says, “Amen.”]</w:t>
      </w:r>
      <w:r w:rsidRPr="00362F57">
        <w:rPr>
          <w:rFonts w:ascii="Arial" w:hAnsi="Arial" w:cs="Arial"/>
          <w:sz w:val="28"/>
          <w:szCs w:val="28"/>
        </w:rPr>
        <w:t xml:space="preserve"> “</w:t>
      </w:r>
      <w:proofErr w:type="spellStart"/>
      <w:r w:rsidRPr="00362F57">
        <w:rPr>
          <w:rFonts w:ascii="Arial" w:hAnsi="Arial" w:cs="Arial"/>
          <w:sz w:val="28"/>
          <w:szCs w:val="28"/>
        </w:rPr>
        <w:t>Ndinoziva</w:t>
      </w:r>
      <w:proofErr w:type="spellEnd"/>
      <w:r w:rsidRPr="00362F57">
        <w:rPr>
          <w:rFonts w:ascii="Arial" w:hAnsi="Arial" w:cs="Arial"/>
          <w:sz w:val="28"/>
          <w:szCs w:val="28"/>
        </w:rPr>
        <w:t xml:space="preserve"> </w:t>
      </w:r>
      <w:proofErr w:type="spellStart"/>
      <w:r w:rsidRPr="00362F57">
        <w:rPr>
          <w:rFonts w:ascii="Arial" w:hAnsi="Arial" w:cs="Arial"/>
          <w:sz w:val="28"/>
          <w:szCs w:val="28"/>
        </w:rPr>
        <w:t>zvandiri</w:t>
      </w:r>
      <w:proofErr w:type="spellEnd"/>
      <w:r w:rsidRPr="00362F57">
        <w:rPr>
          <w:rFonts w:ascii="Arial" w:hAnsi="Arial" w:cs="Arial"/>
          <w:sz w:val="28"/>
          <w:szCs w:val="28"/>
        </w:rPr>
        <w:t xml:space="preserve"> </w:t>
      </w:r>
      <w:proofErr w:type="spellStart"/>
      <w:r w:rsidRPr="00362F57">
        <w:rPr>
          <w:rFonts w:ascii="Arial" w:hAnsi="Arial" w:cs="Arial"/>
          <w:sz w:val="28"/>
          <w:szCs w:val="28"/>
        </w:rPr>
        <w:t>kuita</w:t>
      </w:r>
      <w:proofErr w:type="spellEnd"/>
      <w:r w:rsidRPr="00362F57">
        <w:rPr>
          <w:rFonts w:ascii="Arial" w:hAnsi="Arial" w:cs="Arial"/>
          <w:sz w:val="28"/>
          <w:szCs w:val="28"/>
        </w:rPr>
        <w:t xml:space="preserve"> </w:t>
      </w:r>
      <w:proofErr w:type="spellStart"/>
      <w:r w:rsidRPr="00362F57">
        <w:rPr>
          <w:rFonts w:ascii="Arial" w:hAnsi="Arial" w:cs="Arial"/>
          <w:sz w:val="28"/>
          <w:szCs w:val="28"/>
        </w:rPr>
        <w:t>mwana</w:t>
      </w:r>
      <w:proofErr w:type="spellEnd"/>
      <w:r w:rsidRPr="00362F57">
        <w:rPr>
          <w:rFonts w:ascii="Arial" w:hAnsi="Arial" w:cs="Arial"/>
          <w:sz w:val="28"/>
          <w:szCs w:val="28"/>
        </w:rPr>
        <w:t xml:space="preserve"> </w:t>
      </w:r>
      <w:proofErr w:type="spellStart"/>
      <w:r w:rsidRPr="00362F57">
        <w:rPr>
          <w:rFonts w:ascii="Arial" w:hAnsi="Arial" w:cs="Arial"/>
          <w:sz w:val="28"/>
          <w:szCs w:val="28"/>
        </w:rPr>
        <w:t>wangu</w:t>
      </w:r>
      <w:proofErr w:type="spellEnd"/>
      <w:r w:rsidRPr="00362F57">
        <w:rPr>
          <w:rFonts w:ascii="Arial" w:hAnsi="Arial" w:cs="Arial"/>
          <w:sz w:val="28"/>
          <w:szCs w:val="28"/>
        </w:rPr>
        <w:t xml:space="preserve"> </w:t>
      </w:r>
      <w:proofErr w:type="spellStart"/>
      <w:r w:rsidRPr="00362F57">
        <w:rPr>
          <w:rFonts w:ascii="Arial" w:hAnsi="Arial" w:cs="Arial"/>
          <w:sz w:val="28"/>
          <w:szCs w:val="28"/>
        </w:rPr>
        <w:t>ndinodii</w:t>
      </w:r>
      <w:proofErr w:type="spellEnd"/>
      <w:r w:rsidRPr="00362F57">
        <w:rPr>
          <w:rFonts w:ascii="Arial" w:hAnsi="Arial" w:cs="Arial"/>
          <w:sz w:val="28"/>
          <w:szCs w:val="28"/>
        </w:rPr>
        <w:t xml:space="preserve">…?” </w:t>
      </w:r>
      <w:bookmarkStart w:name="_Hlk206074792" w:id="137"/>
      <w:r>
        <w:rPr>
          <w:rFonts w:ascii="Arial" w:hAnsi="Arial" w:cs="Arial"/>
          <w:sz w:val="18"/>
          <w:szCs w:val="18"/>
        </w:rPr>
        <w:t xml:space="preserve"> </w:t>
      </w:r>
      <w:r w:rsidRPr="00E33075">
        <w:rPr>
          <w:rFonts w:ascii="Arial" w:hAnsi="Arial" w:cs="Arial"/>
          <w:sz w:val="18"/>
          <w:szCs w:val="18"/>
        </w:rPr>
        <w:t>[Congregation says, “</w:t>
      </w:r>
      <w:proofErr w:type="spellStart"/>
      <w:r>
        <w:rPr>
          <w:rFonts w:ascii="Arial" w:hAnsi="Arial" w:cs="Arial"/>
          <w:sz w:val="18"/>
          <w:szCs w:val="18"/>
        </w:rPr>
        <w:t>ndinoziva,</w:t>
      </w:r>
      <w:r w:rsidRPr="00E33075">
        <w:rPr>
          <w:rFonts w:ascii="Arial" w:hAnsi="Arial" w:cs="Arial"/>
          <w:sz w:val="18"/>
          <w:szCs w:val="18"/>
        </w:rPr>
        <w:t>Amen</w:t>
      </w:r>
      <w:proofErr w:type="spellEnd"/>
      <w:r w:rsidRPr="00E33075">
        <w:rPr>
          <w:rFonts w:ascii="Arial" w:hAnsi="Arial" w:cs="Arial"/>
          <w:sz w:val="18"/>
          <w:szCs w:val="18"/>
        </w:rPr>
        <w:t>.”]</w:t>
      </w:r>
    </w:p>
    <w:bookmarkEnd w:id="137"/>
    <w:p w:rsidR="00FE2A0E" w:rsidP="00FE2A0E" w:rsidRDefault="00FE2A0E" w14:paraId="22D45A23" w14:textId="77777777">
      <w:pPr>
        <w:spacing w:line="276" w:lineRule="auto"/>
        <w:jc w:val="both"/>
        <w:rPr>
          <w:rFonts w:ascii="Arial" w:hAnsi="Arial" w:cs="Arial"/>
          <w:sz w:val="28"/>
          <w:szCs w:val="28"/>
        </w:rPr>
      </w:pPr>
      <w:r w:rsidRPr="00EB0F2E">
        <w:rPr>
          <w:rFonts w:ascii="Arial" w:hAnsi="Arial" w:cs="Arial"/>
          <w:sz w:val="28"/>
          <w:szCs w:val="28"/>
          <w:vertAlign w:val="superscript"/>
        </w:rPr>
        <w:t>186</w:t>
      </w:r>
      <w:r>
        <w:rPr>
          <w:rFonts w:ascii="Arial" w:hAnsi="Arial" w:cs="Arial"/>
          <w:sz w:val="28"/>
          <w:szCs w:val="28"/>
          <w:vertAlign w:val="superscript"/>
        </w:rPr>
        <w:t xml:space="preserve"> </w:t>
      </w:r>
      <w:proofErr w:type="spellStart"/>
      <w:r w:rsidRPr="00362F57">
        <w:rPr>
          <w:rFonts w:ascii="Arial" w:hAnsi="Arial" w:cs="Arial"/>
          <w:sz w:val="28"/>
          <w:szCs w:val="28"/>
        </w:rPr>
        <w:t>Ndosaka</w:t>
      </w:r>
      <w:proofErr w:type="spellEnd"/>
      <w:r w:rsidRPr="00362F57">
        <w:rPr>
          <w:rFonts w:ascii="Arial" w:hAnsi="Arial" w:cs="Arial"/>
          <w:sz w:val="28"/>
          <w:szCs w:val="28"/>
        </w:rPr>
        <w:t xml:space="preserve"> </w:t>
      </w:r>
      <w:proofErr w:type="spellStart"/>
      <w:r w:rsidRPr="00362F57">
        <w:rPr>
          <w:rFonts w:ascii="Arial" w:hAnsi="Arial" w:cs="Arial"/>
          <w:sz w:val="28"/>
          <w:szCs w:val="28"/>
        </w:rPr>
        <w:t>tikaenda</w:t>
      </w:r>
      <w:proofErr w:type="spellEnd"/>
      <w:r w:rsidRPr="00362F57">
        <w:rPr>
          <w:rFonts w:ascii="Arial" w:hAnsi="Arial" w:cs="Arial"/>
          <w:sz w:val="28"/>
          <w:szCs w:val="28"/>
        </w:rPr>
        <w:t xml:space="preserve"> </w:t>
      </w:r>
      <w:proofErr w:type="spellStart"/>
      <w:r w:rsidRPr="00362F57">
        <w:rPr>
          <w:rFonts w:ascii="Arial" w:hAnsi="Arial" w:cs="Arial"/>
          <w:sz w:val="28"/>
          <w:szCs w:val="28"/>
        </w:rPr>
        <w:t>munyika</w:t>
      </w:r>
      <w:proofErr w:type="spellEnd"/>
      <w:r w:rsidRPr="00362F57">
        <w:rPr>
          <w:rFonts w:ascii="Arial" w:hAnsi="Arial" w:cs="Arial"/>
          <w:sz w:val="28"/>
          <w:szCs w:val="28"/>
        </w:rPr>
        <w:t xml:space="preserve">, </w:t>
      </w:r>
      <w:proofErr w:type="spellStart"/>
      <w:r w:rsidRPr="00362F57">
        <w:rPr>
          <w:rFonts w:ascii="Arial" w:hAnsi="Arial" w:cs="Arial"/>
          <w:sz w:val="28"/>
          <w:szCs w:val="28"/>
        </w:rPr>
        <w:t>munyika</w:t>
      </w:r>
      <w:proofErr w:type="spellEnd"/>
      <w:r w:rsidRPr="00362F57">
        <w:rPr>
          <w:rFonts w:ascii="Arial" w:hAnsi="Arial" w:cs="Arial"/>
          <w:sz w:val="28"/>
          <w:szCs w:val="28"/>
        </w:rPr>
        <w:t xml:space="preserve"> baba </w:t>
      </w:r>
      <w:proofErr w:type="spellStart"/>
      <w:r w:rsidRPr="00362F57">
        <w:rPr>
          <w:rFonts w:ascii="Arial" w:hAnsi="Arial" w:cs="Arial"/>
          <w:sz w:val="28"/>
          <w:szCs w:val="28"/>
        </w:rPr>
        <w:t>vakatora</w:t>
      </w:r>
      <w:proofErr w:type="spellEnd"/>
      <w:r w:rsidRPr="00362F57">
        <w:rPr>
          <w:rFonts w:ascii="Arial" w:hAnsi="Arial" w:cs="Arial"/>
          <w:sz w:val="28"/>
          <w:szCs w:val="28"/>
        </w:rPr>
        <w:t xml:space="preserve"> </w:t>
      </w:r>
      <w:proofErr w:type="spellStart"/>
      <w:r w:rsidRPr="00362F57">
        <w:rPr>
          <w:rFonts w:ascii="Arial" w:hAnsi="Arial" w:cs="Arial"/>
          <w:sz w:val="28"/>
          <w:szCs w:val="28"/>
        </w:rPr>
        <w:t>chikwambo</w:t>
      </w:r>
      <w:proofErr w:type="spellEnd"/>
      <w:r w:rsidRPr="00362F57">
        <w:rPr>
          <w:rFonts w:ascii="Arial" w:hAnsi="Arial" w:cs="Arial"/>
          <w:sz w:val="28"/>
          <w:szCs w:val="28"/>
        </w:rPr>
        <w:t xml:space="preserve"> </w:t>
      </w:r>
      <w:proofErr w:type="spellStart"/>
      <w:r w:rsidRPr="00362F57">
        <w:rPr>
          <w:rFonts w:ascii="Arial" w:hAnsi="Arial" w:cs="Arial"/>
          <w:sz w:val="28"/>
          <w:szCs w:val="28"/>
        </w:rPr>
        <w:t>chekutonga</w:t>
      </w:r>
      <w:proofErr w:type="spellEnd"/>
      <w:r w:rsidRPr="00362F57">
        <w:rPr>
          <w:rFonts w:ascii="Arial" w:hAnsi="Arial" w:cs="Arial"/>
          <w:sz w:val="28"/>
          <w:szCs w:val="28"/>
        </w:rPr>
        <w:t xml:space="preserve"> musha . </w:t>
      </w:r>
      <w:proofErr w:type="spellStart"/>
      <w:r w:rsidRPr="00362F57">
        <w:rPr>
          <w:rFonts w:ascii="Arial" w:hAnsi="Arial" w:cs="Arial"/>
          <w:sz w:val="28"/>
          <w:szCs w:val="28"/>
        </w:rPr>
        <w:t>Chikauya</w:t>
      </w:r>
      <w:proofErr w:type="spellEnd"/>
      <w:r w:rsidRPr="00362F57">
        <w:rPr>
          <w:rFonts w:ascii="Arial" w:hAnsi="Arial" w:cs="Arial"/>
          <w:sz w:val="28"/>
          <w:szCs w:val="28"/>
        </w:rPr>
        <w:t xml:space="preserve"> </w:t>
      </w:r>
      <w:proofErr w:type="spellStart"/>
      <w:r w:rsidRPr="00362F57">
        <w:rPr>
          <w:rFonts w:ascii="Arial" w:hAnsi="Arial" w:cs="Arial"/>
          <w:sz w:val="28"/>
          <w:szCs w:val="28"/>
        </w:rPr>
        <w:t>mumusha</w:t>
      </w:r>
      <w:proofErr w:type="spellEnd"/>
      <w:r w:rsidRPr="00362F57">
        <w:rPr>
          <w:rFonts w:ascii="Arial" w:hAnsi="Arial" w:cs="Arial"/>
          <w:sz w:val="28"/>
          <w:szCs w:val="28"/>
        </w:rPr>
        <w:t xml:space="preserve"> </w:t>
      </w:r>
      <w:proofErr w:type="spellStart"/>
      <w:r w:rsidRPr="00362F57">
        <w:rPr>
          <w:rFonts w:ascii="Arial" w:hAnsi="Arial" w:cs="Arial"/>
          <w:sz w:val="28"/>
          <w:szCs w:val="28"/>
        </w:rPr>
        <w:t>ichocho</w:t>
      </w:r>
      <w:proofErr w:type="spellEnd"/>
      <w:r w:rsidRPr="00362F57">
        <w:rPr>
          <w:rFonts w:ascii="Arial" w:hAnsi="Arial" w:cs="Arial"/>
          <w:sz w:val="28"/>
          <w:szCs w:val="28"/>
        </w:rPr>
        <w:t xml:space="preserve">, </w:t>
      </w:r>
      <w:proofErr w:type="spellStart"/>
      <w:r w:rsidRPr="00362F57">
        <w:rPr>
          <w:rFonts w:ascii="Arial" w:hAnsi="Arial" w:cs="Arial"/>
          <w:sz w:val="28"/>
          <w:szCs w:val="28"/>
        </w:rPr>
        <w:t>chinotopuhwa</w:t>
      </w:r>
      <w:proofErr w:type="spellEnd"/>
      <w:r w:rsidRPr="00362F57">
        <w:rPr>
          <w:rFonts w:ascii="Arial" w:hAnsi="Arial" w:cs="Arial"/>
          <w:sz w:val="28"/>
          <w:szCs w:val="28"/>
        </w:rPr>
        <w:t xml:space="preserve"> </w:t>
      </w:r>
      <w:proofErr w:type="spellStart"/>
      <w:r w:rsidRPr="00362F57">
        <w:rPr>
          <w:rFonts w:ascii="Arial" w:hAnsi="Arial" w:cs="Arial"/>
          <w:sz w:val="28"/>
          <w:szCs w:val="28"/>
        </w:rPr>
        <w:t>zita</w:t>
      </w:r>
      <w:proofErr w:type="spellEnd"/>
      <w:r w:rsidRPr="00362F57">
        <w:rPr>
          <w:rFonts w:ascii="Arial" w:hAnsi="Arial" w:cs="Arial"/>
          <w:sz w:val="28"/>
          <w:szCs w:val="28"/>
        </w:rPr>
        <w:t xml:space="preserve"> </w:t>
      </w:r>
      <w:proofErr w:type="spellStart"/>
      <w:r w:rsidRPr="00362F57">
        <w:rPr>
          <w:rFonts w:ascii="Arial" w:hAnsi="Arial" w:cs="Arial"/>
          <w:sz w:val="28"/>
          <w:szCs w:val="28"/>
        </w:rPr>
        <w:t>remudzimu</w:t>
      </w:r>
      <w:proofErr w:type="spellEnd"/>
      <w:r w:rsidRPr="00362F57">
        <w:rPr>
          <w:rFonts w:ascii="Arial" w:hAnsi="Arial" w:cs="Arial"/>
          <w:sz w:val="28"/>
          <w:szCs w:val="28"/>
        </w:rPr>
        <w:t xml:space="preserve"> </w:t>
      </w:r>
      <w:proofErr w:type="spellStart"/>
      <w:r w:rsidRPr="00362F57">
        <w:rPr>
          <w:rFonts w:ascii="Arial" w:hAnsi="Arial" w:cs="Arial"/>
          <w:sz w:val="28"/>
          <w:szCs w:val="28"/>
        </w:rPr>
        <w:t>chikwambo</w:t>
      </w:r>
      <w:proofErr w:type="spellEnd"/>
      <w:r w:rsidRPr="00362F57">
        <w:rPr>
          <w:rFonts w:ascii="Arial" w:hAnsi="Arial" w:cs="Arial"/>
          <w:sz w:val="28"/>
          <w:szCs w:val="28"/>
        </w:rPr>
        <w:t xml:space="preserve"> </w:t>
      </w:r>
      <w:proofErr w:type="spellStart"/>
      <w:r w:rsidRPr="00362F57">
        <w:rPr>
          <w:rFonts w:ascii="Arial" w:hAnsi="Arial" w:cs="Arial"/>
          <w:sz w:val="28"/>
          <w:szCs w:val="28"/>
        </w:rPr>
        <w:t>chiya</w:t>
      </w:r>
      <w:proofErr w:type="spellEnd"/>
      <w:r w:rsidRPr="00362F57">
        <w:rPr>
          <w:rFonts w:ascii="Arial" w:hAnsi="Arial" w:cs="Arial"/>
          <w:sz w:val="28"/>
          <w:szCs w:val="28"/>
        </w:rPr>
        <w:t xml:space="preserve"> </w:t>
      </w:r>
      <w:proofErr w:type="spellStart"/>
      <w:r w:rsidRPr="00362F57">
        <w:rPr>
          <w:rFonts w:ascii="Arial" w:hAnsi="Arial" w:cs="Arial"/>
          <w:sz w:val="28"/>
          <w:szCs w:val="28"/>
        </w:rPr>
        <w:t>ichi</w:t>
      </w:r>
      <w:proofErr w:type="spellEnd"/>
      <w:r w:rsidRPr="00362F57">
        <w:rPr>
          <w:rFonts w:ascii="Arial" w:hAnsi="Arial" w:cs="Arial"/>
          <w:sz w:val="28"/>
          <w:szCs w:val="28"/>
        </w:rPr>
        <w:t xml:space="preserve">. </w:t>
      </w:r>
      <w:proofErr w:type="spellStart"/>
      <w:r w:rsidRPr="00362F57">
        <w:rPr>
          <w:rFonts w:ascii="Arial" w:hAnsi="Arial" w:cs="Arial"/>
          <w:sz w:val="28"/>
          <w:szCs w:val="28"/>
        </w:rPr>
        <w:t>Vakapopota</w:t>
      </w:r>
      <w:proofErr w:type="spellEnd"/>
      <w:r w:rsidRPr="00362F57">
        <w:rPr>
          <w:rFonts w:ascii="Arial" w:hAnsi="Arial" w:cs="Arial"/>
          <w:sz w:val="28"/>
          <w:szCs w:val="28"/>
        </w:rPr>
        <w:t xml:space="preserve"> </w:t>
      </w:r>
      <w:proofErr w:type="spellStart"/>
      <w:r w:rsidRPr="00362F57">
        <w:rPr>
          <w:rFonts w:ascii="Arial" w:hAnsi="Arial" w:cs="Arial"/>
          <w:sz w:val="28"/>
          <w:szCs w:val="28"/>
        </w:rPr>
        <w:t>mwana</w:t>
      </w:r>
      <w:proofErr w:type="spellEnd"/>
      <w:r w:rsidRPr="00362F57">
        <w:rPr>
          <w:rFonts w:ascii="Arial" w:hAnsi="Arial" w:cs="Arial"/>
          <w:sz w:val="28"/>
          <w:szCs w:val="28"/>
        </w:rPr>
        <w:t xml:space="preserve"> </w:t>
      </w:r>
      <w:proofErr w:type="spellStart"/>
      <w:r w:rsidRPr="00362F57">
        <w:rPr>
          <w:rFonts w:ascii="Arial" w:hAnsi="Arial" w:cs="Arial"/>
          <w:sz w:val="28"/>
          <w:szCs w:val="28"/>
        </w:rPr>
        <w:t>ariku</w:t>
      </w:r>
      <w:proofErr w:type="spellEnd"/>
      <w:r w:rsidRPr="00362F57">
        <w:rPr>
          <w:rFonts w:ascii="Arial" w:hAnsi="Arial" w:cs="Arial"/>
          <w:sz w:val="28"/>
          <w:szCs w:val="28"/>
        </w:rPr>
        <w:t xml:space="preserve"> South Afrika </w:t>
      </w:r>
      <w:proofErr w:type="spellStart"/>
      <w:r w:rsidRPr="00362F57">
        <w:rPr>
          <w:rFonts w:ascii="Arial" w:hAnsi="Arial" w:cs="Arial"/>
          <w:sz w:val="28"/>
          <w:szCs w:val="28"/>
        </w:rPr>
        <w:t>anenge</w:t>
      </w:r>
      <w:proofErr w:type="spellEnd"/>
      <w:r w:rsidRPr="00362F57">
        <w:rPr>
          <w:rFonts w:ascii="Arial" w:hAnsi="Arial" w:cs="Arial"/>
          <w:sz w:val="28"/>
          <w:szCs w:val="28"/>
        </w:rPr>
        <w:t xml:space="preserve"> </w:t>
      </w:r>
      <w:proofErr w:type="spellStart"/>
      <w:r w:rsidRPr="00362F57">
        <w:rPr>
          <w:rFonts w:ascii="Arial" w:hAnsi="Arial" w:cs="Arial"/>
          <w:sz w:val="28"/>
          <w:szCs w:val="28"/>
        </w:rPr>
        <w:t>asina</w:t>
      </w:r>
      <w:proofErr w:type="spellEnd"/>
      <w:r w:rsidRPr="00362F57">
        <w:rPr>
          <w:rFonts w:ascii="Arial" w:hAnsi="Arial" w:cs="Arial"/>
          <w:sz w:val="28"/>
          <w:szCs w:val="28"/>
        </w:rPr>
        <w:t xml:space="preserve"> </w:t>
      </w:r>
      <w:proofErr w:type="spellStart"/>
      <w:r w:rsidRPr="00362F57">
        <w:rPr>
          <w:rFonts w:ascii="Arial" w:hAnsi="Arial" w:cs="Arial"/>
          <w:sz w:val="28"/>
          <w:szCs w:val="28"/>
        </w:rPr>
        <w:t>kuvateerera</w:t>
      </w:r>
      <w:proofErr w:type="spellEnd"/>
      <w:r w:rsidRPr="00362F57">
        <w:rPr>
          <w:rFonts w:ascii="Arial" w:hAnsi="Arial" w:cs="Arial"/>
          <w:sz w:val="28"/>
          <w:szCs w:val="28"/>
        </w:rPr>
        <w:t xml:space="preserve">, uno </w:t>
      </w:r>
      <w:proofErr w:type="spellStart"/>
      <w:r w:rsidRPr="00635D74">
        <w:rPr>
          <w:rFonts w:ascii="Arial" w:hAnsi="Arial" w:cs="Arial"/>
          <w:i/>
          <w:iCs/>
          <w:sz w:val="28"/>
          <w:szCs w:val="28"/>
        </w:rPr>
        <w:t>dhipotewa</w:t>
      </w:r>
      <w:proofErr w:type="spellEnd"/>
      <w:r>
        <w:rPr>
          <w:rFonts w:ascii="Arial" w:hAnsi="Arial" w:cs="Arial"/>
          <w:sz w:val="28"/>
          <w:szCs w:val="28"/>
        </w:rPr>
        <w:t xml:space="preserve"> </w:t>
      </w:r>
      <w:r w:rsidRPr="00E33075">
        <w:rPr>
          <w:rFonts w:ascii="Arial" w:hAnsi="Arial" w:cs="Arial"/>
          <w:sz w:val="18"/>
          <w:szCs w:val="18"/>
        </w:rPr>
        <w:t>[</w:t>
      </w:r>
      <w:r>
        <w:rPr>
          <w:rFonts w:ascii="Arial" w:hAnsi="Arial" w:cs="Arial"/>
          <w:sz w:val="18"/>
          <w:szCs w:val="18"/>
        </w:rPr>
        <w:t>to get deported—ED</w:t>
      </w:r>
      <w:r w:rsidRPr="00E33075">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masikati</w:t>
      </w:r>
      <w:proofErr w:type="spellEnd"/>
      <w:r w:rsidRPr="00362F57">
        <w:rPr>
          <w:rFonts w:ascii="Arial" w:hAnsi="Arial" w:cs="Arial"/>
          <w:sz w:val="28"/>
          <w:szCs w:val="28"/>
        </w:rPr>
        <w:t xml:space="preserve"> </w:t>
      </w:r>
      <w:proofErr w:type="spellStart"/>
      <w:r w:rsidRPr="00362F57">
        <w:rPr>
          <w:rFonts w:ascii="Arial" w:hAnsi="Arial" w:cs="Arial"/>
          <w:sz w:val="28"/>
          <w:szCs w:val="28"/>
        </w:rPr>
        <w:t>i</w:t>
      </w:r>
      <w:proofErr w:type="spellEnd"/>
      <w:r w:rsidRPr="00362F57">
        <w:rPr>
          <w:rFonts w:ascii="Arial" w:hAnsi="Arial" w:cs="Arial"/>
          <w:sz w:val="28"/>
          <w:szCs w:val="28"/>
        </w:rPr>
        <w:t xml:space="preserve">…? </w:t>
      </w:r>
      <w:r w:rsidRPr="00BE741D">
        <w:rPr>
          <w:rFonts w:ascii="Arial" w:hAnsi="Arial" w:cs="Arial"/>
          <w:sz w:val="18"/>
          <w:szCs w:val="18"/>
        </w:rPr>
        <w:t>[Congregation says, “</w:t>
      </w:r>
      <w:proofErr w:type="spellStart"/>
      <w:r w:rsidRPr="00BE741D">
        <w:rPr>
          <w:rFonts w:ascii="Arial" w:hAnsi="Arial" w:cs="Arial"/>
          <w:sz w:val="18"/>
          <w:szCs w:val="18"/>
        </w:rPr>
        <w:t>iwayo</w:t>
      </w:r>
      <w:proofErr w:type="spellEnd"/>
      <w:r w:rsidRPr="00BE741D">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Nesimba</w:t>
      </w:r>
      <w:proofErr w:type="spellEnd"/>
      <w:r w:rsidRPr="00362F57">
        <w:rPr>
          <w:rFonts w:ascii="Arial" w:hAnsi="Arial" w:cs="Arial"/>
          <w:sz w:val="28"/>
          <w:szCs w:val="28"/>
        </w:rPr>
        <w:t xml:space="preserve"> </w:t>
      </w:r>
      <w:proofErr w:type="spellStart"/>
      <w:r w:rsidRPr="00362F57">
        <w:rPr>
          <w:rFonts w:ascii="Arial" w:hAnsi="Arial" w:cs="Arial"/>
          <w:sz w:val="28"/>
          <w:szCs w:val="28"/>
        </w:rPr>
        <w:t>rechik</w:t>
      </w:r>
      <w:r>
        <w:rPr>
          <w:rFonts w:ascii="Arial" w:hAnsi="Arial" w:cs="Arial"/>
          <w:sz w:val="28"/>
          <w:szCs w:val="28"/>
        </w:rPr>
        <w:t>w</w:t>
      </w:r>
      <w:r w:rsidRPr="00362F57">
        <w:rPr>
          <w:rFonts w:ascii="Arial" w:hAnsi="Arial" w:cs="Arial"/>
          <w:sz w:val="28"/>
          <w:szCs w:val="28"/>
        </w:rPr>
        <w:t>a</w:t>
      </w:r>
      <w:proofErr w:type="spellEnd"/>
      <w:r w:rsidRPr="00362F57">
        <w:rPr>
          <w:rFonts w:ascii="Arial" w:hAnsi="Arial" w:cs="Arial"/>
          <w:sz w:val="28"/>
          <w:szCs w:val="28"/>
        </w:rPr>
        <w:t xml:space="preserve">…? </w:t>
      </w:r>
      <w:r w:rsidRPr="00BE741D">
        <w:rPr>
          <w:rFonts w:ascii="Arial" w:hAnsi="Arial" w:cs="Arial"/>
          <w:sz w:val="18"/>
          <w:szCs w:val="18"/>
        </w:rPr>
        <w:t>[Congregation says, “</w:t>
      </w:r>
      <w:proofErr w:type="spellStart"/>
      <w:r w:rsidRPr="00BE741D">
        <w:rPr>
          <w:rFonts w:ascii="Arial" w:hAnsi="Arial" w:cs="Arial"/>
          <w:sz w:val="18"/>
          <w:szCs w:val="18"/>
        </w:rPr>
        <w:t>kwambo</w:t>
      </w:r>
      <w:proofErr w:type="spellEnd"/>
      <w:r w:rsidRPr="00BE741D">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V</w:t>
      </w:r>
      <w:r>
        <w:rPr>
          <w:rFonts w:ascii="Arial" w:hAnsi="Arial" w:cs="Arial"/>
          <w:sz w:val="28"/>
          <w:szCs w:val="28"/>
        </w:rPr>
        <w:t>a</w:t>
      </w:r>
      <w:r w:rsidRPr="00362F57">
        <w:rPr>
          <w:rFonts w:ascii="Arial" w:hAnsi="Arial" w:cs="Arial"/>
          <w:sz w:val="28"/>
          <w:szCs w:val="28"/>
        </w:rPr>
        <w:t>kateketera</w:t>
      </w:r>
      <w:proofErr w:type="spellEnd"/>
      <w:r w:rsidRPr="00362F57">
        <w:rPr>
          <w:rFonts w:ascii="Arial" w:hAnsi="Arial" w:cs="Arial"/>
          <w:sz w:val="28"/>
          <w:szCs w:val="28"/>
        </w:rPr>
        <w:t xml:space="preserve">, </w:t>
      </w:r>
      <w:r w:rsidRPr="00BE741D">
        <w:rPr>
          <w:rFonts w:ascii="Arial" w:hAnsi="Arial" w:cs="Arial"/>
          <w:sz w:val="18"/>
          <w:szCs w:val="18"/>
        </w:rPr>
        <w:t>[Apostle claps thirteen times]</w:t>
      </w:r>
      <w:r w:rsidRPr="00362F57">
        <w:rPr>
          <w:rFonts w:ascii="Arial" w:hAnsi="Arial" w:cs="Arial"/>
          <w:sz w:val="28"/>
          <w:szCs w:val="28"/>
        </w:rPr>
        <w:t xml:space="preserve"> </w:t>
      </w:r>
      <w:proofErr w:type="spellStart"/>
      <w:r w:rsidRPr="00362F57">
        <w:rPr>
          <w:rFonts w:ascii="Arial" w:hAnsi="Arial" w:cs="Arial"/>
          <w:sz w:val="28"/>
          <w:szCs w:val="28"/>
        </w:rPr>
        <w:t>ku</w:t>
      </w:r>
      <w:r>
        <w:rPr>
          <w:rFonts w:ascii="Arial" w:hAnsi="Arial" w:cs="Arial"/>
          <w:sz w:val="28"/>
          <w:szCs w:val="28"/>
        </w:rPr>
        <w:t>ti</w:t>
      </w:r>
      <w:proofErr w:type="spellEnd"/>
      <w:r>
        <w:rPr>
          <w:rFonts w:ascii="Arial" w:hAnsi="Arial" w:cs="Arial"/>
          <w:sz w:val="28"/>
          <w:szCs w:val="28"/>
        </w:rPr>
        <w:t xml:space="preserve"> </w:t>
      </w:r>
      <w:proofErr w:type="spellStart"/>
      <w:r>
        <w:rPr>
          <w:rFonts w:ascii="Arial" w:hAnsi="Arial" w:cs="Arial"/>
          <w:sz w:val="28"/>
          <w:szCs w:val="28"/>
        </w:rPr>
        <w:t>ropa</w:t>
      </w:r>
      <w:proofErr w:type="spellEnd"/>
      <w:r w:rsidRPr="00362F57">
        <w:rPr>
          <w:rFonts w:ascii="Arial" w:hAnsi="Arial" w:cs="Arial"/>
          <w:sz w:val="28"/>
          <w:szCs w:val="28"/>
        </w:rPr>
        <w:t xml:space="preserve"> </w:t>
      </w:r>
      <w:proofErr w:type="spellStart"/>
      <w:r>
        <w:rPr>
          <w:rFonts w:ascii="Arial" w:hAnsi="Arial" w:cs="Arial"/>
          <w:sz w:val="28"/>
          <w:szCs w:val="28"/>
        </w:rPr>
        <w:t>ra</w:t>
      </w:r>
      <w:r w:rsidRPr="00362F57">
        <w:rPr>
          <w:rFonts w:ascii="Arial" w:hAnsi="Arial" w:cs="Arial"/>
          <w:sz w:val="28"/>
          <w:szCs w:val="28"/>
        </w:rPr>
        <w:t>takupai</w:t>
      </w:r>
      <w:proofErr w:type="spellEnd"/>
      <w:r w:rsidRPr="00362F57">
        <w:rPr>
          <w:rFonts w:ascii="Arial" w:hAnsi="Arial" w:cs="Arial"/>
          <w:sz w:val="28"/>
          <w:szCs w:val="28"/>
        </w:rPr>
        <w:t xml:space="preserve"> </w:t>
      </w:r>
      <w:proofErr w:type="spellStart"/>
      <w:r w:rsidRPr="00362F57">
        <w:rPr>
          <w:rFonts w:ascii="Arial" w:hAnsi="Arial" w:cs="Arial"/>
          <w:sz w:val="28"/>
          <w:szCs w:val="28"/>
        </w:rPr>
        <w:t>rwendo</w:t>
      </w:r>
      <w:proofErr w:type="spellEnd"/>
      <w:r w:rsidRPr="00362F57">
        <w:rPr>
          <w:rFonts w:ascii="Arial" w:hAnsi="Arial" w:cs="Arial"/>
          <w:sz w:val="28"/>
          <w:szCs w:val="28"/>
        </w:rPr>
        <w:t xml:space="preserve"> </w:t>
      </w:r>
      <w:proofErr w:type="spellStart"/>
      <w:r w:rsidRPr="00362F57">
        <w:rPr>
          <w:rFonts w:ascii="Arial" w:hAnsi="Arial" w:cs="Arial"/>
          <w:sz w:val="28"/>
          <w:szCs w:val="28"/>
        </w:rPr>
        <w:t>rwuno</w:t>
      </w:r>
      <w:proofErr w:type="spellEnd"/>
      <w:r w:rsidRPr="00362F57">
        <w:rPr>
          <w:rFonts w:ascii="Arial" w:hAnsi="Arial" w:cs="Arial"/>
          <w:sz w:val="28"/>
          <w:szCs w:val="28"/>
        </w:rPr>
        <w:t xml:space="preserve"> </w:t>
      </w:r>
      <w:proofErr w:type="spellStart"/>
      <w:r w:rsidRPr="00362F57">
        <w:rPr>
          <w:rFonts w:ascii="Arial" w:hAnsi="Arial" w:cs="Arial"/>
          <w:sz w:val="28"/>
          <w:szCs w:val="28"/>
        </w:rPr>
        <w:t>mwari</w:t>
      </w:r>
      <w:proofErr w:type="spellEnd"/>
      <w:r w:rsidRPr="00362F57">
        <w:rPr>
          <w:rFonts w:ascii="Arial" w:hAnsi="Arial" w:cs="Arial"/>
          <w:sz w:val="28"/>
          <w:szCs w:val="28"/>
        </w:rPr>
        <w:t xml:space="preserve"> </w:t>
      </w:r>
      <w:proofErr w:type="spellStart"/>
      <w:r w:rsidRPr="00362F57">
        <w:rPr>
          <w:rFonts w:ascii="Arial" w:hAnsi="Arial" w:cs="Arial"/>
          <w:sz w:val="28"/>
          <w:szCs w:val="28"/>
        </w:rPr>
        <w:t>wedu</w:t>
      </w:r>
      <w:proofErr w:type="spellEnd"/>
      <w:r w:rsidRPr="00362F57">
        <w:rPr>
          <w:rFonts w:ascii="Arial" w:hAnsi="Arial" w:cs="Arial"/>
          <w:sz w:val="28"/>
          <w:szCs w:val="28"/>
        </w:rPr>
        <w:t xml:space="preserve"> </w:t>
      </w:r>
      <w:proofErr w:type="spellStart"/>
      <w:r w:rsidRPr="00362F57">
        <w:rPr>
          <w:rFonts w:ascii="Arial" w:hAnsi="Arial" w:cs="Arial"/>
          <w:sz w:val="28"/>
          <w:szCs w:val="28"/>
        </w:rPr>
        <w:t>nd</w:t>
      </w:r>
      <w:r>
        <w:rPr>
          <w:rFonts w:ascii="Arial" w:hAnsi="Arial" w:cs="Arial"/>
          <w:sz w:val="28"/>
          <w:szCs w:val="28"/>
        </w:rPr>
        <w:t>ere</w:t>
      </w:r>
      <w:r w:rsidRPr="00362F57">
        <w:rPr>
          <w:rFonts w:ascii="Arial" w:hAnsi="Arial" w:cs="Arial"/>
          <w:sz w:val="28"/>
          <w:szCs w:val="28"/>
        </w:rPr>
        <w:t>mukomana</w:t>
      </w:r>
      <w:proofErr w:type="spellEnd"/>
      <w:r w:rsidRPr="00362F57">
        <w:rPr>
          <w:rFonts w:ascii="Arial" w:hAnsi="Arial" w:cs="Arial"/>
          <w:sz w:val="28"/>
          <w:szCs w:val="28"/>
        </w:rPr>
        <w:t xml:space="preserve"> </w:t>
      </w:r>
      <w:proofErr w:type="spellStart"/>
      <w:r w:rsidRPr="00362F57">
        <w:rPr>
          <w:rFonts w:ascii="Arial" w:hAnsi="Arial" w:cs="Arial"/>
          <w:sz w:val="28"/>
          <w:szCs w:val="28"/>
        </w:rPr>
        <w:t>uyu</w:t>
      </w:r>
      <w:proofErr w:type="spellEnd"/>
      <w:r w:rsidRPr="00362F57">
        <w:rPr>
          <w:rFonts w:ascii="Arial" w:hAnsi="Arial" w:cs="Arial"/>
          <w:sz w:val="28"/>
          <w:szCs w:val="28"/>
        </w:rPr>
        <w:t xml:space="preserve">. </w:t>
      </w:r>
      <w:proofErr w:type="spellStart"/>
      <w:r w:rsidRPr="00362F57">
        <w:rPr>
          <w:rFonts w:ascii="Arial" w:hAnsi="Arial" w:cs="Arial"/>
          <w:sz w:val="28"/>
          <w:szCs w:val="28"/>
        </w:rPr>
        <w:t>Unotopinda</w:t>
      </w:r>
      <w:proofErr w:type="spellEnd"/>
      <w:r w:rsidRPr="00362F57">
        <w:rPr>
          <w:rFonts w:ascii="Arial" w:hAnsi="Arial" w:cs="Arial"/>
          <w:sz w:val="28"/>
          <w:szCs w:val="28"/>
        </w:rPr>
        <w:t xml:space="preserve"> mu car </w:t>
      </w:r>
      <w:proofErr w:type="spellStart"/>
      <w:r w:rsidRPr="00362F57">
        <w:rPr>
          <w:rFonts w:ascii="Arial" w:hAnsi="Arial" w:cs="Arial"/>
          <w:sz w:val="28"/>
          <w:szCs w:val="28"/>
        </w:rPr>
        <w:t>acci</w:t>
      </w:r>
      <w:proofErr w:type="spellEnd"/>
      <w:r w:rsidRPr="00362F57">
        <w:rPr>
          <w:rFonts w:ascii="Arial" w:hAnsi="Arial" w:cs="Arial"/>
          <w:sz w:val="28"/>
          <w:szCs w:val="28"/>
        </w:rPr>
        <w:t xml:space="preserve">…? </w:t>
      </w:r>
      <w:r w:rsidRPr="00C93231">
        <w:rPr>
          <w:rFonts w:ascii="Arial" w:hAnsi="Arial" w:cs="Arial"/>
          <w:sz w:val="18"/>
          <w:szCs w:val="18"/>
        </w:rPr>
        <w:t>[Congregation says, “accident.”]</w:t>
      </w:r>
      <w:r w:rsidRPr="00362F57">
        <w:rPr>
          <w:rFonts w:ascii="Arial" w:hAnsi="Arial" w:cs="Arial"/>
          <w:sz w:val="28"/>
          <w:szCs w:val="28"/>
        </w:rPr>
        <w:t xml:space="preserve"> </w:t>
      </w:r>
    </w:p>
    <w:p w:rsidRPr="001740F3" w:rsidR="00FE2A0E" w:rsidP="00FE2A0E" w:rsidRDefault="00FE2A0E" w14:paraId="4792A491" w14:textId="77777777">
      <w:pPr>
        <w:spacing w:line="276" w:lineRule="auto"/>
        <w:jc w:val="both"/>
        <w:rPr>
          <w:rFonts w:ascii="Arial" w:hAnsi="Arial" w:cs="Arial"/>
          <w:sz w:val="18"/>
          <w:szCs w:val="18"/>
        </w:rPr>
      </w:pPr>
      <w:r w:rsidRPr="00AA1E88">
        <w:rPr>
          <w:rFonts w:ascii="Arial" w:hAnsi="Arial" w:cs="Arial"/>
          <w:sz w:val="28"/>
          <w:szCs w:val="28"/>
          <w:vertAlign w:val="superscript"/>
        </w:rPr>
        <w:t>187</w:t>
      </w:r>
      <w:r>
        <w:rPr>
          <w:rFonts w:ascii="Arial" w:hAnsi="Arial" w:cs="Arial"/>
          <w:sz w:val="28"/>
          <w:szCs w:val="28"/>
          <w:vertAlign w:val="superscript"/>
        </w:rPr>
        <w:t xml:space="preserve"> </w:t>
      </w:r>
      <w:r w:rsidRPr="00362F57">
        <w:rPr>
          <w:rFonts w:ascii="Arial" w:hAnsi="Arial" w:cs="Arial"/>
          <w:sz w:val="28"/>
          <w:szCs w:val="28"/>
        </w:rPr>
        <w:t xml:space="preserve">Muri </w:t>
      </w:r>
      <w:proofErr w:type="spellStart"/>
      <w:r w:rsidRPr="00362F57">
        <w:rPr>
          <w:rFonts w:ascii="Arial" w:hAnsi="Arial" w:cs="Arial"/>
          <w:sz w:val="28"/>
          <w:szCs w:val="28"/>
        </w:rPr>
        <w:t>kuzviona</w:t>
      </w:r>
      <w:proofErr w:type="spellEnd"/>
      <w:r w:rsidRPr="00362F57">
        <w:rPr>
          <w:rFonts w:ascii="Arial" w:hAnsi="Arial" w:cs="Arial"/>
          <w:sz w:val="28"/>
          <w:szCs w:val="28"/>
        </w:rPr>
        <w:t xml:space="preserve"> </w:t>
      </w:r>
      <w:proofErr w:type="spellStart"/>
      <w:r w:rsidRPr="00362F57">
        <w:rPr>
          <w:rFonts w:ascii="Arial" w:hAnsi="Arial" w:cs="Arial"/>
          <w:sz w:val="28"/>
          <w:szCs w:val="28"/>
        </w:rPr>
        <w:t>zvichiitika</w:t>
      </w:r>
      <w:proofErr w:type="spellEnd"/>
      <w:r>
        <w:rPr>
          <w:rFonts w:ascii="Arial" w:hAnsi="Arial" w:cs="Arial"/>
          <w:sz w:val="28"/>
          <w:szCs w:val="28"/>
        </w:rPr>
        <w:t>.</w:t>
      </w:r>
      <w:r w:rsidRPr="00362F57">
        <w:rPr>
          <w:rFonts w:ascii="Arial" w:hAnsi="Arial" w:cs="Arial"/>
          <w:sz w:val="28"/>
          <w:szCs w:val="28"/>
        </w:rPr>
        <w:t xml:space="preserve"> </w:t>
      </w:r>
      <w:proofErr w:type="spellStart"/>
      <w:r>
        <w:rPr>
          <w:rFonts w:ascii="Arial" w:hAnsi="Arial" w:cs="Arial"/>
          <w:sz w:val="28"/>
          <w:szCs w:val="28"/>
        </w:rPr>
        <w:t>N</w:t>
      </w:r>
      <w:r w:rsidRPr="00362F57">
        <w:rPr>
          <w:rFonts w:ascii="Arial" w:hAnsi="Arial" w:cs="Arial"/>
          <w:sz w:val="28"/>
          <w:szCs w:val="28"/>
        </w:rPr>
        <w:t>diye</w:t>
      </w:r>
      <w:proofErr w:type="spellEnd"/>
      <w:r w:rsidRPr="00362F57">
        <w:rPr>
          <w:rFonts w:ascii="Arial" w:hAnsi="Arial" w:cs="Arial"/>
          <w:sz w:val="28"/>
          <w:szCs w:val="28"/>
        </w:rPr>
        <w:t xml:space="preserve"> </w:t>
      </w:r>
      <w:proofErr w:type="spellStart"/>
      <w:r w:rsidRPr="00362F57">
        <w:rPr>
          <w:rFonts w:ascii="Arial" w:hAnsi="Arial" w:cs="Arial"/>
          <w:sz w:val="28"/>
          <w:szCs w:val="28"/>
        </w:rPr>
        <w:t>anenge</w:t>
      </w:r>
      <w:proofErr w:type="spellEnd"/>
      <w:r w:rsidRPr="00362F57">
        <w:rPr>
          <w:rFonts w:ascii="Arial" w:hAnsi="Arial" w:cs="Arial"/>
          <w:sz w:val="28"/>
          <w:szCs w:val="28"/>
        </w:rPr>
        <w:t xml:space="preserve"> </w:t>
      </w:r>
      <w:proofErr w:type="spellStart"/>
      <w:r w:rsidRPr="00362F57">
        <w:rPr>
          <w:rFonts w:ascii="Arial" w:hAnsi="Arial" w:cs="Arial"/>
          <w:sz w:val="28"/>
          <w:szCs w:val="28"/>
        </w:rPr>
        <w:t>amwari</w:t>
      </w:r>
      <w:proofErr w:type="spellEnd"/>
      <w:r w:rsidRPr="00362F57">
        <w:rPr>
          <w:rFonts w:ascii="Arial" w:hAnsi="Arial" w:cs="Arial"/>
          <w:sz w:val="28"/>
          <w:szCs w:val="28"/>
        </w:rPr>
        <w:t xml:space="preserve"> </w:t>
      </w:r>
      <w:proofErr w:type="spellStart"/>
      <w:r w:rsidRPr="00362F57">
        <w:rPr>
          <w:rFonts w:ascii="Arial" w:hAnsi="Arial" w:cs="Arial"/>
          <w:sz w:val="28"/>
          <w:szCs w:val="28"/>
        </w:rPr>
        <w:t>wemusha</w:t>
      </w:r>
      <w:proofErr w:type="spellEnd"/>
      <w:r w:rsidRPr="00362F57">
        <w:rPr>
          <w:rFonts w:ascii="Arial" w:hAnsi="Arial" w:cs="Arial"/>
          <w:sz w:val="28"/>
          <w:szCs w:val="28"/>
        </w:rPr>
        <w:t xml:space="preserve"> </w:t>
      </w:r>
      <w:proofErr w:type="spellStart"/>
      <w:r w:rsidRPr="00362F57">
        <w:rPr>
          <w:rFonts w:ascii="Arial" w:hAnsi="Arial" w:cs="Arial"/>
          <w:sz w:val="28"/>
          <w:szCs w:val="28"/>
        </w:rPr>
        <w:t>iwo</w:t>
      </w:r>
      <w:proofErr w:type="spellEnd"/>
      <w:r w:rsidRPr="00362F57">
        <w:rPr>
          <w:rFonts w:ascii="Arial" w:hAnsi="Arial" w:cs="Arial"/>
          <w:sz w:val="28"/>
          <w:szCs w:val="28"/>
        </w:rPr>
        <w:t xml:space="preserve">…? </w:t>
      </w:r>
      <w:r w:rsidRPr="00B767C4">
        <w:rPr>
          <w:rFonts w:ascii="Arial" w:hAnsi="Arial" w:cs="Arial"/>
          <w:sz w:val="18"/>
          <w:szCs w:val="18"/>
        </w:rPr>
        <w:t>[Congregation says, “</w:t>
      </w:r>
      <w:proofErr w:type="spellStart"/>
      <w:r w:rsidRPr="00B767C4">
        <w:rPr>
          <w:rFonts w:ascii="Arial" w:hAnsi="Arial" w:cs="Arial"/>
          <w:sz w:val="18"/>
          <w:szCs w:val="18"/>
        </w:rPr>
        <w:t>iwoyo</w:t>
      </w:r>
      <w:proofErr w:type="spellEnd"/>
      <w:r w:rsidRPr="00B767C4">
        <w:rPr>
          <w:rFonts w:ascii="Arial" w:hAnsi="Arial" w:cs="Arial"/>
          <w:sz w:val="18"/>
          <w:szCs w:val="18"/>
        </w:rPr>
        <w:t>.”]</w:t>
      </w:r>
      <w:r w:rsidRPr="00362F57">
        <w:rPr>
          <w:rFonts w:ascii="Arial" w:hAnsi="Arial" w:cs="Arial"/>
          <w:sz w:val="28"/>
          <w:szCs w:val="28"/>
        </w:rPr>
        <w:t xml:space="preserve"> And hakuna </w:t>
      </w:r>
      <w:proofErr w:type="spellStart"/>
      <w:r w:rsidRPr="00362F57">
        <w:rPr>
          <w:rFonts w:ascii="Arial" w:hAnsi="Arial" w:cs="Arial"/>
          <w:sz w:val="28"/>
          <w:szCs w:val="28"/>
        </w:rPr>
        <w:t>munhu</w:t>
      </w:r>
      <w:proofErr w:type="spellEnd"/>
      <w:r w:rsidRPr="00362F57">
        <w:rPr>
          <w:rFonts w:ascii="Arial" w:hAnsi="Arial" w:cs="Arial"/>
          <w:sz w:val="28"/>
          <w:szCs w:val="28"/>
        </w:rPr>
        <w:t xml:space="preserve"> </w:t>
      </w:r>
      <w:proofErr w:type="spellStart"/>
      <w:r w:rsidRPr="00362F57">
        <w:rPr>
          <w:rFonts w:ascii="Arial" w:hAnsi="Arial" w:cs="Arial"/>
          <w:sz w:val="28"/>
          <w:szCs w:val="28"/>
        </w:rPr>
        <w:t>ano</w:t>
      </w:r>
      <w:proofErr w:type="spellEnd"/>
      <w:r w:rsidRPr="00362F57">
        <w:rPr>
          <w:rFonts w:ascii="Arial" w:hAnsi="Arial" w:cs="Arial"/>
          <w:sz w:val="28"/>
          <w:szCs w:val="28"/>
        </w:rPr>
        <w:t xml:space="preserve"> </w:t>
      </w:r>
      <w:proofErr w:type="spellStart"/>
      <w:r w:rsidRPr="00362F57">
        <w:rPr>
          <w:rFonts w:ascii="Arial" w:hAnsi="Arial" w:cs="Arial"/>
          <w:i/>
          <w:iCs/>
          <w:sz w:val="28"/>
          <w:szCs w:val="28"/>
        </w:rPr>
        <w:t>challe-nja</w:t>
      </w:r>
      <w:proofErr w:type="spellEnd"/>
      <w:r w:rsidRPr="00362F57">
        <w:rPr>
          <w:rFonts w:ascii="Arial" w:hAnsi="Arial" w:cs="Arial"/>
          <w:i/>
          <w:iCs/>
          <w:sz w:val="28"/>
          <w:szCs w:val="28"/>
        </w:rPr>
        <w:t xml:space="preserve"> </w:t>
      </w:r>
      <w:r w:rsidRPr="00E33075">
        <w:rPr>
          <w:rFonts w:ascii="Arial" w:hAnsi="Arial" w:cs="Arial"/>
          <w:sz w:val="18"/>
          <w:szCs w:val="18"/>
        </w:rPr>
        <w:t>[</w:t>
      </w:r>
      <w:r>
        <w:rPr>
          <w:rFonts w:ascii="Arial" w:hAnsi="Arial" w:cs="Arial"/>
          <w:sz w:val="18"/>
          <w:szCs w:val="18"/>
        </w:rPr>
        <w:t>to challenge—ED</w:t>
      </w:r>
      <w:r w:rsidRPr="00E33075">
        <w:rPr>
          <w:rFonts w:ascii="Arial" w:hAnsi="Arial" w:cs="Arial"/>
          <w:sz w:val="18"/>
          <w:szCs w:val="18"/>
        </w:rPr>
        <w:t>]</w:t>
      </w:r>
      <w:r>
        <w:rPr>
          <w:rFonts w:ascii="Arial" w:hAnsi="Arial" w:cs="Arial"/>
          <w:sz w:val="18"/>
          <w:szCs w:val="18"/>
        </w:rPr>
        <w:t xml:space="preserve"> </w:t>
      </w:r>
      <w:proofErr w:type="spellStart"/>
      <w:r w:rsidRPr="00362F57">
        <w:rPr>
          <w:rFonts w:ascii="Arial" w:hAnsi="Arial" w:cs="Arial"/>
          <w:sz w:val="28"/>
          <w:szCs w:val="28"/>
        </w:rPr>
        <w:t>munhu</w:t>
      </w:r>
      <w:proofErr w:type="spellEnd"/>
      <w:r w:rsidRPr="00362F57">
        <w:rPr>
          <w:rFonts w:ascii="Arial" w:hAnsi="Arial" w:cs="Arial"/>
          <w:sz w:val="28"/>
          <w:szCs w:val="28"/>
        </w:rPr>
        <w:t xml:space="preserve"> </w:t>
      </w:r>
      <w:proofErr w:type="spellStart"/>
      <w:r w:rsidRPr="00362F57">
        <w:rPr>
          <w:rFonts w:ascii="Arial" w:hAnsi="Arial" w:cs="Arial"/>
          <w:sz w:val="28"/>
          <w:szCs w:val="28"/>
        </w:rPr>
        <w:t>ane</w:t>
      </w:r>
      <w:proofErr w:type="spellEnd"/>
      <w:r>
        <w:rPr>
          <w:rFonts w:ascii="Arial" w:hAnsi="Arial" w:cs="Arial"/>
          <w:sz w:val="28"/>
          <w:szCs w:val="28"/>
        </w:rPr>
        <w:t xml:space="preserve"> </w:t>
      </w:r>
      <w:proofErr w:type="spellStart"/>
      <w:r w:rsidRPr="00362F57">
        <w:rPr>
          <w:rFonts w:ascii="Arial" w:hAnsi="Arial" w:cs="Arial"/>
          <w:sz w:val="28"/>
          <w:szCs w:val="28"/>
        </w:rPr>
        <w:t>chinhu</w:t>
      </w:r>
      <w:proofErr w:type="spellEnd"/>
      <w:r w:rsidRPr="00362F57">
        <w:rPr>
          <w:rFonts w:ascii="Arial" w:hAnsi="Arial" w:cs="Arial"/>
          <w:sz w:val="28"/>
          <w:szCs w:val="28"/>
        </w:rPr>
        <w:t xml:space="preserve"> </w:t>
      </w:r>
      <w:proofErr w:type="spellStart"/>
      <w:r w:rsidRPr="00362F57">
        <w:rPr>
          <w:rFonts w:ascii="Arial" w:hAnsi="Arial" w:cs="Arial"/>
          <w:sz w:val="28"/>
          <w:szCs w:val="28"/>
        </w:rPr>
        <w:t>ichocho</w:t>
      </w:r>
      <w:proofErr w:type="spellEnd"/>
      <w:r w:rsidRPr="00362F57">
        <w:rPr>
          <w:rFonts w:ascii="Arial" w:hAnsi="Arial" w:cs="Arial"/>
          <w:sz w:val="28"/>
          <w:szCs w:val="28"/>
        </w:rPr>
        <w:t xml:space="preserve"> you die. Rudzi </w:t>
      </w:r>
      <w:proofErr w:type="spellStart"/>
      <w:r w:rsidRPr="00362F57">
        <w:rPr>
          <w:rFonts w:ascii="Arial" w:hAnsi="Arial" w:cs="Arial"/>
          <w:sz w:val="28"/>
          <w:szCs w:val="28"/>
        </w:rPr>
        <w:t>rwese</w:t>
      </w:r>
      <w:proofErr w:type="spellEnd"/>
      <w:r w:rsidRPr="00362F57">
        <w:rPr>
          <w:rFonts w:ascii="Arial" w:hAnsi="Arial" w:cs="Arial"/>
          <w:sz w:val="28"/>
          <w:szCs w:val="28"/>
        </w:rPr>
        <w:t xml:space="preserve"> </w:t>
      </w:r>
      <w:proofErr w:type="spellStart"/>
      <w:r w:rsidRPr="00362F57">
        <w:rPr>
          <w:rFonts w:ascii="Arial" w:hAnsi="Arial" w:cs="Arial"/>
          <w:sz w:val="28"/>
          <w:szCs w:val="28"/>
        </w:rPr>
        <w:t>r</w:t>
      </w:r>
      <w:r>
        <w:rPr>
          <w:rFonts w:ascii="Arial" w:hAnsi="Arial" w:cs="Arial"/>
          <w:sz w:val="28"/>
          <w:szCs w:val="28"/>
        </w:rPr>
        <w:t>w</w:t>
      </w:r>
      <w:r w:rsidRPr="00362F57">
        <w:rPr>
          <w:rFonts w:ascii="Arial" w:hAnsi="Arial" w:cs="Arial"/>
          <w:sz w:val="28"/>
          <w:szCs w:val="28"/>
        </w:rPr>
        <w:t>unenge</w:t>
      </w:r>
      <w:proofErr w:type="spellEnd"/>
      <w:r w:rsidRPr="00362F57">
        <w:rPr>
          <w:rFonts w:ascii="Arial" w:hAnsi="Arial" w:cs="Arial"/>
          <w:sz w:val="28"/>
          <w:szCs w:val="28"/>
        </w:rPr>
        <w:t xml:space="preserve"> </w:t>
      </w:r>
      <w:proofErr w:type="spellStart"/>
      <w:r w:rsidRPr="00362F57">
        <w:rPr>
          <w:rFonts w:ascii="Arial" w:hAnsi="Arial" w:cs="Arial"/>
          <w:sz w:val="28"/>
          <w:szCs w:val="28"/>
        </w:rPr>
        <w:t>rwapasi</w:t>
      </w:r>
      <w:proofErr w:type="spellEnd"/>
      <w:r w:rsidRPr="00362F57">
        <w:rPr>
          <w:rFonts w:ascii="Arial" w:hAnsi="Arial" w:cs="Arial"/>
          <w:sz w:val="28"/>
          <w:szCs w:val="28"/>
        </w:rPr>
        <w:t xml:space="preserve"> </w:t>
      </w:r>
      <w:proofErr w:type="spellStart"/>
      <w:r w:rsidRPr="00362F57">
        <w:rPr>
          <w:rFonts w:ascii="Arial" w:hAnsi="Arial" w:cs="Arial"/>
          <w:sz w:val="28"/>
          <w:szCs w:val="28"/>
        </w:rPr>
        <w:t>pemunhu</w:t>
      </w:r>
      <w:proofErr w:type="spellEnd"/>
      <w:r w:rsidRPr="00362F57">
        <w:rPr>
          <w:rFonts w:ascii="Arial" w:hAnsi="Arial" w:cs="Arial"/>
          <w:sz w:val="28"/>
          <w:szCs w:val="28"/>
        </w:rPr>
        <w:t xml:space="preserve"> iye…? </w:t>
      </w:r>
      <w:r w:rsidRPr="00B767C4">
        <w:rPr>
          <w:rFonts w:ascii="Arial" w:hAnsi="Arial" w:cs="Arial"/>
          <w:sz w:val="18"/>
          <w:szCs w:val="18"/>
        </w:rPr>
        <w:t>[Congregation says, “</w:t>
      </w:r>
      <w:proofErr w:type="spellStart"/>
      <w:r w:rsidRPr="00B767C4">
        <w:rPr>
          <w:rFonts w:ascii="Arial" w:hAnsi="Arial" w:cs="Arial"/>
          <w:sz w:val="18"/>
          <w:szCs w:val="18"/>
        </w:rPr>
        <w:t>iyeye</w:t>
      </w:r>
      <w:proofErr w:type="spellEnd"/>
      <w:r w:rsidRPr="00B767C4">
        <w:rPr>
          <w:rFonts w:ascii="Arial" w:hAnsi="Arial" w:cs="Arial"/>
          <w:sz w:val="18"/>
          <w:szCs w:val="18"/>
        </w:rPr>
        <w:t>.”]</w:t>
      </w:r>
      <w:r w:rsidRPr="00362F57">
        <w:rPr>
          <w:rFonts w:ascii="Arial" w:hAnsi="Arial" w:cs="Arial"/>
          <w:sz w:val="28"/>
          <w:szCs w:val="28"/>
        </w:rPr>
        <w:t xml:space="preserve"> </w:t>
      </w:r>
      <w:proofErr w:type="spellStart"/>
      <w:r w:rsidRPr="00362F57">
        <w:rPr>
          <w:rFonts w:ascii="Arial" w:hAnsi="Arial" w:cs="Arial"/>
          <w:sz w:val="28"/>
          <w:szCs w:val="28"/>
        </w:rPr>
        <w:t>Chikwambo</w:t>
      </w:r>
      <w:proofErr w:type="spellEnd"/>
      <w:r w:rsidRPr="00362F57">
        <w:rPr>
          <w:rFonts w:ascii="Arial" w:hAnsi="Arial" w:cs="Arial"/>
          <w:sz w:val="28"/>
          <w:szCs w:val="28"/>
        </w:rPr>
        <w:t xml:space="preserve"> </w:t>
      </w:r>
      <w:proofErr w:type="spellStart"/>
      <w:r w:rsidRPr="00362F57">
        <w:rPr>
          <w:rFonts w:ascii="Arial" w:hAnsi="Arial" w:cs="Arial"/>
          <w:sz w:val="28"/>
          <w:szCs w:val="28"/>
        </w:rPr>
        <w:t>ichocho</w:t>
      </w:r>
      <w:proofErr w:type="spellEnd"/>
      <w:r>
        <w:rPr>
          <w:rFonts w:ascii="Arial" w:hAnsi="Arial" w:cs="Arial"/>
          <w:sz w:val="28"/>
          <w:szCs w:val="28"/>
        </w:rPr>
        <w:t xml:space="preserve"> </w:t>
      </w:r>
      <w:proofErr w:type="spellStart"/>
      <w:r w:rsidRPr="00362F57">
        <w:rPr>
          <w:rFonts w:ascii="Arial" w:hAnsi="Arial" w:cs="Arial"/>
          <w:sz w:val="28"/>
          <w:szCs w:val="28"/>
        </w:rPr>
        <w:t>ndiye</w:t>
      </w:r>
      <w:proofErr w:type="spellEnd"/>
      <w:r w:rsidRPr="00362F57">
        <w:rPr>
          <w:rFonts w:ascii="Arial" w:hAnsi="Arial" w:cs="Arial"/>
          <w:sz w:val="28"/>
          <w:szCs w:val="28"/>
        </w:rPr>
        <w:t xml:space="preserve"> </w:t>
      </w:r>
      <w:proofErr w:type="spellStart"/>
      <w:r w:rsidRPr="00362F57">
        <w:rPr>
          <w:rFonts w:ascii="Arial" w:hAnsi="Arial" w:cs="Arial"/>
          <w:sz w:val="28"/>
          <w:szCs w:val="28"/>
        </w:rPr>
        <w:t>aMwari</w:t>
      </w:r>
      <w:proofErr w:type="spellEnd"/>
      <w:r w:rsidRPr="00362F57">
        <w:rPr>
          <w:rFonts w:ascii="Arial" w:hAnsi="Arial" w:cs="Arial"/>
          <w:sz w:val="28"/>
          <w:szCs w:val="28"/>
        </w:rPr>
        <w:t xml:space="preserve"> </w:t>
      </w:r>
      <w:proofErr w:type="spellStart"/>
      <w:r w:rsidRPr="00362F57">
        <w:rPr>
          <w:rFonts w:ascii="Arial" w:hAnsi="Arial" w:cs="Arial"/>
          <w:sz w:val="28"/>
          <w:szCs w:val="28"/>
        </w:rPr>
        <w:t>wenyu</w:t>
      </w:r>
      <w:proofErr w:type="spellEnd"/>
      <w:r>
        <w:rPr>
          <w:rFonts w:ascii="Arial" w:hAnsi="Arial" w:cs="Arial"/>
          <w:sz w:val="28"/>
          <w:szCs w:val="28"/>
        </w:rPr>
        <w:t>.</w:t>
      </w:r>
      <w:r w:rsidRPr="00362F57">
        <w:rPr>
          <w:rFonts w:ascii="Arial" w:hAnsi="Arial" w:cs="Arial"/>
          <w:sz w:val="28"/>
          <w:szCs w:val="28"/>
        </w:rPr>
        <w:t xml:space="preserve"> </w:t>
      </w:r>
      <w:proofErr w:type="spellStart"/>
      <w:r>
        <w:rPr>
          <w:rFonts w:ascii="Arial" w:hAnsi="Arial" w:cs="Arial"/>
          <w:sz w:val="28"/>
          <w:szCs w:val="28"/>
        </w:rPr>
        <w:t>M</w:t>
      </w:r>
      <w:r w:rsidRPr="00362F57">
        <w:rPr>
          <w:rFonts w:ascii="Arial" w:hAnsi="Arial" w:cs="Arial"/>
          <w:sz w:val="28"/>
          <w:szCs w:val="28"/>
        </w:rPr>
        <w:t>unoparara</w:t>
      </w:r>
      <w:proofErr w:type="spellEnd"/>
      <w:r w:rsidRPr="00362F57">
        <w:rPr>
          <w:rFonts w:ascii="Arial" w:hAnsi="Arial" w:cs="Arial"/>
          <w:sz w:val="28"/>
          <w:szCs w:val="28"/>
        </w:rPr>
        <w:t xml:space="preserve"> </w:t>
      </w:r>
      <w:proofErr w:type="spellStart"/>
      <w:r w:rsidRPr="00362F57">
        <w:rPr>
          <w:rFonts w:ascii="Arial" w:hAnsi="Arial" w:cs="Arial"/>
          <w:sz w:val="28"/>
          <w:szCs w:val="28"/>
        </w:rPr>
        <w:t>mose</w:t>
      </w:r>
      <w:proofErr w:type="spellEnd"/>
      <w:r w:rsidRPr="00362F57">
        <w:rPr>
          <w:rFonts w:ascii="Arial" w:hAnsi="Arial" w:cs="Arial"/>
          <w:sz w:val="28"/>
          <w:szCs w:val="28"/>
        </w:rPr>
        <w:t xml:space="preserve"> hakuna </w:t>
      </w:r>
      <w:proofErr w:type="spellStart"/>
      <w:r w:rsidRPr="00362F57">
        <w:rPr>
          <w:rFonts w:ascii="Arial" w:hAnsi="Arial" w:cs="Arial"/>
          <w:sz w:val="28"/>
          <w:szCs w:val="28"/>
        </w:rPr>
        <w:t>anomu</w:t>
      </w:r>
      <w:proofErr w:type="spellEnd"/>
      <w:r w:rsidRPr="00362F57">
        <w:rPr>
          <w:rFonts w:ascii="Arial" w:hAnsi="Arial" w:cs="Arial"/>
          <w:sz w:val="28"/>
          <w:szCs w:val="28"/>
        </w:rPr>
        <w:t xml:space="preserve"> </w:t>
      </w:r>
      <w:proofErr w:type="spellStart"/>
      <w:r w:rsidRPr="00362F57">
        <w:rPr>
          <w:rFonts w:ascii="Arial" w:hAnsi="Arial" w:cs="Arial"/>
          <w:i/>
          <w:iCs/>
          <w:sz w:val="28"/>
          <w:szCs w:val="28"/>
        </w:rPr>
        <w:t>challe-nja</w:t>
      </w:r>
      <w:proofErr w:type="spellEnd"/>
      <w:r w:rsidRPr="00362F57">
        <w:rPr>
          <w:rFonts w:ascii="Arial" w:hAnsi="Arial" w:cs="Arial"/>
          <w:i/>
          <w:iCs/>
          <w:sz w:val="28"/>
          <w:szCs w:val="28"/>
        </w:rPr>
        <w:t>.</w:t>
      </w:r>
      <w:r w:rsidRPr="00362F57">
        <w:rPr>
          <w:rFonts w:ascii="Arial" w:hAnsi="Arial" w:cs="Arial"/>
          <w:sz w:val="28"/>
          <w:szCs w:val="28"/>
        </w:rPr>
        <w:t xml:space="preserve"> </w:t>
      </w:r>
      <w:r w:rsidRPr="00E33075">
        <w:rPr>
          <w:rFonts w:ascii="Arial" w:hAnsi="Arial" w:cs="Arial"/>
          <w:sz w:val="18"/>
          <w:szCs w:val="18"/>
        </w:rPr>
        <w:t>[</w:t>
      </w:r>
      <w:r>
        <w:rPr>
          <w:rFonts w:ascii="Arial" w:hAnsi="Arial" w:cs="Arial"/>
          <w:sz w:val="18"/>
          <w:szCs w:val="18"/>
        </w:rPr>
        <w:t>to challenge—ED</w:t>
      </w:r>
      <w:r w:rsidRPr="00E33075">
        <w:rPr>
          <w:rFonts w:ascii="Arial" w:hAnsi="Arial" w:cs="Arial"/>
          <w:sz w:val="18"/>
          <w:szCs w:val="18"/>
        </w:rPr>
        <w:t>]</w:t>
      </w:r>
      <w:r>
        <w:rPr>
          <w:rFonts w:ascii="Arial" w:hAnsi="Arial" w:cs="Arial"/>
          <w:sz w:val="18"/>
          <w:szCs w:val="18"/>
        </w:rPr>
        <w:t xml:space="preserve"> </w:t>
      </w:r>
      <w:r w:rsidRPr="00362F57">
        <w:rPr>
          <w:rFonts w:ascii="Arial" w:hAnsi="Arial" w:cs="Arial"/>
          <w:sz w:val="28"/>
          <w:szCs w:val="28"/>
        </w:rPr>
        <w:t xml:space="preserve">I saw this happening in many fa…? </w:t>
      </w:r>
      <w:r w:rsidRPr="00B767C4">
        <w:rPr>
          <w:rFonts w:ascii="Arial" w:hAnsi="Arial" w:cs="Arial"/>
          <w:sz w:val="18"/>
          <w:szCs w:val="18"/>
        </w:rPr>
        <w:t>[Congregation says, “families.”]</w:t>
      </w:r>
    </w:p>
    <w:p w:rsidR="00FE2A0E" w:rsidP="00FE2A0E" w:rsidRDefault="00FE2A0E" w14:paraId="5FC01CD3" w14:textId="77777777">
      <w:pPr>
        <w:spacing w:line="276" w:lineRule="auto"/>
        <w:jc w:val="both"/>
        <w:rPr>
          <w:rFonts w:ascii="Arial" w:hAnsi="Arial" w:cs="Arial"/>
          <w:sz w:val="28"/>
          <w:szCs w:val="28"/>
          <w:lang w:val="en-ZW"/>
        </w:rPr>
      </w:pPr>
      <w:r w:rsidRPr="00CE1A6D">
        <w:rPr>
          <w:rFonts w:ascii="Arial" w:hAnsi="Arial" w:cs="Arial"/>
          <w:sz w:val="28"/>
          <w:szCs w:val="28"/>
          <w:vertAlign w:val="superscript"/>
          <w:lang w:val="en-ZW"/>
        </w:rPr>
        <w:t>188</w:t>
      </w:r>
      <w:r>
        <w:rPr>
          <w:rFonts w:ascii="Arial" w:hAnsi="Arial" w:cs="Arial"/>
          <w:sz w:val="28"/>
          <w:szCs w:val="28"/>
          <w:vertAlign w:val="superscript"/>
          <w:lang w:val="en-ZW"/>
        </w:rPr>
        <w:t xml:space="preserve"> </w:t>
      </w:r>
      <w:proofErr w:type="spellStart"/>
      <w:r w:rsidRPr="00362F57">
        <w:rPr>
          <w:rFonts w:ascii="Arial" w:hAnsi="Arial" w:cs="Arial"/>
          <w:sz w:val="28"/>
          <w:szCs w:val="28"/>
          <w:lang w:val="en-ZW"/>
        </w:rPr>
        <w:t>Panofa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mudhara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uya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uya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unoona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vamwe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vanhu</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vachiramba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kupinda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mune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imwe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imba</w:t>
      </w:r>
      <w:proofErr w:type="spellEnd"/>
      <w:r w:rsidRPr="00362F57">
        <w:rPr>
          <w:rFonts w:ascii="Arial" w:hAnsi="Arial" w:cs="Arial"/>
          <w:sz w:val="28"/>
          <w:szCs w:val="28"/>
          <w:lang w:val="en-ZW"/>
        </w:rPr>
        <w:t xml:space="preserve">. Kuti </w:t>
      </w:r>
      <w:proofErr w:type="spellStart"/>
      <w:r w:rsidRPr="00362F57">
        <w:rPr>
          <w:rFonts w:ascii="Arial" w:hAnsi="Arial" w:cs="Arial"/>
          <w:sz w:val="28"/>
          <w:szCs w:val="28"/>
          <w:lang w:val="en-ZW"/>
        </w:rPr>
        <w:t>chipindai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mumba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umo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ati</w:t>
      </w:r>
      <w:proofErr w:type="spellEnd"/>
      <w:r w:rsidRPr="00362F57">
        <w:rPr>
          <w:rFonts w:ascii="Arial" w:hAnsi="Arial" w:cs="Arial"/>
          <w:sz w:val="28"/>
          <w:szCs w:val="28"/>
          <w:lang w:val="en-ZW"/>
        </w:rPr>
        <w:t xml:space="preserve"> iye </w:t>
      </w:r>
      <w:proofErr w:type="spellStart"/>
      <w:r w:rsidRPr="00362F57">
        <w:rPr>
          <w:rFonts w:ascii="Arial" w:hAnsi="Arial" w:cs="Arial"/>
          <w:sz w:val="28"/>
          <w:szCs w:val="28"/>
          <w:lang w:val="en-ZW"/>
        </w:rPr>
        <w:t>a</w:t>
      </w:r>
      <w:r>
        <w:rPr>
          <w:rFonts w:ascii="Arial" w:hAnsi="Arial" w:cs="Arial"/>
          <w:sz w:val="28"/>
          <w:szCs w:val="28"/>
          <w:lang w:val="en-ZW"/>
        </w:rPr>
        <w:t>ri</w:t>
      </w:r>
      <w:r w:rsidRPr="00362F57">
        <w:rPr>
          <w:rFonts w:ascii="Arial" w:hAnsi="Arial" w:cs="Arial"/>
          <w:sz w:val="28"/>
          <w:szCs w:val="28"/>
          <w:lang w:val="en-ZW"/>
        </w:rPr>
        <w:t>kutora</w:t>
      </w:r>
      <w:proofErr w:type="spellEnd"/>
      <w:r w:rsidRPr="00362F57">
        <w:rPr>
          <w:rFonts w:ascii="Arial" w:hAnsi="Arial" w:cs="Arial"/>
          <w:sz w:val="28"/>
          <w:szCs w:val="28"/>
          <w:lang w:val="en-ZW"/>
        </w:rPr>
        <w:t>…iy</w:t>
      </w:r>
      <w:r>
        <w:rPr>
          <w:rFonts w:ascii="Arial" w:hAnsi="Arial" w:cs="Arial"/>
          <w:sz w:val="28"/>
          <w:szCs w:val="28"/>
          <w:lang w:val="en-ZW"/>
        </w:rPr>
        <w:t>e</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mudhara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wacho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achiziva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zvake</w:t>
      </w:r>
      <w:proofErr w:type="spellEnd"/>
      <w:r w:rsidRPr="00362F57">
        <w:rPr>
          <w:rFonts w:ascii="Arial" w:hAnsi="Arial" w:cs="Arial"/>
          <w:sz w:val="28"/>
          <w:szCs w:val="28"/>
          <w:lang w:val="en-ZW"/>
        </w:rPr>
        <w:t xml:space="preserve"> </w:t>
      </w:r>
      <w:r>
        <w:rPr>
          <w:rFonts w:ascii="Arial" w:hAnsi="Arial" w:cs="Arial"/>
          <w:sz w:val="28"/>
          <w:szCs w:val="28"/>
          <w:lang w:val="en-ZW"/>
        </w:rPr>
        <w:t xml:space="preserve"> </w:t>
      </w:r>
      <w:proofErr w:type="spellStart"/>
      <w:r>
        <w:rPr>
          <w:rFonts w:ascii="Arial" w:hAnsi="Arial" w:cs="Arial"/>
          <w:sz w:val="28"/>
          <w:szCs w:val="28"/>
          <w:lang w:val="en-ZW"/>
        </w:rPr>
        <w:t>zvaanenge</w:t>
      </w:r>
      <w:proofErr w:type="spellEnd"/>
      <w:r>
        <w:rPr>
          <w:rFonts w:ascii="Arial" w:hAnsi="Arial" w:cs="Arial"/>
          <w:sz w:val="28"/>
          <w:szCs w:val="28"/>
          <w:lang w:val="en-ZW"/>
        </w:rPr>
        <w:t xml:space="preserve"> </w:t>
      </w:r>
      <w:proofErr w:type="spellStart"/>
      <w:r>
        <w:rPr>
          <w:rFonts w:ascii="Arial" w:hAnsi="Arial" w:cs="Arial"/>
          <w:sz w:val="28"/>
          <w:szCs w:val="28"/>
          <w:lang w:val="en-ZW"/>
        </w:rPr>
        <w:t>achiita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Anenge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w:t>
      </w:r>
      <w:r>
        <w:rPr>
          <w:rFonts w:ascii="Arial" w:hAnsi="Arial" w:cs="Arial"/>
          <w:sz w:val="28"/>
          <w:szCs w:val="28"/>
          <w:lang w:val="en-ZW"/>
        </w:rPr>
        <w:t>i</w:t>
      </w:r>
      <w:r w:rsidRPr="00362F57">
        <w:rPr>
          <w:rFonts w:ascii="Arial" w:hAnsi="Arial" w:cs="Arial"/>
          <w:sz w:val="28"/>
          <w:szCs w:val="28"/>
          <w:lang w:val="en-ZW"/>
        </w:rPr>
        <w:t>ne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mwana</w:t>
      </w:r>
      <w:proofErr w:type="spellEnd"/>
      <w:r w:rsidRPr="00362F57">
        <w:rPr>
          <w:rFonts w:ascii="Arial" w:hAnsi="Arial" w:cs="Arial"/>
          <w:sz w:val="28"/>
          <w:szCs w:val="28"/>
          <w:lang w:val="en-ZW"/>
        </w:rPr>
        <w:t xml:space="preserve"> wake </w:t>
      </w:r>
      <w:proofErr w:type="spellStart"/>
      <w:r w:rsidRPr="00362F57">
        <w:rPr>
          <w:rFonts w:ascii="Arial" w:hAnsi="Arial" w:cs="Arial"/>
          <w:sz w:val="28"/>
          <w:szCs w:val="28"/>
          <w:lang w:val="en-ZW"/>
        </w:rPr>
        <w:t>waaka</w:t>
      </w:r>
      <w:proofErr w:type="spellEnd"/>
      <w:r w:rsidRPr="00362F57">
        <w:rPr>
          <w:rFonts w:ascii="Arial" w:hAnsi="Arial" w:cs="Arial"/>
          <w:sz w:val="28"/>
          <w:szCs w:val="28"/>
          <w:lang w:val="en-ZW"/>
        </w:rPr>
        <w:t xml:space="preserve"> …</w:t>
      </w:r>
      <w:r w:rsidRPr="00362F57">
        <w:rPr>
          <w:rStyle w:val="CommentReference"/>
          <w:rFonts w:ascii="Arial" w:hAnsi="Arial" w:cs="Arial"/>
          <w:sz w:val="28"/>
          <w:szCs w:val="28"/>
        </w:rPr>
        <w:t>g</w:t>
      </w:r>
      <w:r>
        <w:rPr>
          <w:rFonts w:ascii="Arial" w:hAnsi="Arial" w:cs="Arial"/>
          <w:sz w:val="28"/>
          <w:szCs w:val="28"/>
          <w:lang w:val="en-ZW"/>
        </w:rPr>
        <w:t>roomer</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mumwe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che</w:t>
      </w:r>
      <w:proofErr w:type="spellEnd"/>
      <w:r w:rsidRPr="00362F57">
        <w:rPr>
          <w:rFonts w:ascii="Arial" w:hAnsi="Arial" w:cs="Arial"/>
          <w:sz w:val="28"/>
          <w:szCs w:val="28"/>
          <w:lang w:val="en-ZW"/>
        </w:rPr>
        <w:t xml:space="preserve">…? </w:t>
      </w:r>
      <w:r w:rsidRPr="00825C7C">
        <w:rPr>
          <w:rFonts w:ascii="Arial" w:hAnsi="Arial" w:cs="Arial"/>
          <w:sz w:val="18"/>
          <w:szCs w:val="18"/>
          <w:lang w:val="en-ZW"/>
        </w:rPr>
        <w:t>[Congregation says, “</w:t>
      </w:r>
      <w:proofErr w:type="spellStart"/>
      <w:r w:rsidRPr="00825C7C">
        <w:rPr>
          <w:rFonts w:ascii="Arial" w:hAnsi="Arial" w:cs="Arial"/>
          <w:sz w:val="18"/>
          <w:szCs w:val="18"/>
          <w:lang w:val="en-ZW"/>
        </w:rPr>
        <w:t>mumwe</w:t>
      </w:r>
      <w:proofErr w:type="spellEnd"/>
      <w:r w:rsidRPr="00825C7C">
        <w:rPr>
          <w:rFonts w:ascii="Arial" w:hAnsi="Arial" w:cs="Arial"/>
          <w:sz w:val="18"/>
          <w:szCs w:val="18"/>
          <w:lang w:val="en-ZW"/>
        </w:rPr>
        <w:t xml:space="preserve"> </w:t>
      </w:r>
      <w:proofErr w:type="spellStart"/>
      <w:r w:rsidRPr="00825C7C">
        <w:rPr>
          <w:rFonts w:ascii="Arial" w:hAnsi="Arial" w:cs="Arial"/>
          <w:sz w:val="18"/>
          <w:szCs w:val="18"/>
          <w:lang w:val="en-ZW"/>
        </w:rPr>
        <w:t>chete</w:t>
      </w:r>
      <w:proofErr w:type="spellEnd"/>
      <w:r w:rsidRPr="00825C7C">
        <w:rPr>
          <w:rFonts w:ascii="Arial" w:hAnsi="Arial" w:cs="Arial"/>
          <w:sz w:val="18"/>
          <w:szCs w:val="18"/>
          <w:lang w:val="en-ZW"/>
        </w:rPr>
        <w:t>.”]</w:t>
      </w:r>
      <w:r w:rsidRPr="00362F57">
        <w:rPr>
          <w:rFonts w:ascii="Arial" w:hAnsi="Arial" w:cs="Arial"/>
          <w:sz w:val="28"/>
          <w:szCs w:val="28"/>
          <w:lang w:val="en-ZW"/>
        </w:rPr>
        <w:t xml:space="preserve"> </w:t>
      </w:r>
      <w:proofErr w:type="spellStart"/>
      <w:r w:rsidRPr="00FC26D3">
        <w:rPr>
          <w:rFonts w:ascii="Arial" w:hAnsi="Arial" w:cs="Arial"/>
          <w:sz w:val="28"/>
          <w:szCs w:val="28"/>
          <w:lang w:val="en-ZW"/>
        </w:rPr>
        <w:t>Ehe</w:t>
      </w:r>
      <w:proofErr w:type="spellEnd"/>
      <w:r w:rsidRPr="00FC26D3">
        <w:rPr>
          <w:rFonts w:ascii="Arial" w:hAnsi="Arial" w:cs="Arial"/>
          <w:sz w:val="28"/>
          <w:szCs w:val="28"/>
          <w:lang w:val="en-ZW"/>
        </w:rPr>
        <w:t xml:space="preserve">, </w:t>
      </w:r>
      <w:proofErr w:type="spellStart"/>
      <w:r w:rsidRPr="00FC26D3">
        <w:rPr>
          <w:rFonts w:ascii="Arial" w:hAnsi="Arial" w:cs="Arial"/>
          <w:sz w:val="28"/>
          <w:szCs w:val="28"/>
          <w:lang w:val="en-ZW"/>
        </w:rPr>
        <w:t>anongomupa</w:t>
      </w:r>
      <w:proofErr w:type="spellEnd"/>
      <w:r w:rsidRPr="00FC26D3">
        <w:rPr>
          <w:rFonts w:ascii="Arial" w:hAnsi="Arial" w:cs="Arial"/>
          <w:sz w:val="28"/>
          <w:szCs w:val="28"/>
          <w:lang w:val="en-ZW"/>
        </w:rPr>
        <w:t xml:space="preserve"> </w:t>
      </w:r>
      <w:proofErr w:type="spellStart"/>
      <w:r w:rsidRPr="00FC26D3">
        <w:rPr>
          <w:rFonts w:ascii="Arial" w:hAnsi="Arial" w:cs="Arial"/>
          <w:sz w:val="28"/>
          <w:szCs w:val="28"/>
          <w:lang w:val="en-ZW"/>
        </w:rPr>
        <w:t>chitanda</w:t>
      </w:r>
      <w:proofErr w:type="spellEnd"/>
      <w:r w:rsidRPr="00FC26D3">
        <w:rPr>
          <w:rFonts w:ascii="Arial" w:hAnsi="Arial" w:cs="Arial"/>
          <w:sz w:val="28"/>
          <w:szCs w:val="28"/>
          <w:lang w:val="en-ZW"/>
        </w:rPr>
        <w:t xml:space="preserve"> </w:t>
      </w:r>
      <w:proofErr w:type="spellStart"/>
      <w:r w:rsidRPr="00FC26D3">
        <w:rPr>
          <w:rFonts w:ascii="Arial" w:hAnsi="Arial" w:cs="Arial"/>
          <w:sz w:val="28"/>
          <w:szCs w:val="28"/>
          <w:lang w:val="en-ZW"/>
        </w:rPr>
        <w:t>chinenge</w:t>
      </w:r>
      <w:proofErr w:type="spellEnd"/>
      <w:r w:rsidRPr="00FC26D3">
        <w:rPr>
          <w:rFonts w:ascii="Arial" w:hAnsi="Arial" w:cs="Arial"/>
          <w:sz w:val="28"/>
          <w:szCs w:val="28"/>
          <w:lang w:val="en-ZW"/>
        </w:rPr>
        <w:t xml:space="preserve"> </w:t>
      </w:r>
      <w:proofErr w:type="spellStart"/>
      <w:r w:rsidRPr="00FC26D3">
        <w:rPr>
          <w:rFonts w:ascii="Arial" w:hAnsi="Arial" w:cs="Arial"/>
          <w:sz w:val="28"/>
          <w:szCs w:val="28"/>
          <w:lang w:val="en-ZW"/>
        </w:rPr>
        <w:t>chimuti</w:t>
      </w:r>
      <w:proofErr w:type="spellEnd"/>
      <w:r w:rsidRPr="00FC26D3">
        <w:rPr>
          <w:rFonts w:ascii="Arial" w:hAnsi="Arial" w:cs="Arial"/>
          <w:sz w:val="28"/>
          <w:szCs w:val="28"/>
          <w:lang w:val="en-ZW"/>
        </w:rPr>
        <w:t xml:space="preserve"> so </w:t>
      </w:r>
      <w:proofErr w:type="spellStart"/>
      <w:r w:rsidRPr="00FC26D3">
        <w:rPr>
          <w:rFonts w:ascii="Arial" w:hAnsi="Arial" w:cs="Arial"/>
          <w:sz w:val="28"/>
          <w:szCs w:val="28"/>
          <w:lang w:val="en-ZW"/>
        </w:rPr>
        <w:t>ongomuti</w:t>
      </w:r>
      <w:proofErr w:type="spellEnd"/>
      <w:r w:rsidRPr="00FC26D3">
        <w:rPr>
          <w:rFonts w:ascii="Arial" w:hAnsi="Arial" w:cs="Arial"/>
          <w:sz w:val="28"/>
          <w:szCs w:val="28"/>
          <w:lang w:val="en-ZW"/>
        </w:rPr>
        <w:t>, “</w:t>
      </w:r>
      <w:proofErr w:type="spellStart"/>
      <w:r w:rsidRPr="00FC26D3">
        <w:rPr>
          <w:rFonts w:ascii="Arial" w:hAnsi="Arial" w:cs="Arial"/>
          <w:sz w:val="28"/>
          <w:szCs w:val="28"/>
          <w:lang w:val="en-ZW"/>
        </w:rPr>
        <w:t>Mwanangu</w:t>
      </w:r>
      <w:proofErr w:type="spellEnd"/>
      <w:r w:rsidRPr="00FC26D3">
        <w:rPr>
          <w:rFonts w:ascii="Arial" w:hAnsi="Arial" w:cs="Arial"/>
          <w:sz w:val="28"/>
          <w:szCs w:val="28"/>
          <w:lang w:val="en-ZW"/>
        </w:rPr>
        <w:t xml:space="preserve"> </w:t>
      </w:r>
      <w:proofErr w:type="spellStart"/>
      <w:r w:rsidRPr="00FC26D3">
        <w:rPr>
          <w:rFonts w:ascii="Arial" w:hAnsi="Arial" w:cs="Arial"/>
          <w:sz w:val="28"/>
          <w:szCs w:val="28"/>
          <w:lang w:val="en-ZW"/>
        </w:rPr>
        <w:t>tora</w:t>
      </w:r>
      <w:proofErr w:type="spellEnd"/>
      <w:r w:rsidRPr="00FC26D3">
        <w:rPr>
          <w:rFonts w:ascii="Arial" w:hAnsi="Arial" w:cs="Arial"/>
          <w:sz w:val="28"/>
          <w:szCs w:val="28"/>
          <w:lang w:val="en-ZW"/>
        </w:rPr>
        <w:t xml:space="preserve"> </w:t>
      </w:r>
      <w:proofErr w:type="spellStart"/>
      <w:r w:rsidRPr="00FC26D3">
        <w:rPr>
          <w:rFonts w:ascii="Arial" w:hAnsi="Arial" w:cs="Arial"/>
          <w:sz w:val="28"/>
          <w:szCs w:val="28"/>
          <w:lang w:val="en-ZW"/>
        </w:rPr>
        <w:t>chimuti</w:t>
      </w:r>
      <w:proofErr w:type="spellEnd"/>
      <w:r w:rsidRPr="00FC26D3">
        <w:rPr>
          <w:rFonts w:ascii="Arial" w:hAnsi="Arial" w:cs="Arial"/>
          <w:sz w:val="28"/>
          <w:szCs w:val="28"/>
          <w:lang w:val="en-ZW"/>
        </w:rPr>
        <w:t xml:space="preserve"> </w:t>
      </w:r>
      <w:proofErr w:type="spellStart"/>
      <w:r w:rsidRPr="00FC26D3">
        <w:rPr>
          <w:rFonts w:ascii="Arial" w:hAnsi="Arial" w:cs="Arial"/>
          <w:sz w:val="28"/>
          <w:szCs w:val="28"/>
          <w:lang w:val="en-ZW"/>
        </w:rPr>
        <w:t>ichi</w:t>
      </w:r>
      <w:proofErr w:type="spellEnd"/>
      <w:r w:rsidRPr="00FC26D3">
        <w:rPr>
          <w:rFonts w:ascii="Arial" w:hAnsi="Arial" w:cs="Arial"/>
          <w:sz w:val="28"/>
          <w:szCs w:val="28"/>
          <w:lang w:val="en-ZW"/>
        </w:rPr>
        <w:t xml:space="preserve">, </w:t>
      </w:r>
      <w:proofErr w:type="spellStart"/>
      <w:r w:rsidRPr="00FC26D3">
        <w:rPr>
          <w:rFonts w:ascii="Arial" w:hAnsi="Arial" w:cs="Arial"/>
          <w:sz w:val="28"/>
          <w:szCs w:val="28"/>
          <w:lang w:val="en-ZW"/>
        </w:rPr>
        <w:t>usachirase</w:t>
      </w:r>
      <w:proofErr w:type="spellEnd"/>
      <w:r w:rsidRPr="00FC26D3">
        <w:rPr>
          <w:rFonts w:ascii="Arial" w:hAnsi="Arial" w:cs="Arial"/>
          <w:sz w:val="28"/>
          <w:szCs w:val="28"/>
          <w:lang w:val="en-ZW"/>
        </w:rPr>
        <w:t xml:space="preserve">. </w:t>
      </w:r>
      <w:proofErr w:type="spellStart"/>
      <w:r w:rsidRPr="00362F57">
        <w:rPr>
          <w:rFonts w:ascii="Arial" w:hAnsi="Arial" w:cs="Arial"/>
          <w:sz w:val="28"/>
          <w:szCs w:val="28"/>
          <w:lang w:val="en-ZW"/>
        </w:rPr>
        <w:t>Watora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nzvimbo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yako</w:t>
      </w:r>
      <w:proofErr w:type="spellEnd"/>
      <w:r w:rsidRPr="00362F57">
        <w:rPr>
          <w:rFonts w:ascii="Arial" w:hAnsi="Arial" w:cs="Arial"/>
          <w:sz w:val="28"/>
          <w:szCs w:val="28"/>
          <w:lang w:val="en-ZW"/>
        </w:rPr>
        <w:t>.</w:t>
      </w:r>
      <w:r>
        <w:rPr>
          <w:rFonts w:ascii="Arial" w:hAnsi="Arial" w:cs="Arial"/>
          <w:sz w:val="28"/>
          <w:szCs w:val="28"/>
          <w:lang w:val="en-ZW"/>
        </w:rPr>
        <w:t>”</w:t>
      </w:r>
      <w:r w:rsidRPr="00362F57">
        <w:rPr>
          <w:rFonts w:ascii="Arial" w:hAnsi="Arial" w:cs="Arial"/>
          <w:sz w:val="28"/>
          <w:szCs w:val="28"/>
          <w:lang w:val="en-ZW"/>
        </w:rPr>
        <w:t xml:space="preserve"> </w:t>
      </w:r>
    </w:p>
    <w:p w:rsidRPr="00F56061" w:rsidR="00FE2A0E" w:rsidP="00FE2A0E" w:rsidRDefault="00FE2A0E" w14:paraId="681EB5CC" w14:textId="77777777">
      <w:pPr>
        <w:spacing w:line="276" w:lineRule="auto"/>
        <w:jc w:val="both"/>
        <w:rPr>
          <w:rFonts w:ascii="Arial" w:hAnsi="Arial" w:cs="Arial"/>
          <w:sz w:val="28"/>
          <w:szCs w:val="28"/>
          <w:lang w:val="en-ZW"/>
        </w:rPr>
      </w:pPr>
      <w:r w:rsidRPr="00A1083A">
        <w:rPr>
          <w:rFonts w:ascii="Arial" w:hAnsi="Arial" w:cs="Arial"/>
          <w:sz w:val="28"/>
          <w:szCs w:val="28"/>
          <w:vertAlign w:val="superscript"/>
          <w:lang w:val="en-ZW"/>
        </w:rPr>
        <w:t>189</w:t>
      </w:r>
      <w:r>
        <w:rPr>
          <w:rFonts w:ascii="Arial" w:hAnsi="Arial" w:cs="Arial"/>
          <w:sz w:val="28"/>
          <w:szCs w:val="28"/>
          <w:vertAlign w:val="superscript"/>
          <w:lang w:val="en-ZW"/>
        </w:rPr>
        <w:t xml:space="preserve"> </w:t>
      </w:r>
      <w:proofErr w:type="spellStart"/>
      <w:r w:rsidRPr="00362F57">
        <w:rPr>
          <w:rFonts w:ascii="Arial" w:hAnsi="Arial" w:cs="Arial"/>
          <w:sz w:val="28"/>
          <w:szCs w:val="28"/>
          <w:lang w:val="en-ZW"/>
        </w:rPr>
        <w:t>Kumamisha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kwaitoita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bira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rekugadza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mwana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atora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nzvimbo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yani</w:t>
      </w:r>
      <w:proofErr w:type="spellEnd"/>
      <w:r w:rsidRPr="00362F57">
        <w:rPr>
          <w:rFonts w:ascii="Arial" w:hAnsi="Arial" w:cs="Arial"/>
          <w:sz w:val="28"/>
          <w:szCs w:val="28"/>
          <w:lang w:val="en-ZW"/>
        </w:rPr>
        <w:t xml:space="preserve">…? </w:t>
      </w:r>
      <w:r w:rsidRPr="00142CAC">
        <w:rPr>
          <w:rFonts w:ascii="Arial" w:hAnsi="Arial" w:cs="Arial"/>
          <w:sz w:val="18"/>
          <w:szCs w:val="18"/>
          <w:lang w:val="en-ZW"/>
        </w:rPr>
        <w:t>[Congregation says, “</w:t>
      </w:r>
      <w:proofErr w:type="spellStart"/>
      <w:r w:rsidRPr="00142CAC">
        <w:rPr>
          <w:rFonts w:ascii="Arial" w:hAnsi="Arial" w:cs="Arial"/>
          <w:sz w:val="18"/>
          <w:szCs w:val="18"/>
          <w:lang w:val="en-ZW"/>
        </w:rPr>
        <w:t>yababa</w:t>
      </w:r>
      <w:proofErr w:type="spellEnd"/>
      <w:r w:rsidRPr="00142CAC">
        <w:rPr>
          <w:rFonts w:ascii="Arial" w:hAnsi="Arial" w:cs="Arial"/>
          <w:sz w:val="18"/>
          <w:szCs w:val="18"/>
          <w:lang w:val="en-ZW"/>
        </w:rPr>
        <w:t>.”]</w:t>
      </w:r>
      <w:r w:rsidRPr="00362F57">
        <w:rPr>
          <w:rFonts w:ascii="Arial" w:hAnsi="Arial" w:cs="Arial"/>
          <w:sz w:val="28"/>
          <w:szCs w:val="28"/>
          <w:lang w:val="en-ZW"/>
        </w:rPr>
        <w:t xml:space="preserve"> </w:t>
      </w:r>
      <w:r w:rsidRPr="008D4C68">
        <w:rPr>
          <w:rFonts w:ascii="Arial" w:hAnsi="Arial" w:cs="Arial"/>
          <w:sz w:val="28"/>
          <w:szCs w:val="28"/>
          <w:lang w:val="en-ZW"/>
        </w:rPr>
        <w:t xml:space="preserve">Kana </w:t>
      </w:r>
      <w:proofErr w:type="spellStart"/>
      <w:r w:rsidRPr="008D4C68">
        <w:rPr>
          <w:rFonts w:ascii="Arial" w:hAnsi="Arial" w:cs="Arial"/>
          <w:sz w:val="28"/>
          <w:szCs w:val="28"/>
          <w:lang w:val="en-ZW"/>
        </w:rPr>
        <w:t>aine</w:t>
      </w:r>
      <w:proofErr w:type="spellEnd"/>
      <w:r w:rsidRPr="008D4C68">
        <w:rPr>
          <w:rFonts w:ascii="Arial" w:hAnsi="Arial" w:cs="Arial"/>
          <w:sz w:val="28"/>
          <w:szCs w:val="28"/>
          <w:lang w:val="en-ZW"/>
        </w:rPr>
        <w:t xml:space="preserve"> </w:t>
      </w:r>
      <w:proofErr w:type="spellStart"/>
      <w:r w:rsidRPr="008D4C68">
        <w:rPr>
          <w:rFonts w:ascii="Arial" w:hAnsi="Arial" w:cs="Arial"/>
          <w:sz w:val="28"/>
          <w:szCs w:val="28"/>
          <w:lang w:val="en-ZW"/>
        </w:rPr>
        <w:t>chikwambo</w:t>
      </w:r>
      <w:proofErr w:type="spellEnd"/>
      <w:r w:rsidRPr="008D4C68">
        <w:rPr>
          <w:rFonts w:ascii="Arial" w:hAnsi="Arial" w:cs="Arial"/>
          <w:sz w:val="28"/>
          <w:szCs w:val="28"/>
          <w:lang w:val="en-ZW"/>
        </w:rPr>
        <w:t xml:space="preserve"> </w:t>
      </w:r>
      <w:proofErr w:type="spellStart"/>
      <w:r w:rsidRPr="008D4C68">
        <w:rPr>
          <w:rFonts w:ascii="Arial" w:hAnsi="Arial" w:cs="Arial"/>
          <w:sz w:val="28"/>
          <w:szCs w:val="28"/>
          <w:lang w:val="en-ZW"/>
        </w:rPr>
        <w:t>chiya</w:t>
      </w:r>
      <w:proofErr w:type="spellEnd"/>
      <w:r w:rsidRPr="008D4C68">
        <w:rPr>
          <w:rFonts w:ascii="Arial" w:hAnsi="Arial" w:cs="Arial"/>
          <w:sz w:val="28"/>
          <w:szCs w:val="28"/>
          <w:lang w:val="en-ZW"/>
        </w:rPr>
        <w:t xml:space="preserve"> </w:t>
      </w:r>
      <w:proofErr w:type="spellStart"/>
      <w:r w:rsidRPr="008D4C68">
        <w:rPr>
          <w:rFonts w:ascii="Arial" w:hAnsi="Arial" w:cs="Arial"/>
          <w:sz w:val="28"/>
          <w:szCs w:val="28"/>
          <w:lang w:val="en-ZW"/>
        </w:rPr>
        <w:t>chiya</w:t>
      </w:r>
      <w:proofErr w:type="spellEnd"/>
      <w:r w:rsidRPr="008D4C68">
        <w:rPr>
          <w:rFonts w:ascii="Arial" w:hAnsi="Arial" w:cs="Arial"/>
          <w:sz w:val="28"/>
          <w:szCs w:val="28"/>
          <w:lang w:val="en-ZW"/>
        </w:rPr>
        <w:t xml:space="preserve"> manheru </w:t>
      </w:r>
      <w:proofErr w:type="spellStart"/>
      <w:r w:rsidRPr="008D4C68">
        <w:rPr>
          <w:rFonts w:ascii="Arial" w:hAnsi="Arial" w:cs="Arial"/>
          <w:sz w:val="28"/>
          <w:szCs w:val="28"/>
          <w:lang w:val="en-ZW"/>
        </w:rPr>
        <w:t>chinenge</w:t>
      </w:r>
      <w:proofErr w:type="spellEnd"/>
      <w:r w:rsidRPr="008D4C68">
        <w:rPr>
          <w:rFonts w:ascii="Arial" w:hAnsi="Arial" w:cs="Arial"/>
          <w:sz w:val="28"/>
          <w:szCs w:val="28"/>
          <w:lang w:val="en-ZW"/>
        </w:rPr>
        <w:t xml:space="preserve"> </w:t>
      </w:r>
      <w:proofErr w:type="spellStart"/>
      <w:r w:rsidRPr="008D4C68">
        <w:rPr>
          <w:rFonts w:ascii="Arial" w:hAnsi="Arial" w:cs="Arial"/>
          <w:sz w:val="28"/>
          <w:szCs w:val="28"/>
          <w:lang w:val="en-ZW"/>
        </w:rPr>
        <w:t>chakutaura</w:t>
      </w:r>
      <w:proofErr w:type="spellEnd"/>
      <w:r w:rsidRPr="008D4C68">
        <w:rPr>
          <w:rFonts w:ascii="Arial" w:hAnsi="Arial" w:cs="Arial"/>
          <w:sz w:val="28"/>
          <w:szCs w:val="28"/>
          <w:lang w:val="en-ZW"/>
        </w:rPr>
        <w:t xml:space="preserve">, </w:t>
      </w:r>
      <w:proofErr w:type="spellStart"/>
      <w:r w:rsidRPr="008D4C68">
        <w:rPr>
          <w:rFonts w:ascii="Arial" w:hAnsi="Arial" w:cs="Arial"/>
          <w:sz w:val="28"/>
          <w:szCs w:val="28"/>
          <w:lang w:val="en-ZW"/>
        </w:rPr>
        <w:t>chinenge</w:t>
      </w:r>
      <w:proofErr w:type="spellEnd"/>
      <w:r w:rsidRPr="008D4C68">
        <w:rPr>
          <w:rFonts w:ascii="Arial" w:hAnsi="Arial" w:cs="Arial"/>
          <w:sz w:val="28"/>
          <w:szCs w:val="28"/>
          <w:lang w:val="en-ZW"/>
        </w:rPr>
        <w:t xml:space="preserve"> </w:t>
      </w:r>
      <w:proofErr w:type="spellStart"/>
      <w:r w:rsidRPr="008D4C68">
        <w:rPr>
          <w:rFonts w:ascii="Arial" w:hAnsi="Arial" w:cs="Arial"/>
          <w:sz w:val="28"/>
          <w:szCs w:val="28"/>
          <w:lang w:val="en-ZW"/>
        </w:rPr>
        <w:t>chiri</w:t>
      </w:r>
      <w:proofErr w:type="spellEnd"/>
      <w:r w:rsidRPr="008D4C68">
        <w:rPr>
          <w:rFonts w:ascii="Arial" w:hAnsi="Arial" w:cs="Arial"/>
          <w:sz w:val="28"/>
          <w:szCs w:val="28"/>
          <w:lang w:val="en-ZW"/>
        </w:rPr>
        <w:t xml:space="preserve"> </w:t>
      </w:r>
      <w:proofErr w:type="spellStart"/>
      <w:r w:rsidRPr="008D4C68">
        <w:rPr>
          <w:rFonts w:ascii="Arial" w:hAnsi="Arial" w:cs="Arial"/>
          <w:sz w:val="28"/>
          <w:szCs w:val="28"/>
          <w:lang w:val="en-ZW"/>
        </w:rPr>
        <w:t>chimutika</w:t>
      </w:r>
      <w:proofErr w:type="spellEnd"/>
      <w:r w:rsidRPr="008D4C68">
        <w:rPr>
          <w:rFonts w:ascii="Arial" w:hAnsi="Arial" w:cs="Arial"/>
          <w:sz w:val="28"/>
          <w:szCs w:val="28"/>
          <w:lang w:val="en-ZW"/>
        </w:rPr>
        <w:t xml:space="preserve"> manheru </w:t>
      </w:r>
      <w:proofErr w:type="spellStart"/>
      <w:r w:rsidRPr="008D4C68">
        <w:rPr>
          <w:rFonts w:ascii="Arial" w:hAnsi="Arial" w:cs="Arial"/>
          <w:sz w:val="28"/>
          <w:szCs w:val="28"/>
          <w:lang w:val="en-ZW"/>
        </w:rPr>
        <w:t>woona</w:t>
      </w:r>
      <w:proofErr w:type="spellEnd"/>
      <w:r w:rsidRPr="008D4C68">
        <w:rPr>
          <w:rFonts w:ascii="Arial" w:hAnsi="Arial" w:cs="Arial"/>
          <w:sz w:val="28"/>
          <w:szCs w:val="28"/>
          <w:lang w:val="en-ZW"/>
        </w:rPr>
        <w:t xml:space="preserve"> chichi… “Muka Joseph, </w:t>
      </w:r>
      <w:proofErr w:type="spellStart"/>
      <w:r w:rsidRPr="008D4C68">
        <w:rPr>
          <w:rFonts w:ascii="Arial" w:hAnsi="Arial" w:cs="Arial"/>
          <w:sz w:val="28"/>
          <w:szCs w:val="28"/>
          <w:lang w:val="en-ZW"/>
        </w:rPr>
        <w:t>mukoma</w:t>
      </w:r>
      <w:proofErr w:type="spellEnd"/>
      <w:r w:rsidRPr="008D4C68">
        <w:rPr>
          <w:rFonts w:ascii="Arial" w:hAnsi="Arial" w:cs="Arial"/>
          <w:sz w:val="28"/>
          <w:szCs w:val="28"/>
          <w:lang w:val="en-ZW"/>
        </w:rPr>
        <w:t xml:space="preserve"> </w:t>
      </w:r>
      <w:proofErr w:type="spellStart"/>
      <w:r w:rsidRPr="008D4C68">
        <w:rPr>
          <w:rFonts w:ascii="Arial" w:hAnsi="Arial" w:cs="Arial"/>
          <w:sz w:val="28"/>
          <w:szCs w:val="28"/>
          <w:lang w:val="en-ZW"/>
        </w:rPr>
        <w:t>wako</w:t>
      </w:r>
      <w:proofErr w:type="spellEnd"/>
      <w:r w:rsidRPr="008D4C68">
        <w:rPr>
          <w:rFonts w:ascii="Arial" w:hAnsi="Arial" w:cs="Arial"/>
          <w:sz w:val="28"/>
          <w:szCs w:val="28"/>
          <w:lang w:val="en-ZW"/>
        </w:rPr>
        <w:t xml:space="preserve"> </w:t>
      </w:r>
      <w:proofErr w:type="spellStart"/>
      <w:r w:rsidRPr="008D4C68">
        <w:rPr>
          <w:rFonts w:ascii="Arial" w:hAnsi="Arial" w:cs="Arial"/>
          <w:sz w:val="28"/>
          <w:szCs w:val="28"/>
          <w:lang w:val="en-ZW"/>
        </w:rPr>
        <w:t>nhingi</w:t>
      </w:r>
      <w:proofErr w:type="spellEnd"/>
      <w:r w:rsidRPr="008D4C68">
        <w:rPr>
          <w:rFonts w:ascii="Arial" w:hAnsi="Arial" w:cs="Arial"/>
          <w:sz w:val="28"/>
          <w:szCs w:val="28"/>
          <w:lang w:val="en-ZW"/>
        </w:rPr>
        <w:t xml:space="preserve"> </w:t>
      </w:r>
      <w:proofErr w:type="spellStart"/>
      <w:r w:rsidRPr="008D4C68">
        <w:rPr>
          <w:rFonts w:ascii="Arial" w:hAnsi="Arial" w:cs="Arial"/>
          <w:sz w:val="28"/>
          <w:szCs w:val="28"/>
          <w:lang w:val="en-ZW"/>
        </w:rPr>
        <w:t>aenda</w:t>
      </w:r>
      <w:proofErr w:type="spellEnd"/>
      <w:r w:rsidRPr="008D4C68">
        <w:rPr>
          <w:rFonts w:ascii="Arial" w:hAnsi="Arial" w:cs="Arial"/>
          <w:sz w:val="28"/>
          <w:szCs w:val="28"/>
          <w:lang w:val="en-ZW"/>
        </w:rPr>
        <w:t xml:space="preserve"> </w:t>
      </w:r>
      <w:proofErr w:type="spellStart"/>
      <w:r w:rsidRPr="008D4C68">
        <w:rPr>
          <w:rFonts w:ascii="Arial" w:hAnsi="Arial" w:cs="Arial"/>
          <w:sz w:val="28"/>
          <w:szCs w:val="28"/>
          <w:lang w:val="en-ZW"/>
        </w:rPr>
        <w:t>kuChipinga</w:t>
      </w:r>
      <w:proofErr w:type="spellEnd"/>
      <w:r w:rsidRPr="008D4C68">
        <w:rPr>
          <w:rFonts w:ascii="Arial" w:hAnsi="Arial" w:cs="Arial"/>
          <w:sz w:val="28"/>
          <w:szCs w:val="28"/>
          <w:lang w:val="en-ZW"/>
        </w:rPr>
        <w:t xml:space="preserve"> </w:t>
      </w:r>
      <w:proofErr w:type="spellStart"/>
      <w:r w:rsidRPr="008D4C68">
        <w:rPr>
          <w:rFonts w:ascii="Arial" w:hAnsi="Arial" w:cs="Arial"/>
          <w:sz w:val="28"/>
          <w:szCs w:val="28"/>
          <w:lang w:val="en-ZW"/>
        </w:rPr>
        <w:t>arikukuronga</w:t>
      </w:r>
      <w:proofErr w:type="spellEnd"/>
      <w:r w:rsidRPr="008D4C68">
        <w:rPr>
          <w:rFonts w:ascii="Arial" w:hAnsi="Arial" w:cs="Arial"/>
          <w:sz w:val="28"/>
          <w:szCs w:val="28"/>
          <w:lang w:val="en-ZW"/>
        </w:rPr>
        <w:t xml:space="preserve"> </w:t>
      </w:r>
      <w:proofErr w:type="spellStart"/>
      <w:r w:rsidRPr="008D4C68">
        <w:rPr>
          <w:rFonts w:ascii="Arial" w:hAnsi="Arial" w:cs="Arial"/>
          <w:sz w:val="28"/>
          <w:szCs w:val="28"/>
          <w:lang w:val="en-ZW"/>
        </w:rPr>
        <w:t>zvakati</w:t>
      </w:r>
      <w:proofErr w:type="spellEnd"/>
      <w:r w:rsidRPr="008D4C68">
        <w:rPr>
          <w:rFonts w:ascii="Arial" w:hAnsi="Arial" w:cs="Arial"/>
          <w:sz w:val="28"/>
          <w:szCs w:val="28"/>
          <w:lang w:val="en-ZW"/>
        </w:rPr>
        <w:t xml:space="preserve"> </w:t>
      </w:r>
      <w:proofErr w:type="spellStart"/>
      <w:r w:rsidRPr="008D4C68">
        <w:rPr>
          <w:rFonts w:ascii="Arial" w:hAnsi="Arial" w:cs="Arial"/>
          <w:sz w:val="28"/>
          <w:szCs w:val="28"/>
          <w:lang w:val="en-ZW"/>
        </w:rPr>
        <w:t>handitika</w:t>
      </w:r>
      <w:proofErr w:type="spellEnd"/>
      <w:r w:rsidRPr="008D4C68">
        <w:rPr>
          <w:rFonts w:ascii="Arial" w:hAnsi="Arial" w:cs="Arial"/>
          <w:sz w:val="28"/>
          <w:szCs w:val="28"/>
          <w:lang w:val="en-ZW"/>
        </w:rPr>
        <w:t xml:space="preserve">. </w:t>
      </w:r>
      <w:r w:rsidRPr="00F56061">
        <w:rPr>
          <w:rFonts w:ascii="Arial" w:hAnsi="Arial" w:cs="Arial"/>
          <w:sz w:val="28"/>
          <w:szCs w:val="28"/>
          <w:lang w:val="en-ZW"/>
        </w:rPr>
        <w:t xml:space="preserve">Mukoma </w:t>
      </w:r>
      <w:proofErr w:type="spellStart"/>
      <w:r w:rsidRPr="00F56061">
        <w:rPr>
          <w:rFonts w:ascii="Arial" w:hAnsi="Arial" w:cs="Arial"/>
          <w:sz w:val="28"/>
          <w:szCs w:val="28"/>
          <w:lang w:val="en-ZW"/>
        </w:rPr>
        <w:t>uyu</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nhingi</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uyu</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arikuronga</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zvakati</w:t>
      </w:r>
      <w:proofErr w:type="spellEnd"/>
      <w:r w:rsidRPr="00F56061">
        <w:rPr>
          <w:rFonts w:ascii="Arial" w:hAnsi="Arial" w:cs="Arial"/>
          <w:sz w:val="28"/>
          <w:szCs w:val="28"/>
          <w:lang w:val="en-ZW"/>
        </w:rPr>
        <w:t xml:space="preserve">, ah iyi </w:t>
      </w:r>
      <w:proofErr w:type="spellStart"/>
      <w:r w:rsidRPr="00F56061">
        <w:rPr>
          <w:rFonts w:ascii="Arial" w:hAnsi="Arial" w:cs="Arial"/>
          <w:sz w:val="28"/>
          <w:szCs w:val="28"/>
          <w:lang w:val="en-ZW"/>
        </w:rPr>
        <w:t>hanzvadzi</w:t>
      </w:r>
      <w:proofErr w:type="spellEnd"/>
      <w:r w:rsidRPr="00F56061">
        <w:rPr>
          <w:rFonts w:ascii="Arial" w:hAnsi="Arial" w:cs="Arial"/>
          <w:sz w:val="28"/>
          <w:szCs w:val="28"/>
          <w:lang w:val="en-ZW"/>
        </w:rPr>
        <w:t xml:space="preserve"> </w:t>
      </w:r>
      <w:r w:rsidRPr="008D4C68">
        <w:rPr>
          <w:rFonts w:ascii="Arial" w:hAnsi="Arial" w:cs="Arial"/>
          <w:sz w:val="28"/>
          <w:szCs w:val="28"/>
          <w:lang w:val="en-ZW"/>
        </w:rPr>
        <w:t xml:space="preserve"> </w:t>
      </w:r>
      <w:proofErr w:type="spellStart"/>
      <w:r w:rsidRPr="008D4C68">
        <w:rPr>
          <w:rFonts w:ascii="Arial" w:hAnsi="Arial" w:cs="Arial"/>
          <w:sz w:val="28"/>
          <w:szCs w:val="28"/>
          <w:lang w:val="en-ZW"/>
        </w:rPr>
        <w:t>irikuronga</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zvakati</w:t>
      </w:r>
      <w:proofErr w:type="spellEnd"/>
      <w:r w:rsidRPr="008D4C68">
        <w:rPr>
          <w:rFonts w:ascii="Arial" w:hAnsi="Arial" w:cs="Arial"/>
          <w:sz w:val="28"/>
          <w:szCs w:val="28"/>
          <w:lang w:val="en-ZW"/>
        </w:rPr>
        <w:t>. Saka</w:t>
      </w:r>
      <w:r w:rsidRPr="00F56061">
        <w:rPr>
          <w:rFonts w:ascii="Arial" w:hAnsi="Arial" w:cs="Arial"/>
          <w:sz w:val="28"/>
          <w:szCs w:val="28"/>
          <w:lang w:val="en-ZW"/>
        </w:rPr>
        <w:t xml:space="preserve"> </w:t>
      </w:r>
      <w:proofErr w:type="spellStart"/>
      <w:r w:rsidRPr="00F56061">
        <w:rPr>
          <w:rFonts w:ascii="Arial" w:hAnsi="Arial" w:cs="Arial"/>
          <w:sz w:val="28"/>
          <w:szCs w:val="28"/>
          <w:lang w:val="en-ZW"/>
        </w:rPr>
        <w:t>tiri</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kufunga</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kutiudze</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zano</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uyu</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arikuyenda</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kuChipinga</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uyu</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ngaasadzoka</w:t>
      </w:r>
      <w:proofErr w:type="spellEnd"/>
      <w:r w:rsidRPr="00F56061">
        <w:rPr>
          <w:rFonts w:ascii="Arial" w:hAnsi="Arial" w:cs="Arial"/>
          <w:sz w:val="28"/>
          <w:szCs w:val="28"/>
          <w:lang w:val="en-ZW"/>
        </w:rPr>
        <w:t xml:space="preserve">. Kanda </w:t>
      </w:r>
      <w:proofErr w:type="spellStart"/>
      <w:r w:rsidRPr="00F56061">
        <w:rPr>
          <w:rFonts w:ascii="Arial" w:hAnsi="Arial" w:cs="Arial"/>
          <w:sz w:val="28"/>
          <w:szCs w:val="28"/>
          <w:lang w:val="en-ZW"/>
        </w:rPr>
        <w:t>zvinhu</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zvake</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uko</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nhokora</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tsoka</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yake</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ukande</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uko</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wonokora</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tsoka</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yake</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wokanda</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uko</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Unongonzwa</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uya</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mukoma</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uya</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kucChipinga</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kwaaenda</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haana</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kudzoka</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makutono</w:t>
      </w:r>
      <w:proofErr w:type="spellEnd"/>
      <w:r w:rsidRPr="00F56061">
        <w:rPr>
          <w:rFonts w:ascii="Arial" w:hAnsi="Arial" w:cs="Arial"/>
          <w:sz w:val="28"/>
          <w:szCs w:val="28"/>
          <w:lang w:val="en-ZW"/>
        </w:rPr>
        <w:t xml:space="preserve"> viga</w:t>
      </w:r>
      <w:r w:rsidRPr="008C59B2">
        <w:rPr>
          <w:rFonts w:ascii="Arial" w:hAnsi="Arial" w:cs="Arial"/>
          <w:sz w:val="28"/>
          <w:szCs w:val="28"/>
          <w:lang w:val="en-ZW"/>
        </w:rPr>
        <w:t>.</w:t>
      </w:r>
    </w:p>
    <w:p w:rsidRPr="00E040F1" w:rsidR="00FE2A0E" w:rsidP="00FE2A0E" w:rsidRDefault="00FE2A0E" w14:paraId="7D314991" w14:textId="77777777">
      <w:pPr>
        <w:spacing w:line="276" w:lineRule="auto"/>
        <w:jc w:val="both"/>
        <w:rPr>
          <w:rFonts w:ascii="Arial" w:hAnsi="Arial" w:cs="Arial"/>
          <w:sz w:val="18"/>
          <w:szCs w:val="18"/>
          <w:lang w:val="en-ZW"/>
        </w:rPr>
      </w:pPr>
      <w:r w:rsidRPr="00F56061">
        <w:rPr>
          <w:rFonts w:ascii="Arial" w:hAnsi="Arial" w:cs="Arial"/>
          <w:sz w:val="28"/>
          <w:szCs w:val="28"/>
          <w:vertAlign w:val="superscript"/>
          <w:lang w:val="en-ZW"/>
        </w:rPr>
        <w:t>190</w:t>
      </w:r>
      <w:r>
        <w:rPr>
          <w:rFonts w:ascii="Arial" w:hAnsi="Arial" w:cs="Arial"/>
          <w:sz w:val="28"/>
          <w:szCs w:val="28"/>
          <w:vertAlign w:val="superscript"/>
          <w:lang w:val="en-ZW"/>
        </w:rPr>
        <w:t xml:space="preserve"> </w:t>
      </w:r>
      <w:proofErr w:type="spellStart"/>
      <w:r w:rsidRPr="00F56061">
        <w:rPr>
          <w:rFonts w:ascii="Arial" w:hAnsi="Arial" w:cs="Arial"/>
          <w:sz w:val="28"/>
          <w:szCs w:val="28"/>
          <w:lang w:val="en-ZW"/>
        </w:rPr>
        <w:t>Iwe</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unenge</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uripa</w:t>
      </w:r>
      <w:commentRangeStart w:id="138"/>
      <w:proofErr w:type="spellEnd"/>
      <w:r w:rsidRPr="00F56061">
        <w:rPr>
          <w:rFonts w:ascii="Arial" w:hAnsi="Arial" w:cs="Arial"/>
          <w:sz w:val="28"/>
          <w:szCs w:val="28"/>
          <w:lang w:val="en-ZW"/>
        </w:rPr>
        <w:t>…</w:t>
      </w:r>
      <w:commentRangeEnd w:id="138"/>
      <w:r w:rsidRPr="00362F57">
        <w:rPr>
          <w:rStyle w:val="CommentReference"/>
          <w:rFonts w:ascii="Arial" w:hAnsi="Arial" w:cs="Arial"/>
          <w:sz w:val="28"/>
          <w:szCs w:val="28"/>
        </w:rPr>
        <w:commentReference w:id="138"/>
      </w:r>
      <w:r w:rsidRPr="00F56061">
        <w:rPr>
          <w:rFonts w:ascii="Arial" w:hAnsi="Arial" w:cs="Arial"/>
          <w:sz w:val="28"/>
          <w:szCs w:val="28"/>
          <w:lang w:val="en-ZW"/>
        </w:rPr>
        <w:t xml:space="preserve">  </w:t>
      </w:r>
      <w:proofErr w:type="spellStart"/>
      <w:r w:rsidRPr="00F56061">
        <w:rPr>
          <w:rFonts w:ascii="Arial" w:hAnsi="Arial" w:cs="Arial"/>
          <w:sz w:val="28"/>
          <w:szCs w:val="28"/>
          <w:lang w:val="en-ZW"/>
        </w:rPr>
        <w:t>ndakamuudza</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kuti</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ngaarege</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kuita</w:t>
      </w:r>
      <w:proofErr w:type="spellEnd"/>
      <w:r w:rsidRPr="00F56061">
        <w:rPr>
          <w:rFonts w:ascii="Arial" w:hAnsi="Arial" w:cs="Arial"/>
          <w:sz w:val="28"/>
          <w:szCs w:val="28"/>
          <w:lang w:val="en-ZW"/>
        </w:rPr>
        <w:t xml:space="preserve"> </w:t>
      </w:r>
      <w:proofErr w:type="spellStart"/>
      <w:r w:rsidRPr="00F56061">
        <w:rPr>
          <w:rFonts w:ascii="Arial" w:hAnsi="Arial" w:cs="Arial"/>
          <w:sz w:val="28"/>
          <w:szCs w:val="28"/>
          <w:lang w:val="en-ZW"/>
        </w:rPr>
        <w:t>zvaarikudii</w:t>
      </w:r>
      <w:proofErr w:type="spellEnd"/>
      <w:r w:rsidRPr="00F56061">
        <w:rPr>
          <w:rFonts w:ascii="Arial" w:hAnsi="Arial" w:cs="Arial"/>
          <w:sz w:val="28"/>
          <w:szCs w:val="28"/>
          <w:lang w:val="en-ZW"/>
        </w:rPr>
        <w:t xml:space="preserve">…? </w:t>
      </w:r>
      <w:r w:rsidRPr="008D4C68">
        <w:rPr>
          <w:rFonts w:ascii="Arial" w:hAnsi="Arial" w:cs="Arial"/>
          <w:sz w:val="18"/>
          <w:szCs w:val="18"/>
          <w:lang w:val="en-ZW"/>
        </w:rPr>
        <w:t>[Congregation says, “</w:t>
      </w:r>
      <w:proofErr w:type="spellStart"/>
      <w:r w:rsidRPr="008D4C68">
        <w:rPr>
          <w:rFonts w:ascii="Arial" w:hAnsi="Arial" w:cs="Arial"/>
          <w:sz w:val="18"/>
          <w:szCs w:val="18"/>
          <w:lang w:val="en-ZW"/>
        </w:rPr>
        <w:t>zvarikuita</w:t>
      </w:r>
      <w:proofErr w:type="spellEnd"/>
      <w:r w:rsidRPr="008D4C68">
        <w:rPr>
          <w:rFonts w:ascii="Arial" w:hAnsi="Arial" w:cs="Arial"/>
          <w:sz w:val="18"/>
          <w:szCs w:val="18"/>
          <w:lang w:val="en-ZW"/>
        </w:rPr>
        <w:t>,”]</w:t>
      </w:r>
      <w:r w:rsidRPr="008D4C68">
        <w:rPr>
          <w:rFonts w:ascii="Arial" w:hAnsi="Arial" w:cs="Arial"/>
          <w:sz w:val="28"/>
          <w:szCs w:val="28"/>
          <w:lang w:val="en-ZW"/>
        </w:rPr>
        <w:t xml:space="preserve"> </w:t>
      </w:r>
      <w:proofErr w:type="spellStart"/>
      <w:r w:rsidRPr="008D4C68">
        <w:rPr>
          <w:rFonts w:ascii="Arial" w:hAnsi="Arial" w:cs="Arial"/>
          <w:sz w:val="28"/>
          <w:szCs w:val="28"/>
          <w:lang w:val="en-ZW"/>
        </w:rPr>
        <w:t>zvaarikuita</w:t>
      </w:r>
      <w:proofErr w:type="spellEnd"/>
      <w:r w:rsidRPr="008D4C68">
        <w:rPr>
          <w:rFonts w:ascii="Arial" w:hAnsi="Arial" w:cs="Arial"/>
          <w:sz w:val="28"/>
          <w:szCs w:val="28"/>
          <w:lang w:val="en-ZW"/>
        </w:rPr>
        <w:t xml:space="preserve"> </w:t>
      </w:r>
      <w:proofErr w:type="spellStart"/>
      <w:r w:rsidRPr="008D4C68">
        <w:rPr>
          <w:rFonts w:ascii="Arial" w:hAnsi="Arial" w:cs="Arial"/>
          <w:sz w:val="28"/>
          <w:szCs w:val="28"/>
          <w:lang w:val="en-ZW"/>
        </w:rPr>
        <w:t>izvozvo</w:t>
      </w:r>
      <w:proofErr w:type="spellEnd"/>
      <w:r w:rsidRPr="008D4C68">
        <w:rPr>
          <w:rFonts w:ascii="Arial" w:hAnsi="Arial" w:cs="Arial"/>
          <w:sz w:val="28"/>
          <w:szCs w:val="28"/>
          <w:lang w:val="en-ZW"/>
        </w:rPr>
        <w:t xml:space="preserve">. Iyi </w:t>
      </w:r>
      <w:proofErr w:type="spellStart"/>
      <w:r w:rsidRPr="008D4C68">
        <w:rPr>
          <w:rFonts w:ascii="Arial" w:hAnsi="Arial" w:cs="Arial"/>
          <w:sz w:val="28"/>
          <w:szCs w:val="28"/>
          <w:lang w:val="en-ZW"/>
        </w:rPr>
        <w:t>mweya</w:t>
      </w:r>
      <w:proofErr w:type="spellEnd"/>
      <w:r w:rsidRPr="008D4C68">
        <w:rPr>
          <w:rFonts w:ascii="Arial" w:hAnsi="Arial" w:cs="Arial"/>
          <w:sz w:val="28"/>
          <w:szCs w:val="28"/>
          <w:lang w:val="en-ZW"/>
        </w:rPr>
        <w:t xml:space="preserve"> </w:t>
      </w:r>
      <w:proofErr w:type="spellStart"/>
      <w:r w:rsidRPr="008D4C68">
        <w:rPr>
          <w:rFonts w:ascii="Arial" w:hAnsi="Arial" w:cs="Arial"/>
          <w:sz w:val="28"/>
          <w:szCs w:val="28"/>
          <w:lang w:val="en-ZW"/>
        </w:rPr>
        <w:t>yetsvina</w:t>
      </w:r>
      <w:proofErr w:type="spellEnd"/>
      <w:r w:rsidRPr="008D4C68">
        <w:rPr>
          <w:rFonts w:ascii="Arial" w:hAnsi="Arial" w:cs="Arial"/>
          <w:sz w:val="28"/>
          <w:szCs w:val="28"/>
          <w:lang w:val="en-ZW"/>
        </w:rPr>
        <w:t xml:space="preserve"> </w:t>
      </w:r>
      <w:proofErr w:type="spellStart"/>
      <w:r w:rsidRPr="008D4C68">
        <w:rPr>
          <w:rFonts w:ascii="Arial" w:hAnsi="Arial" w:cs="Arial"/>
          <w:sz w:val="28"/>
          <w:szCs w:val="28"/>
          <w:lang w:val="en-ZW"/>
        </w:rPr>
        <w:t>yatirikutaura</w:t>
      </w:r>
      <w:proofErr w:type="spellEnd"/>
      <w:r w:rsidRPr="008D4C68">
        <w:rPr>
          <w:rFonts w:ascii="Arial" w:hAnsi="Arial" w:cs="Arial"/>
          <w:sz w:val="28"/>
          <w:szCs w:val="28"/>
          <w:lang w:val="en-ZW"/>
        </w:rPr>
        <w:t xml:space="preserve"> </w:t>
      </w:r>
      <w:proofErr w:type="spellStart"/>
      <w:r w:rsidRPr="008D4C68">
        <w:rPr>
          <w:rFonts w:ascii="Arial" w:hAnsi="Arial" w:cs="Arial"/>
          <w:sz w:val="28"/>
          <w:szCs w:val="28"/>
          <w:lang w:val="en-ZW"/>
        </w:rPr>
        <w:t>pamusoro</w:t>
      </w:r>
      <w:proofErr w:type="spellEnd"/>
      <w:r w:rsidRPr="008D4C68">
        <w:rPr>
          <w:rFonts w:ascii="Arial" w:hAnsi="Arial" w:cs="Arial"/>
          <w:sz w:val="28"/>
          <w:szCs w:val="28"/>
          <w:lang w:val="en-ZW"/>
        </w:rPr>
        <w:t xml:space="preserve"> </w:t>
      </w:r>
      <w:proofErr w:type="spellStart"/>
      <w:r w:rsidRPr="008D4C68">
        <w:rPr>
          <w:rFonts w:ascii="Arial" w:hAnsi="Arial" w:cs="Arial"/>
          <w:sz w:val="28"/>
          <w:szCs w:val="28"/>
          <w:lang w:val="en-ZW"/>
        </w:rPr>
        <w:t>payo</w:t>
      </w:r>
      <w:proofErr w:type="spellEnd"/>
      <w:r w:rsidRPr="008D4C68">
        <w:rPr>
          <w:rFonts w:ascii="Arial" w:hAnsi="Arial" w:cs="Arial"/>
          <w:sz w:val="28"/>
          <w:szCs w:val="28"/>
          <w:lang w:val="en-ZW"/>
        </w:rPr>
        <w:t xml:space="preserve"> iyi. </w:t>
      </w:r>
      <w:r w:rsidRPr="00E33075">
        <w:rPr>
          <w:rFonts w:ascii="Arial" w:hAnsi="Arial" w:cs="Arial"/>
          <w:sz w:val="18"/>
          <w:szCs w:val="18"/>
          <w:lang w:val="en-ZW"/>
        </w:rPr>
        <w:t>[Congregation says, “Amen.”]</w:t>
      </w:r>
      <w:r w:rsidRPr="00362F57">
        <w:rPr>
          <w:rFonts w:ascii="Arial" w:hAnsi="Arial" w:cs="Arial"/>
          <w:sz w:val="28"/>
          <w:szCs w:val="28"/>
          <w:lang w:val="en-ZW"/>
        </w:rPr>
        <w:t xml:space="preserve"> Ko </w:t>
      </w:r>
      <w:proofErr w:type="spellStart"/>
      <w:r w:rsidRPr="00362F57">
        <w:rPr>
          <w:rFonts w:ascii="Arial" w:hAnsi="Arial" w:cs="Arial"/>
          <w:sz w:val="28"/>
          <w:szCs w:val="28"/>
          <w:lang w:val="en-ZW"/>
        </w:rPr>
        <w:t>kuzoti</w:t>
      </w:r>
      <w:proofErr w:type="spellEnd"/>
      <w:r w:rsidRPr="00362F57">
        <w:rPr>
          <w:rFonts w:ascii="Arial" w:hAnsi="Arial" w:cs="Arial"/>
          <w:sz w:val="28"/>
          <w:szCs w:val="28"/>
          <w:lang w:val="en-ZW"/>
        </w:rPr>
        <w:t xml:space="preserve"> Mwari </w:t>
      </w:r>
      <w:proofErr w:type="spellStart"/>
      <w:r w:rsidRPr="00362F57">
        <w:rPr>
          <w:rFonts w:ascii="Arial" w:hAnsi="Arial" w:cs="Arial"/>
          <w:sz w:val="28"/>
          <w:szCs w:val="28"/>
          <w:lang w:val="en-ZW"/>
        </w:rPr>
        <w:t>wedenga</w:t>
      </w:r>
      <w:proofErr w:type="spellEnd"/>
      <w:r w:rsidRPr="00362F57">
        <w:rPr>
          <w:rFonts w:ascii="Arial" w:hAnsi="Arial" w:cs="Arial"/>
          <w:sz w:val="28"/>
          <w:szCs w:val="28"/>
          <w:lang w:val="en-ZW"/>
        </w:rPr>
        <w:t xml:space="preserve">! </w:t>
      </w:r>
      <w:r w:rsidRPr="00E33075">
        <w:rPr>
          <w:rFonts w:ascii="Arial" w:hAnsi="Arial" w:cs="Arial"/>
          <w:sz w:val="18"/>
          <w:szCs w:val="18"/>
          <w:lang w:val="en-ZW"/>
        </w:rPr>
        <w:t>[Congregation says, “Amen.”]</w:t>
      </w:r>
      <w:r w:rsidRPr="00362F57">
        <w:rPr>
          <w:rFonts w:ascii="Arial" w:hAnsi="Arial" w:cs="Arial"/>
          <w:sz w:val="28"/>
          <w:szCs w:val="28"/>
          <w:lang w:val="en-ZW"/>
        </w:rPr>
        <w:t xml:space="preserve"> Hallelujah!</w:t>
      </w:r>
      <w:r w:rsidRPr="00362F57">
        <w:rPr>
          <w:rFonts w:ascii="Arial" w:hAnsi="Arial" w:cs="Arial"/>
          <w:sz w:val="28"/>
          <w:szCs w:val="28"/>
        </w:rPr>
        <w:t xml:space="preserve"> </w:t>
      </w:r>
      <w:r w:rsidRPr="00E33075">
        <w:rPr>
          <w:rFonts w:ascii="Arial" w:hAnsi="Arial" w:cs="Arial"/>
          <w:sz w:val="18"/>
          <w:szCs w:val="18"/>
          <w:lang w:val="en-ZW"/>
        </w:rPr>
        <w:t>[Congregation says, “Amen.”]</w:t>
      </w:r>
      <w:r w:rsidRPr="00900D23">
        <w:rPr>
          <w:rFonts w:ascii="Arial" w:hAnsi="Arial" w:cs="Arial"/>
          <w:sz w:val="28"/>
          <w:szCs w:val="28"/>
          <w:lang w:val="en-ZW"/>
        </w:rPr>
        <w:t xml:space="preserve"> Huh?</w:t>
      </w:r>
      <w:r w:rsidRPr="00362F57">
        <w:rPr>
          <w:rFonts w:ascii="Arial" w:hAnsi="Arial" w:cs="Arial"/>
          <w:sz w:val="28"/>
          <w:szCs w:val="28"/>
          <w:lang w:val="en-ZW"/>
        </w:rPr>
        <w:t xml:space="preserve"> Ko Mwari </w:t>
      </w:r>
      <w:proofErr w:type="spellStart"/>
      <w:r w:rsidRPr="00362F57">
        <w:rPr>
          <w:rFonts w:ascii="Arial" w:hAnsi="Arial" w:cs="Arial"/>
          <w:sz w:val="28"/>
          <w:szCs w:val="28"/>
          <w:lang w:val="en-ZW"/>
        </w:rPr>
        <w:t>wedenga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anoita</w:t>
      </w:r>
      <w:proofErr w:type="spellEnd"/>
      <w:r w:rsidRPr="00362F57">
        <w:rPr>
          <w:rFonts w:ascii="Arial" w:hAnsi="Arial" w:cs="Arial"/>
          <w:sz w:val="28"/>
          <w:szCs w:val="28"/>
          <w:lang w:val="en-ZW"/>
        </w:rPr>
        <w:t xml:space="preserve"> sei</w:t>
      </w:r>
      <w:r>
        <w:rPr>
          <w:rFonts w:ascii="Arial" w:hAnsi="Arial" w:cs="Arial"/>
          <w:sz w:val="28"/>
          <w:szCs w:val="28"/>
          <w:lang w:val="en-ZW"/>
        </w:rPr>
        <w:t>,</w:t>
      </w:r>
      <w:r w:rsidRPr="00362F57">
        <w:rPr>
          <w:rFonts w:ascii="Arial" w:hAnsi="Arial" w:cs="Arial"/>
          <w:sz w:val="28"/>
          <w:szCs w:val="28"/>
          <w:lang w:val="en-ZW"/>
        </w:rPr>
        <w:t xml:space="preserve"> </w:t>
      </w:r>
      <w:r>
        <w:rPr>
          <w:rFonts w:ascii="Arial" w:hAnsi="Arial" w:cs="Arial"/>
          <w:sz w:val="28"/>
          <w:szCs w:val="28"/>
          <w:lang w:val="en-ZW"/>
        </w:rPr>
        <w:t>he.</w:t>
      </w:r>
      <w:r w:rsidRPr="00362F57">
        <w:rPr>
          <w:rFonts w:ascii="Arial" w:hAnsi="Arial" w:cs="Arial"/>
          <w:sz w:val="28"/>
          <w:szCs w:val="28"/>
          <w:lang w:val="en-ZW"/>
        </w:rPr>
        <w:t xml:space="preserve"> </w:t>
      </w:r>
      <w:r>
        <w:rPr>
          <w:rFonts w:ascii="Arial" w:hAnsi="Arial" w:cs="Arial"/>
          <w:sz w:val="28"/>
          <w:szCs w:val="28"/>
          <w:lang w:val="en-ZW"/>
        </w:rPr>
        <w:t>I</w:t>
      </w:r>
      <w:r w:rsidRPr="00362F57">
        <w:rPr>
          <w:rFonts w:ascii="Arial" w:hAnsi="Arial" w:cs="Arial"/>
          <w:sz w:val="28"/>
          <w:szCs w:val="28"/>
          <w:lang w:val="en-ZW"/>
        </w:rPr>
        <w:t xml:space="preserve">ni </w:t>
      </w:r>
      <w:proofErr w:type="spellStart"/>
      <w:r w:rsidRPr="00362F57">
        <w:rPr>
          <w:rFonts w:ascii="Arial" w:hAnsi="Arial" w:cs="Arial"/>
          <w:sz w:val="28"/>
          <w:szCs w:val="28"/>
          <w:lang w:val="en-ZW"/>
        </w:rPr>
        <w:t>ndakaona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ini</w:t>
      </w:r>
      <w:r>
        <w:rPr>
          <w:rFonts w:ascii="Arial" w:hAnsi="Arial" w:cs="Arial"/>
          <w:sz w:val="28"/>
          <w:szCs w:val="28"/>
          <w:lang w:val="en-ZW"/>
        </w:rPr>
        <w:t>ni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zvakawanda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mu</w:t>
      </w:r>
      <w:r>
        <w:rPr>
          <w:rFonts w:ascii="Arial" w:hAnsi="Arial" w:cs="Arial"/>
          <w:sz w:val="28"/>
          <w:szCs w:val="28"/>
          <w:lang w:val="en-ZW"/>
        </w:rPr>
        <w:t>h</w:t>
      </w:r>
      <w:r w:rsidRPr="00362F57">
        <w:rPr>
          <w:rFonts w:ascii="Arial" w:hAnsi="Arial" w:cs="Arial"/>
          <w:sz w:val="28"/>
          <w:szCs w:val="28"/>
          <w:lang w:val="en-ZW"/>
        </w:rPr>
        <w:t>upenyu</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hwangu</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kunyatsoona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kuti</w:t>
      </w:r>
      <w:proofErr w:type="spellEnd"/>
      <w:r w:rsidRPr="00362F57">
        <w:rPr>
          <w:rFonts w:ascii="Arial" w:hAnsi="Arial" w:cs="Arial"/>
          <w:sz w:val="28"/>
          <w:szCs w:val="28"/>
          <w:lang w:val="en-ZW"/>
        </w:rPr>
        <w:t xml:space="preserve"> ah </w:t>
      </w:r>
      <w:proofErr w:type="spellStart"/>
      <w:r w:rsidRPr="00362F57">
        <w:rPr>
          <w:rFonts w:ascii="Arial" w:hAnsi="Arial" w:cs="Arial"/>
          <w:sz w:val="28"/>
          <w:szCs w:val="28"/>
          <w:lang w:val="en-ZW"/>
        </w:rPr>
        <w:t>shuwa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apa</w:t>
      </w:r>
      <w:r>
        <w:rPr>
          <w:rFonts w:ascii="Arial" w:hAnsi="Arial" w:cs="Arial"/>
          <w:sz w:val="28"/>
          <w:szCs w:val="28"/>
          <w:lang w:val="en-ZW"/>
        </w:rPr>
        <w:t>pa</w:t>
      </w:r>
      <w:proofErr w:type="spellEnd"/>
      <w:r>
        <w:rPr>
          <w:rFonts w:ascii="Arial" w:hAnsi="Arial" w:cs="Arial"/>
          <w:sz w:val="28"/>
          <w:szCs w:val="28"/>
          <w:lang w:val="en-ZW"/>
        </w:rPr>
        <w:t>..</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Chikwambo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chinouya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mumusha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ch</w:t>
      </w:r>
      <w:r>
        <w:rPr>
          <w:rFonts w:ascii="Arial" w:hAnsi="Arial" w:cs="Arial"/>
          <w:sz w:val="28"/>
          <w:szCs w:val="28"/>
          <w:lang w:val="en-ZW"/>
        </w:rPr>
        <w:t>o</w:t>
      </w:r>
      <w:r w:rsidRPr="00362F57">
        <w:rPr>
          <w:rFonts w:ascii="Arial" w:hAnsi="Arial" w:cs="Arial"/>
          <w:sz w:val="28"/>
          <w:szCs w:val="28"/>
          <w:lang w:val="en-ZW"/>
        </w:rPr>
        <w:t>svika</w:t>
      </w:r>
      <w:proofErr w:type="spellEnd"/>
      <w:r w:rsidRPr="00362F57">
        <w:rPr>
          <w:rFonts w:ascii="Arial" w:hAnsi="Arial" w:cs="Arial"/>
          <w:sz w:val="28"/>
          <w:szCs w:val="28"/>
          <w:lang w:val="en-ZW"/>
        </w:rPr>
        <w:t xml:space="preserve"> brother </w:t>
      </w:r>
      <w:proofErr w:type="spellStart"/>
      <w:r w:rsidRPr="00362F57">
        <w:rPr>
          <w:rFonts w:ascii="Arial" w:hAnsi="Arial" w:cs="Arial"/>
          <w:sz w:val="28"/>
          <w:szCs w:val="28"/>
          <w:lang w:val="en-ZW"/>
        </w:rPr>
        <w:t>kukupai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storo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kukupai</w:t>
      </w:r>
      <w:proofErr w:type="spellEnd"/>
      <w:r w:rsidRPr="00362F57">
        <w:rPr>
          <w:rFonts w:ascii="Arial" w:hAnsi="Arial" w:cs="Arial"/>
          <w:sz w:val="28"/>
          <w:szCs w:val="28"/>
          <w:lang w:val="en-ZW"/>
        </w:rPr>
        <w:t xml:space="preserve"> ma </w:t>
      </w:r>
      <w:proofErr w:type="spellStart"/>
      <w:r w:rsidRPr="00362F57">
        <w:rPr>
          <w:rFonts w:ascii="Arial" w:hAnsi="Arial" w:cs="Arial"/>
          <w:sz w:val="28"/>
          <w:szCs w:val="28"/>
          <w:lang w:val="en-ZW"/>
        </w:rPr>
        <w:t>bhazi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kukupai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marori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dzimba</w:t>
      </w:r>
      <w:proofErr w:type="spellEnd"/>
      <w:r w:rsidRPr="00362F57">
        <w:rPr>
          <w:rFonts w:ascii="Arial" w:hAnsi="Arial" w:cs="Arial"/>
          <w:sz w:val="28"/>
          <w:szCs w:val="28"/>
          <w:lang w:val="en-ZW"/>
        </w:rPr>
        <w:t xml:space="preserve"> but Mwari </w:t>
      </w:r>
      <w:proofErr w:type="spellStart"/>
      <w:r w:rsidRPr="00362F57">
        <w:rPr>
          <w:rFonts w:ascii="Arial" w:hAnsi="Arial" w:cs="Arial"/>
          <w:sz w:val="28"/>
          <w:szCs w:val="28"/>
          <w:lang w:val="en-ZW"/>
        </w:rPr>
        <w:t>anosiya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achipihwa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zvinhu</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izvozvo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ndiye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anopind</w:t>
      </w:r>
      <w:r>
        <w:rPr>
          <w:rFonts w:ascii="Arial" w:hAnsi="Arial" w:cs="Arial"/>
          <w:sz w:val="28"/>
          <w:szCs w:val="28"/>
          <w:lang w:val="en-ZW"/>
        </w:rPr>
        <w:t>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mumba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mai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pinda</w:t>
      </w:r>
      <w:proofErr w:type="spellEnd"/>
      <w:r w:rsidRPr="00362F57">
        <w:rPr>
          <w:rFonts w:ascii="Arial" w:hAnsi="Arial" w:cs="Arial"/>
          <w:sz w:val="28"/>
          <w:szCs w:val="28"/>
          <w:lang w:val="en-ZW"/>
        </w:rPr>
        <w:t xml:space="preserve"> baba, </w:t>
      </w:r>
      <w:proofErr w:type="spellStart"/>
      <w:r w:rsidRPr="00362F57">
        <w:rPr>
          <w:rFonts w:ascii="Arial" w:hAnsi="Arial" w:cs="Arial"/>
          <w:sz w:val="28"/>
          <w:szCs w:val="28"/>
          <w:lang w:val="en-ZW"/>
        </w:rPr>
        <w:t>mavai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pinda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vari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voga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nguva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dzo</w:t>
      </w:r>
      <w:proofErr w:type="spellEnd"/>
      <w:r w:rsidRPr="00362F57">
        <w:rPr>
          <w:rFonts w:ascii="Arial" w:hAnsi="Arial" w:cs="Arial"/>
          <w:sz w:val="28"/>
          <w:szCs w:val="28"/>
          <w:lang w:val="en-ZW"/>
        </w:rPr>
        <w:t xml:space="preserve">…? </w:t>
      </w:r>
      <w:r w:rsidRPr="00E040F1">
        <w:rPr>
          <w:rFonts w:ascii="Arial" w:hAnsi="Arial" w:cs="Arial"/>
          <w:sz w:val="18"/>
          <w:szCs w:val="18"/>
          <w:lang w:val="en-ZW"/>
        </w:rPr>
        <w:t>[Congregation says, “</w:t>
      </w:r>
      <w:proofErr w:type="spellStart"/>
      <w:r w:rsidRPr="00E040F1">
        <w:rPr>
          <w:rFonts w:ascii="Arial" w:hAnsi="Arial" w:cs="Arial"/>
          <w:sz w:val="18"/>
          <w:szCs w:val="18"/>
          <w:lang w:val="en-ZW"/>
        </w:rPr>
        <w:t>dzose</w:t>
      </w:r>
      <w:proofErr w:type="spellEnd"/>
      <w:r w:rsidRPr="00E040F1">
        <w:rPr>
          <w:rFonts w:ascii="Arial" w:hAnsi="Arial" w:cs="Arial"/>
          <w:sz w:val="18"/>
          <w:szCs w:val="18"/>
          <w:lang w:val="en-ZW"/>
        </w:rPr>
        <w:t>.”]</w:t>
      </w:r>
    </w:p>
    <w:p w:rsidRPr="00362F57" w:rsidR="00FE2A0E" w:rsidP="00FE2A0E" w:rsidRDefault="00FE2A0E" w14:paraId="66E0468B" w14:textId="77777777">
      <w:pPr>
        <w:spacing w:line="276" w:lineRule="auto"/>
        <w:jc w:val="both"/>
        <w:rPr>
          <w:rFonts w:ascii="Arial" w:hAnsi="Arial" w:cs="Arial"/>
          <w:sz w:val="28"/>
          <w:szCs w:val="28"/>
          <w:lang w:val="en-ZW"/>
        </w:rPr>
      </w:pPr>
      <w:r w:rsidRPr="00CE250D">
        <w:rPr>
          <w:rFonts w:ascii="Arial" w:hAnsi="Arial" w:cs="Arial"/>
          <w:sz w:val="28"/>
          <w:szCs w:val="28"/>
          <w:vertAlign w:val="superscript"/>
          <w:lang w:val="en-ZW"/>
        </w:rPr>
        <w:t>191</w:t>
      </w:r>
      <w:r>
        <w:rPr>
          <w:rFonts w:ascii="Arial" w:hAnsi="Arial" w:cs="Arial"/>
          <w:sz w:val="28"/>
          <w:szCs w:val="28"/>
          <w:vertAlign w:val="superscript"/>
          <w:lang w:val="en-ZW"/>
        </w:rPr>
        <w:t xml:space="preserve"> </w:t>
      </w:r>
      <w:proofErr w:type="spellStart"/>
      <w:r w:rsidRPr="00362F57">
        <w:rPr>
          <w:rFonts w:ascii="Arial" w:hAnsi="Arial" w:cs="Arial"/>
          <w:sz w:val="28"/>
          <w:szCs w:val="28"/>
          <w:lang w:val="en-ZW"/>
        </w:rPr>
        <w:t>Vamwe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vese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hamudii</w:t>
      </w:r>
      <w:proofErr w:type="spellEnd"/>
      <w:r w:rsidRPr="00362F57">
        <w:rPr>
          <w:rFonts w:ascii="Arial" w:hAnsi="Arial" w:cs="Arial"/>
          <w:sz w:val="28"/>
          <w:szCs w:val="28"/>
          <w:lang w:val="en-ZW"/>
        </w:rPr>
        <w:t xml:space="preserve">…? And </w:t>
      </w:r>
      <w:proofErr w:type="spellStart"/>
      <w:r w:rsidRPr="00362F57">
        <w:rPr>
          <w:rFonts w:ascii="Arial" w:hAnsi="Arial" w:cs="Arial"/>
          <w:sz w:val="28"/>
          <w:szCs w:val="28"/>
          <w:lang w:val="en-ZW"/>
        </w:rPr>
        <w:t>mwana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iyeye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kunyangwe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ariwechi</w:t>
      </w:r>
      <w:proofErr w:type="spellEnd"/>
      <w:r w:rsidRPr="00362F57">
        <w:rPr>
          <w:rFonts w:ascii="Arial" w:hAnsi="Arial" w:cs="Arial"/>
          <w:sz w:val="28"/>
          <w:szCs w:val="28"/>
          <w:lang w:val="en-ZW"/>
        </w:rPr>
        <w:t xml:space="preserve"> ten, </w:t>
      </w:r>
      <w:proofErr w:type="spellStart"/>
      <w:r w:rsidRPr="00362F57">
        <w:rPr>
          <w:rFonts w:ascii="Arial" w:hAnsi="Arial" w:cs="Arial"/>
          <w:sz w:val="28"/>
          <w:szCs w:val="28"/>
          <w:lang w:val="en-ZW"/>
        </w:rPr>
        <w:t>kunyangwe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ari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wechi</w:t>
      </w:r>
      <w:proofErr w:type="spellEnd"/>
      <w:r w:rsidRPr="00362F57">
        <w:rPr>
          <w:rFonts w:ascii="Arial" w:hAnsi="Arial" w:cs="Arial"/>
          <w:sz w:val="28"/>
          <w:szCs w:val="28"/>
          <w:lang w:val="en-ZW"/>
        </w:rPr>
        <w:t xml:space="preserve"> twelve </w:t>
      </w:r>
      <w:proofErr w:type="spellStart"/>
      <w:r w:rsidRPr="00362F57">
        <w:rPr>
          <w:rFonts w:ascii="Arial" w:hAnsi="Arial" w:cs="Arial"/>
          <w:sz w:val="28"/>
          <w:szCs w:val="28"/>
          <w:lang w:val="en-ZW"/>
        </w:rPr>
        <w:t>kunyangwe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ari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wechi</w:t>
      </w:r>
      <w:proofErr w:type="spellEnd"/>
      <w:r w:rsidRPr="00362F57">
        <w:rPr>
          <w:rFonts w:ascii="Arial" w:hAnsi="Arial" w:cs="Arial"/>
          <w:sz w:val="28"/>
          <w:szCs w:val="28"/>
          <w:lang w:val="en-ZW"/>
        </w:rPr>
        <w:t xml:space="preserve"> fifteen </w:t>
      </w:r>
      <w:proofErr w:type="spellStart"/>
      <w:r w:rsidRPr="00362F57">
        <w:rPr>
          <w:rFonts w:ascii="Arial" w:hAnsi="Arial" w:cs="Arial"/>
          <w:sz w:val="28"/>
          <w:szCs w:val="28"/>
          <w:lang w:val="en-ZW"/>
        </w:rPr>
        <w:t>achakoromora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vakoma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vake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vese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pamuso</w:t>
      </w:r>
      <w:proofErr w:type="spellEnd"/>
      <w:r w:rsidRPr="00362F57">
        <w:rPr>
          <w:rFonts w:ascii="Arial" w:hAnsi="Arial" w:cs="Arial"/>
          <w:sz w:val="28"/>
          <w:szCs w:val="28"/>
          <w:lang w:val="en-ZW"/>
        </w:rPr>
        <w:t xml:space="preserve">…? </w:t>
      </w:r>
      <w:r w:rsidRPr="00DE1C53">
        <w:rPr>
          <w:rFonts w:ascii="Arial" w:hAnsi="Arial" w:cs="Arial"/>
          <w:sz w:val="18"/>
          <w:szCs w:val="18"/>
          <w:lang w:val="en-ZW"/>
        </w:rPr>
        <w:t>[Congregation says, “</w:t>
      </w:r>
      <w:proofErr w:type="spellStart"/>
      <w:r w:rsidRPr="00DE1C53">
        <w:rPr>
          <w:rFonts w:ascii="Arial" w:hAnsi="Arial" w:cs="Arial"/>
          <w:sz w:val="18"/>
          <w:szCs w:val="18"/>
          <w:lang w:val="en-ZW"/>
        </w:rPr>
        <w:t>pamusoro</w:t>
      </w:r>
      <w:proofErr w:type="spellEnd"/>
      <w:r w:rsidRPr="00DE1C53">
        <w:rPr>
          <w:rFonts w:ascii="Arial" w:hAnsi="Arial" w:cs="Arial"/>
          <w:sz w:val="18"/>
          <w:szCs w:val="18"/>
          <w:lang w:val="en-ZW"/>
        </w:rPr>
        <w:t>.”]</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Vanoteerera</w:t>
      </w:r>
      <w:proofErr w:type="spellEnd"/>
      <w:r w:rsidRPr="00362F57">
        <w:rPr>
          <w:rFonts w:ascii="Arial" w:hAnsi="Arial" w:cs="Arial"/>
          <w:sz w:val="28"/>
          <w:szCs w:val="28"/>
          <w:lang w:val="en-ZW"/>
        </w:rPr>
        <w:t xml:space="preserve"> iye</w:t>
      </w:r>
      <w:r>
        <w:rPr>
          <w:rFonts w:ascii="Arial" w:hAnsi="Arial" w:cs="Arial"/>
          <w:sz w:val="28"/>
          <w:szCs w:val="28"/>
          <w:lang w:val="en-ZW"/>
        </w:rPr>
        <w:t>.</w:t>
      </w:r>
      <w:r w:rsidRPr="00362F57">
        <w:rPr>
          <w:rFonts w:ascii="Arial" w:hAnsi="Arial" w:cs="Arial"/>
          <w:sz w:val="28"/>
          <w:szCs w:val="28"/>
          <w:lang w:val="en-ZW"/>
        </w:rPr>
        <w:t xml:space="preserve"> </w:t>
      </w:r>
      <w:proofErr w:type="spellStart"/>
      <w:r>
        <w:rPr>
          <w:rFonts w:ascii="Arial" w:hAnsi="Arial" w:cs="Arial"/>
          <w:sz w:val="28"/>
          <w:szCs w:val="28"/>
          <w:lang w:val="en-ZW"/>
        </w:rPr>
        <w:t>M</w:t>
      </w:r>
      <w:r w:rsidRPr="00362F57">
        <w:rPr>
          <w:rFonts w:ascii="Arial" w:hAnsi="Arial" w:cs="Arial"/>
          <w:sz w:val="28"/>
          <w:szCs w:val="28"/>
          <w:lang w:val="en-ZW"/>
        </w:rPr>
        <w:t>akona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mazango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zvikwambo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tarirai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zvazvinoita</w:t>
      </w:r>
      <w:proofErr w:type="spellEnd"/>
      <w:r w:rsidRPr="00362F57">
        <w:rPr>
          <w:rFonts w:ascii="Arial" w:hAnsi="Arial" w:cs="Arial"/>
          <w:sz w:val="28"/>
          <w:szCs w:val="28"/>
          <w:lang w:val="en-ZW"/>
        </w:rPr>
        <w:t xml:space="preserve">. Ko </w:t>
      </w:r>
      <w:proofErr w:type="spellStart"/>
      <w:r w:rsidRPr="00362F57">
        <w:rPr>
          <w:rFonts w:ascii="Arial" w:hAnsi="Arial" w:cs="Arial"/>
          <w:sz w:val="28"/>
          <w:szCs w:val="28"/>
          <w:lang w:val="en-ZW"/>
        </w:rPr>
        <w:t>kuzoti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akaenda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panzvimbo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tsvene</w:t>
      </w:r>
      <w:r>
        <w:rPr>
          <w:rFonts w:ascii="Arial" w:hAnsi="Arial" w:cs="Arial"/>
          <w:sz w:val="28"/>
          <w:szCs w:val="28"/>
          <w:lang w:val="en-ZW"/>
        </w:rPr>
        <w:t>ee</w:t>
      </w:r>
      <w:proofErr w:type="spellEnd"/>
      <w:r w:rsidRPr="00E33075">
        <w:rPr>
          <w:rFonts w:ascii="Arial" w:hAnsi="Arial" w:cs="Arial"/>
          <w:sz w:val="18"/>
          <w:szCs w:val="18"/>
          <w:lang w:val="en-ZW"/>
        </w:rPr>
        <w:t xml:space="preserve"> [Congregation says, “Amen.”]</w:t>
      </w:r>
      <w:r w:rsidRPr="00362F57">
        <w:rPr>
          <w:rFonts w:ascii="Arial" w:hAnsi="Arial" w:cs="Arial"/>
          <w:sz w:val="28"/>
          <w:szCs w:val="28"/>
          <w:lang w:val="en-ZW"/>
        </w:rPr>
        <w:t xml:space="preserve"> Hallelujah! </w:t>
      </w:r>
      <w:r w:rsidRPr="00E33075">
        <w:rPr>
          <w:rFonts w:ascii="Arial" w:hAnsi="Arial" w:cs="Arial"/>
          <w:sz w:val="18"/>
          <w:szCs w:val="18"/>
          <w:lang w:val="en-ZW"/>
        </w:rPr>
        <w:t>[Congregation says, “Amen.”]</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Nzvimbo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yakanzi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naMwari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nd</w:t>
      </w:r>
      <w:r>
        <w:rPr>
          <w:rFonts w:ascii="Arial" w:hAnsi="Arial" w:cs="Arial"/>
          <w:sz w:val="28"/>
          <w:szCs w:val="28"/>
          <w:lang w:val="en-ZW"/>
        </w:rPr>
        <w:t>o</w:t>
      </w:r>
      <w:r w:rsidRPr="00362F57">
        <w:rPr>
          <w:rFonts w:ascii="Arial" w:hAnsi="Arial" w:cs="Arial"/>
          <w:sz w:val="28"/>
          <w:szCs w:val="28"/>
          <w:lang w:val="en-ZW"/>
        </w:rPr>
        <w:t>yandinoisa</w:t>
      </w:r>
      <w:proofErr w:type="spellEnd"/>
      <w:r w:rsidRPr="00362F57">
        <w:rPr>
          <w:rFonts w:ascii="Arial" w:hAnsi="Arial" w:cs="Arial"/>
          <w:sz w:val="28"/>
          <w:szCs w:val="28"/>
          <w:lang w:val="en-ZW"/>
        </w:rPr>
        <w:t xml:space="preserve"> Zita </w:t>
      </w:r>
      <w:proofErr w:type="spellStart"/>
      <w:r w:rsidRPr="00362F57">
        <w:rPr>
          <w:rFonts w:ascii="Arial" w:hAnsi="Arial" w:cs="Arial"/>
          <w:sz w:val="28"/>
          <w:szCs w:val="28"/>
          <w:lang w:val="en-ZW"/>
        </w:rPr>
        <w:t>raani</w:t>
      </w:r>
      <w:proofErr w:type="spellEnd"/>
      <w:r w:rsidRPr="00362F57">
        <w:rPr>
          <w:rFonts w:ascii="Arial" w:hAnsi="Arial" w:cs="Arial"/>
          <w:sz w:val="28"/>
          <w:szCs w:val="28"/>
          <w:lang w:val="en-ZW"/>
        </w:rPr>
        <w:t xml:space="preserve">…? </w:t>
      </w:r>
      <w:r w:rsidRPr="00DE1C53">
        <w:rPr>
          <w:rFonts w:ascii="Arial" w:hAnsi="Arial" w:cs="Arial"/>
          <w:sz w:val="18"/>
          <w:szCs w:val="18"/>
          <w:lang w:val="en-ZW"/>
        </w:rPr>
        <w:t xml:space="preserve">[Congregation says, “Rangu.”] </w:t>
      </w:r>
      <w:proofErr w:type="spellStart"/>
      <w:r w:rsidRPr="00362F57">
        <w:rPr>
          <w:rFonts w:ascii="Arial" w:hAnsi="Arial" w:cs="Arial"/>
          <w:sz w:val="28"/>
          <w:szCs w:val="28"/>
          <w:lang w:val="en-ZW"/>
        </w:rPr>
        <w:t>Nzvimbo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ya</w:t>
      </w:r>
      <w:r>
        <w:rPr>
          <w:rFonts w:ascii="Arial" w:hAnsi="Arial" w:cs="Arial"/>
          <w:sz w:val="28"/>
          <w:szCs w:val="28"/>
          <w:lang w:val="en-ZW"/>
        </w:rPr>
        <w:t>ma</w:t>
      </w:r>
      <w:r w:rsidRPr="00362F57">
        <w:rPr>
          <w:rFonts w:ascii="Arial" w:hAnsi="Arial" w:cs="Arial"/>
          <w:sz w:val="28"/>
          <w:szCs w:val="28"/>
          <w:lang w:val="en-ZW"/>
        </w:rPr>
        <w:t>kanzi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farai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ipapo</w:t>
      </w:r>
      <w:proofErr w:type="spellEnd"/>
      <w:r w:rsidRPr="00362F57">
        <w:rPr>
          <w:rFonts w:ascii="Arial" w:hAnsi="Arial" w:cs="Arial"/>
          <w:sz w:val="28"/>
          <w:szCs w:val="28"/>
          <w:lang w:val="en-ZW"/>
        </w:rPr>
        <w:t xml:space="preserve">. </w:t>
      </w:r>
      <w:r w:rsidRPr="00E33075">
        <w:rPr>
          <w:rFonts w:ascii="Arial" w:hAnsi="Arial" w:cs="Arial"/>
          <w:sz w:val="18"/>
          <w:szCs w:val="18"/>
          <w:lang w:val="en-ZW"/>
        </w:rPr>
        <w:t>[Congregation says, “Amen.”]</w:t>
      </w:r>
      <w:r w:rsidRPr="00362F57">
        <w:rPr>
          <w:rFonts w:ascii="Arial" w:hAnsi="Arial" w:cs="Arial"/>
          <w:sz w:val="28"/>
          <w:szCs w:val="28"/>
          <w:lang w:val="en-ZW"/>
        </w:rPr>
        <w:t xml:space="preserve"> Mwari </w:t>
      </w:r>
      <w:proofErr w:type="spellStart"/>
      <w:r w:rsidRPr="00362F57">
        <w:rPr>
          <w:rFonts w:ascii="Arial" w:hAnsi="Arial" w:cs="Arial"/>
          <w:sz w:val="28"/>
          <w:szCs w:val="28"/>
          <w:lang w:val="en-ZW"/>
        </w:rPr>
        <w:t>watinonamata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ndewemunana</w:t>
      </w:r>
      <w:proofErr w:type="spellEnd"/>
      <w:r w:rsidRPr="00362F57">
        <w:rPr>
          <w:rFonts w:ascii="Arial" w:hAnsi="Arial" w:cs="Arial"/>
          <w:sz w:val="28"/>
          <w:szCs w:val="28"/>
          <w:lang w:val="en-ZW"/>
        </w:rPr>
        <w:t xml:space="preserve">! </w:t>
      </w:r>
      <w:r w:rsidRPr="00E33075">
        <w:rPr>
          <w:rFonts w:ascii="Arial" w:hAnsi="Arial" w:cs="Arial"/>
          <w:sz w:val="18"/>
          <w:szCs w:val="18"/>
          <w:lang w:val="en-ZW"/>
        </w:rPr>
        <w:t>[Congregation says, “Amen.”]</w:t>
      </w:r>
      <w:r w:rsidRPr="00362F57">
        <w:rPr>
          <w:rFonts w:ascii="Arial" w:hAnsi="Arial" w:cs="Arial"/>
          <w:sz w:val="28"/>
          <w:szCs w:val="28"/>
          <w:lang w:val="en-ZW"/>
        </w:rPr>
        <w:t xml:space="preserve"> Hallelujah! </w:t>
      </w:r>
      <w:r w:rsidRPr="00E33075">
        <w:rPr>
          <w:rFonts w:ascii="Arial" w:hAnsi="Arial" w:cs="Arial"/>
          <w:sz w:val="18"/>
          <w:szCs w:val="18"/>
          <w:lang w:val="en-ZW"/>
        </w:rPr>
        <w:t>[Congregation says, “Amen.”]</w:t>
      </w:r>
      <w:r w:rsidRPr="00362F57">
        <w:rPr>
          <w:rFonts w:ascii="Arial" w:hAnsi="Arial" w:cs="Arial"/>
          <w:sz w:val="28"/>
          <w:szCs w:val="28"/>
          <w:lang w:val="en-ZW"/>
        </w:rPr>
        <w:t xml:space="preserve"> Amen! </w:t>
      </w:r>
      <w:r w:rsidRPr="00E33075">
        <w:rPr>
          <w:rFonts w:ascii="Arial" w:hAnsi="Arial" w:cs="Arial"/>
          <w:sz w:val="18"/>
          <w:szCs w:val="18"/>
          <w:lang w:val="en-ZW"/>
        </w:rPr>
        <w:t>[Congregation says, “Amen.”]</w:t>
      </w:r>
    </w:p>
    <w:p w:rsidRPr="00A47666" w:rsidR="00FE2A0E" w:rsidP="00FE2A0E" w:rsidRDefault="00FE2A0E" w14:paraId="44FF40E6" w14:textId="77777777">
      <w:pPr>
        <w:spacing w:line="276" w:lineRule="auto"/>
        <w:jc w:val="both"/>
        <w:rPr>
          <w:rFonts w:ascii="Arial" w:hAnsi="Arial" w:cs="Arial"/>
          <w:sz w:val="18"/>
          <w:szCs w:val="18"/>
          <w:lang w:val="en-ZW"/>
        </w:rPr>
      </w:pPr>
      <w:r w:rsidRPr="00E5173A">
        <w:rPr>
          <w:rFonts w:ascii="Arial" w:hAnsi="Arial" w:cs="Arial"/>
          <w:sz w:val="28"/>
          <w:szCs w:val="28"/>
          <w:vertAlign w:val="superscript"/>
          <w:lang w:val="en-ZW"/>
        </w:rPr>
        <w:t>192</w:t>
      </w:r>
      <w:r>
        <w:rPr>
          <w:rFonts w:ascii="Arial" w:hAnsi="Arial" w:cs="Arial"/>
          <w:sz w:val="28"/>
          <w:szCs w:val="28"/>
          <w:vertAlign w:val="superscript"/>
          <w:lang w:val="en-ZW"/>
        </w:rPr>
        <w:t xml:space="preserve"> </w:t>
      </w:r>
      <w:proofErr w:type="spellStart"/>
      <w:r w:rsidRPr="00362F57">
        <w:rPr>
          <w:rFonts w:ascii="Arial" w:hAnsi="Arial" w:cs="Arial"/>
          <w:sz w:val="28"/>
          <w:szCs w:val="28"/>
          <w:lang w:val="en-ZW"/>
        </w:rPr>
        <w:t>Ndosaka</w:t>
      </w:r>
      <w:proofErr w:type="spellEnd"/>
      <w:r w:rsidRPr="00362F57">
        <w:rPr>
          <w:rFonts w:ascii="Arial" w:hAnsi="Arial" w:cs="Arial"/>
          <w:sz w:val="28"/>
          <w:szCs w:val="28"/>
          <w:lang w:val="en-ZW"/>
        </w:rPr>
        <w:t xml:space="preserve"> kana </w:t>
      </w:r>
      <w:proofErr w:type="spellStart"/>
      <w:r w:rsidRPr="00362F57">
        <w:rPr>
          <w:rFonts w:ascii="Arial" w:hAnsi="Arial" w:cs="Arial"/>
          <w:sz w:val="28"/>
          <w:szCs w:val="28"/>
          <w:lang w:val="en-ZW"/>
        </w:rPr>
        <w:t>ukaona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unogona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kuita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vako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w:t>
      </w:r>
      <w:proofErr w:type="spellEnd"/>
      <w:r w:rsidRPr="00362F57">
        <w:rPr>
          <w:rFonts w:ascii="Arial" w:hAnsi="Arial" w:cs="Arial"/>
          <w:sz w:val="28"/>
          <w:szCs w:val="28"/>
          <w:lang w:val="en-ZW"/>
        </w:rPr>
        <w:t>—</w:t>
      </w:r>
      <w:proofErr w:type="spellStart"/>
      <w:r w:rsidRPr="00362F57">
        <w:rPr>
          <w:rFonts w:ascii="Arial" w:hAnsi="Arial" w:cs="Arial"/>
          <w:sz w:val="28"/>
          <w:szCs w:val="28"/>
          <w:lang w:val="en-ZW"/>
        </w:rPr>
        <w:t>va</w:t>
      </w:r>
      <w:proofErr w:type="spellEnd"/>
      <w:r w:rsidRPr="00362F57">
        <w:rPr>
          <w:rFonts w:ascii="Arial" w:hAnsi="Arial" w:cs="Arial"/>
          <w:sz w:val="28"/>
          <w:szCs w:val="28"/>
          <w:lang w:val="en-ZW"/>
        </w:rPr>
        <w:t xml:space="preserve">—about four or five </w:t>
      </w:r>
      <w:proofErr w:type="spellStart"/>
      <w:r w:rsidRPr="00362F57">
        <w:rPr>
          <w:rFonts w:ascii="Arial" w:hAnsi="Arial" w:cs="Arial"/>
          <w:sz w:val="28"/>
          <w:szCs w:val="28"/>
          <w:lang w:val="en-ZW"/>
        </w:rPr>
        <w:t>iwe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hauva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zive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zviri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mupfungwa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dzavo</w:t>
      </w:r>
      <w:proofErr w:type="spellEnd"/>
      <w:r w:rsidRPr="00362F57">
        <w:rPr>
          <w:rFonts w:ascii="Arial" w:hAnsi="Arial" w:cs="Arial"/>
          <w:sz w:val="28"/>
          <w:szCs w:val="28"/>
          <w:lang w:val="en-ZW"/>
        </w:rPr>
        <w:t xml:space="preserve"> but Mwari </w:t>
      </w:r>
      <w:proofErr w:type="spellStart"/>
      <w:r w:rsidRPr="00362F57">
        <w:rPr>
          <w:rFonts w:ascii="Arial" w:hAnsi="Arial" w:cs="Arial"/>
          <w:sz w:val="28"/>
          <w:szCs w:val="28"/>
          <w:lang w:val="en-ZW"/>
        </w:rPr>
        <w:t>anozviziva</w:t>
      </w:r>
      <w:proofErr w:type="spellEnd"/>
      <w:r w:rsidRPr="00362F57">
        <w:rPr>
          <w:rFonts w:ascii="Arial" w:hAnsi="Arial" w:cs="Arial"/>
          <w:sz w:val="28"/>
          <w:szCs w:val="28"/>
          <w:lang w:val="en-ZW"/>
        </w:rPr>
        <w:t xml:space="preserve">. Mwari </w:t>
      </w:r>
      <w:proofErr w:type="spellStart"/>
      <w:r w:rsidRPr="00362F57">
        <w:rPr>
          <w:rFonts w:ascii="Arial" w:hAnsi="Arial" w:cs="Arial"/>
          <w:sz w:val="28"/>
          <w:szCs w:val="28"/>
          <w:lang w:val="en-ZW"/>
        </w:rPr>
        <w:t>vanokurati</w:t>
      </w:r>
      <w:proofErr w:type="spellEnd"/>
      <w:r w:rsidRPr="00362F57">
        <w:rPr>
          <w:rFonts w:ascii="Arial" w:hAnsi="Arial" w:cs="Arial"/>
          <w:sz w:val="28"/>
          <w:szCs w:val="28"/>
          <w:lang w:val="en-ZW"/>
        </w:rPr>
        <w:t xml:space="preserve">…? </w:t>
      </w:r>
      <w:r w:rsidRPr="00E47E46">
        <w:rPr>
          <w:rFonts w:ascii="Arial" w:hAnsi="Arial" w:cs="Arial"/>
          <w:sz w:val="18"/>
          <w:szCs w:val="18"/>
          <w:lang w:val="en-ZW"/>
        </w:rPr>
        <w:t>[Congregation says, “</w:t>
      </w:r>
      <w:proofErr w:type="spellStart"/>
      <w:r w:rsidRPr="00E47E46">
        <w:rPr>
          <w:rFonts w:ascii="Arial" w:hAnsi="Arial" w:cs="Arial"/>
          <w:sz w:val="18"/>
          <w:szCs w:val="18"/>
          <w:lang w:val="en-ZW"/>
        </w:rPr>
        <w:t>ratidza</w:t>
      </w:r>
      <w:proofErr w:type="spellEnd"/>
      <w:r w:rsidRPr="00E47E46">
        <w:rPr>
          <w:rFonts w:ascii="Arial" w:hAnsi="Arial" w:cs="Arial"/>
          <w:sz w:val="18"/>
          <w:szCs w:val="18"/>
          <w:lang w:val="en-ZW"/>
        </w:rPr>
        <w:t>.”]</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Unongoona</w:t>
      </w:r>
      <w:proofErr w:type="spellEnd"/>
      <w:r w:rsidRPr="00362F57">
        <w:rPr>
          <w:rFonts w:ascii="Arial" w:hAnsi="Arial" w:cs="Arial"/>
          <w:sz w:val="28"/>
          <w:szCs w:val="28"/>
          <w:lang w:val="en-ZW"/>
        </w:rPr>
        <w:t xml:space="preserve"> one </w:t>
      </w:r>
      <w:proofErr w:type="spellStart"/>
      <w:r w:rsidRPr="00362F57">
        <w:rPr>
          <w:rFonts w:ascii="Arial" w:hAnsi="Arial" w:cs="Arial"/>
          <w:sz w:val="28"/>
          <w:szCs w:val="28"/>
          <w:lang w:val="en-ZW"/>
        </w:rPr>
        <w:t>uya</w:t>
      </w:r>
      <w:proofErr w:type="spellEnd"/>
      <w:r w:rsidRPr="00362F57">
        <w:rPr>
          <w:rFonts w:ascii="Arial" w:hAnsi="Arial" w:cs="Arial"/>
          <w:sz w:val="28"/>
          <w:szCs w:val="28"/>
          <w:lang w:val="en-ZW"/>
        </w:rPr>
        <w:t>—</w:t>
      </w:r>
      <w:proofErr w:type="spellStart"/>
      <w:r>
        <w:rPr>
          <w:rFonts w:ascii="Arial" w:hAnsi="Arial" w:cs="Arial"/>
          <w:sz w:val="28"/>
          <w:szCs w:val="28"/>
          <w:lang w:val="en-ZW"/>
        </w:rPr>
        <w:t>vamwe</w:t>
      </w:r>
      <w:proofErr w:type="spellEnd"/>
      <w:r>
        <w:rPr>
          <w:rFonts w:ascii="Arial" w:hAnsi="Arial" w:cs="Arial"/>
          <w:sz w:val="28"/>
          <w:szCs w:val="28"/>
          <w:lang w:val="en-ZW"/>
        </w:rPr>
        <w:t>—</w:t>
      </w:r>
      <w:proofErr w:type="spellStart"/>
      <w:r w:rsidRPr="00362F57">
        <w:rPr>
          <w:rFonts w:ascii="Arial" w:hAnsi="Arial" w:cs="Arial"/>
          <w:sz w:val="28"/>
          <w:szCs w:val="28"/>
          <w:lang w:val="en-ZW"/>
        </w:rPr>
        <w:t>uyu</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abudirira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uyu</w:t>
      </w:r>
      <w:proofErr w:type="spellEnd"/>
      <w:r>
        <w:rPr>
          <w:rFonts w:ascii="Arial" w:hAnsi="Arial" w:cs="Arial"/>
          <w:sz w:val="28"/>
          <w:szCs w:val="28"/>
          <w:lang w:val="en-ZW"/>
        </w:rPr>
        <w:t>,</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wamunamatira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aita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uyu</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wamuropafadza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aita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uyu</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wamuropafadza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aita</w:t>
      </w:r>
      <w:r>
        <w:rPr>
          <w:rFonts w:ascii="Arial" w:hAnsi="Arial" w:cs="Arial"/>
          <w:sz w:val="28"/>
          <w:szCs w:val="28"/>
          <w:lang w:val="en-ZW"/>
        </w:rPr>
        <w:t>,uyo</w:t>
      </w:r>
      <w:proofErr w:type="spellEnd"/>
      <w:r>
        <w:rPr>
          <w:rFonts w:ascii="Arial" w:hAnsi="Arial" w:cs="Arial"/>
          <w:sz w:val="28"/>
          <w:szCs w:val="28"/>
          <w:lang w:val="en-ZW"/>
        </w:rPr>
        <w:t xml:space="preserve"> </w:t>
      </w:r>
      <w:proofErr w:type="spellStart"/>
      <w:r>
        <w:rPr>
          <w:rFonts w:ascii="Arial" w:hAnsi="Arial" w:cs="Arial"/>
          <w:sz w:val="28"/>
          <w:szCs w:val="28"/>
          <w:lang w:val="en-ZW"/>
        </w:rPr>
        <w:t>wamuropafadza</w:t>
      </w:r>
      <w:proofErr w:type="spellEnd"/>
      <w:r>
        <w:rPr>
          <w:rFonts w:ascii="Arial" w:hAnsi="Arial" w:cs="Arial"/>
          <w:sz w:val="28"/>
          <w:szCs w:val="28"/>
          <w:lang w:val="en-ZW"/>
        </w:rPr>
        <w:t xml:space="preserve"> </w:t>
      </w:r>
      <w:proofErr w:type="spellStart"/>
      <w:r>
        <w:rPr>
          <w:rFonts w:ascii="Arial" w:hAnsi="Arial" w:cs="Arial"/>
          <w:sz w:val="28"/>
          <w:szCs w:val="28"/>
          <w:lang w:val="en-ZW"/>
        </w:rPr>
        <w:t>aita</w:t>
      </w:r>
      <w:proofErr w:type="spellEnd"/>
      <w:r>
        <w:rPr>
          <w:rFonts w:ascii="Arial" w:hAnsi="Arial" w:cs="Arial"/>
          <w:sz w:val="28"/>
          <w:szCs w:val="28"/>
          <w:lang w:val="en-ZW"/>
        </w:rPr>
        <w:t>.</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Mumwe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unomuropafadza</w:t>
      </w:r>
      <w:proofErr w:type="spellEnd"/>
      <w:r w:rsidRPr="00362F57">
        <w:rPr>
          <w:rFonts w:ascii="Arial" w:hAnsi="Arial" w:cs="Arial"/>
          <w:sz w:val="28"/>
          <w:szCs w:val="28"/>
          <w:lang w:val="en-ZW"/>
        </w:rPr>
        <w:t xml:space="preserve"> hapana </w:t>
      </w:r>
      <w:proofErr w:type="spellStart"/>
      <w:r w:rsidRPr="00362F57">
        <w:rPr>
          <w:rFonts w:ascii="Arial" w:hAnsi="Arial" w:cs="Arial"/>
          <w:sz w:val="28"/>
          <w:szCs w:val="28"/>
          <w:lang w:val="en-ZW"/>
        </w:rPr>
        <w:t>chinobuda</w:t>
      </w:r>
      <w:proofErr w:type="spellEnd"/>
      <w:r>
        <w:rPr>
          <w:rFonts w:ascii="Arial" w:hAnsi="Arial" w:cs="Arial"/>
          <w:sz w:val="28"/>
          <w:szCs w:val="28"/>
          <w:lang w:val="en-ZW"/>
        </w:rPr>
        <w:t>.</w:t>
      </w:r>
      <w:r w:rsidRPr="002B2CD8">
        <w:rPr>
          <w:rFonts w:ascii="Arial" w:hAnsi="Arial" w:cs="Arial"/>
          <w:sz w:val="18"/>
          <w:szCs w:val="18"/>
          <w:lang w:val="en-ZW"/>
        </w:rPr>
        <w:t xml:space="preserve"> </w:t>
      </w:r>
      <w:r w:rsidRPr="00E33075">
        <w:rPr>
          <w:rFonts w:ascii="Arial" w:hAnsi="Arial" w:cs="Arial"/>
          <w:sz w:val="18"/>
          <w:szCs w:val="18"/>
          <w:lang w:val="en-ZW"/>
        </w:rPr>
        <w:t>[</w:t>
      </w:r>
      <w:r>
        <w:rPr>
          <w:rFonts w:ascii="Arial" w:hAnsi="Arial" w:cs="Arial"/>
          <w:sz w:val="18"/>
          <w:szCs w:val="18"/>
          <w:lang w:val="en-ZW"/>
        </w:rPr>
        <w:t>Apostle claps his hands once—ED</w:t>
      </w:r>
      <w:r w:rsidRPr="00E33075">
        <w:rPr>
          <w:rFonts w:ascii="Arial" w:hAnsi="Arial" w:cs="Arial"/>
          <w:sz w:val="18"/>
          <w:szCs w:val="18"/>
          <w:lang w:val="en-ZW"/>
        </w:rPr>
        <w:t>]</w:t>
      </w:r>
      <w:r w:rsidRPr="00362F57">
        <w:rPr>
          <w:rFonts w:ascii="Arial" w:hAnsi="Arial" w:cs="Arial"/>
          <w:sz w:val="28"/>
          <w:szCs w:val="28"/>
          <w:lang w:val="en-ZW"/>
        </w:rPr>
        <w:t xml:space="preserve">  </w:t>
      </w:r>
      <w:proofErr w:type="spellStart"/>
      <w:r>
        <w:rPr>
          <w:rFonts w:ascii="Arial" w:hAnsi="Arial" w:cs="Arial"/>
          <w:sz w:val="28"/>
          <w:szCs w:val="28"/>
          <w:lang w:val="en-ZW"/>
        </w:rPr>
        <w:t>Uno</w:t>
      </w:r>
      <w:r w:rsidRPr="00362F57">
        <w:rPr>
          <w:rFonts w:ascii="Arial" w:hAnsi="Arial" w:cs="Arial"/>
          <w:sz w:val="28"/>
          <w:szCs w:val="28"/>
          <w:lang w:val="en-ZW"/>
        </w:rPr>
        <w:t>zo</w:t>
      </w:r>
      <w:proofErr w:type="spellEnd"/>
      <w:r w:rsidRPr="00362F57">
        <w:rPr>
          <w:rFonts w:ascii="Arial" w:hAnsi="Arial" w:cs="Arial"/>
          <w:sz w:val="28"/>
          <w:szCs w:val="28"/>
          <w:lang w:val="en-ZW"/>
        </w:rPr>
        <w:t xml:space="preserve"> discover </w:t>
      </w:r>
      <w:r>
        <w:rPr>
          <w:rFonts w:ascii="Arial" w:hAnsi="Arial" w:cs="Arial"/>
          <w:sz w:val="28"/>
          <w:szCs w:val="28"/>
          <w:lang w:val="en-ZW"/>
        </w:rPr>
        <w:t xml:space="preserve"> later</w:t>
      </w:r>
      <w:r w:rsidRPr="00362F57">
        <w:rPr>
          <w:rFonts w:ascii="Arial" w:hAnsi="Arial" w:cs="Arial"/>
          <w:sz w:val="28"/>
          <w:szCs w:val="28"/>
          <w:lang w:val="en-ZW"/>
        </w:rPr>
        <w:t xml:space="preserve"> in time </w:t>
      </w:r>
      <w:proofErr w:type="spellStart"/>
      <w:r w:rsidRPr="00362F57">
        <w:rPr>
          <w:rFonts w:ascii="Arial" w:hAnsi="Arial" w:cs="Arial"/>
          <w:sz w:val="28"/>
          <w:szCs w:val="28"/>
          <w:lang w:val="en-ZW"/>
        </w:rPr>
        <w:t>kuti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aikurwisa</w:t>
      </w:r>
      <w:proofErr w:type="spellEnd"/>
      <w:r w:rsidRPr="00362F57">
        <w:rPr>
          <w:rFonts w:ascii="Arial" w:hAnsi="Arial" w:cs="Arial"/>
          <w:sz w:val="28"/>
          <w:szCs w:val="28"/>
          <w:lang w:val="en-ZW"/>
        </w:rPr>
        <w:t xml:space="preserve"> all the …? </w:t>
      </w:r>
      <w:r w:rsidRPr="00E47E46">
        <w:rPr>
          <w:rFonts w:ascii="Arial" w:hAnsi="Arial" w:cs="Arial"/>
          <w:sz w:val="18"/>
          <w:szCs w:val="18"/>
          <w:lang w:val="en-ZW"/>
        </w:rPr>
        <w:t>[Congregation says, “</w:t>
      </w:r>
      <w:r>
        <w:rPr>
          <w:rFonts w:ascii="Arial" w:hAnsi="Arial" w:cs="Arial"/>
          <w:sz w:val="18"/>
          <w:szCs w:val="18"/>
          <w:lang w:val="en-ZW"/>
        </w:rPr>
        <w:t xml:space="preserve">all the </w:t>
      </w:r>
      <w:r w:rsidRPr="00E47E46">
        <w:rPr>
          <w:rFonts w:ascii="Arial" w:hAnsi="Arial" w:cs="Arial"/>
          <w:sz w:val="18"/>
          <w:szCs w:val="18"/>
          <w:lang w:val="en-ZW"/>
        </w:rPr>
        <w:t>time.”]</w:t>
      </w:r>
      <w:r w:rsidRPr="00362F57">
        <w:rPr>
          <w:rFonts w:ascii="Arial" w:hAnsi="Arial" w:cs="Arial"/>
          <w:sz w:val="28"/>
          <w:szCs w:val="28"/>
          <w:lang w:val="en-ZW"/>
        </w:rPr>
        <w:t xml:space="preserve"> She was or he was no good he</w:t>
      </w:r>
      <w:r>
        <w:rPr>
          <w:rFonts w:ascii="Arial" w:hAnsi="Arial" w:cs="Arial"/>
          <w:sz w:val="28"/>
          <w:szCs w:val="28"/>
          <w:lang w:val="en-ZW"/>
        </w:rPr>
        <w:t>.</w:t>
      </w:r>
      <w:r w:rsidRPr="00362F57">
        <w:rPr>
          <w:rFonts w:ascii="Arial" w:hAnsi="Arial" w:cs="Arial"/>
          <w:sz w:val="28"/>
          <w:szCs w:val="28"/>
          <w:lang w:val="en-ZW"/>
        </w:rPr>
        <w:t xml:space="preserve"> </w:t>
      </w:r>
      <w:proofErr w:type="spellStart"/>
      <w:r>
        <w:rPr>
          <w:rFonts w:ascii="Arial" w:hAnsi="Arial" w:cs="Arial"/>
          <w:sz w:val="28"/>
          <w:szCs w:val="28"/>
          <w:lang w:val="en-ZW"/>
        </w:rPr>
        <w:t>N</w:t>
      </w:r>
      <w:r w:rsidRPr="00362F57">
        <w:rPr>
          <w:rFonts w:ascii="Arial" w:hAnsi="Arial" w:cs="Arial"/>
          <w:sz w:val="28"/>
          <w:szCs w:val="28"/>
          <w:lang w:val="en-ZW"/>
        </w:rPr>
        <w:t>dozviri</w:t>
      </w:r>
      <w:proofErr w:type="spellEnd"/>
      <w:r w:rsidRPr="00362F57">
        <w:rPr>
          <w:rFonts w:ascii="Arial" w:hAnsi="Arial" w:cs="Arial"/>
          <w:sz w:val="28"/>
          <w:szCs w:val="28"/>
          <w:lang w:val="en-ZW"/>
        </w:rPr>
        <w:t xml:space="preserve"> Shoko </w:t>
      </w:r>
      <w:proofErr w:type="spellStart"/>
      <w:r w:rsidRPr="00362F57">
        <w:rPr>
          <w:rFonts w:ascii="Arial" w:hAnsi="Arial" w:cs="Arial"/>
          <w:sz w:val="28"/>
          <w:szCs w:val="28"/>
          <w:lang w:val="en-ZW"/>
        </w:rPr>
        <w:t>raMwari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izvozvo</w:t>
      </w:r>
      <w:proofErr w:type="spellEnd"/>
      <w:r w:rsidRPr="00362F57">
        <w:rPr>
          <w:rFonts w:ascii="Arial" w:hAnsi="Arial" w:cs="Arial"/>
          <w:sz w:val="28"/>
          <w:szCs w:val="28"/>
          <w:lang w:val="en-ZW"/>
        </w:rPr>
        <w:t xml:space="preserve">. </w:t>
      </w:r>
      <w:proofErr w:type="spellStart"/>
      <w:r>
        <w:rPr>
          <w:rFonts w:ascii="Arial" w:hAnsi="Arial" w:cs="Arial"/>
          <w:sz w:val="28"/>
          <w:szCs w:val="28"/>
          <w:lang w:val="en-ZW"/>
        </w:rPr>
        <w:t>N</w:t>
      </w:r>
      <w:r w:rsidRPr="00362F57">
        <w:rPr>
          <w:rFonts w:ascii="Arial" w:hAnsi="Arial" w:cs="Arial"/>
          <w:sz w:val="28"/>
          <w:szCs w:val="28"/>
          <w:lang w:val="en-ZW"/>
        </w:rPr>
        <w:t>dosaka</w:t>
      </w:r>
      <w:proofErr w:type="spellEnd"/>
      <w:r w:rsidRPr="00362F57">
        <w:rPr>
          <w:rFonts w:ascii="Arial" w:hAnsi="Arial" w:cs="Arial"/>
          <w:sz w:val="28"/>
          <w:szCs w:val="28"/>
          <w:lang w:val="en-ZW"/>
        </w:rPr>
        <w:t xml:space="preserve"> Mwari </w:t>
      </w:r>
      <w:proofErr w:type="spellStart"/>
      <w:r w:rsidRPr="00362F57">
        <w:rPr>
          <w:rFonts w:ascii="Arial" w:hAnsi="Arial" w:cs="Arial"/>
          <w:sz w:val="28"/>
          <w:szCs w:val="28"/>
          <w:lang w:val="en-ZW"/>
        </w:rPr>
        <w:t>uyu</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wauri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kunamata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panapa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chimuita</w:t>
      </w:r>
      <w:proofErr w:type="spellEnd"/>
      <w:r w:rsidRPr="00362F57">
        <w:rPr>
          <w:rFonts w:ascii="Arial" w:hAnsi="Arial" w:cs="Arial"/>
          <w:sz w:val="28"/>
          <w:szCs w:val="28"/>
          <w:lang w:val="en-ZW"/>
        </w:rPr>
        <w:t xml:space="preserve"> Mwari </w:t>
      </w:r>
      <w:proofErr w:type="spellStart"/>
      <w:r w:rsidRPr="00362F57">
        <w:rPr>
          <w:rFonts w:ascii="Arial" w:hAnsi="Arial" w:cs="Arial"/>
          <w:sz w:val="28"/>
          <w:szCs w:val="28"/>
          <w:lang w:val="en-ZW"/>
        </w:rPr>
        <w:t>werudzi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rwe</w:t>
      </w:r>
      <w:proofErr w:type="spellEnd"/>
      <w:r w:rsidRPr="00362F57">
        <w:rPr>
          <w:rFonts w:ascii="Arial" w:hAnsi="Arial" w:cs="Arial"/>
          <w:sz w:val="28"/>
          <w:szCs w:val="28"/>
          <w:lang w:val="en-ZW"/>
        </w:rPr>
        <w:t>…?</w:t>
      </w:r>
      <w:r>
        <w:rPr>
          <w:rFonts w:ascii="Arial" w:hAnsi="Arial" w:cs="Arial"/>
          <w:sz w:val="28"/>
          <w:szCs w:val="28"/>
          <w:lang w:val="en-ZW"/>
        </w:rPr>
        <w:t xml:space="preserve"> </w:t>
      </w:r>
      <w:r w:rsidRPr="00E33075">
        <w:rPr>
          <w:rFonts w:ascii="Arial" w:hAnsi="Arial" w:cs="Arial"/>
          <w:sz w:val="18"/>
          <w:szCs w:val="18"/>
          <w:lang w:val="en-ZW"/>
        </w:rPr>
        <w:t>[Congregation says, “</w:t>
      </w:r>
      <w:proofErr w:type="spellStart"/>
      <w:r>
        <w:rPr>
          <w:rFonts w:ascii="Arial" w:hAnsi="Arial" w:cs="Arial"/>
          <w:sz w:val="18"/>
          <w:szCs w:val="18"/>
          <w:lang w:val="en-ZW"/>
        </w:rPr>
        <w:t>rwese</w:t>
      </w:r>
      <w:proofErr w:type="spellEnd"/>
      <w:r>
        <w:rPr>
          <w:rFonts w:ascii="Arial" w:hAnsi="Arial" w:cs="Arial"/>
          <w:sz w:val="18"/>
          <w:szCs w:val="18"/>
          <w:lang w:val="en-ZW"/>
        </w:rPr>
        <w:t>,</w:t>
      </w:r>
      <w:r w:rsidRPr="00E33075">
        <w:rPr>
          <w:rFonts w:ascii="Arial" w:hAnsi="Arial" w:cs="Arial"/>
          <w:sz w:val="18"/>
          <w:szCs w:val="18"/>
          <w:lang w:val="en-ZW"/>
        </w:rPr>
        <w:t>”]</w:t>
      </w:r>
      <w:r w:rsidRPr="00362F57">
        <w:rPr>
          <w:rFonts w:ascii="Arial" w:hAnsi="Arial" w:cs="Arial"/>
          <w:sz w:val="28"/>
          <w:szCs w:val="28"/>
          <w:lang w:val="en-ZW"/>
        </w:rPr>
        <w:t xml:space="preserve">  </w:t>
      </w:r>
      <w:proofErr w:type="spellStart"/>
      <w:r>
        <w:rPr>
          <w:rFonts w:ascii="Arial" w:hAnsi="Arial" w:cs="Arial"/>
          <w:sz w:val="28"/>
          <w:szCs w:val="28"/>
          <w:lang w:val="en-ZW"/>
        </w:rPr>
        <w:t>r</w:t>
      </w:r>
      <w:r w:rsidRPr="00362F57">
        <w:rPr>
          <w:rFonts w:ascii="Arial" w:hAnsi="Arial" w:cs="Arial"/>
          <w:sz w:val="28"/>
          <w:szCs w:val="28"/>
          <w:lang w:val="en-ZW"/>
        </w:rPr>
        <w:t>wese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Raunoberek</w:t>
      </w:r>
      <w:r>
        <w:rPr>
          <w:rFonts w:ascii="Arial" w:hAnsi="Arial" w:cs="Arial"/>
          <w:sz w:val="28"/>
          <w:szCs w:val="28"/>
          <w:lang w:val="en-ZW"/>
        </w:rPr>
        <w:t>w</w:t>
      </w:r>
      <w:r w:rsidRPr="00362F57">
        <w:rPr>
          <w:rFonts w:ascii="Arial" w:hAnsi="Arial" w:cs="Arial"/>
          <w:sz w:val="28"/>
          <w:szCs w:val="28"/>
          <w:lang w:val="en-ZW"/>
        </w:rPr>
        <w:t>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iwewe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ndosaka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ndi</w:t>
      </w:r>
      <w:r>
        <w:rPr>
          <w:rFonts w:ascii="Arial" w:hAnsi="Arial" w:cs="Arial"/>
          <w:sz w:val="28"/>
          <w:szCs w:val="28"/>
          <w:lang w:val="en-ZW"/>
        </w:rPr>
        <w:t>rikuti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madzinza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ariko</w:t>
      </w:r>
      <w:proofErr w:type="spellEnd"/>
      <w:r w:rsidRPr="00362F57">
        <w:rPr>
          <w:rFonts w:ascii="Arial" w:hAnsi="Arial" w:cs="Arial"/>
          <w:sz w:val="28"/>
          <w:szCs w:val="28"/>
          <w:lang w:val="en-ZW"/>
        </w:rPr>
        <w:t xml:space="preserve">! </w:t>
      </w:r>
      <w:r w:rsidRPr="00E33075">
        <w:rPr>
          <w:rFonts w:ascii="Arial" w:hAnsi="Arial" w:cs="Arial"/>
          <w:sz w:val="18"/>
          <w:szCs w:val="18"/>
          <w:lang w:val="en-ZW"/>
        </w:rPr>
        <w:t>[Congregation says, “Amen.”]</w:t>
      </w:r>
    </w:p>
    <w:p w:rsidRPr="00362F57" w:rsidR="00FE2A0E" w:rsidP="00FE2A0E" w:rsidRDefault="00FE2A0E" w14:paraId="0F69A1CE" w14:textId="77777777">
      <w:pPr>
        <w:spacing w:line="276" w:lineRule="auto"/>
        <w:jc w:val="both"/>
        <w:rPr>
          <w:rFonts w:ascii="Arial" w:hAnsi="Arial" w:cs="Arial"/>
          <w:sz w:val="28"/>
          <w:szCs w:val="28"/>
          <w:lang w:val="en-ZW"/>
        </w:rPr>
      </w:pPr>
      <w:r w:rsidRPr="00CB6BAF">
        <w:rPr>
          <w:rFonts w:ascii="Arial" w:hAnsi="Arial" w:cs="Arial"/>
          <w:sz w:val="28"/>
          <w:szCs w:val="28"/>
          <w:vertAlign w:val="superscript"/>
          <w:lang w:val="fr-FR"/>
        </w:rPr>
        <w:t xml:space="preserve">193 </w:t>
      </w:r>
      <w:proofErr w:type="spellStart"/>
      <w:r w:rsidRPr="00CB6BAF">
        <w:rPr>
          <w:rFonts w:ascii="Arial" w:hAnsi="Arial" w:cs="Arial"/>
          <w:sz w:val="28"/>
          <w:szCs w:val="28"/>
          <w:lang w:val="fr-FR"/>
        </w:rPr>
        <w:t>Unenge</w:t>
      </w:r>
      <w:proofErr w:type="spellEnd"/>
      <w:r w:rsidRPr="00CB6BAF">
        <w:rPr>
          <w:rFonts w:ascii="Arial" w:hAnsi="Arial" w:cs="Arial"/>
          <w:sz w:val="28"/>
          <w:szCs w:val="28"/>
          <w:lang w:val="fr-FR"/>
        </w:rPr>
        <w:t xml:space="preserve"> </w:t>
      </w:r>
      <w:proofErr w:type="spellStart"/>
      <w:r w:rsidRPr="00CB6BAF">
        <w:rPr>
          <w:rFonts w:ascii="Arial" w:hAnsi="Arial" w:cs="Arial"/>
          <w:sz w:val="28"/>
          <w:szCs w:val="28"/>
          <w:lang w:val="fr-FR"/>
        </w:rPr>
        <w:t>uchitaura</w:t>
      </w:r>
      <w:proofErr w:type="spellEnd"/>
      <w:r w:rsidRPr="00CB6BAF">
        <w:rPr>
          <w:rFonts w:ascii="Arial" w:hAnsi="Arial" w:cs="Arial"/>
          <w:sz w:val="28"/>
          <w:szCs w:val="28"/>
          <w:lang w:val="fr-FR"/>
        </w:rPr>
        <w:t xml:space="preserve"> </w:t>
      </w:r>
      <w:proofErr w:type="spellStart"/>
      <w:r w:rsidRPr="00CB6BAF">
        <w:rPr>
          <w:rFonts w:ascii="Arial" w:hAnsi="Arial" w:cs="Arial"/>
          <w:sz w:val="28"/>
          <w:szCs w:val="28"/>
          <w:lang w:val="fr-FR"/>
        </w:rPr>
        <w:t>pachena</w:t>
      </w:r>
      <w:proofErr w:type="spellEnd"/>
      <w:r w:rsidRPr="00CB6BAF">
        <w:rPr>
          <w:rFonts w:ascii="Arial" w:hAnsi="Arial" w:cs="Arial"/>
          <w:sz w:val="28"/>
          <w:szCs w:val="28"/>
          <w:lang w:val="fr-FR"/>
        </w:rPr>
        <w:t xml:space="preserve"> </w:t>
      </w:r>
      <w:proofErr w:type="spellStart"/>
      <w:r w:rsidRPr="00CB6BAF">
        <w:rPr>
          <w:rFonts w:ascii="Arial" w:hAnsi="Arial" w:cs="Arial"/>
          <w:sz w:val="28"/>
          <w:szCs w:val="28"/>
          <w:lang w:val="fr-FR"/>
        </w:rPr>
        <w:t>chena</w:t>
      </w:r>
      <w:proofErr w:type="spellEnd"/>
      <w:r w:rsidRPr="00CB6BAF">
        <w:rPr>
          <w:rFonts w:ascii="Arial" w:hAnsi="Arial" w:cs="Arial"/>
          <w:sz w:val="28"/>
          <w:szCs w:val="28"/>
          <w:lang w:val="fr-FR"/>
        </w:rPr>
        <w:t xml:space="preserve"> </w:t>
      </w:r>
      <w:proofErr w:type="spellStart"/>
      <w:r w:rsidRPr="00CB6BAF">
        <w:rPr>
          <w:rFonts w:ascii="Arial" w:hAnsi="Arial" w:cs="Arial"/>
          <w:sz w:val="28"/>
          <w:szCs w:val="28"/>
          <w:lang w:val="fr-FR"/>
        </w:rPr>
        <w:t>kuti</w:t>
      </w:r>
      <w:proofErr w:type="spellEnd"/>
      <w:r w:rsidRPr="00CB6BAF">
        <w:rPr>
          <w:rFonts w:ascii="Arial" w:hAnsi="Arial" w:cs="Arial"/>
          <w:sz w:val="28"/>
          <w:szCs w:val="28"/>
          <w:lang w:val="fr-FR"/>
        </w:rPr>
        <w:t xml:space="preserve"> </w:t>
      </w:r>
      <w:proofErr w:type="spellStart"/>
      <w:r w:rsidRPr="00CB6BAF">
        <w:rPr>
          <w:rFonts w:ascii="Arial" w:hAnsi="Arial" w:cs="Arial"/>
          <w:sz w:val="28"/>
          <w:szCs w:val="28"/>
          <w:lang w:val="fr-FR"/>
        </w:rPr>
        <w:t>vanangu</w:t>
      </w:r>
      <w:proofErr w:type="spellEnd"/>
      <w:r w:rsidRPr="00CB6BAF">
        <w:rPr>
          <w:rFonts w:ascii="Arial" w:hAnsi="Arial" w:cs="Arial"/>
          <w:sz w:val="28"/>
          <w:szCs w:val="28"/>
          <w:lang w:val="fr-FR"/>
        </w:rPr>
        <w:t xml:space="preserve"> </w:t>
      </w:r>
      <w:proofErr w:type="spellStart"/>
      <w:r w:rsidRPr="00CB6BAF">
        <w:rPr>
          <w:rFonts w:ascii="Arial" w:hAnsi="Arial" w:cs="Arial"/>
          <w:sz w:val="28"/>
          <w:szCs w:val="28"/>
          <w:lang w:val="fr-FR"/>
        </w:rPr>
        <w:t>anenge</w:t>
      </w:r>
      <w:proofErr w:type="spellEnd"/>
      <w:r w:rsidRPr="00CB6BAF">
        <w:rPr>
          <w:rFonts w:ascii="Arial" w:hAnsi="Arial" w:cs="Arial"/>
          <w:sz w:val="28"/>
          <w:szCs w:val="28"/>
          <w:lang w:val="fr-FR"/>
        </w:rPr>
        <w:t xml:space="preserve"> </w:t>
      </w:r>
      <w:proofErr w:type="spellStart"/>
      <w:r w:rsidRPr="00CB6BAF">
        <w:rPr>
          <w:rFonts w:ascii="Arial" w:hAnsi="Arial" w:cs="Arial"/>
          <w:sz w:val="28"/>
          <w:szCs w:val="28"/>
          <w:lang w:val="fr-FR"/>
        </w:rPr>
        <w:t>abuda</w:t>
      </w:r>
      <w:proofErr w:type="spellEnd"/>
      <w:r w:rsidRPr="00CB6BAF">
        <w:rPr>
          <w:rFonts w:ascii="Arial" w:hAnsi="Arial" w:cs="Arial"/>
          <w:sz w:val="28"/>
          <w:szCs w:val="28"/>
          <w:lang w:val="fr-FR"/>
        </w:rPr>
        <w:t xml:space="preserve"> </w:t>
      </w:r>
      <w:proofErr w:type="spellStart"/>
      <w:r w:rsidRPr="00CB6BAF">
        <w:rPr>
          <w:rFonts w:ascii="Arial" w:hAnsi="Arial" w:cs="Arial"/>
          <w:sz w:val="28"/>
          <w:szCs w:val="28"/>
          <w:lang w:val="fr-FR"/>
        </w:rPr>
        <w:t>muna</w:t>
      </w:r>
      <w:proofErr w:type="spellEnd"/>
      <w:r w:rsidRPr="00CB6BAF">
        <w:rPr>
          <w:rFonts w:ascii="Arial" w:hAnsi="Arial" w:cs="Arial"/>
          <w:sz w:val="28"/>
          <w:szCs w:val="28"/>
          <w:lang w:val="fr-FR"/>
        </w:rPr>
        <w:t xml:space="preserve"> Mwari </w:t>
      </w:r>
      <w:proofErr w:type="spellStart"/>
      <w:r w:rsidRPr="00CB6BAF">
        <w:rPr>
          <w:rFonts w:ascii="Arial" w:hAnsi="Arial" w:cs="Arial"/>
          <w:sz w:val="28"/>
          <w:szCs w:val="28"/>
          <w:lang w:val="fr-FR"/>
        </w:rPr>
        <w:t>uyu</w:t>
      </w:r>
      <w:proofErr w:type="spellEnd"/>
      <w:r w:rsidRPr="00CB6BAF">
        <w:rPr>
          <w:rFonts w:ascii="Arial" w:hAnsi="Arial" w:cs="Arial"/>
          <w:sz w:val="28"/>
          <w:szCs w:val="28"/>
          <w:lang w:val="fr-FR"/>
        </w:rPr>
        <w:t xml:space="preserve"> </w:t>
      </w:r>
      <w:proofErr w:type="spellStart"/>
      <w:r w:rsidRPr="00CB6BAF">
        <w:rPr>
          <w:rFonts w:ascii="Arial" w:hAnsi="Arial" w:cs="Arial"/>
          <w:sz w:val="28"/>
          <w:szCs w:val="28"/>
          <w:lang w:val="fr-FR"/>
        </w:rPr>
        <w:t>imhosva</w:t>
      </w:r>
      <w:proofErr w:type="spellEnd"/>
      <w:r w:rsidRPr="00CB6BAF">
        <w:rPr>
          <w:rFonts w:ascii="Arial" w:hAnsi="Arial" w:cs="Arial"/>
          <w:sz w:val="28"/>
          <w:szCs w:val="28"/>
          <w:lang w:val="fr-FR"/>
        </w:rPr>
        <w:t xml:space="preserve"> </w:t>
      </w:r>
      <w:proofErr w:type="spellStart"/>
      <w:r w:rsidRPr="00CB6BAF">
        <w:rPr>
          <w:rFonts w:ascii="Arial" w:hAnsi="Arial" w:cs="Arial"/>
          <w:sz w:val="28"/>
          <w:szCs w:val="28"/>
          <w:lang w:val="fr-FR"/>
        </w:rPr>
        <w:t>yani</w:t>
      </w:r>
      <w:proofErr w:type="spellEnd"/>
      <w:r w:rsidRPr="00CB6BAF">
        <w:rPr>
          <w:rFonts w:ascii="Arial" w:hAnsi="Arial" w:cs="Arial"/>
          <w:sz w:val="28"/>
          <w:szCs w:val="28"/>
          <w:lang w:val="fr-FR"/>
        </w:rPr>
        <w:t xml:space="preserve">… ? </w:t>
      </w:r>
      <w:r w:rsidRPr="00D01D23">
        <w:rPr>
          <w:rFonts w:ascii="Arial" w:hAnsi="Arial" w:cs="Arial"/>
          <w:sz w:val="18"/>
          <w:szCs w:val="18"/>
          <w:lang w:val="en-ZW"/>
        </w:rPr>
        <w:t>[Congregation says, “</w:t>
      </w:r>
      <w:proofErr w:type="spellStart"/>
      <w:r w:rsidRPr="00D01D23">
        <w:rPr>
          <w:rFonts w:ascii="Arial" w:hAnsi="Arial" w:cs="Arial"/>
          <w:sz w:val="18"/>
          <w:szCs w:val="18"/>
          <w:lang w:val="en-ZW"/>
        </w:rPr>
        <w:t>yake</w:t>
      </w:r>
      <w:proofErr w:type="spellEnd"/>
      <w:r w:rsidRPr="00D01D23">
        <w:rPr>
          <w:rFonts w:ascii="Arial" w:hAnsi="Arial" w:cs="Arial"/>
          <w:sz w:val="18"/>
          <w:szCs w:val="18"/>
          <w:lang w:val="en-ZW"/>
        </w:rPr>
        <w:t>.”]</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Usazondi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nongere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huroyi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usazondinongedzere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huroyi</w:t>
      </w:r>
      <w:proofErr w:type="spellEnd"/>
      <w:r w:rsidRPr="00362F57">
        <w:rPr>
          <w:rFonts w:ascii="Arial" w:hAnsi="Arial" w:cs="Arial"/>
          <w:sz w:val="28"/>
          <w:szCs w:val="28"/>
          <w:lang w:val="en-ZW"/>
        </w:rPr>
        <w:t xml:space="preserve">. When things starts going bad </w:t>
      </w:r>
      <w:r>
        <w:rPr>
          <w:rFonts w:ascii="Arial" w:hAnsi="Arial" w:cs="Arial"/>
          <w:sz w:val="28"/>
          <w:szCs w:val="28"/>
          <w:lang w:val="en-ZW"/>
        </w:rPr>
        <w:t>for</w:t>
      </w:r>
      <w:r w:rsidRPr="00362F57">
        <w:rPr>
          <w:rFonts w:ascii="Arial" w:hAnsi="Arial" w:cs="Arial"/>
          <w:sz w:val="28"/>
          <w:szCs w:val="28"/>
          <w:lang w:val="en-ZW"/>
        </w:rPr>
        <w:t xml:space="preserve"> you, don’t point at me. I told you the God I believe </w:t>
      </w:r>
      <w:proofErr w:type="gramStart"/>
      <w:r w:rsidRPr="00362F57">
        <w:rPr>
          <w:rFonts w:ascii="Arial" w:hAnsi="Arial" w:cs="Arial"/>
          <w:sz w:val="28"/>
          <w:szCs w:val="28"/>
          <w:lang w:val="en-ZW"/>
        </w:rPr>
        <w:t>in</w:t>
      </w:r>
      <w:proofErr w:type="gramEnd"/>
      <w:r w:rsidRPr="00362F57">
        <w:rPr>
          <w:rFonts w:ascii="Arial" w:hAnsi="Arial" w:cs="Arial"/>
          <w:sz w:val="28"/>
          <w:szCs w:val="28"/>
          <w:lang w:val="en-ZW"/>
        </w:rPr>
        <w:t xml:space="preserve"> and you did not  believe in that </w:t>
      </w:r>
      <w:r w:rsidRPr="00362F57">
        <w:rPr>
          <w:rFonts w:ascii="Arial" w:hAnsi="Arial" w:cs="Arial"/>
          <w:sz w:val="28"/>
          <w:szCs w:val="28"/>
          <w:lang w:val="en-ZW"/>
        </w:rPr>
        <w:t xml:space="preserve">God, </w:t>
      </w:r>
      <w:proofErr w:type="spellStart"/>
      <w:r w:rsidRPr="00362F57">
        <w:rPr>
          <w:rFonts w:ascii="Arial" w:hAnsi="Arial" w:cs="Arial"/>
          <w:sz w:val="28"/>
          <w:szCs w:val="28"/>
          <w:lang w:val="en-ZW"/>
        </w:rPr>
        <w:t>ari</w:t>
      </w:r>
      <w:proofErr w:type="spellEnd"/>
      <w:r w:rsidRPr="00362F57">
        <w:rPr>
          <w:rFonts w:ascii="Arial" w:hAnsi="Arial" w:cs="Arial"/>
          <w:sz w:val="28"/>
          <w:szCs w:val="28"/>
          <w:lang w:val="en-ZW"/>
        </w:rPr>
        <w:t xml:space="preserve"> Mwari </w:t>
      </w:r>
      <w:proofErr w:type="spellStart"/>
      <w:r w:rsidRPr="00362F57">
        <w:rPr>
          <w:rFonts w:ascii="Arial" w:hAnsi="Arial" w:cs="Arial"/>
          <w:sz w:val="28"/>
          <w:szCs w:val="28"/>
          <w:lang w:val="en-ZW"/>
        </w:rPr>
        <w:t>akakupa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hupenyu</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hwaunaho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uyu</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Hwahwakutanga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uchitaura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pamusoro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paho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ndakuda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zvakati</w:t>
      </w:r>
      <w:proofErr w:type="spellEnd"/>
      <w:r w:rsidRPr="00362F57">
        <w:rPr>
          <w:rFonts w:ascii="Arial" w:hAnsi="Arial" w:cs="Arial"/>
          <w:sz w:val="28"/>
          <w:szCs w:val="28"/>
          <w:lang w:val="en-ZW"/>
        </w:rPr>
        <w:t xml:space="preserve">. This is the God who protected you up to this point. </w:t>
      </w:r>
      <w:r>
        <w:rPr>
          <w:rFonts w:ascii="Arial" w:hAnsi="Arial" w:cs="Arial"/>
          <w:sz w:val="28"/>
          <w:szCs w:val="28"/>
          <w:lang w:val="en-ZW"/>
        </w:rPr>
        <w:t>H</w:t>
      </w:r>
      <w:r w:rsidRPr="00362F57">
        <w:rPr>
          <w:rFonts w:ascii="Arial" w:hAnsi="Arial" w:cs="Arial"/>
          <w:sz w:val="28"/>
          <w:szCs w:val="28"/>
          <w:lang w:val="en-ZW"/>
        </w:rPr>
        <w:t>e has not failed you not even one</w:t>
      </w:r>
      <w:r>
        <w:rPr>
          <w:rFonts w:ascii="Arial" w:hAnsi="Arial" w:cs="Arial"/>
          <w:sz w:val="28"/>
          <w:szCs w:val="28"/>
          <w:lang w:val="en-ZW"/>
        </w:rPr>
        <w:t xml:space="preserve"> mi</w:t>
      </w:r>
      <w:r w:rsidRPr="00362F57">
        <w:rPr>
          <w:rFonts w:ascii="Arial" w:hAnsi="Arial" w:cs="Arial"/>
          <w:sz w:val="28"/>
          <w:szCs w:val="28"/>
          <w:lang w:val="en-ZW"/>
        </w:rPr>
        <w:t>…</w:t>
      </w:r>
      <w:r>
        <w:rPr>
          <w:rFonts w:ascii="Arial" w:hAnsi="Arial" w:cs="Arial"/>
          <w:sz w:val="28"/>
          <w:szCs w:val="28"/>
          <w:lang w:val="en-ZW"/>
        </w:rPr>
        <w:t>o</w:t>
      </w:r>
      <w:r w:rsidRPr="00362F57">
        <w:rPr>
          <w:rFonts w:ascii="Arial" w:hAnsi="Arial" w:cs="Arial"/>
          <w:sz w:val="28"/>
          <w:szCs w:val="28"/>
          <w:lang w:val="en-ZW"/>
        </w:rPr>
        <w:t>ne time. Now you tell me that</w:t>
      </w:r>
      <w:r w:rsidRPr="00362F57" w:rsidDel="00B67D9B">
        <w:rPr>
          <w:rFonts w:ascii="Arial" w:hAnsi="Arial" w:cs="Arial"/>
          <w:sz w:val="28"/>
          <w:szCs w:val="28"/>
          <w:lang w:val="en-ZW"/>
        </w:rPr>
        <w:t xml:space="preserve"> </w:t>
      </w:r>
      <w:r>
        <w:rPr>
          <w:rFonts w:ascii="Arial" w:hAnsi="Arial" w:cs="Arial"/>
          <w:sz w:val="28"/>
          <w:szCs w:val="28"/>
          <w:lang w:val="en-ZW"/>
        </w:rPr>
        <w:t xml:space="preserve">His </w:t>
      </w:r>
      <w:r w:rsidRPr="00362F57">
        <w:rPr>
          <w:rFonts w:ascii="Arial" w:hAnsi="Arial" w:cs="Arial"/>
          <w:sz w:val="28"/>
          <w:szCs w:val="28"/>
          <w:lang w:val="en-ZW"/>
        </w:rPr>
        <w:t xml:space="preserve">not a God, </w:t>
      </w:r>
      <w:proofErr w:type="spellStart"/>
      <w:r w:rsidRPr="00362F57">
        <w:rPr>
          <w:rFonts w:ascii="Arial" w:hAnsi="Arial" w:cs="Arial"/>
          <w:sz w:val="28"/>
          <w:szCs w:val="28"/>
          <w:lang w:val="en-ZW"/>
        </w:rPr>
        <w:t>wakuona</w:t>
      </w:r>
      <w:proofErr w:type="spellEnd"/>
      <w:r w:rsidRPr="00362F57">
        <w:rPr>
          <w:rFonts w:ascii="Arial" w:hAnsi="Arial" w:cs="Arial"/>
          <w:sz w:val="28"/>
          <w:szCs w:val="28"/>
          <w:lang w:val="en-ZW"/>
        </w:rPr>
        <w:t xml:space="preserve"> Mwari </w:t>
      </w:r>
      <w:proofErr w:type="spellStart"/>
      <w:r w:rsidRPr="00362F57">
        <w:rPr>
          <w:rFonts w:ascii="Arial" w:hAnsi="Arial" w:cs="Arial"/>
          <w:sz w:val="28"/>
          <w:szCs w:val="28"/>
          <w:lang w:val="en-ZW"/>
        </w:rPr>
        <w:t>weku</w:t>
      </w:r>
      <w:proofErr w:type="spellEnd"/>
      <w:r w:rsidRPr="00362F57">
        <w:rPr>
          <w:rFonts w:ascii="Arial" w:hAnsi="Arial" w:cs="Arial"/>
          <w:sz w:val="28"/>
          <w:szCs w:val="28"/>
          <w:lang w:val="en-ZW"/>
        </w:rPr>
        <w:t xml:space="preserve"> Christ Embassy, </w:t>
      </w:r>
      <w:proofErr w:type="spellStart"/>
      <w:r w:rsidRPr="00362F57">
        <w:rPr>
          <w:rFonts w:ascii="Arial" w:hAnsi="Arial" w:cs="Arial"/>
          <w:sz w:val="28"/>
          <w:szCs w:val="28"/>
          <w:lang w:val="en-ZW"/>
        </w:rPr>
        <w:t>enda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Wakuona</w:t>
      </w:r>
      <w:proofErr w:type="spellEnd"/>
      <w:r w:rsidRPr="00362F57">
        <w:rPr>
          <w:rFonts w:ascii="Arial" w:hAnsi="Arial" w:cs="Arial"/>
          <w:sz w:val="28"/>
          <w:szCs w:val="28"/>
          <w:lang w:val="en-ZW"/>
        </w:rPr>
        <w:t xml:space="preserve"> Mwari </w:t>
      </w:r>
      <w:proofErr w:type="spellStart"/>
      <w:r w:rsidRPr="00362F57">
        <w:rPr>
          <w:rFonts w:ascii="Arial" w:hAnsi="Arial" w:cs="Arial"/>
          <w:sz w:val="28"/>
          <w:szCs w:val="28"/>
          <w:lang w:val="en-ZW"/>
        </w:rPr>
        <w:t>weku</w:t>
      </w:r>
      <w:proofErr w:type="spellEnd"/>
      <w:r w:rsidRPr="00362F57">
        <w:rPr>
          <w:rFonts w:ascii="Arial" w:hAnsi="Arial" w:cs="Arial"/>
          <w:sz w:val="28"/>
          <w:szCs w:val="28"/>
          <w:lang w:val="en-ZW"/>
        </w:rPr>
        <w:t xml:space="preserve"> Emmanuel </w:t>
      </w:r>
      <w:proofErr w:type="spellStart"/>
      <w:r w:rsidRPr="00362F57">
        <w:rPr>
          <w:rFonts w:ascii="Arial" w:hAnsi="Arial" w:cs="Arial"/>
          <w:sz w:val="28"/>
          <w:szCs w:val="28"/>
          <w:lang w:val="en-ZW"/>
        </w:rPr>
        <w:t>chii</w:t>
      </w:r>
      <w:proofErr w:type="spellEnd"/>
      <w:r w:rsidRPr="00362F57">
        <w:rPr>
          <w:rFonts w:ascii="Arial" w:hAnsi="Arial" w:cs="Arial"/>
          <w:sz w:val="28"/>
          <w:szCs w:val="28"/>
          <w:lang w:val="en-ZW"/>
        </w:rPr>
        <w:t xml:space="preserve">…? </w:t>
      </w:r>
      <w:r w:rsidRPr="001529C6">
        <w:rPr>
          <w:rFonts w:ascii="Arial" w:hAnsi="Arial" w:cs="Arial"/>
          <w:sz w:val="18"/>
          <w:szCs w:val="18"/>
          <w:lang w:val="en-ZW"/>
        </w:rPr>
        <w:t xml:space="preserve">[Congregation says, “Centre.”] </w:t>
      </w:r>
      <w:r w:rsidRPr="00362F57">
        <w:rPr>
          <w:rFonts w:ascii="Arial" w:hAnsi="Arial" w:cs="Arial"/>
          <w:sz w:val="28"/>
          <w:szCs w:val="28"/>
          <w:lang w:val="en-ZW"/>
        </w:rPr>
        <w:t>Enda!</w:t>
      </w:r>
    </w:p>
    <w:p w:rsidR="00FE2A0E" w:rsidP="00FE2A0E" w:rsidRDefault="00FE2A0E" w14:paraId="6271250A" w14:textId="77777777">
      <w:pPr>
        <w:spacing w:line="276" w:lineRule="auto"/>
        <w:jc w:val="both"/>
        <w:rPr>
          <w:rFonts w:ascii="Arial" w:hAnsi="Arial" w:cs="Arial"/>
          <w:sz w:val="28"/>
          <w:szCs w:val="28"/>
          <w:lang w:val="en-ZW"/>
        </w:rPr>
      </w:pPr>
      <w:r w:rsidRPr="00362F57">
        <w:rPr>
          <w:rFonts w:ascii="Arial" w:hAnsi="Arial" w:cs="Arial"/>
          <w:sz w:val="28"/>
          <w:szCs w:val="28"/>
          <w:lang w:val="en-ZW"/>
        </w:rPr>
        <w:t xml:space="preserve"> </w:t>
      </w:r>
      <w:r w:rsidRPr="00324AF8">
        <w:rPr>
          <w:rFonts w:ascii="Arial" w:hAnsi="Arial" w:cs="Arial"/>
          <w:sz w:val="28"/>
          <w:szCs w:val="28"/>
          <w:vertAlign w:val="superscript"/>
          <w:lang w:val="en-ZW"/>
        </w:rPr>
        <w:t>194</w:t>
      </w:r>
      <w:r>
        <w:rPr>
          <w:rFonts w:ascii="Arial" w:hAnsi="Arial" w:cs="Arial"/>
          <w:sz w:val="28"/>
          <w:szCs w:val="28"/>
          <w:vertAlign w:val="superscript"/>
          <w:lang w:val="en-ZW"/>
        </w:rPr>
        <w:t xml:space="preserve"> </w:t>
      </w:r>
      <w:proofErr w:type="spellStart"/>
      <w:r w:rsidRPr="00362F57">
        <w:rPr>
          <w:rFonts w:ascii="Arial" w:hAnsi="Arial" w:cs="Arial"/>
          <w:sz w:val="28"/>
          <w:szCs w:val="28"/>
          <w:lang w:val="en-ZW"/>
        </w:rPr>
        <w:t>Ndosaka</w:t>
      </w:r>
      <w:proofErr w:type="spellEnd"/>
      <w:r w:rsidRPr="00362F57">
        <w:rPr>
          <w:rFonts w:ascii="Arial" w:hAnsi="Arial" w:cs="Arial"/>
          <w:sz w:val="28"/>
          <w:szCs w:val="28"/>
          <w:lang w:val="en-ZW"/>
        </w:rPr>
        <w:t xml:space="preserve"> </w:t>
      </w:r>
      <w:proofErr w:type="spellStart"/>
      <w:r>
        <w:rPr>
          <w:rFonts w:ascii="Arial" w:hAnsi="Arial" w:cs="Arial"/>
          <w:sz w:val="28"/>
          <w:szCs w:val="28"/>
          <w:lang w:val="en-ZW"/>
        </w:rPr>
        <w:t>nda</w:t>
      </w:r>
      <w:r w:rsidRPr="00362F57">
        <w:rPr>
          <w:rFonts w:ascii="Arial" w:hAnsi="Arial" w:cs="Arial"/>
          <w:sz w:val="28"/>
          <w:szCs w:val="28"/>
          <w:lang w:val="en-ZW"/>
        </w:rPr>
        <w:t>kaona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w:t>
      </w:r>
      <w:r>
        <w:rPr>
          <w:rFonts w:ascii="Arial" w:hAnsi="Arial" w:cs="Arial"/>
          <w:sz w:val="28"/>
          <w:szCs w:val="28"/>
          <w:lang w:val="en-ZW"/>
        </w:rPr>
        <w:t>u</w:t>
      </w:r>
      <w:r w:rsidRPr="00362F57">
        <w:rPr>
          <w:rFonts w:ascii="Arial" w:hAnsi="Arial" w:cs="Arial"/>
          <w:sz w:val="28"/>
          <w:szCs w:val="28"/>
          <w:lang w:val="en-ZW"/>
        </w:rPr>
        <w:t>nana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pano</w:t>
      </w:r>
      <w:proofErr w:type="spellEnd"/>
      <w:r w:rsidRPr="00362F57">
        <w:rPr>
          <w:rFonts w:ascii="Arial" w:hAnsi="Arial" w:cs="Arial"/>
          <w:sz w:val="28"/>
          <w:szCs w:val="28"/>
          <w:lang w:val="en-ZW"/>
        </w:rPr>
        <w:t xml:space="preserve"> pa Church </w:t>
      </w:r>
      <w:proofErr w:type="spellStart"/>
      <w:r w:rsidRPr="00362F57">
        <w:rPr>
          <w:rFonts w:ascii="Arial" w:hAnsi="Arial" w:cs="Arial"/>
          <w:sz w:val="28"/>
          <w:szCs w:val="28"/>
          <w:lang w:val="en-ZW"/>
        </w:rPr>
        <w:t>ini</w:t>
      </w:r>
      <w:proofErr w:type="spellEnd"/>
      <w:r>
        <w:rPr>
          <w:rFonts w:ascii="Arial" w:hAnsi="Arial" w:cs="Arial"/>
          <w:sz w:val="28"/>
          <w:szCs w:val="28"/>
          <w:lang w:val="en-ZW"/>
        </w:rPr>
        <w:t>.</w:t>
      </w:r>
      <w:r w:rsidRPr="00362F57">
        <w:rPr>
          <w:rFonts w:ascii="Arial" w:hAnsi="Arial" w:cs="Arial"/>
          <w:sz w:val="28"/>
          <w:szCs w:val="28"/>
          <w:lang w:val="en-ZW"/>
        </w:rPr>
        <w:t xml:space="preserve"> </w:t>
      </w:r>
      <w:proofErr w:type="spellStart"/>
      <w:r>
        <w:rPr>
          <w:rFonts w:ascii="Arial" w:hAnsi="Arial" w:cs="Arial"/>
          <w:sz w:val="28"/>
          <w:szCs w:val="28"/>
          <w:lang w:val="en-ZW"/>
        </w:rPr>
        <w:t>V</w:t>
      </w:r>
      <w:r w:rsidRPr="00362F57">
        <w:rPr>
          <w:rFonts w:ascii="Arial" w:hAnsi="Arial" w:cs="Arial"/>
          <w:sz w:val="28"/>
          <w:szCs w:val="28"/>
          <w:lang w:val="en-ZW"/>
        </w:rPr>
        <w:t>arume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vakatenga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dzimba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vakakudza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vakapedza</w:t>
      </w:r>
      <w:proofErr w:type="spellEnd"/>
      <w:r w:rsidRPr="00362F57">
        <w:rPr>
          <w:rFonts w:ascii="Arial" w:hAnsi="Arial" w:cs="Arial"/>
          <w:sz w:val="28"/>
          <w:szCs w:val="28"/>
          <w:lang w:val="en-ZW"/>
        </w:rPr>
        <w:t xml:space="preserve"> ma form six </w:t>
      </w:r>
      <w:proofErr w:type="spellStart"/>
      <w:r w:rsidRPr="00362F57">
        <w:rPr>
          <w:rFonts w:ascii="Arial" w:hAnsi="Arial" w:cs="Arial"/>
          <w:sz w:val="28"/>
          <w:szCs w:val="28"/>
          <w:lang w:val="en-ZW"/>
        </w:rPr>
        <w:t>varipano</w:t>
      </w:r>
      <w:proofErr w:type="spellEnd"/>
      <w:r w:rsidRPr="00362F57">
        <w:rPr>
          <w:rFonts w:ascii="Arial" w:hAnsi="Arial" w:cs="Arial"/>
          <w:sz w:val="28"/>
          <w:szCs w:val="28"/>
          <w:lang w:val="en-ZW"/>
        </w:rPr>
        <w:t xml:space="preserve">, seventeen, fifteen, eighteen years </w:t>
      </w:r>
      <w:proofErr w:type="spellStart"/>
      <w:r w:rsidRPr="00362F57">
        <w:rPr>
          <w:rFonts w:ascii="Arial" w:hAnsi="Arial" w:cs="Arial"/>
          <w:sz w:val="28"/>
          <w:szCs w:val="28"/>
          <w:lang w:val="en-ZW"/>
        </w:rPr>
        <w:t>vakauya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vari</w:t>
      </w:r>
      <w:proofErr w:type="spellEnd"/>
      <w:r w:rsidRPr="00362F57">
        <w:rPr>
          <w:rFonts w:ascii="Arial" w:hAnsi="Arial" w:cs="Arial"/>
          <w:sz w:val="28"/>
          <w:szCs w:val="28"/>
          <w:lang w:val="en-ZW"/>
        </w:rPr>
        <w:t xml:space="preserve"> one, one Mwari </w:t>
      </w:r>
      <w:proofErr w:type="spellStart"/>
      <w:r w:rsidRPr="00362F57">
        <w:rPr>
          <w:rFonts w:ascii="Arial" w:hAnsi="Arial" w:cs="Arial"/>
          <w:sz w:val="28"/>
          <w:szCs w:val="28"/>
          <w:lang w:val="en-ZW"/>
        </w:rPr>
        <w:t>wavo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akavapa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vakadzi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akavapa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vakabva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vachifuratira</w:t>
      </w:r>
      <w:proofErr w:type="spellEnd"/>
      <w:r w:rsidRPr="00362F57">
        <w:rPr>
          <w:rFonts w:ascii="Arial" w:hAnsi="Arial" w:cs="Arial"/>
          <w:sz w:val="28"/>
          <w:szCs w:val="28"/>
          <w:lang w:val="en-ZW"/>
        </w:rPr>
        <w:t xml:space="preserve"> Mwari </w:t>
      </w:r>
      <w:proofErr w:type="spellStart"/>
      <w:r w:rsidRPr="00362F57">
        <w:rPr>
          <w:rFonts w:ascii="Arial" w:hAnsi="Arial" w:cs="Arial"/>
          <w:sz w:val="28"/>
          <w:szCs w:val="28"/>
          <w:lang w:val="en-ZW"/>
        </w:rPr>
        <w:t>iyeye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vaka</w:t>
      </w:r>
      <w:r>
        <w:rPr>
          <w:rFonts w:ascii="Arial" w:hAnsi="Arial" w:cs="Arial"/>
          <w:sz w:val="28"/>
          <w:szCs w:val="28"/>
          <w:lang w:val="en-ZW"/>
        </w:rPr>
        <w:t>ti</w:t>
      </w:r>
      <w:proofErr w:type="spellEnd"/>
      <w:r>
        <w:rPr>
          <w:rFonts w:ascii="Arial" w:hAnsi="Arial" w:cs="Arial"/>
          <w:sz w:val="28"/>
          <w:szCs w:val="28"/>
          <w:lang w:val="en-ZW"/>
        </w:rPr>
        <w:t xml:space="preserve"> </w:t>
      </w:r>
      <w:proofErr w:type="spellStart"/>
      <w:r w:rsidRPr="00362F57">
        <w:rPr>
          <w:rFonts w:ascii="Arial" w:hAnsi="Arial" w:cs="Arial"/>
          <w:sz w:val="28"/>
          <w:szCs w:val="28"/>
          <w:lang w:val="en-ZW"/>
        </w:rPr>
        <w:t>haazi</w:t>
      </w:r>
      <w:proofErr w:type="spellEnd"/>
      <w:r w:rsidRPr="00362F57">
        <w:rPr>
          <w:rFonts w:ascii="Arial" w:hAnsi="Arial" w:cs="Arial"/>
          <w:sz w:val="28"/>
          <w:szCs w:val="28"/>
          <w:lang w:val="en-ZW"/>
        </w:rPr>
        <w:t xml:space="preserve"> Mwari. I am here to witness that they will—they will repent of </w:t>
      </w:r>
      <w:r>
        <w:rPr>
          <w:rFonts w:ascii="Arial" w:hAnsi="Arial" w:cs="Arial"/>
          <w:sz w:val="28"/>
          <w:szCs w:val="28"/>
          <w:lang w:val="en-ZW"/>
        </w:rPr>
        <w:t xml:space="preserve"> those</w:t>
      </w:r>
      <w:r w:rsidRPr="00362F57">
        <w:rPr>
          <w:rFonts w:ascii="Arial" w:hAnsi="Arial" w:cs="Arial"/>
          <w:sz w:val="28"/>
          <w:szCs w:val="28"/>
          <w:lang w:val="en-ZW"/>
        </w:rPr>
        <w:t xml:space="preserve"> statements. </w:t>
      </w:r>
      <w:r w:rsidRPr="00E33075">
        <w:rPr>
          <w:rFonts w:ascii="Arial" w:hAnsi="Arial" w:cs="Arial"/>
          <w:sz w:val="18"/>
          <w:szCs w:val="18"/>
          <w:lang w:val="en-ZW"/>
        </w:rPr>
        <w:t>[Congregation says, “Amen.”]</w:t>
      </w:r>
      <w:r w:rsidRPr="00362F57">
        <w:rPr>
          <w:rFonts w:ascii="Arial" w:hAnsi="Arial" w:cs="Arial"/>
          <w:sz w:val="28"/>
          <w:szCs w:val="28"/>
          <w:lang w:val="en-ZW"/>
        </w:rPr>
        <w:t xml:space="preserve"> Hallelujah! </w:t>
      </w:r>
      <w:r w:rsidRPr="00E33075">
        <w:rPr>
          <w:rFonts w:ascii="Arial" w:hAnsi="Arial" w:cs="Arial"/>
          <w:sz w:val="18"/>
          <w:szCs w:val="18"/>
          <w:lang w:val="en-ZW"/>
        </w:rPr>
        <w:t>[Congregation says, “Amen.”]</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Havafi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vakagona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vabudirire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ndosaka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muchiona</w:t>
      </w:r>
      <w:proofErr w:type="spellEnd"/>
      <w:r>
        <w:rPr>
          <w:rFonts w:ascii="Arial" w:hAnsi="Arial" w:cs="Arial"/>
          <w:sz w:val="28"/>
          <w:szCs w:val="28"/>
          <w:lang w:val="en-ZW"/>
        </w:rPr>
        <w:t xml:space="preserve"> </w:t>
      </w:r>
      <w:proofErr w:type="spellStart"/>
      <w:r>
        <w:rPr>
          <w:rFonts w:ascii="Arial" w:hAnsi="Arial" w:cs="Arial"/>
          <w:sz w:val="28"/>
          <w:szCs w:val="28"/>
          <w:lang w:val="en-ZW"/>
        </w:rPr>
        <w:t>manje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ivavo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vatokanganisirwa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hupenyu</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zvacho</w:t>
      </w:r>
      <w:proofErr w:type="spellEnd"/>
      <w:r w:rsidRPr="00362F57">
        <w:rPr>
          <w:rFonts w:ascii="Arial" w:hAnsi="Arial" w:cs="Arial"/>
          <w:sz w:val="28"/>
          <w:szCs w:val="28"/>
          <w:lang w:val="en-ZW"/>
        </w:rPr>
        <w:t xml:space="preserve">…? </w:t>
      </w:r>
      <w:r w:rsidRPr="00C61971">
        <w:rPr>
          <w:rFonts w:ascii="Arial" w:hAnsi="Arial" w:cs="Arial"/>
          <w:sz w:val="18"/>
          <w:szCs w:val="18"/>
          <w:lang w:val="en-ZW"/>
        </w:rPr>
        <w:t>[Congregation says, “</w:t>
      </w:r>
      <w:proofErr w:type="spellStart"/>
      <w:r w:rsidRPr="00C61971">
        <w:rPr>
          <w:rFonts w:ascii="Arial" w:hAnsi="Arial" w:cs="Arial"/>
          <w:sz w:val="18"/>
          <w:szCs w:val="18"/>
          <w:lang w:val="en-ZW"/>
        </w:rPr>
        <w:t>zvachose</w:t>
      </w:r>
      <w:proofErr w:type="spellEnd"/>
      <w:r w:rsidRPr="00C61971">
        <w:rPr>
          <w:rFonts w:ascii="Arial" w:hAnsi="Arial" w:cs="Arial"/>
          <w:sz w:val="18"/>
          <w:szCs w:val="18"/>
          <w:lang w:val="en-ZW"/>
        </w:rPr>
        <w:t>.”]</w:t>
      </w:r>
      <w:r w:rsidRPr="00362F57">
        <w:rPr>
          <w:rFonts w:ascii="Arial" w:hAnsi="Arial" w:cs="Arial"/>
          <w:sz w:val="28"/>
          <w:szCs w:val="28"/>
          <w:lang w:val="en-ZW"/>
        </w:rPr>
        <w:t xml:space="preserve"> Vana </w:t>
      </w:r>
      <w:proofErr w:type="spellStart"/>
      <w:r w:rsidRPr="00362F57">
        <w:rPr>
          <w:rFonts w:ascii="Arial" w:hAnsi="Arial" w:cs="Arial"/>
          <w:sz w:val="28"/>
          <w:szCs w:val="28"/>
          <w:lang w:val="en-ZW"/>
        </w:rPr>
        <w:t>vebenzi</w:t>
      </w:r>
      <w:proofErr w:type="spellEnd"/>
      <w:r w:rsidRPr="00362F57">
        <w:rPr>
          <w:rFonts w:ascii="Arial" w:hAnsi="Arial" w:cs="Arial"/>
          <w:sz w:val="28"/>
          <w:szCs w:val="28"/>
          <w:lang w:val="en-ZW"/>
        </w:rPr>
        <w:t xml:space="preserve">. </w:t>
      </w:r>
    </w:p>
    <w:p w:rsidRPr="00362F57" w:rsidR="00FE2A0E" w:rsidP="00FE2A0E" w:rsidRDefault="00FE2A0E" w14:paraId="29A6DC3B" w14:textId="77777777">
      <w:pPr>
        <w:spacing w:line="276" w:lineRule="auto"/>
        <w:jc w:val="both"/>
        <w:rPr>
          <w:rFonts w:ascii="Arial" w:hAnsi="Arial" w:cs="Arial"/>
          <w:sz w:val="28"/>
          <w:szCs w:val="28"/>
          <w:lang w:val="en-ZW"/>
        </w:rPr>
      </w:pPr>
      <w:r w:rsidRPr="0018140D">
        <w:rPr>
          <w:rFonts w:ascii="Arial" w:hAnsi="Arial" w:cs="Arial"/>
          <w:sz w:val="28"/>
          <w:szCs w:val="28"/>
          <w:vertAlign w:val="superscript"/>
          <w:lang w:val="en-ZW"/>
        </w:rPr>
        <w:t>195</w:t>
      </w:r>
      <w:r>
        <w:rPr>
          <w:rFonts w:ascii="Arial" w:hAnsi="Arial" w:cs="Arial"/>
          <w:sz w:val="28"/>
          <w:szCs w:val="28"/>
          <w:vertAlign w:val="superscript"/>
          <w:lang w:val="en-ZW"/>
        </w:rPr>
        <w:t xml:space="preserve"> </w:t>
      </w:r>
      <w:proofErr w:type="spellStart"/>
      <w:r w:rsidRPr="00362F57">
        <w:rPr>
          <w:rFonts w:ascii="Arial" w:hAnsi="Arial" w:cs="Arial"/>
          <w:sz w:val="28"/>
          <w:szCs w:val="28"/>
          <w:lang w:val="en-ZW"/>
        </w:rPr>
        <w:t>Takabata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ipapa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tinodzoka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futi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ikoko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Handei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munoona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toda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kuverenga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Bhaibhiri</w:t>
      </w:r>
      <w:proofErr w:type="spellEnd"/>
      <w:r w:rsidRPr="00362F57">
        <w:rPr>
          <w:rFonts w:ascii="Arial" w:hAnsi="Arial" w:cs="Arial"/>
          <w:sz w:val="28"/>
          <w:szCs w:val="28"/>
          <w:lang w:val="en-ZW"/>
        </w:rPr>
        <w:t xml:space="preserve"> </w:t>
      </w:r>
      <w:commentRangeStart w:id="139"/>
      <w:proofErr w:type="spellStart"/>
      <w:r w:rsidRPr="00362F57">
        <w:rPr>
          <w:rFonts w:ascii="Arial" w:hAnsi="Arial" w:cs="Arial"/>
          <w:sz w:val="28"/>
          <w:szCs w:val="28"/>
          <w:lang w:val="en-ZW"/>
        </w:rPr>
        <w:t>tion</w:t>
      </w:r>
      <w:commentRangeEnd w:id="139"/>
      <w:r>
        <w:rPr>
          <w:rStyle w:val="CommentReference"/>
        </w:rPr>
        <w:commentReference w:id="139"/>
      </w:r>
      <w:r w:rsidRPr="00362F57">
        <w:rPr>
          <w:rFonts w:ascii="Arial" w:hAnsi="Arial" w:cs="Arial"/>
          <w:sz w:val="28"/>
          <w:szCs w:val="28"/>
          <w:lang w:val="en-ZW"/>
        </w:rPr>
        <w:t>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zvarinotaura</w:t>
      </w:r>
      <w:proofErr w:type="spellEnd"/>
      <w:r w:rsidRPr="00362F57">
        <w:rPr>
          <w:rFonts w:ascii="Arial" w:hAnsi="Arial" w:cs="Arial"/>
          <w:sz w:val="28"/>
          <w:szCs w:val="28"/>
          <w:lang w:val="en-ZW"/>
        </w:rPr>
        <w:t xml:space="preserve"> </w:t>
      </w:r>
      <w:proofErr w:type="spellStart"/>
      <w:r>
        <w:rPr>
          <w:rFonts w:ascii="Arial" w:hAnsi="Arial" w:cs="Arial"/>
          <w:sz w:val="28"/>
          <w:szCs w:val="28"/>
          <w:lang w:val="en-ZW"/>
        </w:rPr>
        <w:t>H</w:t>
      </w:r>
      <w:r w:rsidRPr="00362F57">
        <w:rPr>
          <w:rFonts w:ascii="Arial" w:hAnsi="Arial" w:cs="Arial"/>
          <w:sz w:val="28"/>
          <w:szCs w:val="28"/>
          <w:lang w:val="en-ZW"/>
        </w:rPr>
        <w:t>andei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munoona</w:t>
      </w:r>
      <w:proofErr w:type="spellEnd"/>
      <w:r w:rsidRPr="00362F57">
        <w:rPr>
          <w:rFonts w:ascii="Arial" w:hAnsi="Arial" w:cs="Arial"/>
          <w:sz w:val="28"/>
          <w:szCs w:val="28"/>
          <w:lang w:val="en-ZW"/>
        </w:rPr>
        <w:t xml:space="preserve"> ah mm, </w:t>
      </w:r>
      <w:proofErr w:type="spellStart"/>
      <w:r w:rsidRPr="00362F57">
        <w:rPr>
          <w:rFonts w:ascii="Arial" w:hAnsi="Arial" w:cs="Arial"/>
          <w:sz w:val="28"/>
          <w:szCs w:val="28"/>
          <w:lang w:val="en-ZW"/>
        </w:rPr>
        <w:t>ndoda</w:t>
      </w:r>
      <w:proofErr w:type="spellEnd"/>
      <w:r w:rsidRPr="00362F57">
        <w:rPr>
          <w:rFonts w:ascii="Arial" w:hAnsi="Arial" w:cs="Arial"/>
          <w:sz w:val="28"/>
          <w:szCs w:val="28"/>
          <w:lang w:val="en-ZW"/>
        </w:rPr>
        <w:t xml:space="preserve">…I think its Psalms. </w:t>
      </w:r>
      <w:proofErr w:type="spellStart"/>
      <w:r w:rsidRPr="00362F57">
        <w:rPr>
          <w:rFonts w:ascii="Arial" w:hAnsi="Arial" w:cs="Arial"/>
          <w:sz w:val="28"/>
          <w:szCs w:val="28"/>
          <w:lang w:val="en-ZW"/>
        </w:rPr>
        <w:t>Handei</w:t>
      </w:r>
      <w:proofErr w:type="spellEnd"/>
      <w:r w:rsidRPr="00362F57">
        <w:rPr>
          <w:rFonts w:ascii="Arial" w:hAnsi="Arial" w:cs="Arial"/>
          <w:sz w:val="28"/>
          <w:szCs w:val="28"/>
          <w:lang w:val="en-ZW"/>
        </w:rPr>
        <w:t xml:space="preserve"> kuna Psalms </w:t>
      </w:r>
      <w:r>
        <w:rPr>
          <w:rFonts w:ascii="Arial" w:hAnsi="Arial" w:cs="Arial"/>
          <w:sz w:val="28"/>
          <w:szCs w:val="28"/>
          <w:lang w:val="en-ZW"/>
        </w:rPr>
        <w:t xml:space="preserve"> </w:t>
      </w:r>
      <w:proofErr w:type="spellStart"/>
      <w:r>
        <w:rPr>
          <w:rFonts w:ascii="Arial" w:hAnsi="Arial" w:cs="Arial"/>
          <w:sz w:val="28"/>
          <w:szCs w:val="28"/>
          <w:lang w:val="en-ZW"/>
        </w:rPr>
        <w:t>ndimbonoona</w:t>
      </w:r>
      <w:proofErr w:type="spellEnd"/>
      <w:r w:rsidRPr="00362F57">
        <w:rPr>
          <w:rFonts w:ascii="Arial" w:hAnsi="Arial" w:cs="Arial"/>
          <w:sz w:val="28"/>
          <w:szCs w:val="28"/>
          <w:lang w:val="en-ZW"/>
        </w:rPr>
        <w:t xml:space="preserve">, </w:t>
      </w:r>
      <w:commentRangeStart w:id="140"/>
      <w:r w:rsidRPr="00362F57">
        <w:rPr>
          <w:rFonts w:ascii="Arial" w:hAnsi="Arial" w:cs="Arial"/>
          <w:sz w:val="28"/>
          <w:szCs w:val="28"/>
          <w:lang w:val="en-ZW"/>
        </w:rPr>
        <w:t>…</w:t>
      </w:r>
      <w:commentRangeEnd w:id="140"/>
      <w:r w:rsidRPr="00362F57">
        <w:rPr>
          <w:rStyle w:val="CommentReference"/>
          <w:rFonts w:ascii="Arial" w:hAnsi="Arial" w:cs="Arial"/>
          <w:sz w:val="28"/>
          <w:szCs w:val="28"/>
        </w:rPr>
        <w:commentReference w:id="140"/>
      </w:r>
      <w:r w:rsidRPr="00362F57">
        <w:rPr>
          <w:rFonts w:ascii="Arial" w:hAnsi="Arial" w:cs="Arial"/>
          <w:sz w:val="28"/>
          <w:szCs w:val="28"/>
          <w:lang w:val="en-ZW"/>
        </w:rPr>
        <w:t xml:space="preserve"> Psalms, </w:t>
      </w:r>
      <w:proofErr w:type="spellStart"/>
      <w:r w:rsidRPr="00362F57">
        <w:rPr>
          <w:rFonts w:ascii="Arial" w:hAnsi="Arial" w:cs="Arial"/>
          <w:sz w:val="28"/>
          <w:szCs w:val="28"/>
          <w:lang w:val="en-ZW"/>
        </w:rPr>
        <w:t>handei</w:t>
      </w:r>
      <w:proofErr w:type="spellEnd"/>
      <w:r w:rsidRPr="00362F57">
        <w:rPr>
          <w:rFonts w:ascii="Arial" w:hAnsi="Arial" w:cs="Arial"/>
          <w:sz w:val="28"/>
          <w:szCs w:val="28"/>
          <w:lang w:val="en-ZW"/>
        </w:rPr>
        <w:t xml:space="preserve"> kuna Psalms eh…</w:t>
      </w:r>
      <w:proofErr w:type="spellStart"/>
      <w:r w:rsidRPr="00362F57">
        <w:rPr>
          <w:rFonts w:ascii="Arial" w:hAnsi="Arial" w:cs="Arial"/>
          <w:sz w:val="28"/>
          <w:szCs w:val="28"/>
          <w:lang w:val="en-ZW"/>
        </w:rPr>
        <w:t>handei</w:t>
      </w:r>
      <w:proofErr w:type="spellEnd"/>
      <w:r w:rsidRPr="00362F57">
        <w:rPr>
          <w:rFonts w:ascii="Arial" w:hAnsi="Arial" w:cs="Arial"/>
          <w:sz w:val="28"/>
          <w:szCs w:val="28"/>
          <w:lang w:val="en-ZW"/>
        </w:rPr>
        <w:t xml:space="preserve"> kuna Job</w:t>
      </w:r>
      <w:r>
        <w:rPr>
          <w:rFonts w:ascii="Arial" w:hAnsi="Arial" w:cs="Arial"/>
          <w:sz w:val="28"/>
          <w:szCs w:val="28"/>
          <w:lang w:val="en-ZW"/>
        </w:rPr>
        <w:t>.</w:t>
      </w:r>
      <w:r w:rsidRPr="00362F57">
        <w:rPr>
          <w:rFonts w:ascii="Arial" w:hAnsi="Arial" w:cs="Arial"/>
          <w:sz w:val="28"/>
          <w:szCs w:val="28"/>
          <w:lang w:val="en-ZW"/>
        </w:rPr>
        <w:t xml:space="preserve">  I think its Job lets read Job. </w:t>
      </w:r>
      <w:proofErr w:type="spellStart"/>
      <w:r w:rsidRPr="00362F57">
        <w:rPr>
          <w:rFonts w:ascii="Arial" w:hAnsi="Arial" w:cs="Arial"/>
          <w:sz w:val="28"/>
          <w:szCs w:val="28"/>
          <w:lang w:val="en-ZW"/>
        </w:rPr>
        <w:t>Handei</w:t>
      </w:r>
      <w:proofErr w:type="spellEnd"/>
      <w:r w:rsidRPr="00362F57">
        <w:rPr>
          <w:rFonts w:ascii="Arial" w:hAnsi="Arial" w:cs="Arial"/>
          <w:sz w:val="28"/>
          <w:szCs w:val="28"/>
          <w:lang w:val="en-ZW"/>
        </w:rPr>
        <w:t xml:space="preserve"> kuna Job </w:t>
      </w:r>
      <w:proofErr w:type="spellStart"/>
      <w:r w:rsidRPr="00362F57">
        <w:rPr>
          <w:rFonts w:ascii="Arial" w:hAnsi="Arial" w:cs="Arial"/>
          <w:sz w:val="28"/>
          <w:szCs w:val="28"/>
          <w:lang w:val="en-ZW"/>
        </w:rPr>
        <w:t>tione</w:t>
      </w:r>
      <w:proofErr w:type="spellEnd"/>
      <w:r>
        <w:rPr>
          <w:rFonts w:ascii="Arial" w:hAnsi="Arial" w:cs="Arial"/>
          <w:sz w:val="28"/>
          <w:szCs w:val="28"/>
          <w:lang w:val="en-ZW"/>
        </w:rPr>
        <w:t>…</w:t>
      </w:r>
      <w:r w:rsidRPr="00362F57">
        <w:rPr>
          <w:rFonts w:ascii="Arial" w:hAnsi="Arial" w:cs="Arial"/>
          <w:sz w:val="28"/>
          <w:szCs w:val="28"/>
          <w:lang w:val="en-ZW"/>
        </w:rPr>
        <w:t xml:space="preserve"> right </w:t>
      </w:r>
      <w:proofErr w:type="spellStart"/>
      <w:r w:rsidRPr="00362F57">
        <w:rPr>
          <w:rFonts w:ascii="Arial" w:hAnsi="Arial" w:cs="Arial"/>
          <w:sz w:val="28"/>
          <w:szCs w:val="28"/>
          <w:lang w:val="en-ZW"/>
        </w:rPr>
        <w:t>ndoda</w:t>
      </w:r>
      <w:proofErr w:type="spellEnd"/>
      <w:r w:rsidRPr="00362F57">
        <w:rPr>
          <w:rFonts w:ascii="Arial" w:hAnsi="Arial" w:cs="Arial"/>
          <w:sz w:val="28"/>
          <w:szCs w:val="28"/>
          <w:lang w:val="en-ZW"/>
        </w:rPr>
        <w:t xml:space="preserve"> Job chapter 30. </w:t>
      </w:r>
      <w:proofErr w:type="spellStart"/>
      <w:r w:rsidRPr="00362F57">
        <w:rPr>
          <w:rFonts w:ascii="Arial" w:hAnsi="Arial" w:cs="Arial"/>
          <w:sz w:val="28"/>
          <w:szCs w:val="28"/>
          <w:lang w:val="en-ZW"/>
        </w:rPr>
        <w:t>Tasvika</w:t>
      </w:r>
      <w:proofErr w:type="spellEnd"/>
      <w:r w:rsidRPr="00362F57">
        <w:rPr>
          <w:rFonts w:ascii="Arial" w:hAnsi="Arial" w:cs="Arial"/>
          <w:sz w:val="28"/>
          <w:szCs w:val="28"/>
          <w:lang w:val="en-ZW"/>
        </w:rPr>
        <w:t xml:space="preserve">? </w:t>
      </w:r>
      <w:r w:rsidRPr="00E33075">
        <w:rPr>
          <w:rFonts w:ascii="Arial" w:hAnsi="Arial" w:cs="Arial"/>
          <w:sz w:val="18"/>
          <w:szCs w:val="18"/>
          <w:lang w:val="en-ZW"/>
        </w:rPr>
        <w:t>[Congregation says, “Amen.”]</w:t>
      </w:r>
      <w:r w:rsidRPr="00362F57">
        <w:rPr>
          <w:rFonts w:ascii="Arial" w:hAnsi="Arial" w:cs="Arial"/>
          <w:sz w:val="28"/>
          <w:szCs w:val="28"/>
          <w:lang w:val="en-ZW"/>
        </w:rPr>
        <w:t xml:space="preserve"> Right </w:t>
      </w:r>
      <w:proofErr w:type="spellStart"/>
      <w:r w:rsidRPr="00362F57">
        <w:rPr>
          <w:rFonts w:ascii="Arial" w:hAnsi="Arial" w:cs="Arial"/>
          <w:sz w:val="28"/>
          <w:szCs w:val="28"/>
          <w:lang w:val="en-ZW"/>
        </w:rPr>
        <w:t>ndoda</w:t>
      </w:r>
      <w:proofErr w:type="spellEnd"/>
      <w:r w:rsidRPr="00362F57">
        <w:rPr>
          <w:rFonts w:ascii="Arial" w:hAnsi="Arial" w:cs="Arial"/>
          <w:sz w:val="28"/>
          <w:szCs w:val="28"/>
          <w:lang w:val="en-ZW"/>
        </w:rPr>
        <w:t xml:space="preserve"> verse 5, Job 30 verse 5</w:t>
      </w:r>
      <w:r>
        <w:rPr>
          <w:rFonts w:ascii="Arial" w:hAnsi="Arial" w:cs="Arial"/>
          <w:sz w:val="28"/>
          <w:szCs w:val="28"/>
          <w:lang w:val="en-ZW"/>
        </w:rPr>
        <w:t>.</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h</w:t>
      </w:r>
      <w:r>
        <w:rPr>
          <w:rFonts w:ascii="Arial" w:hAnsi="Arial" w:cs="Arial"/>
          <w:sz w:val="28"/>
          <w:szCs w:val="28"/>
          <w:lang w:val="en-ZW"/>
        </w:rPr>
        <w:t>H</w:t>
      </w:r>
      <w:r w:rsidRPr="00362F57">
        <w:rPr>
          <w:rFonts w:ascii="Arial" w:hAnsi="Arial" w:cs="Arial"/>
          <w:sz w:val="28"/>
          <w:szCs w:val="28"/>
          <w:lang w:val="en-ZW"/>
        </w:rPr>
        <w:t>atiit</w:t>
      </w:r>
      <w:r>
        <w:rPr>
          <w:rFonts w:ascii="Arial" w:hAnsi="Arial" w:cs="Arial"/>
          <w:sz w:val="28"/>
          <w:szCs w:val="28"/>
          <w:lang w:val="en-ZW"/>
        </w:rPr>
        <w:t>i</w:t>
      </w:r>
      <w:proofErr w:type="spellEnd"/>
      <w:r w:rsidRPr="00362F57">
        <w:rPr>
          <w:rFonts w:ascii="Arial" w:hAnsi="Arial" w:cs="Arial"/>
          <w:sz w:val="28"/>
          <w:szCs w:val="28"/>
          <w:lang w:val="en-ZW"/>
        </w:rPr>
        <w:t xml:space="preserve"> Amen tese </w:t>
      </w:r>
      <w:proofErr w:type="spellStart"/>
      <w:r w:rsidRPr="00362F57">
        <w:rPr>
          <w:rFonts w:ascii="Arial" w:hAnsi="Arial" w:cs="Arial"/>
          <w:sz w:val="28"/>
          <w:szCs w:val="28"/>
          <w:lang w:val="en-ZW"/>
        </w:rPr>
        <w:t>ipapo</w:t>
      </w:r>
      <w:proofErr w:type="spellEnd"/>
      <w:r w:rsidRPr="00362F57">
        <w:rPr>
          <w:rFonts w:ascii="Arial" w:hAnsi="Arial" w:cs="Arial"/>
          <w:sz w:val="28"/>
          <w:szCs w:val="28"/>
          <w:lang w:val="en-ZW"/>
        </w:rPr>
        <w:t xml:space="preserve">. </w:t>
      </w:r>
      <w:r w:rsidRPr="00E33075">
        <w:rPr>
          <w:rFonts w:ascii="Arial" w:hAnsi="Arial" w:cs="Arial"/>
          <w:sz w:val="18"/>
          <w:szCs w:val="18"/>
          <w:lang w:val="en-ZW"/>
        </w:rPr>
        <w:t>[Congregation says, “Amen.”]</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Ndoda</w:t>
      </w:r>
      <w:proofErr w:type="spellEnd"/>
      <w:r w:rsidRPr="00362F57">
        <w:rPr>
          <w:rFonts w:ascii="Arial" w:hAnsi="Arial" w:cs="Arial"/>
          <w:sz w:val="28"/>
          <w:szCs w:val="28"/>
          <w:lang w:val="en-ZW"/>
        </w:rPr>
        <w:t xml:space="preserve"> Amen </w:t>
      </w:r>
      <w:proofErr w:type="spellStart"/>
      <w:r w:rsidRPr="00362F57">
        <w:rPr>
          <w:rFonts w:ascii="Arial" w:hAnsi="Arial" w:cs="Arial"/>
          <w:sz w:val="28"/>
          <w:szCs w:val="28"/>
          <w:lang w:val="en-ZW"/>
        </w:rPr>
        <w:t>akadarika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ipapo</w:t>
      </w:r>
      <w:proofErr w:type="spellEnd"/>
      <w:r w:rsidRPr="00362F57">
        <w:rPr>
          <w:rFonts w:ascii="Arial" w:hAnsi="Arial" w:cs="Arial"/>
          <w:sz w:val="28"/>
          <w:szCs w:val="28"/>
          <w:lang w:val="en-ZW"/>
        </w:rPr>
        <w:t xml:space="preserve">, </w:t>
      </w:r>
      <w:r w:rsidRPr="00E33075">
        <w:rPr>
          <w:rFonts w:ascii="Arial" w:hAnsi="Arial" w:cs="Arial"/>
          <w:sz w:val="18"/>
          <w:szCs w:val="18"/>
          <w:lang w:val="en-ZW"/>
        </w:rPr>
        <w:t>[Congregation says, “Amen.”]</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Ayewa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ngaapfuura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ipapa</w:t>
      </w:r>
      <w:proofErr w:type="spellEnd"/>
      <w:r w:rsidRPr="00362F57">
        <w:rPr>
          <w:rFonts w:ascii="Arial" w:hAnsi="Arial" w:cs="Arial"/>
          <w:sz w:val="28"/>
          <w:szCs w:val="28"/>
          <w:lang w:val="en-ZW"/>
        </w:rPr>
        <w:t xml:space="preserve"> Amen </w:t>
      </w:r>
      <w:proofErr w:type="spellStart"/>
      <w:r w:rsidRPr="00362F57">
        <w:rPr>
          <w:rFonts w:ascii="Arial" w:hAnsi="Arial" w:cs="Arial"/>
          <w:sz w:val="28"/>
          <w:szCs w:val="28"/>
          <w:lang w:val="en-ZW"/>
        </w:rPr>
        <w:t>iyeye</w:t>
      </w:r>
      <w:proofErr w:type="spellEnd"/>
      <w:r w:rsidRPr="00362F57">
        <w:rPr>
          <w:rFonts w:ascii="Arial" w:hAnsi="Arial" w:cs="Arial"/>
          <w:sz w:val="28"/>
          <w:szCs w:val="28"/>
          <w:lang w:val="en-ZW"/>
        </w:rPr>
        <w:t xml:space="preserve">. </w:t>
      </w:r>
      <w:r w:rsidRPr="00E33075">
        <w:rPr>
          <w:rFonts w:ascii="Arial" w:hAnsi="Arial" w:cs="Arial"/>
          <w:sz w:val="18"/>
          <w:szCs w:val="18"/>
          <w:lang w:val="en-ZW"/>
        </w:rPr>
        <w:t>[Congregation says, “Amen.”]</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Hativerengei</w:t>
      </w:r>
      <w:proofErr w:type="spellEnd"/>
      <w:r w:rsidRPr="00362F57">
        <w:rPr>
          <w:rFonts w:ascii="Arial" w:hAnsi="Arial" w:cs="Arial"/>
          <w:sz w:val="28"/>
          <w:szCs w:val="28"/>
          <w:lang w:val="en-ZW"/>
        </w:rPr>
        <w:t xml:space="preserve"> verse 5 tese, tese </w:t>
      </w:r>
      <w:proofErr w:type="spellStart"/>
      <w:r w:rsidRPr="00362F57">
        <w:rPr>
          <w:rFonts w:ascii="Arial" w:hAnsi="Arial" w:cs="Arial"/>
          <w:sz w:val="28"/>
          <w:szCs w:val="28"/>
          <w:lang w:val="en-ZW"/>
        </w:rPr>
        <w:t>hativerengei</w:t>
      </w:r>
      <w:proofErr w:type="spellEnd"/>
      <w:r w:rsidRPr="00362F57">
        <w:rPr>
          <w:rFonts w:ascii="Arial" w:hAnsi="Arial" w:cs="Arial"/>
          <w:sz w:val="28"/>
          <w:szCs w:val="28"/>
          <w:lang w:val="en-ZW"/>
        </w:rPr>
        <w:t xml:space="preserve">. </w:t>
      </w:r>
    </w:p>
    <w:p w:rsidRPr="00362F57" w:rsidR="00FE2A0E" w:rsidRDefault="00FE2A0E" w14:paraId="015B96FC" w14:textId="77777777">
      <w:pPr>
        <w:spacing w:line="276" w:lineRule="auto"/>
        <w:ind w:left="720"/>
        <w:jc w:val="both"/>
        <w:rPr>
          <w:rFonts w:ascii="Arial" w:hAnsi="Arial" w:cs="Arial"/>
          <w:i/>
          <w:iCs/>
          <w:sz w:val="28"/>
          <w:szCs w:val="28"/>
          <w:lang w:val="en-ZW"/>
        </w:rPr>
        <w:pPrChange w:author="Transcriber01 JHB" w:date="2025-08-26T11:18:00Z" w16du:dateUtc="2025-08-26T09:18:00Z" w:id="141">
          <w:pPr>
            <w:spacing w:line="276" w:lineRule="auto"/>
            <w:jc w:val="both"/>
          </w:pPr>
        </w:pPrChange>
      </w:pPr>
      <w:r w:rsidRPr="00362F57">
        <w:rPr>
          <w:rFonts w:ascii="Arial" w:hAnsi="Arial" w:cs="Arial"/>
          <w:i/>
          <w:iCs/>
          <w:sz w:val="28"/>
          <w:szCs w:val="28"/>
          <w:lang w:val="en-ZW"/>
        </w:rPr>
        <w:t>They were driven forth from among men, (they cried after them as after a thief</w:t>
      </w:r>
    </w:p>
    <w:p w:rsidRPr="00362F57" w:rsidR="00FE2A0E" w:rsidP="00FE2A0E" w:rsidRDefault="00FE2A0E" w14:paraId="31BBE2F7" w14:textId="77777777">
      <w:pPr>
        <w:spacing w:line="276" w:lineRule="auto"/>
        <w:jc w:val="both"/>
        <w:rPr>
          <w:rFonts w:ascii="Arial" w:hAnsi="Arial" w:cs="Arial"/>
          <w:sz w:val="28"/>
          <w:szCs w:val="28"/>
          <w:lang w:val="en-ZW"/>
        </w:rPr>
      </w:pPr>
      <w:r w:rsidRPr="00316DF8">
        <w:rPr>
          <w:rFonts w:ascii="Arial" w:hAnsi="Arial" w:cs="Arial"/>
          <w:sz w:val="28"/>
          <w:szCs w:val="28"/>
          <w:vertAlign w:val="superscript"/>
          <w:lang w:val="en-ZW"/>
        </w:rPr>
        <w:t>196</w:t>
      </w:r>
      <w:r>
        <w:rPr>
          <w:rFonts w:ascii="Arial" w:hAnsi="Arial" w:cs="Arial"/>
          <w:sz w:val="28"/>
          <w:szCs w:val="28"/>
          <w:vertAlign w:val="superscript"/>
          <w:lang w:val="en-ZW"/>
        </w:rPr>
        <w:t xml:space="preserve"> </w:t>
      </w:r>
      <w:proofErr w:type="spellStart"/>
      <w:r w:rsidRPr="00362F57">
        <w:rPr>
          <w:rFonts w:ascii="Arial" w:hAnsi="Arial" w:cs="Arial"/>
          <w:sz w:val="28"/>
          <w:szCs w:val="28"/>
          <w:lang w:val="en-ZW"/>
        </w:rPr>
        <w:t>Handei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mberi</w:t>
      </w:r>
      <w:proofErr w:type="spellEnd"/>
      <w:r w:rsidRPr="00362F57">
        <w:rPr>
          <w:rFonts w:ascii="Arial" w:hAnsi="Arial" w:cs="Arial"/>
          <w:sz w:val="28"/>
          <w:szCs w:val="28"/>
          <w:lang w:val="en-ZW"/>
        </w:rPr>
        <w:t xml:space="preserve">. </w:t>
      </w:r>
    </w:p>
    <w:p w:rsidRPr="00362F57" w:rsidR="00FE2A0E" w:rsidRDefault="00FE2A0E" w14:paraId="0FFEF806" w14:textId="77777777">
      <w:pPr>
        <w:spacing w:line="276" w:lineRule="auto"/>
        <w:ind w:left="720"/>
        <w:jc w:val="both"/>
        <w:rPr>
          <w:rFonts w:ascii="Arial" w:hAnsi="Arial" w:cs="Arial"/>
          <w:sz w:val="28"/>
          <w:szCs w:val="28"/>
          <w:lang w:val="en-ZW"/>
        </w:rPr>
        <w:pPrChange w:author="Transcriber01 JHB" w:date="2025-08-26T11:18:00Z" w16du:dateUtc="2025-08-26T09:18:00Z" w:id="142">
          <w:pPr>
            <w:spacing w:line="276" w:lineRule="auto"/>
            <w:jc w:val="both"/>
          </w:pPr>
        </w:pPrChange>
      </w:pPr>
      <w:r w:rsidRPr="00362F57">
        <w:rPr>
          <w:rFonts w:ascii="Arial" w:hAnsi="Arial" w:cs="Arial"/>
          <w:i/>
          <w:iCs/>
          <w:sz w:val="28"/>
          <w:szCs w:val="28"/>
          <w:lang w:val="en-ZW"/>
        </w:rPr>
        <w:t xml:space="preserve">To dwell in the </w:t>
      </w:r>
      <w:proofErr w:type="spellStart"/>
      <w:r w:rsidRPr="00362F57">
        <w:rPr>
          <w:rFonts w:ascii="Arial" w:hAnsi="Arial" w:cs="Arial"/>
          <w:i/>
          <w:iCs/>
          <w:sz w:val="28"/>
          <w:szCs w:val="28"/>
          <w:lang w:val="en-ZW"/>
        </w:rPr>
        <w:t>clifts</w:t>
      </w:r>
      <w:proofErr w:type="spellEnd"/>
      <w:r w:rsidRPr="00362F57">
        <w:rPr>
          <w:rFonts w:ascii="Arial" w:hAnsi="Arial" w:cs="Arial"/>
          <w:i/>
          <w:iCs/>
          <w:sz w:val="28"/>
          <w:szCs w:val="28"/>
          <w:lang w:val="en-ZW"/>
        </w:rPr>
        <w:t xml:space="preserve"> of the valleys, in caves of the earth, and in the rocks</w:t>
      </w:r>
      <w:r w:rsidRPr="00362F57">
        <w:rPr>
          <w:rFonts w:ascii="Arial" w:hAnsi="Arial" w:cs="Arial"/>
          <w:sz w:val="28"/>
          <w:szCs w:val="28"/>
          <w:lang w:val="en-ZW"/>
        </w:rPr>
        <w:t>.</w:t>
      </w:r>
    </w:p>
    <w:p w:rsidRPr="00362F57" w:rsidR="00FE2A0E" w:rsidRDefault="00FE2A0E" w14:paraId="437DB870" w14:textId="77777777">
      <w:pPr>
        <w:spacing w:line="276" w:lineRule="auto"/>
        <w:ind w:left="720"/>
        <w:jc w:val="both"/>
        <w:rPr>
          <w:rFonts w:ascii="Arial" w:hAnsi="Arial" w:cs="Arial"/>
          <w:i/>
          <w:iCs/>
          <w:sz w:val="28"/>
          <w:szCs w:val="28"/>
          <w:lang w:val="en-ZW"/>
        </w:rPr>
        <w:pPrChange w:author="Transcriber01 JHB" w:date="2025-08-26T11:18:00Z" w16du:dateUtc="2025-08-26T09:18:00Z" w:id="143">
          <w:pPr>
            <w:spacing w:line="276" w:lineRule="auto"/>
            <w:jc w:val="both"/>
          </w:pPr>
        </w:pPrChange>
      </w:pPr>
      <w:r w:rsidRPr="00362F57">
        <w:rPr>
          <w:rFonts w:ascii="Arial" w:hAnsi="Arial" w:cs="Arial"/>
          <w:i/>
          <w:iCs/>
          <w:sz w:val="28"/>
          <w:szCs w:val="28"/>
          <w:lang w:val="en-ZW"/>
        </w:rPr>
        <w:t>Among the bushes they brayed; under the nettles they were gathered together.</w:t>
      </w:r>
    </w:p>
    <w:p w:rsidRPr="00362F57" w:rsidR="00FE2A0E" w:rsidP="00FE2A0E" w:rsidRDefault="00FE2A0E" w14:paraId="49197000" w14:textId="77777777">
      <w:pPr>
        <w:spacing w:line="276" w:lineRule="auto"/>
        <w:jc w:val="both"/>
        <w:rPr>
          <w:rFonts w:ascii="Arial" w:hAnsi="Arial" w:cs="Arial"/>
          <w:sz w:val="28"/>
          <w:szCs w:val="28"/>
          <w:lang w:val="en-ZW"/>
        </w:rPr>
      </w:pPr>
      <w:proofErr w:type="spellStart"/>
      <w:r w:rsidRPr="00362F57">
        <w:rPr>
          <w:rFonts w:ascii="Arial" w:hAnsi="Arial" w:cs="Arial"/>
          <w:sz w:val="28"/>
          <w:szCs w:val="28"/>
          <w:lang w:val="en-ZW"/>
        </w:rPr>
        <w:t>Hationei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ndivanani</w:t>
      </w:r>
      <w:proofErr w:type="spellEnd"/>
      <w:r w:rsidRPr="00362F57">
        <w:rPr>
          <w:rFonts w:ascii="Arial" w:hAnsi="Arial" w:cs="Arial"/>
          <w:sz w:val="28"/>
          <w:szCs w:val="28"/>
          <w:lang w:val="en-ZW"/>
        </w:rPr>
        <w:t xml:space="preserve"> verse 8 </w:t>
      </w:r>
      <w:proofErr w:type="spellStart"/>
      <w:r w:rsidRPr="00362F57">
        <w:rPr>
          <w:rFonts w:ascii="Arial" w:hAnsi="Arial" w:cs="Arial"/>
          <w:sz w:val="28"/>
          <w:szCs w:val="28"/>
          <w:lang w:val="en-ZW"/>
        </w:rPr>
        <w:t>hatiende</w:t>
      </w:r>
      <w:proofErr w:type="spellEnd"/>
      <w:r w:rsidRPr="00362F57">
        <w:rPr>
          <w:rFonts w:ascii="Arial" w:hAnsi="Arial" w:cs="Arial"/>
          <w:sz w:val="28"/>
          <w:szCs w:val="28"/>
          <w:lang w:val="en-ZW"/>
        </w:rPr>
        <w:t>—</w:t>
      </w:r>
      <w:proofErr w:type="spellStart"/>
      <w:r w:rsidRPr="00362F57">
        <w:rPr>
          <w:rFonts w:ascii="Arial" w:hAnsi="Arial" w:cs="Arial"/>
          <w:sz w:val="28"/>
          <w:szCs w:val="28"/>
          <w:lang w:val="en-ZW"/>
        </w:rPr>
        <w:t>hati</w:t>
      </w:r>
      <w:r>
        <w:rPr>
          <w:rFonts w:ascii="Arial" w:hAnsi="Arial" w:cs="Arial"/>
          <w:sz w:val="28"/>
          <w:szCs w:val="28"/>
          <w:lang w:val="en-ZW"/>
        </w:rPr>
        <w:t>itei</w:t>
      </w:r>
      <w:proofErr w:type="spellEnd"/>
      <w:r>
        <w:rPr>
          <w:rFonts w:ascii="Arial" w:hAnsi="Arial" w:cs="Arial"/>
          <w:sz w:val="28"/>
          <w:szCs w:val="28"/>
          <w:lang w:val="en-ZW"/>
        </w:rPr>
        <w:t xml:space="preserve"> Amen</w:t>
      </w:r>
      <w:r w:rsidRPr="00362F57">
        <w:rPr>
          <w:rFonts w:ascii="Arial" w:hAnsi="Arial" w:cs="Arial"/>
          <w:sz w:val="28"/>
          <w:szCs w:val="28"/>
          <w:lang w:val="en-ZW"/>
        </w:rPr>
        <w:t xml:space="preserve"> tese</w:t>
      </w:r>
      <w:r w:rsidRPr="00881EAB">
        <w:rPr>
          <w:rFonts w:ascii="Arial" w:hAnsi="Arial" w:cs="Arial"/>
          <w:sz w:val="28"/>
          <w:szCs w:val="28"/>
          <w:lang w:val="en-ZW"/>
        </w:rPr>
        <w:t xml:space="preserve"> </w:t>
      </w:r>
      <w:r w:rsidRPr="00881EAB">
        <w:rPr>
          <w:rFonts w:ascii="Arial" w:hAnsi="Arial" w:cs="Arial"/>
          <w:sz w:val="18"/>
          <w:szCs w:val="18"/>
          <w:lang w:val="en-ZW"/>
        </w:rPr>
        <w:t>[Congregation says, “Amen.”]</w:t>
      </w:r>
      <w:r w:rsidRPr="00881EAB">
        <w:rPr>
          <w:rFonts w:ascii="Arial" w:hAnsi="Arial" w:cs="Arial"/>
          <w:sz w:val="28"/>
          <w:szCs w:val="28"/>
          <w:lang w:val="en-ZW"/>
        </w:rPr>
        <w:t>,</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hativerengei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ndivavani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ndivanani</w:t>
      </w:r>
      <w:proofErr w:type="spellEnd"/>
      <w:r w:rsidRPr="00362F57">
        <w:rPr>
          <w:rFonts w:ascii="Arial" w:hAnsi="Arial" w:cs="Arial"/>
          <w:sz w:val="28"/>
          <w:szCs w:val="28"/>
          <w:lang w:val="en-ZW"/>
        </w:rPr>
        <w:t xml:space="preserve"> ava. </w:t>
      </w:r>
    </w:p>
    <w:p w:rsidRPr="00362F57" w:rsidR="00FE2A0E" w:rsidP="00FE2A0E" w:rsidRDefault="00FE2A0E" w14:paraId="6FEA80EC" w14:textId="77777777">
      <w:pPr>
        <w:spacing w:line="276" w:lineRule="auto"/>
        <w:ind w:left="720"/>
        <w:jc w:val="both"/>
        <w:rPr>
          <w:rFonts w:ascii="Arial" w:hAnsi="Arial" w:cs="Arial"/>
          <w:sz w:val="28"/>
          <w:szCs w:val="28"/>
          <w:lang w:val="en-ZW"/>
        </w:rPr>
      </w:pPr>
      <w:r w:rsidRPr="00362F57">
        <w:rPr>
          <w:rFonts w:ascii="Arial" w:hAnsi="Arial" w:cs="Arial"/>
          <w:i/>
          <w:iCs/>
          <w:sz w:val="28"/>
          <w:szCs w:val="28"/>
          <w:lang w:val="en-ZW"/>
        </w:rPr>
        <w:t>They were children of fools, yea, children of base men: they were viler than the earth</w:t>
      </w:r>
      <w:r w:rsidRPr="00362F57">
        <w:rPr>
          <w:rFonts w:ascii="Arial" w:hAnsi="Arial" w:cs="Arial"/>
          <w:sz w:val="28"/>
          <w:szCs w:val="28"/>
          <w:lang w:val="en-ZW"/>
        </w:rPr>
        <w:t>.</w:t>
      </w:r>
    </w:p>
    <w:p w:rsidRPr="00362F57" w:rsidR="00FE2A0E" w:rsidP="00FE2A0E" w:rsidRDefault="00FE2A0E" w14:paraId="1260BE2C" w14:textId="77777777">
      <w:pPr>
        <w:spacing w:line="276" w:lineRule="auto"/>
        <w:jc w:val="both"/>
        <w:rPr>
          <w:rFonts w:ascii="Arial" w:hAnsi="Arial" w:cs="Arial"/>
          <w:sz w:val="28"/>
          <w:szCs w:val="28"/>
          <w:lang w:val="en-ZW"/>
        </w:rPr>
      </w:pPr>
      <w:r w:rsidRPr="00276894">
        <w:rPr>
          <w:rFonts w:ascii="Arial" w:hAnsi="Arial" w:cs="Arial"/>
          <w:sz w:val="28"/>
          <w:szCs w:val="28"/>
          <w:vertAlign w:val="superscript"/>
          <w:lang w:val="en-ZW"/>
        </w:rPr>
        <w:t>197</w:t>
      </w:r>
      <w:r>
        <w:rPr>
          <w:rFonts w:ascii="Arial" w:hAnsi="Arial" w:cs="Arial"/>
          <w:sz w:val="28"/>
          <w:szCs w:val="28"/>
          <w:vertAlign w:val="superscript"/>
          <w:lang w:val="en-ZW"/>
        </w:rPr>
        <w:t xml:space="preserve"> </w:t>
      </w:r>
      <w:proofErr w:type="spellStart"/>
      <w:r w:rsidRPr="00362F57">
        <w:rPr>
          <w:rFonts w:ascii="Arial" w:hAnsi="Arial" w:cs="Arial"/>
          <w:sz w:val="28"/>
          <w:szCs w:val="28"/>
          <w:lang w:val="en-ZW"/>
        </w:rPr>
        <w:t>Tingaita</w:t>
      </w:r>
      <w:proofErr w:type="spellEnd"/>
      <w:r w:rsidRPr="00362F57">
        <w:rPr>
          <w:rFonts w:ascii="Arial" w:hAnsi="Arial" w:cs="Arial"/>
          <w:sz w:val="28"/>
          <w:szCs w:val="28"/>
          <w:lang w:val="en-ZW"/>
        </w:rPr>
        <w:t xml:space="preserve"> Amen here </w:t>
      </w:r>
      <w:proofErr w:type="spellStart"/>
      <w:r w:rsidRPr="00362F57">
        <w:rPr>
          <w:rFonts w:ascii="Arial" w:hAnsi="Arial" w:cs="Arial"/>
          <w:sz w:val="28"/>
          <w:szCs w:val="28"/>
          <w:lang w:val="en-ZW"/>
        </w:rPr>
        <w:t>ipapa</w:t>
      </w:r>
      <w:proofErr w:type="spellEnd"/>
      <w:r w:rsidRPr="00362F57">
        <w:rPr>
          <w:rFonts w:ascii="Arial" w:hAnsi="Arial" w:cs="Arial"/>
          <w:sz w:val="28"/>
          <w:szCs w:val="28"/>
          <w:lang w:val="en-ZW"/>
        </w:rPr>
        <w:t xml:space="preserve">. </w:t>
      </w:r>
      <w:bookmarkStart w:name="_Hlk206409386" w:id="144"/>
      <w:r w:rsidRPr="00E33075">
        <w:rPr>
          <w:rFonts w:ascii="Arial" w:hAnsi="Arial" w:cs="Arial"/>
          <w:sz w:val="18"/>
          <w:szCs w:val="18"/>
          <w:lang w:val="en-ZW"/>
        </w:rPr>
        <w:t>[Congregation says, “Amen.”]</w:t>
      </w:r>
      <w:r w:rsidRPr="00362F57">
        <w:rPr>
          <w:rFonts w:ascii="Arial" w:hAnsi="Arial" w:cs="Arial"/>
          <w:sz w:val="28"/>
          <w:szCs w:val="28"/>
          <w:lang w:val="en-ZW"/>
        </w:rPr>
        <w:t xml:space="preserve"> </w:t>
      </w:r>
      <w:bookmarkEnd w:id="144"/>
      <w:r w:rsidRPr="00362F57">
        <w:rPr>
          <w:rFonts w:ascii="Arial" w:hAnsi="Arial" w:cs="Arial"/>
          <w:sz w:val="28"/>
          <w:szCs w:val="28"/>
          <w:lang w:val="en-ZW"/>
        </w:rPr>
        <w:t xml:space="preserve">Hanzi </w:t>
      </w:r>
      <w:proofErr w:type="spellStart"/>
      <w:r w:rsidRPr="00362F57">
        <w:rPr>
          <w:rFonts w:ascii="Arial" w:hAnsi="Arial" w:cs="Arial"/>
          <w:sz w:val="28"/>
          <w:szCs w:val="28"/>
          <w:lang w:val="en-ZW"/>
        </w:rPr>
        <w:t>vana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vema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penzi</w:t>
      </w:r>
      <w:proofErr w:type="spellEnd"/>
      <w:r w:rsidRPr="00362F57">
        <w:rPr>
          <w:rFonts w:ascii="Arial" w:hAnsi="Arial" w:cs="Arial"/>
          <w:sz w:val="28"/>
          <w:szCs w:val="28"/>
          <w:lang w:val="en-ZW"/>
        </w:rPr>
        <w:t xml:space="preserve"> iye</w:t>
      </w:r>
      <w:r>
        <w:rPr>
          <w:rFonts w:ascii="Arial" w:hAnsi="Arial" w:cs="Arial"/>
          <w:sz w:val="28"/>
          <w:szCs w:val="28"/>
          <w:lang w:val="en-ZW"/>
        </w:rPr>
        <w:t xml:space="preserve"> </w:t>
      </w:r>
      <w:proofErr w:type="spellStart"/>
      <w:r w:rsidRPr="00362F57">
        <w:rPr>
          <w:rFonts w:ascii="Arial" w:hAnsi="Arial" w:cs="Arial"/>
          <w:sz w:val="28"/>
          <w:szCs w:val="28"/>
          <w:lang w:val="en-ZW"/>
        </w:rPr>
        <w:t>zvino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havagare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mumakomo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vema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penzi</w:t>
      </w:r>
      <w:proofErr w:type="spellEnd"/>
      <w:r w:rsidRPr="00362F57">
        <w:rPr>
          <w:rFonts w:ascii="Arial" w:hAnsi="Arial" w:cs="Arial"/>
          <w:sz w:val="28"/>
          <w:szCs w:val="28"/>
          <w:lang w:val="en-ZW"/>
        </w:rPr>
        <w:t xml:space="preserve"> kana </w:t>
      </w:r>
      <w:proofErr w:type="spellStart"/>
      <w:r w:rsidRPr="00362F57">
        <w:rPr>
          <w:rFonts w:ascii="Arial" w:hAnsi="Arial" w:cs="Arial"/>
          <w:sz w:val="28"/>
          <w:szCs w:val="28"/>
          <w:lang w:val="en-ZW"/>
        </w:rPr>
        <w:t>muma</w:t>
      </w:r>
      <w:proofErr w:type="spellEnd"/>
      <w:r w:rsidRPr="00362F57">
        <w:rPr>
          <w:rFonts w:ascii="Arial" w:hAnsi="Arial" w:cs="Arial"/>
          <w:sz w:val="28"/>
          <w:szCs w:val="28"/>
          <w:lang w:val="en-ZW"/>
        </w:rPr>
        <w:t xml:space="preserve">  </w:t>
      </w:r>
      <w:r>
        <w:rPr>
          <w:rFonts w:ascii="Arial" w:hAnsi="Arial" w:cs="Arial"/>
          <w:sz w:val="28"/>
          <w:szCs w:val="28"/>
          <w:lang w:val="en-ZW"/>
        </w:rPr>
        <w:t xml:space="preserve">valleys </w:t>
      </w:r>
      <w:r w:rsidRPr="00362F57">
        <w:rPr>
          <w:rFonts w:ascii="Arial" w:hAnsi="Arial" w:cs="Arial"/>
          <w:sz w:val="28"/>
          <w:szCs w:val="28"/>
          <w:lang w:val="en-ZW"/>
        </w:rPr>
        <w:t xml:space="preserve">kana </w:t>
      </w:r>
      <w:proofErr w:type="spellStart"/>
      <w:r w:rsidRPr="00362F57">
        <w:rPr>
          <w:rFonts w:ascii="Arial" w:hAnsi="Arial" w:cs="Arial"/>
          <w:sz w:val="28"/>
          <w:szCs w:val="28"/>
          <w:lang w:val="en-ZW"/>
        </w:rPr>
        <w:t>muma</w:t>
      </w:r>
      <w:proofErr w:type="spellEnd"/>
      <w:r w:rsidRPr="00362F57">
        <w:rPr>
          <w:rFonts w:ascii="Arial" w:hAnsi="Arial" w:cs="Arial"/>
          <w:sz w:val="28"/>
          <w:szCs w:val="28"/>
          <w:lang w:val="en-ZW"/>
        </w:rPr>
        <w:t xml:space="preserve"> tondo, </w:t>
      </w:r>
      <w:proofErr w:type="spellStart"/>
      <w:r w:rsidRPr="00362F57">
        <w:rPr>
          <w:rFonts w:ascii="Arial" w:hAnsi="Arial" w:cs="Arial"/>
          <w:sz w:val="28"/>
          <w:szCs w:val="28"/>
          <w:lang w:val="en-ZW"/>
        </w:rPr>
        <w:t>vana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vema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penzi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tinovawana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muma</w:t>
      </w:r>
      <w:proofErr w:type="spellEnd"/>
      <w:r w:rsidRPr="00362F57">
        <w:rPr>
          <w:rFonts w:ascii="Arial" w:hAnsi="Arial" w:cs="Arial"/>
          <w:sz w:val="28"/>
          <w:szCs w:val="28"/>
          <w:lang w:val="en-ZW"/>
        </w:rPr>
        <w:t xml:space="preserve"> street ki…? </w:t>
      </w:r>
      <w:r w:rsidRPr="00E33075">
        <w:rPr>
          <w:rFonts w:ascii="Arial" w:hAnsi="Arial" w:cs="Arial"/>
          <w:sz w:val="18"/>
          <w:szCs w:val="18"/>
          <w:lang w:val="en-ZW"/>
        </w:rPr>
        <w:t>[Congregation says, “</w:t>
      </w:r>
      <w:r>
        <w:rPr>
          <w:rFonts w:ascii="Arial" w:hAnsi="Arial" w:cs="Arial"/>
          <w:sz w:val="18"/>
          <w:szCs w:val="18"/>
          <w:lang w:val="en-ZW"/>
        </w:rPr>
        <w:t>kids,</w:t>
      </w:r>
      <w:r w:rsidRPr="00E33075">
        <w:rPr>
          <w:rFonts w:ascii="Arial" w:hAnsi="Arial" w:cs="Arial"/>
          <w:sz w:val="18"/>
          <w:szCs w:val="18"/>
          <w:lang w:val="en-ZW"/>
        </w:rPr>
        <w:t>”]</w:t>
      </w:r>
      <w:r w:rsidRPr="00362F57">
        <w:rPr>
          <w:rFonts w:ascii="Arial" w:hAnsi="Arial" w:cs="Arial"/>
          <w:sz w:val="28"/>
          <w:szCs w:val="28"/>
          <w:lang w:val="en-ZW"/>
        </w:rPr>
        <w:t xml:space="preserve"> </w:t>
      </w:r>
      <w:r>
        <w:rPr>
          <w:rFonts w:ascii="Arial" w:hAnsi="Arial" w:cs="Arial"/>
          <w:sz w:val="28"/>
          <w:szCs w:val="28"/>
          <w:lang w:val="en-ZW"/>
        </w:rPr>
        <w:t>s</w:t>
      </w:r>
      <w:r w:rsidRPr="00362F57">
        <w:rPr>
          <w:rFonts w:ascii="Arial" w:hAnsi="Arial" w:cs="Arial"/>
          <w:sz w:val="28"/>
          <w:szCs w:val="28"/>
          <w:lang w:val="en-ZW"/>
        </w:rPr>
        <w:t xml:space="preserve">treet kids. Hanzi </w:t>
      </w:r>
      <w:proofErr w:type="spellStart"/>
      <w:r w:rsidRPr="00362F57">
        <w:rPr>
          <w:rFonts w:ascii="Arial" w:hAnsi="Arial" w:cs="Arial"/>
          <w:sz w:val="28"/>
          <w:szCs w:val="28"/>
          <w:lang w:val="en-ZW"/>
        </w:rPr>
        <w:t>vaive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vema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penzi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vanosemesa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vanosvu</w:t>
      </w:r>
      <w:proofErr w:type="spellEnd"/>
      <w:r w:rsidRPr="00362F57">
        <w:rPr>
          <w:rFonts w:ascii="Arial" w:hAnsi="Arial" w:cs="Arial"/>
          <w:sz w:val="28"/>
          <w:szCs w:val="28"/>
          <w:lang w:val="en-ZW"/>
        </w:rPr>
        <w:t>—</w:t>
      </w:r>
      <w:commentRangeStart w:id="145"/>
      <w:r w:rsidRPr="00362F57">
        <w:rPr>
          <w:rFonts w:ascii="Arial" w:hAnsi="Arial" w:cs="Arial"/>
          <w:sz w:val="28"/>
          <w:szCs w:val="28"/>
          <w:lang w:val="en-ZW"/>
        </w:rPr>
        <w:t>…</w:t>
      </w:r>
      <w:proofErr w:type="spellStart"/>
      <w:commentRangeEnd w:id="145"/>
      <w:r w:rsidRPr="00362F57">
        <w:rPr>
          <w:rStyle w:val="CommentReference"/>
          <w:rFonts w:ascii="Arial" w:hAnsi="Arial" w:cs="Arial"/>
          <w:sz w:val="28"/>
          <w:szCs w:val="28"/>
        </w:rPr>
        <w:commentReference w:id="145"/>
      </w:r>
      <w:r>
        <w:rPr>
          <w:rFonts w:ascii="Arial" w:hAnsi="Arial" w:cs="Arial"/>
          <w:sz w:val="28"/>
          <w:szCs w:val="28"/>
          <w:lang w:val="en-ZW"/>
        </w:rPr>
        <w:t>vano</w:t>
      </w:r>
      <w:proofErr w:type="spellEnd"/>
      <w:r>
        <w:rPr>
          <w:rFonts w:ascii="Arial" w:hAnsi="Arial" w:cs="Arial"/>
          <w:sz w:val="28"/>
          <w:szCs w:val="28"/>
          <w:lang w:val="en-ZW"/>
        </w:rPr>
        <w:t xml:space="preserve"> sniffer</w:t>
      </w:r>
      <w:r w:rsidRPr="00362F57">
        <w:rPr>
          <w:rFonts w:ascii="Arial" w:hAnsi="Arial" w:cs="Arial"/>
          <w:sz w:val="28"/>
          <w:szCs w:val="28"/>
          <w:lang w:val="en-ZW"/>
        </w:rPr>
        <w:t xml:space="preserve"> glue. </w:t>
      </w:r>
      <w:proofErr w:type="spellStart"/>
      <w:r w:rsidRPr="00362F57">
        <w:rPr>
          <w:rFonts w:ascii="Arial" w:hAnsi="Arial" w:cs="Arial"/>
          <w:sz w:val="28"/>
          <w:szCs w:val="28"/>
          <w:lang w:val="en-ZW"/>
        </w:rPr>
        <w:t>Vanobvutira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vanhu</w:t>
      </w:r>
      <w:proofErr w:type="spellEnd"/>
      <w:r w:rsidRPr="00362F57">
        <w:rPr>
          <w:rFonts w:ascii="Arial" w:hAnsi="Arial" w:cs="Arial"/>
          <w:sz w:val="28"/>
          <w:szCs w:val="28"/>
          <w:lang w:val="en-ZW"/>
        </w:rPr>
        <w:t xml:space="preserve"> ma chips </w:t>
      </w:r>
      <w:proofErr w:type="spellStart"/>
      <w:r w:rsidRPr="00362F57">
        <w:rPr>
          <w:rFonts w:ascii="Arial" w:hAnsi="Arial" w:cs="Arial"/>
          <w:sz w:val="28"/>
          <w:szCs w:val="28"/>
          <w:lang w:val="en-ZW"/>
        </w:rPr>
        <w:t>vachibva</w:t>
      </w:r>
      <w:proofErr w:type="spellEnd"/>
      <w:r w:rsidRPr="00362F57">
        <w:rPr>
          <w:rFonts w:ascii="Arial" w:hAnsi="Arial" w:cs="Arial"/>
          <w:sz w:val="28"/>
          <w:szCs w:val="28"/>
          <w:lang w:val="en-ZW"/>
        </w:rPr>
        <w:t xml:space="preserve"> mu </w:t>
      </w:r>
      <w:del w:author="Transcriber01 JHB" w:date="2025-08-26T11:26:00Z" w16du:dateUtc="2025-08-26T09:26:00Z" w:id="146">
        <w:r w:rsidRPr="00362F57" w:rsidDel="007C078B">
          <w:rPr>
            <w:rFonts w:ascii="Arial" w:hAnsi="Arial" w:cs="Arial"/>
            <w:sz w:val="28"/>
            <w:szCs w:val="28"/>
            <w:lang w:val="en-ZW"/>
          </w:rPr>
          <w:delText>c</w:delText>
        </w:r>
      </w:del>
      <w:ins w:author="Transcriber01 JHB" w:date="2025-08-26T11:26:00Z" w16du:dateUtc="2025-08-26T09:26:00Z" w:id="147">
        <w:r>
          <w:rPr>
            <w:rFonts w:ascii="Arial" w:hAnsi="Arial" w:cs="Arial"/>
            <w:sz w:val="28"/>
            <w:szCs w:val="28"/>
            <w:lang w:val="en-ZW"/>
          </w:rPr>
          <w:t>C</w:t>
        </w:r>
      </w:ins>
      <w:r w:rsidRPr="00362F57">
        <w:rPr>
          <w:rFonts w:ascii="Arial" w:hAnsi="Arial" w:cs="Arial"/>
          <w:sz w:val="28"/>
          <w:szCs w:val="28"/>
          <w:lang w:val="en-ZW"/>
        </w:rPr>
        <w:t xml:space="preserve">hicken </w:t>
      </w:r>
      <w:del w:author="Transcriber01 JHB" w:date="2025-08-26T11:26:00Z" w16du:dateUtc="2025-08-26T09:26:00Z" w:id="148">
        <w:r w:rsidRPr="00362F57" w:rsidDel="007C078B">
          <w:rPr>
            <w:rFonts w:ascii="Arial" w:hAnsi="Arial" w:cs="Arial"/>
            <w:sz w:val="28"/>
            <w:szCs w:val="28"/>
            <w:lang w:val="en-ZW"/>
          </w:rPr>
          <w:delText>i</w:delText>
        </w:r>
      </w:del>
      <w:ins w:author="Transcriber01 JHB" w:date="2025-08-26T11:26:00Z" w16du:dateUtc="2025-08-26T09:26:00Z" w:id="149">
        <w:r>
          <w:rPr>
            <w:rFonts w:ascii="Arial" w:hAnsi="Arial" w:cs="Arial"/>
            <w:sz w:val="28"/>
            <w:szCs w:val="28"/>
            <w:lang w:val="en-ZW"/>
          </w:rPr>
          <w:t>I</w:t>
        </w:r>
      </w:ins>
      <w:r w:rsidRPr="00362F57">
        <w:rPr>
          <w:rFonts w:ascii="Arial" w:hAnsi="Arial" w:cs="Arial"/>
          <w:sz w:val="28"/>
          <w:szCs w:val="28"/>
          <w:lang w:val="en-ZW"/>
        </w:rPr>
        <w:t>n</w:t>
      </w:r>
      <w:ins w:author="Transcriber01 JHB" w:date="2025-08-26T11:26:00Z" w16du:dateUtc="2025-08-26T09:26:00Z" w:id="150">
        <w:r>
          <w:rPr>
            <w:rFonts w:ascii="Arial" w:hAnsi="Arial" w:cs="Arial"/>
            <w:sz w:val="28"/>
            <w:szCs w:val="28"/>
            <w:lang w:val="en-ZW"/>
          </w:rPr>
          <w:t>n</w:t>
        </w:r>
      </w:ins>
      <w:del w:author="Transcriber01 JHB" w:date="2025-08-26T11:26:00Z" w16du:dateUtc="2025-08-26T09:26:00Z" w:id="151">
        <w:r w:rsidRPr="00362F57" w:rsidDel="00463291">
          <w:rPr>
            <w:rFonts w:ascii="Arial" w:hAnsi="Arial" w:cs="Arial"/>
            <w:sz w:val="28"/>
            <w:szCs w:val="28"/>
            <w:lang w:val="en-ZW"/>
          </w:rPr>
          <w:delText>,</w:delText>
        </w:r>
      </w:del>
      <w:r w:rsidRPr="00362F57">
        <w:rPr>
          <w:rFonts w:ascii="Arial" w:hAnsi="Arial" w:cs="Arial"/>
          <w:sz w:val="28"/>
          <w:szCs w:val="28"/>
          <w:lang w:val="en-ZW"/>
        </w:rPr>
        <w:t xml:space="preserve"> </w:t>
      </w:r>
      <w:del w:author="Transcriber01 JHB" w:date="2025-08-26T11:26:00Z" w16du:dateUtc="2025-08-26T09:26:00Z" w:id="152">
        <w:r w:rsidRPr="00362F57" w:rsidDel="00463291">
          <w:rPr>
            <w:rFonts w:ascii="Arial" w:hAnsi="Arial" w:cs="Arial"/>
            <w:sz w:val="28"/>
            <w:szCs w:val="28"/>
            <w:lang w:val="en-ZW"/>
          </w:rPr>
          <w:delText>v</w:delText>
        </w:r>
      </w:del>
      <w:ins w:author="Transcriber01 JHB" w:date="2025-08-26T11:26:00Z" w16du:dateUtc="2025-08-26T09:26:00Z" w:id="153">
        <w:r>
          <w:rPr>
            <w:rFonts w:ascii="Arial" w:hAnsi="Arial" w:cs="Arial"/>
            <w:sz w:val="28"/>
            <w:szCs w:val="28"/>
            <w:lang w:val="en-ZW"/>
          </w:rPr>
          <w:t>V</w:t>
        </w:r>
      </w:ins>
      <w:r w:rsidRPr="00362F57">
        <w:rPr>
          <w:rFonts w:ascii="Arial" w:hAnsi="Arial" w:cs="Arial"/>
          <w:sz w:val="28"/>
          <w:szCs w:val="28"/>
          <w:lang w:val="en-ZW"/>
        </w:rPr>
        <w:t xml:space="preserve">ano scavenger </w:t>
      </w:r>
      <w:proofErr w:type="spellStart"/>
      <w:r w:rsidRPr="00362F57">
        <w:rPr>
          <w:rFonts w:ascii="Arial" w:hAnsi="Arial" w:cs="Arial"/>
          <w:sz w:val="28"/>
          <w:szCs w:val="28"/>
          <w:lang w:val="en-ZW"/>
        </w:rPr>
        <w:t>muma</w:t>
      </w:r>
      <w:proofErr w:type="spellEnd"/>
      <w:r w:rsidRPr="00362F57">
        <w:rPr>
          <w:rFonts w:ascii="Arial" w:hAnsi="Arial" w:cs="Arial"/>
          <w:sz w:val="28"/>
          <w:szCs w:val="28"/>
          <w:lang w:val="en-ZW"/>
        </w:rPr>
        <w:t xml:space="preserve"> bi…</w:t>
      </w:r>
      <w:del w:author="Transcriber01 JHB" w:date="2025-08-26T11:27:00Z" w16du:dateUtc="2025-08-26T09:27:00Z" w:id="154">
        <w:r w:rsidRPr="00362F57" w:rsidDel="009D0DBB">
          <w:rPr>
            <w:rFonts w:ascii="Arial" w:hAnsi="Arial" w:cs="Arial"/>
            <w:sz w:val="28"/>
            <w:szCs w:val="28"/>
            <w:lang w:val="en-ZW"/>
          </w:rPr>
          <w:delText>?</w:delText>
        </w:r>
      </w:del>
      <w:r w:rsidRPr="00362F57">
        <w:rPr>
          <w:rFonts w:ascii="Arial" w:hAnsi="Arial" w:cs="Arial"/>
          <w:sz w:val="28"/>
          <w:szCs w:val="28"/>
          <w:lang w:val="en-ZW"/>
        </w:rPr>
        <w:t xml:space="preserve"> </w:t>
      </w:r>
      <w:del w:author="Transcriber01 JHB" w:date="2025-08-26T11:27:00Z" w16du:dateUtc="2025-08-26T09:27:00Z" w:id="155">
        <w:r w:rsidRPr="00362F57" w:rsidDel="009D0DBB">
          <w:rPr>
            <w:rFonts w:ascii="Arial" w:hAnsi="Arial" w:cs="Arial"/>
            <w:sz w:val="28"/>
            <w:szCs w:val="28"/>
            <w:lang w:val="en-ZW"/>
          </w:rPr>
          <w:delText>M</w:delText>
        </w:r>
      </w:del>
      <w:proofErr w:type="spellStart"/>
      <w:ins w:author="Transcriber01 JHB" w:date="2025-08-26T11:27:00Z" w16du:dateUtc="2025-08-26T09:27:00Z" w:id="156">
        <w:r>
          <w:rPr>
            <w:rFonts w:ascii="Arial" w:hAnsi="Arial" w:cs="Arial"/>
            <w:sz w:val="28"/>
            <w:szCs w:val="28"/>
            <w:lang w:val="en-ZW"/>
          </w:rPr>
          <w:t>m</w:t>
        </w:r>
      </w:ins>
      <w:r w:rsidRPr="00362F57">
        <w:rPr>
          <w:rFonts w:ascii="Arial" w:hAnsi="Arial" w:cs="Arial"/>
          <w:sz w:val="28"/>
          <w:szCs w:val="28"/>
          <w:lang w:val="en-ZW"/>
        </w:rPr>
        <w:t>uma</w:t>
      </w:r>
      <w:proofErr w:type="spellEnd"/>
      <w:r w:rsidRPr="00362F57">
        <w:rPr>
          <w:rFonts w:ascii="Arial" w:hAnsi="Arial" w:cs="Arial"/>
          <w:sz w:val="28"/>
          <w:szCs w:val="28"/>
          <w:lang w:val="en-ZW"/>
        </w:rPr>
        <w:t xml:space="preserve"> bin, </w:t>
      </w:r>
      <w:proofErr w:type="spellStart"/>
      <w:r w:rsidRPr="00362F57">
        <w:rPr>
          <w:rFonts w:ascii="Arial" w:hAnsi="Arial" w:cs="Arial"/>
          <w:sz w:val="28"/>
          <w:szCs w:val="28"/>
          <w:lang w:val="en-ZW"/>
        </w:rPr>
        <w:t>n</w:t>
      </w:r>
      <w:r>
        <w:rPr>
          <w:rFonts w:ascii="Arial" w:hAnsi="Arial" w:cs="Arial"/>
          <w:sz w:val="28"/>
          <w:szCs w:val="28"/>
          <w:lang w:val="en-ZW"/>
        </w:rPr>
        <w:t>e</w:t>
      </w:r>
      <w:r w:rsidRPr="00362F57">
        <w:rPr>
          <w:rFonts w:ascii="Arial" w:hAnsi="Arial" w:cs="Arial"/>
          <w:sz w:val="28"/>
          <w:szCs w:val="28"/>
          <w:lang w:val="en-ZW"/>
        </w:rPr>
        <w:t>kuti</w:t>
      </w:r>
      <w:proofErr w:type="spellEnd"/>
      <w:r w:rsidRPr="00362F57">
        <w:rPr>
          <w:rFonts w:ascii="Arial" w:hAnsi="Arial" w:cs="Arial"/>
          <w:sz w:val="28"/>
          <w:szCs w:val="28"/>
          <w:lang w:val="en-ZW"/>
        </w:rPr>
        <w:t xml:space="preserve"> baba </w:t>
      </w:r>
      <w:proofErr w:type="spellStart"/>
      <w:r w:rsidRPr="00362F57">
        <w:rPr>
          <w:rFonts w:ascii="Arial" w:hAnsi="Arial" w:cs="Arial"/>
          <w:sz w:val="28"/>
          <w:szCs w:val="28"/>
          <w:lang w:val="en-ZW"/>
        </w:rPr>
        <w:t>vacho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vaive</w:t>
      </w:r>
      <w:proofErr w:type="spellEnd"/>
      <w:r w:rsidRPr="00362F57">
        <w:rPr>
          <w:rFonts w:ascii="Arial" w:hAnsi="Arial" w:cs="Arial"/>
          <w:sz w:val="28"/>
          <w:szCs w:val="28"/>
          <w:lang w:val="en-ZW"/>
        </w:rPr>
        <w:t xml:space="preserve"> be…? </w:t>
      </w:r>
      <w:ins w:author="Transcriber01 JHB" w:date="2025-08-26T11:27:00Z" w16du:dateUtc="2025-08-26T09:27:00Z" w:id="157">
        <w:r w:rsidRPr="00E33075">
          <w:rPr>
            <w:rFonts w:ascii="Arial" w:hAnsi="Arial" w:cs="Arial"/>
            <w:sz w:val="18"/>
            <w:szCs w:val="18"/>
            <w:lang w:val="en-ZW"/>
          </w:rPr>
          <w:t>[Congregation says, “</w:t>
        </w:r>
        <w:proofErr w:type="spellStart"/>
        <w:r>
          <w:rPr>
            <w:rFonts w:ascii="Arial" w:hAnsi="Arial" w:cs="Arial"/>
            <w:sz w:val="18"/>
            <w:szCs w:val="18"/>
            <w:lang w:val="en-ZW"/>
          </w:rPr>
          <w:t>benzi</w:t>
        </w:r>
        <w:proofErr w:type="spellEnd"/>
        <w:r w:rsidRPr="00E33075">
          <w:rPr>
            <w:rFonts w:ascii="Arial" w:hAnsi="Arial" w:cs="Arial"/>
            <w:sz w:val="18"/>
            <w:szCs w:val="18"/>
            <w:lang w:val="en-ZW"/>
          </w:rPr>
          <w:t>.”]</w:t>
        </w:r>
        <w:r w:rsidRPr="00362F57">
          <w:rPr>
            <w:rFonts w:ascii="Arial" w:hAnsi="Arial" w:cs="Arial"/>
            <w:sz w:val="28"/>
            <w:szCs w:val="28"/>
            <w:lang w:val="en-ZW"/>
          </w:rPr>
          <w:t xml:space="preserve"> </w:t>
        </w:r>
      </w:ins>
      <w:r w:rsidRPr="00362F57">
        <w:rPr>
          <w:rFonts w:ascii="Arial" w:hAnsi="Arial" w:cs="Arial"/>
          <w:sz w:val="28"/>
          <w:szCs w:val="28"/>
          <w:lang w:val="en-ZW"/>
        </w:rPr>
        <w:t xml:space="preserve">Baba </w:t>
      </w:r>
      <w:proofErr w:type="spellStart"/>
      <w:r w:rsidRPr="00362F57">
        <w:rPr>
          <w:rFonts w:ascii="Arial" w:hAnsi="Arial" w:cs="Arial"/>
          <w:sz w:val="28"/>
          <w:szCs w:val="28"/>
          <w:lang w:val="en-ZW"/>
        </w:rPr>
        <w:t>vacho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vaive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benzi</w:t>
      </w:r>
      <w:proofErr w:type="spellEnd"/>
      <w:r w:rsidRPr="00362F57">
        <w:rPr>
          <w:rFonts w:ascii="Arial" w:hAnsi="Arial" w:cs="Arial"/>
          <w:sz w:val="28"/>
          <w:szCs w:val="28"/>
          <w:lang w:val="en-ZW"/>
        </w:rPr>
        <w:t xml:space="preserve">. Baba </w:t>
      </w:r>
      <w:proofErr w:type="spellStart"/>
      <w:r w:rsidRPr="00362F57">
        <w:rPr>
          <w:rFonts w:ascii="Arial" w:hAnsi="Arial" w:cs="Arial"/>
          <w:sz w:val="28"/>
          <w:szCs w:val="28"/>
          <w:lang w:val="en-ZW"/>
        </w:rPr>
        <w:t>vese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vanofanira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vanongedzere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munechekunamata</w:t>
      </w:r>
      <w:proofErr w:type="spellEnd"/>
      <w:r w:rsidRPr="00362F57">
        <w:rPr>
          <w:rFonts w:ascii="Arial" w:hAnsi="Arial" w:cs="Arial"/>
          <w:sz w:val="28"/>
          <w:szCs w:val="28"/>
          <w:lang w:val="en-ZW"/>
        </w:rPr>
        <w:t xml:space="preserve">. Mwana </w:t>
      </w:r>
      <w:proofErr w:type="spellStart"/>
      <w:r w:rsidRPr="00362F57">
        <w:rPr>
          <w:rFonts w:ascii="Arial" w:hAnsi="Arial" w:cs="Arial"/>
          <w:sz w:val="28"/>
          <w:szCs w:val="28"/>
          <w:lang w:val="en-ZW"/>
        </w:rPr>
        <w:t>haambotanga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hupenyu</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hwakawa</w:t>
      </w:r>
      <w:proofErr w:type="spellEnd"/>
      <w:r w:rsidRPr="00362F57">
        <w:rPr>
          <w:rFonts w:ascii="Arial" w:hAnsi="Arial" w:cs="Arial"/>
          <w:sz w:val="28"/>
          <w:szCs w:val="28"/>
          <w:lang w:val="en-ZW"/>
        </w:rPr>
        <w:t>—</w:t>
      </w:r>
      <w:proofErr w:type="spellStart"/>
      <w:r w:rsidRPr="00362F57">
        <w:rPr>
          <w:rFonts w:ascii="Arial" w:hAnsi="Arial" w:cs="Arial"/>
          <w:sz w:val="28"/>
          <w:szCs w:val="28"/>
          <w:lang w:val="en-ZW"/>
        </w:rPr>
        <w:t>naka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asina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kupihwa</w:t>
      </w:r>
      <w:proofErr w:type="spellEnd"/>
      <w:r w:rsidRPr="00362F57">
        <w:rPr>
          <w:rFonts w:ascii="Arial" w:hAnsi="Arial" w:cs="Arial"/>
          <w:sz w:val="28"/>
          <w:szCs w:val="28"/>
          <w:lang w:val="en-ZW"/>
        </w:rPr>
        <w:t xml:space="preserve"> background </w:t>
      </w:r>
      <w:proofErr w:type="spellStart"/>
      <w:r w:rsidRPr="00362F57">
        <w:rPr>
          <w:rFonts w:ascii="Arial" w:hAnsi="Arial" w:cs="Arial"/>
          <w:sz w:val="28"/>
          <w:szCs w:val="28"/>
          <w:lang w:val="en-ZW"/>
        </w:rPr>
        <w:t>na</w:t>
      </w:r>
      <w:del w:author="Transcriber01 JHB" w:date="2025-08-26T11:28:00Z" w16du:dateUtc="2025-08-26T09:28:00Z" w:id="158">
        <w:r w:rsidRPr="00362F57" w:rsidDel="008C361B">
          <w:rPr>
            <w:rFonts w:ascii="Arial" w:hAnsi="Arial" w:cs="Arial"/>
            <w:sz w:val="28"/>
            <w:szCs w:val="28"/>
            <w:lang w:val="en-ZW"/>
          </w:rPr>
          <w:delText xml:space="preserve"> </w:delText>
        </w:r>
      </w:del>
      <w:r w:rsidRPr="00362F57">
        <w:rPr>
          <w:rFonts w:ascii="Arial" w:hAnsi="Arial" w:cs="Arial"/>
          <w:sz w:val="28"/>
          <w:szCs w:val="28"/>
          <w:lang w:val="en-ZW"/>
        </w:rPr>
        <w:t>baba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vake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yekuti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gwara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rinodai</w:t>
      </w:r>
      <w:proofErr w:type="spellEnd"/>
      <w:r w:rsidRPr="00362F57">
        <w:rPr>
          <w:rFonts w:ascii="Arial" w:hAnsi="Arial" w:cs="Arial"/>
          <w:sz w:val="28"/>
          <w:szCs w:val="28"/>
          <w:lang w:val="en-ZW"/>
        </w:rPr>
        <w:t xml:space="preserve">. Mai </w:t>
      </w:r>
      <w:proofErr w:type="spellStart"/>
      <w:r w:rsidRPr="00362F57">
        <w:rPr>
          <w:rFonts w:ascii="Arial" w:hAnsi="Arial" w:cs="Arial"/>
          <w:sz w:val="28"/>
          <w:szCs w:val="28"/>
          <w:lang w:val="en-ZW"/>
        </w:rPr>
        <w:t>vakava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hure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mwana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sikana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anoitawo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futi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chii</w:t>
      </w:r>
      <w:proofErr w:type="spellEnd"/>
      <w:r w:rsidRPr="00362F57">
        <w:rPr>
          <w:rFonts w:ascii="Arial" w:hAnsi="Arial" w:cs="Arial"/>
          <w:sz w:val="28"/>
          <w:szCs w:val="28"/>
          <w:lang w:val="en-ZW"/>
        </w:rPr>
        <w:t xml:space="preserve">…? </w:t>
      </w:r>
      <w:r w:rsidRPr="00453670">
        <w:rPr>
          <w:rFonts w:ascii="Arial" w:hAnsi="Arial" w:cs="Arial"/>
          <w:sz w:val="18"/>
          <w:szCs w:val="18"/>
          <w:lang w:val="en-ZW"/>
        </w:rPr>
        <w:t>[Congregation says, “</w:t>
      </w:r>
      <w:proofErr w:type="spellStart"/>
      <w:r w:rsidRPr="00453670">
        <w:rPr>
          <w:rFonts w:ascii="Arial" w:hAnsi="Arial" w:cs="Arial"/>
          <w:sz w:val="18"/>
          <w:szCs w:val="18"/>
          <w:lang w:val="en-ZW"/>
        </w:rPr>
        <w:t>hure</w:t>
      </w:r>
      <w:proofErr w:type="spellEnd"/>
      <w:r w:rsidRPr="00453670">
        <w:rPr>
          <w:rFonts w:ascii="Arial" w:hAnsi="Arial" w:cs="Arial"/>
          <w:sz w:val="18"/>
          <w:szCs w:val="18"/>
          <w:lang w:val="en-ZW"/>
        </w:rPr>
        <w:t>.”]</w:t>
      </w:r>
    </w:p>
    <w:p w:rsidRPr="00997365" w:rsidR="00FE2A0E" w:rsidP="00FE2A0E" w:rsidRDefault="00FE2A0E" w14:paraId="246C48C5" w14:textId="77777777">
      <w:pPr>
        <w:spacing w:line="276" w:lineRule="auto"/>
        <w:jc w:val="both"/>
        <w:rPr>
          <w:rFonts w:ascii="Arial" w:hAnsi="Arial" w:cs="Arial"/>
          <w:sz w:val="18"/>
          <w:szCs w:val="18"/>
          <w:lang w:val="en-ZW"/>
        </w:rPr>
      </w:pPr>
      <w:r w:rsidRPr="006F7230">
        <w:rPr>
          <w:rFonts w:ascii="Arial" w:hAnsi="Arial" w:cs="Arial"/>
          <w:sz w:val="28"/>
          <w:szCs w:val="28"/>
          <w:vertAlign w:val="superscript"/>
          <w:lang w:val="en-ZW"/>
        </w:rPr>
        <w:t>198</w:t>
      </w:r>
      <w:r>
        <w:rPr>
          <w:rFonts w:ascii="Arial" w:hAnsi="Arial" w:cs="Arial"/>
          <w:sz w:val="28"/>
          <w:szCs w:val="28"/>
          <w:vertAlign w:val="superscript"/>
          <w:lang w:val="en-ZW"/>
        </w:rPr>
        <w:t xml:space="preserve"> </w:t>
      </w:r>
      <w:r w:rsidRPr="00362F57">
        <w:rPr>
          <w:rFonts w:ascii="Arial" w:hAnsi="Arial" w:cs="Arial"/>
          <w:sz w:val="28"/>
          <w:szCs w:val="28"/>
          <w:lang w:val="en-ZW"/>
        </w:rPr>
        <w:t xml:space="preserve">Mai </w:t>
      </w:r>
      <w:proofErr w:type="spellStart"/>
      <w:r w:rsidRPr="00362F57">
        <w:rPr>
          <w:rFonts w:ascii="Arial" w:hAnsi="Arial" w:cs="Arial"/>
          <w:sz w:val="28"/>
          <w:szCs w:val="28"/>
          <w:lang w:val="en-ZW"/>
        </w:rPr>
        <w:t>vakadyisa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murume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mwanasikana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anodyisawo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futi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muru</w:t>
      </w:r>
      <w:proofErr w:type="spellEnd"/>
      <w:r w:rsidRPr="00362F57">
        <w:rPr>
          <w:rFonts w:ascii="Arial" w:hAnsi="Arial" w:cs="Arial"/>
          <w:sz w:val="28"/>
          <w:szCs w:val="28"/>
          <w:lang w:val="en-ZW"/>
        </w:rPr>
        <w:t xml:space="preserve">…? </w:t>
      </w:r>
      <w:r w:rsidRPr="0073579A">
        <w:rPr>
          <w:rFonts w:ascii="Arial" w:hAnsi="Arial" w:cs="Arial"/>
          <w:sz w:val="18"/>
          <w:szCs w:val="18"/>
          <w:lang w:val="en-ZW"/>
        </w:rPr>
        <w:t>[Congregation says, “</w:t>
      </w:r>
      <w:proofErr w:type="spellStart"/>
      <w:r w:rsidRPr="0073579A">
        <w:rPr>
          <w:rFonts w:ascii="Arial" w:hAnsi="Arial" w:cs="Arial"/>
          <w:sz w:val="18"/>
          <w:szCs w:val="18"/>
          <w:lang w:val="en-ZW"/>
        </w:rPr>
        <w:t>murume</w:t>
      </w:r>
      <w:proofErr w:type="spellEnd"/>
      <w:r w:rsidRPr="0073579A">
        <w:rPr>
          <w:rFonts w:ascii="Arial" w:hAnsi="Arial" w:cs="Arial"/>
          <w:sz w:val="18"/>
          <w:szCs w:val="18"/>
          <w:lang w:val="en-ZW"/>
        </w:rPr>
        <w:t>.”]</w:t>
      </w:r>
      <w:r w:rsidRPr="00362F57">
        <w:rPr>
          <w:rFonts w:ascii="Arial" w:hAnsi="Arial" w:cs="Arial"/>
          <w:sz w:val="28"/>
          <w:szCs w:val="28"/>
          <w:lang w:val="en-ZW"/>
        </w:rPr>
        <w:t xml:space="preserve"> Baba </w:t>
      </w:r>
      <w:proofErr w:type="spellStart"/>
      <w:r w:rsidRPr="00362F57">
        <w:rPr>
          <w:rFonts w:ascii="Arial" w:hAnsi="Arial" w:cs="Arial"/>
          <w:sz w:val="28"/>
          <w:szCs w:val="28"/>
          <w:lang w:val="en-ZW"/>
        </w:rPr>
        <w:t>vakatiza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vakomana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vese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vaanobereka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vachatizawo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futi</w:t>
      </w:r>
      <w:proofErr w:type="spellEnd"/>
      <w:r w:rsidRPr="00362F57">
        <w:rPr>
          <w:rFonts w:ascii="Arial" w:hAnsi="Arial" w:cs="Arial"/>
          <w:sz w:val="28"/>
          <w:szCs w:val="28"/>
          <w:lang w:val="en-ZW"/>
        </w:rPr>
        <w:t xml:space="preserve"> </w:t>
      </w:r>
      <w:r>
        <w:rPr>
          <w:rFonts w:ascii="Arial" w:hAnsi="Arial" w:cs="Arial"/>
          <w:sz w:val="28"/>
          <w:szCs w:val="28"/>
          <w:lang w:val="en-ZW"/>
        </w:rPr>
        <w:t xml:space="preserve"> </w:t>
      </w:r>
      <w:proofErr w:type="spellStart"/>
      <w:r>
        <w:rPr>
          <w:rFonts w:ascii="Arial" w:hAnsi="Arial" w:cs="Arial"/>
          <w:sz w:val="28"/>
          <w:szCs w:val="28"/>
          <w:lang w:val="en-ZW"/>
        </w:rPr>
        <w:t>Mukuona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zvaunoita</w:t>
      </w:r>
      <w:proofErr w:type="spellEnd"/>
      <w:r>
        <w:rPr>
          <w:rFonts w:ascii="Arial" w:hAnsi="Arial" w:cs="Arial"/>
          <w:sz w:val="28"/>
          <w:szCs w:val="28"/>
          <w:lang w:val="en-ZW"/>
        </w:rPr>
        <w:t>?</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Unofanira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kuita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hubaba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huno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adhimaiwa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nemwana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wako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zvekuti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anoku</w:t>
      </w:r>
      <w:proofErr w:type="spellEnd"/>
      <w:r w:rsidRPr="00362F57">
        <w:rPr>
          <w:rFonts w:ascii="Arial" w:hAnsi="Arial" w:cs="Arial"/>
          <w:sz w:val="28"/>
          <w:szCs w:val="28"/>
          <w:lang w:val="en-ZW"/>
        </w:rPr>
        <w:t xml:space="preserve"> </w:t>
      </w:r>
      <w:proofErr w:type="spellStart"/>
      <w:r w:rsidRPr="00997365">
        <w:rPr>
          <w:rFonts w:ascii="Arial" w:hAnsi="Arial" w:cs="Arial"/>
          <w:i/>
          <w:iCs/>
          <w:sz w:val="28"/>
          <w:szCs w:val="28"/>
          <w:lang w:val="en-ZW"/>
        </w:rPr>
        <w:t>adhmaya</w:t>
      </w:r>
      <w:proofErr w:type="spellEnd"/>
      <w:r>
        <w:rPr>
          <w:rFonts w:ascii="Arial" w:hAnsi="Arial" w:cs="Arial"/>
          <w:i/>
          <w:iCs/>
          <w:sz w:val="28"/>
          <w:szCs w:val="28"/>
          <w:lang w:val="en-ZW"/>
        </w:rPr>
        <w:t xml:space="preserve"> </w:t>
      </w:r>
      <w:r w:rsidRPr="00E33075">
        <w:rPr>
          <w:rFonts w:ascii="Arial" w:hAnsi="Arial" w:cs="Arial"/>
          <w:sz w:val="18"/>
          <w:szCs w:val="18"/>
          <w:lang w:val="en-ZW"/>
        </w:rPr>
        <w:t>[</w:t>
      </w:r>
      <w:r>
        <w:rPr>
          <w:rFonts w:ascii="Arial" w:hAnsi="Arial" w:cs="Arial"/>
          <w:sz w:val="18"/>
          <w:szCs w:val="18"/>
          <w:lang w:val="en-ZW"/>
        </w:rPr>
        <w:t>to admirer—ED</w:t>
      </w:r>
      <w:r w:rsidRPr="00E33075">
        <w:rPr>
          <w:rFonts w:ascii="Arial" w:hAnsi="Arial" w:cs="Arial"/>
          <w:sz w:val="18"/>
          <w:szCs w:val="18"/>
          <w:lang w:val="en-ZW"/>
        </w:rPr>
        <w:t>]</w:t>
      </w:r>
      <w:r w:rsidRPr="00362F57">
        <w:rPr>
          <w:rFonts w:ascii="Arial" w:hAnsi="Arial" w:cs="Arial"/>
          <w:sz w:val="28"/>
          <w:szCs w:val="28"/>
          <w:lang w:val="en-ZW"/>
        </w:rPr>
        <w:t xml:space="preserve"> courage </w:t>
      </w:r>
      <w:proofErr w:type="spellStart"/>
      <w:r w:rsidRPr="00362F57">
        <w:rPr>
          <w:rFonts w:ascii="Arial" w:hAnsi="Arial" w:cs="Arial"/>
          <w:sz w:val="28"/>
          <w:szCs w:val="28"/>
          <w:lang w:val="en-ZW"/>
        </w:rPr>
        <w:t>yaunayo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yokutsvaga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chikafu</w:t>
      </w:r>
      <w:proofErr w:type="spellEnd"/>
      <w:r>
        <w:rPr>
          <w:rFonts w:ascii="Arial" w:hAnsi="Arial" w:cs="Arial"/>
          <w:sz w:val="28"/>
          <w:szCs w:val="28"/>
          <w:lang w:val="en-ZW"/>
        </w:rPr>
        <w:t>,</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yekutsvaga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hembe</w:t>
      </w:r>
      <w:r>
        <w:rPr>
          <w:rFonts w:ascii="Arial" w:hAnsi="Arial" w:cs="Arial"/>
          <w:sz w:val="28"/>
          <w:szCs w:val="28"/>
          <w:lang w:val="en-ZW"/>
        </w:rPr>
        <w:t>,</w:t>
      </w:r>
      <w:r w:rsidRPr="00362F57">
        <w:rPr>
          <w:rFonts w:ascii="Arial" w:hAnsi="Arial" w:cs="Arial"/>
          <w:sz w:val="28"/>
          <w:szCs w:val="28"/>
          <w:lang w:val="en-ZW"/>
        </w:rPr>
        <w:t>yekuuya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kumhuri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yako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Anoku</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adhmaya</w:t>
      </w:r>
      <w:proofErr w:type="spellEnd"/>
      <w:r>
        <w:rPr>
          <w:rFonts w:ascii="Arial" w:hAnsi="Arial" w:cs="Arial"/>
          <w:sz w:val="28"/>
          <w:szCs w:val="28"/>
          <w:lang w:val="en-ZW"/>
        </w:rPr>
        <w:t xml:space="preserve"> </w:t>
      </w:r>
      <w:r w:rsidRPr="00E33075">
        <w:rPr>
          <w:rFonts w:ascii="Arial" w:hAnsi="Arial" w:cs="Arial"/>
          <w:sz w:val="18"/>
          <w:szCs w:val="18"/>
          <w:lang w:val="en-ZW"/>
        </w:rPr>
        <w:t>[</w:t>
      </w:r>
      <w:r>
        <w:rPr>
          <w:rFonts w:ascii="Arial" w:hAnsi="Arial" w:cs="Arial"/>
          <w:sz w:val="18"/>
          <w:szCs w:val="18"/>
          <w:lang w:val="en-ZW"/>
        </w:rPr>
        <w:t>to admirer—ED</w:t>
      </w:r>
      <w:r w:rsidRPr="00E33075">
        <w:rPr>
          <w:rFonts w:ascii="Arial" w:hAnsi="Arial" w:cs="Arial"/>
          <w:sz w:val="18"/>
          <w:szCs w:val="18"/>
          <w:lang w:val="en-ZW"/>
        </w:rPr>
        <w:t>]</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kurara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manyengetera</w:t>
      </w:r>
      <w:proofErr w:type="spellEnd"/>
      <w:r w:rsidRPr="00362F57">
        <w:rPr>
          <w:rFonts w:ascii="Arial" w:hAnsi="Arial" w:cs="Arial"/>
          <w:sz w:val="28"/>
          <w:szCs w:val="28"/>
          <w:lang w:val="en-ZW"/>
        </w:rPr>
        <w:t xml:space="preserve">, exhortation. Mwana </w:t>
      </w:r>
      <w:proofErr w:type="spellStart"/>
      <w:r w:rsidRPr="00362F57">
        <w:rPr>
          <w:rFonts w:ascii="Arial" w:hAnsi="Arial" w:cs="Arial"/>
          <w:sz w:val="28"/>
          <w:szCs w:val="28"/>
          <w:lang w:val="en-ZW"/>
        </w:rPr>
        <w:t>kachikura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kanenge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kachitarisa</w:t>
      </w:r>
      <w:proofErr w:type="spellEnd"/>
      <w:r w:rsidRPr="00362F57">
        <w:rPr>
          <w:rFonts w:ascii="Arial" w:hAnsi="Arial" w:cs="Arial"/>
          <w:sz w:val="28"/>
          <w:szCs w:val="28"/>
          <w:lang w:val="en-ZW"/>
        </w:rPr>
        <w:t xml:space="preserve"> ko </w:t>
      </w:r>
      <w:proofErr w:type="spellStart"/>
      <w:r w:rsidRPr="00997365">
        <w:rPr>
          <w:rFonts w:ascii="Arial" w:hAnsi="Arial" w:cs="Arial"/>
          <w:i/>
          <w:iCs/>
          <w:sz w:val="28"/>
          <w:szCs w:val="28"/>
          <w:lang w:val="en-ZW"/>
        </w:rPr>
        <w:t>adhmaya</w:t>
      </w:r>
      <w:proofErr w:type="spellEnd"/>
      <w:r w:rsidRPr="00362F57">
        <w:rPr>
          <w:rFonts w:ascii="Arial" w:hAnsi="Arial" w:cs="Arial"/>
          <w:sz w:val="28"/>
          <w:szCs w:val="28"/>
          <w:lang w:val="en-ZW"/>
        </w:rPr>
        <w:t xml:space="preserve"> baba. </w:t>
      </w:r>
      <w:r w:rsidRPr="00E33075">
        <w:rPr>
          <w:rFonts w:ascii="Arial" w:hAnsi="Arial" w:cs="Arial"/>
          <w:sz w:val="18"/>
          <w:szCs w:val="18"/>
          <w:lang w:val="en-ZW"/>
        </w:rPr>
        <w:t>[Congregation says, “Amen.”]</w:t>
      </w:r>
    </w:p>
    <w:p w:rsidR="00FE2A0E" w:rsidP="00FE2A0E" w:rsidRDefault="00FE2A0E" w14:paraId="69307C8A" w14:textId="77777777">
      <w:pPr>
        <w:spacing w:line="276" w:lineRule="auto"/>
        <w:jc w:val="both"/>
        <w:rPr>
          <w:rFonts w:ascii="Arial" w:hAnsi="Arial" w:cs="Arial"/>
          <w:sz w:val="28"/>
          <w:szCs w:val="28"/>
          <w:lang w:val="en-ZW"/>
        </w:rPr>
      </w:pPr>
      <w:r w:rsidRPr="006F7230">
        <w:rPr>
          <w:rFonts w:ascii="Arial" w:hAnsi="Arial" w:cs="Arial"/>
          <w:sz w:val="28"/>
          <w:szCs w:val="28"/>
          <w:vertAlign w:val="superscript"/>
          <w:lang w:val="en-ZW"/>
        </w:rPr>
        <w:t>199</w:t>
      </w:r>
      <w:r>
        <w:rPr>
          <w:rFonts w:ascii="Arial" w:hAnsi="Arial" w:cs="Arial"/>
          <w:sz w:val="28"/>
          <w:szCs w:val="28"/>
          <w:vertAlign w:val="superscript"/>
          <w:lang w:val="en-ZW"/>
        </w:rPr>
        <w:t xml:space="preserve"> </w:t>
      </w:r>
      <w:r w:rsidRPr="00362F57">
        <w:rPr>
          <w:rFonts w:ascii="Arial" w:hAnsi="Arial" w:cs="Arial"/>
          <w:sz w:val="28"/>
          <w:szCs w:val="28"/>
          <w:lang w:val="en-ZW"/>
        </w:rPr>
        <w:t xml:space="preserve">But </w:t>
      </w:r>
      <w:proofErr w:type="spellStart"/>
      <w:r w:rsidRPr="00362F57">
        <w:rPr>
          <w:rFonts w:ascii="Arial" w:hAnsi="Arial" w:cs="Arial"/>
          <w:sz w:val="28"/>
          <w:szCs w:val="28"/>
          <w:lang w:val="en-ZW"/>
        </w:rPr>
        <w:t>vana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vema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penzi</w:t>
      </w:r>
      <w:proofErr w:type="spellEnd"/>
      <w:r w:rsidRPr="00362F57">
        <w:rPr>
          <w:rFonts w:ascii="Arial" w:hAnsi="Arial" w:cs="Arial"/>
          <w:sz w:val="28"/>
          <w:szCs w:val="28"/>
          <w:lang w:val="en-ZW"/>
        </w:rPr>
        <w:t xml:space="preserve"> Havana </w:t>
      </w:r>
      <w:proofErr w:type="spellStart"/>
      <w:r w:rsidRPr="00362F57">
        <w:rPr>
          <w:rFonts w:ascii="Arial" w:hAnsi="Arial" w:cs="Arial"/>
          <w:sz w:val="28"/>
          <w:szCs w:val="28"/>
          <w:lang w:val="en-ZW"/>
        </w:rPr>
        <w:t>kwekutora</w:t>
      </w:r>
      <w:proofErr w:type="spellEnd"/>
      <w:r w:rsidRPr="00362F57">
        <w:rPr>
          <w:rFonts w:ascii="Arial" w:hAnsi="Arial" w:cs="Arial"/>
          <w:sz w:val="28"/>
          <w:szCs w:val="28"/>
          <w:lang w:val="en-ZW"/>
        </w:rPr>
        <w:t xml:space="preserve"> </w:t>
      </w:r>
      <w:r w:rsidRPr="00362F57">
        <w:rPr>
          <w:rFonts w:ascii="Arial" w:hAnsi="Arial" w:cs="Arial"/>
          <w:i/>
          <w:iCs/>
          <w:sz w:val="28"/>
          <w:szCs w:val="28"/>
          <w:lang w:val="en-ZW"/>
        </w:rPr>
        <w:t>exa-</w:t>
      </w:r>
      <w:proofErr w:type="spellStart"/>
      <w:r w:rsidRPr="00362F57">
        <w:rPr>
          <w:rFonts w:ascii="Arial" w:hAnsi="Arial" w:cs="Arial"/>
          <w:i/>
          <w:iCs/>
          <w:sz w:val="28"/>
          <w:szCs w:val="28"/>
          <w:lang w:val="en-ZW"/>
        </w:rPr>
        <w:t>mburu</w:t>
      </w:r>
      <w:proofErr w:type="spellEnd"/>
      <w:r>
        <w:rPr>
          <w:rFonts w:ascii="Arial" w:hAnsi="Arial" w:cs="Arial"/>
          <w:i/>
          <w:iCs/>
          <w:sz w:val="28"/>
          <w:szCs w:val="28"/>
          <w:lang w:val="en-ZW"/>
        </w:rPr>
        <w:t>.</w:t>
      </w:r>
      <w:r w:rsidRPr="00362F57">
        <w:rPr>
          <w:rFonts w:ascii="Arial" w:hAnsi="Arial" w:cs="Arial"/>
          <w:i/>
          <w:iCs/>
          <w:sz w:val="28"/>
          <w:szCs w:val="28"/>
          <w:lang w:val="en-ZW"/>
        </w:rPr>
        <w:t xml:space="preserve"> </w:t>
      </w:r>
      <w:r w:rsidRPr="006F7103">
        <w:rPr>
          <w:rFonts w:ascii="Arial" w:hAnsi="Arial" w:cs="Arial"/>
          <w:sz w:val="18"/>
          <w:szCs w:val="18"/>
          <w:lang w:val="en-ZW"/>
        </w:rPr>
        <w:t>[example</w:t>
      </w:r>
      <w:r>
        <w:rPr>
          <w:rFonts w:ascii="Arial" w:hAnsi="Arial" w:cs="Arial"/>
          <w:sz w:val="18"/>
          <w:szCs w:val="18"/>
          <w:lang w:val="en-ZW"/>
        </w:rPr>
        <w:t>—</w:t>
      </w:r>
      <w:r w:rsidRPr="006F7103">
        <w:rPr>
          <w:rFonts w:ascii="Arial" w:hAnsi="Arial" w:cs="Arial"/>
          <w:sz w:val="18"/>
          <w:szCs w:val="18"/>
          <w:lang w:val="en-ZW"/>
        </w:rPr>
        <w:t xml:space="preserve"> Ed]</w:t>
      </w:r>
      <w:r w:rsidRPr="00362F57">
        <w:rPr>
          <w:rFonts w:ascii="Arial" w:hAnsi="Arial" w:cs="Arial"/>
          <w:sz w:val="28"/>
          <w:szCs w:val="28"/>
          <w:lang w:val="en-ZW"/>
        </w:rPr>
        <w:t xml:space="preserve"> </w:t>
      </w:r>
      <w:proofErr w:type="spellStart"/>
      <w:r>
        <w:rPr>
          <w:rFonts w:ascii="Arial" w:hAnsi="Arial" w:cs="Arial"/>
          <w:sz w:val="28"/>
          <w:szCs w:val="28"/>
          <w:lang w:val="en-ZW"/>
        </w:rPr>
        <w:t>V</w:t>
      </w:r>
      <w:r w:rsidRPr="00362F57">
        <w:rPr>
          <w:rFonts w:ascii="Arial" w:hAnsi="Arial" w:cs="Arial"/>
          <w:sz w:val="28"/>
          <w:szCs w:val="28"/>
          <w:lang w:val="en-ZW"/>
        </w:rPr>
        <w:t>anototenda</w:t>
      </w:r>
      <w:proofErr w:type="spellEnd"/>
      <w:r w:rsidRPr="00362F57">
        <w:rPr>
          <w:rFonts w:ascii="Arial" w:hAnsi="Arial" w:cs="Arial"/>
          <w:sz w:val="28"/>
          <w:szCs w:val="28"/>
          <w:lang w:val="en-ZW"/>
        </w:rPr>
        <w:t xml:space="preserve"> Mwari kana </w:t>
      </w:r>
      <w:proofErr w:type="spellStart"/>
      <w:r w:rsidRPr="00362F57">
        <w:rPr>
          <w:rFonts w:ascii="Arial" w:hAnsi="Arial" w:cs="Arial"/>
          <w:sz w:val="28"/>
          <w:szCs w:val="28"/>
          <w:lang w:val="en-ZW"/>
        </w:rPr>
        <w:t>vakarasikira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muKereke</w:t>
      </w:r>
      <w:proofErr w:type="spellEnd"/>
      <w:r>
        <w:rPr>
          <w:rFonts w:ascii="Arial" w:hAnsi="Arial" w:cs="Arial"/>
          <w:sz w:val="28"/>
          <w:szCs w:val="28"/>
          <w:lang w:val="en-ZW"/>
        </w:rPr>
        <w:t>.</w:t>
      </w:r>
      <w:r w:rsidRPr="00E33075">
        <w:rPr>
          <w:rFonts w:ascii="Arial" w:hAnsi="Arial" w:cs="Arial"/>
          <w:sz w:val="18"/>
          <w:szCs w:val="18"/>
          <w:lang w:val="en-ZW"/>
        </w:rPr>
        <w:t>[Congregation says, “Amen.”]</w:t>
      </w:r>
      <w:r w:rsidRPr="00362F57">
        <w:rPr>
          <w:rFonts w:ascii="Arial" w:hAnsi="Arial" w:cs="Arial"/>
          <w:sz w:val="28"/>
          <w:szCs w:val="28"/>
          <w:lang w:val="en-ZW"/>
        </w:rPr>
        <w:t xml:space="preserve"> </w:t>
      </w:r>
      <w:proofErr w:type="spellStart"/>
      <w:r>
        <w:rPr>
          <w:rFonts w:ascii="Arial" w:hAnsi="Arial" w:cs="Arial"/>
          <w:sz w:val="28"/>
          <w:szCs w:val="28"/>
          <w:lang w:val="en-ZW"/>
        </w:rPr>
        <w:t>H</w:t>
      </w:r>
      <w:r w:rsidRPr="00362F57">
        <w:rPr>
          <w:rFonts w:ascii="Arial" w:hAnsi="Arial" w:cs="Arial"/>
          <w:sz w:val="28"/>
          <w:szCs w:val="28"/>
          <w:lang w:val="en-ZW"/>
        </w:rPr>
        <w:t>atiitei</w:t>
      </w:r>
      <w:proofErr w:type="spellEnd"/>
      <w:r w:rsidRPr="00362F57">
        <w:rPr>
          <w:rFonts w:ascii="Arial" w:hAnsi="Arial" w:cs="Arial"/>
          <w:sz w:val="28"/>
          <w:szCs w:val="28"/>
          <w:lang w:val="en-ZW"/>
        </w:rPr>
        <w:t xml:space="preserve"> Amen </w:t>
      </w:r>
      <w:proofErr w:type="spellStart"/>
      <w:r w:rsidRPr="00362F57">
        <w:rPr>
          <w:rFonts w:ascii="Arial" w:hAnsi="Arial" w:cs="Arial"/>
          <w:sz w:val="28"/>
          <w:szCs w:val="28"/>
          <w:lang w:val="en-ZW"/>
        </w:rPr>
        <w:t>varanda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vaMwari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ipapo</w:t>
      </w:r>
      <w:proofErr w:type="spellEnd"/>
      <w:r w:rsidRPr="00362F57">
        <w:rPr>
          <w:rFonts w:ascii="Arial" w:hAnsi="Arial" w:cs="Arial"/>
          <w:sz w:val="28"/>
          <w:szCs w:val="28"/>
          <w:lang w:val="en-ZW"/>
        </w:rPr>
        <w:t xml:space="preserve">. </w:t>
      </w:r>
      <w:bookmarkStart w:name="_Hlk206139748" w:id="159"/>
      <w:r w:rsidRPr="00E33075">
        <w:rPr>
          <w:rFonts w:ascii="Arial" w:hAnsi="Arial" w:cs="Arial"/>
          <w:sz w:val="18"/>
          <w:szCs w:val="18"/>
          <w:lang w:val="en-ZW"/>
        </w:rPr>
        <w:t>[Congregation says, “Amen.”]</w:t>
      </w:r>
      <w:r w:rsidRPr="00362F57">
        <w:rPr>
          <w:rFonts w:ascii="Arial" w:hAnsi="Arial" w:cs="Arial"/>
          <w:sz w:val="28"/>
          <w:szCs w:val="28"/>
          <w:lang w:val="en-ZW"/>
        </w:rPr>
        <w:t xml:space="preserve"> </w:t>
      </w:r>
      <w:bookmarkEnd w:id="159"/>
      <w:r w:rsidRPr="00362F57">
        <w:rPr>
          <w:rFonts w:ascii="Arial" w:hAnsi="Arial" w:cs="Arial"/>
          <w:sz w:val="28"/>
          <w:szCs w:val="28"/>
          <w:lang w:val="en-ZW"/>
        </w:rPr>
        <w:t xml:space="preserve">Toda Amen </w:t>
      </w:r>
      <w:proofErr w:type="spellStart"/>
      <w:r w:rsidRPr="00362F57">
        <w:rPr>
          <w:rFonts w:ascii="Arial" w:hAnsi="Arial" w:cs="Arial"/>
          <w:sz w:val="28"/>
          <w:szCs w:val="28"/>
          <w:lang w:val="en-ZW"/>
        </w:rPr>
        <w:t>akadarika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ipapo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hama</w:t>
      </w:r>
      <w:proofErr w:type="spellEnd"/>
      <w:r w:rsidRPr="00362F57">
        <w:rPr>
          <w:rFonts w:ascii="Arial" w:hAnsi="Arial" w:cs="Arial"/>
          <w:sz w:val="28"/>
          <w:szCs w:val="28"/>
          <w:lang w:val="en-ZW"/>
        </w:rPr>
        <w:t xml:space="preserve">. </w:t>
      </w:r>
      <w:r w:rsidRPr="00E33075">
        <w:rPr>
          <w:rFonts w:ascii="Arial" w:hAnsi="Arial" w:cs="Arial"/>
          <w:sz w:val="18"/>
          <w:szCs w:val="18"/>
          <w:lang w:val="en-ZW"/>
        </w:rPr>
        <w:t>[Congregation says, “Amen.”]</w:t>
      </w:r>
      <w:r w:rsidRPr="00362F57">
        <w:rPr>
          <w:rFonts w:ascii="Arial" w:hAnsi="Arial" w:cs="Arial"/>
          <w:sz w:val="28"/>
          <w:szCs w:val="28"/>
          <w:lang w:val="en-ZW"/>
        </w:rPr>
        <w:t xml:space="preserve"> Mwana </w:t>
      </w:r>
      <w:proofErr w:type="spellStart"/>
      <w:r w:rsidRPr="00362F57">
        <w:rPr>
          <w:rFonts w:ascii="Arial" w:hAnsi="Arial" w:cs="Arial"/>
          <w:sz w:val="28"/>
          <w:szCs w:val="28"/>
          <w:lang w:val="en-ZW"/>
        </w:rPr>
        <w:t>anorairwa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ha</w:t>
      </w:r>
      <w:r>
        <w:rPr>
          <w:rFonts w:ascii="Arial" w:hAnsi="Arial" w:cs="Arial"/>
          <w:sz w:val="28"/>
          <w:szCs w:val="28"/>
          <w:lang w:val="en-ZW"/>
        </w:rPr>
        <w:t>’</w:t>
      </w:r>
      <w:r w:rsidRPr="00362F57">
        <w:rPr>
          <w:rFonts w:ascii="Arial" w:hAnsi="Arial" w:cs="Arial"/>
          <w:sz w:val="28"/>
          <w:szCs w:val="28"/>
          <w:lang w:val="en-ZW"/>
        </w:rPr>
        <w:t>moona</w:t>
      </w:r>
      <w:proofErr w:type="spellEnd"/>
      <w:r>
        <w:rPr>
          <w:rFonts w:ascii="Arial" w:hAnsi="Arial" w:cs="Arial"/>
          <w:sz w:val="28"/>
          <w:szCs w:val="28"/>
          <w:lang w:val="en-ZW"/>
        </w:rPr>
        <w:t>.</w:t>
      </w:r>
      <w:r w:rsidRPr="00362F57">
        <w:rPr>
          <w:rFonts w:ascii="Arial" w:hAnsi="Arial" w:cs="Arial"/>
          <w:sz w:val="28"/>
          <w:szCs w:val="28"/>
          <w:lang w:val="en-ZW"/>
        </w:rPr>
        <w:t xml:space="preserve"> </w:t>
      </w:r>
      <w:proofErr w:type="spellStart"/>
      <w:r>
        <w:rPr>
          <w:rFonts w:ascii="Arial" w:hAnsi="Arial" w:cs="Arial"/>
          <w:sz w:val="28"/>
          <w:szCs w:val="28"/>
          <w:lang w:val="en-ZW"/>
        </w:rPr>
        <w:t>M</w:t>
      </w:r>
      <w:r w:rsidRPr="00362F57">
        <w:rPr>
          <w:rFonts w:ascii="Arial" w:hAnsi="Arial" w:cs="Arial"/>
          <w:sz w:val="28"/>
          <w:szCs w:val="28"/>
          <w:lang w:val="en-ZW"/>
        </w:rPr>
        <w:t>wanangu</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unodaio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mwanangu</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imba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inenge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yakadai</w:t>
      </w:r>
      <w:proofErr w:type="spellEnd"/>
      <w:r>
        <w:rPr>
          <w:rFonts w:ascii="Arial" w:hAnsi="Arial" w:cs="Arial"/>
          <w:sz w:val="28"/>
          <w:szCs w:val="28"/>
          <w:lang w:val="en-ZW"/>
        </w:rPr>
        <w:t>.</w:t>
      </w:r>
      <w:r w:rsidRPr="00362F57">
        <w:rPr>
          <w:rFonts w:ascii="Arial" w:hAnsi="Arial" w:cs="Arial"/>
          <w:sz w:val="28"/>
          <w:szCs w:val="28"/>
          <w:lang w:val="en-ZW"/>
        </w:rPr>
        <w:t xml:space="preserve"> </w:t>
      </w:r>
      <w:proofErr w:type="spellStart"/>
      <w:r>
        <w:rPr>
          <w:rFonts w:ascii="Arial" w:hAnsi="Arial" w:cs="Arial"/>
          <w:sz w:val="28"/>
          <w:szCs w:val="28"/>
          <w:lang w:val="en-ZW"/>
        </w:rPr>
        <w:t>K</w:t>
      </w:r>
      <w:r w:rsidRPr="00362F57">
        <w:rPr>
          <w:rFonts w:ascii="Arial" w:hAnsi="Arial" w:cs="Arial"/>
          <w:sz w:val="28"/>
          <w:szCs w:val="28"/>
          <w:lang w:val="en-ZW"/>
        </w:rPr>
        <w:t>anofanira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kukura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mumba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makanoona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hurongwa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hwemba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pakati</w:t>
      </w:r>
      <w:proofErr w:type="spellEnd"/>
      <w:r w:rsidRPr="00362F57">
        <w:rPr>
          <w:rFonts w:ascii="Arial" w:hAnsi="Arial" w:cs="Arial"/>
          <w:sz w:val="28"/>
          <w:szCs w:val="28"/>
          <w:lang w:val="en-ZW"/>
        </w:rPr>
        <w:t xml:space="preserve"> pa baba na </w:t>
      </w:r>
      <w:proofErr w:type="spellStart"/>
      <w:r w:rsidRPr="00362F57">
        <w:rPr>
          <w:rFonts w:ascii="Arial" w:hAnsi="Arial" w:cs="Arial"/>
          <w:sz w:val="28"/>
          <w:szCs w:val="28"/>
          <w:lang w:val="en-ZW"/>
        </w:rPr>
        <w:t>mai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kwete</w:t>
      </w:r>
      <w:proofErr w:type="spellEnd"/>
      <w:r w:rsidRPr="00362F57">
        <w:rPr>
          <w:rFonts w:ascii="Arial" w:hAnsi="Arial" w:cs="Arial"/>
          <w:sz w:val="28"/>
          <w:szCs w:val="28"/>
          <w:lang w:val="en-ZW"/>
        </w:rPr>
        <w:t xml:space="preserve"> baba </w:t>
      </w:r>
      <w:proofErr w:type="spellStart"/>
      <w:r w:rsidRPr="00362F57">
        <w:rPr>
          <w:rFonts w:ascii="Arial" w:hAnsi="Arial" w:cs="Arial"/>
          <w:sz w:val="28"/>
          <w:szCs w:val="28"/>
          <w:lang w:val="en-ZW"/>
        </w:rPr>
        <w:t>namai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vanogara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vachirovana</w:t>
      </w:r>
      <w:proofErr w:type="spellEnd"/>
      <w:r w:rsidRPr="00362F57">
        <w:rPr>
          <w:rFonts w:ascii="Arial" w:hAnsi="Arial" w:cs="Arial"/>
          <w:sz w:val="28"/>
          <w:szCs w:val="28"/>
          <w:lang w:val="en-ZW"/>
        </w:rPr>
        <w:t xml:space="preserve">. </w:t>
      </w:r>
    </w:p>
    <w:p w:rsidRPr="00997365" w:rsidR="00FE2A0E" w:rsidP="00FE2A0E" w:rsidRDefault="00FE2A0E" w14:paraId="0426A536" w14:textId="77777777">
      <w:pPr>
        <w:spacing w:line="276" w:lineRule="auto"/>
        <w:jc w:val="both"/>
        <w:rPr>
          <w:rFonts w:ascii="Arial" w:hAnsi="Arial" w:cs="Arial"/>
          <w:sz w:val="18"/>
          <w:szCs w:val="18"/>
          <w:lang w:val="en-ZW"/>
        </w:rPr>
      </w:pPr>
      <w:r w:rsidRPr="00C57D85">
        <w:rPr>
          <w:rFonts w:ascii="Arial" w:hAnsi="Arial" w:cs="Arial"/>
          <w:sz w:val="28"/>
          <w:szCs w:val="28"/>
          <w:vertAlign w:val="superscript"/>
          <w:lang w:val="en-ZW"/>
        </w:rPr>
        <w:t>200</w:t>
      </w:r>
      <w:r>
        <w:rPr>
          <w:rFonts w:ascii="Arial" w:hAnsi="Arial" w:cs="Arial"/>
          <w:sz w:val="28"/>
          <w:szCs w:val="28"/>
          <w:vertAlign w:val="superscript"/>
          <w:lang w:val="en-ZW"/>
        </w:rPr>
        <w:t xml:space="preserve"> </w:t>
      </w:r>
      <w:proofErr w:type="spellStart"/>
      <w:r w:rsidRPr="00362F57">
        <w:rPr>
          <w:rFonts w:ascii="Arial" w:hAnsi="Arial" w:cs="Arial"/>
          <w:sz w:val="28"/>
          <w:szCs w:val="28"/>
          <w:lang w:val="en-ZW"/>
        </w:rPr>
        <w:t>Maiva</w:t>
      </w:r>
      <w:proofErr w:type="spellEnd"/>
      <w:r w:rsidRPr="00362F57">
        <w:rPr>
          <w:rFonts w:ascii="Arial" w:hAnsi="Arial" w:cs="Arial"/>
          <w:sz w:val="28"/>
          <w:szCs w:val="28"/>
          <w:lang w:val="en-ZW"/>
        </w:rPr>
        <w:t xml:space="preserve">—baba </w:t>
      </w:r>
      <w:proofErr w:type="spellStart"/>
      <w:r w:rsidRPr="00362F57">
        <w:rPr>
          <w:rFonts w:ascii="Arial" w:hAnsi="Arial" w:cs="Arial"/>
          <w:sz w:val="28"/>
          <w:szCs w:val="28"/>
          <w:lang w:val="en-ZW"/>
        </w:rPr>
        <w:t>vakaenda</w:t>
      </w:r>
      <w:proofErr w:type="spellEnd"/>
      <w:r w:rsidRPr="00362F57">
        <w:rPr>
          <w:rFonts w:ascii="Arial" w:hAnsi="Arial" w:cs="Arial"/>
          <w:sz w:val="28"/>
          <w:szCs w:val="28"/>
          <w:lang w:val="en-ZW"/>
        </w:rPr>
        <w:t xml:space="preserve"> kana </w:t>
      </w:r>
      <w:proofErr w:type="spellStart"/>
      <w:r w:rsidRPr="00362F57">
        <w:rPr>
          <w:rFonts w:ascii="Arial" w:hAnsi="Arial" w:cs="Arial"/>
          <w:sz w:val="28"/>
          <w:szCs w:val="28"/>
          <w:lang w:val="en-ZW"/>
        </w:rPr>
        <w:t>kuti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mai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vakaenda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vanomboenda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kumusha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kwavo</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vombonogara</w:t>
      </w:r>
      <w:proofErr w:type="spellEnd"/>
      <w:r w:rsidRPr="00362F57">
        <w:rPr>
          <w:rFonts w:ascii="Arial" w:hAnsi="Arial" w:cs="Arial"/>
          <w:sz w:val="28"/>
          <w:szCs w:val="28"/>
          <w:lang w:val="en-ZW"/>
        </w:rPr>
        <w:t xml:space="preserve"> six months baba </w:t>
      </w:r>
      <w:proofErr w:type="spellStart"/>
      <w:r w:rsidRPr="00362F57">
        <w:rPr>
          <w:rFonts w:ascii="Arial" w:hAnsi="Arial" w:cs="Arial"/>
          <w:sz w:val="28"/>
          <w:szCs w:val="28"/>
          <w:lang w:val="en-ZW"/>
        </w:rPr>
        <w:t>vozotevera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Vachidzoka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vasati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vapedza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mwedzi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vanouya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futi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vachirovana</w:t>
      </w:r>
      <w:proofErr w:type="spellEnd"/>
      <w:r w:rsidRPr="00362F57">
        <w:rPr>
          <w:rFonts w:ascii="Arial" w:hAnsi="Arial" w:cs="Arial"/>
          <w:sz w:val="28"/>
          <w:szCs w:val="28"/>
          <w:lang w:val="en-ZW"/>
        </w:rPr>
        <w:t xml:space="preserve">. Kamwana kaya </w:t>
      </w:r>
      <w:proofErr w:type="spellStart"/>
      <w:r w:rsidRPr="00362F57">
        <w:rPr>
          <w:rFonts w:ascii="Arial" w:hAnsi="Arial" w:cs="Arial"/>
          <w:sz w:val="28"/>
          <w:szCs w:val="28"/>
          <w:lang w:val="en-ZW"/>
        </w:rPr>
        <w:t>kanoita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zvinhu</w:t>
      </w:r>
      <w:proofErr w:type="spellEnd"/>
      <w:r>
        <w:rPr>
          <w:rFonts w:ascii="Arial" w:hAnsi="Arial" w:cs="Arial"/>
          <w:sz w:val="28"/>
          <w:szCs w:val="28"/>
          <w:lang w:val="en-ZW"/>
        </w:rPr>
        <w:t>,</w:t>
      </w:r>
      <w:r w:rsidRPr="00362F57">
        <w:rPr>
          <w:rFonts w:ascii="Arial" w:hAnsi="Arial" w:cs="Arial"/>
          <w:sz w:val="28"/>
          <w:szCs w:val="28"/>
          <w:lang w:val="en-ZW"/>
        </w:rPr>
        <w:t xml:space="preserve"> he</w:t>
      </w:r>
      <w:r>
        <w:rPr>
          <w:rFonts w:ascii="Arial" w:hAnsi="Arial" w:cs="Arial"/>
          <w:sz w:val="28"/>
          <w:szCs w:val="28"/>
          <w:lang w:val="en-ZW"/>
        </w:rPr>
        <w:t>?</w:t>
      </w:r>
      <w:r w:rsidRPr="00362F57">
        <w:rPr>
          <w:rFonts w:ascii="Arial" w:hAnsi="Arial" w:cs="Arial"/>
          <w:sz w:val="28"/>
          <w:szCs w:val="28"/>
          <w:lang w:val="en-ZW"/>
        </w:rPr>
        <w:t xml:space="preserve"> </w:t>
      </w:r>
      <w:r>
        <w:rPr>
          <w:rFonts w:ascii="Arial" w:hAnsi="Arial" w:cs="Arial"/>
          <w:sz w:val="28"/>
          <w:szCs w:val="28"/>
          <w:lang w:val="en-ZW"/>
        </w:rPr>
        <w:t>H</w:t>
      </w:r>
      <w:r w:rsidRPr="00362F57">
        <w:rPr>
          <w:rFonts w:ascii="Arial" w:hAnsi="Arial" w:cs="Arial"/>
          <w:sz w:val="28"/>
          <w:szCs w:val="28"/>
          <w:lang w:val="en-ZW"/>
        </w:rPr>
        <w:t xml:space="preserve">anzi </w:t>
      </w:r>
      <w:proofErr w:type="spellStart"/>
      <w:r w:rsidRPr="00362F57">
        <w:rPr>
          <w:rFonts w:ascii="Arial" w:hAnsi="Arial" w:cs="Arial"/>
          <w:sz w:val="28"/>
          <w:szCs w:val="28"/>
          <w:lang w:val="en-ZW"/>
        </w:rPr>
        <w:t>vana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inhaka</w:t>
      </w:r>
      <w:proofErr w:type="spellEnd"/>
      <w:r w:rsidRPr="00E33075">
        <w:rPr>
          <w:rFonts w:ascii="Arial" w:hAnsi="Arial" w:cs="Arial"/>
          <w:sz w:val="18"/>
          <w:szCs w:val="18"/>
          <w:lang w:val="en-ZW"/>
        </w:rPr>
        <w:t>[Congregation says, “Amen</w:t>
      </w:r>
      <w:r>
        <w:rPr>
          <w:rFonts w:ascii="Arial" w:hAnsi="Arial" w:cs="Arial"/>
          <w:sz w:val="18"/>
          <w:szCs w:val="18"/>
          <w:lang w:val="en-ZW"/>
        </w:rPr>
        <w:t>,</w:t>
      </w:r>
      <w:r w:rsidRPr="00E33075">
        <w:rPr>
          <w:rFonts w:ascii="Arial" w:hAnsi="Arial" w:cs="Arial"/>
          <w:sz w:val="18"/>
          <w:szCs w:val="18"/>
          <w:lang w:val="en-ZW"/>
        </w:rPr>
        <w:t>”]</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vana</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iropafa</w:t>
      </w:r>
      <w:proofErr w:type="spellEnd"/>
      <w:r w:rsidRPr="00362F57">
        <w:rPr>
          <w:rFonts w:ascii="Arial" w:hAnsi="Arial" w:cs="Arial"/>
          <w:sz w:val="28"/>
          <w:szCs w:val="28"/>
          <w:lang w:val="en-ZW"/>
        </w:rPr>
        <w:t xml:space="preserve">…? </w:t>
      </w:r>
      <w:r w:rsidRPr="002A19CB">
        <w:rPr>
          <w:rFonts w:ascii="Arial" w:hAnsi="Arial" w:cs="Arial"/>
          <w:sz w:val="18"/>
          <w:szCs w:val="18"/>
          <w:lang w:val="en-ZW"/>
        </w:rPr>
        <w:t>[Congregation says, “</w:t>
      </w:r>
      <w:proofErr w:type="spellStart"/>
      <w:r w:rsidRPr="002A19CB">
        <w:rPr>
          <w:rFonts w:ascii="Arial" w:hAnsi="Arial" w:cs="Arial"/>
          <w:sz w:val="18"/>
          <w:szCs w:val="18"/>
          <w:lang w:val="en-ZW"/>
        </w:rPr>
        <w:t>ropafadzo</w:t>
      </w:r>
      <w:proofErr w:type="spellEnd"/>
      <w:r w:rsidRPr="002A19CB">
        <w:rPr>
          <w:rFonts w:ascii="Arial" w:hAnsi="Arial" w:cs="Arial"/>
          <w:sz w:val="18"/>
          <w:szCs w:val="18"/>
          <w:lang w:val="en-ZW"/>
        </w:rPr>
        <w:t>.”]</w:t>
      </w:r>
      <w:r w:rsidRPr="00362F57">
        <w:rPr>
          <w:rFonts w:ascii="Arial" w:hAnsi="Arial" w:cs="Arial"/>
          <w:sz w:val="28"/>
          <w:szCs w:val="28"/>
          <w:lang w:val="en-ZW"/>
        </w:rPr>
        <w:t xml:space="preserve">  </w:t>
      </w:r>
      <w:proofErr w:type="spellStart"/>
      <w:r w:rsidRPr="00362F57">
        <w:rPr>
          <w:rFonts w:ascii="Arial" w:hAnsi="Arial" w:cs="Arial"/>
          <w:sz w:val="28"/>
          <w:szCs w:val="28"/>
          <w:lang w:val="en-ZW"/>
        </w:rPr>
        <w:t>Hativerengei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muoone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kuti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ndizvo</w:t>
      </w:r>
      <w:proofErr w:type="spellEnd"/>
      <w:r w:rsidRPr="00362F57">
        <w:rPr>
          <w:rFonts w:ascii="Arial" w:hAnsi="Arial" w:cs="Arial"/>
          <w:sz w:val="28"/>
          <w:szCs w:val="28"/>
          <w:lang w:val="en-ZW"/>
        </w:rPr>
        <w:t xml:space="preserve"> here</w:t>
      </w:r>
      <w:r>
        <w:rPr>
          <w:rFonts w:ascii="Arial" w:hAnsi="Arial" w:cs="Arial"/>
          <w:sz w:val="28"/>
          <w:szCs w:val="28"/>
          <w:lang w:val="en-ZW"/>
        </w:rPr>
        <w:t>?</w:t>
      </w:r>
      <w:r w:rsidRPr="00362F57">
        <w:rPr>
          <w:rFonts w:ascii="Arial" w:hAnsi="Arial" w:cs="Arial"/>
          <w:sz w:val="28"/>
          <w:szCs w:val="28"/>
          <w:lang w:val="en-ZW"/>
        </w:rPr>
        <w:t xml:space="preserve"> </w:t>
      </w:r>
      <w:r>
        <w:rPr>
          <w:rFonts w:ascii="Arial" w:hAnsi="Arial" w:cs="Arial"/>
          <w:sz w:val="28"/>
          <w:szCs w:val="28"/>
          <w:lang w:val="en-ZW"/>
        </w:rPr>
        <w:t>R</w:t>
      </w:r>
      <w:r w:rsidRPr="00362F57">
        <w:rPr>
          <w:rFonts w:ascii="Arial" w:hAnsi="Arial" w:cs="Arial"/>
          <w:sz w:val="28"/>
          <w:szCs w:val="28"/>
          <w:lang w:val="en-ZW"/>
        </w:rPr>
        <w:t xml:space="preserve">ight </w:t>
      </w:r>
      <w:proofErr w:type="spellStart"/>
      <w:r w:rsidRPr="00362F57">
        <w:rPr>
          <w:rFonts w:ascii="Arial" w:hAnsi="Arial" w:cs="Arial"/>
          <w:sz w:val="28"/>
          <w:szCs w:val="28"/>
          <w:lang w:val="en-ZW"/>
        </w:rPr>
        <w:t>hativerengei</w:t>
      </w:r>
      <w:proofErr w:type="spellEnd"/>
      <w:r w:rsidRPr="00362F57">
        <w:rPr>
          <w:rFonts w:ascii="Arial" w:hAnsi="Arial" w:cs="Arial"/>
          <w:sz w:val="28"/>
          <w:szCs w:val="28"/>
          <w:lang w:val="en-ZW"/>
        </w:rPr>
        <w:t xml:space="preserve"> Proverbs 17. </w:t>
      </w:r>
      <w:proofErr w:type="spellStart"/>
      <w:r w:rsidRPr="00362F57">
        <w:rPr>
          <w:rFonts w:ascii="Arial" w:hAnsi="Arial" w:cs="Arial"/>
          <w:sz w:val="28"/>
          <w:szCs w:val="28"/>
          <w:lang w:val="en-ZW"/>
        </w:rPr>
        <w:t>Handei</w:t>
      </w:r>
      <w:proofErr w:type="spellEnd"/>
      <w:r w:rsidRPr="00362F57">
        <w:rPr>
          <w:rFonts w:ascii="Arial" w:hAnsi="Arial" w:cs="Arial"/>
          <w:sz w:val="28"/>
          <w:szCs w:val="28"/>
          <w:lang w:val="en-ZW"/>
        </w:rPr>
        <w:t xml:space="preserve"> kuna Proverbs 17 </w:t>
      </w:r>
      <w:proofErr w:type="spellStart"/>
      <w:r w:rsidRPr="00362F57">
        <w:rPr>
          <w:rFonts w:ascii="Arial" w:hAnsi="Arial" w:cs="Arial"/>
          <w:sz w:val="28"/>
          <w:szCs w:val="28"/>
          <w:lang w:val="en-ZW"/>
        </w:rPr>
        <w:t>tione</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Tasvika</w:t>
      </w:r>
      <w:proofErr w:type="spellEnd"/>
      <w:r w:rsidRPr="00362F57">
        <w:rPr>
          <w:rFonts w:ascii="Arial" w:hAnsi="Arial" w:cs="Arial"/>
          <w:sz w:val="28"/>
          <w:szCs w:val="28"/>
          <w:lang w:val="en-ZW"/>
        </w:rPr>
        <w:t xml:space="preserve"> kuna Proverbs 17? </w:t>
      </w:r>
      <w:proofErr w:type="spellStart"/>
      <w:r w:rsidRPr="00362F57">
        <w:rPr>
          <w:rFonts w:ascii="Arial" w:hAnsi="Arial" w:cs="Arial"/>
          <w:sz w:val="28"/>
          <w:szCs w:val="28"/>
          <w:lang w:val="en-ZW"/>
        </w:rPr>
        <w:t>Hatiti</w:t>
      </w:r>
      <w:r>
        <w:rPr>
          <w:rFonts w:ascii="Arial" w:hAnsi="Arial" w:cs="Arial"/>
          <w:sz w:val="28"/>
          <w:szCs w:val="28"/>
          <w:lang w:val="en-ZW"/>
        </w:rPr>
        <w:t>i</w:t>
      </w:r>
      <w:proofErr w:type="spellEnd"/>
      <w:r w:rsidRPr="00362F57">
        <w:rPr>
          <w:rFonts w:ascii="Arial" w:hAnsi="Arial" w:cs="Arial"/>
          <w:sz w:val="28"/>
          <w:szCs w:val="28"/>
          <w:lang w:val="en-ZW"/>
        </w:rPr>
        <w:t xml:space="preserve"> Amen kana </w:t>
      </w:r>
      <w:proofErr w:type="spellStart"/>
      <w:r w:rsidRPr="00362F57">
        <w:rPr>
          <w:rFonts w:ascii="Arial" w:hAnsi="Arial" w:cs="Arial"/>
          <w:sz w:val="28"/>
          <w:szCs w:val="28"/>
          <w:lang w:val="en-ZW"/>
        </w:rPr>
        <w:t>tasvika</w:t>
      </w:r>
      <w:proofErr w:type="spellEnd"/>
      <w:r w:rsidRPr="00362F57">
        <w:rPr>
          <w:rFonts w:ascii="Arial" w:hAnsi="Arial" w:cs="Arial"/>
          <w:sz w:val="28"/>
          <w:szCs w:val="28"/>
          <w:lang w:val="en-ZW"/>
        </w:rPr>
        <w:t xml:space="preserve">. </w:t>
      </w:r>
      <w:r w:rsidRPr="00E33075">
        <w:rPr>
          <w:rFonts w:ascii="Arial" w:hAnsi="Arial" w:cs="Arial"/>
          <w:sz w:val="18"/>
          <w:szCs w:val="18"/>
          <w:lang w:val="en-ZW"/>
        </w:rPr>
        <w:t>[Congregation says, “Amen.”]</w:t>
      </w:r>
      <w:r w:rsidRPr="00362F57">
        <w:rPr>
          <w:rFonts w:ascii="Arial" w:hAnsi="Arial" w:cs="Arial"/>
          <w:sz w:val="28"/>
          <w:szCs w:val="28"/>
          <w:lang w:val="en-ZW"/>
        </w:rPr>
        <w:t xml:space="preserve"> Proverbs 17 </w:t>
      </w:r>
      <w:proofErr w:type="spellStart"/>
      <w:r w:rsidRPr="00362F57">
        <w:rPr>
          <w:rFonts w:ascii="Arial" w:hAnsi="Arial" w:cs="Arial"/>
          <w:sz w:val="28"/>
          <w:szCs w:val="28"/>
          <w:lang w:val="en-ZW"/>
        </w:rPr>
        <w:t>hativerengei</w:t>
      </w:r>
      <w:proofErr w:type="spellEnd"/>
      <w:r w:rsidRPr="00362F57">
        <w:rPr>
          <w:rFonts w:ascii="Arial" w:hAnsi="Arial" w:cs="Arial"/>
          <w:sz w:val="28"/>
          <w:szCs w:val="28"/>
          <w:lang w:val="en-ZW"/>
        </w:rPr>
        <w:t xml:space="preserve"> </w:t>
      </w:r>
      <w:proofErr w:type="spellStart"/>
      <w:r w:rsidRPr="00362F57">
        <w:rPr>
          <w:rFonts w:ascii="Arial" w:hAnsi="Arial" w:cs="Arial"/>
          <w:sz w:val="28"/>
          <w:szCs w:val="28"/>
          <w:lang w:val="en-ZW"/>
        </w:rPr>
        <w:t>tione</w:t>
      </w:r>
      <w:proofErr w:type="spellEnd"/>
      <w:r w:rsidRPr="00362F57">
        <w:rPr>
          <w:rFonts w:ascii="Arial" w:hAnsi="Arial" w:cs="Arial"/>
          <w:sz w:val="28"/>
          <w:szCs w:val="28"/>
          <w:lang w:val="en-ZW"/>
        </w:rPr>
        <w:t xml:space="preserve"> eh…verse 6 </w:t>
      </w:r>
      <w:proofErr w:type="spellStart"/>
      <w:r w:rsidRPr="00362F57">
        <w:rPr>
          <w:rFonts w:ascii="Arial" w:hAnsi="Arial" w:cs="Arial"/>
          <w:sz w:val="28"/>
          <w:szCs w:val="28"/>
          <w:lang w:val="en-ZW"/>
        </w:rPr>
        <w:t>hativerengei</w:t>
      </w:r>
      <w:proofErr w:type="spellEnd"/>
      <w:r w:rsidRPr="00362F57">
        <w:rPr>
          <w:rFonts w:ascii="Arial" w:hAnsi="Arial" w:cs="Arial"/>
          <w:sz w:val="28"/>
          <w:szCs w:val="28"/>
          <w:lang w:val="en-ZW"/>
        </w:rPr>
        <w:t xml:space="preserve"> verse 6 </w:t>
      </w:r>
      <w:proofErr w:type="spellStart"/>
      <w:r w:rsidRPr="00362F57">
        <w:rPr>
          <w:rFonts w:ascii="Arial" w:hAnsi="Arial" w:cs="Arial"/>
          <w:sz w:val="28"/>
          <w:szCs w:val="28"/>
          <w:lang w:val="en-ZW"/>
        </w:rPr>
        <w:t>tione</w:t>
      </w:r>
      <w:proofErr w:type="spellEnd"/>
      <w:r w:rsidRPr="00362F57">
        <w:rPr>
          <w:rFonts w:ascii="Arial" w:hAnsi="Arial" w:cs="Arial"/>
          <w:sz w:val="28"/>
          <w:szCs w:val="28"/>
          <w:lang w:val="en-ZW"/>
        </w:rPr>
        <w:t xml:space="preserve"> tese. </w:t>
      </w:r>
    </w:p>
    <w:p w:rsidR="00FE2A0E" w:rsidP="00FE2A0E" w:rsidRDefault="00FE2A0E" w14:paraId="599CAB62" w14:textId="77777777">
      <w:pPr>
        <w:spacing w:line="276" w:lineRule="auto"/>
        <w:ind w:left="720"/>
        <w:jc w:val="both"/>
        <w:rPr>
          <w:rFonts w:ascii="Arial" w:hAnsi="Arial" w:cs="Arial"/>
          <w:sz w:val="28"/>
          <w:szCs w:val="28"/>
          <w:lang w:val="en-ZW"/>
        </w:rPr>
      </w:pPr>
      <w:bookmarkStart w:name="_Hlk206140062" w:id="160"/>
      <w:r w:rsidRPr="00BC5450">
        <w:rPr>
          <w:rFonts w:ascii="Arial" w:hAnsi="Arial" w:cs="Arial"/>
          <w:i/>
          <w:iCs/>
          <w:sz w:val="28"/>
          <w:szCs w:val="28"/>
          <w:lang w:val="en-ZW"/>
        </w:rPr>
        <w:t>Children's children are the crown of old men</w:t>
      </w:r>
      <w:r>
        <w:rPr>
          <w:rFonts w:ascii="Arial" w:hAnsi="Arial" w:cs="Arial"/>
          <w:i/>
          <w:iCs/>
          <w:sz w:val="28"/>
          <w:szCs w:val="28"/>
          <w:lang w:val="en-ZW"/>
        </w:rPr>
        <w:t>…</w:t>
      </w:r>
    </w:p>
    <w:bookmarkEnd w:id="160"/>
    <w:p w:rsidR="00FE2A0E" w:rsidP="00FE2A0E" w:rsidRDefault="00FE2A0E" w14:paraId="6A67B33A" w14:textId="77777777">
      <w:pPr>
        <w:spacing w:line="276" w:lineRule="auto"/>
        <w:jc w:val="both"/>
        <w:rPr>
          <w:rFonts w:ascii="Arial" w:hAnsi="Arial" w:cs="Arial"/>
          <w:sz w:val="28"/>
          <w:szCs w:val="28"/>
          <w:lang w:val="en-ZW"/>
        </w:rPr>
      </w:pPr>
      <w:r w:rsidRPr="00C57D85">
        <w:rPr>
          <w:rFonts w:ascii="Arial" w:hAnsi="Arial" w:cs="Arial"/>
          <w:sz w:val="28"/>
          <w:szCs w:val="28"/>
          <w:vertAlign w:val="superscript"/>
          <w:lang w:val="en-ZW"/>
        </w:rPr>
        <w:t>201</w:t>
      </w:r>
      <w:r>
        <w:rPr>
          <w:rFonts w:ascii="Arial" w:hAnsi="Arial" w:cs="Arial"/>
          <w:sz w:val="28"/>
          <w:szCs w:val="28"/>
          <w:vertAlign w:val="superscript"/>
          <w:lang w:val="en-ZW"/>
        </w:rPr>
        <w:t xml:space="preserve"> </w:t>
      </w:r>
      <w:r>
        <w:rPr>
          <w:rFonts w:ascii="Arial" w:hAnsi="Arial" w:cs="Arial"/>
          <w:sz w:val="28"/>
          <w:szCs w:val="28"/>
          <w:lang w:val="en-ZW"/>
        </w:rPr>
        <w:t xml:space="preserve">Maona why Jacob </w:t>
      </w:r>
      <w:proofErr w:type="spellStart"/>
      <w:r>
        <w:rPr>
          <w:rFonts w:ascii="Arial" w:hAnsi="Arial" w:cs="Arial"/>
          <w:sz w:val="28"/>
          <w:szCs w:val="28"/>
          <w:lang w:val="en-ZW"/>
        </w:rPr>
        <w:t>akatora</w:t>
      </w:r>
      <w:proofErr w:type="spellEnd"/>
      <w:r>
        <w:rPr>
          <w:rFonts w:ascii="Arial" w:hAnsi="Arial" w:cs="Arial"/>
          <w:sz w:val="28"/>
          <w:szCs w:val="28"/>
          <w:lang w:val="en-ZW"/>
        </w:rPr>
        <w:t xml:space="preserve"> </w:t>
      </w:r>
      <w:proofErr w:type="spellStart"/>
      <w:r>
        <w:rPr>
          <w:rFonts w:ascii="Arial" w:hAnsi="Arial" w:cs="Arial"/>
          <w:sz w:val="28"/>
          <w:szCs w:val="28"/>
          <w:lang w:val="en-ZW"/>
        </w:rPr>
        <w:t>vazukuru</w:t>
      </w:r>
      <w:proofErr w:type="spellEnd"/>
      <w:r>
        <w:rPr>
          <w:rFonts w:ascii="Arial" w:hAnsi="Arial" w:cs="Arial"/>
          <w:sz w:val="28"/>
          <w:szCs w:val="28"/>
          <w:lang w:val="en-ZW"/>
        </w:rPr>
        <w:t xml:space="preserve"> </w:t>
      </w:r>
      <w:proofErr w:type="spellStart"/>
      <w:r>
        <w:rPr>
          <w:rFonts w:ascii="Arial" w:hAnsi="Arial" w:cs="Arial"/>
          <w:sz w:val="28"/>
          <w:szCs w:val="28"/>
          <w:lang w:val="en-ZW"/>
        </w:rPr>
        <w:t>vake</w:t>
      </w:r>
      <w:proofErr w:type="spellEnd"/>
      <w:r>
        <w:rPr>
          <w:rFonts w:ascii="Arial" w:hAnsi="Arial" w:cs="Arial"/>
          <w:sz w:val="28"/>
          <w:szCs w:val="28"/>
          <w:lang w:val="en-ZW"/>
        </w:rPr>
        <w:t xml:space="preserve">, </w:t>
      </w:r>
      <w:r w:rsidRPr="00E33075">
        <w:rPr>
          <w:rFonts w:ascii="Arial" w:hAnsi="Arial" w:cs="Arial"/>
          <w:sz w:val="18"/>
          <w:szCs w:val="18"/>
          <w:lang w:val="en-ZW"/>
        </w:rPr>
        <w:t>[Congregation says, “Amen.”]</w:t>
      </w:r>
      <w:r>
        <w:rPr>
          <w:rFonts w:ascii="Arial" w:hAnsi="Arial" w:cs="Arial"/>
          <w:sz w:val="28"/>
          <w:szCs w:val="28"/>
          <w:lang w:val="en-ZW"/>
        </w:rPr>
        <w:t xml:space="preserve"> “Children’s children are the crown of an </w:t>
      </w:r>
      <w:proofErr w:type="spellStart"/>
      <w:r>
        <w:rPr>
          <w:rFonts w:ascii="Arial" w:hAnsi="Arial" w:cs="Arial"/>
          <w:sz w:val="28"/>
          <w:szCs w:val="28"/>
          <w:lang w:val="en-ZW"/>
        </w:rPr>
        <w:t>ol</w:t>
      </w:r>
      <w:proofErr w:type="spellEnd"/>
      <w:r>
        <w:rPr>
          <w:rFonts w:ascii="Arial" w:hAnsi="Arial" w:cs="Arial"/>
          <w:sz w:val="28"/>
          <w:szCs w:val="28"/>
          <w:lang w:val="en-ZW"/>
        </w:rPr>
        <w:t xml:space="preserve">…?” </w:t>
      </w:r>
      <w:r w:rsidRPr="00442817">
        <w:rPr>
          <w:rFonts w:ascii="Arial" w:hAnsi="Arial" w:cs="Arial"/>
          <w:sz w:val="18"/>
          <w:szCs w:val="18"/>
          <w:lang w:val="en-ZW"/>
        </w:rPr>
        <w:t>[Congregation says, “old man.”]</w:t>
      </w:r>
      <w:r>
        <w:rPr>
          <w:rFonts w:ascii="Arial" w:hAnsi="Arial" w:cs="Arial"/>
          <w:sz w:val="28"/>
          <w:szCs w:val="28"/>
          <w:lang w:val="en-ZW"/>
        </w:rPr>
        <w:t xml:space="preserve"> </w:t>
      </w:r>
      <w:proofErr w:type="spellStart"/>
      <w:r>
        <w:rPr>
          <w:rFonts w:ascii="Arial" w:hAnsi="Arial" w:cs="Arial"/>
          <w:sz w:val="28"/>
          <w:szCs w:val="28"/>
          <w:lang w:val="en-ZW"/>
        </w:rPr>
        <w:t>Ndosaka</w:t>
      </w:r>
      <w:proofErr w:type="spellEnd"/>
      <w:r>
        <w:rPr>
          <w:rFonts w:ascii="Arial" w:hAnsi="Arial" w:cs="Arial"/>
          <w:sz w:val="28"/>
          <w:szCs w:val="28"/>
          <w:lang w:val="en-ZW"/>
        </w:rPr>
        <w:t xml:space="preserve"> Jocob </w:t>
      </w:r>
      <w:proofErr w:type="spellStart"/>
      <w:r>
        <w:rPr>
          <w:rFonts w:ascii="Arial" w:hAnsi="Arial" w:cs="Arial"/>
          <w:sz w:val="28"/>
          <w:szCs w:val="28"/>
          <w:lang w:val="en-ZW"/>
        </w:rPr>
        <w:t>akatora</w:t>
      </w:r>
      <w:proofErr w:type="spellEnd"/>
      <w:r>
        <w:rPr>
          <w:rFonts w:ascii="Arial" w:hAnsi="Arial" w:cs="Arial"/>
          <w:sz w:val="28"/>
          <w:szCs w:val="28"/>
          <w:lang w:val="en-ZW"/>
        </w:rPr>
        <w:t xml:space="preserve"> </w:t>
      </w:r>
      <w:proofErr w:type="spellStart"/>
      <w:r>
        <w:rPr>
          <w:rFonts w:ascii="Arial" w:hAnsi="Arial" w:cs="Arial"/>
          <w:sz w:val="28"/>
          <w:szCs w:val="28"/>
          <w:lang w:val="en-ZW"/>
        </w:rPr>
        <w:t>vazukuru</w:t>
      </w:r>
      <w:proofErr w:type="spellEnd"/>
      <w:r>
        <w:rPr>
          <w:rFonts w:ascii="Arial" w:hAnsi="Arial" w:cs="Arial"/>
          <w:sz w:val="28"/>
          <w:szCs w:val="28"/>
          <w:lang w:val="en-ZW"/>
        </w:rPr>
        <w:t xml:space="preserve"> </w:t>
      </w:r>
      <w:proofErr w:type="spellStart"/>
      <w:r>
        <w:rPr>
          <w:rFonts w:ascii="Arial" w:hAnsi="Arial" w:cs="Arial"/>
          <w:sz w:val="28"/>
          <w:szCs w:val="28"/>
          <w:lang w:val="en-ZW"/>
        </w:rPr>
        <w:t>vake</w:t>
      </w:r>
      <w:proofErr w:type="spellEnd"/>
      <w:r>
        <w:rPr>
          <w:rFonts w:ascii="Arial" w:hAnsi="Arial" w:cs="Arial"/>
          <w:sz w:val="28"/>
          <w:szCs w:val="28"/>
          <w:lang w:val="en-ZW"/>
        </w:rPr>
        <w:t xml:space="preserve"> paya, </w:t>
      </w:r>
      <w:proofErr w:type="spellStart"/>
      <w:r>
        <w:rPr>
          <w:rFonts w:ascii="Arial" w:hAnsi="Arial" w:cs="Arial"/>
          <w:sz w:val="28"/>
          <w:szCs w:val="28"/>
          <w:lang w:val="en-ZW"/>
        </w:rPr>
        <w:t>aive</w:t>
      </w:r>
      <w:proofErr w:type="spellEnd"/>
      <w:r>
        <w:rPr>
          <w:rFonts w:ascii="Arial" w:hAnsi="Arial" w:cs="Arial"/>
          <w:sz w:val="28"/>
          <w:szCs w:val="28"/>
          <w:lang w:val="en-ZW"/>
        </w:rPr>
        <w:t xml:space="preserve"> ne right </w:t>
      </w:r>
      <w:proofErr w:type="spellStart"/>
      <w:r>
        <w:rPr>
          <w:rFonts w:ascii="Arial" w:hAnsi="Arial" w:cs="Arial"/>
          <w:sz w:val="28"/>
          <w:szCs w:val="28"/>
          <w:lang w:val="en-ZW"/>
        </w:rPr>
        <w:t>iyoyo</w:t>
      </w:r>
      <w:proofErr w:type="spellEnd"/>
      <w:r>
        <w:rPr>
          <w:rFonts w:ascii="Arial" w:hAnsi="Arial" w:cs="Arial"/>
          <w:sz w:val="28"/>
          <w:szCs w:val="28"/>
          <w:lang w:val="en-ZW"/>
        </w:rPr>
        <w:t xml:space="preserve"> </w:t>
      </w:r>
      <w:proofErr w:type="spellStart"/>
      <w:r>
        <w:rPr>
          <w:rFonts w:ascii="Arial" w:hAnsi="Arial" w:cs="Arial"/>
          <w:sz w:val="28"/>
          <w:szCs w:val="28"/>
          <w:lang w:val="en-ZW"/>
        </w:rPr>
        <w:t>paShoko</w:t>
      </w:r>
      <w:proofErr w:type="spellEnd"/>
      <w:r>
        <w:rPr>
          <w:rFonts w:ascii="Arial" w:hAnsi="Arial" w:cs="Arial"/>
          <w:sz w:val="28"/>
          <w:szCs w:val="28"/>
          <w:lang w:val="en-ZW"/>
        </w:rPr>
        <w:t xml:space="preserve"> </w:t>
      </w:r>
      <w:proofErr w:type="spellStart"/>
      <w:r>
        <w:rPr>
          <w:rFonts w:ascii="Arial" w:hAnsi="Arial" w:cs="Arial"/>
          <w:sz w:val="28"/>
          <w:szCs w:val="28"/>
          <w:lang w:val="en-ZW"/>
        </w:rPr>
        <w:t>raani</w:t>
      </w:r>
      <w:proofErr w:type="spellEnd"/>
      <w:r>
        <w:rPr>
          <w:rFonts w:ascii="Arial" w:hAnsi="Arial" w:cs="Arial"/>
          <w:sz w:val="28"/>
          <w:szCs w:val="28"/>
          <w:lang w:val="en-ZW"/>
        </w:rPr>
        <w:t xml:space="preserve">…? </w:t>
      </w:r>
      <w:r w:rsidRPr="00442817">
        <w:rPr>
          <w:rFonts w:ascii="Arial" w:hAnsi="Arial" w:cs="Arial"/>
          <w:sz w:val="18"/>
          <w:szCs w:val="18"/>
          <w:lang w:val="en-ZW"/>
        </w:rPr>
        <w:t>[Congregation says, “</w:t>
      </w:r>
      <w:proofErr w:type="spellStart"/>
      <w:r w:rsidRPr="00442817">
        <w:rPr>
          <w:rFonts w:ascii="Arial" w:hAnsi="Arial" w:cs="Arial"/>
          <w:sz w:val="18"/>
          <w:szCs w:val="18"/>
          <w:lang w:val="en-ZW"/>
        </w:rPr>
        <w:t>raMwari</w:t>
      </w:r>
      <w:proofErr w:type="spellEnd"/>
      <w:r w:rsidRPr="00442817">
        <w:rPr>
          <w:rFonts w:ascii="Arial" w:hAnsi="Arial" w:cs="Arial"/>
          <w:sz w:val="18"/>
          <w:szCs w:val="18"/>
          <w:lang w:val="en-ZW"/>
        </w:rPr>
        <w:t>.”]</w:t>
      </w:r>
      <w:r>
        <w:rPr>
          <w:rFonts w:ascii="Arial" w:hAnsi="Arial" w:cs="Arial"/>
          <w:sz w:val="28"/>
          <w:szCs w:val="28"/>
          <w:lang w:val="en-ZW"/>
        </w:rPr>
        <w:t xml:space="preserve"> </w:t>
      </w:r>
      <w:proofErr w:type="spellStart"/>
      <w:r>
        <w:rPr>
          <w:rFonts w:ascii="Arial" w:hAnsi="Arial" w:cs="Arial"/>
          <w:sz w:val="28"/>
          <w:szCs w:val="28"/>
          <w:lang w:val="en-ZW"/>
        </w:rPr>
        <w:t>RaMwari</w:t>
      </w:r>
      <w:proofErr w:type="spellEnd"/>
      <w:r>
        <w:rPr>
          <w:rFonts w:ascii="Arial" w:hAnsi="Arial" w:cs="Arial"/>
          <w:sz w:val="28"/>
          <w:szCs w:val="28"/>
          <w:lang w:val="en-ZW"/>
        </w:rPr>
        <w:t xml:space="preserve">, </w:t>
      </w:r>
      <w:proofErr w:type="spellStart"/>
      <w:r>
        <w:rPr>
          <w:rFonts w:ascii="Arial" w:hAnsi="Arial" w:cs="Arial"/>
          <w:sz w:val="28"/>
          <w:szCs w:val="28"/>
          <w:lang w:val="en-ZW"/>
        </w:rPr>
        <w:t>hatichionai</w:t>
      </w:r>
      <w:proofErr w:type="spellEnd"/>
      <w:r>
        <w:rPr>
          <w:rFonts w:ascii="Arial" w:hAnsi="Arial" w:cs="Arial"/>
          <w:sz w:val="28"/>
          <w:szCs w:val="28"/>
          <w:lang w:val="en-ZW"/>
        </w:rPr>
        <w:t xml:space="preserve"> </w:t>
      </w:r>
      <w:proofErr w:type="spellStart"/>
      <w:r>
        <w:rPr>
          <w:rFonts w:ascii="Arial" w:hAnsi="Arial" w:cs="Arial"/>
          <w:sz w:val="28"/>
          <w:szCs w:val="28"/>
          <w:lang w:val="en-ZW"/>
        </w:rPr>
        <w:t>pamwe</w:t>
      </w:r>
      <w:proofErr w:type="spellEnd"/>
      <w:r>
        <w:rPr>
          <w:rFonts w:ascii="Arial" w:hAnsi="Arial" w:cs="Arial"/>
          <w:sz w:val="28"/>
          <w:szCs w:val="28"/>
          <w:lang w:val="en-ZW"/>
        </w:rPr>
        <w:t xml:space="preserve"> </w:t>
      </w:r>
      <w:proofErr w:type="spellStart"/>
      <w:r>
        <w:rPr>
          <w:rFonts w:ascii="Arial" w:hAnsi="Arial" w:cs="Arial"/>
          <w:sz w:val="28"/>
          <w:szCs w:val="28"/>
          <w:lang w:val="en-ZW"/>
        </w:rPr>
        <w:t>panotevera</w:t>
      </w:r>
      <w:proofErr w:type="spellEnd"/>
      <w:r>
        <w:rPr>
          <w:rFonts w:ascii="Arial" w:hAnsi="Arial" w:cs="Arial"/>
          <w:sz w:val="28"/>
          <w:szCs w:val="28"/>
          <w:lang w:val="en-ZW"/>
        </w:rPr>
        <w:t xml:space="preserve"> </w:t>
      </w:r>
      <w:proofErr w:type="spellStart"/>
      <w:r>
        <w:rPr>
          <w:rFonts w:ascii="Arial" w:hAnsi="Arial" w:cs="Arial"/>
          <w:sz w:val="28"/>
          <w:szCs w:val="28"/>
          <w:lang w:val="en-ZW"/>
        </w:rPr>
        <w:t>pacho</w:t>
      </w:r>
      <w:proofErr w:type="spellEnd"/>
      <w:r>
        <w:rPr>
          <w:rFonts w:ascii="Arial" w:hAnsi="Arial" w:cs="Arial"/>
          <w:sz w:val="28"/>
          <w:szCs w:val="28"/>
          <w:lang w:val="en-ZW"/>
        </w:rPr>
        <w:t xml:space="preserve">, </w:t>
      </w:r>
      <w:proofErr w:type="spellStart"/>
      <w:r>
        <w:rPr>
          <w:rFonts w:ascii="Arial" w:hAnsi="Arial" w:cs="Arial"/>
          <w:sz w:val="28"/>
          <w:szCs w:val="28"/>
          <w:lang w:val="en-ZW"/>
        </w:rPr>
        <w:t>hativerengei</w:t>
      </w:r>
      <w:proofErr w:type="spellEnd"/>
      <w:r>
        <w:rPr>
          <w:rFonts w:ascii="Arial" w:hAnsi="Arial" w:cs="Arial"/>
          <w:sz w:val="28"/>
          <w:szCs w:val="28"/>
          <w:lang w:val="en-ZW"/>
        </w:rPr>
        <w:t xml:space="preserve"> next verse. Ah-ah </w:t>
      </w:r>
      <w:proofErr w:type="spellStart"/>
      <w:r>
        <w:rPr>
          <w:rFonts w:ascii="Arial" w:hAnsi="Arial" w:cs="Arial"/>
          <w:sz w:val="28"/>
          <w:szCs w:val="28"/>
          <w:lang w:val="en-ZW"/>
        </w:rPr>
        <w:t>hatitangei</w:t>
      </w:r>
      <w:proofErr w:type="spellEnd"/>
      <w:r>
        <w:rPr>
          <w:rFonts w:ascii="Arial" w:hAnsi="Arial" w:cs="Arial"/>
          <w:sz w:val="28"/>
          <w:szCs w:val="28"/>
          <w:lang w:val="en-ZW"/>
        </w:rPr>
        <w:t xml:space="preserve"> pa verse 6 tese </w:t>
      </w:r>
      <w:proofErr w:type="spellStart"/>
      <w:r>
        <w:rPr>
          <w:rFonts w:ascii="Arial" w:hAnsi="Arial" w:cs="Arial"/>
          <w:sz w:val="28"/>
          <w:szCs w:val="28"/>
          <w:lang w:val="en-ZW"/>
        </w:rPr>
        <w:t>hatitangei</w:t>
      </w:r>
      <w:proofErr w:type="spellEnd"/>
      <w:r>
        <w:rPr>
          <w:rFonts w:ascii="Arial" w:hAnsi="Arial" w:cs="Arial"/>
          <w:sz w:val="28"/>
          <w:szCs w:val="28"/>
          <w:lang w:val="en-ZW"/>
        </w:rPr>
        <w:t>.</w:t>
      </w:r>
    </w:p>
    <w:p w:rsidR="00FE2A0E" w:rsidRDefault="00FE2A0E" w14:paraId="2753B61A" w14:textId="77777777">
      <w:pPr>
        <w:spacing w:line="276" w:lineRule="auto"/>
        <w:ind w:left="720"/>
        <w:jc w:val="both"/>
        <w:rPr>
          <w:rFonts w:ascii="Arial" w:hAnsi="Arial" w:cs="Arial"/>
          <w:i/>
          <w:iCs/>
          <w:sz w:val="28"/>
          <w:szCs w:val="28"/>
          <w:lang w:val="en-ZW"/>
        </w:rPr>
        <w:pPrChange w:author="Transcriber01 JHB" w:date="2025-08-26T11:51:00Z" w16du:dateUtc="2025-08-26T09:51:00Z" w:id="161">
          <w:pPr>
            <w:spacing w:line="276" w:lineRule="auto"/>
            <w:jc w:val="both"/>
          </w:pPr>
        </w:pPrChange>
      </w:pPr>
      <w:r w:rsidRPr="00593556">
        <w:rPr>
          <w:rFonts w:ascii="Arial" w:hAnsi="Arial" w:cs="Arial"/>
          <w:i/>
          <w:iCs/>
          <w:sz w:val="28"/>
          <w:szCs w:val="28"/>
          <w:lang w:val="en-ZW"/>
        </w:rPr>
        <w:t>Children's children are the crown of old men; and the glory of children are their fathers.</w:t>
      </w:r>
    </w:p>
    <w:p w:rsidR="00FE2A0E" w:rsidP="00FE2A0E" w:rsidRDefault="00FE2A0E" w14:paraId="517DCADA" w14:textId="77777777">
      <w:pPr>
        <w:spacing w:line="276" w:lineRule="auto"/>
        <w:jc w:val="both"/>
        <w:rPr>
          <w:rFonts w:ascii="Arial" w:hAnsi="Arial" w:cs="Arial"/>
          <w:sz w:val="28"/>
          <w:szCs w:val="28"/>
          <w:lang w:val="en-ZW"/>
        </w:rPr>
      </w:pPr>
      <w:r w:rsidRPr="0080077D">
        <w:rPr>
          <w:rFonts w:ascii="Arial" w:hAnsi="Arial" w:cs="Arial"/>
          <w:sz w:val="28"/>
          <w:szCs w:val="28"/>
          <w:vertAlign w:val="superscript"/>
          <w:lang w:val="en-ZW"/>
        </w:rPr>
        <w:t>202</w:t>
      </w:r>
      <w:r>
        <w:rPr>
          <w:rFonts w:ascii="Arial" w:hAnsi="Arial" w:cs="Arial"/>
          <w:sz w:val="28"/>
          <w:szCs w:val="28"/>
          <w:vertAlign w:val="superscript"/>
          <w:lang w:val="en-ZW"/>
        </w:rPr>
        <w:t xml:space="preserve"> </w:t>
      </w:r>
      <w:proofErr w:type="spellStart"/>
      <w:r>
        <w:rPr>
          <w:rFonts w:ascii="Arial" w:hAnsi="Arial" w:cs="Arial"/>
          <w:sz w:val="28"/>
          <w:szCs w:val="28"/>
          <w:lang w:val="en-ZW"/>
        </w:rPr>
        <w:t>Tingaita</w:t>
      </w:r>
      <w:proofErr w:type="spellEnd"/>
      <w:r>
        <w:rPr>
          <w:rFonts w:ascii="Arial" w:hAnsi="Arial" w:cs="Arial"/>
          <w:sz w:val="28"/>
          <w:szCs w:val="28"/>
          <w:lang w:val="en-ZW"/>
        </w:rPr>
        <w:t xml:space="preserve"> Amen here </w:t>
      </w:r>
      <w:proofErr w:type="spellStart"/>
      <w:r>
        <w:rPr>
          <w:rFonts w:ascii="Arial" w:hAnsi="Arial" w:cs="Arial"/>
          <w:sz w:val="28"/>
          <w:szCs w:val="28"/>
          <w:lang w:val="en-ZW"/>
        </w:rPr>
        <w:t>hama</w:t>
      </w:r>
      <w:proofErr w:type="spellEnd"/>
      <w:r>
        <w:rPr>
          <w:rFonts w:ascii="Arial" w:hAnsi="Arial" w:cs="Arial"/>
          <w:sz w:val="28"/>
          <w:szCs w:val="28"/>
          <w:lang w:val="en-ZW"/>
        </w:rPr>
        <w:t xml:space="preserve">, </w:t>
      </w:r>
      <w:bookmarkStart w:name="_Hlk206140256" w:id="162"/>
      <w:r w:rsidRPr="00E33075">
        <w:rPr>
          <w:rFonts w:ascii="Arial" w:hAnsi="Arial" w:cs="Arial"/>
          <w:sz w:val="18"/>
          <w:szCs w:val="18"/>
          <w:lang w:val="en-ZW"/>
        </w:rPr>
        <w:t>[Congregation says, “Amen.”]</w:t>
      </w:r>
      <w:r>
        <w:rPr>
          <w:rFonts w:ascii="Arial" w:hAnsi="Arial" w:cs="Arial"/>
          <w:sz w:val="28"/>
          <w:szCs w:val="28"/>
          <w:lang w:val="en-ZW"/>
        </w:rPr>
        <w:t xml:space="preserve"> </w:t>
      </w:r>
      <w:bookmarkEnd w:id="162"/>
      <w:r>
        <w:rPr>
          <w:rFonts w:ascii="Arial" w:hAnsi="Arial" w:cs="Arial"/>
          <w:sz w:val="28"/>
          <w:szCs w:val="28"/>
          <w:lang w:val="en-ZW"/>
        </w:rPr>
        <w:t xml:space="preserve">Hanzi, “The glory of children…?” </w:t>
      </w:r>
      <w:proofErr w:type="spellStart"/>
      <w:r>
        <w:rPr>
          <w:rFonts w:ascii="Arial" w:hAnsi="Arial" w:cs="Arial"/>
          <w:sz w:val="28"/>
          <w:szCs w:val="28"/>
          <w:lang w:val="en-ZW"/>
        </w:rPr>
        <w:t>handi’moona</w:t>
      </w:r>
      <w:proofErr w:type="spellEnd"/>
      <w:r>
        <w:rPr>
          <w:rFonts w:ascii="Arial" w:hAnsi="Arial" w:cs="Arial"/>
          <w:sz w:val="28"/>
          <w:szCs w:val="28"/>
          <w:lang w:val="en-ZW"/>
        </w:rPr>
        <w:t xml:space="preserve">, </w:t>
      </w:r>
      <w:proofErr w:type="spellStart"/>
      <w:r>
        <w:rPr>
          <w:rFonts w:ascii="Arial" w:hAnsi="Arial" w:cs="Arial"/>
          <w:sz w:val="28"/>
          <w:szCs w:val="28"/>
          <w:lang w:val="en-ZW"/>
        </w:rPr>
        <w:t>hativerengei</w:t>
      </w:r>
      <w:proofErr w:type="spellEnd"/>
      <w:r>
        <w:rPr>
          <w:rFonts w:ascii="Arial" w:hAnsi="Arial" w:cs="Arial"/>
          <w:sz w:val="28"/>
          <w:szCs w:val="28"/>
          <w:lang w:val="en-ZW"/>
        </w:rPr>
        <w:t xml:space="preserve">  </w:t>
      </w:r>
      <w:proofErr w:type="spellStart"/>
      <w:r>
        <w:rPr>
          <w:rFonts w:ascii="Arial" w:hAnsi="Arial" w:cs="Arial"/>
          <w:sz w:val="28"/>
          <w:szCs w:val="28"/>
          <w:lang w:val="en-ZW"/>
        </w:rPr>
        <w:t>pazasi</w:t>
      </w:r>
      <w:proofErr w:type="spellEnd"/>
      <w:r>
        <w:rPr>
          <w:rFonts w:ascii="Arial" w:hAnsi="Arial" w:cs="Arial"/>
          <w:sz w:val="28"/>
          <w:szCs w:val="28"/>
          <w:lang w:val="en-ZW"/>
        </w:rPr>
        <w:t xml:space="preserve"> </w:t>
      </w:r>
      <w:proofErr w:type="spellStart"/>
      <w:r>
        <w:rPr>
          <w:rFonts w:ascii="Arial" w:hAnsi="Arial" w:cs="Arial"/>
          <w:sz w:val="28"/>
          <w:szCs w:val="28"/>
          <w:lang w:val="en-ZW"/>
        </w:rPr>
        <w:t>apa</w:t>
      </w:r>
      <w:proofErr w:type="spellEnd"/>
      <w:r>
        <w:rPr>
          <w:rFonts w:ascii="Arial" w:hAnsi="Arial" w:cs="Arial"/>
          <w:sz w:val="28"/>
          <w:szCs w:val="28"/>
          <w:lang w:val="en-ZW"/>
        </w:rPr>
        <w:t xml:space="preserve"> tese </w:t>
      </w:r>
      <w:proofErr w:type="spellStart"/>
      <w:r>
        <w:rPr>
          <w:rFonts w:ascii="Arial" w:hAnsi="Arial" w:cs="Arial"/>
          <w:sz w:val="28"/>
          <w:szCs w:val="28"/>
          <w:lang w:val="en-ZW"/>
        </w:rPr>
        <w:t>hativerengei</w:t>
      </w:r>
      <w:proofErr w:type="spellEnd"/>
      <w:r>
        <w:rPr>
          <w:rFonts w:ascii="Arial" w:hAnsi="Arial" w:cs="Arial"/>
          <w:sz w:val="28"/>
          <w:szCs w:val="28"/>
          <w:lang w:val="en-ZW"/>
        </w:rPr>
        <w:t xml:space="preserve">  </w:t>
      </w:r>
      <w:proofErr w:type="spellStart"/>
      <w:r>
        <w:rPr>
          <w:rFonts w:ascii="Arial" w:hAnsi="Arial" w:cs="Arial"/>
          <w:sz w:val="28"/>
          <w:szCs w:val="28"/>
          <w:lang w:val="en-ZW"/>
        </w:rPr>
        <w:t>muone</w:t>
      </w:r>
      <w:proofErr w:type="spellEnd"/>
      <w:r>
        <w:rPr>
          <w:rFonts w:ascii="Arial" w:hAnsi="Arial" w:cs="Arial"/>
          <w:sz w:val="28"/>
          <w:szCs w:val="28"/>
          <w:lang w:val="en-ZW"/>
        </w:rPr>
        <w:t xml:space="preserve"> tese </w:t>
      </w:r>
      <w:proofErr w:type="spellStart"/>
      <w:r>
        <w:rPr>
          <w:rFonts w:ascii="Arial" w:hAnsi="Arial" w:cs="Arial"/>
          <w:sz w:val="28"/>
          <w:szCs w:val="28"/>
          <w:lang w:val="en-ZW"/>
        </w:rPr>
        <w:t>hativerengei</w:t>
      </w:r>
      <w:proofErr w:type="spellEnd"/>
      <w:r>
        <w:rPr>
          <w:rFonts w:ascii="Arial" w:hAnsi="Arial" w:cs="Arial"/>
          <w:sz w:val="28"/>
          <w:szCs w:val="28"/>
          <w:lang w:val="en-ZW"/>
        </w:rPr>
        <w:t>.</w:t>
      </w:r>
    </w:p>
    <w:p w:rsidRPr="00D42CD1" w:rsidR="00FE2A0E" w:rsidP="00FE2A0E" w:rsidRDefault="00FE2A0E" w14:paraId="61DBEB01" w14:textId="77777777">
      <w:pPr>
        <w:spacing w:line="276" w:lineRule="auto"/>
        <w:ind w:left="720"/>
        <w:jc w:val="both"/>
        <w:rPr>
          <w:rFonts w:ascii="Arial" w:hAnsi="Arial" w:cs="Arial"/>
          <w:i/>
          <w:iCs/>
          <w:sz w:val="28"/>
          <w:szCs w:val="28"/>
          <w:lang w:val="en-ZW"/>
        </w:rPr>
      </w:pPr>
      <w:r w:rsidRPr="00D42CD1">
        <w:rPr>
          <w:rFonts w:ascii="Arial" w:hAnsi="Arial" w:cs="Arial"/>
          <w:i/>
          <w:iCs/>
          <w:sz w:val="28"/>
          <w:szCs w:val="28"/>
          <w:lang w:val="en-ZW"/>
        </w:rPr>
        <w:t>Children's children are the crown of old men; and the glory of children are their fathers.</w:t>
      </w:r>
    </w:p>
    <w:p w:rsidRPr="00E61EFD" w:rsidR="00FE2A0E" w:rsidP="00FE2A0E" w:rsidRDefault="00FE2A0E" w14:paraId="4CD36F16" w14:textId="77777777">
      <w:pPr>
        <w:spacing w:line="276" w:lineRule="auto"/>
        <w:jc w:val="both"/>
        <w:rPr>
          <w:rFonts w:ascii="Arial" w:hAnsi="Arial" w:cs="Arial"/>
          <w:sz w:val="18"/>
          <w:szCs w:val="18"/>
          <w:lang w:val="en-ZW"/>
        </w:rPr>
      </w:pPr>
      <w:r>
        <w:rPr>
          <w:rFonts w:ascii="Arial" w:hAnsi="Arial" w:cs="Arial"/>
          <w:sz w:val="28"/>
          <w:szCs w:val="28"/>
          <w:lang w:val="en-ZW"/>
        </w:rPr>
        <w:t xml:space="preserve">“The glory of children are their fa…?” </w:t>
      </w:r>
      <w:r w:rsidRPr="00AE3B59">
        <w:rPr>
          <w:rFonts w:ascii="Arial" w:hAnsi="Arial" w:cs="Arial"/>
          <w:sz w:val="18"/>
          <w:szCs w:val="18"/>
          <w:lang w:val="en-ZW"/>
        </w:rPr>
        <w:t>[Congregation says, “fathers.”]</w:t>
      </w:r>
      <w:r>
        <w:rPr>
          <w:rFonts w:ascii="Arial" w:hAnsi="Arial" w:cs="Arial"/>
          <w:sz w:val="28"/>
          <w:szCs w:val="28"/>
          <w:lang w:val="en-ZW"/>
        </w:rPr>
        <w:t xml:space="preserve"> Saka baba </w:t>
      </w:r>
      <w:proofErr w:type="spellStart"/>
      <w:r>
        <w:rPr>
          <w:rFonts w:ascii="Arial" w:hAnsi="Arial" w:cs="Arial"/>
          <w:sz w:val="28"/>
          <w:szCs w:val="28"/>
          <w:lang w:val="en-ZW"/>
        </w:rPr>
        <w:t>vanofanira</w:t>
      </w:r>
      <w:proofErr w:type="spellEnd"/>
      <w:r>
        <w:rPr>
          <w:rFonts w:ascii="Arial" w:hAnsi="Arial" w:cs="Arial"/>
          <w:sz w:val="28"/>
          <w:szCs w:val="28"/>
          <w:lang w:val="en-ZW"/>
        </w:rPr>
        <w:t xml:space="preserve"> </w:t>
      </w:r>
      <w:proofErr w:type="spellStart"/>
      <w:r>
        <w:rPr>
          <w:rFonts w:ascii="Arial" w:hAnsi="Arial" w:cs="Arial"/>
          <w:sz w:val="28"/>
          <w:szCs w:val="28"/>
          <w:lang w:val="en-ZW"/>
        </w:rPr>
        <w:t>kuraira</w:t>
      </w:r>
      <w:proofErr w:type="spellEnd"/>
      <w:r>
        <w:rPr>
          <w:rFonts w:ascii="Arial" w:hAnsi="Arial" w:cs="Arial"/>
          <w:sz w:val="28"/>
          <w:szCs w:val="28"/>
          <w:lang w:val="en-ZW"/>
        </w:rPr>
        <w:t xml:space="preserve"> </w:t>
      </w:r>
      <w:proofErr w:type="spellStart"/>
      <w:r>
        <w:rPr>
          <w:rFonts w:ascii="Arial" w:hAnsi="Arial" w:cs="Arial"/>
          <w:sz w:val="28"/>
          <w:szCs w:val="28"/>
          <w:lang w:val="en-ZW"/>
        </w:rPr>
        <w:t>haikona</w:t>
      </w:r>
      <w:proofErr w:type="spellEnd"/>
      <w:r>
        <w:rPr>
          <w:rFonts w:ascii="Arial" w:hAnsi="Arial" w:cs="Arial"/>
          <w:sz w:val="28"/>
          <w:szCs w:val="28"/>
          <w:lang w:val="en-ZW"/>
        </w:rPr>
        <w:t xml:space="preserve"> </w:t>
      </w:r>
      <w:proofErr w:type="spellStart"/>
      <w:r>
        <w:rPr>
          <w:rFonts w:ascii="Arial" w:hAnsi="Arial" w:cs="Arial"/>
          <w:sz w:val="28"/>
          <w:szCs w:val="28"/>
          <w:lang w:val="en-ZW"/>
        </w:rPr>
        <w:t>zvekutamba</w:t>
      </w:r>
      <w:proofErr w:type="spellEnd"/>
      <w:r>
        <w:rPr>
          <w:rFonts w:ascii="Arial" w:hAnsi="Arial" w:cs="Arial"/>
          <w:sz w:val="28"/>
          <w:szCs w:val="28"/>
          <w:lang w:val="en-ZW"/>
        </w:rPr>
        <w:t xml:space="preserve">. </w:t>
      </w:r>
      <w:proofErr w:type="spellStart"/>
      <w:r>
        <w:rPr>
          <w:rFonts w:ascii="Arial" w:hAnsi="Arial" w:cs="Arial"/>
          <w:sz w:val="28"/>
          <w:szCs w:val="28"/>
          <w:lang w:val="en-ZW"/>
        </w:rPr>
        <w:t>kKuve</w:t>
      </w:r>
      <w:proofErr w:type="spellEnd"/>
      <w:r>
        <w:rPr>
          <w:rFonts w:ascii="Arial" w:hAnsi="Arial" w:cs="Arial"/>
          <w:sz w:val="28"/>
          <w:szCs w:val="28"/>
          <w:lang w:val="en-ZW"/>
        </w:rPr>
        <w:t xml:space="preserve"> exemplary ,</w:t>
      </w:r>
      <w:proofErr w:type="spellStart"/>
      <w:r>
        <w:rPr>
          <w:rFonts w:ascii="Arial" w:hAnsi="Arial" w:cs="Arial"/>
          <w:sz w:val="28"/>
          <w:szCs w:val="28"/>
          <w:lang w:val="en-ZW"/>
        </w:rPr>
        <w:t>vana</w:t>
      </w:r>
      <w:proofErr w:type="spellEnd"/>
      <w:r>
        <w:rPr>
          <w:rFonts w:ascii="Arial" w:hAnsi="Arial" w:cs="Arial"/>
          <w:sz w:val="28"/>
          <w:szCs w:val="28"/>
          <w:lang w:val="en-ZW"/>
        </w:rPr>
        <w:t xml:space="preserve"> </w:t>
      </w:r>
      <w:proofErr w:type="spellStart"/>
      <w:r>
        <w:rPr>
          <w:rFonts w:ascii="Arial" w:hAnsi="Arial" w:cs="Arial"/>
          <w:sz w:val="28"/>
          <w:szCs w:val="28"/>
          <w:lang w:val="en-ZW"/>
        </w:rPr>
        <w:t>vaone</w:t>
      </w:r>
      <w:proofErr w:type="spellEnd"/>
      <w:r>
        <w:rPr>
          <w:rFonts w:ascii="Arial" w:hAnsi="Arial" w:cs="Arial"/>
          <w:sz w:val="28"/>
          <w:szCs w:val="28"/>
          <w:lang w:val="en-ZW"/>
        </w:rPr>
        <w:t xml:space="preserve"> </w:t>
      </w:r>
      <w:proofErr w:type="spellStart"/>
      <w:r>
        <w:rPr>
          <w:rFonts w:ascii="Arial" w:hAnsi="Arial" w:cs="Arial"/>
          <w:sz w:val="28"/>
          <w:szCs w:val="28"/>
          <w:lang w:val="en-ZW"/>
        </w:rPr>
        <w:t>kubwinya</w:t>
      </w:r>
      <w:proofErr w:type="spellEnd"/>
      <w:r>
        <w:rPr>
          <w:rFonts w:ascii="Arial" w:hAnsi="Arial" w:cs="Arial"/>
          <w:sz w:val="28"/>
          <w:szCs w:val="28"/>
          <w:lang w:val="en-ZW"/>
        </w:rPr>
        <w:t xml:space="preserve"> </w:t>
      </w:r>
      <w:proofErr w:type="spellStart"/>
      <w:r>
        <w:rPr>
          <w:rFonts w:ascii="Arial" w:hAnsi="Arial" w:cs="Arial"/>
          <w:sz w:val="28"/>
          <w:szCs w:val="28"/>
          <w:lang w:val="en-ZW"/>
        </w:rPr>
        <w:t>kwaMwari</w:t>
      </w:r>
      <w:proofErr w:type="spellEnd"/>
      <w:r>
        <w:rPr>
          <w:rFonts w:ascii="Arial" w:hAnsi="Arial" w:cs="Arial"/>
          <w:sz w:val="28"/>
          <w:szCs w:val="28"/>
          <w:lang w:val="en-ZW"/>
        </w:rPr>
        <w:t xml:space="preserve"> </w:t>
      </w:r>
      <w:proofErr w:type="spellStart"/>
      <w:r>
        <w:rPr>
          <w:rFonts w:ascii="Arial" w:hAnsi="Arial" w:cs="Arial"/>
          <w:sz w:val="28"/>
          <w:szCs w:val="28"/>
          <w:lang w:val="en-ZW"/>
        </w:rPr>
        <w:t>muna</w:t>
      </w:r>
      <w:proofErr w:type="spellEnd"/>
      <w:r>
        <w:rPr>
          <w:rFonts w:ascii="Arial" w:hAnsi="Arial" w:cs="Arial"/>
          <w:sz w:val="28"/>
          <w:szCs w:val="28"/>
          <w:lang w:val="en-ZW"/>
        </w:rPr>
        <w:t xml:space="preserve"> baba, </w:t>
      </w:r>
      <w:proofErr w:type="spellStart"/>
      <w:r>
        <w:rPr>
          <w:rFonts w:ascii="Arial" w:hAnsi="Arial" w:cs="Arial"/>
          <w:sz w:val="28"/>
          <w:szCs w:val="28"/>
          <w:lang w:val="en-ZW"/>
        </w:rPr>
        <w:t>vaone</w:t>
      </w:r>
      <w:proofErr w:type="spellEnd"/>
      <w:r>
        <w:rPr>
          <w:rFonts w:ascii="Arial" w:hAnsi="Arial" w:cs="Arial"/>
          <w:sz w:val="28"/>
          <w:szCs w:val="28"/>
          <w:lang w:val="en-ZW"/>
        </w:rPr>
        <w:t xml:space="preserve"> </w:t>
      </w:r>
      <w:proofErr w:type="spellStart"/>
      <w:r>
        <w:rPr>
          <w:rFonts w:ascii="Arial" w:hAnsi="Arial" w:cs="Arial"/>
          <w:sz w:val="28"/>
          <w:szCs w:val="28"/>
          <w:lang w:val="en-ZW"/>
        </w:rPr>
        <w:t>kugona</w:t>
      </w:r>
      <w:proofErr w:type="spellEnd"/>
      <w:r>
        <w:rPr>
          <w:rFonts w:ascii="Arial" w:hAnsi="Arial" w:cs="Arial"/>
          <w:sz w:val="28"/>
          <w:szCs w:val="28"/>
          <w:lang w:val="en-ZW"/>
        </w:rPr>
        <w:t xml:space="preserve"> </w:t>
      </w:r>
      <w:proofErr w:type="spellStart"/>
      <w:r>
        <w:rPr>
          <w:rFonts w:ascii="Arial" w:hAnsi="Arial" w:cs="Arial"/>
          <w:sz w:val="28"/>
          <w:szCs w:val="28"/>
          <w:lang w:val="en-ZW"/>
        </w:rPr>
        <w:t>kuchengeta</w:t>
      </w:r>
      <w:proofErr w:type="spellEnd"/>
      <w:r>
        <w:rPr>
          <w:rFonts w:ascii="Arial" w:hAnsi="Arial" w:cs="Arial"/>
          <w:sz w:val="28"/>
          <w:szCs w:val="28"/>
          <w:lang w:val="en-ZW"/>
        </w:rPr>
        <w:t xml:space="preserve"> </w:t>
      </w:r>
      <w:proofErr w:type="spellStart"/>
      <w:r>
        <w:rPr>
          <w:rFonts w:ascii="Arial" w:hAnsi="Arial" w:cs="Arial"/>
          <w:sz w:val="28"/>
          <w:szCs w:val="28"/>
          <w:lang w:val="en-ZW"/>
        </w:rPr>
        <w:t>amai</w:t>
      </w:r>
      <w:proofErr w:type="spellEnd"/>
      <w:r>
        <w:rPr>
          <w:rFonts w:ascii="Arial" w:hAnsi="Arial" w:cs="Arial"/>
          <w:sz w:val="28"/>
          <w:szCs w:val="28"/>
          <w:lang w:val="en-ZW"/>
        </w:rPr>
        <w:t xml:space="preserve">, </w:t>
      </w:r>
      <w:proofErr w:type="spellStart"/>
      <w:r>
        <w:rPr>
          <w:rFonts w:ascii="Arial" w:hAnsi="Arial" w:cs="Arial"/>
          <w:sz w:val="28"/>
          <w:szCs w:val="28"/>
          <w:lang w:val="en-ZW"/>
        </w:rPr>
        <w:t>rudo</w:t>
      </w:r>
      <w:proofErr w:type="spellEnd"/>
      <w:r>
        <w:rPr>
          <w:rFonts w:ascii="Arial" w:hAnsi="Arial" w:cs="Arial"/>
          <w:sz w:val="28"/>
          <w:szCs w:val="28"/>
          <w:lang w:val="en-ZW"/>
        </w:rPr>
        <w:t xml:space="preserve">. </w:t>
      </w:r>
      <w:proofErr w:type="spellStart"/>
      <w:r>
        <w:rPr>
          <w:rFonts w:ascii="Arial" w:hAnsi="Arial" w:cs="Arial"/>
          <w:sz w:val="28"/>
          <w:szCs w:val="28"/>
          <w:lang w:val="en-ZW"/>
        </w:rPr>
        <w:t>Kanodzidza</w:t>
      </w:r>
      <w:proofErr w:type="spellEnd"/>
      <w:r>
        <w:rPr>
          <w:rFonts w:ascii="Arial" w:hAnsi="Arial" w:cs="Arial"/>
          <w:sz w:val="28"/>
          <w:szCs w:val="28"/>
          <w:lang w:val="en-ZW"/>
        </w:rPr>
        <w:t xml:space="preserve"> </w:t>
      </w:r>
      <w:proofErr w:type="spellStart"/>
      <w:r>
        <w:rPr>
          <w:rFonts w:ascii="Arial" w:hAnsi="Arial" w:cs="Arial"/>
          <w:sz w:val="28"/>
          <w:szCs w:val="28"/>
          <w:lang w:val="en-ZW"/>
        </w:rPr>
        <w:t>kuda</w:t>
      </w:r>
      <w:proofErr w:type="spellEnd"/>
      <w:r>
        <w:rPr>
          <w:rFonts w:ascii="Arial" w:hAnsi="Arial" w:cs="Arial"/>
          <w:sz w:val="28"/>
          <w:szCs w:val="28"/>
          <w:lang w:val="en-ZW"/>
        </w:rPr>
        <w:t xml:space="preserve"> </w:t>
      </w:r>
      <w:proofErr w:type="spellStart"/>
      <w:r>
        <w:rPr>
          <w:rFonts w:ascii="Arial" w:hAnsi="Arial" w:cs="Arial"/>
          <w:sz w:val="28"/>
          <w:szCs w:val="28"/>
          <w:lang w:val="en-ZW"/>
        </w:rPr>
        <w:t>mukadzi</w:t>
      </w:r>
      <w:proofErr w:type="spellEnd"/>
      <w:r>
        <w:rPr>
          <w:rFonts w:ascii="Arial" w:hAnsi="Arial" w:cs="Arial"/>
          <w:sz w:val="28"/>
          <w:szCs w:val="28"/>
          <w:lang w:val="en-ZW"/>
        </w:rPr>
        <w:t xml:space="preserve"> </w:t>
      </w:r>
      <w:proofErr w:type="spellStart"/>
      <w:r>
        <w:rPr>
          <w:rFonts w:ascii="Arial" w:hAnsi="Arial" w:cs="Arial"/>
          <w:sz w:val="28"/>
          <w:szCs w:val="28"/>
          <w:lang w:val="en-ZW"/>
        </w:rPr>
        <w:t>wako</w:t>
      </w:r>
      <w:proofErr w:type="spellEnd"/>
      <w:r>
        <w:rPr>
          <w:rFonts w:ascii="Arial" w:hAnsi="Arial" w:cs="Arial"/>
          <w:sz w:val="28"/>
          <w:szCs w:val="28"/>
          <w:lang w:val="en-ZW"/>
        </w:rPr>
        <w:t xml:space="preserve"> </w:t>
      </w:r>
      <w:proofErr w:type="spellStart"/>
      <w:r>
        <w:rPr>
          <w:rFonts w:ascii="Arial" w:hAnsi="Arial" w:cs="Arial"/>
          <w:sz w:val="28"/>
          <w:szCs w:val="28"/>
          <w:lang w:val="en-ZW"/>
        </w:rPr>
        <w:t>kubva</w:t>
      </w:r>
      <w:proofErr w:type="spellEnd"/>
      <w:r>
        <w:rPr>
          <w:rFonts w:ascii="Arial" w:hAnsi="Arial" w:cs="Arial"/>
          <w:sz w:val="28"/>
          <w:szCs w:val="28"/>
          <w:lang w:val="en-ZW"/>
        </w:rPr>
        <w:t xml:space="preserve"> kuna baba. </w:t>
      </w:r>
      <w:proofErr w:type="spellStart"/>
      <w:r>
        <w:rPr>
          <w:rFonts w:ascii="Arial" w:hAnsi="Arial" w:cs="Arial"/>
          <w:sz w:val="28"/>
          <w:szCs w:val="28"/>
          <w:lang w:val="en-ZW"/>
        </w:rPr>
        <w:t>Zvese</w:t>
      </w:r>
      <w:proofErr w:type="spellEnd"/>
      <w:r>
        <w:rPr>
          <w:rFonts w:ascii="Arial" w:hAnsi="Arial" w:cs="Arial"/>
          <w:sz w:val="28"/>
          <w:szCs w:val="28"/>
          <w:lang w:val="en-ZW"/>
        </w:rPr>
        <w:t xml:space="preserve"> </w:t>
      </w:r>
      <w:proofErr w:type="spellStart"/>
      <w:r>
        <w:rPr>
          <w:rFonts w:ascii="Arial" w:hAnsi="Arial" w:cs="Arial"/>
          <w:sz w:val="28"/>
          <w:szCs w:val="28"/>
          <w:lang w:val="en-ZW"/>
        </w:rPr>
        <w:t>anodzidza</w:t>
      </w:r>
      <w:proofErr w:type="spellEnd"/>
      <w:r>
        <w:rPr>
          <w:rFonts w:ascii="Arial" w:hAnsi="Arial" w:cs="Arial"/>
          <w:sz w:val="28"/>
          <w:szCs w:val="28"/>
          <w:lang w:val="en-ZW"/>
        </w:rPr>
        <w:t xml:space="preserve"> </w:t>
      </w:r>
      <w:proofErr w:type="spellStart"/>
      <w:r>
        <w:rPr>
          <w:rFonts w:ascii="Arial" w:hAnsi="Arial" w:cs="Arial"/>
          <w:sz w:val="28"/>
          <w:szCs w:val="28"/>
          <w:lang w:val="en-ZW"/>
        </w:rPr>
        <w:t>kubva</w:t>
      </w:r>
      <w:proofErr w:type="spellEnd"/>
      <w:r>
        <w:rPr>
          <w:rFonts w:ascii="Arial" w:hAnsi="Arial" w:cs="Arial"/>
          <w:sz w:val="28"/>
          <w:szCs w:val="28"/>
          <w:lang w:val="en-ZW"/>
        </w:rPr>
        <w:t xml:space="preserve"> kuna baba </w:t>
      </w:r>
      <w:proofErr w:type="spellStart"/>
      <w:r>
        <w:rPr>
          <w:rFonts w:ascii="Arial" w:hAnsi="Arial" w:cs="Arial"/>
          <w:sz w:val="28"/>
          <w:szCs w:val="28"/>
          <w:lang w:val="en-ZW"/>
        </w:rPr>
        <w:t>zvese</w:t>
      </w:r>
      <w:proofErr w:type="spellEnd"/>
      <w:r>
        <w:rPr>
          <w:rFonts w:ascii="Arial" w:hAnsi="Arial" w:cs="Arial"/>
          <w:sz w:val="28"/>
          <w:szCs w:val="28"/>
          <w:lang w:val="en-ZW"/>
        </w:rPr>
        <w:t xml:space="preserve">,  </w:t>
      </w:r>
      <w:proofErr w:type="spellStart"/>
      <w:r>
        <w:rPr>
          <w:rFonts w:ascii="Arial" w:hAnsi="Arial" w:cs="Arial"/>
          <w:sz w:val="28"/>
          <w:szCs w:val="28"/>
          <w:lang w:val="en-ZW"/>
        </w:rPr>
        <w:t>musikana</w:t>
      </w:r>
      <w:proofErr w:type="spellEnd"/>
      <w:r>
        <w:rPr>
          <w:rFonts w:ascii="Arial" w:hAnsi="Arial" w:cs="Arial"/>
          <w:sz w:val="28"/>
          <w:szCs w:val="28"/>
          <w:lang w:val="en-ZW"/>
        </w:rPr>
        <w:t xml:space="preserve"> </w:t>
      </w:r>
      <w:proofErr w:type="spellStart"/>
      <w:r>
        <w:rPr>
          <w:rFonts w:ascii="Arial" w:hAnsi="Arial" w:cs="Arial"/>
          <w:sz w:val="28"/>
          <w:szCs w:val="28"/>
          <w:lang w:val="en-ZW"/>
        </w:rPr>
        <w:t>achidzidza</w:t>
      </w:r>
      <w:proofErr w:type="spellEnd"/>
      <w:r>
        <w:rPr>
          <w:rFonts w:ascii="Arial" w:hAnsi="Arial" w:cs="Arial"/>
          <w:sz w:val="28"/>
          <w:szCs w:val="28"/>
          <w:lang w:val="en-ZW"/>
        </w:rPr>
        <w:t xml:space="preserve"> </w:t>
      </w:r>
      <w:proofErr w:type="spellStart"/>
      <w:r>
        <w:rPr>
          <w:rFonts w:ascii="Arial" w:hAnsi="Arial" w:cs="Arial"/>
          <w:sz w:val="28"/>
          <w:szCs w:val="28"/>
          <w:lang w:val="en-ZW"/>
        </w:rPr>
        <w:t>kubva</w:t>
      </w:r>
      <w:proofErr w:type="spellEnd"/>
      <w:r>
        <w:rPr>
          <w:rFonts w:ascii="Arial" w:hAnsi="Arial" w:cs="Arial"/>
          <w:sz w:val="28"/>
          <w:szCs w:val="28"/>
          <w:lang w:val="en-ZW"/>
        </w:rPr>
        <w:t xml:space="preserve"> kuna </w:t>
      </w:r>
      <w:proofErr w:type="spellStart"/>
      <w:r>
        <w:rPr>
          <w:rFonts w:ascii="Arial" w:hAnsi="Arial" w:cs="Arial"/>
          <w:sz w:val="28"/>
          <w:szCs w:val="28"/>
          <w:lang w:val="en-ZW"/>
        </w:rPr>
        <w:t>amai</w:t>
      </w:r>
      <w:proofErr w:type="spellEnd"/>
      <w:r>
        <w:rPr>
          <w:rFonts w:ascii="Arial" w:hAnsi="Arial" w:cs="Arial"/>
          <w:sz w:val="28"/>
          <w:szCs w:val="28"/>
          <w:lang w:val="en-ZW"/>
        </w:rPr>
        <w:t xml:space="preserve">. You need one another. </w:t>
      </w:r>
      <w:r w:rsidRPr="00E33075">
        <w:rPr>
          <w:rFonts w:ascii="Arial" w:hAnsi="Arial" w:cs="Arial"/>
          <w:sz w:val="18"/>
          <w:szCs w:val="18"/>
          <w:lang w:val="en-ZW"/>
        </w:rPr>
        <w:t>[</w:t>
      </w:r>
      <w:r>
        <w:rPr>
          <w:rFonts w:ascii="Arial" w:hAnsi="Arial" w:cs="Arial"/>
          <w:sz w:val="18"/>
          <w:szCs w:val="18"/>
          <w:lang w:val="en-ZW"/>
        </w:rPr>
        <w:t>Apostle claps his hands four time—ED</w:t>
      </w:r>
      <w:r w:rsidRPr="00E33075">
        <w:rPr>
          <w:rFonts w:ascii="Arial" w:hAnsi="Arial" w:cs="Arial"/>
          <w:sz w:val="18"/>
          <w:szCs w:val="18"/>
          <w:lang w:val="en-ZW"/>
        </w:rPr>
        <w:t>]</w:t>
      </w:r>
      <w:r>
        <w:rPr>
          <w:rFonts w:ascii="Arial" w:hAnsi="Arial" w:cs="Arial"/>
          <w:sz w:val="28"/>
          <w:szCs w:val="28"/>
          <w:lang w:val="en-ZW"/>
        </w:rPr>
        <w:t xml:space="preserve"> </w:t>
      </w:r>
      <w:proofErr w:type="spellStart"/>
      <w:r>
        <w:rPr>
          <w:rFonts w:ascii="Arial" w:hAnsi="Arial" w:cs="Arial"/>
          <w:sz w:val="28"/>
          <w:szCs w:val="28"/>
          <w:lang w:val="en-ZW"/>
        </w:rPr>
        <w:t>Mukaona</w:t>
      </w:r>
      <w:proofErr w:type="spellEnd"/>
      <w:r>
        <w:rPr>
          <w:rFonts w:ascii="Arial" w:hAnsi="Arial" w:cs="Arial"/>
          <w:sz w:val="28"/>
          <w:szCs w:val="28"/>
          <w:lang w:val="en-ZW"/>
        </w:rPr>
        <w:t xml:space="preserve"> </w:t>
      </w:r>
      <w:proofErr w:type="spellStart"/>
      <w:r>
        <w:rPr>
          <w:rFonts w:ascii="Arial" w:hAnsi="Arial" w:cs="Arial"/>
          <w:sz w:val="28"/>
          <w:szCs w:val="28"/>
          <w:lang w:val="en-ZW"/>
        </w:rPr>
        <w:t>mumba</w:t>
      </w:r>
      <w:proofErr w:type="spellEnd"/>
      <w:r>
        <w:rPr>
          <w:rFonts w:ascii="Arial" w:hAnsi="Arial" w:cs="Arial"/>
          <w:sz w:val="28"/>
          <w:szCs w:val="28"/>
          <w:lang w:val="en-ZW"/>
        </w:rPr>
        <w:t xml:space="preserve"> </w:t>
      </w:r>
      <w:proofErr w:type="spellStart"/>
      <w:r>
        <w:rPr>
          <w:rFonts w:ascii="Arial" w:hAnsi="Arial" w:cs="Arial"/>
          <w:sz w:val="28"/>
          <w:szCs w:val="28"/>
          <w:lang w:val="en-ZW"/>
        </w:rPr>
        <w:t>menyu</w:t>
      </w:r>
      <w:proofErr w:type="spellEnd"/>
      <w:r>
        <w:rPr>
          <w:rFonts w:ascii="Arial" w:hAnsi="Arial" w:cs="Arial"/>
          <w:sz w:val="28"/>
          <w:szCs w:val="28"/>
          <w:lang w:val="en-ZW"/>
        </w:rPr>
        <w:t xml:space="preserve"> </w:t>
      </w:r>
      <w:proofErr w:type="spellStart"/>
      <w:r>
        <w:rPr>
          <w:rFonts w:ascii="Arial" w:hAnsi="Arial" w:cs="Arial"/>
          <w:sz w:val="28"/>
          <w:szCs w:val="28"/>
          <w:lang w:val="en-ZW"/>
        </w:rPr>
        <w:t>muchi</w:t>
      </w:r>
      <w:proofErr w:type="spellEnd"/>
      <w:r>
        <w:rPr>
          <w:rFonts w:ascii="Arial" w:hAnsi="Arial" w:cs="Arial"/>
          <w:sz w:val="28"/>
          <w:szCs w:val="28"/>
          <w:lang w:val="en-ZW"/>
        </w:rPr>
        <w:t xml:space="preserve"> </w:t>
      </w:r>
      <w:proofErr w:type="spellStart"/>
      <w:r>
        <w:rPr>
          <w:rFonts w:ascii="Arial" w:hAnsi="Arial" w:cs="Arial"/>
          <w:sz w:val="28"/>
          <w:szCs w:val="28"/>
          <w:lang w:val="en-ZW"/>
        </w:rPr>
        <w:t>kakatirana</w:t>
      </w:r>
      <w:proofErr w:type="spellEnd"/>
      <w:r>
        <w:rPr>
          <w:rFonts w:ascii="Arial" w:hAnsi="Arial" w:cs="Arial"/>
          <w:sz w:val="28"/>
          <w:szCs w:val="28"/>
          <w:lang w:val="en-ZW"/>
        </w:rPr>
        <w:t xml:space="preserve"> </w:t>
      </w:r>
      <w:proofErr w:type="spellStart"/>
      <w:r>
        <w:rPr>
          <w:rFonts w:ascii="Arial" w:hAnsi="Arial" w:cs="Arial"/>
          <w:sz w:val="28"/>
          <w:szCs w:val="28"/>
          <w:lang w:val="en-ZW"/>
        </w:rPr>
        <w:t>muchikakatirana</w:t>
      </w:r>
      <w:proofErr w:type="spellEnd"/>
      <w:r>
        <w:rPr>
          <w:rFonts w:ascii="Arial" w:hAnsi="Arial" w:cs="Arial"/>
          <w:sz w:val="28"/>
          <w:szCs w:val="28"/>
          <w:lang w:val="en-ZW"/>
        </w:rPr>
        <w:t xml:space="preserve"> </w:t>
      </w:r>
      <w:proofErr w:type="spellStart"/>
      <w:r>
        <w:rPr>
          <w:rFonts w:ascii="Arial" w:hAnsi="Arial" w:cs="Arial"/>
          <w:sz w:val="28"/>
          <w:szCs w:val="28"/>
          <w:lang w:val="en-ZW"/>
        </w:rPr>
        <w:t>patokanganisika</w:t>
      </w:r>
      <w:proofErr w:type="spellEnd"/>
      <w:r>
        <w:rPr>
          <w:rFonts w:ascii="Arial" w:hAnsi="Arial" w:cs="Arial"/>
          <w:sz w:val="28"/>
          <w:szCs w:val="28"/>
          <w:lang w:val="en-ZW"/>
        </w:rPr>
        <w:t xml:space="preserve"> </w:t>
      </w:r>
      <w:proofErr w:type="spellStart"/>
      <w:r>
        <w:rPr>
          <w:rFonts w:ascii="Arial" w:hAnsi="Arial" w:cs="Arial"/>
          <w:sz w:val="28"/>
          <w:szCs w:val="28"/>
          <w:lang w:val="en-ZW"/>
        </w:rPr>
        <w:t>ipapo</w:t>
      </w:r>
      <w:proofErr w:type="spellEnd"/>
      <w:r>
        <w:rPr>
          <w:rFonts w:ascii="Arial" w:hAnsi="Arial" w:cs="Arial"/>
          <w:sz w:val="28"/>
          <w:szCs w:val="28"/>
          <w:lang w:val="en-ZW"/>
        </w:rPr>
        <w:t xml:space="preserve">.  Ende </w:t>
      </w:r>
      <w:proofErr w:type="spellStart"/>
      <w:r>
        <w:rPr>
          <w:rFonts w:ascii="Arial" w:hAnsi="Arial" w:cs="Arial"/>
          <w:sz w:val="28"/>
          <w:szCs w:val="28"/>
          <w:lang w:val="en-ZW"/>
        </w:rPr>
        <w:t>kunyangwe</w:t>
      </w:r>
      <w:proofErr w:type="spellEnd"/>
      <w:r>
        <w:rPr>
          <w:rFonts w:ascii="Arial" w:hAnsi="Arial" w:cs="Arial"/>
          <w:sz w:val="28"/>
          <w:szCs w:val="28"/>
          <w:lang w:val="en-ZW"/>
        </w:rPr>
        <w:t xml:space="preserve"> </w:t>
      </w:r>
      <w:proofErr w:type="spellStart"/>
      <w:r>
        <w:rPr>
          <w:rFonts w:ascii="Arial" w:hAnsi="Arial" w:cs="Arial"/>
          <w:sz w:val="28"/>
          <w:szCs w:val="28"/>
          <w:lang w:val="en-ZW"/>
        </w:rPr>
        <w:t>mukava</w:t>
      </w:r>
      <w:proofErr w:type="spellEnd"/>
      <w:r>
        <w:rPr>
          <w:rFonts w:ascii="Arial" w:hAnsi="Arial" w:cs="Arial"/>
          <w:sz w:val="28"/>
          <w:szCs w:val="28"/>
          <w:lang w:val="en-ZW"/>
        </w:rPr>
        <w:t xml:space="preserve"> </w:t>
      </w:r>
      <w:proofErr w:type="spellStart"/>
      <w:r>
        <w:rPr>
          <w:rFonts w:ascii="Arial" w:hAnsi="Arial" w:cs="Arial"/>
          <w:sz w:val="28"/>
          <w:szCs w:val="28"/>
          <w:lang w:val="en-ZW"/>
        </w:rPr>
        <w:t>makabatana</w:t>
      </w:r>
      <w:proofErr w:type="spellEnd"/>
      <w:r>
        <w:rPr>
          <w:rFonts w:ascii="Arial" w:hAnsi="Arial" w:cs="Arial"/>
          <w:sz w:val="28"/>
          <w:szCs w:val="28"/>
          <w:lang w:val="en-ZW"/>
        </w:rPr>
        <w:t xml:space="preserve"> </w:t>
      </w:r>
      <w:r w:rsidRPr="00E33075">
        <w:rPr>
          <w:rFonts w:ascii="Arial" w:hAnsi="Arial" w:cs="Arial"/>
          <w:sz w:val="18"/>
          <w:szCs w:val="18"/>
          <w:lang w:val="en-ZW"/>
        </w:rPr>
        <w:t>[</w:t>
      </w:r>
      <w:r>
        <w:rPr>
          <w:rFonts w:ascii="Arial" w:hAnsi="Arial" w:cs="Arial"/>
          <w:sz w:val="18"/>
          <w:szCs w:val="18"/>
          <w:lang w:val="en-ZW"/>
        </w:rPr>
        <w:t>Apostle claps his hands once—ED</w:t>
      </w:r>
      <w:r w:rsidRPr="00E33075">
        <w:rPr>
          <w:rFonts w:ascii="Arial" w:hAnsi="Arial" w:cs="Arial"/>
          <w:sz w:val="18"/>
          <w:szCs w:val="18"/>
          <w:lang w:val="en-ZW"/>
        </w:rPr>
        <w:t>]</w:t>
      </w:r>
      <w:r>
        <w:rPr>
          <w:rFonts w:ascii="Arial" w:hAnsi="Arial" w:cs="Arial"/>
          <w:sz w:val="28"/>
          <w:szCs w:val="28"/>
          <w:lang w:val="en-ZW"/>
        </w:rPr>
        <w:t xml:space="preserve"> but </w:t>
      </w:r>
      <w:proofErr w:type="spellStart"/>
      <w:r>
        <w:rPr>
          <w:rFonts w:ascii="Arial" w:hAnsi="Arial" w:cs="Arial"/>
          <w:sz w:val="28"/>
          <w:szCs w:val="28"/>
          <w:lang w:val="en-ZW"/>
        </w:rPr>
        <w:t>makabata</w:t>
      </w:r>
      <w:proofErr w:type="spellEnd"/>
      <w:r>
        <w:rPr>
          <w:rFonts w:ascii="Arial" w:hAnsi="Arial" w:cs="Arial"/>
          <w:sz w:val="28"/>
          <w:szCs w:val="28"/>
          <w:lang w:val="en-ZW"/>
        </w:rPr>
        <w:t xml:space="preserve"> </w:t>
      </w:r>
      <w:proofErr w:type="spellStart"/>
      <w:r>
        <w:rPr>
          <w:rFonts w:ascii="Arial" w:hAnsi="Arial" w:cs="Arial"/>
          <w:sz w:val="28"/>
          <w:szCs w:val="28"/>
          <w:lang w:val="en-ZW"/>
        </w:rPr>
        <w:t>kumumidzimu</w:t>
      </w:r>
      <w:proofErr w:type="spellEnd"/>
      <w:r>
        <w:rPr>
          <w:rFonts w:ascii="Arial" w:hAnsi="Arial" w:cs="Arial"/>
          <w:sz w:val="28"/>
          <w:szCs w:val="28"/>
          <w:lang w:val="en-ZW"/>
        </w:rPr>
        <w:t xml:space="preserve"> </w:t>
      </w:r>
      <w:r w:rsidRPr="00E33075">
        <w:rPr>
          <w:rFonts w:ascii="Arial" w:hAnsi="Arial" w:cs="Arial"/>
          <w:sz w:val="18"/>
          <w:szCs w:val="18"/>
          <w:lang w:val="en-ZW"/>
        </w:rPr>
        <w:t>[</w:t>
      </w:r>
      <w:r>
        <w:rPr>
          <w:rFonts w:ascii="Arial" w:hAnsi="Arial" w:cs="Arial"/>
          <w:sz w:val="18"/>
          <w:szCs w:val="18"/>
          <w:lang w:val="en-ZW"/>
        </w:rPr>
        <w:t>Apostle claps his hands once—ED</w:t>
      </w:r>
      <w:r w:rsidRPr="00E33075">
        <w:rPr>
          <w:rFonts w:ascii="Arial" w:hAnsi="Arial" w:cs="Arial"/>
          <w:sz w:val="18"/>
          <w:szCs w:val="18"/>
          <w:lang w:val="en-ZW"/>
        </w:rPr>
        <w:t>]</w:t>
      </w:r>
      <w:r>
        <w:rPr>
          <w:rFonts w:ascii="Arial" w:hAnsi="Arial" w:cs="Arial"/>
          <w:sz w:val="28"/>
          <w:szCs w:val="28"/>
          <w:lang w:val="en-ZW"/>
        </w:rPr>
        <w:t xml:space="preserve"> </w:t>
      </w:r>
      <w:proofErr w:type="spellStart"/>
      <w:r>
        <w:rPr>
          <w:rFonts w:ascii="Arial" w:hAnsi="Arial" w:cs="Arial"/>
          <w:sz w:val="28"/>
          <w:szCs w:val="28"/>
          <w:lang w:val="en-ZW"/>
        </w:rPr>
        <w:t>kuma</w:t>
      </w:r>
      <w:proofErr w:type="spellEnd"/>
      <w:r>
        <w:rPr>
          <w:rFonts w:ascii="Arial" w:hAnsi="Arial" w:cs="Arial"/>
          <w:sz w:val="28"/>
          <w:szCs w:val="28"/>
          <w:lang w:val="en-ZW"/>
        </w:rPr>
        <w:t xml:space="preserve"> </w:t>
      </w:r>
      <w:proofErr w:type="spellStart"/>
      <w:r>
        <w:rPr>
          <w:rFonts w:ascii="Arial" w:hAnsi="Arial" w:cs="Arial"/>
          <w:sz w:val="28"/>
          <w:szCs w:val="28"/>
          <w:lang w:val="en-ZW"/>
        </w:rPr>
        <w:t>pako</w:t>
      </w:r>
      <w:proofErr w:type="spellEnd"/>
      <w:r>
        <w:rPr>
          <w:rFonts w:ascii="Arial" w:hAnsi="Arial" w:cs="Arial"/>
          <w:sz w:val="28"/>
          <w:szCs w:val="28"/>
          <w:lang w:val="en-ZW"/>
        </w:rPr>
        <w:t xml:space="preserve"> </w:t>
      </w:r>
      <w:r w:rsidRPr="00E33075">
        <w:rPr>
          <w:rFonts w:ascii="Arial" w:hAnsi="Arial" w:cs="Arial"/>
          <w:sz w:val="18"/>
          <w:szCs w:val="18"/>
          <w:lang w:val="en-ZW"/>
        </w:rPr>
        <w:t>[</w:t>
      </w:r>
      <w:r>
        <w:rPr>
          <w:rFonts w:ascii="Arial" w:hAnsi="Arial" w:cs="Arial"/>
          <w:sz w:val="18"/>
          <w:szCs w:val="18"/>
          <w:lang w:val="en-ZW"/>
        </w:rPr>
        <w:t>Apostle claps his hands once—ED</w:t>
      </w:r>
      <w:r w:rsidRPr="00E33075">
        <w:rPr>
          <w:rFonts w:ascii="Arial" w:hAnsi="Arial" w:cs="Arial"/>
          <w:sz w:val="18"/>
          <w:szCs w:val="18"/>
          <w:lang w:val="en-ZW"/>
        </w:rPr>
        <w:t>]</w:t>
      </w:r>
      <w:r>
        <w:rPr>
          <w:rFonts w:ascii="Arial" w:hAnsi="Arial" w:cs="Arial"/>
          <w:sz w:val="28"/>
          <w:szCs w:val="28"/>
          <w:lang w:val="en-ZW"/>
        </w:rPr>
        <w:t xml:space="preserve">  </w:t>
      </w:r>
      <w:proofErr w:type="spellStart"/>
      <w:r>
        <w:rPr>
          <w:rFonts w:ascii="Arial" w:hAnsi="Arial" w:cs="Arial"/>
          <w:sz w:val="28"/>
          <w:szCs w:val="28"/>
          <w:lang w:val="en-ZW"/>
        </w:rPr>
        <w:t>eku</w:t>
      </w:r>
      <w:proofErr w:type="spellEnd"/>
      <w:r>
        <w:rPr>
          <w:rFonts w:ascii="Arial" w:hAnsi="Arial" w:cs="Arial"/>
          <w:sz w:val="28"/>
          <w:szCs w:val="28"/>
          <w:lang w:val="en-ZW"/>
        </w:rPr>
        <w:t xml:space="preserve"> Zumba hapana </w:t>
      </w:r>
      <w:proofErr w:type="spellStart"/>
      <w:r>
        <w:rPr>
          <w:rFonts w:ascii="Arial" w:hAnsi="Arial" w:cs="Arial"/>
          <w:sz w:val="28"/>
          <w:szCs w:val="28"/>
          <w:lang w:val="en-ZW"/>
        </w:rPr>
        <w:t>futi</w:t>
      </w:r>
      <w:proofErr w:type="spellEnd"/>
      <w:r>
        <w:rPr>
          <w:rFonts w:ascii="Arial" w:hAnsi="Arial" w:cs="Arial"/>
          <w:sz w:val="28"/>
          <w:szCs w:val="28"/>
          <w:lang w:val="en-ZW"/>
        </w:rPr>
        <w:t xml:space="preserve"> </w:t>
      </w:r>
      <w:proofErr w:type="spellStart"/>
      <w:r>
        <w:rPr>
          <w:rFonts w:ascii="Arial" w:hAnsi="Arial" w:cs="Arial"/>
          <w:sz w:val="28"/>
          <w:szCs w:val="28"/>
          <w:lang w:val="en-ZW"/>
        </w:rPr>
        <w:t>chinobuda</w:t>
      </w:r>
      <w:proofErr w:type="spellEnd"/>
      <w:r>
        <w:rPr>
          <w:rFonts w:ascii="Arial" w:hAnsi="Arial" w:cs="Arial"/>
          <w:sz w:val="28"/>
          <w:szCs w:val="28"/>
          <w:lang w:val="en-ZW"/>
        </w:rPr>
        <w:t xml:space="preserve"> </w:t>
      </w:r>
      <w:proofErr w:type="spellStart"/>
      <w:r>
        <w:rPr>
          <w:rFonts w:ascii="Arial" w:hAnsi="Arial" w:cs="Arial"/>
          <w:sz w:val="28"/>
          <w:szCs w:val="28"/>
          <w:lang w:val="en-ZW"/>
        </w:rPr>
        <w:t>futi</w:t>
      </w:r>
      <w:proofErr w:type="spellEnd"/>
      <w:r>
        <w:rPr>
          <w:rFonts w:ascii="Arial" w:hAnsi="Arial" w:cs="Arial"/>
          <w:sz w:val="28"/>
          <w:szCs w:val="28"/>
          <w:lang w:val="en-ZW"/>
        </w:rPr>
        <w:t xml:space="preserve"> </w:t>
      </w:r>
      <w:proofErr w:type="spellStart"/>
      <w:r>
        <w:rPr>
          <w:rFonts w:ascii="Arial" w:hAnsi="Arial" w:cs="Arial"/>
          <w:sz w:val="28"/>
          <w:szCs w:val="28"/>
          <w:lang w:val="en-ZW"/>
        </w:rPr>
        <w:t>ipapo</w:t>
      </w:r>
      <w:proofErr w:type="spellEnd"/>
      <w:r>
        <w:rPr>
          <w:rFonts w:ascii="Arial" w:hAnsi="Arial" w:cs="Arial"/>
          <w:sz w:val="28"/>
          <w:szCs w:val="28"/>
          <w:lang w:val="en-ZW"/>
        </w:rPr>
        <w:t xml:space="preserve">. </w:t>
      </w:r>
      <w:r w:rsidRPr="00E33075">
        <w:rPr>
          <w:rFonts w:ascii="Arial" w:hAnsi="Arial" w:cs="Arial"/>
          <w:sz w:val="18"/>
          <w:szCs w:val="18"/>
          <w:lang w:val="en-ZW"/>
        </w:rPr>
        <w:t>[Congregation says, “Amen.”]</w:t>
      </w:r>
    </w:p>
    <w:p w:rsidR="00FE2A0E" w:rsidP="00FE2A0E" w:rsidRDefault="00FE2A0E" w14:paraId="66598425" w14:textId="77777777">
      <w:pPr>
        <w:spacing w:line="276" w:lineRule="auto"/>
        <w:jc w:val="both"/>
        <w:rPr>
          <w:rFonts w:ascii="Arial" w:hAnsi="Arial" w:cs="Arial"/>
          <w:sz w:val="28"/>
          <w:szCs w:val="28"/>
          <w:lang w:val="en-ZW"/>
        </w:rPr>
      </w:pPr>
      <w:r w:rsidRPr="0797B5F5" w:rsidR="00FE2A0E">
        <w:rPr>
          <w:rFonts w:ascii="Arial" w:hAnsi="Arial" w:cs="Arial"/>
          <w:sz w:val="28"/>
          <w:szCs w:val="28"/>
          <w:vertAlign w:val="superscript"/>
          <w:lang w:val="en-ZW"/>
        </w:rPr>
        <w:t>203</w:t>
      </w:r>
      <w:r w:rsidRPr="0797B5F5" w:rsidR="00FE2A0E">
        <w:rPr>
          <w:rFonts w:ascii="Arial" w:hAnsi="Arial" w:cs="Arial"/>
          <w:sz w:val="28"/>
          <w:szCs w:val="28"/>
          <w:vertAlign w:val="superscript"/>
          <w:lang w:val="en-ZW"/>
        </w:rPr>
        <w:t xml:space="preserve"> </w:t>
      </w:r>
      <w:r w:rsidRPr="0797B5F5" w:rsidR="00FE2A0E">
        <w:rPr>
          <w:rFonts w:ascii="Arial" w:hAnsi="Arial" w:cs="Arial"/>
          <w:sz w:val="28"/>
          <w:szCs w:val="28"/>
          <w:lang w:val="en-ZW"/>
        </w:rPr>
        <w:t>Muchapedza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kuviga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vana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vese</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iva</w:t>
      </w:r>
      <w:r w:rsidRPr="0797B5F5" w:rsidR="00FE2A0E">
        <w:rPr>
          <w:rFonts w:ascii="Arial" w:hAnsi="Arial" w:cs="Arial"/>
          <w:sz w:val="28"/>
          <w:szCs w:val="28"/>
          <w:lang w:val="en-ZW"/>
        </w:rPr>
        <w:t xml:space="preserve">…? </w:t>
      </w:r>
      <w:r w:rsidRPr="0797B5F5" w:rsidR="00FE2A0E">
        <w:rPr>
          <w:rFonts w:ascii="Arial" w:hAnsi="Arial" w:cs="Arial"/>
          <w:sz w:val="18"/>
          <w:szCs w:val="18"/>
          <w:lang w:val="en-ZW"/>
        </w:rPr>
        <w:t>[Congregation says, “</w:t>
      </w:r>
      <w:r w:rsidRPr="0797B5F5" w:rsidR="00FE2A0E">
        <w:rPr>
          <w:rFonts w:ascii="Arial" w:hAnsi="Arial" w:cs="Arial"/>
          <w:sz w:val="18"/>
          <w:szCs w:val="18"/>
          <w:lang w:val="en-ZW"/>
        </w:rPr>
        <w:t>ivavo</w:t>
      </w:r>
      <w:r w:rsidRPr="0797B5F5" w:rsidR="00FE2A0E">
        <w:rPr>
          <w:rFonts w:ascii="Arial" w:hAnsi="Arial" w:cs="Arial"/>
          <w:sz w:val="18"/>
          <w:szCs w:val="18"/>
          <w:lang w:val="en-ZW"/>
        </w:rPr>
        <w:t>.”]</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Vachikutsvagirai</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mazango</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makona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vachinwa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doro</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vachitora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mahure</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vachifa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nemu</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mukondombera</w:t>
      </w:r>
      <w:r w:rsidRPr="0797B5F5" w:rsidR="00FE2A0E">
        <w:rPr>
          <w:rFonts w:ascii="Arial" w:hAnsi="Arial" w:cs="Arial"/>
          <w:sz w:val="28"/>
          <w:szCs w:val="28"/>
          <w:lang w:val="en-ZW"/>
        </w:rPr>
        <w:t xml:space="preserve">. But kana </w:t>
      </w:r>
      <w:r w:rsidRPr="0797B5F5" w:rsidR="00FE2A0E">
        <w:rPr>
          <w:rFonts w:ascii="Arial" w:hAnsi="Arial" w:cs="Arial"/>
          <w:sz w:val="28"/>
          <w:szCs w:val="28"/>
          <w:lang w:val="en-ZW"/>
        </w:rPr>
        <w:t>masvika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panzvimbo</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tsvene</w:t>
      </w:r>
      <w:r w:rsidRPr="0797B5F5" w:rsidR="00FE2A0E">
        <w:rPr>
          <w:rFonts w:ascii="Arial" w:hAnsi="Arial" w:cs="Arial"/>
          <w:sz w:val="28"/>
          <w:szCs w:val="28"/>
          <w:lang w:val="en-ZW"/>
        </w:rPr>
        <w:t>!</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 xml:space="preserve">  </w:t>
      </w:r>
      <w:r w:rsidRPr="0797B5F5" w:rsidR="00FE2A0E">
        <w:rPr>
          <w:rFonts w:ascii="Arial" w:hAnsi="Arial" w:cs="Arial"/>
          <w:sz w:val="18"/>
          <w:szCs w:val="18"/>
          <w:lang w:val="en-ZW"/>
        </w:rPr>
        <w:t>[Congregation says, “Amen.”]</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 xml:space="preserve"> Amen!  </w:t>
      </w:r>
      <w:r w:rsidRPr="0797B5F5" w:rsidR="00FE2A0E">
        <w:rPr>
          <w:rFonts w:ascii="Arial" w:hAnsi="Arial" w:cs="Arial"/>
          <w:sz w:val="18"/>
          <w:szCs w:val="18"/>
          <w:lang w:val="en-ZW"/>
        </w:rPr>
        <w:t>[Congregation says, “Amen.”]</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Hationei</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vana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vevanhu</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kwavo</w:t>
      </w:r>
      <w:r w:rsidRPr="0797B5F5" w:rsidR="00FE2A0E">
        <w:rPr>
          <w:rFonts w:ascii="Arial" w:hAnsi="Arial" w:cs="Arial"/>
          <w:sz w:val="28"/>
          <w:szCs w:val="28"/>
          <w:lang w:val="en-ZW"/>
        </w:rPr>
        <w:t>. Handi kuna…</w:t>
      </w:r>
      <w:r w:rsidRPr="0797B5F5" w:rsidR="00FE2A0E">
        <w:rPr>
          <w:rFonts w:ascii="Arial" w:hAnsi="Arial" w:cs="Arial"/>
          <w:sz w:val="28"/>
          <w:szCs w:val="28"/>
          <w:lang w:val="en-ZW"/>
        </w:rPr>
        <w:t>handei</w:t>
      </w:r>
      <w:r w:rsidRPr="0797B5F5" w:rsidR="00FE2A0E">
        <w:rPr>
          <w:rFonts w:ascii="Arial" w:hAnsi="Arial" w:cs="Arial"/>
          <w:sz w:val="28"/>
          <w:szCs w:val="28"/>
          <w:lang w:val="en-ZW"/>
        </w:rPr>
        <w:t xml:space="preserve"> kuna Proverbs 20 </w:t>
      </w:r>
      <w:r w:rsidRPr="0797B5F5" w:rsidR="00FE2A0E">
        <w:rPr>
          <w:rFonts w:ascii="Arial" w:hAnsi="Arial" w:cs="Arial"/>
          <w:sz w:val="28"/>
          <w:szCs w:val="28"/>
          <w:lang w:val="en-ZW"/>
        </w:rPr>
        <w:t>tione</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vana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vevanhu</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kwavo</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Tasvika</w:t>
      </w:r>
      <w:r w:rsidRPr="0797B5F5" w:rsidR="00FE2A0E">
        <w:rPr>
          <w:rFonts w:ascii="Arial" w:hAnsi="Arial" w:cs="Arial"/>
          <w:sz w:val="28"/>
          <w:szCs w:val="28"/>
          <w:lang w:val="en-ZW"/>
        </w:rPr>
        <w:t xml:space="preserve"> here? </w:t>
      </w:r>
      <w:r w:rsidRPr="0797B5F5" w:rsidR="00FE2A0E">
        <w:rPr>
          <w:rFonts w:ascii="Arial" w:hAnsi="Arial" w:cs="Arial"/>
          <w:sz w:val="18"/>
          <w:szCs w:val="18"/>
          <w:lang w:val="en-ZW"/>
        </w:rPr>
        <w:t>[Congregation says, “Amen.”]</w:t>
      </w:r>
      <w:r w:rsidRPr="0797B5F5" w:rsidR="00FE2A0E">
        <w:rPr>
          <w:rFonts w:ascii="Arial" w:hAnsi="Arial" w:cs="Arial"/>
          <w:sz w:val="28"/>
          <w:szCs w:val="28"/>
          <w:lang w:val="en-ZW"/>
        </w:rPr>
        <w:t xml:space="preserve"> Proverbs 20. Right, </w:t>
      </w:r>
      <w:r w:rsidRPr="0797B5F5" w:rsidR="00FE2A0E">
        <w:rPr>
          <w:rFonts w:ascii="Arial" w:hAnsi="Arial" w:cs="Arial"/>
          <w:sz w:val="28"/>
          <w:szCs w:val="28"/>
          <w:lang w:val="en-ZW"/>
        </w:rPr>
        <w:t>ndoda</w:t>
      </w:r>
      <w:r w:rsidRPr="0797B5F5" w:rsidR="00FE2A0E">
        <w:rPr>
          <w:rFonts w:ascii="Arial" w:hAnsi="Arial" w:cs="Arial"/>
          <w:sz w:val="28"/>
          <w:szCs w:val="28"/>
          <w:lang w:val="en-ZW"/>
        </w:rPr>
        <w:t xml:space="preserve"> verse, verse eh…6 to verse 7 its very interesting </w:t>
      </w:r>
      <w:r w:rsidRPr="0797B5F5" w:rsidR="00FE2A0E">
        <w:rPr>
          <w:rFonts w:ascii="Arial" w:hAnsi="Arial" w:cs="Arial"/>
          <w:sz w:val="28"/>
          <w:szCs w:val="28"/>
          <w:lang w:val="en-ZW"/>
        </w:rPr>
        <w:t>handitika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iRight</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ndoda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kuti</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munhu</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wese</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ati</w:t>
      </w:r>
      <w:r w:rsidRPr="0797B5F5" w:rsidR="00FE2A0E">
        <w:rPr>
          <w:rFonts w:ascii="Arial" w:hAnsi="Arial" w:cs="Arial"/>
          <w:sz w:val="28"/>
          <w:szCs w:val="28"/>
          <w:lang w:val="en-ZW"/>
        </w:rPr>
        <w:t xml:space="preserve"> Amen </w:t>
      </w:r>
      <w:r w:rsidRPr="0797B5F5" w:rsidR="00FE2A0E">
        <w:rPr>
          <w:rFonts w:ascii="Arial" w:hAnsi="Arial" w:cs="Arial"/>
          <w:sz w:val="28"/>
          <w:szCs w:val="28"/>
          <w:lang w:val="en-ZW"/>
        </w:rPr>
        <w:t>ipapo</w:t>
      </w:r>
      <w:r w:rsidRPr="0797B5F5" w:rsidR="00FE2A0E">
        <w:rPr>
          <w:rFonts w:ascii="Arial" w:hAnsi="Arial" w:cs="Arial"/>
          <w:sz w:val="28"/>
          <w:szCs w:val="28"/>
          <w:lang w:val="en-ZW"/>
        </w:rPr>
        <w:t xml:space="preserve">. </w:t>
      </w:r>
      <w:r w:rsidRPr="0797B5F5" w:rsidR="00FE2A0E">
        <w:rPr>
          <w:rFonts w:ascii="Arial" w:hAnsi="Arial" w:cs="Arial"/>
          <w:sz w:val="18"/>
          <w:szCs w:val="18"/>
          <w:lang w:val="en-ZW"/>
        </w:rPr>
        <w:t>[Congregation says, “Amen.”]</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Hativerengei</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kubva</w:t>
      </w:r>
      <w:r w:rsidRPr="0797B5F5" w:rsidR="00FE2A0E">
        <w:rPr>
          <w:rFonts w:ascii="Arial" w:hAnsi="Arial" w:cs="Arial"/>
          <w:sz w:val="28"/>
          <w:szCs w:val="28"/>
          <w:lang w:val="en-ZW"/>
        </w:rPr>
        <w:t xml:space="preserve"> pa verse 6 </w:t>
      </w:r>
      <w:r w:rsidRPr="0797B5F5" w:rsidR="00FE2A0E">
        <w:rPr>
          <w:rFonts w:ascii="Arial" w:hAnsi="Arial" w:cs="Arial"/>
          <w:sz w:val="28"/>
          <w:szCs w:val="28"/>
          <w:lang w:val="en-ZW"/>
        </w:rPr>
        <w:t>tione</w:t>
      </w:r>
      <w:r w:rsidRPr="0797B5F5" w:rsidR="00FE2A0E">
        <w:rPr>
          <w:rFonts w:ascii="Arial" w:hAnsi="Arial" w:cs="Arial"/>
          <w:sz w:val="28"/>
          <w:szCs w:val="28"/>
          <w:lang w:val="en-ZW"/>
        </w:rPr>
        <w:t xml:space="preserve">. </w:t>
      </w:r>
    </w:p>
    <w:p w:rsidR="00FE2A0E" w:rsidP="00FE2A0E" w:rsidRDefault="00FE2A0E" w14:paraId="132F6187" w14:textId="77777777">
      <w:pPr>
        <w:spacing w:line="276" w:lineRule="auto"/>
        <w:ind w:left="720"/>
        <w:jc w:val="both"/>
        <w:rPr>
          <w:rFonts w:ascii="Arial" w:hAnsi="Arial" w:cs="Arial"/>
          <w:i/>
          <w:iCs/>
          <w:sz w:val="28"/>
          <w:szCs w:val="28"/>
          <w:lang w:val="en-ZW"/>
        </w:rPr>
      </w:pPr>
      <w:r w:rsidRPr="009E40FB">
        <w:rPr>
          <w:rFonts w:ascii="Arial" w:hAnsi="Arial" w:cs="Arial"/>
          <w:i/>
          <w:iCs/>
          <w:sz w:val="28"/>
          <w:szCs w:val="28"/>
          <w:lang w:val="en-ZW"/>
        </w:rPr>
        <w:t xml:space="preserve">Most men will proclaim </w:t>
      </w:r>
      <w:proofErr w:type="spellStart"/>
      <w:r w:rsidRPr="009E40FB">
        <w:rPr>
          <w:rFonts w:ascii="Arial" w:hAnsi="Arial" w:cs="Arial"/>
          <w:i/>
          <w:iCs/>
          <w:sz w:val="28"/>
          <w:szCs w:val="28"/>
          <w:lang w:val="en-ZW"/>
        </w:rPr>
        <w:t>every one</w:t>
      </w:r>
      <w:proofErr w:type="spellEnd"/>
      <w:r w:rsidRPr="009E40FB">
        <w:rPr>
          <w:rFonts w:ascii="Arial" w:hAnsi="Arial" w:cs="Arial"/>
          <w:i/>
          <w:iCs/>
          <w:sz w:val="28"/>
          <w:szCs w:val="28"/>
          <w:lang w:val="en-ZW"/>
        </w:rPr>
        <w:t xml:space="preserve"> his own goodness: but a faithful man who can find?</w:t>
      </w:r>
    </w:p>
    <w:p w:rsidR="00FE2A0E" w:rsidP="00FE2A0E" w:rsidRDefault="00FE2A0E" w14:paraId="1BBD229B" w14:textId="77777777">
      <w:pPr>
        <w:spacing w:line="276" w:lineRule="auto"/>
        <w:jc w:val="both"/>
        <w:rPr>
          <w:rFonts w:ascii="Arial" w:hAnsi="Arial" w:cs="Arial"/>
          <w:sz w:val="28"/>
          <w:szCs w:val="28"/>
          <w:lang w:val="en-ZW"/>
        </w:rPr>
      </w:pPr>
      <w:r w:rsidRPr="00687AD5">
        <w:rPr>
          <w:rFonts w:ascii="Arial" w:hAnsi="Arial" w:cs="Arial"/>
          <w:sz w:val="28"/>
          <w:szCs w:val="28"/>
          <w:vertAlign w:val="superscript"/>
          <w:lang w:val="en-ZW"/>
        </w:rPr>
        <w:t>204</w:t>
      </w:r>
      <w:r>
        <w:rPr>
          <w:rFonts w:ascii="Arial" w:hAnsi="Arial" w:cs="Arial"/>
          <w:sz w:val="28"/>
          <w:szCs w:val="28"/>
          <w:vertAlign w:val="superscript"/>
          <w:lang w:val="en-ZW"/>
        </w:rPr>
        <w:t xml:space="preserve"> </w:t>
      </w:r>
      <w:r>
        <w:rPr>
          <w:rFonts w:ascii="Arial" w:hAnsi="Arial" w:cs="Arial"/>
          <w:sz w:val="28"/>
          <w:szCs w:val="28"/>
          <w:lang w:val="en-ZW"/>
        </w:rPr>
        <w:t>Ah-</w:t>
      </w:r>
      <w:proofErr w:type="spellStart"/>
      <w:r>
        <w:rPr>
          <w:rFonts w:ascii="Arial" w:hAnsi="Arial" w:cs="Arial"/>
          <w:sz w:val="28"/>
          <w:szCs w:val="28"/>
          <w:lang w:val="en-ZW"/>
        </w:rPr>
        <w:t>haa</w:t>
      </w:r>
      <w:proofErr w:type="spellEnd"/>
      <w:r w:rsidRPr="00556F5E">
        <w:rPr>
          <w:rFonts w:ascii="Arial" w:hAnsi="Arial" w:cs="Arial"/>
          <w:sz w:val="18"/>
          <w:szCs w:val="18"/>
          <w:lang w:val="en-ZW"/>
        </w:rPr>
        <w:t xml:space="preserve"> </w:t>
      </w:r>
      <w:r w:rsidRPr="00E33075">
        <w:rPr>
          <w:rFonts w:ascii="Arial" w:hAnsi="Arial" w:cs="Arial"/>
          <w:sz w:val="18"/>
          <w:szCs w:val="18"/>
          <w:lang w:val="en-ZW"/>
        </w:rPr>
        <w:t>[Congregation says, “Amen</w:t>
      </w:r>
      <w:r>
        <w:rPr>
          <w:rFonts w:ascii="Arial" w:hAnsi="Arial" w:cs="Arial"/>
          <w:sz w:val="18"/>
          <w:szCs w:val="18"/>
          <w:lang w:val="en-ZW"/>
        </w:rPr>
        <w:t>,</w:t>
      </w:r>
      <w:r w:rsidRPr="00E33075">
        <w:rPr>
          <w:rFonts w:ascii="Arial" w:hAnsi="Arial" w:cs="Arial"/>
          <w:sz w:val="18"/>
          <w:szCs w:val="18"/>
          <w:lang w:val="en-ZW"/>
        </w:rPr>
        <w:t>”]</w:t>
      </w:r>
      <w:r>
        <w:rPr>
          <w:rFonts w:ascii="Arial" w:hAnsi="Arial" w:cs="Arial"/>
          <w:sz w:val="28"/>
          <w:szCs w:val="28"/>
          <w:lang w:val="en-ZW"/>
        </w:rPr>
        <w:t xml:space="preserve">  </w:t>
      </w:r>
      <w:proofErr w:type="spellStart"/>
      <w:r>
        <w:rPr>
          <w:rFonts w:ascii="Arial" w:hAnsi="Arial" w:cs="Arial"/>
          <w:sz w:val="28"/>
          <w:szCs w:val="28"/>
          <w:lang w:val="en-ZW"/>
        </w:rPr>
        <w:t>varume</w:t>
      </w:r>
      <w:proofErr w:type="spellEnd"/>
      <w:r>
        <w:rPr>
          <w:rFonts w:ascii="Arial" w:hAnsi="Arial" w:cs="Arial"/>
          <w:sz w:val="28"/>
          <w:szCs w:val="28"/>
          <w:lang w:val="en-ZW"/>
        </w:rPr>
        <w:t xml:space="preserve"> </w:t>
      </w:r>
      <w:proofErr w:type="spellStart"/>
      <w:r>
        <w:rPr>
          <w:rFonts w:ascii="Arial" w:hAnsi="Arial" w:cs="Arial"/>
          <w:sz w:val="28"/>
          <w:szCs w:val="28"/>
          <w:lang w:val="en-ZW"/>
        </w:rPr>
        <w:t>vese</w:t>
      </w:r>
      <w:proofErr w:type="spellEnd"/>
      <w:r>
        <w:rPr>
          <w:rFonts w:ascii="Arial" w:hAnsi="Arial" w:cs="Arial"/>
          <w:sz w:val="28"/>
          <w:szCs w:val="28"/>
          <w:lang w:val="en-ZW"/>
        </w:rPr>
        <w:t xml:space="preserve"> </w:t>
      </w:r>
      <w:proofErr w:type="spellStart"/>
      <w:r>
        <w:rPr>
          <w:rFonts w:ascii="Arial" w:hAnsi="Arial" w:cs="Arial"/>
          <w:sz w:val="28"/>
          <w:szCs w:val="28"/>
          <w:lang w:val="en-ZW"/>
        </w:rPr>
        <w:t>vanoti</w:t>
      </w:r>
      <w:proofErr w:type="spellEnd"/>
      <w:r>
        <w:rPr>
          <w:rFonts w:ascii="Arial" w:hAnsi="Arial" w:cs="Arial"/>
          <w:sz w:val="28"/>
          <w:szCs w:val="28"/>
          <w:lang w:val="en-ZW"/>
        </w:rPr>
        <w:t xml:space="preserve"> </w:t>
      </w:r>
      <w:proofErr w:type="spellStart"/>
      <w:r>
        <w:rPr>
          <w:rFonts w:ascii="Arial" w:hAnsi="Arial" w:cs="Arial"/>
          <w:sz w:val="28"/>
          <w:szCs w:val="28"/>
          <w:lang w:val="en-ZW"/>
        </w:rPr>
        <w:t>tiri</w:t>
      </w:r>
      <w:proofErr w:type="spellEnd"/>
      <w:r>
        <w:rPr>
          <w:rFonts w:ascii="Arial" w:hAnsi="Arial" w:cs="Arial"/>
          <w:sz w:val="28"/>
          <w:szCs w:val="28"/>
          <w:lang w:val="en-ZW"/>
        </w:rPr>
        <w:t xml:space="preserve"> </w:t>
      </w:r>
      <w:proofErr w:type="spellStart"/>
      <w:r>
        <w:rPr>
          <w:rFonts w:ascii="Arial" w:hAnsi="Arial" w:cs="Arial"/>
          <w:sz w:val="28"/>
          <w:szCs w:val="28"/>
          <w:lang w:val="en-ZW"/>
        </w:rPr>
        <w:t>ri</w:t>
      </w:r>
      <w:proofErr w:type="spellEnd"/>
      <w:r>
        <w:rPr>
          <w:rFonts w:ascii="Arial" w:hAnsi="Arial" w:cs="Arial"/>
          <w:sz w:val="28"/>
          <w:szCs w:val="28"/>
          <w:lang w:val="en-ZW"/>
        </w:rPr>
        <w:t xml:space="preserve">…? </w:t>
      </w:r>
      <w:r w:rsidRPr="00570A6C">
        <w:rPr>
          <w:rFonts w:ascii="Arial" w:hAnsi="Arial" w:cs="Arial"/>
          <w:sz w:val="18"/>
          <w:szCs w:val="18"/>
          <w:lang w:val="en-ZW"/>
        </w:rPr>
        <w:t>[Congregation says, “</w:t>
      </w:r>
      <w:proofErr w:type="spellStart"/>
      <w:r w:rsidRPr="00570A6C">
        <w:rPr>
          <w:rFonts w:ascii="Arial" w:hAnsi="Arial" w:cs="Arial"/>
          <w:sz w:val="18"/>
          <w:szCs w:val="18"/>
          <w:lang w:val="en-ZW"/>
        </w:rPr>
        <w:t>tiri</w:t>
      </w:r>
      <w:proofErr w:type="spellEnd"/>
      <w:r w:rsidRPr="00570A6C">
        <w:rPr>
          <w:rFonts w:ascii="Arial" w:hAnsi="Arial" w:cs="Arial"/>
          <w:sz w:val="18"/>
          <w:szCs w:val="18"/>
          <w:lang w:val="en-ZW"/>
        </w:rPr>
        <w:t xml:space="preserve"> right.”]</w:t>
      </w:r>
      <w:r>
        <w:rPr>
          <w:rFonts w:ascii="Arial" w:hAnsi="Arial" w:cs="Arial"/>
          <w:sz w:val="28"/>
          <w:szCs w:val="28"/>
          <w:lang w:val="en-ZW"/>
        </w:rPr>
        <w:t xml:space="preserve"> Tiri </w:t>
      </w:r>
      <w:proofErr w:type="spellStart"/>
      <w:r>
        <w:rPr>
          <w:rFonts w:ascii="Arial" w:hAnsi="Arial" w:cs="Arial"/>
          <w:sz w:val="28"/>
          <w:szCs w:val="28"/>
          <w:lang w:val="en-ZW"/>
        </w:rPr>
        <w:t>vanhu</w:t>
      </w:r>
      <w:proofErr w:type="spellEnd"/>
      <w:r>
        <w:rPr>
          <w:rFonts w:ascii="Arial" w:hAnsi="Arial" w:cs="Arial"/>
          <w:sz w:val="28"/>
          <w:szCs w:val="28"/>
          <w:lang w:val="en-ZW"/>
        </w:rPr>
        <w:t xml:space="preserve"> </w:t>
      </w:r>
      <w:proofErr w:type="spellStart"/>
      <w:r>
        <w:rPr>
          <w:rFonts w:ascii="Arial" w:hAnsi="Arial" w:cs="Arial"/>
          <w:sz w:val="28"/>
          <w:szCs w:val="28"/>
          <w:lang w:val="en-ZW"/>
        </w:rPr>
        <w:t>vakana</w:t>
      </w:r>
      <w:proofErr w:type="spellEnd"/>
      <w:r>
        <w:rPr>
          <w:rFonts w:ascii="Arial" w:hAnsi="Arial" w:cs="Arial"/>
          <w:sz w:val="28"/>
          <w:szCs w:val="28"/>
          <w:lang w:val="en-ZW"/>
        </w:rPr>
        <w:t xml:space="preserve">…? </w:t>
      </w:r>
      <w:r w:rsidRPr="000F0659">
        <w:rPr>
          <w:rFonts w:ascii="Arial" w:hAnsi="Arial" w:cs="Arial"/>
          <w:sz w:val="18"/>
          <w:szCs w:val="18"/>
          <w:lang w:val="en-ZW"/>
        </w:rPr>
        <w:t>[Congregation says, “</w:t>
      </w:r>
      <w:proofErr w:type="spellStart"/>
      <w:r w:rsidRPr="000F0659">
        <w:rPr>
          <w:rFonts w:ascii="Arial" w:hAnsi="Arial" w:cs="Arial"/>
          <w:sz w:val="18"/>
          <w:szCs w:val="18"/>
          <w:lang w:val="en-ZW"/>
        </w:rPr>
        <w:t>vakanaka</w:t>
      </w:r>
      <w:proofErr w:type="spellEnd"/>
      <w:r w:rsidRPr="000F0659">
        <w:rPr>
          <w:rFonts w:ascii="Arial" w:hAnsi="Arial" w:cs="Arial"/>
          <w:sz w:val="18"/>
          <w:szCs w:val="18"/>
          <w:lang w:val="en-ZW"/>
        </w:rPr>
        <w:t>.”]</w:t>
      </w:r>
      <w:r>
        <w:rPr>
          <w:rFonts w:ascii="Arial" w:hAnsi="Arial" w:cs="Arial"/>
          <w:sz w:val="28"/>
          <w:szCs w:val="28"/>
          <w:lang w:val="en-ZW"/>
        </w:rPr>
        <w:t xml:space="preserve"> </w:t>
      </w:r>
      <w:proofErr w:type="spellStart"/>
      <w:r>
        <w:rPr>
          <w:rFonts w:ascii="Arial" w:hAnsi="Arial" w:cs="Arial"/>
          <w:sz w:val="28"/>
          <w:szCs w:val="28"/>
          <w:lang w:val="en-ZW"/>
        </w:rPr>
        <w:t>Tinogona</w:t>
      </w:r>
      <w:proofErr w:type="spellEnd"/>
      <w:r>
        <w:rPr>
          <w:rFonts w:ascii="Arial" w:hAnsi="Arial" w:cs="Arial"/>
          <w:sz w:val="28"/>
          <w:szCs w:val="28"/>
          <w:lang w:val="en-ZW"/>
        </w:rPr>
        <w:t xml:space="preserve">, </w:t>
      </w:r>
      <w:proofErr w:type="spellStart"/>
      <w:r>
        <w:rPr>
          <w:rFonts w:ascii="Arial" w:hAnsi="Arial" w:cs="Arial"/>
          <w:sz w:val="28"/>
          <w:szCs w:val="28"/>
          <w:lang w:val="en-ZW"/>
        </w:rPr>
        <w:t>tinokwanisa</w:t>
      </w:r>
      <w:proofErr w:type="spellEnd"/>
      <w:r>
        <w:rPr>
          <w:rFonts w:ascii="Arial" w:hAnsi="Arial" w:cs="Arial"/>
          <w:sz w:val="28"/>
          <w:szCs w:val="28"/>
          <w:lang w:val="en-ZW"/>
        </w:rPr>
        <w:t xml:space="preserve">, </w:t>
      </w:r>
      <w:proofErr w:type="spellStart"/>
      <w:r>
        <w:rPr>
          <w:rFonts w:ascii="Arial" w:hAnsi="Arial" w:cs="Arial"/>
          <w:sz w:val="28"/>
          <w:szCs w:val="28"/>
          <w:lang w:val="en-ZW"/>
        </w:rPr>
        <w:t>ndiri</w:t>
      </w:r>
      <w:proofErr w:type="spellEnd"/>
      <w:r>
        <w:rPr>
          <w:rFonts w:ascii="Arial" w:hAnsi="Arial" w:cs="Arial"/>
          <w:sz w:val="28"/>
          <w:szCs w:val="28"/>
          <w:lang w:val="en-ZW"/>
        </w:rPr>
        <w:t xml:space="preserve"> baba </w:t>
      </w:r>
      <w:proofErr w:type="spellStart"/>
      <w:r>
        <w:rPr>
          <w:rFonts w:ascii="Arial" w:hAnsi="Arial" w:cs="Arial"/>
          <w:sz w:val="28"/>
          <w:szCs w:val="28"/>
          <w:lang w:val="en-ZW"/>
        </w:rPr>
        <w:t>ndiri</w:t>
      </w:r>
      <w:proofErr w:type="spellEnd"/>
      <w:r>
        <w:rPr>
          <w:rFonts w:ascii="Arial" w:hAnsi="Arial" w:cs="Arial"/>
          <w:sz w:val="28"/>
          <w:szCs w:val="28"/>
          <w:lang w:val="en-ZW"/>
        </w:rPr>
        <w:t xml:space="preserve"> </w:t>
      </w:r>
      <w:proofErr w:type="spellStart"/>
      <w:r>
        <w:rPr>
          <w:rFonts w:ascii="Arial" w:hAnsi="Arial" w:cs="Arial"/>
          <w:sz w:val="28"/>
          <w:szCs w:val="28"/>
          <w:lang w:val="en-ZW"/>
        </w:rPr>
        <w:t>murume</w:t>
      </w:r>
      <w:proofErr w:type="spellEnd"/>
      <w:r>
        <w:rPr>
          <w:rFonts w:ascii="Arial" w:hAnsi="Arial" w:cs="Arial"/>
          <w:sz w:val="28"/>
          <w:szCs w:val="28"/>
          <w:lang w:val="en-ZW"/>
        </w:rPr>
        <w:t xml:space="preserve"> </w:t>
      </w:r>
      <w:proofErr w:type="spellStart"/>
      <w:r>
        <w:rPr>
          <w:rFonts w:ascii="Arial" w:hAnsi="Arial" w:cs="Arial"/>
          <w:sz w:val="28"/>
          <w:szCs w:val="28"/>
          <w:lang w:val="en-ZW"/>
        </w:rPr>
        <w:t>chaiye</w:t>
      </w:r>
      <w:proofErr w:type="spellEnd"/>
      <w:r>
        <w:rPr>
          <w:rFonts w:ascii="Arial" w:hAnsi="Arial" w:cs="Arial"/>
          <w:sz w:val="28"/>
          <w:szCs w:val="28"/>
          <w:lang w:val="en-ZW"/>
        </w:rPr>
        <w:t xml:space="preserve">, </w:t>
      </w:r>
      <w:proofErr w:type="spellStart"/>
      <w:r>
        <w:rPr>
          <w:rFonts w:ascii="Arial" w:hAnsi="Arial" w:cs="Arial"/>
          <w:sz w:val="28"/>
          <w:szCs w:val="28"/>
          <w:lang w:val="en-ZW"/>
        </w:rPr>
        <w:t>ndini</w:t>
      </w:r>
      <w:proofErr w:type="spellEnd"/>
      <w:r>
        <w:rPr>
          <w:rFonts w:ascii="Arial" w:hAnsi="Arial" w:cs="Arial"/>
          <w:sz w:val="28"/>
          <w:szCs w:val="28"/>
          <w:lang w:val="en-ZW"/>
        </w:rPr>
        <w:t xml:space="preserve">. Hanzi every man will say that but how do we know a real man. </w:t>
      </w:r>
      <w:proofErr w:type="spellStart"/>
      <w:r>
        <w:rPr>
          <w:rFonts w:ascii="Arial" w:hAnsi="Arial" w:cs="Arial"/>
          <w:sz w:val="28"/>
          <w:szCs w:val="28"/>
          <w:lang w:val="en-ZW"/>
        </w:rPr>
        <w:t>Hatidzokororei</w:t>
      </w:r>
      <w:proofErr w:type="spellEnd"/>
      <w:r>
        <w:rPr>
          <w:rFonts w:ascii="Arial" w:hAnsi="Arial" w:cs="Arial"/>
          <w:sz w:val="28"/>
          <w:szCs w:val="28"/>
          <w:lang w:val="en-ZW"/>
        </w:rPr>
        <w:t xml:space="preserve"> </w:t>
      </w:r>
      <w:proofErr w:type="spellStart"/>
      <w:r>
        <w:rPr>
          <w:rFonts w:ascii="Arial" w:hAnsi="Arial" w:cs="Arial"/>
          <w:sz w:val="28"/>
          <w:szCs w:val="28"/>
          <w:lang w:val="en-ZW"/>
        </w:rPr>
        <w:t>ti</w:t>
      </w:r>
      <w:del w:author="Transcriber01 JHB" w:date="2025-08-26T12:13:00Z" w16du:dateUtc="2025-08-26T10:13:00Z" w:id="163">
        <w:r w:rsidDel="001919A1">
          <w:rPr>
            <w:rFonts w:ascii="Arial" w:hAnsi="Arial" w:cs="Arial"/>
            <w:sz w:val="28"/>
            <w:szCs w:val="28"/>
            <w:lang w:val="en-ZW"/>
          </w:rPr>
          <w:delText>one</w:delText>
        </w:r>
      </w:del>
      <w:ins w:author="Transcriber01 JHB" w:date="2025-08-26T12:13:00Z" w16du:dateUtc="2025-08-26T10:13:00Z" w:id="164">
        <w:r>
          <w:rPr>
            <w:rFonts w:ascii="Arial" w:hAnsi="Arial" w:cs="Arial"/>
            <w:sz w:val="28"/>
            <w:szCs w:val="28"/>
            <w:lang w:val="en-ZW"/>
          </w:rPr>
          <w:t>verenge</w:t>
        </w:r>
      </w:ins>
      <w:proofErr w:type="spellEnd"/>
      <w:r>
        <w:rPr>
          <w:rFonts w:ascii="Arial" w:hAnsi="Arial" w:cs="Arial"/>
          <w:sz w:val="28"/>
          <w:szCs w:val="28"/>
          <w:lang w:val="en-ZW"/>
        </w:rPr>
        <w:t xml:space="preserve"> …</w:t>
      </w:r>
      <w:proofErr w:type="spellStart"/>
      <w:r>
        <w:rPr>
          <w:rFonts w:ascii="Arial" w:hAnsi="Arial" w:cs="Arial"/>
          <w:sz w:val="28"/>
          <w:szCs w:val="28"/>
          <w:lang w:val="en-ZW"/>
        </w:rPr>
        <w:t>handei</w:t>
      </w:r>
      <w:proofErr w:type="spellEnd"/>
      <w:r>
        <w:rPr>
          <w:rFonts w:ascii="Arial" w:hAnsi="Arial" w:cs="Arial"/>
          <w:sz w:val="28"/>
          <w:szCs w:val="28"/>
          <w:lang w:val="en-ZW"/>
        </w:rPr>
        <w:t xml:space="preserve"> pa verse </w:t>
      </w:r>
      <w:proofErr w:type="spellStart"/>
      <w:r>
        <w:rPr>
          <w:rFonts w:ascii="Arial" w:hAnsi="Arial" w:cs="Arial"/>
          <w:sz w:val="28"/>
          <w:szCs w:val="28"/>
          <w:lang w:val="en-ZW"/>
        </w:rPr>
        <w:t>ya</w:t>
      </w:r>
      <w:proofErr w:type="spellEnd"/>
      <w:r>
        <w:rPr>
          <w:rFonts w:ascii="Arial" w:hAnsi="Arial" w:cs="Arial"/>
          <w:sz w:val="28"/>
          <w:szCs w:val="28"/>
          <w:lang w:val="en-ZW"/>
        </w:rPr>
        <w:t xml:space="preserve"> 6 tese, </w:t>
      </w:r>
      <w:proofErr w:type="spellStart"/>
      <w:r>
        <w:rPr>
          <w:rFonts w:ascii="Arial" w:hAnsi="Arial" w:cs="Arial"/>
          <w:sz w:val="28"/>
          <w:szCs w:val="28"/>
          <w:lang w:val="en-ZW"/>
        </w:rPr>
        <w:t>tose</w:t>
      </w:r>
      <w:proofErr w:type="spellEnd"/>
      <w:r>
        <w:rPr>
          <w:rFonts w:ascii="Arial" w:hAnsi="Arial" w:cs="Arial"/>
          <w:sz w:val="28"/>
          <w:szCs w:val="28"/>
          <w:lang w:val="en-ZW"/>
        </w:rPr>
        <w:t xml:space="preserve">. </w:t>
      </w:r>
    </w:p>
    <w:p w:rsidR="00FE2A0E" w:rsidRDefault="00FE2A0E" w14:paraId="41E54E61" w14:textId="77777777">
      <w:pPr>
        <w:spacing w:line="276" w:lineRule="auto"/>
        <w:ind w:left="720"/>
        <w:jc w:val="both"/>
        <w:rPr>
          <w:rFonts w:ascii="Arial" w:hAnsi="Arial" w:cs="Arial"/>
          <w:i/>
          <w:iCs/>
          <w:sz w:val="28"/>
          <w:szCs w:val="28"/>
          <w:lang w:val="en-ZW"/>
        </w:rPr>
        <w:pPrChange w:author="Transcriber01 JHB" w:date="2025-08-26T12:13:00Z" w16du:dateUtc="2025-08-26T10:13:00Z" w:id="165">
          <w:pPr>
            <w:spacing w:line="276" w:lineRule="auto"/>
            <w:jc w:val="both"/>
          </w:pPr>
        </w:pPrChange>
      </w:pPr>
      <w:r w:rsidRPr="002D4F07">
        <w:rPr>
          <w:rFonts w:ascii="Arial" w:hAnsi="Arial" w:cs="Arial"/>
          <w:i/>
          <w:iCs/>
          <w:sz w:val="28"/>
          <w:szCs w:val="28"/>
          <w:lang w:val="en-ZW"/>
        </w:rPr>
        <w:t>Most men will proclaim everyone his own goodness: but a faithful man who can find?</w:t>
      </w:r>
    </w:p>
    <w:p w:rsidR="00FE2A0E" w:rsidP="00FE2A0E" w:rsidRDefault="00FE2A0E" w14:paraId="14FCB050" w14:textId="77777777">
      <w:pPr>
        <w:spacing w:line="276" w:lineRule="auto"/>
        <w:jc w:val="both"/>
        <w:rPr>
          <w:rFonts w:ascii="Arial" w:hAnsi="Arial" w:cs="Arial"/>
          <w:sz w:val="28"/>
          <w:szCs w:val="28"/>
          <w:lang w:val="en-ZW"/>
        </w:rPr>
      </w:pPr>
      <w:r w:rsidRPr="00866818">
        <w:rPr>
          <w:rFonts w:ascii="Arial" w:hAnsi="Arial" w:cs="Arial"/>
          <w:sz w:val="28"/>
          <w:szCs w:val="28"/>
          <w:vertAlign w:val="superscript"/>
          <w:lang w:val="en-ZW"/>
        </w:rPr>
        <w:t>205</w:t>
      </w:r>
      <w:r>
        <w:rPr>
          <w:rFonts w:ascii="Arial" w:hAnsi="Arial" w:cs="Arial"/>
          <w:sz w:val="28"/>
          <w:szCs w:val="28"/>
          <w:vertAlign w:val="superscript"/>
          <w:lang w:val="en-ZW"/>
        </w:rPr>
        <w:t xml:space="preserve"> </w:t>
      </w:r>
      <w:r>
        <w:rPr>
          <w:rFonts w:ascii="Arial" w:hAnsi="Arial" w:cs="Arial"/>
          <w:sz w:val="28"/>
          <w:szCs w:val="28"/>
          <w:lang w:val="en-ZW"/>
        </w:rPr>
        <w:t xml:space="preserve">Here is how you find them verse 7. </w:t>
      </w:r>
      <w:proofErr w:type="spellStart"/>
      <w:r>
        <w:rPr>
          <w:rFonts w:ascii="Arial" w:hAnsi="Arial" w:cs="Arial"/>
          <w:sz w:val="28"/>
          <w:szCs w:val="28"/>
          <w:lang w:val="en-ZW"/>
        </w:rPr>
        <w:t>Hatiitei</w:t>
      </w:r>
      <w:proofErr w:type="spellEnd"/>
      <w:r>
        <w:rPr>
          <w:rFonts w:ascii="Arial" w:hAnsi="Arial" w:cs="Arial"/>
          <w:sz w:val="28"/>
          <w:szCs w:val="28"/>
          <w:lang w:val="en-ZW"/>
        </w:rPr>
        <w:t xml:space="preserve"> Amen tese. </w:t>
      </w:r>
      <w:r w:rsidRPr="00E33075">
        <w:rPr>
          <w:rFonts w:ascii="Arial" w:hAnsi="Arial" w:cs="Arial"/>
          <w:sz w:val="18"/>
          <w:szCs w:val="18"/>
          <w:lang w:val="en-ZW"/>
        </w:rPr>
        <w:t>[Congregation says, “Amen.”]</w:t>
      </w:r>
      <w:r>
        <w:rPr>
          <w:rFonts w:ascii="Arial" w:hAnsi="Arial" w:cs="Arial"/>
          <w:sz w:val="28"/>
          <w:szCs w:val="28"/>
          <w:lang w:val="en-ZW"/>
        </w:rPr>
        <w:t xml:space="preserve"> Verse </w:t>
      </w:r>
      <w:proofErr w:type="spellStart"/>
      <w:r>
        <w:rPr>
          <w:rFonts w:ascii="Arial" w:hAnsi="Arial" w:cs="Arial"/>
          <w:sz w:val="28"/>
          <w:szCs w:val="28"/>
          <w:lang w:val="en-ZW"/>
        </w:rPr>
        <w:t>hatiitei</w:t>
      </w:r>
      <w:proofErr w:type="spellEnd"/>
      <w:r>
        <w:rPr>
          <w:rFonts w:ascii="Arial" w:hAnsi="Arial" w:cs="Arial"/>
          <w:sz w:val="28"/>
          <w:szCs w:val="28"/>
          <w:lang w:val="en-ZW"/>
        </w:rPr>
        <w:t xml:space="preserve"> Amen tese. </w:t>
      </w:r>
      <w:bookmarkStart w:name="_Hlk206141553" w:id="166"/>
      <w:r w:rsidRPr="00E33075">
        <w:rPr>
          <w:rFonts w:ascii="Arial" w:hAnsi="Arial" w:cs="Arial"/>
          <w:sz w:val="18"/>
          <w:szCs w:val="18"/>
          <w:lang w:val="en-ZW"/>
        </w:rPr>
        <w:t>[Congregation says, “Amen.”]</w:t>
      </w:r>
      <w:r>
        <w:rPr>
          <w:rFonts w:ascii="Arial" w:hAnsi="Arial" w:cs="Arial"/>
          <w:sz w:val="28"/>
          <w:szCs w:val="28"/>
          <w:lang w:val="en-ZW"/>
        </w:rPr>
        <w:t xml:space="preserve"> </w:t>
      </w:r>
      <w:bookmarkEnd w:id="166"/>
      <w:proofErr w:type="spellStart"/>
      <w:r>
        <w:rPr>
          <w:rFonts w:ascii="Arial" w:hAnsi="Arial" w:cs="Arial"/>
          <w:sz w:val="28"/>
          <w:szCs w:val="28"/>
          <w:lang w:val="en-ZW"/>
        </w:rPr>
        <w:t>Hativerengei</w:t>
      </w:r>
      <w:proofErr w:type="spellEnd"/>
      <w:r>
        <w:rPr>
          <w:rFonts w:ascii="Arial" w:hAnsi="Arial" w:cs="Arial"/>
          <w:sz w:val="28"/>
          <w:szCs w:val="28"/>
          <w:lang w:val="en-ZW"/>
        </w:rPr>
        <w:t xml:space="preserve"> verse 7 tese.</w:t>
      </w:r>
    </w:p>
    <w:p w:rsidRPr="00FA4B9F" w:rsidR="00FE2A0E" w:rsidRDefault="00FE2A0E" w14:paraId="3D04B512" w14:textId="77777777">
      <w:pPr>
        <w:spacing w:line="276" w:lineRule="auto"/>
        <w:ind w:left="720"/>
        <w:jc w:val="both"/>
        <w:rPr>
          <w:rFonts w:ascii="Arial" w:hAnsi="Arial" w:cs="Arial"/>
          <w:i/>
          <w:iCs/>
          <w:sz w:val="28"/>
          <w:szCs w:val="28"/>
          <w:lang w:val="en-ZW"/>
        </w:rPr>
        <w:pPrChange w:author="Transcriber01 JHB" w:date="2025-08-26T12:14:00Z" w16du:dateUtc="2025-08-26T10:14:00Z" w:id="167">
          <w:pPr>
            <w:spacing w:line="276" w:lineRule="auto"/>
            <w:jc w:val="both"/>
          </w:pPr>
        </w:pPrChange>
      </w:pPr>
      <w:r w:rsidRPr="00FA4B9F">
        <w:rPr>
          <w:rFonts w:ascii="Arial" w:hAnsi="Arial" w:cs="Arial"/>
          <w:i/>
          <w:iCs/>
          <w:sz w:val="28"/>
          <w:szCs w:val="28"/>
          <w:lang w:val="en-ZW"/>
        </w:rPr>
        <w:t>The just man walketh in his integrity: his children are blessed after him.</w:t>
      </w:r>
    </w:p>
    <w:p w:rsidR="00FE2A0E" w:rsidP="00FE2A0E" w:rsidRDefault="00FE2A0E" w14:paraId="78A33C5E" w14:textId="77777777">
      <w:pPr>
        <w:spacing w:line="276" w:lineRule="auto"/>
        <w:jc w:val="both"/>
        <w:rPr>
          <w:rFonts w:ascii="Arial" w:hAnsi="Arial" w:cs="Arial"/>
          <w:sz w:val="28"/>
          <w:szCs w:val="28"/>
          <w:lang w:val="en-ZW"/>
        </w:rPr>
      </w:pPr>
      <w:r w:rsidRPr="00E33075">
        <w:rPr>
          <w:rFonts w:ascii="Arial" w:hAnsi="Arial" w:cs="Arial"/>
          <w:sz w:val="18"/>
          <w:szCs w:val="18"/>
          <w:lang w:val="en-ZW"/>
        </w:rPr>
        <w:t>[Congregation says, “Amen.”]</w:t>
      </w:r>
      <w:r>
        <w:rPr>
          <w:rFonts w:ascii="Arial" w:hAnsi="Arial" w:cs="Arial"/>
          <w:sz w:val="28"/>
          <w:szCs w:val="28"/>
          <w:lang w:val="en-ZW"/>
        </w:rPr>
        <w:t xml:space="preserve"> </w:t>
      </w:r>
      <w:proofErr w:type="spellStart"/>
      <w:r>
        <w:rPr>
          <w:rFonts w:ascii="Arial" w:hAnsi="Arial" w:cs="Arial"/>
          <w:sz w:val="28"/>
          <w:szCs w:val="28"/>
          <w:lang w:val="en-ZW"/>
        </w:rPr>
        <w:t>Ayewa</w:t>
      </w:r>
      <w:proofErr w:type="spellEnd"/>
      <w:r>
        <w:rPr>
          <w:rFonts w:ascii="Arial" w:hAnsi="Arial" w:cs="Arial"/>
          <w:sz w:val="28"/>
          <w:szCs w:val="28"/>
          <w:lang w:val="en-ZW"/>
        </w:rPr>
        <w:t xml:space="preserve"> </w:t>
      </w:r>
      <w:proofErr w:type="spellStart"/>
      <w:r>
        <w:rPr>
          <w:rFonts w:ascii="Arial" w:hAnsi="Arial" w:cs="Arial"/>
          <w:sz w:val="28"/>
          <w:szCs w:val="28"/>
          <w:lang w:val="en-ZW"/>
        </w:rPr>
        <w:t>handisikunzwa</w:t>
      </w:r>
      <w:proofErr w:type="spellEnd"/>
      <w:r>
        <w:rPr>
          <w:rFonts w:ascii="Arial" w:hAnsi="Arial" w:cs="Arial"/>
          <w:sz w:val="28"/>
          <w:szCs w:val="28"/>
          <w:lang w:val="en-ZW"/>
        </w:rPr>
        <w:t xml:space="preserve"> Amen </w:t>
      </w:r>
      <w:proofErr w:type="spellStart"/>
      <w:r>
        <w:rPr>
          <w:rFonts w:ascii="Arial" w:hAnsi="Arial" w:cs="Arial"/>
          <w:sz w:val="28"/>
          <w:szCs w:val="28"/>
          <w:lang w:val="en-ZW"/>
        </w:rPr>
        <w:t>kaini</w:t>
      </w:r>
      <w:proofErr w:type="spellEnd"/>
      <w:r>
        <w:rPr>
          <w:rFonts w:ascii="Arial" w:hAnsi="Arial" w:cs="Arial"/>
          <w:sz w:val="28"/>
          <w:szCs w:val="28"/>
          <w:lang w:val="en-ZW"/>
        </w:rPr>
        <w:t xml:space="preserve">. </w:t>
      </w:r>
      <w:r w:rsidRPr="00E33075">
        <w:rPr>
          <w:rFonts w:ascii="Arial" w:hAnsi="Arial" w:cs="Arial"/>
          <w:sz w:val="18"/>
          <w:szCs w:val="18"/>
          <w:lang w:val="en-ZW"/>
        </w:rPr>
        <w:t>[Congregation says, “Amen.”]</w:t>
      </w:r>
      <w:r>
        <w:rPr>
          <w:rFonts w:ascii="Arial" w:hAnsi="Arial" w:cs="Arial"/>
          <w:sz w:val="28"/>
          <w:szCs w:val="28"/>
          <w:lang w:val="en-ZW"/>
        </w:rPr>
        <w:t xml:space="preserve"> </w:t>
      </w:r>
      <w:proofErr w:type="spellStart"/>
      <w:r>
        <w:rPr>
          <w:rFonts w:ascii="Arial" w:hAnsi="Arial" w:cs="Arial"/>
          <w:sz w:val="28"/>
          <w:szCs w:val="28"/>
          <w:lang w:val="en-ZW"/>
        </w:rPr>
        <w:t>Ndoda</w:t>
      </w:r>
      <w:proofErr w:type="spellEnd"/>
      <w:r>
        <w:rPr>
          <w:rFonts w:ascii="Arial" w:hAnsi="Arial" w:cs="Arial"/>
          <w:sz w:val="28"/>
          <w:szCs w:val="28"/>
          <w:lang w:val="en-ZW"/>
        </w:rPr>
        <w:t xml:space="preserve"> Amen </w:t>
      </w:r>
      <w:proofErr w:type="spellStart"/>
      <w:r>
        <w:rPr>
          <w:rFonts w:ascii="Arial" w:hAnsi="Arial" w:cs="Arial"/>
          <w:sz w:val="28"/>
          <w:szCs w:val="28"/>
          <w:lang w:val="en-ZW"/>
        </w:rPr>
        <w:t>akadarika</w:t>
      </w:r>
      <w:proofErr w:type="spellEnd"/>
      <w:r>
        <w:rPr>
          <w:rFonts w:ascii="Arial" w:hAnsi="Arial" w:cs="Arial"/>
          <w:sz w:val="28"/>
          <w:szCs w:val="28"/>
          <w:lang w:val="en-ZW"/>
        </w:rPr>
        <w:t xml:space="preserve"> </w:t>
      </w:r>
      <w:proofErr w:type="spellStart"/>
      <w:r>
        <w:rPr>
          <w:rFonts w:ascii="Arial" w:hAnsi="Arial" w:cs="Arial"/>
          <w:sz w:val="28"/>
          <w:szCs w:val="28"/>
          <w:lang w:val="en-ZW"/>
        </w:rPr>
        <w:t>ipapo</w:t>
      </w:r>
      <w:proofErr w:type="spellEnd"/>
      <w:r>
        <w:rPr>
          <w:rFonts w:ascii="Arial" w:hAnsi="Arial" w:cs="Arial"/>
          <w:sz w:val="28"/>
          <w:szCs w:val="28"/>
          <w:lang w:val="en-ZW"/>
        </w:rPr>
        <w:t xml:space="preserve">. </w:t>
      </w:r>
      <w:r w:rsidRPr="00E33075">
        <w:rPr>
          <w:rFonts w:ascii="Arial" w:hAnsi="Arial" w:cs="Arial"/>
          <w:sz w:val="18"/>
          <w:szCs w:val="18"/>
          <w:lang w:val="en-ZW"/>
        </w:rPr>
        <w:t>[Congregation says, “Amen.”]</w:t>
      </w:r>
      <w:r>
        <w:rPr>
          <w:rFonts w:ascii="Arial" w:hAnsi="Arial" w:cs="Arial"/>
          <w:sz w:val="28"/>
          <w:szCs w:val="28"/>
          <w:lang w:val="en-ZW"/>
        </w:rPr>
        <w:t xml:space="preserve"> Amen Hallelujah! </w:t>
      </w:r>
      <w:r w:rsidRPr="00A30E65">
        <w:rPr>
          <w:rFonts w:ascii="Arial" w:hAnsi="Arial" w:cs="Arial"/>
          <w:sz w:val="18"/>
          <w:szCs w:val="18"/>
          <w:lang w:val="en-ZW"/>
        </w:rPr>
        <w:t>[Congregation says, “Amen/ Hallelujah.”]</w:t>
      </w:r>
      <w:r>
        <w:rPr>
          <w:rFonts w:ascii="Arial" w:hAnsi="Arial" w:cs="Arial"/>
          <w:sz w:val="28"/>
          <w:szCs w:val="28"/>
          <w:lang w:val="en-ZW"/>
        </w:rPr>
        <w:t xml:space="preserve"> Hanzi </w:t>
      </w:r>
      <w:proofErr w:type="spellStart"/>
      <w:r>
        <w:rPr>
          <w:rFonts w:ascii="Arial" w:hAnsi="Arial" w:cs="Arial"/>
          <w:sz w:val="28"/>
          <w:szCs w:val="28"/>
          <w:lang w:val="en-ZW"/>
        </w:rPr>
        <w:t>vana</w:t>
      </w:r>
      <w:proofErr w:type="spellEnd"/>
      <w:r>
        <w:rPr>
          <w:rFonts w:ascii="Arial" w:hAnsi="Arial" w:cs="Arial"/>
          <w:sz w:val="28"/>
          <w:szCs w:val="28"/>
          <w:lang w:val="en-ZW"/>
        </w:rPr>
        <w:t xml:space="preserve"> </w:t>
      </w:r>
      <w:proofErr w:type="spellStart"/>
      <w:r>
        <w:rPr>
          <w:rFonts w:ascii="Arial" w:hAnsi="Arial" w:cs="Arial"/>
          <w:sz w:val="28"/>
          <w:szCs w:val="28"/>
          <w:lang w:val="en-ZW"/>
        </w:rPr>
        <w:t>vemunhu</w:t>
      </w:r>
      <w:proofErr w:type="spellEnd"/>
      <w:r>
        <w:rPr>
          <w:rFonts w:ascii="Arial" w:hAnsi="Arial" w:cs="Arial"/>
          <w:sz w:val="28"/>
          <w:szCs w:val="28"/>
          <w:lang w:val="en-ZW"/>
        </w:rPr>
        <w:t xml:space="preserve"> </w:t>
      </w:r>
      <w:proofErr w:type="spellStart"/>
      <w:r>
        <w:rPr>
          <w:rFonts w:ascii="Arial" w:hAnsi="Arial" w:cs="Arial"/>
          <w:sz w:val="28"/>
          <w:szCs w:val="28"/>
          <w:lang w:val="en-ZW"/>
        </w:rPr>
        <w:t>ari</w:t>
      </w:r>
      <w:proofErr w:type="spellEnd"/>
      <w:r>
        <w:rPr>
          <w:rFonts w:ascii="Arial" w:hAnsi="Arial" w:cs="Arial"/>
          <w:sz w:val="28"/>
          <w:szCs w:val="28"/>
          <w:lang w:val="en-ZW"/>
        </w:rPr>
        <w:t xml:space="preserve"> right </w:t>
      </w:r>
      <w:proofErr w:type="spellStart"/>
      <w:r>
        <w:rPr>
          <w:rFonts w:ascii="Arial" w:hAnsi="Arial" w:cs="Arial"/>
          <w:sz w:val="28"/>
          <w:szCs w:val="28"/>
          <w:lang w:val="en-ZW"/>
        </w:rPr>
        <w:t>vanoonekwa</w:t>
      </w:r>
      <w:proofErr w:type="spellEnd"/>
      <w:r>
        <w:rPr>
          <w:rFonts w:ascii="Arial" w:hAnsi="Arial" w:cs="Arial"/>
          <w:sz w:val="28"/>
          <w:szCs w:val="28"/>
          <w:lang w:val="en-ZW"/>
        </w:rPr>
        <w:t xml:space="preserve"> </w:t>
      </w:r>
      <w:proofErr w:type="spellStart"/>
      <w:r>
        <w:rPr>
          <w:rFonts w:ascii="Arial" w:hAnsi="Arial" w:cs="Arial"/>
          <w:sz w:val="28"/>
          <w:szCs w:val="28"/>
          <w:lang w:val="en-ZW"/>
        </w:rPr>
        <w:t>nekusiya</w:t>
      </w:r>
      <w:proofErr w:type="spellEnd"/>
      <w:r>
        <w:rPr>
          <w:rFonts w:ascii="Arial" w:hAnsi="Arial" w:cs="Arial"/>
          <w:sz w:val="28"/>
          <w:szCs w:val="28"/>
          <w:lang w:val="en-ZW"/>
        </w:rPr>
        <w:t xml:space="preserve"> </w:t>
      </w:r>
      <w:proofErr w:type="spellStart"/>
      <w:r>
        <w:rPr>
          <w:rFonts w:ascii="Arial" w:hAnsi="Arial" w:cs="Arial"/>
          <w:sz w:val="28"/>
          <w:szCs w:val="28"/>
          <w:lang w:val="en-ZW"/>
        </w:rPr>
        <w:t>kwavanengeva</w:t>
      </w:r>
      <w:proofErr w:type="spellEnd"/>
      <w:r>
        <w:rPr>
          <w:rFonts w:ascii="Arial" w:hAnsi="Arial" w:cs="Arial"/>
          <w:sz w:val="28"/>
          <w:szCs w:val="28"/>
          <w:lang w:val="en-ZW"/>
        </w:rPr>
        <w:t>—</w:t>
      </w:r>
      <w:proofErr w:type="spellStart"/>
      <w:r>
        <w:rPr>
          <w:rFonts w:ascii="Arial" w:hAnsi="Arial" w:cs="Arial"/>
          <w:sz w:val="28"/>
          <w:szCs w:val="28"/>
          <w:lang w:val="en-ZW"/>
        </w:rPr>
        <w:t>vanosiwa</w:t>
      </w:r>
      <w:proofErr w:type="spellEnd"/>
      <w:r>
        <w:rPr>
          <w:rFonts w:ascii="Arial" w:hAnsi="Arial" w:cs="Arial"/>
          <w:sz w:val="28"/>
          <w:szCs w:val="28"/>
          <w:lang w:val="en-ZW"/>
        </w:rPr>
        <w:t xml:space="preserve"> </w:t>
      </w:r>
      <w:proofErr w:type="spellStart"/>
      <w:r>
        <w:rPr>
          <w:rFonts w:ascii="Arial" w:hAnsi="Arial" w:cs="Arial"/>
          <w:sz w:val="28"/>
          <w:szCs w:val="28"/>
          <w:lang w:val="en-ZW"/>
        </w:rPr>
        <w:t>vakadzidzi</w:t>
      </w:r>
      <w:proofErr w:type="spellEnd"/>
      <w:r>
        <w:rPr>
          <w:rFonts w:ascii="Arial" w:hAnsi="Arial" w:cs="Arial"/>
          <w:sz w:val="28"/>
          <w:szCs w:val="28"/>
          <w:lang w:val="en-ZW"/>
        </w:rPr>
        <w:t>…</w:t>
      </w:r>
      <w:proofErr w:type="spellStart"/>
      <w:r>
        <w:rPr>
          <w:rFonts w:ascii="Arial" w:hAnsi="Arial" w:cs="Arial"/>
          <w:sz w:val="28"/>
          <w:szCs w:val="28"/>
          <w:lang w:val="en-ZW"/>
        </w:rPr>
        <w:t>dzidziswa</w:t>
      </w:r>
      <w:proofErr w:type="spellEnd"/>
      <w:r>
        <w:rPr>
          <w:rFonts w:ascii="Arial" w:hAnsi="Arial" w:cs="Arial"/>
          <w:sz w:val="28"/>
          <w:szCs w:val="28"/>
          <w:lang w:val="en-ZW"/>
        </w:rPr>
        <w:t xml:space="preserve">. </w:t>
      </w:r>
      <w:proofErr w:type="spellStart"/>
      <w:r>
        <w:rPr>
          <w:rFonts w:ascii="Arial" w:hAnsi="Arial" w:cs="Arial"/>
          <w:sz w:val="28"/>
          <w:szCs w:val="28"/>
          <w:lang w:val="en-ZW"/>
        </w:rPr>
        <w:t>Vakadzidziswa</w:t>
      </w:r>
      <w:proofErr w:type="spellEnd"/>
      <w:r>
        <w:rPr>
          <w:rFonts w:ascii="Arial" w:hAnsi="Arial" w:cs="Arial"/>
          <w:sz w:val="28"/>
          <w:szCs w:val="28"/>
          <w:lang w:val="en-ZW"/>
        </w:rPr>
        <w:t xml:space="preserve">! Vana </w:t>
      </w:r>
      <w:proofErr w:type="spellStart"/>
      <w:r>
        <w:rPr>
          <w:rFonts w:ascii="Arial" w:hAnsi="Arial" w:cs="Arial"/>
          <w:sz w:val="28"/>
          <w:szCs w:val="28"/>
          <w:lang w:val="en-ZW"/>
        </w:rPr>
        <w:t>vakadzidziswa</w:t>
      </w:r>
      <w:proofErr w:type="spellEnd"/>
      <w:r>
        <w:rPr>
          <w:rFonts w:ascii="Arial" w:hAnsi="Arial" w:cs="Arial"/>
          <w:sz w:val="28"/>
          <w:szCs w:val="28"/>
          <w:lang w:val="en-ZW"/>
        </w:rPr>
        <w:t xml:space="preserve"> </w:t>
      </w:r>
      <w:proofErr w:type="spellStart"/>
      <w:r>
        <w:rPr>
          <w:rFonts w:ascii="Arial" w:hAnsi="Arial" w:cs="Arial"/>
          <w:sz w:val="28"/>
          <w:szCs w:val="28"/>
          <w:lang w:val="en-ZW"/>
        </w:rPr>
        <w:t>zvekuti</w:t>
      </w:r>
      <w:proofErr w:type="spellEnd"/>
      <w:r>
        <w:rPr>
          <w:rFonts w:ascii="Arial" w:hAnsi="Arial" w:cs="Arial"/>
          <w:sz w:val="28"/>
          <w:szCs w:val="28"/>
          <w:lang w:val="en-ZW"/>
        </w:rPr>
        <w:t xml:space="preserve"> </w:t>
      </w:r>
      <w:proofErr w:type="spellStart"/>
      <w:r>
        <w:rPr>
          <w:rFonts w:ascii="Arial" w:hAnsi="Arial" w:cs="Arial"/>
          <w:sz w:val="28"/>
          <w:szCs w:val="28"/>
          <w:lang w:val="en-ZW"/>
        </w:rPr>
        <w:t>havambofa</w:t>
      </w:r>
      <w:proofErr w:type="spellEnd"/>
      <w:r>
        <w:rPr>
          <w:rFonts w:ascii="Arial" w:hAnsi="Arial" w:cs="Arial"/>
          <w:sz w:val="28"/>
          <w:szCs w:val="28"/>
          <w:lang w:val="en-ZW"/>
        </w:rPr>
        <w:t xml:space="preserve"> </w:t>
      </w:r>
      <w:proofErr w:type="spellStart"/>
      <w:r>
        <w:rPr>
          <w:rFonts w:ascii="Arial" w:hAnsi="Arial" w:cs="Arial"/>
          <w:sz w:val="28"/>
          <w:szCs w:val="28"/>
          <w:lang w:val="en-ZW"/>
        </w:rPr>
        <w:t>vakaita</w:t>
      </w:r>
      <w:proofErr w:type="spellEnd"/>
      <w:r>
        <w:rPr>
          <w:rFonts w:ascii="Arial" w:hAnsi="Arial" w:cs="Arial"/>
          <w:sz w:val="28"/>
          <w:szCs w:val="28"/>
          <w:lang w:val="en-ZW"/>
        </w:rPr>
        <w:t xml:space="preserve"> stray. </w:t>
      </w:r>
      <w:proofErr w:type="spellStart"/>
      <w:r>
        <w:rPr>
          <w:rFonts w:ascii="Arial" w:hAnsi="Arial" w:cs="Arial"/>
          <w:sz w:val="28"/>
          <w:szCs w:val="28"/>
          <w:lang w:val="en-ZW"/>
        </w:rPr>
        <w:t>Havaite</w:t>
      </w:r>
      <w:proofErr w:type="spellEnd"/>
      <w:r>
        <w:rPr>
          <w:rFonts w:ascii="Arial" w:hAnsi="Arial" w:cs="Arial"/>
          <w:sz w:val="28"/>
          <w:szCs w:val="28"/>
          <w:lang w:val="en-ZW"/>
        </w:rPr>
        <w:t xml:space="preserve"> stray, </w:t>
      </w:r>
      <w:proofErr w:type="spellStart"/>
      <w:r>
        <w:rPr>
          <w:rFonts w:ascii="Arial" w:hAnsi="Arial" w:cs="Arial"/>
          <w:sz w:val="28"/>
          <w:szCs w:val="28"/>
          <w:lang w:val="en-ZW"/>
        </w:rPr>
        <w:t>havakanganisike</w:t>
      </w:r>
      <w:proofErr w:type="spellEnd"/>
      <w:r>
        <w:rPr>
          <w:rFonts w:ascii="Arial" w:hAnsi="Arial" w:cs="Arial"/>
          <w:sz w:val="28"/>
          <w:szCs w:val="28"/>
          <w:lang w:val="en-ZW"/>
        </w:rPr>
        <w:t xml:space="preserve"> </w:t>
      </w:r>
      <w:proofErr w:type="spellStart"/>
      <w:r>
        <w:rPr>
          <w:rFonts w:ascii="Arial" w:hAnsi="Arial" w:cs="Arial"/>
          <w:sz w:val="28"/>
          <w:szCs w:val="28"/>
          <w:lang w:val="en-ZW"/>
        </w:rPr>
        <w:t>vana</w:t>
      </w:r>
      <w:proofErr w:type="spellEnd"/>
      <w:r>
        <w:rPr>
          <w:rFonts w:ascii="Arial" w:hAnsi="Arial" w:cs="Arial"/>
          <w:sz w:val="28"/>
          <w:szCs w:val="28"/>
          <w:lang w:val="en-ZW"/>
        </w:rPr>
        <w:t xml:space="preserve"> </w:t>
      </w:r>
      <w:proofErr w:type="spellStart"/>
      <w:r>
        <w:rPr>
          <w:rFonts w:ascii="Arial" w:hAnsi="Arial" w:cs="Arial"/>
          <w:sz w:val="28"/>
          <w:szCs w:val="28"/>
          <w:lang w:val="en-ZW"/>
        </w:rPr>
        <w:t>vakarairwa</w:t>
      </w:r>
      <w:proofErr w:type="spellEnd"/>
      <w:r>
        <w:rPr>
          <w:rFonts w:ascii="Arial" w:hAnsi="Arial" w:cs="Arial"/>
          <w:sz w:val="28"/>
          <w:szCs w:val="28"/>
          <w:lang w:val="en-ZW"/>
        </w:rPr>
        <w:t xml:space="preserve">, </w:t>
      </w:r>
      <w:proofErr w:type="spellStart"/>
      <w:r>
        <w:rPr>
          <w:rFonts w:ascii="Arial" w:hAnsi="Arial" w:cs="Arial"/>
          <w:sz w:val="28"/>
          <w:szCs w:val="28"/>
          <w:lang w:val="en-ZW"/>
        </w:rPr>
        <w:t>vakarairwa</w:t>
      </w:r>
      <w:proofErr w:type="spellEnd"/>
      <w:r>
        <w:rPr>
          <w:rFonts w:ascii="Arial" w:hAnsi="Arial" w:cs="Arial"/>
          <w:sz w:val="28"/>
          <w:szCs w:val="28"/>
          <w:lang w:val="en-ZW"/>
        </w:rPr>
        <w:t xml:space="preserve">. A good man born out his goodness </w:t>
      </w:r>
      <w:proofErr w:type="spellStart"/>
      <w:r>
        <w:rPr>
          <w:rFonts w:ascii="Arial" w:hAnsi="Arial" w:cs="Arial"/>
          <w:sz w:val="28"/>
          <w:szCs w:val="28"/>
          <w:lang w:val="en-ZW"/>
        </w:rPr>
        <w:t>akaita</w:t>
      </w:r>
      <w:proofErr w:type="spellEnd"/>
      <w:r>
        <w:rPr>
          <w:rFonts w:ascii="Arial" w:hAnsi="Arial" w:cs="Arial"/>
          <w:sz w:val="28"/>
          <w:szCs w:val="28"/>
          <w:lang w:val="en-ZW"/>
        </w:rPr>
        <w:t xml:space="preserve"> pour </w:t>
      </w:r>
      <w:proofErr w:type="spellStart"/>
      <w:r>
        <w:rPr>
          <w:rFonts w:ascii="Arial" w:hAnsi="Arial" w:cs="Arial"/>
          <w:sz w:val="28"/>
          <w:szCs w:val="28"/>
          <w:lang w:val="en-ZW"/>
        </w:rPr>
        <w:t>muvana</w:t>
      </w:r>
      <w:proofErr w:type="spellEnd"/>
      <w:r>
        <w:rPr>
          <w:rFonts w:ascii="Arial" w:hAnsi="Arial" w:cs="Arial"/>
          <w:sz w:val="28"/>
          <w:szCs w:val="28"/>
          <w:lang w:val="en-ZW"/>
        </w:rPr>
        <w:t xml:space="preserve"> </w:t>
      </w:r>
      <w:proofErr w:type="spellStart"/>
      <w:r>
        <w:rPr>
          <w:rFonts w:ascii="Arial" w:hAnsi="Arial" w:cs="Arial"/>
          <w:sz w:val="28"/>
          <w:szCs w:val="28"/>
          <w:lang w:val="en-ZW"/>
        </w:rPr>
        <w:t>vani</w:t>
      </w:r>
      <w:proofErr w:type="spellEnd"/>
      <w:r>
        <w:rPr>
          <w:rFonts w:ascii="Arial" w:hAnsi="Arial" w:cs="Arial"/>
          <w:sz w:val="28"/>
          <w:szCs w:val="28"/>
          <w:lang w:val="en-ZW"/>
        </w:rPr>
        <w:t xml:space="preserve">…? </w:t>
      </w:r>
      <w:r w:rsidRPr="00A30E65">
        <w:rPr>
          <w:rFonts w:ascii="Arial" w:hAnsi="Arial" w:cs="Arial"/>
          <w:sz w:val="18"/>
          <w:szCs w:val="18"/>
          <w:lang w:val="en-ZW"/>
        </w:rPr>
        <w:t>[Congregation says, “</w:t>
      </w:r>
      <w:proofErr w:type="spellStart"/>
      <w:r w:rsidRPr="00A30E65">
        <w:rPr>
          <w:rFonts w:ascii="Arial" w:hAnsi="Arial" w:cs="Arial"/>
          <w:sz w:val="18"/>
          <w:szCs w:val="18"/>
          <w:lang w:val="en-ZW"/>
        </w:rPr>
        <w:t>vake</w:t>
      </w:r>
      <w:proofErr w:type="spellEnd"/>
      <w:r w:rsidRPr="00A30E65">
        <w:rPr>
          <w:rFonts w:ascii="Arial" w:hAnsi="Arial" w:cs="Arial"/>
          <w:sz w:val="18"/>
          <w:szCs w:val="18"/>
          <w:lang w:val="en-ZW"/>
        </w:rPr>
        <w:t>.”]</w:t>
      </w:r>
    </w:p>
    <w:p w:rsidR="00FE2A0E" w:rsidP="00FE2A0E" w:rsidRDefault="00FE2A0E" w14:paraId="294FD145" w14:textId="77777777">
      <w:pPr>
        <w:spacing w:line="276" w:lineRule="auto"/>
        <w:jc w:val="both"/>
        <w:rPr>
          <w:rFonts w:ascii="Arial" w:hAnsi="Arial" w:cs="Arial"/>
          <w:sz w:val="28"/>
          <w:szCs w:val="28"/>
          <w:lang w:val="en-ZW"/>
        </w:rPr>
      </w:pPr>
      <w:r w:rsidRPr="00866818">
        <w:rPr>
          <w:rFonts w:ascii="Arial" w:hAnsi="Arial" w:cs="Arial"/>
          <w:sz w:val="28"/>
          <w:szCs w:val="28"/>
          <w:vertAlign w:val="superscript"/>
          <w:lang w:val="en-ZW"/>
        </w:rPr>
        <w:t>206</w:t>
      </w:r>
      <w:r>
        <w:rPr>
          <w:rFonts w:ascii="Arial" w:hAnsi="Arial" w:cs="Arial"/>
          <w:sz w:val="28"/>
          <w:szCs w:val="28"/>
          <w:vertAlign w:val="superscript"/>
          <w:lang w:val="en-ZW"/>
        </w:rPr>
        <w:t xml:space="preserve"> </w:t>
      </w:r>
      <w:r>
        <w:rPr>
          <w:rFonts w:ascii="Arial" w:hAnsi="Arial" w:cs="Arial"/>
          <w:sz w:val="28"/>
          <w:szCs w:val="28"/>
          <w:lang w:val="en-ZW"/>
        </w:rPr>
        <w:t xml:space="preserve">That’s the glory of these children, their fathers hmm. Saka </w:t>
      </w:r>
      <w:proofErr w:type="spellStart"/>
      <w:r>
        <w:rPr>
          <w:rFonts w:ascii="Arial" w:hAnsi="Arial" w:cs="Arial"/>
          <w:sz w:val="28"/>
          <w:szCs w:val="28"/>
          <w:lang w:val="en-ZW"/>
        </w:rPr>
        <w:t>vana</w:t>
      </w:r>
      <w:proofErr w:type="spellEnd"/>
      <w:r>
        <w:rPr>
          <w:rFonts w:ascii="Arial" w:hAnsi="Arial" w:cs="Arial"/>
          <w:sz w:val="28"/>
          <w:szCs w:val="28"/>
          <w:lang w:val="en-ZW"/>
        </w:rPr>
        <w:t xml:space="preserve"> ava </w:t>
      </w:r>
      <w:proofErr w:type="spellStart"/>
      <w:r>
        <w:rPr>
          <w:rFonts w:ascii="Arial" w:hAnsi="Arial" w:cs="Arial"/>
          <w:sz w:val="28"/>
          <w:szCs w:val="28"/>
          <w:lang w:val="en-ZW"/>
        </w:rPr>
        <w:t>vana</w:t>
      </w:r>
      <w:proofErr w:type="spellEnd"/>
      <w:r>
        <w:rPr>
          <w:rFonts w:ascii="Arial" w:hAnsi="Arial" w:cs="Arial"/>
          <w:sz w:val="28"/>
          <w:szCs w:val="28"/>
          <w:lang w:val="en-ZW"/>
        </w:rPr>
        <w:t xml:space="preserve"> </w:t>
      </w:r>
      <w:proofErr w:type="spellStart"/>
      <w:r>
        <w:rPr>
          <w:rFonts w:ascii="Arial" w:hAnsi="Arial" w:cs="Arial"/>
          <w:sz w:val="28"/>
          <w:szCs w:val="28"/>
          <w:lang w:val="en-ZW"/>
        </w:rPr>
        <w:t>vanokura</w:t>
      </w:r>
      <w:proofErr w:type="spellEnd"/>
      <w:r>
        <w:rPr>
          <w:rFonts w:ascii="Arial" w:hAnsi="Arial" w:cs="Arial"/>
          <w:sz w:val="28"/>
          <w:szCs w:val="28"/>
          <w:lang w:val="en-ZW"/>
        </w:rPr>
        <w:t xml:space="preserve"> </w:t>
      </w:r>
      <w:proofErr w:type="spellStart"/>
      <w:r>
        <w:rPr>
          <w:rFonts w:ascii="Arial" w:hAnsi="Arial" w:cs="Arial"/>
          <w:sz w:val="28"/>
          <w:szCs w:val="28"/>
          <w:lang w:val="en-ZW"/>
        </w:rPr>
        <w:t>vachiziva</w:t>
      </w:r>
      <w:proofErr w:type="spellEnd"/>
      <w:r>
        <w:rPr>
          <w:rFonts w:ascii="Arial" w:hAnsi="Arial" w:cs="Arial"/>
          <w:sz w:val="28"/>
          <w:szCs w:val="28"/>
          <w:lang w:val="en-ZW"/>
        </w:rPr>
        <w:t xml:space="preserve">. Manje hapana </w:t>
      </w:r>
      <w:proofErr w:type="spellStart"/>
      <w:r>
        <w:rPr>
          <w:rFonts w:ascii="Arial" w:hAnsi="Arial" w:cs="Arial"/>
          <w:sz w:val="28"/>
          <w:szCs w:val="28"/>
          <w:lang w:val="en-ZW"/>
        </w:rPr>
        <w:t>kunodarika</w:t>
      </w:r>
      <w:proofErr w:type="spellEnd"/>
      <w:r>
        <w:rPr>
          <w:rFonts w:ascii="Arial" w:hAnsi="Arial" w:cs="Arial"/>
          <w:sz w:val="28"/>
          <w:szCs w:val="28"/>
          <w:lang w:val="en-ZW"/>
        </w:rPr>
        <w:t xml:space="preserve"> </w:t>
      </w:r>
      <w:proofErr w:type="spellStart"/>
      <w:r>
        <w:rPr>
          <w:rFonts w:ascii="Arial" w:hAnsi="Arial" w:cs="Arial"/>
          <w:sz w:val="28"/>
          <w:szCs w:val="28"/>
          <w:lang w:val="en-ZW"/>
        </w:rPr>
        <w:t>kunongedzera</w:t>
      </w:r>
      <w:proofErr w:type="spellEnd"/>
      <w:r>
        <w:rPr>
          <w:rFonts w:ascii="Arial" w:hAnsi="Arial" w:cs="Arial"/>
          <w:sz w:val="28"/>
          <w:szCs w:val="28"/>
          <w:lang w:val="en-ZW"/>
        </w:rPr>
        <w:t xml:space="preserve"> </w:t>
      </w:r>
      <w:proofErr w:type="spellStart"/>
      <w:r>
        <w:rPr>
          <w:rFonts w:ascii="Arial" w:hAnsi="Arial" w:cs="Arial"/>
          <w:sz w:val="28"/>
          <w:szCs w:val="28"/>
          <w:lang w:val="en-ZW"/>
        </w:rPr>
        <w:t>vanhu</w:t>
      </w:r>
      <w:proofErr w:type="spellEnd"/>
      <w:r>
        <w:rPr>
          <w:rFonts w:ascii="Arial" w:hAnsi="Arial" w:cs="Arial"/>
          <w:sz w:val="28"/>
          <w:szCs w:val="28"/>
          <w:lang w:val="en-ZW"/>
        </w:rPr>
        <w:t xml:space="preserve"> </w:t>
      </w:r>
      <w:proofErr w:type="spellStart"/>
      <w:r>
        <w:rPr>
          <w:rFonts w:ascii="Arial" w:hAnsi="Arial" w:cs="Arial"/>
          <w:sz w:val="28"/>
          <w:szCs w:val="28"/>
          <w:lang w:val="en-ZW"/>
        </w:rPr>
        <w:t>ku</w:t>
      </w:r>
      <w:proofErr w:type="spellEnd"/>
      <w:r>
        <w:rPr>
          <w:rFonts w:ascii="Arial" w:hAnsi="Arial" w:cs="Arial"/>
          <w:sz w:val="28"/>
          <w:szCs w:val="28"/>
          <w:lang w:val="en-ZW"/>
        </w:rPr>
        <w:t xml:space="preserve"> Message Brother Branham </w:t>
      </w:r>
      <w:proofErr w:type="spellStart"/>
      <w:r>
        <w:rPr>
          <w:rFonts w:ascii="Arial" w:hAnsi="Arial" w:cs="Arial"/>
          <w:sz w:val="28"/>
          <w:szCs w:val="28"/>
          <w:lang w:val="en-ZW"/>
        </w:rPr>
        <w:t>vakati</w:t>
      </w:r>
      <w:proofErr w:type="spellEnd"/>
      <w:r>
        <w:rPr>
          <w:rFonts w:ascii="Arial" w:hAnsi="Arial" w:cs="Arial"/>
          <w:sz w:val="28"/>
          <w:szCs w:val="28"/>
          <w:lang w:val="en-ZW"/>
        </w:rPr>
        <w:t xml:space="preserve">, “Any parent any mother who dies without pointing his children to Jesus has wasted his time.” </w:t>
      </w:r>
      <w:r w:rsidRPr="00E33075">
        <w:rPr>
          <w:rFonts w:ascii="Arial" w:hAnsi="Arial" w:cs="Arial"/>
          <w:sz w:val="18"/>
          <w:szCs w:val="18"/>
          <w:lang w:val="en-ZW"/>
        </w:rPr>
        <w:t>[Congregation says, “Amen.”]</w:t>
      </w:r>
      <w:r>
        <w:rPr>
          <w:rFonts w:ascii="Arial" w:hAnsi="Arial" w:cs="Arial"/>
          <w:sz w:val="28"/>
          <w:szCs w:val="28"/>
          <w:lang w:val="en-ZW"/>
        </w:rPr>
        <w:t xml:space="preserve"> </w:t>
      </w:r>
      <w:proofErr w:type="spellStart"/>
      <w:r>
        <w:rPr>
          <w:rFonts w:ascii="Arial" w:hAnsi="Arial" w:cs="Arial"/>
          <w:sz w:val="28"/>
          <w:szCs w:val="28"/>
          <w:lang w:val="en-ZW"/>
        </w:rPr>
        <w:t>Murikuona</w:t>
      </w:r>
      <w:proofErr w:type="spellEnd"/>
      <w:r>
        <w:rPr>
          <w:rFonts w:ascii="Arial" w:hAnsi="Arial" w:cs="Arial"/>
          <w:sz w:val="28"/>
          <w:szCs w:val="28"/>
          <w:lang w:val="en-ZW"/>
        </w:rPr>
        <w:t xml:space="preserve"> </w:t>
      </w:r>
      <w:proofErr w:type="spellStart"/>
      <w:r>
        <w:rPr>
          <w:rFonts w:ascii="Arial" w:hAnsi="Arial" w:cs="Arial"/>
          <w:sz w:val="28"/>
          <w:szCs w:val="28"/>
          <w:lang w:val="en-ZW"/>
        </w:rPr>
        <w:t>zvakataura</w:t>
      </w:r>
      <w:proofErr w:type="spellEnd"/>
      <w:r>
        <w:rPr>
          <w:rFonts w:ascii="Arial" w:hAnsi="Arial" w:cs="Arial"/>
          <w:sz w:val="28"/>
          <w:szCs w:val="28"/>
          <w:lang w:val="en-ZW"/>
        </w:rPr>
        <w:t xml:space="preserve"> Brother Branham? </w:t>
      </w:r>
      <w:r w:rsidRPr="00E33075">
        <w:rPr>
          <w:rFonts w:ascii="Arial" w:hAnsi="Arial" w:cs="Arial"/>
          <w:sz w:val="18"/>
          <w:szCs w:val="18"/>
          <w:lang w:val="en-ZW"/>
        </w:rPr>
        <w:t>[Congregation says, “Amen.”]</w:t>
      </w:r>
      <w:r>
        <w:rPr>
          <w:rFonts w:ascii="Arial" w:hAnsi="Arial" w:cs="Arial"/>
          <w:sz w:val="28"/>
          <w:szCs w:val="28"/>
          <w:lang w:val="en-ZW"/>
        </w:rPr>
        <w:t xml:space="preserve"> </w:t>
      </w:r>
      <w:proofErr w:type="spellStart"/>
      <w:r>
        <w:rPr>
          <w:rFonts w:ascii="Arial" w:hAnsi="Arial" w:cs="Arial"/>
          <w:sz w:val="28"/>
          <w:szCs w:val="28"/>
          <w:lang w:val="en-ZW"/>
        </w:rPr>
        <w:t>Ndosaka</w:t>
      </w:r>
      <w:proofErr w:type="spellEnd"/>
      <w:r>
        <w:rPr>
          <w:rFonts w:ascii="Arial" w:hAnsi="Arial" w:cs="Arial"/>
          <w:sz w:val="28"/>
          <w:szCs w:val="28"/>
          <w:lang w:val="en-ZW"/>
        </w:rPr>
        <w:t xml:space="preserve"> </w:t>
      </w:r>
      <w:proofErr w:type="spellStart"/>
      <w:r>
        <w:rPr>
          <w:rFonts w:ascii="Arial" w:hAnsi="Arial" w:cs="Arial"/>
          <w:sz w:val="28"/>
          <w:szCs w:val="28"/>
          <w:lang w:val="en-ZW"/>
        </w:rPr>
        <w:t>pakabuda</w:t>
      </w:r>
      <w:proofErr w:type="spellEnd"/>
      <w:r>
        <w:rPr>
          <w:rFonts w:ascii="Arial" w:hAnsi="Arial" w:cs="Arial"/>
          <w:sz w:val="28"/>
          <w:szCs w:val="28"/>
          <w:lang w:val="en-ZW"/>
        </w:rPr>
        <w:t xml:space="preserve"> </w:t>
      </w:r>
      <w:proofErr w:type="spellStart"/>
      <w:r>
        <w:rPr>
          <w:rFonts w:ascii="Arial" w:hAnsi="Arial" w:cs="Arial"/>
          <w:sz w:val="28"/>
          <w:szCs w:val="28"/>
          <w:lang w:val="en-ZW"/>
        </w:rPr>
        <w:t>vana</w:t>
      </w:r>
      <w:proofErr w:type="spellEnd"/>
      <w:r>
        <w:rPr>
          <w:rFonts w:ascii="Arial" w:hAnsi="Arial" w:cs="Arial"/>
          <w:sz w:val="28"/>
          <w:szCs w:val="28"/>
          <w:lang w:val="en-ZW"/>
        </w:rPr>
        <w:t xml:space="preserve"> </w:t>
      </w:r>
      <w:proofErr w:type="spellStart"/>
      <w:r>
        <w:rPr>
          <w:rFonts w:ascii="Arial" w:hAnsi="Arial" w:cs="Arial"/>
          <w:sz w:val="28"/>
          <w:szCs w:val="28"/>
          <w:lang w:val="en-ZW"/>
        </w:rPr>
        <w:t>mai</w:t>
      </w:r>
      <w:proofErr w:type="spellEnd"/>
      <w:r>
        <w:rPr>
          <w:rFonts w:ascii="Arial" w:hAnsi="Arial" w:cs="Arial"/>
          <w:sz w:val="28"/>
          <w:szCs w:val="28"/>
          <w:lang w:val="en-ZW"/>
        </w:rPr>
        <w:t xml:space="preserve"> </w:t>
      </w:r>
      <w:proofErr w:type="spellStart"/>
      <w:r>
        <w:rPr>
          <w:rFonts w:ascii="Arial" w:hAnsi="Arial" w:cs="Arial"/>
          <w:sz w:val="28"/>
          <w:szCs w:val="28"/>
          <w:lang w:val="en-ZW"/>
        </w:rPr>
        <w:t>vana</w:t>
      </w:r>
      <w:proofErr w:type="spellEnd"/>
      <w:r>
        <w:rPr>
          <w:rFonts w:ascii="Arial" w:hAnsi="Arial" w:cs="Arial"/>
          <w:sz w:val="28"/>
          <w:szCs w:val="28"/>
          <w:lang w:val="en-ZW"/>
        </w:rPr>
        <w:t xml:space="preserve"> John nana Charlse Wesly </w:t>
      </w:r>
      <w:proofErr w:type="spellStart"/>
      <w:r>
        <w:rPr>
          <w:rFonts w:ascii="Arial" w:hAnsi="Arial" w:cs="Arial"/>
          <w:sz w:val="28"/>
          <w:szCs w:val="28"/>
          <w:lang w:val="en-ZW"/>
        </w:rPr>
        <w:t>vaive</w:t>
      </w:r>
      <w:proofErr w:type="spellEnd"/>
      <w:r>
        <w:rPr>
          <w:rFonts w:ascii="Arial" w:hAnsi="Arial" w:cs="Arial"/>
          <w:sz w:val="28"/>
          <w:szCs w:val="28"/>
          <w:lang w:val="en-ZW"/>
        </w:rPr>
        <w:t xml:space="preserve"> </w:t>
      </w:r>
      <w:proofErr w:type="spellStart"/>
      <w:r>
        <w:rPr>
          <w:rFonts w:ascii="Arial" w:hAnsi="Arial" w:cs="Arial"/>
          <w:sz w:val="28"/>
          <w:szCs w:val="28"/>
          <w:lang w:val="en-ZW"/>
        </w:rPr>
        <w:t>nevana</w:t>
      </w:r>
      <w:proofErr w:type="spellEnd"/>
      <w:r>
        <w:rPr>
          <w:rFonts w:ascii="Arial" w:hAnsi="Arial" w:cs="Arial"/>
          <w:sz w:val="28"/>
          <w:szCs w:val="28"/>
          <w:lang w:val="en-ZW"/>
        </w:rPr>
        <w:t xml:space="preserve"> seventeen but </w:t>
      </w:r>
      <w:proofErr w:type="spellStart"/>
      <w:r>
        <w:rPr>
          <w:rFonts w:ascii="Arial" w:hAnsi="Arial" w:cs="Arial"/>
          <w:sz w:val="28"/>
          <w:szCs w:val="28"/>
          <w:lang w:val="en-ZW"/>
        </w:rPr>
        <w:t>mai</w:t>
      </w:r>
      <w:proofErr w:type="spellEnd"/>
      <w:r>
        <w:rPr>
          <w:rFonts w:ascii="Arial" w:hAnsi="Arial" w:cs="Arial"/>
          <w:sz w:val="28"/>
          <w:szCs w:val="28"/>
          <w:lang w:val="en-ZW"/>
        </w:rPr>
        <w:t xml:space="preserve"> </w:t>
      </w:r>
      <w:proofErr w:type="spellStart"/>
      <w:r>
        <w:rPr>
          <w:rFonts w:ascii="Arial" w:hAnsi="Arial" w:cs="Arial"/>
          <w:sz w:val="28"/>
          <w:szCs w:val="28"/>
          <w:lang w:val="en-ZW"/>
        </w:rPr>
        <w:t>vaiziva</w:t>
      </w:r>
      <w:proofErr w:type="spellEnd"/>
      <w:r>
        <w:rPr>
          <w:rFonts w:ascii="Arial" w:hAnsi="Arial" w:cs="Arial"/>
          <w:sz w:val="28"/>
          <w:szCs w:val="28"/>
          <w:lang w:val="en-ZW"/>
        </w:rPr>
        <w:t xml:space="preserve"> </w:t>
      </w:r>
      <w:proofErr w:type="spellStart"/>
      <w:r>
        <w:rPr>
          <w:rFonts w:ascii="Arial" w:hAnsi="Arial" w:cs="Arial"/>
          <w:sz w:val="28"/>
          <w:szCs w:val="28"/>
          <w:lang w:val="en-ZW"/>
        </w:rPr>
        <w:t>kutaurira</w:t>
      </w:r>
      <w:proofErr w:type="spellEnd"/>
      <w:r>
        <w:rPr>
          <w:rFonts w:ascii="Arial" w:hAnsi="Arial" w:cs="Arial"/>
          <w:sz w:val="28"/>
          <w:szCs w:val="28"/>
          <w:lang w:val="en-ZW"/>
        </w:rPr>
        <w:t xml:space="preserve"> </w:t>
      </w:r>
      <w:proofErr w:type="spellStart"/>
      <w:r>
        <w:rPr>
          <w:rFonts w:ascii="Arial" w:hAnsi="Arial" w:cs="Arial"/>
          <w:sz w:val="28"/>
          <w:szCs w:val="28"/>
          <w:lang w:val="en-ZW"/>
        </w:rPr>
        <w:t>vana</w:t>
      </w:r>
      <w:proofErr w:type="spellEnd"/>
      <w:r>
        <w:rPr>
          <w:rFonts w:ascii="Arial" w:hAnsi="Arial" w:cs="Arial"/>
          <w:sz w:val="28"/>
          <w:szCs w:val="28"/>
          <w:lang w:val="en-ZW"/>
        </w:rPr>
        <w:t xml:space="preserve"> Shoko </w:t>
      </w:r>
      <w:proofErr w:type="spellStart"/>
      <w:r>
        <w:rPr>
          <w:rFonts w:ascii="Arial" w:hAnsi="Arial" w:cs="Arial"/>
          <w:sz w:val="28"/>
          <w:szCs w:val="28"/>
          <w:lang w:val="en-ZW"/>
        </w:rPr>
        <w:t>raani</w:t>
      </w:r>
      <w:proofErr w:type="spellEnd"/>
      <w:r>
        <w:rPr>
          <w:rFonts w:ascii="Arial" w:hAnsi="Arial" w:cs="Arial"/>
          <w:sz w:val="28"/>
          <w:szCs w:val="28"/>
          <w:lang w:val="en-ZW"/>
        </w:rPr>
        <w:t xml:space="preserve"> ava…? </w:t>
      </w:r>
      <w:r w:rsidRPr="005E5DCD">
        <w:rPr>
          <w:rFonts w:ascii="Arial" w:hAnsi="Arial" w:cs="Arial"/>
          <w:sz w:val="18"/>
          <w:szCs w:val="18"/>
          <w:lang w:val="en-ZW"/>
        </w:rPr>
        <w:t>[Congregation says, “</w:t>
      </w:r>
      <w:proofErr w:type="spellStart"/>
      <w:r w:rsidRPr="005E5DCD">
        <w:rPr>
          <w:rFonts w:ascii="Arial" w:hAnsi="Arial" w:cs="Arial"/>
          <w:sz w:val="18"/>
          <w:szCs w:val="18"/>
          <w:lang w:val="en-ZW"/>
        </w:rPr>
        <w:t>raMwari</w:t>
      </w:r>
      <w:proofErr w:type="spellEnd"/>
      <w:r w:rsidRPr="005E5DCD">
        <w:rPr>
          <w:rFonts w:ascii="Arial" w:hAnsi="Arial" w:cs="Arial"/>
          <w:sz w:val="18"/>
          <w:szCs w:val="18"/>
          <w:lang w:val="en-ZW"/>
        </w:rPr>
        <w:t>.”]</w:t>
      </w:r>
      <w:r>
        <w:rPr>
          <w:rFonts w:ascii="Arial" w:hAnsi="Arial" w:cs="Arial"/>
          <w:sz w:val="28"/>
          <w:szCs w:val="28"/>
          <w:lang w:val="en-ZW"/>
        </w:rPr>
        <w:t xml:space="preserve"> </w:t>
      </w:r>
      <w:proofErr w:type="spellStart"/>
      <w:r>
        <w:rPr>
          <w:rFonts w:ascii="Arial" w:hAnsi="Arial" w:cs="Arial"/>
          <w:sz w:val="28"/>
          <w:szCs w:val="28"/>
          <w:lang w:val="en-ZW"/>
        </w:rPr>
        <w:t>Vaigara</w:t>
      </w:r>
      <w:proofErr w:type="spellEnd"/>
      <w:r>
        <w:rPr>
          <w:rFonts w:ascii="Arial" w:hAnsi="Arial" w:cs="Arial"/>
          <w:sz w:val="28"/>
          <w:szCs w:val="28"/>
          <w:lang w:val="en-ZW"/>
        </w:rPr>
        <w:t xml:space="preserve"> </w:t>
      </w:r>
      <w:proofErr w:type="spellStart"/>
      <w:r>
        <w:rPr>
          <w:rFonts w:ascii="Arial" w:hAnsi="Arial" w:cs="Arial"/>
          <w:sz w:val="28"/>
          <w:szCs w:val="28"/>
          <w:lang w:val="en-ZW"/>
        </w:rPr>
        <w:t>vakanongedzeara</w:t>
      </w:r>
      <w:proofErr w:type="spellEnd"/>
      <w:r>
        <w:rPr>
          <w:rFonts w:ascii="Arial" w:hAnsi="Arial" w:cs="Arial"/>
          <w:sz w:val="28"/>
          <w:szCs w:val="28"/>
          <w:lang w:val="en-ZW"/>
        </w:rPr>
        <w:t xml:space="preserve"> </w:t>
      </w:r>
      <w:proofErr w:type="spellStart"/>
      <w:r>
        <w:rPr>
          <w:rFonts w:ascii="Arial" w:hAnsi="Arial" w:cs="Arial"/>
          <w:sz w:val="28"/>
          <w:szCs w:val="28"/>
          <w:lang w:val="en-ZW"/>
        </w:rPr>
        <w:t>vana</w:t>
      </w:r>
      <w:proofErr w:type="spellEnd"/>
      <w:r>
        <w:rPr>
          <w:rFonts w:ascii="Arial" w:hAnsi="Arial" w:cs="Arial"/>
          <w:sz w:val="28"/>
          <w:szCs w:val="28"/>
          <w:lang w:val="en-ZW"/>
        </w:rPr>
        <w:t xml:space="preserve"> </w:t>
      </w:r>
      <w:proofErr w:type="spellStart"/>
      <w:r>
        <w:rPr>
          <w:rFonts w:ascii="Arial" w:hAnsi="Arial" w:cs="Arial"/>
          <w:sz w:val="28"/>
          <w:szCs w:val="28"/>
          <w:lang w:val="en-ZW"/>
        </w:rPr>
        <w:t>vavo</w:t>
      </w:r>
      <w:proofErr w:type="spellEnd"/>
      <w:r>
        <w:rPr>
          <w:rFonts w:ascii="Arial" w:hAnsi="Arial" w:cs="Arial"/>
          <w:sz w:val="28"/>
          <w:szCs w:val="28"/>
          <w:lang w:val="en-ZW"/>
        </w:rPr>
        <w:t xml:space="preserve"> </w:t>
      </w:r>
      <w:proofErr w:type="spellStart"/>
      <w:r>
        <w:rPr>
          <w:rFonts w:ascii="Arial" w:hAnsi="Arial" w:cs="Arial"/>
          <w:sz w:val="28"/>
          <w:szCs w:val="28"/>
          <w:lang w:val="en-ZW"/>
        </w:rPr>
        <w:t>kuShoko</w:t>
      </w:r>
      <w:proofErr w:type="spellEnd"/>
      <w:r>
        <w:rPr>
          <w:rFonts w:ascii="Arial" w:hAnsi="Arial" w:cs="Arial"/>
          <w:sz w:val="28"/>
          <w:szCs w:val="28"/>
          <w:lang w:val="en-ZW"/>
        </w:rPr>
        <w:t xml:space="preserve"> </w:t>
      </w:r>
      <w:proofErr w:type="spellStart"/>
      <w:r>
        <w:rPr>
          <w:rFonts w:ascii="Arial" w:hAnsi="Arial" w:cs="Arial"/>
          <w:sz w:val="28"/>
          <w:szCs w:val="28"/>
          <w:lang w:val="en-ZW"/>
        </w:rPr>
        <w:t>raMwari</w:t>
      </w:r>
      <w:proofErr w:type="spellEnd"/>
      <w:r>
        <w:rPr>
          <w:rFonts w:ascii="Arial" w:hAnsi="Arial" w:cs="Arial"/>
          <w:sz w:val="28"/>
          <w:szCs w:val="28"/>
          <w:lang w:val="en-ZW"/>
        </w:rPr>
        <w:t xml:space="preserve">. </w:t>
      </w:r>
      <w:proofErr w:type="spellStart"/>
      <w:r>
        <w:rPr>
          <w:rFonts w:ascii="Arial" w:hAnsi="Arial" w:cs="Arial"/>
          <w:sz w:val="28"/>
          <w:szCs w:val="28"/>
          <w:lang w:val="en-ZW"/>
        </w:rPr>
        <w:t>Vavasinga</w:t>
      </w:r>
      <w:proofErr w:type="spellEnd"/>
      <w:r>
        <w:rPr>
          <w:rFonts w:ascii="Arial" w:hAnsi="Arial" w:cs="Arial"/>
          <w:sz w:val="28"/>
          <w:szCs w:val="28"/>
          <w:lang w:val="en-ZW"/>
        </w:rPr>
        <w:t xml:space="preserve"> </w:t>
      </w:r>
      <w:proofErr w:type="spellStart"/>
      <w:r>
        <w:rPr>
          <w:rFonts w:ascii="Arial" w:hAnsi="Arial" w:cs="Arial"/>
          <w:sz w:val="28"/>
          <w:szCs w:val="28"/>
          <w:lang w:val="en-ZW"/>
        </w:rPr>
        <w:t>nyei</w:t>
      </w:r>
      <w:proofErr w:type="spellEnd"/>
      <w:r>
        <w:rPr>
          <w:rFonts w:ascii="Arial" w:hAnsi="Arial" w:cs="Arial"/>
          <w:sz w:val="28"/>
          <w:szCs w:val="28"/>
          <w:lang w:val="en-ZW"/>
        </w:rPr>
        <w:t xml:space="preserve"> </w:t>
      </w:r>
      <w:proofErr w:type="spellStart"/>
      <w:r>
        <w:rPr>
          <w:rFonts w:ascii="Arial" w:hAnsi="Arial" w:cs="Arial"/>
          <w:sz w:val="28"/>
          <w:szCs w:val="28"/>
          <w:lang w:val="en-ZW"/>
        </w:rPr>
        <w:t>mumba</w:t>
      </w:r>
      <w:proofErr w:type="spellEnd"/>
      <w:r>
        <w:rPr>
          <w:rFonts w:ascii="Arial" w:hAnsi="Arial" w:cs="Arial"/>
          <w:sz w:val="28"/>
          <w:szCs w:val="28"/>
          <w:lang w:val="en-ZW"/>
        </w:rPr>
        <w:t xml:space="preserve"> </w:t>
      </w:r>
      <w:proofErr w:type="spellStart"/>
      <w:r>
        <w:rPr>
          <w:rFonts w:ascii="Arial" w:hAnsi="Arial" w:cs="Arial"/>
          <w:sz w:val="28"/>
          <w:szCs w:val="28"/>
          <w:lang w:val="en-ZW"/>
        </w:rPr>
        <w:t>mavo</w:t>
      </w:r>
      <w:proofErr w:type="spellEnd"/>
      <w:r>
        <w:rPr>
          <w:rFonts w:ascii="Arial" w:hAnsi="Arial" w:cs="Arial"/>
          <w:sz w:val="28"/>
          <w:szCs w:val="28"/>
          <w:lang w:val="en-ZW"/>
        </w:rPr>
        <w:t xml:space="preserve">, </w:t>
      </w:r>
      <w:proofErr w:type="spellStart"/>
      <w:r>
        <w:rPr>
          <w:rFonts w:ascii="Arial" w:hAnsi="Arial" w:cs="Arial"/>
          <w:sz w:val="28"/>
          <w:szCs w:val="28"/>
          <w:lang w:val="en-ZW"/>
        </w:rPr>
        <w:t>vavasinga</w:t>
      </w:r>
      <w:proofErr w:type="spellEnd"/>
      <w:r>
        <w:rPr>
          <w:rFonts w:ascii="Arial" w:hAnsi="Arial" w:cs="Arial"/>
          <w:sz w:val="28"/>
          <w:szCs w:val="28"/>
          <w:lang w:val="en-ZW"/>
        </w:rPr>
        <w:t xml:space="preserve"> </w:t>
      </w:r>
      <w:proofErr w:type="spellStart"/>
      <w:r>
        <w:rPr>
          <w:rFonts w:ascii="Arial" w:hAnsi="Arial" w:cs="Arial"/>
          <w:sz w:val="28"/>
          <w:szCs w:val="28"/>
          <w:lang w:val="en-ZW"/>
        </w:rPr>
        <w:t>tauri</w:t>
      </w:r>
      <w:proofErr w:type="spellEnd"/>
      <w:r>
        <w:rPr>
          <w:rFonts w:ascii="Arial" w:hAnsi="Arial" w:cs="Arial"/>
          <w:sz w:val="28"/>
          <w:szCs w:val="28"/>
          <w:lang w:val="en-ZW"/>
        </w:rPr>
        <w:t xml:space="preserve"> </w:t>
      </w:r>
      <w:proofErr w:type="spellStart"/>
      <w:r>
        <w:rPr>
          <w:rFonts w:ascii="Arial" w:hAnsi="Arial" w:cs="Arial"/>
          <w:sz w:val="28"/>
          <w:szCs w:val="28"/>
          <w:lang w:val="en-ZW"/>
        </w:rPr>
        <w:t>zvekupfuwira</w:t>
      </w:r>
      <w:proofErr w:type="spellEnd"/>
      <w:r>
        <w:rPr>
          <w:rFonts w:ascii="Arial" w:hAnsi="Arial" w:cs="Arial"/>
          <w:sz w:val="28"/>
          <w:szCs w:val="28"/>
          <w:lang w:val="en-ZW"/>
        </w:rPr>
        <w:t xml:space="preserve">,  </w:t>
      </w:r>
      <w:proofErr w:type="spellStart"/>
      <w:r>
        <w:rPr>
          <w:rFonts w:ascii="Arial" w:hAnsi="Arial" w:cs="Arial"/>
          <w:sz w:val="28"/>
          <w:szCs w:val="28"/>
          <w:lang w:val="en-ZW"/>
        </w:rPr>
        <w:t>vavasingaite</w:t>
      </w:r>
      <w:proofErr w:type="spellEnd"/>
      <w:r>
        <w:rPr>
          <w:rFonts w:ascii="Arial" w:hAnsi="Arial" w:cs="Arial"/>
          <w:sz w:val="28"/>
          <w:szCs w:val="28"/>
          <w:lang w:val="en-ZW"/>
        </w:rPr>
        <w:t xml:space="preserve"> </w:t>
      </w:r>
      <w:proofErr w:type="spellStart"/>
      <w:r>
        <w:rPr>
          <w:rFonts w:ascii="Arial" w:hAnsi="Arial" w:cs="Arial"/>
          <w:sz w:val="28"/>
          <w:szCs w:val="28"/>
          <w:lang w:val="en-ZW"/>
        </w:rPr>
        <w:t>zve</w:t>
      </w:r>
      <w:proofErr w:type="spellEnd"/>
      <w:r>
        <w:rPr>
          <w:rFonts w:ascii="Arial" w:hAnsi="Arial" w:cs="Arial"/>
          <w:sz w:val="28"/>
          <w:szCs w:val="28"/>
          <w:lang w:val="en-ZW"/>
        </w:rPr>
        <w:t xml:space="preserve"> competition, </w:t>
      </w:r>
      <w:proofErr w:type="spellStart"/>
      <w:r>
        <w:rPr>
          <w:rFonts w:ascii="Arial" w:hAnsi="Arial" w:cs="Arial"/>
          <w:sz w:val="28"/>
          <w:szCs w:val="28"/>
          <w:lang w:val="en-ZW"/>
        </w:rPr>
        <w:t>vavavasinga</w:t>
      </w:r>
      <w:proofErr w:type="spellEnd"/>
      <w:r>
        <w:rPr>
          <w:rFonts w:ascii="Arial" w:hAnsi="Arial" w:cs="Arial"/>
          <w:sz w:val="28"/>
          <w:szCs w:val="28"/>
          <w:lang w:val="en-ZW"/>
        </w:rPr>
        <w:t>—</w:t>
      </w:r>
      <w:proofErr w:type="spellStart"/>
      <w:r>
        <w:rPr>
          <w:rFonts w:ascii="Arial" w:hAnsi="Arial" w:cs="Arial"/>
          <w:sz w:val="28"/>
          <w:szCs w:val="28"/>
          <w:lang w:val="en-ZW"/>
        </w:rPr>
        <w:t>vainongedzera</w:t>
      </w:r>
      <w:proofErr w:type="spellEnd"/>
      <w:r>
        <w:rPr>
          <w:rFonts w:ascii="Arial" w:hAnsi="Arial" w:cs="Arial"/>
          <w:sz w:val="28"/>
          <w:szCs w:val="28"/>
          <w:lang w:val="en-ZW"/>
        </w:rPr>
        <w:t xml:space="preserve"> </w:t>
      </w:r>
      <w:proofErr w:type="spellStart"/>
      <w:r>
        <w:rPr>
          <w:rFonts w:ascii="Arial" w:hAnsi="Arial" w:cs="Arial"/>
          <w:sz w:val="28"/>
          <w:szCs w:val="28"/>
          <w:lang w:val="en-ZW"/>
        </w:rPr>
        <w:t>vana</w:t>
      </w:r>
      <w:proofErr w:type="spellEnd"/>
      <w:r>
        <w:rPr>
          <w:rFonts w:ascii="Arial" w:hAnsi="Arial" w:cs="Arial"/>
          <w:sz w:val="28"/>
          <w:szCs w:val="28"/>
          <w:lang w:val="en-ZW"/>
        </w:rPr>
        <w:t xml:space="preserve"> kuna Jehovah.  </w:t>
      </w:r>
      <w:r w:rsidRPr="00E33075">
        <w:rPr>
          <w:rFonts w:ascii="Arial" w:hAnsi="Arial" w:cs="Arial"/>
          <w:sz w:val="18"/>
          <w:szCs w:val="18"/>
          <w:lang w:val="en-ZW"/>
        </w:rPr>
        <w:t>[Congregation says, “Amen.”]</w:t>
      </w:r>
      <w:r>
        <w:rPr>
          <w:rFonts w:ascii="Arial" w:hAnsi="Arial" w:cs="Arial"/>
          <w:sz w:val="28"/>
          <w:szCs w:val="28"/>
          <w:lang w:val="en-ZW"/>
        </w:rPr>
        <w:t xml:space="preserve"> Toda Amen </w:t>
      </w:r>
      <w:proofErr w:type="spellStart"/>
      <w:r>
        <w:rPr>
          <w:rFonts w:ascii="Arial" w:hAnsi="Arial" w:cs="Arial"/>
          <w:sz w:val="28"/>
          <w:szCs w:val="28"/>
          <w:lang w:val="en-ZW"/>
        </w:rPr>
        <w:t>adarika</w:t>
      </w:r>
      <w:proofErr w:type="spellEnd"/>
      <w:r>
        <w:rPr>
          <w:rFonts w:ascii="Arial" w:hAnsi="Arial" w:cs="Arial"/>
          <w:sz w:val="28"/>
          <w:szCs w:val="28"/>
          <w:lang w:val="en-ZW"/>
        </w:rPr>
        <w:t xml:space="preserve"> Amen </w:t>
      </w:r>
      <w:proofErr w:type="spellStart"/>
      <w:r>
        <w:rPr>
          <w:rFonts w:ascii="Arial" w:hAnsi="Arial" w:cs="Arial"/>
          <w:sz w:val="28"/>
          <w:szCs w:val="28"/>
          <w:lang w:val="en-ZW"/>
        </w:rPr>
        <w:t>hama</w:t>
      </w:r>
      <w:proofErr w:type="spellEnd"/>
      <w:r>
        <w:rPr>
          <w:rFonts w:ascii="Arial" w:hAnsi="Arial" w:cs="Arial"/>
          <w:sz w:val="28"/>
          <w:szCs w:val="28"/>
          <w:lang w:val="en-ZW"/>
        </w:rPr>
        <w:t xml:space="preserve">. </w:t>
      </w:r>
      <w:r w:rsidRPr="00E33075">
        <w:rPr>
          <w:rFonts w:ascii="Arial" w:hAnsi="Arial" w:cs="Arial"/>
          <w:sz w:val="18"/>
          <w:szCs w:val="18"/>
          <w:lang w:val="en-ZW"/>
        </w:rPr>
        <w:t>[Congregation says, “Amen.”]</w:t>
      </w:r>
      <w:r>
        <w:rPr>
          <w:rFonts w:ascii="Arial" w:hAnsi="Arial" w:cs="Arial"/>
          <w:sz w:val="28"/>
          <w:szCs w:val="28"/>
          <w:lang w:val="en-ZW"/>
        </w:rPr>
        <w:t xml:space="preserve"> Amen </w:t>
      </w:r>
      <w:proofErr w:type="spellStart"/>
      <w:r>
        <w:rPr>
          <w:rFonts w:ascii="Arial" w:hAnsi="Arial" w:cs="Arial"/>
          <w:sz w:val="28"/>
          <w:szCs w:val="28"/>
          <w:lang w:val="en-ZW"/>
        </w:rPr>
        <w:t>handisi</w:t>
      </w:r>
      <w:proofErr w:type="spellEnd"/>
      <w:r>
        <w:rPr>
          <w:rFonts w:ascii="Arial" w:hAnsi="Arial" w:cs="Arial"/>
          <w:sz w:val="28"/>
          <w:szCs w:val="28"/>
          <w:lang w:val="en-ZW"/>
        </w:rPr>
        <w:t xml:space="preserve"> </w:t>
      </w:r>
      <w:proofErr w:type="spellStart"/>
      <w:r>
        <w:rPr>
          <w:rFonts w:ascii="Arial" w:hAnsi="Arial" w:cs="Arial"/>
          <w:sz w:val="28"/>
          <w:szCs w:val="28"/>
          <w:lang w:val="en-ZW"/>
        </w:rPr>
        <w:t>kumunzwa</w:t>
      </w:r>
      <w:proofErr w:type="spellEnd"/>
      <w:r>
        <w:rPr>
          <w:rFonts w:ascii="Arial" w:hAnsi="Arial" w:cs="Arial"/>
          <w:sz w:val="28"/>
          <w:szCs w:val="28"/>
          <w:lang w:val="en-ZW"/>
        </w:rPr>
        <w:t xml:space="preserve"> </w:t>
      </w:r>
      <w:proofErr w:type="spellStart"/>
      <w:r>
        <w:rPr>
          <w:rFonts w:ascii="Arial" w:hAnsi="Arial" w:cs="Arial"/>
          <w:sz w:val="28"/>
          <w:szCs w:val="28"/>
          <w:lang w:val="en-ZW"/>
        </w:rPr>
        <w:t>iyeye</w:t>
      </w:r>
      <w:proofErr w:type="spellEnd"/>
      <w:r>
        <w:rPr>
          <w:rFonts w:ascii="Arial" w:hAnsi="Arial" w:cs="Arial"/>
          <w:sz w:val="28"/>
          <w:szCs w:val="28"/>
          <w:lang w:val="en-ZW"/>
        </w:rPr>
        <w:t xml:space="preserve">. </w:t>
      </w:r>
      <w:r w:rsidRPr="00E33075">
        <w:rPr>
          <w:rFonts w:ascii="Arial" w:hAnsi="Arial" w:cs="Arial"/>
          <w:sz w:val="18"/>
          <w:szCs w:val="18"/>
          <w:lang w:val="en-ZW"/>
        </w:rPr>
        <w:t>[Congregation says, “Amen.”]</w:t>
      </w:r>
    </w:p>
    <w:p w:rsidR="00FE2A0E" w:rsidP="6141C31A" w:rsidRDefault="00FE2A0E" w14:paraId="761C05ED" w14:textId="77777777">
      <w:pPr>
        <w:spacing w:line="276" w:lineRule="auto"/>
        <w:jc w:val="both"/>
        <w:rPr>
          <w:rFonts w:ascii="Arial" w:hAnsi="Arial" w:cs="Arial"/>
          <w:sz w:val="28"/>
          <w:szCs w:val="28"/>
          <w:lang w:val="en-GB"/>
        </w:rPr>
      </w:pPr>
      <w:r w:rsidRPr="6141C31A" w:rsidR="00FE2A0E">
        <w:rPr>
          <w:rFonts w:ascii="Arial" w:hAnsi="Arial" w:cs="Arial"/>
          <w:sz w:val="28"/>
          <w:szCs w:val="28"/>
          <w:vertAlign w:val="superscript"/>
          <w:lang w:val="en-GB"/>
        </w:rPr>
        <w:t>207</w:t>
      </w:r>
      <w:r w:rsidRPr="6141C31A" w:rsidR="00FE2A0E">
        <w:rPr>
          <w:rFonts w:ascii="Arial" w:hAnsi="Arial" w:cs="Arial"/>
          <w:sz w:val="28"/>
          <w:szCs w:val="28"/>
          <w:vertAlign w:val="superscript"/>
          <w:lang w:val="en-GB"/>
        </w:rPr>
        <w:t xml:space="preserve"> </w:t>
      </w:r>
      <w:r w:rsidRPr="6141C31A" w:rsidR="00FE2A0E">
        <w:rPr>
          <w:rFonts w:ascii="Arial" w:hAnsi="Arial" w:cs="Arial"/>
          <w:sz w:val="28"/>
          <w:szCs w:val="28"/>
          <w:lang w:val="en-GB"/>
        </w:rPr>
        <w:t>Ukaona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waita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mukadzi</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anokunongedzerera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vana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vako</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mukunamata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tenda</w:t>
      </w:r>
      <w:r w:rsidRPr="6141C31A" w:rsidR="00FE2A0E">
        <w:rPr>
          <w:rFonts w:ascii="Arial" w:hAnsi="Arial" w:cs="Arial"/>
          <w:sz w:val="28"/>
          <w:szCs w:val="28"/>
          <w:lang w:val="en-GB"/>
        </w:rPr>
        <w:t xml:space="preserve"> Jehovah </w:t>
      </w:r>
      <w:r w:rsidRPr="6141C31A" w:rsidR="00FE2A0E">
        <w:rPr>
          <w:rFonts w:ascii="Arial" w:hAnsi="Arial" w:cs="Arial"/>
          <w:sz w:val="18"/>
          <w:szCs w:val="18"/>
          <w:lang w:val="en-GB"/>
        </w:rPr>
        <w:t>[Congregation says, “Amen.”]</w:t>
      </w:r>
      <w:r w:rsidRPr="6141C31A" w:rsidR="00FE2A0E">
        <w:rPr>
          <w:rFonts w:ascii="Arial" w:hAnsi="Arial" w:cs="Arial"/>
          <w:sz w:val="28"/>
          <w:szCs w:val="28"/>
          <w:lang w:val="en-GB"/>
        </w:rPr>
        <w:t xml:space="preserve"> Mai Zani </w:t>
      </w:r>
      <w:r w:rsidRPr="6141C31A" w:rsidR="00FE2A0E">
        <w:rPr>
          <w:rFonts w:ascii="Arial" w:hAnsi="Arial" w:cs="Arial"/>
          <w:sz w:val="28"/>
          <w:szCs w:val="28"/>
          <w:lang w:val="en-GB"/>
        </w:rPr>
        <w:t>vanenge</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vachingoti</w:t>
      </w:r>
      <w:r w:rsidRPr="6141C31A" w:rsidR="00FE2A0E">
        <w:rPr>
          <w:rFonts w:ascii="Arial" w:hAnsi="Arial" w:cs="Arial"/>
          <w:sz w:val="28"/>
          <w:szCs w:val="28"/>
          <w:lang w:val="en-GB"/>
        </w:rPr>
        <w:t xml:space="preserve">, “Mwana </w:t>
      </w:r>
      <w:r w:rsidRPr="6141C31A" w:rsidR="00FE2A0E">
        <w:rPr>
          <w:rFonts w:ascii="Arial" w:hAnsi="Arial" w:cs="Arial"/>
          <w:sz w:val="28"/>
          <w:szCs w:val="28"/>
          <w:lang w:val="en-GB"/>
        </w:rPr>
        <w:t>wangu</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iwe</w:t>
      </w:r>
      <w:r w:rsidRPr="6141C31A" w:rsidR="00FE2A0E">
        <w:rPr>
          <w:rFonts w:ascii="Arial" w:hAnsi="Arial" w:cs="Arial"/>
          <w:sz w:val="28"/>
          <w:szCs w:val="28"/>
          <w:lang w:val="en-GB"/>
        </w:rPr>
        <w:t xml:space="preserve"> Gari </w:t>
      </w:r>
      <w:r w:rsidRPr="6141C31A" w:rsidR="00FE2A0E">
        <w:rPr>
          <w:rFonts w:ascii="Arial" w:hAnsi="Arial" w:cs="Arial"/>
          <w:sz w:val="28"/>
          <w:szCs w:val="28"/>
          <w:lang w:val="en-GB"/>
        </w:rPr>
        <w:t>kani</w:t>
      </w:r>
      <w:r w:rsidRPr="6141C31A" w:rsidR="00FE2A0E">
        <w:rPr>
          <w:rFonts w:ascii="Arial" w:hAnsi="Arial" w:cs="Arial"/>
          <w:sz w:val="28"/>
          <w:szCs w:val="28"/>
          <w:lang w:val="en-GB"/>
        </w:rPr>
        <w:t xml:space="preserve"> baba </w:t>
      </w:r>
      <w:r w:rsidRPr="6141C31A" w:rsidR="00FE2A0E">
        <w:rPr>
          <w:rFonts w:ascii="Arial" w:hAnsi="Arial" w:cs="Arial"/>
          <w:sz w:val="28"/>
          <w:szCs w:val="28"/>
          <w:lang w:val="en-GB"/>
        </w:rPr>
        <w:t>vako</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vanonamata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takaona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zvikuri</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isu</w:t>
      </w:r>
      <w:r w:rsidRPr="6141C31A" w:rsidR="00FE2A0E">
        <w:rPr>
          <w:rFonts w:ascii="Arial" w:hAnsi="Arial" w:cs="Arial"/>
          <w:sz w:val="28"/>
          <w:szCs w:val="28"/>
          <w:lang w:val="en-GB"/>
        </w:rPr>
        <w:t xml:space="preserve"> baba </w:t>
      </w:r>
      <w:r w:rsidRPr="6141C31A" w:rsidR="00FE2A0E">
        <w:rPr>
          <w:rFonts w:ascii="Arial" w:hAnsi="Arial" w:cs="Arial"/>
          <w:sz w:val="28"/>
          <w:szCs w:val="28"/>
          <w:lang w:val="en-GB"/>
        </w:rPr>
        <w:t>vako</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vachinamata</w:t>
      </w:r>
      <w:r w:rsidRPr="6141C31A" w:rsidR="00FE2A0E">
        <w:rPr>
          <w:rFonts w:ascii="Arial" w:hAnsi="Arial" w:cs="Arial"/>
          <w:sz w:val="28"/>
          <w:szCs w:val="28"/>
          <w:lang w:val="en-GB"/>
        </w:rPr>
        <w:t xml:space="preserve"> ava, </w:t>
      </w:r>
      <w:r w:rsidRPr="6141C31A" w:rsidR="00FE2A0E">
        <w:rPr>
          <w:rFonts w:ascii="Arial" w:hAnsi="Arial" w:cs="Arial"/>
          <w:sz w:val="28"/>
          <w:szCs w:val="28"/>
          <w:lang w:val="en-GB"/>
        </w:rPr>
        <w:t>dai</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wadai</w:t>
      </w:r>
      <w:r w:rsidRPr="6141C31A" w:rsidR="00FE2A0E">
        <w:rPr>
          <w:rFonts w:ascii="Arial" w:hAnsi="Arial" w:cs="Arial"/>
          <w:sz w:val="28"/>
          <w:szCs w:val="28"/>
          <w:lang w:val="en-GB"/>
        </w:rPr>
        <w:t xml:space="preserve">  pane…</w:t>
      </w:r>
      <w:r w:rsidRPr="6141C31A" w:rsidR="00FE2A0E">
        <w:rPr>
          <w:rFonts w:ascii="Arial" w:hAnsi="Arial" w:cs="Arial"/>
          <w:sz w:val="28"/>
          <w:szCs w:val="28"/>
          <w:lang w:val="en-GB"/>
        </w:rPr>
        <w:t>usasiye</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kunamata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mwanangu</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usaite</w:t>
      </w:r>
      <w:r w:rsidRPr="6141C31A" w:rsidR="00FE2A0E">
        <w:rPr>
          <w:rFonts w:ascii="Arial" w:hAnsi="Arial" w:cs="Arial"/>
          <w:sz w:val="28"/>
          <w:szCs w:val="28"/>
          <w:lang w:val="en-GB"/>
        </w:rPr>
        <w:t xml:space="preserve"> mbanje, </w:t>
      </w:r>
      <w:r w:rsidRPr="6141C31A" w:rsidR="00FE2A0E">
        <w:rPr>
          <w:rFonts w:ascii="Arial" w:hAnsi="Arial" w:cs="Arial"/>
          <w:sz w:val="28"/>
          <w:szCs w:val="28"/>
          <w:lang w:val="en-GB"/>
        </w:rPr>
        <w:t>usadi</w:t>
      </w:r>
      <w:r w:rsidRPr="6141C31A" w:rsidR="00FE2A0E">
        <w:rPr>
          <w:rFonts w:ascii="Arial" w:hAnsi="Arial" w:cs="Arial"/>
          <w:sz w:val="28"/>
          <w:szCs w:val="28"/>
          <w:lang w:val="en-GB"/>
        </w:rPr>
        <w:t xml:space="preserve"> . eh… </w:t>
      </w:r>
      <w:r w:rsidRPr="6141C31A" w:rsidR="00FE2A0E">
        <w:rPr>
          <w:rFonts w:ascii="Arial" w:hAnsi="Arial" w:cs="Arial"/>
          <w:sz w:val="28"/>
          <w:szCs w:val="28"/>
          <w:lang w:val="en-GB"/>
        </w:rPr>
        <w:t>iwe</w:t>
      </w:r>
      <w:r w:rsidRPr="6141C31A" w:rsidR="00FE2A0E">
        <w:rPr>
          <w:rFonts w:ascii="Arial" w:hAnsi="Arial" w:cs="Arial"/>
          <w:sz w:val="28"/>
          <w:szCs w:val="28"/>
          <w:lang w:val="en-GB"/>
        </w:rPr>
        <w:t xml:space="preserve"> Happuch </w:t>
      </w:r>
      <w:r w:rsidRPr="6141C31A" w:rsidR="00FE2A0E">
        <w:rPr>
          <w:rFonts w:ascii="Arial" w:hAnsi="Arial" w:cs="Arial"/>
          <w:sz w:val="28"/>
          <w:szCs w:val="28"/>
          <w:lang w:val="en-GB"/>
        </w:rPr>
        <w:t>terera</w:t>
      </w:r>
      <w:r w:rsidRPr="6141C31A" w:rsidR="00FE2A0E">
        <w:rPr>
          <w:rFonts w:ascii="Arial" w:hAnsi="Arial" w:cs="Arial"/>
          <w:sz w:val="28"/>
          <w:szCs w:val="28"/>
          <w:lang w:val="en-GB"/>
        </w:rPr>
        <w:t xml:space="preserve"> Karen </w:t>
      </w:r>
      <w:r w:rsidRPr="6141C31A" w:rsidR="00FE2A0E">
        <w:rPr>
          <w:rFonts w:ascii="Arial" w:hAnsi="Arial" w:cs="Arial"/>
          <w:sz w:val="28"/>
          <w:szCs w:val="28"/>
          <w:lang w:val="en-GB"/>
        </w:rPr>
        <w:t>haikona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i</w:t>
      </w:r>
      <w:r w:rsidRPr="6141C31A" w:rsidR="00FE2A0E">
        <w:rPr>
          <w:rFonts w:ascii="Arial" w:hAnsi="Arial" w:cs="Arial"/>
          <w:sz w:val="28"/>
          <w:szCs w:val="28"/>
          <w:lang w:val="en-GB"/>
        </w:rPr>
        <w:t>—</w:t>
      </w:r>
      <w:r w:rsidRPr="6141C31A" w:rsidR="00FE2A0E">
        <w:rPr>
          <w:rFonts w:ascii="Arial" w:hAnsi="Arial" w:cs="Arial"/>
          <w:sz w:val="28"/>
          <w:szCs w:val="28"/>
          <w:lang w:val="en-GB"/>
        </w:rPr>
        <w:t>itaso</w:t>
      </w:r>
      <w:r w:rsidRPr="6141C31A" w:rsidR="00FE2A0E">
        <w:rPr>
          <w:rFonts w:ascii="Arial" w:hAnsi="Arial" w:cs="Arial"/>
          <w:sz w:val="28"/>
          <w:szCs w:val="28"/>
          <w:lang w:val="en-GB"/>
        </w:rPr>
        <w:t xml:space="preserve">.” But </w:t>
      </w:r>
      <w:r w:rsidRPr="6141C31A" w:rsidR="00FE2A0E">
        <w:rPr>
          <w:rFonts w:ascii="Arial" w:hAnsi="Arial" w:cs="Arial"/>
          <w:sz w:val="28"/>
          <w:szCs w:val="28"/>
          <w:lang w:val="en-GB"/>
        </w:rPr>
        <w:t>ukaita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mukadzi</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anoti</w:t>
      </w:r>
      <w:r w:rsidRPr="6141C31A" w:rsidR="00FE2A0E">
        <w:rPr>
          <w:rFonts w:ascii="Arial" w:hAnsi="Arial" w:cs="Arial"/>
          <w:sz w:val="28"/>
          <w:szCs w:val="28"/>
          <w:lang w:val="en-GB"/>
        </w:rPr>
        <w:t xml:space="preserve">, “Ah </w:t>
      </w:r>
      <w:r w:rsidRPr="6141C31A" w:rsidR="00FE2A0E">
        <w:rPr>
          <w:rFonts w:ascii="Arial" w:hAnsi="Arial" w:cs="Arial"/>
          <w:sz w:val="28"/>
          <w:szCs w:val="28"/>
          <w:lang w:val="en-GB"/>
        </w:rPr>
        <w:t>handina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shuwa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nemanamatiro</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aya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Maonero</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angu</w:t>
      </w:r>
      <w:r w:rsidRPr="6141C31A" w:rsidR="00FE2A0E">
        <w:rPr>
          <w:rFonts w:ascii="Arial" w:hAnsi="Arial" w:cs="Arial"/>
          <w:sz w:val="28"/>
          <w:szCs w:val="28"/>
          <w:lang w:val="en-GB"/>
        </w:rPr>
        <w:t xml:space="preserve"> baba </w:t>
      </w:r>
      <w:r w:rsidRPr="6141C31A" w:rsidR="00FE2A0E">
        <w:rPr>
          <w:rFonts w:ascii="Arial" w:hAnsi="Arial" w:cs="Arial"/>
          <w:sz w:val="28"/>
          <w:szCs w:val="28"/>
          <w:lang w:val="en-GB"/>
        </w:rPr>
        <w:t>venyu</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varasika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nekuti</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hurombo</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hwachoka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i</w:t>
      </w:r>
      <w:r w:rsidRPr="6141C31A" w:rsidR="00FE2A0E">
        <w:rPr>
          <w:rFonts w:ascii="Arial" w:hAnsi="Arial" w:cs="Arial"/>
          <w:sz w:val="28"/>
          <w:szCs w:val="28"/>
          <w:lang w:val="en-GB"/>
        </w:rPr>
        <w:t>…</w:t>
      </w:r>
      <w:r w:rsidRPr="6141C31A" w:rsidR="00FE2A0E">
        <w:rPr>
          <w:rFonts w:ascii="Arial" w:hAnsi="Arial" w:cs="Arial"/>
          <w:sz w:val="28"/>
          <w:szCs w:val="28"/>
          <w:lang w:val="en-GB"/>
        </w:rPr>
        <w:t>mukasatsvaga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mumwe</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nemumwe</w:t>
      </w:r>
      <w:r w:rsidRPr="6141C31A" w:rsidR="00FE2A0E">
        <w:rPr>
          <w:rFonts w:ascii="Arial" w:hAnsi="Arial" w:cs="Arial"/>
          <w:sz w:val="28"/>
          <w:szCs w:val="28"/>
          <w:lang w:val="en-GB"/>
        </w:rPr>
        <w:t xml:space="preserve"> church </w:t>
      </w:r>
      <w:r w:rsidRPr="6141C31A" w:rsidR="00FE2A0E">
        <w:rPr>
          <w:rFonts w:ascii="Arial" w:hAnsi="Arial" w:cs="Arial"/>
          <w:sz w:val="28"/>
          <w:szCs w:val="28"/>
          <w:lang w:val="en-GB"/>
        </w:rPr>
        <w:t>yake</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muchapera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kufa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ndiri</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kukudzai</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vana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vangu</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asi</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musataura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kuti</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ndakuudzai</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izvozvo</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Murikuona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kuti</w:t>
      </w:r>
      <w:r w:rsidRPr="6141C31A" w:rsidR="00FE2A0E">
        <w:rPr>
          <w:rFonts w:ascii="Arial" w:hAnsi="Arial" w:cs="Arial"/>
          <w:sz w:val="28"/>
          <w:szCs w:val="28"/>
          <w:lang w:val="en-GB"/>
        </w:rPr>
        <w:t xml:space="preserve"> a house  divided will not what…? </w:t>
      </w:r>
      <w:r w:rsidRPr="6141C31A" w:rsidR="00FE2A0E">
        <w:rPr>
          <w:rFonts w:ascii="Arial" w:hAnsi="Arial" w:cs="Arial"/>
          <w:sz w:val="18"/>
          <w:szCs w:val="18"/>
          <w:lang w:val="en-GB"/>
        </w:rPr>
        <w:t>[Congregation says, “stand.”]</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Tingaita</w:t>
      </w:r>
      <w:r w:rsidRPr="6141C31A" w:rsidR="00FE2A0E">
        <w:rPr>
          <w:rFonts w:ascii="Arial" w:hAnsi="Arial" w:cs="Arial"/>
          <w:sz w:val="28"/>
          <w:szCs w:val="28"/>
          <w:lang w:val="en-GB"/>
        </w:rPr>
        <w:t xml:space="preserve"> Amen here </w:t>
      </w:r>
      <w:r w:rsidRPr="6141C31A" w:rsidR="00FE2A0E">
        <w:rPr>
          <w:rFonts w:ascii="Arial" w:hAnsi="Arial" w:cs="Arial"/>
          <w:sz w:val="28"/>
          <w:szCs w:val="28"/>
          <w:lang w:val="en-GB"/>
        </w:rPr>
        <w:t>varanda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vaMwari</w:t>
      </w:r>
      <w:r w:rsidRPr="6141C31A" w:rsidR="00FE2A0E">
        <w:rPr>
          <w:rFonts w:ascii="Arial" w:hAnsi="Arial" w:cs="Arial"/>
          <w:sz w:val="28"/>
          <w:szCs w:val="28"/>
          <w:lang w:val="en-GB"/>
        </w:rPr>
        <w:t xml:space="preserve">. </w:t>
      </w:r>
      <w:r w:rsidRPr="6141C31A" w:rsidR="00FE2A0E">
        <w:rPr>
          <w:rFonts w:ascii="Arial" w:hAnsi="Arial" w:cs="Arial"/>
          <w:sz w:val="18"/>
          <w:szCs w:val="18"/>
          <w:lang w:val="en-GB"/>
        </w:rPr>
        <w:t>[Congregation says, “Amen.”]</w:t>
      </w:r>
      <w:r w:rsidRPr="6141C31A" w:rsidR="00FE2A0E">
        <w:rPr>
          <w:rFonts w:ascii="Arial" w:hAnsi="Arial" w:cs="Arial"/>
          <w:sz w:val="28"/>
          <w:szCs w:val="28"/>
          <w:lang w:val="en-GB"/>
        </w:rPr>
        <w:t xml:space="preserve"> Amen </w:t>
      </w:r>
      <w:r w:rsidRPr="6141C31A" w:rsidR="00FE2A0E">
        <w:rPr>
          <w:rFonts w:ascii="Arial" w:hAnsi="Arial" w:cs="Arial"/>
          <w:sz w:val="28"/>
          <w:szCs w:val="28"/>
          <w:lang w:val="en-GB"/>
        </w:rPr>
        <w:t>handisi</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kumunzwa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iyeye</w:t>
      </w:r>
      <w:r w:rsidRPr="6141C31A" w:rsidR="00FE2A0E">
        <w:rPr>
          <w:rFonts w:ascii="Arial" w:hAnsi="Arial" w:cs="Arial"/>
          <w:sz w:val="28"/>
          <w:szCs w:val="28"/>
          <w:lang w:val="en-GB"/>
        </w:rPr>
        <w:t xml:space="preserve">. </w:t>
      </w:r>
      <w:r w:rsidRPr="6141C31A" w:rsidR="00FE2A0E">
        <w:rPr>
          <w:rFonts w:ascii="Arial" w:hAnsi="Arial" w:cs="Arial"/>
          <w:sz w:val="18"/>
          <w:szCs w:val="18"/>
          <w:lang w:val="en-GB"/>
        </w:rPr>
        <w:t>[Congregation says, “Amen.”]</w:t>
      </w:r>
      <w:r w:rsidRPr="6141C31A" w:rsidR="00FE2A0E">
        <w:rPr>
          <w:rFonts w:ascii="Arial" w:hAnsi="Arial" w:cs="Arial"/>
          <w:sz w:val="28"/>
          <w:szCs w:val="28"/>
          <w:lang w:val="en-GB"/>
        </w:rPr>
        <w:t xml:space="preserve"> Mashoko  </w:t>
      </w:r>
      <w:r w:rsidRPr="6141C31A" w:rsidR="00FE2A0E">
        <w:rPr>
          <w:rFonts w:ascii="Arial" w:hAnsi="Arial" w:cs="Arial"/>
          <w:sz w:val="28"/>
          <w:szCs w:val="28"/>
          <w:lang w:val="en-GB"/>
        </w:rPr>
        <w:t>iwayo</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atokoromora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imba</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iyo</w:t>
      </w:r>
      <w:r w:rsidRPr="6141C31A" w:rsidR="00FE2A0E">
        <w:rPr>
          <w:rFonts w:ascii="Arial" w:hAnsi="Arial" w:cs="Arial"/>
          <w:sz w:val="28"/>
          <w:szCs w:val="28"/>
          <w:lang w:val="en-GB"/>
        </w:rPr>
        <w:t xml:space="preserve">…? </w:t>
      </w:r>
      <w:r w:rsidRPr="6141C31A" w:rsidR="00FE2A0E">
        <w:rPr>
          <w:rFonts w:ascii="Arial" w:hAnsi="Arial" w:cs="Arial"/>
          <w:sz w:val="18"/>
          <w:szCs w:val="18"/>
          <w:lang w:val="en-GB"/>
        </w:rPr>
        <w:t>[Congregation says, “</w:t>
      </w:r>
      <w:r w:rsidRPr="6141C31A" w:rsidR="00FE2A0E">
        <w:rPr>
          <w:rFonts w:ascii="Arial" w:hAnsi="Arial" w:cs="Arial"/>
          <w:sz w:val="18"/>
          <w:szCs w:val="18"/>
          <w:lang w:val="en-GB"/>
        </w:rPr>
        <w:t>iyoyo</w:t>
      </w:r>
      <w:r w:rsidRPr="6141C31A" w:rsidR="00FE2A0E">
        <w:rPr>
          <w:rFonts w:ascii="Arial" w:hAnsi="Arial" w:cs="Arial"/>
          <w:sz w:val="18"/>
          <w:szCs w:val="18"/>
          <w:lang w:val="en-GB"/>
        </w:rPr>
        <w:t>,</w:t>
      </w:r>
      <w:r w:rsidRPr="6141C31A" w:rsidR="00FE2A0E">
        <w:rPr>
          <w:rFonts w:ascii="Arial" w:hAnsi="Arial" w:cs="Arial"/>
          <w:sz w:val="18"/>
          <w:szCs w:val="18"/>
          <w:lang w:val="en-GB"/>
        </w:rPr>
        <w:t>”]</w:t>
      </w:r>
      <w:r w:rsidRPr="6141C31A" w:rsidR="00FE2A0E">
        <w:rPr>
          <w:rFonts w:ascii="Arial" w:hAnsi="Arial" w:cs="Arial"/>
          <w:sz w:val="18"/>
          <w:szCs w:val="18"/>
          <w:lang w:val="en-GB"/>
        </w:rPr>
        <w:t xml:space="preserve"> </w:t>
      </w:r>
      <w:r w:rsidRPr="6141C31A" w:rsidR="00FE2A0E">
        <w:rPr>
          <w:rFonts w:ascii="Arial" w:hAnsi="Arial" w:cs="Arial"/>
          <w:sz w:val="18"/>
          <w:szCs w:val="18"/>
          <w:lang w:val="en-GB"/>
        </w:rPr>
        <w:t>iyoyo</w:t>
      </w:r>
      <w:r w:rsidRPr="6141C31A" w:rsidR="00FE2A0E">
        <w:rPr>
          <w:rFonts w:ascii="Arial" w:hAnsi="Arial" w:cs="Arial"/>
          <w:sz w:val="18"/>
          <w:szCs w:val="18"/>
          <w:lang w:val="en-GB"/>
        </w:rPr>
        <w:t>.</w:t>
      </w:r>
      <w:r w:rsidRPr="6141C31A" w:rsidR="00FE2A0E">
        <w:rPr>
          <w:rFonts w:ascii="Arial" w:hAnsi="Arial" w:cs="Arial"/>
          <w:sz w:val="28"/>
          <w:szCs w:val="28"/>
          <w:lang w:val="en-GB"/>
        </w:rPr>
        <w:t xml:space="preserve"> </w:t>
      </w:r>
      <w:r w:rsidRPr="6141C31A" w:rsidR="00FE2A0E">
        <w:rPr>
          <w:rFonts w:ascii="Arial" w:hAnsi="Arial" w:cs="Arial"/>
          <w:sz w:val="28"/>
          <w:szCs w:val="28"/>
          <w:lang w:val="en-GB"/>
        </w:rPr>
        <w:t xml:space="preserve"> </w:t>
      </w:r>
    </w:p>
    <w:p w:rsidR="00FE2A0E" w:rsidP="00FE2A0E" w:rsidRDefault="00FE2A0E" w14:paraId="2C1C4857" w14:textId="77777777">
      <w:pPr>
        <w:spacing w:line="276" w:lineRule="auto"/>
        <w:jc w:val="both"/>
        <w:rPr>
          <w:rFonts w:ascii="Arial" w:hAnsi="Arial" w:cs="Arial"/>
          <w:sz w:val="28"/>
          <w:szCs w:val="28"/>
          <w:lang w:val="en-ZW"/>
        </w:rPr>
      </w:pPr>
      <w:r w:rsidRPr="0797B5F5" w:rsidR="00FE2A0E">
        <w:rPr>
          <w:rFonts w:ascii="Arial" w:hAnsi="Arial" w:cs="Arial"/>
          <w:sz w:val="28"/>
          <w:szCs w:val="28"/>
          <w:vertAlign w:val="superscript"/>
          <w:lang w:val="en-ZW"/>
        </w:rPr>
        <w:t>208</w:t>
      </w:r>
      <w:r w:rsidRPr="0797B5F5" w:rsidR="00FE2A0E">
        <w:rPr>
          <w:rFonts w:ascii="Arial" w:hAnsi="Arial" w:cs="Arial"/>
          <w:sz w:val="28"/>
          <w:szCs w:val="28"/>
          <w:vertAlign w:val="superscript"/>
          <w:lang w:val="en-ZW"/>
        </w:rPr>
        <w:t xml:space="preserve"> </w:t>
      </w:r>
      <w:r w:rsidRPr="0797B5F5" w:rsidR="00FE2A0E">
        <w:rPr>
          <w:rFonts w:ascii="Arial" w:hAnsi="Arial" w:cs="Arial"/>
          <w:sz w:val="28"/>
          <w:szCs w:val="28"/>
          <w:lang w:val="en-ZW"/>
        </w:rPr>
        <w:t>Muchatarisa</w:t>
      </w:r>
      <w:r w:rsidRPr="0797B5F5" w:rsidR="00FE2A0E">
        <w:rPr>
          <w:rFonts w:ascii="Arial" w:hAnsi="Arial" w:cs="Arial"/>
          <w:sz w:val="28"/>
          <w:szCs w:val="28"/>
          <w:lang w:val="en-ZW"/>
        </w:rPr>
        <w:t xml:space="preserve"> muri two, </w:t>
      </w:r>
      <w:r w:rsidRPr="0797B5F5" w:rsidR="00FE2A0E">
        <w:rPr>
          <w:rFonts w:ascii="Arial" w:hAnsi="Arial" w:cs="Arial"/>
          <w:sz w:val="28"/>
          <w:szCs w:val="28"/>
          <w:lang w:val="en-ZW"/>
        </w:rPr>
        <w:t>muchiona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sehuku</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yadya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mazai</w:t>
      </w:r>
      <w:r w:rsidRPr="0797B5F5" w:rsidR="00FE2A0E">
        <w:rPr>
          <w:rFonts w:ascii="Arial" w:hAnsi="Arial" w:cs="Arial"/>
          <w:sz w:val="28"/>
          <w:szCs w:val="28"/>
          <w:lang w:val="en-ZW"/>
        </w:rPr>
        <w:t xml:space="preserve"> ani…? </w:t>
      </w:r>
      <w:r w:rsidRPr="0797B5F5" w:rsidR="00FE2A0E">
        <w:rPr>
          <w:rFonts w:ascii="Arial" w:hAnsi="Arial" w:cs="Arial"/>
          <w:sz w:val="18"/>
          <w:szCs w:val="18"/>
          <w:lang w:val="en-ZW"/>
        </w:rPr>
        <w:t>[Congregation says, “</w:t>
      </w:r>
      <w:r w:rsidRPr="0797B5F5" w:rsidR="00FE2A0E">
        <w:rPr>
          <w:rFonts w:ascii="Arial" w:hAnsi="Arial" w:cs="Arial"/>
          <w:sz w:val="18"/>
          <w:szCs w:val="18"/>
          <w:lang w:val="en-ZW"/>
        </w:rPr>
        <w:t>ayo</w:t>
      </w:r>
      <w:r w:rsidRPr="0797B5F5" w:rsidR="00FE2A0E">
        <w:rPr>
          <w:rFonts w:ascii="Arial" w:hAnsi="Arial" w:cs="Arial"/>
          <w:sz w:val="18"/>
          <w:szCs w:val="18"/>
          <w:lang w:val="en-ZW"/>
        </w:rPr>
        <w:t>.”]</w:t>
      </w:r>
      <w:r w:rsidRPr="0797B5F5" w:rsidR="00FE2A0E">
        <w:rPr>
          <w:rFonts w:ascii="Arial" w:hAnsi="Arial" w:cs="Arial"/>
          <w:sz w:val="28"/>
          <w:szCs w:val="28"/>
          <w:lang w:val="en-ZW"/>
        </w:rPr>
        <w:t xml:space="preserve"> Vana </w:t>
      </w:r>
      <w:r w:rsidRPr="0797B5F5" w:rsidR="00FE2A0E">
        <w:rPr>
          <w:rFonts w:ascii="Arial" w:hAnsi="Arial" w:cs="Arial"/>
          <w:sz w:val="28"/>
          <w:szCs w:val="28"/>
          <w:lang w:val="en-ZW"/>
        </w:rPr>
        <w:t>venyu</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vachiparara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makangodaio</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saizvozvo</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muchafamba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muchienda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kunova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fushiira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che</w:t>
      </w:r>
      <w:r w:rsidRPr="0797B5F5" w:rsidR="00FE2A0E">
        <w:rPr>
          <w:rFonts w:ascii="Arial" w:hAnsi="Arial" w:cs="Arial"/>
          <w:sz w:val="28"/>
          <w:szCs w:val="28"/>
          <w:lang w:val="en-ZW"/>
        </w:rPr>
        <w:t xml:space="preserve">…? But </w:t>
      </w:r>
      <w:r w:rsidRPr="0797B5F5" w:rsidR="00FE2A0E">
        <w:rPr>
          <w:rFonts w:ascii="Arial" w:hAnsi="Arial" w:cs="Arial"/>
          <w:sz w:val="28"/>
          <w:szCs w:val="28"/>
          <w:lang w:val="en-ZW"/>
        </w:rPr>
        <w:t>muzive</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kuti</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chikonzero</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ndiyani</w:t>
      </w:r>
      <w:r w:rsidRPr="0797B5F5" w:rsidR="00FE2A0E">
        <w:rPr>
          <w:rFonts w:ascii="Arial" w:hAnsi="Arial" w:cs="Arial"/>
          <w:sz w:val="28"/>
          <w:szCs w:val="28"/>
          <w:lang w:val="en-ZW"/>
        </w:rPr>
        <w:t xml:space="preserve">? Tadii </w:t>
      </w:r>
      <w:r w:rsidRPr="0797B5F5" w:rsidR="00FE2A0E">
        <w:rPr>
          <w:rFonts w:ascii="Arial" w:hAnsi="Arial" w:cs="Arial"/>
          <w:sz w:val="28"/>
          <w:szCs w:val="28"/>
          <w:lang w:val="en-ZW"/>
        </w:rPr>
        <w:t>vana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vaMwari</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taita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vabereki</w:t>
      </w:r>
      <w:r w:rsidRPr="0797B5F5" w:rsidR="00FE2A0E">
        <w:rPr>
          <w:rFonts w:ascii="Arial" w:hAnsi="Arial" w:cs="Arial"/>
          <w:sz w:val="28"/>
          <w:szCs w:val="28"/>
          <w:lang w:val="en-ZW"/>
        </w:rPr>
        <w:t xml:space="preserve"> manheru </w:t>
      </w:r>
      <w:r w:rsidRPr="0797B5F5" w:rsidR="00FE2A0E">
        <w:rPr>
          <w:rFonts w:ascii="Arial" w:hAnsi="Arial" w:cs="Arial"/>
          <w:sz w:val="28"/>
          <w:szCs w:val="28"/>
          <w:lang w:val="en-ZW"/>
        </w:rPr>
        <w:t>anhasi</w:t>
      </w:r>
      <w:r w:rsidRPr="0797B5F5" w:rsidR="00FE2A0E">
        <w:rPr>
          <w:rFonts w:ascii="Arial" w:hAnsi="Arial" w:cs="Arial"/>
          <w:sz w:val="28"/>
          <w:szCs w:val="28"/>
          <w:lang w:val="en-ZW"/>
        </w:rPr>
        <w:t xml:space="preserve">, </w:t>
      </w:r>
      <w:r w:rsidRPr="0797B5F5" w:rsidR="00FE2A0E">
        <w:rPr>
          <w:rFonts w:ascii="Arial" w:hAnsi="Arial" w:cs="Arial"/>
          <w:sz w:val="18"/>
          <w:szCs w:val="18"/>
          <w:lang w:val="en-ZW"/>
        </w:rPr>
        <w:t>[Congregation says, “Amen.”]</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Vabereki</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vanoziva</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nzvimbo</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chii</w:t>
      </w:r>
      <w:r w:rsidRPr="0797B5F5" w:rsidR="00FE2A0E">
        <w:rPr>
          <w:rFonts w:ascii="Arial" w:hAnsi="Arial" w:cs="Arial"/>
          <w:sz w:val="28"/>
          <w:szCs w:val="28"/>
          <w:lang w:val="en-ZW"/>
        </w:rPr>
        <w:t xml:space="preserve">…? </w:t>
      </w:r>
      <w:r w:rsidRPr="0797B5F5" w:rsidR="00FE2A0E">
        <w:rPr>
          <w:rFonts w:ascii="Arial" w:hAnsi="Arial" w:cs="Arial"/>
          <w:sz w:val="18"/>
          <w:szCs w:val="18"/>
          <w:lang w:val="en-ZW"/>
        </w:rPr>
        <w:t>[Congregation says, “</w:t>
      </w:r>
      <w:r w:rsidRPr="0797B5F5" w:rsidR="00FE2A0E">
        <w:rPr>
          <w:rFonts w:ascii="Arial" w:hAnsi="Arial" w:cs="Arial"/>
          <w:sz w:val="18"/>
          <w:szCs w:val="18"/>
          <w:lang w:val="en-ZW"/>
        </w:rPr>
        <w:t>tsvene</w:t>
      </w:r>
      <w:r w:rsidRPr="0797B5F5" w:rsidR="00FE2A0E">
        <w:rPr>
          <w:rFonts w:ascii="Arial" w:hAnsi="Arial" w:cs="Arial"/>
          <w:sz w:val="18"/>
          <w:szCs w:val="18"/>
          <w:lang w:val="en-ZW"/>
        </w:rPr>
        <w:t>,</w:t>
      </w:r>
      <w:r w:rsidRPr="0797B5F5" w:rsidR="00FE2A0E">
        <w:rPr>
          <w:rFonts w:ascii="Arial" w:hAnsi="Arial" w:cs="Arial"/>
          <w:sz w:val="18"/>
          <w:szCs w:val="18"/>
          <w:lang w:val="en-ZW"/>
        </w:rPr>
        <w:t>”]</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nzvimbo</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tsvene</w:t>
      </w:r>
      <w:r w:rsidRPr="0797B5F5" w:rsidR="00FE2A0E">
        <w:rPr>
          <w:rFonts w:ascii="Arial" w:hAnsi="Arial" w:cs="Arial"/>
          <w:sz w:val="28"/>
          <w:szCs w:val="28"/>
          <w:lang w:val="en-ZW"/>
        </w:rPr>
        <w:t xml:space="preserve">!  </w:t>
      </w:r>
      <w:r w:rsidRPr="0797B5F5" w:rsidR="00FE2A0E">
        <w:rPr>
          <w:rFonts w:ascii="Arial" w:hAnsi="Arial" w:cs="Arial"/>
          <w:sz w:val="18"/>
          <w:szCs w:val="18"/>
          <w:lang w:val="en-ZW"/>
        </w:rPr>
        <w:t>[Congregation says, “Amen.”]</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Yavano</w:t>
      </w:r>
      <w:r w:rsidRPr="0797B5F5" w:rsidR="00FE2A0E">
        <w:rPr>
          <w:rFonts w:ascii="Arial" w:hAnsi="Arial" w:cs="Arial"/>
          <w:sz w:val="28"/>
          <w:szCs w:val="28"/>
          <w:lang w:val="en-ZW"/>
        </w:rPr>
        <w:t xml:space="preserve"> dana Jehovah </w:t>
      </w:r>
      <w:r w:rsidRPr="0797B5F5" w:rsidR="00FE2A0E">
        <w:rPr>
          <w:rFonts w:ascii="Arial" w:hAnsi="Arial" w:cs="Arial"/>
          <w:sz w:val="28"/>
          <w:szCs w:val="28"/>
          <w:lang w:val="en-ZW"/>
        </w:rPr>
        <w:t>achidai</w:t>
      </w:r>
      <w:r w:rsidRPr="0797B5F5" w:rsidR="00FE2A0E">
        <w:rPr>
          <w:rFonts w:ascii="Arial" w:hAnsi="Arial" w:cs="Arial"/>
          <w:sz w:val="28"/>
          <w:szCs w:val="28"/>
          <w:lang w:val="en-ZW"/>
        </w:rPr>
        <w:t xml:space="preserve">…? </w:t>
      </w:r>
      <w:r w:rsidRPr="0797B5F5" w:rsidR="00FE2A0E">
        <w:rPr>
          <w:rFonts w:ascii="Arial" w:hAnsi="Arial" w:cs="Arial"/>
          <w:sz w:val="18"/>
          <w:szCs w:val="18"/>
          <w:lang w:val="en-ZW"/>
        </w:rPr>
        <w:t>[Congregation says, “</w:t>
      </w:r>
      <w:r w:rsidRPr="0797B5F5" w:rsidR="00FE2A0E">
        <w:rPr>
          <w:rFonts w:ascii="Arial" w:hAnsi="Arial" w:cs="Arial"/>
          <w:sz w:val="18"/>
          <w:szCs w:val="18"/>
          <w:lang w:val="en-ZW"/>
        </w:rPr>
        <w:t>achidaira</w:t>
      </w:r>
      <w:r w:rsidRPr="0797B5F5" w:rsidR="00FE2A0E">
        <w:rPr>
          <w:rFonts w:ascii="Arial" w:hAnsi="Arial" w:cs="Arial"/>
          <w:sz w:val="18"/>
          <w:szCs w:val="18"/>
          <w:lang w:val="en-ZW"/>
        </w:rPr>
        <w:t>.”]</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Ipapo</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zvinhu</w:t>
      </w:r>
      <w:r w:rsidRPr="0797B5F5" w:rsidR="00FE2A0E">
        <w:rPr>
          <w:rFonts w:ascii="Arial" w:hAnsi="Arial" w:cs="Arial"/>
          <w:sz w:val="28"/>
          <w:szCs w:val="28"/>
          <w:lang w:val="en-ZW"/>
        </w:rPr>
        <w:t xml:space="preserve"> </w:t>
      </w:r>
      <w:r w:rsidRPr="0797B5F5" w:rsidR="00FE2A0E">
        <w:rPr>
          <w:rFonts w:ascii="Arial" w:hAnsi="Arial" w:cs="Arial"/>
          <w:sz w:val="28"/>
          <w:szCs w:val="28"/>
          <w:lang w:val="en-ZW"/>
        </w:rPr>
        <w:t>zvinofa</w:t>
      </w:r>
      <w:r w:rsidRPr="0797B5F5" w:rsidR="00FE2A0E">
        <w:rPr>
          <w:rFonts w:ascii="Arial" w:hAnsi="Arial" w:cs="Arial"/>
          <w:sz w:val="28"/>
          <w:szCs w:val="28"/>
          <w:lang w:val="en-ZW"/>
        </w:rPr>
        <w:t xml:space="preserve">…? </w:t>
      </w:r>
      <w:r w:rsidRPr="0797B5F5" w:rsidR="00FE2A0E">
        <w:rPr>
          <w:rFonts w:ascii="Arial" w:hAnsi="Arial" w:cs="Arial"/>
          <w:sz w:val="18"/>
          <w:szCs w:val="18"/>
          <w:lang w:val="en-ZW"/>
        </w:rPr>
        <w:t>[Congregation says, “</w:t>
      </w:r>
      <w:r w:rsidRPr="0797B5F5" w:rsidR="00FE2A0E">
        <w:rPr>
          <w:rFonts w:ascii="Arial" w:hAnsi="Arial" w:cs="Arial"/>
          <w:sz w:val="18"/>
          <w:szCs w:val="18"/>
          <w:lang w:val="en-ZW"/>
        </w:rPr>
        <w:t>zvinofamba</w:t>
      </w:r>
      <w:r w:rsidRPr="0797B5F5" w:rsidR="00FE2A0E">
        <w:rPr>
          <w:rFonts w:ascii="Arial" w:hAnsi="Arial" w:cs="Arial"/>
          <w:sz w:val="18"/>
          <w:szCs w:val="18"/>
          <w:lang w:val="en-ZW"/>
        </w:rPr>
        <w:t>.”]</w:t>
      </w:r>
      <w:r w:rsidRPr="0797B5F5" w:rsidR="00FE2A0E">
        <w:rPr>
          <w:rFonts w:ascii="Arial" w:hAnsi="Arial" w:cs="Arial"/>
          <w:sz w:val="28"/>
          <w:szCs w:val="28"/>
          <w:lang w:val="en-ZW"/>
        </w:rPr>
        <w:t xml:space="preserve"> </w:t>
      </w:r>
      <w:r w:rsidRPr="0797B5F5" w:rsidR="00FE2A0E">
        <w:rPr>
          <w:rFonts w:ascii="Arial" w:hAnsi="Arial" w:cs="Arial"/>
          <w:sz w:val="18"/>
          <w:szCs w:val="18"/>
          <w:lang w:val="en-ZW"/>
        </w:rPr>
        <w:t>[Congregation says, “Amen.”]</w:t>
      </w:r>
    </w:p>
    <w:p w:rsidR="00FE2A0E" w:rsidP="00FE2A0E" w:rsidRDefault="00FE2A0E" w14:paraId="540FF32B" w14:textId="77777777">
      <w:pPr>
        <w:spacing w:line="276" w:lineRule="auto"/>
        <w:jc w:val="both"/>
        <w:rPr>
          <w:rFonts w:ascii="Arial" w:hAnsi="Arial" w:cs="Arial"/>
          <w:sz w:val="28"/>
          <w:szCs w:val="28"/>
          <w:lang w:val="en-ZW"/>
        </w:rPr>
      </w:pPr>
      <w:r w:rsidRPr="00F15B19">
        <w:rPr>
          <w:rFonts w:ascii="Arial" w:hAnsi="Arial" w:cs="Arial"/>
          <w:sz w:val="28"/>
          <w:szCs w:val="28"/>
          <w:vertAlign w:val="superscript"/>
          <w:lang w:val="en-ZW"/>
        </w:rPr>
        <w:t>209</w:t>
      </w:r>
      <w:r>
        <w:rPr>
          <w:rFonts w:ascii="Arial" w:hAnsi="Arial" w:cs="Arial"/>
          <w:sz w:val="28"/>
          <w:szCs w:val="28"/>
          <w:vertAlign w:val="superscript"/>
          <w:lang w:val="en-ZW"/>
        </w:rPr>
        <w:t xml:space="preserve"> </w:t>
      </w:r>
      <w:r w:rsidRPr="00AD651D">
        <w:rPr>
          <w:rFonts w:ascii="Arial" w:hAnsi="Arial" w:cs="Arial"/>
          <w:sz w:val="28"/>
          <w:szCs w:val="28"/>
          <w:lang w:val="en-ZW"/>
        </w:rPr>
        <w:t xml:space="preserve">Ini </w:t>
      </w:r>
      <w:proofErr w:type="spellStart"/>
      <w:r w:rsidRPr="00AD651D">
        <w:rPr>
          <w:rFonts w:ascii="Arial" w:hAnsi="Arial" w:cs="Arial"/>
          <w:sz w:val="28"/>
          <w:szCs w:val="28"/>
          <w:lang w:val="en-ZW"/>
        </w:rPr>
        <w:t>ndini</w:t>
      </w:r>
      <w:proofErr w:type="spellEnd"/>
      <w:r w:rsidRPr="00AD651D">
        <w:rPr>
          <w:rFonts w:ascii="Arial" w:hAnsi="Arial" w:cs="Arial"/>
          <w:sz w:val="28"/>
          <w:szCs w:val="28"/>
          <w:lang w:val="en-ZW"/>
        </w:rPr>
        <w:t xml:space="preserve"> </w:t>
      </w:r>
      <w:proofErr w:type="spellStart"/>
      <w:r w:rsidRPr="00AD651D">
        <w:rPr>
          <w:rFonts w:ascii="Arial" w:hAnsi="Arial" w:cs="Arial"/>
          <w:sz w:val="28"/>
          <w:szCs w:val="28"/>
          <w:lang w:val="en-ZW"/>
        </w:rPr>
        <w:t>munhu</w:t>
      </w:r>
      <w:proofErr w:type="spellEnd"/>
      <w:r w:rsidRPr="00AD651D">
        <w:rPr>
          <w:rFonts w:ascii="Arial" w:hAnsi="Arial" w:cs="Arial"/>
          <w:sz w:val="28"/>
          <w:szCs w:val="28"/>
          <w:lang w:val="en-ZW"/>
        </w:rPr>
        <w:t xml:space="preserve"> </w:t>
      </w:r>
      <w:proofErr w:type="spellStart"/>
      <w:r w:rsidRPr="00AD651D">
        <w:rPr>
          <w:rFonts w:ascii="Arial" w:hAnsi="Arial" w:cs="Arial"/>
          <w:sz w:val="28"/>
          <w:szCs w:val="28"/>
          <w:lang w:val="en-ZW"/>
        </w:rPr>
        <w:t>asina</w:t>
      </w:r>
      <w:proofErr w:type="spellEnd"/>
      <w:r w:rsidRPr="00AD651D">
        <w:rPr>
          <w:rFonts w:ascii="Arial" w:hAnsi="Arial" w:cs="Arial"/>
          <w:sz w:val="28"/>
          <w:szCs w:val="28"/>
          <w:lang w:val="en-ZW"/>
        </w:rPr>
        <w:t xml:space="preserve"> </w:t>
      </w:r>
      <w:proofErr w:type="spellStart"/>
      <w:r w:rsidRPr="00AD651D">
        <w:rPr>
          <w:rFonts w:ascii="Arial" w:hAnsi="Arial" w:cs="Arial"/>
          <w:sz w:val="28"/>
          <w:szCs w:val="28"/>
          <w:lang w:val="en-ZW"/>
        </w:rPr>
        <w:t>kumbowomerwa</w:t>
      </w:r>
      <w:proofErr w:type="spellEnd"/>
      <w:r w:rsidRPr="00AD651D">
        <w:rPr>
          <w:rFonts w:ascii="Arial" w:hAnsi="Arial" w:cs="Arial"/>
          <w:sz w:val="28"/>
          <w:szCs w:val="28"/>
          <w:lang w:val="en-ZW"/>
        </w:rPr>
        <w:t xml:space="preserve"> </w:t>
      </w:r>
      <w:proofErr w:type="spellStart"/>
      <w:r w:rsidRPr="00AD651D">
        <w:rPr>
          <w:rFonts w:ascii="Arial" w:hAnsi="Arial" w:cs="Arial"/>
          <w:sz w:val="28"/>
          <w:szCs w:val="28"/>
          <w:lang w:val="en-ZW"/>
        </w:rPr>
        <w:t>neupen</w:t>
      </w:r>
      <w:r>
        <w:rPr>
          <w:rFonts w:ascii="Arial" w:hAnsi="Arial" w:cs="Arial"/>
          <w:sz w:val="28"/>
          <w:szCs w:val="28"/>
          <w:lang w:val="en-ZW"/>
        </w:rPr>
        <w:t>yu</w:t>
      </w:r>
      <w:proofErr w:type="spellEnd"/>
      <w:r>
        <w:rPr>
          <w:rFonts w:ascii="Arial" w:hAnsi="Arial" w:cs="Arial"/>
          <w:sz w:val="28"/>
          <w:szCs w:val="28"/>
          <w:lang w:val="en-ZW"/>
        </w:rPr>
        <w:t xml:space="preserve"> </w:t>
      </w:r>
      <w:proofErr w:type="spellStart"/>
      <w:r>
        <w:rPr>
          <w:rFonts w:ascii="Arial" w:hAnsi="Arial" w:cs="Arial"/>
          <w:sz w:val="28"/>
          <w:szCs w:val="28"/>
          <w:lang w:val="en-ZW"/>
        </w:rPr>
        <w:t>kubva</w:t>
      </w:r>
      <w:proofErr w:type="spellEnd"/>
      <w:r>
        <w:rPr>
          <w:rFonts w:ascii="Arial" w:hAnsi="Arial" w:cs="Arial"/>
          <w:sz w:val="28"/>
          <w:szCs w:val="28"/>
          <w:lang w:val="en-ZW"/>
        </w:rPr>
        <w:t xml:space="preserve"> </w:t>
      </w:r>
      <w:proofErr w:type="spellStart"/>
      <w:r>
        <w:rPr>
          <w:rFonts w:ascii="Arial" w:hAnsi="Arial" w:cs="Arial"/>
          <w:sz w:val="28"/>
          <w:szCs w:val="28"/>
          <w:lang w:val="en-ZW"/>
        </w:rPr>
        <w:t>ndakaziva</w:t>
      </w:r>
      <w:proofErr w:type="spellEnd"/>
      <w:r>
        <w:rPr>
          <w:rFonts w:ascii="Arial" w:hAnsi="Arial" w:cs="Arial"/>
          <w:sz w:val="28"/>
          <w:szCs w:val="28"/>
          <w:lang w:val="en-ZW"/>
        </w:rPr>
        <w:t xml:space="preserve"> Jeso.</w:t>
      </w:r>
      <w:r w:rsidRPr="007342FB">
        <w:rPr>
          <w:rFonts w:ascii="Arial" w:hAnsi="Arial" w:cs="Arial"/>
          <w:sz w:val="18"/>
          <w:szCs w:val="18"/>
          <w:lang w:val="en-ZW"/>
        </w:rPr>
        <w:t xml:space="preserve"> </w:t>
      </w:r>
      <w:r w:rsidRPr="00E33075">
        <w:rPr>
          <w:rFonts w:ascii="Arial" w:hAnsi="Arial" w:cs="Arial"/>
          <w:sz w:val="18"/>
          <w:szCs w:val="18"/>
          <w:lang w:val="en-ZW"/>
        </w:rPr>
        <w:t>[Congregation says, “Amen.”]</w:t>
      </w:r>
      <w:r>
        <w:rPr>
          <w:rFonts w:ascii="Arial" w:hAnsi="Arial" w:cs="Arial"/>
          <w:sz w:val="28"/>
          <w:szCs w:val="28"/>
          <w:lang w:val="en-ZW"/>
        </w:rPr>
        <w:t xml:space="preserve">  </w:t>
      </w:r>
      <w:proofErr w:type="spellStart"/>
      <w:r>
        <w:rPr>
          <w:rFonts w:ascii="Arial" w:hAnsi="Arial" w:cs="Arial"/>
          <w:sz w:val="28"/>
          <w:szCs w:val="28"/>
          <w:lang w:val="en-ZW"/>
        </w:rPr>
        <w:t>Takaita</w:t>
      </w:r>
      <w:proofErr w:type="spellEnd"/>
      <w:r>
        <w:rPr>
          <w:rFonts w:ascii="Arial" w:hAnsi="Arial" w:cs="Arial"/>
          <w:sz w:val="28"/>
          <w:szCs w:val="28"/>
          <w:lang w:val="en-ZW"/>
        </w:rPr>
        <w:t xml:space="preserve"> </w:t>
      </w:r>
      <w:proofErr w:type="spellStart"/>
      <w:r>
        <w:rPr>
          <w:rFonts w:ascii="Arial" w:hAnsi="Arial" w:cs="Arial"/>
          <w:sz w:val="28"/>
          <w:szCs w:val="28"/>
          <w:lang w:val="en-ZW"/>
        </w:rPr>
        <w:t>hurwere</w:t>
      </w:r>
      <w:proofErr w:type="spellEnd"/>
      <w:r>
        <w:rPr>
          <w:rFonts w:ascii="Arial" w:hAnsi="Arial" w:cs="Arial"/>
          <w:sz w:val="28"/>
          <w:szCs w:val="28"/>
          <w:lang w:val="en-ZW"/>
        </w:rPr>
        <w:t xml:space="preserve"> </w:t>
      </w:r>
      <w:proofErr w:type="spellStart"/>
      <w:r>
        <w:rPr>
          <w:rFonts w:ascii="Arial" w:hAnsi="Arial" w:cs="Arial"/>
          <w:sz w:val="28"/>
          <w:szCs w:val="28"/>
          <w:lang w:val="en-ZW"/>
        </w:rPr>
        <w:t>mumba</w:t>
      </w:r>
      <w:proofErr w:type="spellEnd"/>
      <w:r>
        <w:rPr>
          <w:rFonts w:ascii="Arial" w:hAnsi="Arial" w:cs="Arial"/>
          <w:sz w:val="28"/>
          <w:szCs w:val="28"/>
          <w:lang w:val="en-ZW"/>
        </w:rPr>
        <w:t xml:space="preserve"> </w:t>
      </w:r>
      <w:proofErr w:type="spellStart"/>
      <w:r>
        <w:rPr>
          <w:rFonts w:ascii="Arial" w:hAnsi="Arial" w:cs="Arial"/>
          <w:sz w:val="28"/>
          <w:szCs w:val="28"/>
          <w:lang w:val="en-ZW"/>
        </w:rPr>
        <w:t>medu</w:t>
      </w:r>
      <w:proofErr w:type="spellEnd"/>
      <w:r>
        <w:rPr>
          <w:rFonts w:ascii="Arial" w:hAnsi="Arial" w:cs="Arial"/>
          <w:sz w:val="28"/>
          <w:szCs w:val="28"/>
          <w:lang w:val="en-ZW"/>
        </w:rPr>
        <w:t xml:space="preserve">, </w:t>
      </w:r>
      <w:proofErr w:type="spellStart"/>
      <w:r>
        <w:rPr>
          <w:rFonts w:ascii="Arial" w:hAnsi="Arial" w:cs="Arial"/>
          <w:sz w:val="28"/>
          <w:szCs w:val="28"/>
          <w:lang w:val="en-ZW"/>
        </w:rPr>
        <w:t>vana</w:t>
      </w:r>
      <w:proofErr w:type="spellEnd"/>
      <w:r>
        <w:rPr>
          <w:rFonts w:ascii="Arial" w:hAnsi="Arial" w:cs="Arial"/>
          <w:sz w:val="28"/>
          <w:szCs w:val="28"/>
          <w:lang w:val="en-ZW"/>
        </w:rPr>
        <w:t xml:space="preserve"> </w:t>
      </w:r>
      <w:proofErr w:type="spellStart"/>
      <w:r>
        <w:rPr>
          <w:rFonts w:ascii="Arial" w:hAnsi="Arial" w:cs="Arial"/>
          <w:sz w:val="28"/>
          <w:szCs w:val="28"/>
          <w:lang w:val="en-ZW"/>
        </w:rPr>
        <w:t>vairwara</w:t>
      </w:r>
      <w:proofErr w:type="spellEnd"/>
      <w:r>
        <w:rPr>
          <w:rFonts w:ascii="Arial" w:hAnsi="Arial" w:cs="Arial"/>
          <w:sz w:val="28"/>
          <w:szCs w:val="28"/>
          <w:lang w:val="en-ZW"/>
        </w:rPr>
        <w:t xml:space="preserve"> </w:t>
      </w:r>
      <w:proofErr w:type="spellStart"/>
      <w:r>
        <w:rPr>
          <w:rFonts w:ascii="Arial" w:hAnsi="Arial" w:cs="Arial"/>
          <w:sz w:val="28"/>
          <w:szCs w:val="28"/>
          <w:lang w:val="en-ZW"/>
        </w:rPr>
        <w:t>vakaitasana</w:t>
      </w:r>
      <w:proofErr w:type="spellEnd"/>
      <w:r>
        <w:rPr>
          <w:rFonts w:ascii="Arial" w:hAnsi="Arial" w:cs="Arial"/>
          <w:sz w:val="28"/>
          <w:szCs w:val="28"/>
          <w:lang w:val="en-ZW"/>
        </w:rPr>
        <w:t xml:space="preserve"> Moses </w:t>
      </w:r>
      <w:proofErr w:type="spellStart"/>
      <w:r>
        <w:rPr>
          <w:rFonts w:ascii="Arial" w:hAnsi="Arial" w:cs="Arial"/>
          <w:sz w:val="28"/>
          <w:szCs w:val="28"/>
          <w:lang w:val="en-ZW"/>
        </w:rPr>
        <w:t>vaya</w:t>
      </w:r>
      <w:proofErr w:type="spellEnd"/>
      <w:r>
        <w:rPr>
          <w:rFonts w:ascii="Arial" w:hAnsi="Arial" w:cs="Arial"/>
          <w:sz w:val="28"/>
          <w:szCs w:val="28"/>
          <w:lang w:val="en-ZW"/>
        </w:rPr>
        <w:t xml:space="preserve"> </w:t>
      </w:r>
      <w:proofErr w:type="spellStart"/>
      <w:r>
        <w:rPr>
          <w:rFonts w:ascii="Arial" w:hAnsi="Arial" w:cs="Arial"/>
          <w:sz w:val="28"/>
          <w:szCs w:val="28"/>
          <w:lang w:val="en-ZW"/>
        </w:rPr>
        <w:t>ivo</w:t>
      </w:r>
      <w:proofErr w:type="spellEnd"/>
      <w:r>
        <w:rPr>
          <w:rFonts w:ascii="Arial" w:hAnsi="Arial" w:cs="Arial"/>
          <w:sz w:val="28"/>
          <w:szCs w:val="28"/>
          <w:lang w:val="en-ZW"/>
        </w:rPr>
        <w:t xml:space="preserve"> </w:t>
      </w:r>
      <w:proofErr w:type="spellStart"/>
      <w:r>
        <w:rPr>
          <w:rFonts w:ascii="Arial" w:hAnsi="Arial" w:cs="Arial"/>
          <w:sz w:val="28"/>
          <w:szCs w:val="28"/>
          <w:lang w:val="en-ZW"/>
        </w:rPr>
        <w:t>vasikana</w:t>
      </w:r>
      <w:proofErr w:type="spellEnd"/>
      <w:r>
        <w:rPr>
          <w:rFonts w:ascii="Arial" w:hAnsi="Arial" w:cs="Arial"/>
          <w:sz w:val="28"/>
          <w:szCs w:val="28"/>
          <w:lang w:val="en-ZW"/>
        </w:rPr>
        <w:t xml:space="preserve"> ava </w:t>
      </w:r>
      <w:proofErr w:type="spellStart"/>
      <w:r>
        <w:rPr>
          <w:rFonts w:ascii="Arial" w:hAnsi="Arial" w:cs="Arial"/>
          <w:sz w:val="28"/>
          <w:szCs w:val="28"/>
          <w:lang w:val="en-ZW"/>
        </w:rPr>
        <w:t>vana</w:t>
      </w:r>
      <w:proofErr w:type="spellEnd"/>
      <w:r>
        <w:rPr>
          <w:rFonts w:ascii="Arial" w:hAnsi="Arial" w:cs="Arial"/>
          <w:sz w:val="28"/>
          <w:szCs w:val="28"/>
          <w:lang w:val="en-ZW"/>
        </w:rPr>
        <w:t xml:space="preserve"> </w:t>
      </w:r>
      <w:proofErr w:type="spellStart"/>
      <w:r>
        <w:rPr>
          <w:rFonts w:ascii="Arial" w:hAnsi="Arial" w:cs="Arial"/>
          <w:sz w:val="28"/>
          <w:szCs w:val="28"/>
          <w:lang w:val="en-ZW"/>
        </w:rPr>
        <w:t>Shiphra</w:t>
      </w:r>
      <w:proofErr w:type="spellEnd"/>
      <w:r>
        <w:rPr>
          <w:rFonts w:ascii="Arial" w:hAnsi="Arial" w:cs="Arial"/>
          <w:sz w:val="28"/>
          <w:szCs w:val="28"/>
          <w:lang w:val="en-ZW"/>
        </w:rPr>
        <w:t xml:space="preserve"> </w:t>
      </w:r>
      <w:proofErr w:type="spellStart"/>
      <w:r>
        <w:rPr>
          <w:rFonts w:ascii="Arial" w:hAnsi="Arial" w:cs="Arial"/>
          <w:sz w:val="28"/>
          <w:szCs w:val="28"/>
          <w:lang w:val="en-ZW"/>
        </w:rPr>
        <w:t>vaityoka</w:t>
      </w:r>
      <w:proofErr w:type="spellEnd"/>
      <w:r>
        <w:rPr>
          <w:rFonts w:ascii="Arial" w:hAnsi="Arial" w:cs="Arial"/>
          <w:sz w:val="28"/>
          <w:szCs w:val="28"/>
          <w:lang w:val="en-ZW"/>
        </w:rPr>
        <w:t xml:space="preserve"> </w:t>
      </w:r>
      <w:proofErr w:type="spellStart"/>
      <w:r>
        <w:rPr>
          <w:rFonts w:ascii="Arial" w:hAnsi="Arial" w:cs="Arial"/>
          <w:sz w:val="28"/>
          <w:szCs w:val="28"/>
          <w:lang w:val="en-ZW"/>
        </w:rPr>
        <w:t>maoko</w:t>
      </w:r>
      <w:proofErr w:type="spellEnd"/>
      <w:r>
        <w:rPr>
          <w:rFonts w:ascii="Arial" w:hAnsi="Arial" w:cs="Arial"/>
          <w:sz w:val="28"/>
          <w:szCs w:val="28"/>
          <w:lang w:val="en-ZW"/>
        </w:rPr>
        <w:t xml:space="preserve"> ava </w:t>
      </w:r>
      <w:proofErr w:type="spellStart"/>
      <w:r>
        <w:rPr>
          <w:rFonts w:ascii="Arial" w:hAnsi="Arial" w:cs="Arial"/>
          <w:sz w:val="28"/>
          <w:szCs w:val="28"/>
          <w:lang w:val="en-ZW"/>
        </w:rPr>
        <w:t>nemweya</w:t>
      </w:r>
      <w:proofErr w:type="spellEnd"/>
      <w:r>
        <w:rPr>
          <w:rFonts w:ascii="Arial" w:hAnsi="Arial" w:cs="Arial"/>
          <w:sz w:val="28"/>
          <w:szCs w:val="28"/>
          <w:lang w:val="en-ZW"/>
        </w:rPr>
        <w:t xml:space="preserve"> </w:t>
      </w:r>
      <w:proofErr w:type="spellStart"/>
      <w:r>
        <w:rPr>
          <w:rFonts w:ascii="Arial" w:hAnsi="Arial" w:cs="Arial"/>
          <w:sz w:val="28"/>
          <w:szCs w:val="28"/>
          <w:lang w:val="en-ZW"/>
        </w:rPr>
        <w:t>yesvina</w:t>
      </w:r>
      <w:proofErr w:type="spellEnd"/>
      <w:r>
        <w:rPr>
          <w:rFonts w:ascii="Arial" w:hAnsi="Arial" w:cs="Arial"/>
          <w:sz w:val="28"/>
          <w:szCs w:val="28"/>
          <w:lang w:val="en-ZW"/>
        </w:rPr>
        <w:t xml:space="preserve"> </w:t>
      </w:r>
      <w:proofErr w:type="spellStart"/>
      <w:r>
        <w:rPr>
          <w:rFonts w:ascii="Arial" w:hAnsi="Arial" w:cs="Arial"/>
          <w:sz w:val="28"/>
          <w:szCs w:val="28"/>
          <w:lang w:val="en-ZW"/>
        </w:rPr>
        <w:t>yaiuya</w:t>
      </w:r>
      <w:proofErr w:type="spellEnd"/>
      <w:r>
        <w:rPr>
          <w:rFonts w:ascii="Arial" w:hAnsi="Arial" w:cs="Arial"/>
          <w:sz w:val="28"/>
          <w:szCs w:val="28"/>
          <w:lang w:val="en-ZW"/>
        </w:rPr>
        <w:t xml:space="preserve"> mu yard </w:t>
      </w:r>
      <w:proofErr w:type="spellStart"/>
      <w:r>
        <w:rPr>
          <w:rFonts w:ascii="Arial" w:hAnsi="Arial" w:cs="Arial"/>
          <w:sz w:val="28"/>
          <w:szCs w:val="28"/>
          <w:lang w:val="en-ZW"/>
        </w:rPr>
        <w:t>dzedu</w:t>
      </w:r>
      <w:proofErr w:type="spellEnd"/>
      <w:r>
        <w:rPr>
          <w:rFonts w:ascii="Arial" w:hAnsi="Arial" w:cs="Arial"/>
          <w:sz w:val="28"/>
          <w:szCs w:val="28"/>
          <w:lang w:val="en-ZW"/>
        </w:rPr>
        <w:t xml:space="preserve">. </w:t>
      </w:r>
      <w:proofErr w:type="spellStart"/>
      <w:r>
        <w:rPr>
          <w:rFonts w:ascii="Arial" w:hAnsi="Arial" w:cs="Arial"/>
          <w:sz w:val="28"/>
          <w:szCs w:val="28"/>
          <w:lang w:val="en-ZW"/>
        </w:rPr>
        <w:t>Hurwere</w:t>
      </w:r>
      <w:proofErr w:type="spellEnd"/>
      <w:r>
        <w:rPr>
          <w:rFonts w:ascii="Arial" w:hAnsi="Arial" w:cs="Arial"/>
          <w:sz w:val="28"/>
          <w:szCs w:val="28"/>
          <w:lang w:val="en-ZW"/>
        </w:rPr>
        <w:t xml:space="preserve"> </w:t>
      </w:r>
      <w:proofErr w:type="spellStart"/>
      <w:r>
        <w:rPr>
          <w:rFonts w:ascii="Arial" w:hAnsi="Arial" w:cs="Arial"/>
          <w:sz w:val="28"/>
          <w:szCs w:val="28"/>
          <w:lang w:val="en-ZW"/>
        </w:rPr>
        <w:t>hwakauya</w:t>
      </w:r>
      <w:proofErr w:type="spellEnd"/>
      <w:r>
        <w:rPr>
          <w:rFonts w:ascii="Arial" w:hAnsi="Arial" w:cs="Arial"/>
          <w:sz w:val="28"/>
          <w:szCs w:val="28"/>
          <w:lang w:val="en-ZW"/>
        </w:rPr>
        <w:t xml:space="preserve"> </w:t>
      </w:r>
      <w:proofErr w:type="spellStart"/>
      <w:r>
        <w:rPr>
          <w:rFonts w:ascii="Arial" w:hAnsi="Arial" w:cs="Arial"/>
          <w:sz w:val="28"/>
          <w:szCs w:val="28"/>
          <w:lang w:val="en-ZW"/>
        </w:rPr>
        <w:t>zvisingadii</w:t>
      </w:r>
      <w:proofErr w:type="spellEnd"/>
      <w:r>
        <w:rPr>
          <w:rFonts w:ascii="Arial" w:hAnsi="Arial" w:cs="Arial"/>
          <w:sz w:val="28"/>
          <w:szCs w:val="28"/>
          <w:lang w:val="en-ZW"/>
        </w:rPr>
        <w:t xml:space="preserve">…? </w:t>
      </w:r>
      <w:r w:rsidRPr="00336B56">
        <w:rPr>
          <w:rFonts w:ascii="Arial" w:hAnsi="Arial" w:cs="Arial"/>
          <w:sz w:val="18"/>
          <w:szCs w:val="18"/>
          <w:lang w:val="en-ZW"/>
        </w:rPr>
        <w:t>[Congregation says, “</w:t>
      </w:r>
      <w:proofErr w:type="spellStart"/>
      <w:r w:rsidRPr="00336B56">
        <w:rPr>
          <w:rFonts w:ascii="Arial" w:hAnsi="Arial" w:cs="Arial"/>
          <w:sz w:val="18"/>
          <w:szCs w:val="18"/>
          <w:lang w:val="en-ZW"/>
        </w:rPr>
        <w:t>zvisingaite</w:t>
      </w:r>
      <w:proofErr w:type="spellEnd"/>
      <w:r>
        <w:rPr>
          <w:rFonts w:ascii="Arial" w:hAnsi="Arial" w:cs="Arial"/>
          <w:sz w:val="18"/>
          <w:szCs w:val="18"/>
          <w:lang w:val="en-ZW"/>
        </w:rPr>
        <w:t>,</w:t>
      </w:r>
      <w:r w:rsidRPr="00336B56">
        <w:rPr>
          <w:rFonts w:ascii="Arial" w:hAnsi="Arial" w:cs="Arial"/>
          <w:sz w:val="18"/>
          <w:szCs w:val="18"/>
          <w:lang w:val="en-ZW"/>
        </w:rPr>
        <w:t xml:space="preserve">”] </w:t>
      </w:r>
      <w:proofErr w:type="spellStart"/>
      <w:r>
        <w:rPr>
          <w:rFonts w:ascii="Arial" w:hAnsi="Arial" w:cs="Arial"/>
          <w:sz w:val="28"/>
          <w:szCs w:val="28"/>
          <w:lang w:val="en-ZW"/>
        </w:rPr>
        <w:t>zvisingaite</w:t>
      </w:r>
      <w:proofErr w:type="spellEnd"/>
      <w:r>
        <w:rPr>
          <w:rFonts w:ascii="Arial" w:hAnsi="Arial" w:cs="Arial"/>
          <w:sz w:val="28"/>
          <w:szCs w:val="28"/>
          <w:lang w:val="en-ZW"/>
        </w:rPr>
        <w:t xml:space="preserve">. But </w:t>
      </w:r>
      <w:proofErr w:type="spellStart"/>
      <w:r>
        <w:rPr>
          <w:rFonts w:ascii="Arial" w:hAnsi="Arial" w:cs="Arial"/>
          <w:sz w:val="28"/>
          <w:szCs w:val="28"/>
          <w:lang w:val="en-ZW"/>
        </w:rPr>
        <w:t>takakunda</w:t>
      </w:r>
      <w:proofErr w:type="spellEnd"/>
      <w:r>
        <w:rPr>
          <w:rFonts w:ascii="Arial" w:hAnsi="Arial" w:cs="Arial"/>
          <w:sz w:val="28"/>
          <w:szCs w:val="28"/>
          <w:lang w:val="en-ZW"/>
        </w:rPr>
        <w:t xml:space="preserve"> </w:t>
      </w:r>
      <w:r w:rsidRPr="00E33075">
        <w:rPr>
          <w:rFonts w:ascii="Arial" w:hAnsi="Arial" w:cs="Arial"/>
          <w:sz w:val="18"/>
          <w:szCs w:val="18"/>
          <w:lang w:val="en-ZW"/>
        </w:rPr>
        <w:t>[Congregation says, “Amen</w:t>
      </w:r>
      <w:r>
        <w:rPr>
          <w:rFonts w:ascii="Arial" w:hAnsi="Arial" w:cs="Arial"/>
          <w:sz w:val="18"/>
          <w:szCs w:val="18"/>
          <w:lang w:val="en-ZW"/>
        </w:rPr>
        <w:t>,</w:t>
      </w:r>
      <w:r w:rsidRPr="00E33075">
        <w:rPr>
          <w:rFonts w:ascii="Arial" w:hAnsi="Arial" w:cs="Arial"/>
          <w:sz w:val="18"/>
          <w:szCs w:val="18"/>
          <w:lang w:val="en-ZW"/>
        </w:rPr>
        <w:t>”]</w:t>
      </w:r>
      <w:r>
        <w:rPr>
          <w:rFonts w:ascii="Arial" w:hAnsi="Arial" w:cs="Arial"/>
          <w:sz w:val="28"/>
          <w:szCs w:val="28"/>
          <w:lang w:val="en-ZW"/>
        </w:rPr>
        <w:t xml:space="preserve"> </w:t>
      </w:r>
      <w:proofErr w:type="spellStart"/>
      <w:r>
        <w:rPr>
          <w:rFonts w:ascii="Arial" w:hAnsi="Arial" w:cs="Arial"/>
          <w:sz w:val="28"/>
          <w:szCs w:val="28"/>
          <w:lang w:val="en-ZW"/>
        </w:rPr>
        <w:t>takakunda</w:t>
      </w:r>
      <w:proofErr w:type="spellEnd"/>
      <w:r>
        <w:rPr>
          <w:rFonts w:ascii="Arial" w:hAnsi="Arial" w:cs="Arial"/>
          <w:sz w:val="28"/>
          <w:szCs w:val="28"/>
          <w:lang w:val="en-ZW"/>
        </w:rPr>
        <w:t xml:space="preserve"> </w:t>
      </w:r>
      <w:proofErr w:type="spellStart"/>
      <w:r>
        <w:rPr>
          <w:rFonts w:ascii="Arial" w:hAnsi="Arial" w:cs="Arial"/>
          <w:sz w:val="28"/>
          <w:szCs w:val="28"/>
          <w:lang w:val="en-ZW"/>
        </w:rPr>
        <w:t>nhasi</w:t>
      </w:r>
      <w:proofErr w:type="spellEnd"/>
      <w:r>
        <w:rPr>
          <w:rFonts w:ascii="Arial" w:hAnsi="Arial" w:cs="Arial"/>
          <w:sz w:val="28"/>
          <w:szCs w:val="28"/>
          <w:lang w:val="en-ZW"/>
        </w:rPr>
        <w:t xml:space="preserve"> </w:t>
      </w:r>
      <w:proofErr w:type="spellStart"/>
      <w:r>
        <w:rPr>
          <w:rFonts w:ascii="Arial" w:hAnsi="Arial" w:cs="Arial"/>
          <w:sz w:val="28"/>
          <w:szCs w:val="28"/>
          <w:lang w:val="en-ZW"/>
        </w:rPr>
        <w:t>tiri</w:t>
      </w:r>
      <w:proofErr w:type="spellEnd"/>
      <w:r>
        <w:rPr>
          <w:rFonts w:ascii="Arial" w:hAnsi="Arial" w:cs="Arial"/>
          <w:sz w:val="28"/>
          <w:szCs w:val="28"/>
          <w:lang w:val="en-ZW"/>
        </w:rPr>
        <w:t xml:space="preserve"> </w:t>
      </w:r>
      <w:proofErr w:type="spellStart"/>
      <w:r>
        <w:rPr>
          <w:rFonts w:ascii="Arial" w:hAnsi="Arial" w:cs="Arial"/>
          <w:sz w:val="28"/>
          <w:szCs w:val="28"/>
          <w:lang w:val="en-ZW"/>
        </w:rPr>
        <w:t>kutaura</w:t>
      </w:r>
      <w:proofErr w:type="spellEnd"/>
      <w:r>
        <w:rPr>
          <w:rFonts w:ascii="Arial" w:hAnsi="Arial" w:cs="Arial"/>
          <w:sz w:val="28"/>
          <w:szCs w:val="28"/>
          <w:lang w:val="en-ZW"/>
        </w:rPr>
        <w:t xml:space="preserve"> </w:t>
      </w:r>
      <w:proofErr w:type="spellStart"/>
      <w:r>
        <w:rPr>
          <w:rFonts w:ascii="Arial" w:hAnsi="Arial" w:cs="Arial"/>
          <w:sz w:val="28"/>
          <w:szCs w:val="28"/>
          <w:lang w:val="en-ZW"/>
        </w:rPr>
        <w:t>hukuru</w:t>
      </w:r>
      <w:proofErr w:type="spellEnd"/>
      <w:r>
        <w:rPr>
          <w:rFonts w:ascii="Arial" w:hAnsi="Arial" w:cs="Arial"/>
          <w:sz w:val="28"/>
          <w:szCs w:val="28"/>
          <w:lang w:val="en-ZW"/>
        </w:rPr>
        <w:t xml:space="preserve"> </w:t>
      </w:r>
      <w:proofErr w:type="spellStart"/>
      <w:r>
        <w:rPr>
          <w:rFonts w:ascii="Arial" w:hAnsi="Arial" w:cs="Arial"/>
          <w:sz w:val="28"/>
          <w:szCs w:val="28"/>
          <w:lang w:val="en-ZW"/>
        </w:rPr>
        <w:t>hwaMwari</w:t>
      </w:r>
      <w:proofErr w:type="spellEnd"/>
      <w:r>
        <w:rPr>
          <w:rFonts w:ascii="Arial" w:hAnsi="Arial" w:cs="Arial"/>
          <w:sz w:val="28"/>
          <w:szCs w:val="28"/>
          <w:lang w:val="en-ZW"/>
        </w:rPr>
        <w:t xml:space="preserve"> </w:t>
      </w:r>
      <w:proofErr w:type="spellStart"/>
      <w:r>
        <w:rPr>
          <w:rFonts w:ascii="Arial" w:hAnsi="Arial" w:cs="Arial"/>
          <w:sz w:val="28"/>
          <w:szCs w:val="28"/>
          <w:lang w:val="en-ZW"/>
        </w:rPr>
        <w:t>nhasi</w:t>
      </w:r>
      <w:proofErr w:type="spellEnd"/>
      <w:r>
        <w:rPr>
          <w:rFonts w:ascii="Arial" w:hAnsi="Arial" w:cs="Arial"/>
          <w:sz w:val="28"/>
          <w:szCs w:val="28"/>
          <w:lang w:val="en-ZW"/>
        </w:rPr>
        <w:t xml:space="preserve"> </w:t>
      </w:r>
      <w:proofErr w:type="spellStart"/>
      <w:r>
        <w:rPr>
          <w:rFonts w:ascii="Arial" w:hAnsi="Arial" w:cs="Arial"/>
          <w:sz w:val="28"/>
          <w:szCs w:val="28"/>
          <w:lang w:val="en-ZW"/>
        </w:rPr>
        <w:t>muno</w:t>
      </w:r>
      <w:proofErr w:type="spellEnd"/>
      <w:r>
        <w:rPr>
          <w:rFonts w:ascii="Arial" w:hAnsi="Arial" w:cs="Arial"/>
          <w:sz w:val="28"/>
          <w:szCs w:val="28"/>
          <w:lang w:val="en-ZW"/>
        </w:rPr>
        <w:t xml:space="preserve">, </w:t>
      </w:r>
      <w:proofErr w:type="spellStart"/>
      <w:r>
        <w:rPr>
          <w:rFonts w:ascii="Arial" w:hAnsi="Arial" w:cs="Arial"/>
          <w:sz w:val="28"/>
          <w:szCs w:val="28"/>
          <w:lang w:val="en-ZW"/>
        </w:rPr>
        <w:t>munomu</w:t>
      </w:r>
      <w:proofErr w:type="spellEnd"/>
      <w:r>
        <w:rPr>
          <w:rFonts w:ascii="Arial" w:hAnsi="Arial" w:cs="Arial"/>
          <w:sz w:val="28"/>
          <w:szCs w:val="28"/>
          <w:lang w:val="en-ZW"/>
        </w:rPr>
        <w:t xml:space="preserve"> </w:t>
      </w:r>
      <w:proofErr w:type="spellStart"/>
      <w:r>
        <w:rPr>
          <w:rFonts w:ascii="Arial" w:hAnsi="Arial" w:cs="Arial"/>
          <w:sz w:val="28"/>
          <w:szCs w:val="28"/>
          <w:lang w:val="en-ZW"/>
        </w:rPr>
        <w:t>mene</w:t>
      </w:r>
      <w:proofErr w:type="spellEnd"/>
      <w:r>
        <w:rPr>
          <w:rFonts w:ascii="Arial" w:hAnsi="Arial" w:cs="Arial"/>
          <w:sz w:val="28"/>
          <w:szCs w:val="28"/>
          <w:lang w:val="en-ZW"/>
        </w:rPr>
        <w:t xml:space="preserve"> power ye miracle manheru </w:t>
      </w:r>
      <w:proofErr w:type="spellStart"/>
      <w:r>
        <w:rPr>
          <w:rFonts w:ascii="Arial" w:hAnsi="Arial" w:cs="Arial"/>
          <w:sz w:val="28"/>
          <w:szCs w:val="28"/>
          <w:lang w:val="en-ZW"/>
        </w:rPr>
        <w:t>ano</w:t>
      </w:r>
      <w:proofErr w:type="spellEnd"/>
      <w:r>
        <w:rPr>
          <w:rFonts w:ascii="Arial" w:hAnsi="Arial" w:cs="Arial"/>
          <w:sz w:val="28"/>
          <w:szCs w:val="28"/>
          <w:lang w:val="en-ZW"/>
        </w:rPr>
        <w:t xml:space="preserve">. </w:t>
      </w:r>
      <w:r w:rsidRPr="00E33075">
        <w:rPr>
          <w:rFonts w:ascii="Arial" w:hAnsi="Arial" w:cs="Arial"/>
          <w:sz w:val="18"/>
          <w:szCs w:val="18"/>
          <w:lang w:val="en-ZW"/>
        </w:rPr>
        <w:t>[Congregation says, “Amen.”]</w:t>
      </w:r>
      <w:r>
        <w:rPr>
          <w:rFonts w:ascii="Arial" w:hAnsi="Arial" w:cs="Arial"/>
          <w:sz w:val="28"/>
          <w:szCs w:val="28"/>
          <w:lang w:val="en-ZW"/>
        </w:rPr>
        <w:t xml:space="preserve"> </w:t>
      </w:r>
    </w:p>
    <w:p w:rsidR="00FE2A0E" w:rsidP="00FE2A0E" w:rsidRDefault="00FE2A0E" w14:paraId="02F08FFE" w14:textId="77777777">
      <w:pPr>
        <w:spacing w:line="276" w:lineRule="auto"/>
        <w:jc w:val="both"/>
        <w:rPr>
          <w:rFonts w:ascii="Arial" w:hAnsi="Arial" w:cs="Arial"/>
          <w:sz w:val="28"/>
          <w:szCs w:val="28"/>
          <w:lang w:val="en-ZW"/>
        </w:rPr>
      </w:pPr>
      <w:r w:rsidRPr="00935620">
        <w:rPr>
          <w:rFonts w:ascii="Arial" w:hAnsi="Arial" w:cs="Arial"/>
          <w:sz w:val="28"/>
          <w:szCs w:val="28"/>
          <w:vertAlign w:val="superscript"/>
          <w:lang w:val="en-ZW"/>
        </w:rPr>
        <w:t xml:space="preserve">210 </w:t>
      </w:r>
      <w:r w:rsidRPr="00935620">
        <w:rPr>
          <w:rFonts w:ascii="Arial" w:hAnsi="Arial" w:cs="Arial"/>
          <w:sz w:val="28"/>
          <w:szCs w:val="28"/>
          <w:lang w:val="en-ZW"/>
        </w:rPr>
        <w:t xml:space="preserve">Hanzi </w:t>
      </w:r>
      <w:proofErr w:type="spellStart"/>
      <w:r w:rsidRPr="00935620">
        <w:rPr>
          <w:rFonts w:ascii="Arial" w:hAnsi="Arial" w:cs="Arial"/>
          <w:sz w:val="28"/>
          <w:szCs w:val="28"/>
          <w:lang w:val="en-ZW"/>
        </w:rPr>
        <w:t>huya</w:t>
      </w:r>
      <w:proofErr w:type="spellEnd"/>
      <w:r w:rsidRPr="00935620">
        <w:rPr>
          <w:rFonts w:ascii="Arial" w:hAnsi="Arial" w:cs="Arial"/>
          <w:sz w:val="28"/>
          <w:szCs w:val="28"/>
          <w:lang w:val="en-ZW"/>
        </w:rPr>
        <w:t xml:space="preserve"> kana </w:t>
      </w:r>
      <w:proofErr w:type="spellStart"/>
      <w:r w:rsidRPr="00935620">
        <w:rPr>
          <w:rFonts w:ascii="Arial" w:hAnsi="Arial" w:cs="Arial"/>
          <w:sz w:val="28"/>
          <w:szCs w:val="28"/>
          <w:lang w:val="en-ZW"/>
        </w:rPr>
        <w:t>une</w:t>
      </w:r>
      <w:proofErr w:type="spellEnd"/>
      <w:r w:rsidRPr="00935620">
        <w:rPr>
          <w:rFonts w:ascii="Arial" w:hAnsi="Arial" w:cs="Arial"/>
          <w:sz w:val="28"/>
          <w:szCs w:val="28"/>
          <w:lang w:val="en-ZW"/>
        </w:rPr>
        <w:t xml:space="preserve"> stroke </w:t>
      </w:r>
      <w:proofErr w:type="spellStart"/>
      <w:r w:rsidRPr="00935620">
        <w:rPr>
          <w:rFonts w:ascii="Arial" w:hAnsi="Arial" w:cs="Arial"/>
          <w:sz w:val="28"/>
          <w:szCs w:val="28"/>
          <w:lang w:val="en-ZW"/>
        </w:rPr>
        <w:t>munomu</w:t>
      </w:r>
      <w:proofErr w:type="spellEnd"/>
      <w:r w:rsidRPr="00935620">
        <w:rPr>
          <w:rFonts w:ascii="Arial" w:hAnsi="Arial" w:cs="Arial"/>
          <w:sz w:val="28"/>
          <w:szCs w:val="28"/>
          <w:lang w:val="en-ZW"/>
        </w:rPr>
        <w:t xml:space="preserve"> mama—</w:t>
      </w:r>
      <w:proofErr w:type="spellStart"/>
      <w:r w:rsidRPr="00935620">
        <w:rPr>
          <w:rFonts w:ascii="Arial" w:hAnsi="Arial" w:cs="Arial"/>
          <w:sz w:val="28"/>
          <w:szCs w:val="28"/>
          <w:lang w:val="en-ZW"/>
        </w:rPr>
        <w:t>mandakaisa</w:t>
      </w:r>
      <w:proofErr w:type="spellEnd"/>
      <w:r w:rsidRPr="00935620">
        <w:rPr>
          <w:rFonts w:ascii="Arial" w:hAnsi="Arial" w:cs="Arial"/>
          <w:sz w:val="28"/>
          <w:szCs w:val="28"/>
          <w:lang w:val="en-ZW"/>
        </w:rPr>
        <w:t xml:space="preserve"> Zita </w:t>
      </w:r>
      <w:proofErr w:type="spellStart"/>
      <w:r w:rsidRPr="00935620">
        <w:rPr>
          <w:rFonts w:ascii="Arial" w:hAnsi="Arial" w:cs="Arial"/>
          <w:sz w:val="28"/>
          <w:szCs w:val="28"/>
          <w:lang w:val="en-ZW"/>
        </w:rPr>
        <w:t>rangu</w:t>
      </w:r>
      <w:proofErr w:type="spellEnd"/>
      <w:r w:rsidRPr="00935620">
        <w:rPr>
          <w:rFonts w:ascii="Arial" w:hAnsi="Arial" w:cs="Arial"/>
          <w:sz w:val="28"/>
          <w:szCs w:val="28"/>
          <w:lang w:val="en-ZW"/>
        </w:rPr>
        <w:t xml:space="preserve">. </w:t>
      </w:r>
      <w:r w:rsidRPr="00057896">
        <w:rPr>
          <w:rFonts w:ascii="Arial" w:hAnsi="Arial" w:cs="Arial"/>
          <w:sz w:val="28"/>
          <w:szCs w:val="28"/>
          <w:lang w:val="en-ZW"/>
        </w:rPr>
        <w:t xml:space="preserve">Zita </w:t>
      </w:r>
      <w:proofErr w:type="spellStart"/>
      <w:r w:rsidRPr="00057896">
        <w:rPr>
          <w:rFonts w:ascii="Arial" w:hAnsi="Arial" w:cs="Arial"/>
          <w:sz w:val="28"/>
          <w:szCs w:val="28"/>
          <w:lang w:val="en-ZW"/>
        </w:rPr>
        <w:t>raMwari</w:t>
      </w:r>
      <w:proofErr w:type="spellEnd"/>
      <w:r w:rsidRPr="00057896">
        <w:rPr>
          <w:rFonts w:ascii="Arial" w:hAnsi="Arial" w:cs="Arial"/>
          <w:sz w:val="28"/>
          <w:szCs w:val="28"/>
          <w:lang w:val="en-ZW"/>
        </w:rPr>
        <w:t xml:space="preserve"> </w:t>
      </w:r>
      <w:proofErr w:type="spellStart"/>
      <w:r w:rsidRPr="00057896">
        <w:rPr>
          <w:rFonts w:ascii="Arial" w:hAnsi="Arial" w:cs="Arial"/>
          <w:sz w:val="28"/>
          <w:szCs w:val="28"/>
          <w:lang w:val="en-ZW"/>
        </w:rPr>
        <w:t>hupe</w:t>
      </w:r>
      <w:proofErr w:type="spellEnd"/>
      <w:r w:rsidRPr="001A5116">
        <w:rPr>
          <w:rFonts w:ascii="Arial" w:hAnsi="Arial" w:cs="Arial"/>
          <w:sz w:val="18"/>
          <w:szCs w:val="18"/>
          <w:lang w:val="en-ZW"/>
        </w:rPr>
        <w:t xml:space="preserve"> </w:t>
      </w:r>
      <w:r w:rsidRPr="00E33075">
        <w:rPr>
          <w:rFonts w:ascii="Arial" w:hAnsi="Arial" w:cs="Arial"/>
          <w:sz w:val="18"/>
          <w:szCs w:val="18"/>
          <w:lang w:val="en-ZW"/>
        </w:rPr>
        <w:t>[Congregation says, “</w:t>
      </w:r>
      <w:proofErr w:type="spellStart"/>
      <w:r>
        <w:rPr>
          <w:rFonts w:ascii="Arial" w:hAnsi="Arial" w:cs="Arial"/>
          <w:sz w:val="18"/>
          <w:szCs w:val="18"/>
          <w:lang w:val="en-ZW"/>
        </w:rPr>
        <w:t>hupenyu</w:t>
      </w:r>
      <w:proofErr w:type="spellEnd"/>
      <w:r w:rsidRPr="00E33075">
        <w:rPr>
          <w:rFonts w:ascii="Arial" w:hAnsi="Arial" w:cs="Arial"/>
          <w:sz w:val="18"/>
          <w:szCs w:val="18"/>
          <w:lang w:val="en-ZW"/>
        </w:rPr>
        <w:t>.”]</w:t>
      </w:r>
      <w:r>
        <w:rPr>
          <w:rFonts w:ascii="Arial" w:hAnsi="Arial" w:cs="Arial"/>
          <w:sz w:val="28"/>
          <w:szCs w:val="28"/>
          <w:lang w:val="en-ZW"/>
        </w:rPr>
        <w:t xml:space="preserve"> </w:t>
      </w:r>
      <w:r w:rsidRPr="00057896">
        <w:rPr>
          <w:rFonts w:ascii="Arial" w:hAnsi="Arial" w:cs="Arial"/>
          <w:sz w:val="28"/>
          <w:szCs w:val="28"/>
          <w:lang w:val="en-ZW"/>
        </w:rPr>
        <w:t xml:space="preserve"> </w:t>
      </w:r>
      <w:r>
        <w:rPr>
          <w:rFonts w:ascii="Arial" w:hAnsi="Arial" w:cs="Arial"/>
          <w:sz w:val="28"/>
          <w:szCs w:val="28"/>
          <w:lang w:val="en-ZW"/>
        </w:rPr>
        <w:t xml:space="preserve">Hanzi </w:t>
      </w:r>
      <w:proofErr w:type="spellStart"/>
      <w:r>
        <w:rPr>
          <w:rFonts w:ascii="Arial" w:hAnsi="Arial" w:cs="Arial"/>
          <w:sz w:val="28"/>
          <w:szCs w:val="28"/>
          <w:lang w:val="en-ZW"/>
        </w:rPr>
        <w:t>unoita</w:t>
      </w:r>
      <w:proofErr w:type="spellEnd"/>
      <w:r>
        <w:rPr>
          <w:rFonts w:ascii="Arial" w:hAnsi="Arial" w:cs="Arial"/>
          <w:sz w:val="28"/>
          <w:szCs w:val="28"/>
          <w:lang w:val="en-ZW"/>
        </w:rPr>
        <w:t xml:space="preserve"> sei…? </w:t>
      </w:r>
      <w:r w:rsidRPr="00BE14AD">
        <w:rPr>
          <w:rFonts w:ascii="Arial" w:hAnsi="Arial" w:cs="Arial"/>
          <w:sz w:val="18"/>
          <w:szCs w:val="18"/>
          <w:lang w:val="en-ZW"/>
        </w:rPr>
        <w:t>[Congregation says, “</w:t>
      </w:r>
      <w:proofErr w:type="spellStart"/>
      <w:r w:rsidRPr="00BE14AD">
        <w:rPr>
          <w:rFonts w:ascii="Arial" w:hAnsi="Arial" w:cs="Arial"/>
          <w:sz w:val="18"/>
          <w:szCs w:val="18"/>
          <w:lang w:val="en-ZW"/>
        </w:rPr>
        <w:t>unopora</w:t>
      </w:r>
      <w:proofErr w:type="spellEnd"/>
      <w:r w:rsidRPr="00BE14AD">
        <w:rPr>
          <w:rFonts w:ascii="Arial" w:hAnsi="Arial" w:cs="Arial"/>
          <w:sz w:val="18"/>
          <w:szCs w:val="18"/>
          <w:lang w:val="en-ZW"/>
        </w:rPr>
        <w:t>.”]</w:t>
      </w:r>
      <w:r>
        <w:rPr>
          <w:rFonts w:ascii="Arial" w:hAnsi="Arial" w:cs="Arial"/>
          <w:sz w:val="28"/>
          <w:szCs w:val="28"/>
          <w:lang w:val="en-ZW"/>
        </w:rPr>
        <w:t xml:space="preserve"> </w:t>
      </w:r>
      <w:proofErr w:type="spellStart"/>
      <w:r>
        <w:rPr>
          <w:rFonts w:ascii="Arial" w:hAnsi="Arial" w:cs="Arial"/>
          <w:sz w:val="28"/>
          <w:szCs w:val="28"/>
          <w:lang w:val="en-ZW"/>
        </w:rPr>
        <w:t>Huya</w:t>
      </w:r>
      <w:proofErr w:type="spellEnd"/>
      <w:r>
        <w:rPr>
          <w:rFonts w:ascii="Arial" w:hAnsi="Arial" w:cs="Arial"/>
          <w:sz w:val="28"/>
          <w:szCs w:val="28"/>
          <w:lang w:val="en-ZW"/>
        </w:rPr>
        <w:t xml:space="preserve"> </w:t>
      </w:r>
      <w:proofErr w:type="spellStart"/>
      <w:r>
        <w:rPr>
          <w:rFonts w:ascii="Arial" w:hAnsi="Arial" w:cs="Arial"/>
          <w:sz w:val="28"/>
          <w:szCs w:val="28"/>
          <w:lang w:val="en-ZW"/>
        </w:rPr>
        <w:t>wanonoka</w:t>
      </w:r>
      <w:proofErr w:type="spellEnd"/>
      <w:r>
        <w:rPr>
          <w:rFonts w:ascii="Arial" w:hAnsi="Arial" w:cs="Arial"/>
          <w:sz w:val="28"/>
          <w:szCs w:val="28"/>
          <w:lang w:val="en-ZW"/>
        </w:rPr>
        <w:t xml:space="preserve"> </w:t>
      </w:r>
      <w:proofErr w:type="spellStart"/>
      <w:r>
        <w:rPr>
          <w:rFonts w:ascii="Arial" w:hAnsi="Arial" w:cs="Arial"/>
          <w:sz w:val="28"/>
          <w:szCs w:val="28"/>
          <w:lang w:val="en-ZW"/>
        </w:rPr>
        <w:t>ku</w:t>
      </w:r>
      <w:proofErr w:type="spellEnd"/>
      <w:r>
        <w:rPr>
          <w:rFonts w:ascii="Arial" w:hAnsi="Arial" w:cs="Arial"/>
          <w:sz w:val="28"/>
          <w:szCs w:val="28"/>
          <w:lang w:val="en-ZW"/>
        </w:rPr>
        <w:t xml:space="preserve"> delivery </w:t>
      </w:r>
      <w:proofErr w:type="spellStart"/>
      <w:r>
        <w:rPr>
          <w:rFonts w:ascii="Arial" w:hAnsi="Arial" w:cs="Arial"/>
          <w:sz w:val="28"/>
          <w:szCs w:val="28"/>
          <w:lang w:val="en-ZW"/>
        </w:rPr>
        <w:t>mandakaisa</w:t>
      </w:r>
      <w:proofErr w:type="spellEnd"/>
      <w:r>
        <w:rPr>
          <w:rFonts w:ascii="Arial" w:hAnsi="Arial" w:cs="Arial"/>
          <w:sz w:val="28"/>
          <w:szCs w:val="28"/>
          <w:lang w:val="en-ZW"/>
        </w:rPr>
        <w:t xml:space="preserve"> Zita </w:t>
      </w:r>
      <w:proofErr w:type="spellStart"/>
      <w:r>
        <w:rPr>
          <w:rFonts w:ascii="Arial" w:hAnsi="Arial" w:cs="Arial"/>
          <w:sz w:val="28"/>
          <w:szCs w:val="28"/>
          <w:lang w:val="en-ZW"/>
        </w:rPr>
        <w:t>raani</w:t>
      </w:r>
      <w:proofErr w:type="spellEnd"/>
      <w:r>
        <w:rPr>
          <w:rFonts w:ascii="Arial" w:hAnsi="Arial" w:cs="Arial"/>
          <w:sz w:val="28"/>
          <w:szCs w:val="28"/>
          <w:lang w:val="en-ZW"/>
        </w:rPr>
        <w:t>…?</w:t>
      </w:r>
      <w:r w:rsidRPr="00E33075">
        <w:rPr>
          <w:rFonts w:ascii="Arial" w:hAnsi="Arial" w:cs="Arial"/>
          <w:sz w:val="18"/>
          <w:szCs w:val="18"/>
          <w:lang w:val="en-ZW"/>
        </w:rPr>
        <w:t>[Congregation says, “</w:t>
      </w:r>
      <w:proofErr w:type="spellStart"/>
      <w:r>
        <w:rPr>
          <w:rFonts w:ascii="Arial" w:hAnsi="Arial" w:cs="Arial"/>
          <w:sz w:val="18"/>
          <w:szCs w:val="18"/>
          <w:lang w:val="en-ZW"/>
        </w:rPr>
        <w:t>rangu</w:t>
      </w:r>
      <w:proofErr w:type="spellEnd"/>
      <w:r w:rsidRPr="00E33075">
        <w:rPr>
          <w:rFonts w:ascii="Arial" w:hAnsi="Arial" w:cs="Arial"/>
          <w:sz w:val="18"/>
          <w:szCs w:val="18"/>
          <w:lang w:val="en-ZW"/>
        </w:rPr>
        <w:t>.”]</w:t>
      </w:r>
      <w:r>
        <w:rPr>
          <w:rFonts w:ascii="Arial" w:hAnsi="Arial" w:cs="Arial"/>
          <w:sz w:val="28"/>
          <w:szCs w:val="28"/>
          <w:lang w:val="en-ZW"/>
        </w:rPr>
        <w:t xml:space="preserve">  Zita </w:t>
      </w:r>
      <w:proofErr w:type="spellStart"/>
      <w:r>
        <w:rPr>
          <w:rFonts w:ascii="Arial" w:hAnsi="Arial" w:cs="Arial"/>
          <w:sz w:val="28"/>
          <w:szCs w:val="28"/>
          <w:lang w:val="en-ZW"/>
        </w:rPr>
        <w:t>rangu</w:t>
      </w:r>
      <w:proofErr w:type="spellEnd"/>
      <w:r>
        <w:rPr>
          <w:rFonts w:ascii="Arial" w:hAnsi="Arial" w:cs="Arial"/>
          <w:sz w:val="28"/>
          <w:szCs w:val="28"/>
          <w:lang w:val="en-ZW"/>
        </w:rPr>
        <w:t xml:space="preserve"> </w:t>
      </w:r>
      <w:proofErr w:type="spellStart"/>
      <w:r>
        <w:rPr>
          <w:rFonts w:ascii="Arial" w:hAnsi="Arial" w:cs="Arial"/>
          <w:sz w:val="28"/>
          <w:szCs w:val="28"/>
          <w:lang w:val="en-ZW"/>
        </w:rPr>
        <w:t>hupe</w:t>
      </w:r>
      <w:proofErr w:type="spellEnd"/>
      <w:r>
        <w:rPr>
          <w:rFonts w:ascii="Arial" w:hAnsi="Arial" w:cs="Arial"/>
          <w:sz w:val="28"/>
          <w:szCs w:val="28"/>
          <w:lang w:val="en-ZW"/>
        </w:rPr>
        <w:t xml:space="preserve">…? </w:t>
      </w:r>
      <w:r w:rsidRPr="00BE14AD">
        <w:rPr>
          <w:rFonts w:ascii="Arial" w:hAnsi="Arial" w:cs="Arial"/>
          <w:sz w:val="18"/>
          <w:szCs w:val="18"/>
          <w:lang w:val="en-ZW"/>
        </w:rPr>
        <w:t>[Congregation says, “</w:t>
      </w:r>
      <w:proofErr w:type="spellStart"/>
      <w:r w:rsidRPr="00BE14AD">
        <w:rPr>
          <w:rFonts w:ascii="Arial" w:hAnsi="Arial" w:cs="Arial"/>
          <w:sz w:val="18"/>
          <w:szCs w:val="18"/>
          <w:lang w:val="en-ZW"/>
        </w:rPr>
        <w:t>hepenyu</w:t>
      </w:r>
      <w:proofErr w:type="spellEnd"/>
      <w:r w:rsidRPr="00BE14AD">
        <w:rPr>
          <w:rFonts w:ascii="Arial" w:hAnsi="Arial" w:cs="Arial"/>
          <w:sz w:val="18"/>
          <w:szCs w:val="18"/>
          <w:lang w:val="en-ZW"/>
        </w:rPr>
        <w:t>.”]</w:t>
      </w:r>
      <w:r>
        <w:rPr>
          <w:rFonts w:ascii="Arial" w:hAnsi="Arial" w:cs="Arial"/>
          <w:sz w:val="28"/>
          <w:szCs w:val="28"/>
          <w:lang w:val="en-ZW"/>
        </w:rPr>
        <w:t xml:space="preserve"> Kana </w:t>
      </w:r>
      <w:proofErr w:type="spellStart"/>
      <w:r>
        <w:rPr>
          <w:rFonts w:ascii="Arial" w:hAnsi="Arial" w:cs="Arial"/>
          <w:sz w:val="28"/>
          <w:szCs w:val="28"/>
          <w:lang w:val="en-ZW"/>
        </w:rPr>
        <w:t>washaiwa</w:t>
      </w:r>
      <w:proofErr w:type="spellEnd"/>
      <w:r>
        <w:rPr>
          <w:rFonts w:ascii="Arial" w:hAnsi="Arial" w:cs="Arial"/>
          <w:sz w:val="28"/>
          <w:szCs w:val="28"/>
          <w:lang w:val="en-ZW"/>
        </w:rPr>
        <w:t xml:space="preserve"> </w:t>
      </w:r>
      <w:proofErr w:type="spellStart"/>
      <w:r>
        <w:rPr>
          <w:rFonts w:ascii="Arial" w:hAnsi="Arial" w:cs="Arial"/>
          <w:sz w:val="28"/>
          <w:szCs w:val="28"/>
          <w:lang w:val="en-ZW"/>
        </w:rPr>
        <w:t>basa</w:t>
      </w:r>
      <w:proofErr w:type="spellEnd"/>
      <w:r>
        <w:rPr>
          <w:rFonts w:ascii="Arial" w:hAnsi="Arial" w:cs="Arial"/>
          <w:sz w:val="28"/>
          <w:szCs w:val="28"/>
          <w:lang w:val="en-ZW"/>
        </w:rPr>
        <w:t xml:space="preserve"> </w:t>
      </w:r>
      <w:proofErr w:type="spellStart"/>
      <w:r>
        <w:rPr>
          <w:rFonts w:ascii="Arial" w:hAnsi="Arial" w:cs="Arial"/>
          <w:sz w:val="28"/>
          <w:szCs w:val="28"/>
          <w:lang w:val="en-ZW"/>
        </w:rPr>
        <w:t>huaya</w:t>
      </w:r>
      <w:proofErr w:type="spellEnd"/>
      <w:r>
        <w:rPr>
          <w:rFonts w:ascii="Arial" w:hAnsi="Arial" w:cs="Arial"/>
          <w:sz w:val="28"/>
          <w:szCs w:val="28"/>
          <w:lang w:val="en-ZW"/>
        </w:rPr>
        <w:t xml:space="preserve"> </w:t>
      </w:r>
      <w:proofErr w:type="spellStart"/>
      <w:r>
        <w:rPr>
          <w:rFonts w:ascii="Arial" w:hAnsi="Arial" w:cs="Arial"/>
          <w:sz w:val="28"/>
          <w:szCs w:val="28"/>
          <w:lang w:val="en-ZW"/>
        </w:rPr>
        <w:t>pandakaisa</w:t>
      </w:r>
      <w:proofErr w:type="spellEnd"/>
      <w:r>
        <w:rPr>
          <w:rFonts w:ascii="Arial" w:hAnsi="Arial" w:cs="Arial"/>
          <w:sz w:val="28"/>
          <w:szCs w:val="28"/>
          <w:lang w:val="en-ZW"/>
        </w:rPr>
        <w:t xml:space="preserve"> Zita </w:t>
      </w:r>
      <w:proofErr w:type="spellStart"/>
      <w:r>
        <w:rPr>
          <w:rFonts w:ascii="Arial" w:hAnsi="Arial" w:cs="Arial"/>
          <w:sz w:val="28"/>
          <w:szCs w:val="28"/>
          <w:lang w:val="en-ZW"/>
        </w:rPr>
        <w:t>raani</w:t>
      </w:r>
      <w:proofErr w:type="spellEnd"/>
      <w:r>
        <w:rPr>
          <w:rFonts w:ascii="Arial" w:hAnsi="Arial" w:cs="Arial"/>
          <w:sz w:val="28"/>
          <w:szCs w:val="28"/>
          <w:lang w:val="en-ZW"/>
        </w:rPr>
        <w:t xml:space="preserve">…? </w:t>
      </w:r>
      <w:r w:rsidRPr="00BE14AD">
        <w:rPr>
          <w:rFonts w:ascii="Arial" w:hAnsi="Arial" w:cs="Arial"/>
          <w:sz w:val="18"/>
          <w:szCs w:val="18"/>
          <w:lang w:val="en-ZW"/>
        </w:rPr>
        <w:t>[Congregation says, “</w:t>
      </w:r>
      <w:proofErr w:type="spellStart"/>
      <w:r w:rsidRPr="00BE14AD">
        <w:rPr>
          <w:rFonts w:ascii="Arial" w:hAnsi="Arial" w:cs="Arial"/>
          <w:sz w:val="18"/>
          <w:szCs w:val="18"/>
          <w:lang w:val="en-ZW"/>
        </w:rPr>
        <w:t>rangu</w:t>
      </w:r>
      <w:proofErr w:type="spellEnd"/>
      <w:r w:rsidRPr="00BE14AD">
        <w:rPr>
          <w:rFonts w:ascii="Arial" w:hAnsi="Arial" w:cs="Arial"/>
          <w:sz w:val="18"/>
          <w:szCs w:val="18"/>
          <w:lang w:val="en-ZW"/>
        </w:rPr>
        <w:t>.”]</w:t>
      </w:r>
      <w:r>
        <w:rPr>
          <w:rFonts w:ascii="Arial" w:hAnsi="Arial" w:cs="Arial"/>
          <w:sz w:val="28"/>
          <w:szCs w:val="28"/>
          <w:lang w:val="en-ZW"/>
        </w:rPr>
        <w:t xml:space="preserve"> Zita </w:t>
      </w:r>
      <w:proofErr w:type="spellStart"/>
      <w:r>
        <w:rPr>
          <w:rFonts w:ascii="Arial" w:hAnsi="Arial" w:cs="Arial"/>
          <w:sz w:val="28"/>
          <w:szCs w:val="28"/>
          <w:lang w:val="en-ZW"/>
        </w:rPr>
        <w:t>raMwari</w:t>
      </w:r>
      <w:proofErr w:type="spellEnd"/>
      <w:r>
        <w:rPr>
          <w:rFonts w:ascii="Arial" w:hAnsi="Arial" w:cs="Arial"/>
          <w:sz w:val="28"/>
          <w:szCs w:val="28"/>
          <w:lang w:val="en-ZW"/>
        </w:rPr>
        <w:t xml:space="preserve"> </w:t>
      </w:r>
      <w:proofErr w:type="spellStart"/>
      <w:r>
        <w:rPr>
          <w:rFonts w:ascii="Arial" w:hAnsi="Arial" w:cs="Arial"/>
          <w:sz w:val="28"/>
          <w:szCs w:val="28"/>
          <w:lang w:val="en-ZW"/>
        </w:rPr>
        <w:t>hupe</w:t>
      </w:r>
      <w:proofErr w:type="spellEnd"/>
      <w:r>
        <w:rPr>
          <w:rFonts w:ascii="Arial" w:hAnsi="Arial" w:cs="Arial"/>
          <w:sz w:val="28"/>
          <w:szCs w:val="28"/>
          <w:lang w:val="en-ZW"/>
        </w:rPr>
        <w:t xml:space="preserve">…? </w:t>
      </w:r>
      <w:r w:rsidRPr="00BE14AD">
        <w:rPr>
          <w:rFonts w:ascii="Arial" w:hAnsi="Arial" w:cs="Arial"/>
          <w:sz w:val="18"/>
          <w:szCs w:val="18"/>
          <w:lang w:val="en-ZW"/>
        </w:rPr>
        <w:t>[Congregation says, “</w:t>
      </w:r>
      <w:proofErr w:type="spellStart"/>
      <w:r w:rsidRPr="00BE14AD">
        <w:rPr>
          <w:rFonts w:ascii="Arial" w:hAnsi="Arial" w:cs="Arial"/>
          <w:sz w:val="18"/>
          <w:szCs w:val="18"/>
          <w:lang w:val="en-ZW"/>
        </w:rPr>
        <w:t>hupenyu</w:t>
      </w:r>
      <w:proofErr w:type="spellEnd"/>
      <w:r w:rsidRPr="00BE14AD">
        <w:rPr>
          <w:rFonts w:ascii="Arial" w:hAnsi="Arial" w:cs="Arial"/>
          <w:sz w:val="18"/>
          <w:szCs w:val="18"/>
          <w:lang w:val="en-ZW"/>
        </w:rPr>
        <w:t>.”]</w:t>
      </w:r>
      <w:r>
        <w:rPr>
          <w:rFonts w:ascii="Arial" w:hAnsi="Arial" w:cs="Arial"/>
          <w:sz w:val="28"/>
          <w:szCs w:val="28"/>
          <w:lang w:val="en-ZW"/>
        </w:rPr>
        <w:t xml:space="preserve"> In Jesus Name. </w:t>
      </w:r>
      <w:r w:rsidRPr="00E33075">
        <w:rPr>
          <w:rFonts w:ascii="Arial" w:hAnsi="Arial" w:cs="Arial"/>
          <w:sz w:val="18"/>
          <w:szCs w:val="18"/>
          <w:lang w:val="en-ZW"/>
        </w:rPr>
        <w:t>[Congregation says, “Amen.”]</w:t>
      </w:r>
    </w:p>
    <w:p w:rsidR="00FE2A0E" w:rsidP="00FE2A0E" w:rsidRDefault="00FE2A0E" w14:paraId="61D0AECE" w14:textId="77777777">
      <w:pPr>
        <w:spacing w:line="276" w:lineRule="auto"/>
        <w:jc w:val="both"/>
        <w:rPr>
          <w:rFonts w:ascii="Arial" w:hAnsi="Arial" w:cs="Arial"/>
          <w:sz w:val="28"/>
          <w:szCs w:val="28"/>
          <w:lang w:val="en-ZW"/>
        </w:rPr>
      </w:pPr>
      <w:r w:rsidRPr="008F5BD0">
        <w:rPr>
          <w:rFonts w:ascii="Arial" w:hAnsi="Arial" w:cs="Arial"/>
          <w:sz w:val="28"/>
          <w:szCs w:val="28"/>
          <w:vertAlign w:val="superscript"/>
          <w:lang w:val="en-ZW"/>
        </w:rPr>
        <w:t>211</w:t>
      </w:r>
      <w:r>
        <w:rPr>
          <w:rFonts w:ascii="Arial" w:hAnsi="Arial" w:cs="Arial"/>
          <w:sz w:val="28"/>
          <w:szCs w:val="28"/>
          <w:vertAlign w:val="superscript"/>
          <w:lang w:val="en-ZW"/>
        </w:rPr>
        <w:t xml:space="preserve"> </w:t>
      </w:r>
      <w:proofErr w:type="spellStart"/>
      <w:r>
        <w:rPr>
          <w:rFonts w:ascii="Arial" w:hAnsi="Arial" w:cs="Arial"/>
          <w:sz w:val="28"/>
          <w:szCs w:val="28"/>
          <w:lang w:val="en-ZW"/>
        </w:rPr>
        <w:t>Tirikuuya</w:t>
      </w:r>
      <w:proofErr w:type="spellEnd"/>
      <w:r>
        <w:rPr>
          <w:rFonts w:ascii="Arial" w:hAnsi="Arial" w:cs="Arial"/>
          <w:sz w:val="28"/>
          <w:szCs w:val="28"/>
          <w:lang w:val="en-ZW"/>
        </w:rPr>
        <w:t xml:space="preserve"> </w:t>
      </w:r>
      <w:proofErr w:type="spellStart"/>
      <w:r>
        <w:rPr>
          <w:rFonts w:ascii="Arial" w:hAnsi="Arial" w:cs="Arial"/>
          <w:sz w:val="28"/>
          <w:szCs w:val="28"/>
          <w:lang w:val="en-ZW"/>
        </w:rPr>
        <w:t>kuzokunda</w:t>
      </w:r>
      <w:proofErr w:type="spellEnd"/>
      <w:r>
        <w:rPr>
          <w:rFonts w:ascii="Arial" w:hAnsi="Arial" w:cs="Arial"/>
          <w:sz w:val="28"/>
          <w:szCs w:val="28"/>
          <w:lang w:val="en-ZW"/>
        </w:rPr>
        <w:t xml:space="preserve"> </w:t>
      </w:r>
      <w:proofErr w:type="spellStart"/>
      <w:r>
        <w:rPr>
          <w:rFonts w:ascii="Arial" w:hAnsi="Arial" w:cs="Arial"/>
          <w:sz w:val="28"/>
          <w:szCs w:val="28"/>
          <w:lang w:val="en-ZW"/>
        </w:rPr>
        <w:t>mweya</w:t>
      </w:r>
      <w:proofErr w:type="spellEnd"/>
      <w:r>
        <w:rPr>
          <w:rFonts w:ascii="Arial" w:hAnsi="Arial" w:cs="Arial"/>
          <w:sz w:val="28"/>
          <w:szCs w:val="28"/>
          <w:lang w:val="en-ZW"/>
        </w:rPr>
        <w:t xml:space="preserve"> </w:t>
      </w:r>
      <w:proofErr w:type="spellStart"/>
      <w:r>
        <w:rPr>
          <w:rFonts w:ascii="Arial" w:hAnsi="Arial" w:cs="Arial"/>
          <w:sz w:val="28"/>
          <w:szCs w:val="28"/>
          <w:lang w:val="en-ZW"/>
        </w:rPr>
        <w:t>yema</w:t>
      </w:r>
      <w:proofErr w:type="spellEnd"/>
      <w:r>
        <w:rPr>
          <w:rFonts w:ascii="Arial" w:hAnsi="Arial" w:cs="Arial"/>
          <w:sz w:val="28"/>
          <w:szCs w:val="28"/>
          <w:lang w:val="en-ZW"/>
        </w:rPr>
        <w:t xml:space="preserve"> </w:t>
      </w:r>
      <w:proofErr w:type="spellStart"/>
      <w:r>
        <w:rPr>
          <w:rFonts w:ascii="Arial" w:hAnsi="Arial" w:cs="Arial"/>
          <w:sz w:val="28"/>
          <w:szCs w:val="28"/>
          <w:lang w:val="en-ZW"/>
        </w:rPr>
        <w:t>dzi</w:t>
      </w:r>
      <w:proofErr w:type="spellEnd"/>
      <w:r>
        <w:rPr>
          <w:rFonts w:ascii="Arial" w:hAnsi="Arial" w:cs="Arial"/>
          <w:sz w:val="28"/>
          <w:szCs w:val="28"/>
          <w:lang w:val="en-ZW"/>
        </w:rPr>
        <w:t xml:space="preserve">…? </w:t>
      </w:r>
      <w:r w:rsidRPr="00D731F3">
        <w:rPr>
          <w:rFonts w:ascii="Arial" w:hAnsi="Arial" w:cs="Arial"/>
          <w:sz w:val="18"/>
          <w:szCs w:val="18"/>
          <w:lang w:val="en-ZW"/>
        </w:rPr>
        <w:t>[Congregation says, “</w:t>
      </w:r>
      <w:proofErr w:type="spellStart"/>
      <w:r w:rsidRPr="00D731F3">
        <w:rPr>
          <w:rFonts w:ascii="Arial" w:hAnsi="Arial" w:cs="Arial"/>
          <w:sz w:val="18"/>
          <w:szCs w:val="18"/>
          <w:lang w:val="en-ZW"/>
        </w:rPr>
        <w:t>yemadzinza</w:t>
      </w:r>
      <w:proofErr w:type="spellEnd"/>
      <w:r>
        <w:rPr>
          <w:rFonts w:ascii="Arial" w:hAnsi="Arial" w:cs="Arial"/>
          <w:sz w:val="18"/>
          <w:szCs w:val="18"/>
          <w:lang w:val="en-ZW"/>
        </w:rPr>
        <w:t>, Amen.</w:t>
      </w:r>
      <w:r w:rsidRPr="00D731F3">
        <w:rPr>
          <w:rFonts w:ascii="Arial" w:hAnsi="Arial" w:cs="Arial"/>
          <w:sz w:val="18"/>
          <w:szCs w:val="18"/>
          <w:lang w:val="en-ZW"/>
        </w:rPr>
        <w:t xml:space="preserve">”] </w:t>
      </w:r>
      <w:r>
        <w:rPr>
          <w:rFonts w:ascii="Arial" w:hAnsi="Arial" w:cs="Arial"/>
          <w:sz w:val="28"/>
          <w:szCs w:val="28"/>
          <w:lang w:val="en-ZW"/>
        </w:rPr>
        <w:t xml:space="preserve">Hanzi, </w:t>
      </w:r>
      <w:proofErr w:type="spellStart"/>
      <w:r>
        <w:rPr>
          <w:rFonts w:ascii="Arial" w:hAnsi="Arial" w:cs="Arial"/>
          <w:sz w:val="28"/>
          <w:szCs w:val="28"/>
          <w:lang w:val="en-ZW"/>
        </w:rPr>
        <w:t>vana</w:t>
      </w:r>
      <w:proofErr w:type="spellEnd"/>
      <w:r>
        <w:rPr>
          <w:rFonts w:ascii="Arial" w:hAnsi="Arial" w:cs="Arial"/>
          <w:sz w:val="28"/>
          <w:szCs w:val="28"/>
          <w:lang w:val="en-ZW"/>
        </w:rPr>
        <w:t xml:space="preserve"> </w:t>
      </w:r>
      <w:proofErr w:type="spellStart"/>
      <w:r>
        <w:rPr>
          <w:rFonts w:ascii="Arial" w:hAnsi="Arial" w:cs="Arial"/>
          <w:sz w:val="28"/>
          <w:szCs w:val="28"/>
          <w:lang w:val="en-ZW"/>
        </w:rPr>
        <w:t>vemunhu</w:t>
      </w:r>
      <w:proofErr w:type="spellEnd"/>
      <w:r>
        <w:rPr>
          <w:rFonts w:ascii="Arial" w:hAnsi="Arial" w:cs="Arial"/>
          <w:sz w:val="28"/>
          <w:szCs w:val="28"/>
          <w:lang w:val="en-ZW"/>
        </w:rPr>
        <w:t xml:space="preserve"> </w:t>
      </w:r>
      <w:proofErr w:type="spellStart"/>
      <w:r>
        <w:rPr>
          <w:rFonts w:ascii="Arial" w:hAnsi="Arial" w:cs="Arial"/>
          <w:sz w:val="28"/>
          <w:szCs w:val="28"/>
          <w:lang w:val="en-ZW"/>
        </w:rPr>
        <w:t>akanaka</w:t>
      </w:r>
      <w:proofErr w:type="spellEnd"/>
      <w:r>
        <w:rPr>
          <w:rFonts w:ascii="Arial" w:hAnsi="Arial" w:cs="Arial"/>
          <w:sz w:val="28"/>
          <w:szCs w:val="28"/>
          <w:lang w:val="en-ZW"/>
        </w:rPr>
        <w:t xml:space="preserve"> </w:t>
      </w:r>
      <w:proofErr w:type="spellStart"/>
      <w:r>
        <w:rPr>
          <w:rFonts w:ascii="Arial" w:hAnsi="Arial" w:cs="Arial"/>
          <w:sz w:val="28"/>
          <w:szCs w:val="28"/>
          <w:lang w:val="en-ZW"/>
        </w:rPr>
        <w:t>vanosara</w:t>
      </w:r>
      <w:proofErr w:type="spellEnd"/>
      <w:r>
        <w:rPr>
          <w:rFonts w:ascii="Arial" w:hAnsi="Arial" w:cs="Arial"/>
          <w:sz w:val="28"/>
          <w:szCs w:val="28"/>
          <w:lang w:val="en-ZW"/>
        </w:rPr>
        <w:t xml:space="preserve"> </w:t>
      </w:r>
      <w:proofErr w:type="spellStart"/>
      <w:r>
        <w:rPr>
          <w:rFonts w:ascii="Arial" w:hAnsi="Arial" w:cs="Arial"/>
          <w:sz w:val="28"/>
          <w:szCs w:val="28"/>
          <w:lang w:val="en-ZW"/>
        </w:rPr>
        <w:t>vachiropafadza</w:t>
      </w:r>
      <w:proofErr w:type="spellEnd"/>
      <w:r>
        <w:rPr>
          <w:rFonts w:ascii="Arial" w:hAnsi="Arial" w:cs="Arial"/>
          <w:sz w:val="28"/>
          <w:szCs w:val="28"/>
          <w:lang w:val="en-ZW"/>
        </w:rPr>
        <w:t xml:space="preserve"> iye aye…? </w:t>
      </w:r>
      <w:r w:rsidRPr="00D731F3">
        <w:rPr>
          <w:rFonts w:ascii="Arial" w:hAnsi="Arial" w:cs="Arial"/>
          <w:sz w:val="18"/>
          <w:szCs w:val="18"/>
          <w:lang w:val="en-ZW"/>
        </w:rPr>
        <w:t>[Congregation says, “</w:t>
      </w:r>
      <w:proofErr w:type="spellStart"/>
      <w:r w:rsidRPr="00D731F3">
        <w:rPr>
          <w:rFonts w:ascii="Arial" w:hAnsi="Arial" w:cs="Arial"/>
          <w:sz w:val="18"/>
          <w:szCs w:val="18"/>
          <w:lang w:val="en-ZW"/>
        </w:rPr>
        <w:t>ayenda</w:t>
      </w:r>
      <w:r>
        <w:rPr>
          <w:rFonts w:ascii="Arial" w:hAnsi="Arial" w:cs="Arial"/>
          <w:sz w:val="18"/>
          <w:szCs w:val="18"/>
          <w:lang w:val="en-ZW"/>
        </w:rPr>
        <w:t>,Amen</w:t>
      </w:r>
      <w:proofErr w:type="spellEnd"/>
      <w:r w:rsidRPr="00D731F3">
        <w:rPr>
          <w:rFonts w:ascii="Arial" w:hAnsi="Arial" w:cs="Arial"/>
          <w:sz w:val="18"/>
          <w:szCs w:val="18"/>
          <w:lang w:val="en-ZW"/>
        </w:rPr>
        <w:t xml:space="preserve">”] </w:t>
      </w:r>
      <w:r>
        <w:rPr>
          <w:rFonts w:ascii="Arial" w:hAnsi="Arial" w:cs="Arial"/>
          <w:sz w:val="28"/>
          <w:szCs w:val="28"/>
          <w:lang w:val="en-ZW"/>
        </w:rPr>
        <w:t xml:space="preserve">Ko </w:t>
      </w:r>
      <w:proofErr w:type="spellStart"/>
      <w:r>
        <w:rPr>
          <w:rFonts w:ascii="Arial" w:hAnsi="Arial" w:cs="Arial"/>
          <w:sz w:val="28"/>
          <w:szCs w:val="28"/>
          <w:lang w:val="en-ZW"/>
        </w:rPr>
        <w:t>chikoro</w:t>
      </w:r>
      <w:proofErr w:type="spellEnd"/>
      <w:r>
        <w:rPr>
          <w:rFonts w:ascii="Arial" w:hAnsi="Arial" w:cs="Arial"/>
          <w:sz w:val="28"/>
          <w:szCs w:val="28"/>
          <w:lang w:val="en-ZW"/>
        </w:rPr>
        <w:t xml:space="preserve"> </w:t>
      </w:r>
      <w:proofErr w:type="spellStart"/>
      <w:r>
        <w:rPr>
          <w:rFonts w:ascii="Arial" w:hAnsi="Arial" w:cs="Arial"/>
          <w:sz w:val="28"/>
          <w:szCs w:val="28"/>
          <w:lang w:val="en-ZW"/>
        </w:rPr>
        <w:t>chakasara</w:t>
      </w:r>
      <w:proofErr w:type="spellEnd"/>
      <w:r>
        <w:rPr>
          <w:rFonts w:ascii="Arial" w:hAnsi="Arial" w:cs="Arial"/>
          <w:sz w:val="28"/>
          <w:szCs w:val="28"/>
          <w:lang w:val="en-ZW"/>
        </w:rPr>
        <w:t xml:space="preserve"> </w:t>
      </w:r>
      <w:proofErr w:type="spellStart"/>
      <w:r>
        <w:rPr>
          <w:rFonts w:ascii="Arial" w:hAnsi="Arial" w:cs="Arial"/>
          <w:sz w:val="28"/>
          <w:szCs w:val="28"/>
          <w:lang w:val="en-ZW"/>
        </w:rPr>
        <w:t>zve</w:t>
      </w:r>
      <w:proofErr w:type="spellEnd"/>
      <w:r>
        <w:rPr>
          <w:rFonts w:ascii="Arial" w:hAnsi="Arial" w:cs="Arial"/>
          <w:sz w:val="28"/>
          <w:szCs w:val="28"/>
          <w:lang w:val="en-ZW"/>
        </w:rPr>
        <w:t xml:space="preserve">, </w:t>
      </w:r>
      <w:proofErr w:type="spellStart"/>
      <w:r>
        <w:rPr>
          <w:rFonts w:ascii="Arial" w:hAnsi="Arial" w:cs="Arial"/>
          <w:sz w:val="28"/>
          <w:szCs w:val="28"/>
          <w:lang w:val="en-ZW"/>
        </w:rPr>
        <w:t>akasiya</w:t>
      </w:r>
      <w:proofErr w:type="spellEnd"/>
      <w:r>
        <w:rPr>
          <w:rFonts w:ascii="Arial" w:hAnsi="Arial" w:cs="Arial"/>
          <w:sz w:val="28"/>
          <w:szCs w:val="28"/>
          <w:lang w:val="en-ZW"/>
        </w:rPr>
        <w:t xml:space="preserve"> </w:t>
      </w:r>
      <w:proofErr w:type="spellStart"/>
      <w:r>
        <w:rPr>
          <w:rFonts w:ascii="Arial" w:hAnsi="Arial" w:cs="Arial"/>
          <w:sz w:val="28"/>
          <w:szCs w:val="28"/>
          <w:lang w:val="en-ZW"/>
        </w:rPr>
        <w:t>arairaka</w:t>
      </w:r>
      <w:proofErr w:type="spellEnd"/>
      <w:r>
        <w:rPr>
          <w:rFonts w:ascii="Arial" w:hAnsi="Arial" w:cs="Arial"/>
          <w:sz w:val="28"/>
          <w:szCs w:val="28"/>
          <w:lang w:val="en-ZW"/>
        </w:rPr>
        <w:t xml:space="preserve">. </w:t>
      </w:r>
      <w:proofErr w:type="spellStart"/>
      <w:r>
        <w:rPr>
          <w:rFonts w:ascii="Arial" w:hAnsi="Arial" w:cs="Arial"/>
          <w:sz w:val="28"/>
          <w:szCs w:val="28"/>
          <w:lang w:val="en-ZW"/>
        </w:rPr>
        <w:t>Vanobuda</w:t>
      </w:r>
      <w:proofErr w:type="spellEnd"/>
      <w:r>
        <w:rPr>
          <w:rFonts w:ascii="Arial" w:hAnsi="Arial" w:cs="Arial"/>
          <w:sz w:val="28"/>
          <w:szCs w:val="28"/>
          <w:lang w:val="en-ZW"/>
        </w:rPr>
        <w:t xml:space="preserve"> mu Church here? </w:t>
      </w:r>
      <w:proofErr w:type="spellStart"/>
      <w:r>
        <w:rPr>
          <w:rFonts w:ascii="Arial" w:hAnsi="Arial" w:cs="Arial"/>
          <w:sz w:val="28"/>
          <w:szCs w:val="28"/>
          <w:lang w:val="en-ZW"/>
        </w:rPr>
        <w:t>Ndopachabuda</w:t>
      </w:r>
      <w:proofErr w:type="spellEnd"/>
      <w:r>
        <w:rPr>
          <w:rFonts w:ascii="Arial" w:hAnsi="Arial" w:cs="Arial"/>
          <w:sz w:val="28"/>
          <w:szCs w:val="28"/>
          <w:lang w:val="en-ZW"/>
        </w:rPr>
        <w:t xml:space="preserve"> </w:t>
      </w:r>
      <w:proofErr w:type="spellStart"/>
      <w:r>
        <w:rPr>
          <w:rFonts w:ascii="Arial" w:hAnsi="Arial" w:cs="Arial"/>
          <w:sz w:val="28"/>
          <w:szCs w:val="28"/>
          <w:lang w:val="en-ZW"/>
        </w:rPr>
        <w:t>vana</w:t>
      </w:r>
      <w:proofErr w:type="spellEnd"/>
      <w:r>
        <w:rPr>
          <w:rFonts w:ascii="Arial" w:hAnsi="Arial" w:cs="Arial"/>
          <w:sz w:val="28"/>
          <w:szCs w:val="28"/>
          <w:lang w:val="en-ZW"/>
        </w:rPr>
        <w:t xml:space="preserve"> </w:t>
      </w:r>
      <w:proofErr w:type="spellStart"/>
      <w:r>
        <w:rPr>
          <w:rFonts w:ascii="Arial" w:hAnsi="Arial" w:cs="Arial"/>
          <w:sz w:val="28"/>
          <w:szCs w:val="28"/>
          <w:lang w:val="en-ZW"/>
        </w:rPr>
        <w:t>vemunhu</w:t>
      </w:r>
      <w:proofErr w:type="spellEnd"/>
      <w:r>
        <w:rPr>
          <w:rFonts w:ascii="Arial" w:hAnsi="Arial" w:cs="Arial"/>
          <w:sz w:val="28"/>
          <w:szCs w:val="28"/>
          <w:lang w:val="en-ZW"/>
        </w:rPr>
        <w:t xml:space="preserve"> </w:t>
      </w:r>
      <w:proofErr w:type="spellStart"/>
      <w:r>
        <w:rPr>
          <w:rFonts w:ascii="Arial" w:hAnsi="Arial" w:cs="Arial"/>
          <w:sz w:val="28"/>
          <w:szCs w:val="28"/>
          <w:lang w:val="en-ZW"/>
        </w:rPr>
        <w:t>anonamata</w:t>
      </w:r>
      <w:proofErr w:type="spellEnd"/>
      <w:r>
        <w:rPr>
          <w:rFonts w:ascii="Arial" w:hAnsi="Arial" w:cs="Arial"/>
          <w:sz w:val="28"/>
          <w:szCs w:val="28"/>
          <w:lang w:val="en-ZW"/>
        </w:rPr>
        <w:t xml:space="preserve"> </w:t>
      </w:r>
      <w:proofErr w:type="spellStart"/>
      <w:r>
        <w:rPr>
          <w:rFonts w:ascii="Arial" w:hAnsi="Arial" w:cs="Arial"/>
          <w:sz w:val="28"/>
          <w:szCs w:val="28"/>
          <w:lang w:val="en-ZW"/>
        </w:rPr>
        <w:t>voyenda</w:t>
      </w:r>
      <w:proofErr w:type="spellEnd"/>
      <w:r>
        <w:rPr>
          <w:rFonts w:ascii="Arial" w:hAnsi="Arial" w:cs="Arial"/>
          <w:sz w:val="28"/>
          <w:szCs w:val="28"/>
          <w:lang w:val="en-ZW"/>
        </w:rPr>
        <w:t xml:space="preserve"> </w:t>
      </w:r>
      <w:proofErr w:type="spellStart"/>
      <w:r>
        <w:rPr>
          <w:rFonts w:ascii="Arial" w:hAnsi="Arial" w:cs="Arial"/>
          <w:sz w:val="28"/>
          <w:szCs w:val="28"/>
          <w:lang w:val="en-ZW"/>
        </w:rPr>
        <w:t>vononoshopera</w:t>
      </w:r>
      <w:proofErr w:type="spellEnd"/>
      <w:r>
        <w:rPr>
          <w:rFonts w:ascii="Arial" w:hAnsi="Arial" w:cs="Arial"/>
          <w:sz w:val="28"/>
          <w:szCs w:val="28"/>
          <w:lang w:val="en-ZW"/>
        </w:rPr>
        <w:t xml:space="preserve">. </w:t>
      </w:r>
      <w:proofErr w:type="spellStart"/>
      <w:r>
        <w:rPr>
          <w:rFonts w:ascii="Arial" w:hAnsi="Arial" w:cs="Arial"/>
          <w:sz w:val="28"/>
          <w:szCs w:val="28"/>
          <w:lang w:val="en-ZW"/>
        </w:rPr>
        <w:t>Ndopachabuda</w:t>
      </w:r>
      <w:proofErr w:type="spellEnd"/>
      <w:r>
        <w:rPr>
          <w:rFonts w:ascii="Arial" w:hAnsi="Arial" w:cs="Arial"/>
          <w:sz w:val="28"/>
          <w:szCs w:val="28"/>
          <w:lang w:val="en-ZW"/>
        </w:rPr>
        <w:t xml:space="preserve"> </w:t>
      </w:r>
      <w:proofErr w:type="spellStart"/>
      <w:r>
        <w:rPr>
          <w:rFonts w:ascii="Arial" w:hAnsi="Arial" w:cs="Arial"/>
          <w:sz w:val="28"/>
          <w:szCs w:val="28"/>
          <w:lang w:val="en-ZW"/>
        </w:rPr>
        <w:t>vana</w:t>
      </w:r>
      <w:proofErr w:type="spellEnd"/>
      <w:r>
        <w:rPr>
          <w:rFonts w:ascii="Arial" w:hAnsi="Arial" w:cs="Arial"/>
          <w:sz w:val="28"/>
          <w:szCs w:val="28"/>
          <w:lang w:val="en-ZW"/>
        </w:rPr>
        <w:t xml:space="preserve"> </w:t>
      </w:r>
      <w:proofErr w:type="spellStart"/>
      <w:r>
        <w:rPr>
          <w:rFonts w:ascii="Arial" w:hAnsi="Arial" w:cs="Arial"/>
          <w:sz w:val="28"/>
          <w:szCs w:val="28"/>
          <w:lang w:val="en-ZW"/>
        </w:rPr>
        <w:t>vemunhu</w:t>
      </w:r>
      <w:proofErr w:type="spellEnd"/>
      <w:r>
        <w:rPr>
          <w:rFonts w:ascii="Arial" w:hAnsi="Arial" w:cs="Arial"/>
          <w:sz w:val="28"/>
          <w:szCs w:val="28"/>
          <w:lang w:val="en-ZW"/>
        </w:rPr>
        <w:t xml:space="preserve"> </w:t>
      </w:r>
      <w:proofErr w:type="spellStart"/>
      <w:r>
        <w:rPr>
          <w:rFonts w:ascii="Arial" w:hAnsi="Arial" w:cs="Arial"/>
          <w:sz w:val="28"/>
          <w:szCs w:val="28"/>
          <w:lang w:val="en-ZW"/>
        </w:rPr>
        <w:t>vanonamata</w:t>
      </w:r>
      <w:proofErr w:type="spellEnd"/>
      <w:r>
        <w:rPr>
          <w:rFonts w:ascii="Arial" w:hAnsi="Arial" w:cs="Arial"/>
          <w:sz w:val="28"/>
          <w:szCs w:val="28"/>
          <w:lang w:val="en-ZW"/>
        </w:rPr>
        <w:t xml:space="preserve"> </w:t>
      </w:r>
      <w:proofErr w:type="spellStart"/>
      <w:r>
        <w:rPr>
          <w:rFonts w:ascii="Arial" w:hAnsi="Arial" w:cs="Arial"/>
          <w:sz w:val="28"/>
          <w:szCs w:val="28"/>
          <w:lang w:val="en-ZW"/>
        </w:rPr>
        <w:t>vononyenga</w:t>
      </w:r>
      <w:proofErr w:type="spellEnd"/>
      <w:r>
        <w:rPr>
          <w:rFonts w:ascii="Arial" w:hAnsi="Arial" w:cs="Arial"/>
          <w:sz w:val="28"/>
          <w:szCs w:val="28"/>
          <w:lang w:val="en-ZW"/>
        </w:rPr>
        <w:t xml:space="preserve"> </w:t>
      </w:r>
      <w:proofErr w:type="spellStart"/>
      <w:r>
        <w:rPr>
          <w:rFonts w:ascii="Arial" w:hAnsi="Arial" w:cs="Arial"/>
          <w:sz w:val="28"/>
          <w:szCs w:val="28"/>
          <w:lang w:val="en-ZW"/>
        </w:rPr>
        <w:t>mahure</w:t>
      </w:r>
      <w:proofErr w:type="spellEnd"/>
      <w:r>
        <w:rPr>
          <w:rFonts w:ascii="Arial" w:hAnsi="Arial" w:cs="Arial"/>
          <w:sz w:val="28"/>
          <w:szCs w:val="28"/>
          <w:lang w:val="en-ZW"/>
        </w:rPr>
        <w:t xml:space="preserve"> kana </w:t>
      </w:r>
      <w:proofErr w:type="spellStart"/>
      <w:r>
        <w:rPr>
          <w:rFonts w:ascii="Arial" w:hAnsi="Arial" w:cs="Arial"/>
          <w:sz w:val="28"/>
          <w:szCs w:val="28"/>
          <w:lang w:val="en-ZW"/>
        </w:rPr>
        <w:t>kuti</w:t>
      </w:r>
      <w:proofErr w:type="spellEnd"/>
      <w:r>
        <w:rPr>
          <w:rFonts w:ascii="Arial" w:hAnsi="Arial" w:cs="Arial"/>
          <w:sz w:val="28"/>
          <w:szCs w:val="28"/>
          <w:lang w:val="en-ZW"/>
        </w:rPr>
        <w:t xml:space="preserve"> sister </w:t>
      </w:r>
      <w:proofErr w:type="spellStart"/>
      <w:r>
        <w:rPr>
          <w:rFonts w:ascii="Arial" w:hAnsi="Arial" w:cs="Arial"/>
          <w:sz w:val="28"/>
          <w:szCs w:val="28"/>
          <w:lang w:val="en-ZW"/>
        </w:rPr>
        <w:t>vonyengwa</w:t>
      </w:r>
      <w:proofErr w:type="spellEnd"/>
      <w:r>
        <w:rPr>
          <w:rFonts w:ascii="Arial" w:hAnsi="Arial" w:cs="Arial"/>
          <w:sz w:val="28"/>
          <w:szCs w:val="28"/>
          <w:lang w:val="en-ZW"/>
        </w:rPr>
        <w:t xml:space="preserve"> </w:t>
      </w:r>
      <w:proofErr w:type="spellStart"/>
      <w:r>
        <w:rPr>
          <w:rFonts w:ascii="Arial" w:hAnsi="Arial" w:cs="Arial"/>
          <w:sz w:val="28"/>
          <w:szCs w:val="28"/>
          <w:lang w:val="en-ZW"/>
        </w:rPr>
        <w:t>nemukomana</w:t>
      </w:r>
      <w:proofErr w:type="spellEnd"/>
      <w:r>
        <w:rPr>
          <w:rFonts w:ascii="Arial" w:hAnsi="Arial" w:cs="Arial"/>
          <w:sz w:val="28"/>
          <w:szCs w:val="28"/>
          <w:lang w:val="en-ZW"/>
        </w:rPr>
        <w:t xml:space="preserve"> </w:t>
      </w:r>
      <w:proofErr w:type="spellStart"/>
      <w:r>
        <w:rPr>
          <w:rFonts w:ascii="Arial" w:hAnsi="Arial" w:cs="Arial"/>
          <w:sz w:val="28"/>
          <w:szCs w:val="28"/>
          <w:lang w:val="en-ZW"/>
        </w:rPr>
        <w:t>anonwa</w:t>
      </w:r>
      <w:proofErr w:type="spellEnd"/>
      <w:r>
        <w:rPr>
          <w:rFonts w:ascii="Arial" w:hAnsi="Arial" w:cs="Arial"/>
          <w:sz w:val="28"/>
          <w:szCs w:val="28"/>
          <w:lang w:val="en-ZW"/>
        </w:rPr>
        <w:t xml:space="preserve"> </w:t>
      </w:r>
      <w:proofErr w:type="spellStart"/>
      <w:r>
        <w:rPr>
          <w:rFonts w:ascii="Arial" w:hAnsi="Arial" w:cs="Arial"/>
          <w:sz w:val="28"/>
          <w:szCs w:val="28"/>
          <w:lang w:val="en-ZW"/>
        </w:rPr>
        <w:t>doro</w:t>
      </w:r>
      <w:proofErr w:type="spellEnd"/>
      <w:r>
        <w:rPr>
          <w:rFonts w:ascii="Arial" w:hAnsi="Arial" w:cs="Arial"/>
          <w:sz w:val="28"/>
          <w:szCs w:val="28"/>
          <w:lang w:val="en-ZW"/>
        </w:rPr>
        <w:t xml:space="preserve">, </w:t>
      </w:r>
      <w:proofErr w:type="spellStart"/>
      <w:r>
        <w:rPr>
          <w:rFonts w:ascii="Arial" w:hAnsi="Arial" w:cs="Arial"/>
          <w:sz w:val="28"/>
          <w:szCs w:val="28"/>
          <w:lang w:val="en-ZW"/>
        </w:rPr>
        <w:t>anoputa</w:t>
      </w:r>
      <w:proofErr w:type="spellEnd"/>
      <w:r>
        <w:rPr>
          <w:rFonts w:ascii="Arial" w:hAnsi="Arial" w:cs="Arial"/>
          <w:sz w:val="28"/>
          <w:szCs w:val="28"/>
          <w:lang w:val="en-ZW"/>
        </w:rPr>
        <w:t xml:space="preserve"> </w:t>
      </w:r>
      <w:proofErr w:type="spellStart"/>
      <w:r>
        <w:rPr>
          <w:rFonts w:ascii="Arial" w:hAnsi="Arial" w:cs="Arial"/>
          <w:sz w:val="28"/>
          <w:szCs w:val="28"/>
          <w:lang w:val="en-ZW"/>
        </w:rPr>
        <w:t>fodya</w:t>
      </w:r>
      <w:proofErr w:type="spellEnd"/>
      <w:r>
        <w:rPr>
          <w:rFonts w:ascii="Arial" w:hAnsi="Arial" w:cs="Arial"/>
          <w:sz w:val="28"/>
          <w:szCs w:val="28"/>
          <w:lang w:val="en-ZW"/>
        </w:rPr>
        <w:t xml:space="preserve"> </w:t>
      </w:r>
      <w:proofErr w:type="spellStart"/>
      <w:r>
        <w:rPr>
          <w:rFonts w:ascii="Arial" w:hAnsi="Arial" w:cs="Arial"/>
          <w:sz w:val="28"/>
          <w:szCs w:val="28"/>
          <w:lang w:val="en-ZW"/>
        </w:rPr>
        <w:t>anopira</w:t>
      </w:r>
      <w:proofErr w:type="spellEnd"/>
      <w:r>
        <w:rPr>
          <w:rFonts w:ascii="Arial" w:hAnsi="Arial" w:cs="Arial"/>
          <w:sz w:val="28"/>
          <w:szCs w:val="28"/>
          <w:lang w:val="en-ZW"/>
        </w:rPr>
        <w:t xml:space="preserve"> </w:t>
      </w:r>
      <w:proofErr w:type="spellStart"/>
      <w:r>
        <w:rPr>
          <w:rFonts w:ascii="Arial" w:hAnsi="Arial" w:cs="Arial"/>
          <w:sz w:val="28"/>
          <w:szCs w:val="28"/>
          <w:lang w:val="en-ZW"/>
        </w:rPr>
        <w:t>mudzimu</w:t>
      </w:r>
      <w:proofErr w:type="spellEnd"/>
      <w:r>
        <w:rPr>
          <w:rFonts w:ascii="Arial" w:hAnsi="Arial" w:cs="Arial"/>
          <w:sz w:val="28"/>
          <w:szCs w:val="28"/>
          <w:lang w:val="en-ZW"/>
        </w:rPr>
        <w:t xml:space="preserve">, </w:t>
      </w:r>
      <w:proofErr w:type="spellStart"/>
      <w:r>
        <w:rPr>
          <w:rFonts w:ascii="Arial" w:hAnsi="Arial" w:cs="Arial"/>
          <w:sz w:val="28"/>
          <w:szCs w:val="28"/>
          <w:lang w:val="en-ZW"/>
        </w:rPr>
        <w:t>anotamba</w:t>
      </w:r>
      <w:proofErr w:type="spellEnd"/>
      <w:r>
        <w:rPr>
          <w:rFonts w:ascii="Arial" w:hAnsi="Arial" w:cs="Arial"/>
          <w:sz w:val="28"/>
          <w:szCs w:val="28"/>
          <w:lang w:val="en-ZW"/>
        </w:rPr>
        <w:t xml:space="preserve"> hip hop music. </w:t>
      </w:r>
    </w:p>
    <w:p w:rsidRPr="00687DA7" w:rsidR="00FE2A0E" w:rsidP="00FE2A0E" w:rsidRDefault="00FE2A0E" w14:paraId="1DCF0323" w14:textId="77777777">
      <w:pPr>
        <w:spacing w:line="276" w:lineRule="auto"/>
        <w:jc w:val="both"/>
        <w:rPr>
          <w:rFonts w:ascii="Arial" w:hAnsi="Arial" w:cs="Arial"/>
          <w:sz w:val="18"/>
          <w:szCs w:val="18"/>
          <w:lang w:val="en-ZW"/>
        </w:rPr>
      </w:pPr>
      <w:r>
        <w:rPr>
          <w:rFonts w:ascii="Arial" w:hAnsi="Arial" w:cs="Arial"/>
          <w:sz w:val="28"/>
          <w:szCs w:val="28"/>
          <w:vertAlign w:val="superscript"/>
          <w:lang w:val="en-ZW"/>
        </w:rPr>
        <w:t xml:space="preserve">212 </w:t>
      </w:r>
      <w:r>
        <w:rPr>
          <w:rFonts w:ascii="Arial" w:hAnsi="Arial" w:cs="Arial"/>
          <w:sz w:val="28"/>
          <w:szCs w:val="28"/>
          <w:lang w:val="en-ZW"/>
        </w:rPr>
        <w:t xml:space="preserve">If you’re a father with a daughter or a son like that, you’re a total </w:t>
      </w:r>
      <w:proofErr w:type="spellStart"/>
      <w:r>
        <w:rPr>
          <w:rFonts w:ascii="Arial" w:hAnsi="Arial" w:cs="Arial"/>
          <w:sz w:val="28"/>
          <w:szCs w:val="28"/>
          <w:lang w:val="en-ZW"/>
        </w:rPr>
        <w:t>fai</w:t>
      </w:r>
      <w:proofErr w:type="spellEnd"/>
      <w:r>
        <w:rPr>
          <w:rFonts w:ascii="Arial" w:hAnsi="Arial" w:cs="Arial"/>
          <w:sz w:val="28"/>
          <w:szCs w:val="28"/>
          <w:lang w:val="en-ZW"/>
        </w:rPr>
        <w:t xml:space="preserve">…? </w:t>
      </w:r>
      <w:r w:rsidRPr="00687DA7">
        <w:rPr>
          <w:rFonts w:ascii="Arial" w:hAnsi="Arial" w:cs="Arial"/>
          <w:sz w:val="18"/>
          <w:szCs w:val="18"/>
          <w:lang w:val="en-ZW"/>
        </w:rPr>
        <w:t>[Congregation says, “</w:t>
      </w:r>
      <w:r>
        <w:rPr>
          <w:rFonts w:ascii="Arial" w:hAnsi="Arial" w:cs="Arial"/>
          <w:sz w:val="18"/>
          <w:szCs w:val="18"/>
          <w:lang w:val="en-ZW"/>
        </w:rPr>
        <w:t>failure</w:t>
      </w:r>
      <w:r w:rsidRPr="00687DA7">
        <w:rPr>
          <w:rFonts w:ascii="Arial" w:hAnsi="Arial" w:cs="Arial"/>
          <w:sz w:val="18"/>
          <w:szCs w:val="18"/>
          <w:lang w:val="en-ZW"/>
        </w:rPr>
        <w:t>.”]</w:t>
      </w:r>
      <w:r>
        <w:rPr>
          <w:rFonts w:ascii="Arial" w:hAnsi="Arial" w:cs="Arial"/>
          <w:sz w:val="28"/>
          <w:szCs w:val="28"/>
          <w:lang w:val="en-ZW"/>
        </w:rPr>
        <w:t xml:space="preserve"> Brother Branham </w:t>
      </w:r>
      <w:proofErr w:type="spellStart"/>
      <w:r>
        <w:rPr>
          <w:rFonts w:ascii="Arial" w:hAnsi="Arial" w:cs="Arial"/>
          <w:sz w:val="28"/>
          <w:szCs w:val="28"/>
          <w:lang w:val="en-ZW"/>
        </w:rPr>
        <w:t>vakabva</w:t>
      </w:r>
      <w:proofErr w:type="spellEnd"/>
      <w:r>
        <w:rPr>
          <w:rFonts w:ascii="Arial" w:hAnsi="Arial" w:cs="Arial"/>
          <w:sz w:val="28"/>
          <w:szCs w:val="28"/>
          <w:lang w:val="en-ZW"/>
        </w:rPr>
        <w:t xml:space="preserve"> </w:t>
      </w:r>
      <w:proofErr w:type="spellStart"/>
      <w:r>
        <w:rPr>
          <w:rFonts w:ascii="Arial" w:hAnsi="Arial" w:cs="Arial"/>
          <w:sz w:val="28"/>
          <w:szCs w:val="28"/>
          <w:lang w:val="en-ZW"/>
        </w:rPr>
        <w:t>vauya</w:t>
      </w:r>
      <w:proofErr w:type="spellEnd"/>
      <w:r>
        <w:rPr>
          <w:rFonts w:ascii="Arial" w:hAnsi="Arial" w:cs="Arial"/>
          <w:sz w:val="28"/>
          <w:szCs w:val="28"/>
          <w:lang w:val="en-ZW"/>
        </w:rPr>
        <w:t xml:space="preserve"> </w:t>
      </w:r>
      <w:proofErr w:type="spellStart"/>
      <w:r>
        <w:rPr>
          <w:rFonts w:ascii="Arial" w:hAnsi="Arial" w:cs="Arial"/>
          <w:sz w:val="28"/>
          <w:szCs w:val="28"/>
          <w:lang w:val="en-ZW"/>
        </w:rPr>
        <w:t>zvikanzi</w:t>
      </w:r>
      <w:proofErr w:type="spellEnd"/>
      <w:r>
        <w:rPr>
          <w:rFonts w:ascii="Arial" w:hAnsi="Arial" w:cs="Arial"/>
          <w:sz w:val="28"/>
          <w:szCs w:val="28"/>
          <w:lang w:val="en-ZW"/>
        </w:rPr>
        <w:t>, “</w:t>
      </w:r>
      <w:proofErr w:type="spellStart"/>
      <w:r>
        <w:rPr>
          <w:rFonts w:ascii="Arial" w:hAnsi="Arial" w:cs="Arial"/>
          <w:sz w:val="28"/>
          <w:szCs w:val="28"/>
          <w:lang w:val="en-ZW"/>
        </w:rPr>
        <w:t>Zvinoitika</w:t>
      </w:r>
      <w:proofErr w:type="spellEnd"/>
      <w:r>
        <w:rPr>
          <w:rFonts w:ascii="Arial" w:hAnsi="Arial" w:cs="Arial"/>
          <w:sz w:val="28"/>
          <w:szCs w:val="28"/>
          <w:lang w:val="en-ZW"/>
        </w:rPr>
        <w:t xml:space="preserve"> </w:t>
      </w:r>
      <w:proofErr w:type="spellStart"/>
      <w:r>
        <w:rPr>
          <w:rFonts w:ascii="Arial" w:hAnsi="Arial" w:cs="Arial"/>
          <w:sz w:val="28"/>
          <w:szCs w:val="28"/>
          <w:lang w:val="en-ZW"/>
        </w:rPr>
        <w:t>kuti</w:t>
      </w:r>
      <w:proofErr w:type="spellEnd"/>
      <w:r>
        <w:rPr>
          <w:rFonts w:ascii="Arial" w:hAnsi="Arial" w:cs="Arial"/>
          <w:sz w:val="28"/>
          <w:szCs w:val="28"/>
          <w:lang w:val="en-ZW"/>
        </w:rPr>
        <w:t xml:space="preserve"> </w:t>
      </w:r>
      <w:proofErr w:type="spellStart"/>
      <w:r>
        <w:rPr>
          <w:rFonts w:ascii="Arial" w:hAnsi="Arial" w:cs="Arial"/>
          <w:sz w:val="28"/>
          <w:szCs w:val="28"/>
          <w:lang w:val="en-ZW"/>
        </w:rPr>
        <w:t>mwana</w:t>
      </w:r>
      <w:proofErr w:type="spellEnd"/>
      <w:r>
        <w:rPr>
          <w:rFonts w:ascii="Arial" w:hAnsi="Arial" w:cs="Arial"/>
          <w:sz w:val="28"/>
          <w:szCs w:val="28"/>
          <w:lang w:val="en-ZW"/>
        </w:rPr>
        <w:t xml:space="preserve"> </w:t>
      </w:r>
      <w:proofErr w:type="spellStart"/>
      <w:r>
        <w:rPr>
          <w:rFonts w:ascii="Arial" w:hAnsi="Arial" w:cs="Arial"/>
          <w:sz w:val="28"/>
          <w:szCs w:val="28"/>
          <w:lang w:val="en-ZW"/>
        </w:rPr>
        <w:t>anoita</w:t>
      </w:r>
      <w:proofErr w:type="spellEnd"/>
      <w:r>
        <w:rPr>
          <w:rFonts w:ascii="Arial" w:hAnsi="Arial" w:cs="Arial"/>
          <w:sz w:val="28"/>
          <w:szCs w:val="28"/>
          <w:lang w:val="en-ZW"/>
        </w:rPr>
        <w:t xml:space="preserve"> </w:t>
      </w:r>
      <w:proofErr w:type="spellStart"/>
      <w:r>
        <w:rPr>
          <w:rFonts w:ascii="Arial" w:hAnsi="Arial" w:cs="Arial"/>
          <w:sz w:val="28"/>
          <w:szCs w:val="28"/>
          <w:lang w:val="en-ZW"/>
        </w:rPr>
        <w:t>nharo</w:t>
      </w:r>
      <w:proofErr w:type="spellEnd"/>
      <w:r>
        <w:rPr>
          <w:rFonts w:ascii="Arial" w:hAnsi="Arial" w:cs="Arial"/>
          <w:sz w:val="28"/>
          <w:szCs w:val="28"/>
          <w:lang w:val="en-ZW"/>
        </w:rPr>
        <w:t xml:space="preserve">, Billy Paul </w:t>
      </w:r>
      <w:proofErr w:type="spellStart"/>
      <w:r>
        <w:rPr>
          <w:rFonts w:ascii="Arial" w:hAnsi="Arial" w:cs="Arial"/>
          <w:sz w:val="28"/>
          <w:szCs w:val="28"/>
          <w:lang w:val="en-ZW"/>
        </w:rPr>
        <w:t>akaita</w:t>
      </w:r>
      <w:proofErr w:type="spellEnd"/>
      <w:r>
        <w:rPr>
          <w:rFonts w:ascii="Arial" w:hAnsi="Arial" w:cs="Arial"/>
          <w:sz w:val="28"/>
          <w:szCs w:val="28"/>
          <w:lang w:val="en-ZW"/>
        </w:rPr>
        <w:t xml:space="preserve"> </w:t>
      </w:r>
      <w:proofErr w:type="spellStart"/>
      <w:r>
        <w:rPr>
          <w:rFonts w:ascii="Arial" w:hAnsi="Arial" w:cs="Arial"/>
          <w:sz w:val="28"/>
          <w:szCs w:val="28"/>
          <w:lang w:val="en-ZW"/>
        </w:rPr>
        <w:t>nharo</w:t>
      </w:r>
      <w:proofErr w:type="spellEnd"/>
      <w:r>
        <w:rPr>
          <w:rFonts w:ascii="Arial" w:hAnsi="Arial" w:cs="Arial"/>
          <w:sz w:val="28"/>
          <w:szCs w:val="28"/>
          <w:lang w:val="en-ZW"/>
        </w:rPr>
        <w:t xml:space="preserve"> </w:t>
      </w:r>
      <w:proofErr w:type="spellStart"/>
      <w:r>
        <w:rPr>
          <w:rFonts w:ascii="Arial" w:hAnsi="Arial" w:cs="Arial"/>
          <w:sz w:val="28"/>
          <w:szCs w:val="28"/>
          <w:lang w:val="en-ZW"/>
        </w:rPr>
        <w:t>akaroora</w:t>
      </w:r>
      <w:proofErr w:type="spellEnd"/>
      <w:r>
        <w:rPr>
          <w:rFonts w:ascii="Arial" w:hAnsi="Arial" w:cs="Arial"/>
          <w:sz w:val="28"/>
          <w:szCs w:val="28"/>
          <w:lang w:val="en-ZW"/>
        </w:rPr>
        <w:t xml:space="preserve"> mu Roman Catholic </w:t>
      </w:r>
      <w:proofErr w:type="spellStart"/>
      <w:r>
        <w:rPr>
          <w:rFonts w:ascii="Arial" w:hAnsi="Arial" w:cs="Arial"/>
          <w:sz w:val="28"/>
          <w:szCs w:val="28"/>
          <w:lang w:val="en-ZW"/>
        </w:rPr>
        <w:t>handitika</w:t>
      </w:r>
      <w:proofErr w:type="spellEnd"/>
      <w:r>
        <w:rPr>
          <w:rFonts w:ascii="Arial" w:hAnsi="Arial" w:cs="Arial"/>
          <w:sz w:val="28"/>
          <w:szCs w:val="28"/>
          <w:lang w:val="en-ZW"/>
        </w:rPr>
        <w:t xml:space="preserve">,” Brother Branham </w:t>
      </w:r>
      <w:proofErr w:type="spellStart"/>
      <w:r>
        <w:rPr>
          <w:rFonts w:ascii="Arial" w:hAnsi="Arial" w:cs="Arial"/>
          <w:sz w:val="28"/>
          <w:szCs w:val="28"/>
          <w:lang w:val="en-ZW"/>
        </w:rPr>
        <w:t>vakati</w:t>
      </w:r>
      <w:proofErr w:type="spellEnd"/>
      <w:r>
        <w:rPr>
          <w:rFonts w:ascii="Arial" w:hAnsi="Arial" w:cs="Arial"/>
          <w:sz w:val="28"/>
          <w:szCs w:val="28"/>
          <w:lang w:val="en-ZW"/>
        </w:rPr>
        <w:t xml:space="preserve">, “leave that girl.” </w:t>
      </w:r>
      <w:proofErr w:type="spellStart"/>
      <w:r>
        <w:rPr>
          <w:rFonts w:ascii="Arial" w:hAnsi="Arial" w:cs="Arial"/>
          <w:sz w:val="28"/>
          <w:szCs w:val="28"/>
          <w:lang w:val="en-ZW"/>
        </w:rPr>
        <w:t>Maiona</w:t>
      </w:r>
      <w:proofErr w:type="spellEnd"/>
      <w:r>
        <w:rPr>
          <w:rFonts w:ascii="Arial" w:hAnsi="Arial" w:cs="Arial"/>
          <w:sz w:val="28"/>
          <w:szCs w:val="28"/>
          <w:lang w:val="en-ZW"/>
        </w:rPr>
        <w:t xml:space="preserve"> right of a father! </w:t>
      </w:r>
      <w:r w:rsidRPr="00E33075">
        <w:rPr>
          <w:rFonts w:ascii="Arial" w:hAnsi="Arial" w:cs="Arial"/>
          <w:sz w:val="18"/>
          <w:szCs w:val="18"/>
          <w:lang w:val="en-ZW"/>
        </w:rPr>
        <w:t>[Congregation says, “Amen.”]</w:t>
      </w:r>
      <w:r>
        <w:rPr>
          <w:rFonts w:ascii="Arial" w:hAnsi="Arial" w:cs="Arial"/>
          <w:sz w:val="28"/>
          <w:szCs w:val="28"/>
          <w:lang w:val="en-ZW"/>
        </w:rPr>
        <w:t xml:space="preserve"> Hallelujah! </w:t>
      </w:r>
      <w:r w:rsidRPr="00E33075">
        <w:rPr>
          <w:rFonts w:ascii="Arial" w:hAnsi="Arial" w:cs="Arial"/>
          <w:sz w:val="18"/>
          <w:szCs w:val="18"/>
          <w:lang w:val="en-ZW"/>
        </w:rPr>
        <w:t>[Congregation says, “Amen.”]</w:t>
      </w:r>
      <w:r>
        <w:rPr>
          <w:rFonts w:ascii="Arial" w:hAnsi="Arial" w:cs="Arial"/>
          <w:sz w:val="28"/>
          <w:szCs w:val="28"/>
          <w:lang w:val="en-ZW"/>
        </w:rPr>
        <w:t xml:space="preserve"> Hanzi, “Siyana </w:t>
      </w:r>
      <w:proofErr w:type="spellStart"/>
      <w:r>
        <w:rPr>
          <w:rFonts w:ascii="Arial" w:hAnsi="Arial" w:cs="Arial"/>
          <w:sz w:val="28"/>
          <w:szCs w:val="28"/>
          <w:lang w:val="en-ZW"/>
        </w:rPr>
        <w:t>nemusikana</w:t>
      </w:r>
      <w:proofErr w:type="spellEnd"/>
      <w:r>
        <w:rPr>
          <w:rFonts w:ascii="Arial" w:hAnsi="Arial" w:cs="Arial"/>
          <w:sz w:val="28"/>
          <w:szCs w:val="28"/>
          <w:lang w:val="en-ZW"/>
        </w:rPr>
        <w:t xml:space="preserve"> iye…?” </w:t>
      </w:r>
      <w:r w:rsidRPr="00687DA7">
        <w:rPr>
          <w:rFonts w:ascii="Arial" w:hAnsi="Arial" w:cs="Arial"/>
          <w:sz w:val="18"/>
          <w:szCs w:val="18"/>
          <w:lang w:val="en-ZW"/>
        </w:rPr>
        <w:t>[Congregation says, “</w:t>
      </w:r>
      <w:proofErr w:type="spellStart"/>
      <w:r w:rsidRPr="00687DA7">
        <w:rPr>
          <w:rFonts w:ascii="Arial" w:hAnsi="Arial" w:cs="Arial"/>
          <w:sz w:val="18"/>
          <w:szCs w:val="18"/>
          <w:lang w:val="en-ZW"/>
        </w:rPr>
        <w:t>iyeye</w:t>
      </w:r>
      <w:proofErr w:type="spellEnd"/>
      <w:r w:rsidRPr="00687DA7">
        <w:rPr>
          <w:rFonts w:ascii="Arial" w:hAnsi="Arial" w:cs="Arial"/>
          <w:sz w:val="18"/>
          <w:szCs w:val="18"/>
          <w:lang w:val="en-ZW"/>
        </w:rPr>
        <w:t>.”]</w:t>
      </w:r>
    </w:p>
    <w:p w:rsidR="00FE2A0E" w:rsidP="00FE2A0E" w:rsidRDefault="00FE2A0E" w14:paraId="29B80838" w14:textId="77777777">
      <w:pPr>
        <w:spacing w:line="276" w:lineRule="auto"/>
        <w:jc w:val="both"/>
        <w:rPr>
          <w:rFonts w:ascii="Arial" w:hAnsi="Arial" w:cs="Arial"/>
          <w:sz w:val="28"/>
          <w:szCs w:val="28"/>
          <w:lang w:val="en-ZW"/>
        </w:rPr>
      </w:pPr>
      <w:proofErr w:type="spellStart"/>
      <w:r>
        <w:rPr>
          <w:rFonts w:ascii="Arial" w:hAnsi="Arial" w:cs="Arial"/>
          <w:sz w:val="28"/>
          <w:szCs w:val="28"/>
          <w:lang w:val="en-ZW"/>
        </w:rPr>
        <w:t>Mupfanha</w:t>
      </w:r>
      <w:proofErr w:type="spellEnd"/>
      <w:r>
        <w:rPr>
          <w:rFonts w:ascii="Arial" w:hAnsi="Arial" w:cs="Arial"/>
          <w:sz w:val="28"/>
          <w:szCs w:val="28"/>
          <w:lang w:val="en-ZW"/>
        </w:rPr>
        <w:t xml:space="preserve"> </w:t>
      </w:r>
      <w:proofErr w:type="spellStart"/>
      <w:r>
        <w:rPr>
          <w:rFonts w:ascii="Arial" w:hAnsi="Arial" w:cs="Arial"/>
          <w:sz w:val="28"/>
          <w:szCs w:val="28"/>
          <w:lang w:val="en-ZW"/>
        </w:rPr>
        <w:t>akatichii</w:t>
      </w:r>
      <w:proofErr w:type="spellEnd"/>
      <w:r>
        <w:rPr>
          <w:rFonts w:ascii="Arial" w:hAnsi="Arial" w:cs="Arial"/>
          <w:sz w:val="28"/>
          <w:szCs w:val="28"/>
          <w:lang w:val="en-ZW"/>
        </w:rPr>
        <w:t xml:space="preserve">…? “I will go on.” </w:t>
      </w:r>
    </w:p>
    <w:p w:rsidR="00FE2A0E" w:rsidP="00FE2A0E" w:rsidRDefault="00FE2A0E" w14:paraId="14201028" w14:textId="77777777">
      <w:pPr>
        <w:spacing w:line="276" w:lineRule="auto"/>
        <w:jc w:val="both"/>
        <w:rPr>
          <w:rFonts w:ascii="Arial" w:hAnsi="Arial" w:cs="Arial"/>
          <w:sz w:val="28"/>
          <w:szCs w:val="28"/>
          <w:lang w:val="en-ZW"/>
        </w:rPr>
      </w:pPr>
      <w:r w:rsidRPr="008F5BD0">
        <w:rPr>
          <w:rFonts w:ascii="Arial" w:hAnsi="Arial" w:cs="Arial"/>
          <w:sz w:val="28"/>
          <w:szCs w:val="28"/>
          <w:vertAlign w:val="superscript"/>
          <w:lang w:val="en-ZW"/>
        </w:rPr>
        <w:t>213</w:t>
      </w:r>
      <w:r>
        <w:rPr>
          <w:rFonts w:ascii="Arial" w:hAnsi="Arial" w:cs="Arial"/>
          <w:sz w:val="28"/>
          <w:szCs w:val="28"/>
          <w:vertAlign w:val="superscript"/>
          <w:lang w:val="en-ZW"/>
        </w:rPr>
        <w:t xml:space="preserve"> </w:t>
      </w:r>
      <w:proofErr w:type="spellStart"/>
      <w:r>
        <w:rPr>
          <w:rFonts w:ascii="Arial" w:hAnsi="Arial" w:cs="Arial"/>
          <w:sz w:val="28"/>
          <w:szCs w:val="28"/>
          <w:lang w:val="en-ZW"/>
        </w:rPr>
        <w:t>Zvikanzi</w:t>
      </w:r>
      <w:proofErr w:type="spellEnd"/>
      <w:r>
        <w:rPr>
          <w:rFonts w:ascii="Arial" w:hAnsi="Arial" w:cs="Arial"/>
          <w:sz w:val="28"/>
          <w:szCs w:val="28"/>
          <w:lang w:val="en-ZW"/>
        </w:rPr>
        <w:t xml:space="preserve">, “I will not have my grandchildren become Ca…?”  </w:t>
      </w:r>
      <w:r w:rsidRPr="004824FB">
        <w:rPr>
          <w:rFonts w:ascii="Arial" w:hAnsi="Arial" w:cs="Arial"/>
          <w:sz w:val="18"/>
          <w:szCs w:val="18"/>
          <w:lang w:val="en-ZW"/>
        </w:rPr>
        <w:t>[Congregation says, “Catholics.”]</w:t>
      </w:r>
      <w:r>
        <w:rPr>
          <w:rFonts w:ascii="Arial" w:hAnsi="Arial" w:cs="Arial"/>
          <w:sz w:val="28"/>
          <w:szCs w:val="28"/>
          <w:lang w:val="en-ZW"/>
        </w:rPr>
        <w:t xml:space="preserve"> You marry a Catholic, they vow to raise the children Catholic if you marry one of them. I don’t want you to marry that Catholic girl leave her.” </w:t>
      </w:r>
    </w:p>
    <w:p w:rsidR="00FE2A0E" w:rsidP="00FE2A0E" w:rsidRDefault="00FE2A0E" w14:paraId="2D1890C5" w14:textId="77777777">
      <w:pPr>
        <w:spacing w:line="276" w:lineRule="auto"/>
        <w:jc w:val="both"/>
        <w:rPr>
          <w:rFonts w:ascii="Arial" w:hAnsi="Arial" w:cs="Arial"/>
          <w:sz w:val="28"/>
          <w:szCs w:val="28"/>
          <w:lang w:val="en-ZW"/>
        </w:rPr>
      </w:pPr>
      <w:r>
        <w:rPr>
          <w:rFonts w:ascii="Arial" w:hAnsi="Arial" w:cs="Arial"/>
          <w:sz w:val="28"/>
          <w:szCs w:val="28"/>
          <w:lang w:val="en-ZW"/>
        </w:rPr>
        <w:t xml:space="preserve">Bill Paul </w:t>
      </w:r>
      <w:proofErr w:type="spellStart"/>
      <w:r>
        <w:rPr>
          <w:rFonts w:ascii="Arial" w:hAnsi="Arial" w:cs="Arial"/>
          <w:sz w:val="28"/>
          <w:szCs w:val="28"/>
          <w:lang w:val="en-ZW"/>
        </w:rPr>
        <w:t>akati</w:t>
      </w:r>
      <w:proofErr w:type="spellEnd"/>
      <w:r>
        <w:rPr>
          <w:rFonts w:ascii="Arial" w:hAnsi="Arial" w:cs="Arial"/>
          <w:sz w:val="28"/>
          <w:szCs w:val="28"/>
          <w:lang w:val="en-ZW"/>
        </w:rPr>
        <w:t>, “I won’t come home anymore.”</w:t>
      </w:r>
    </w:p>
    <w:p w:rsidR="00FE2A0E" w:rsidP="00FE2A0E" w:rsidRDefault="00FE2A0E" w14:paraId="22769EEC" w14:textId="77777777">
      <w:pPr>
        <w:spacing w:line="276" w:lineRule="auto"/>
        <w:jc w:val="both"/>
        <w:rPr>
          <w:rFonts w:ascii="Arial" w:hAnsi="Arial" w:cs="Arial"/>
          <w:sz w:val="28"/>
          <w:szCs w:val="28"/>
          <w:lang w:val="en-ZW"/>
        </w:rPr>
      </w:pPr>
      <w:r>
        <w:rPr>
          <w:rFonts w:ascii="Arial" w:hAnsi="Arial" w:cs="Arial"/>
          <w:sz w:val="28"/>
          <w:szCs w:val="28"/>
          <w:lang w:val="en-ZW"/>
        </w:rPr>
        <w:t xml:space="preserve"> </w:t>
      </w:r>
      <w:proofErr w:type="spellStart"/>
      <w:r>
        <w:rPr>
          <w:rFonts w:ascii="Arial" w:hAnsi="Arial" w:cs="Arial"/>
          <w:sz w:val="28"/>
          <w:szCs w:val="28"/>
          <w:lang w:val="en-ZW"/>
        </w:rPr>
        <w:t>Ndobva</w:t>
      </w:r>
      <w:proofErr w:type="spellEnd"/>
      <w:r>
        <w:rPr>
          <w:rFonts w:ascii="Arial" w:hAnsi="Arial" w:cs="Arial"/>
          <w:sz w:val="28"/>
          <w:szCs w:val="28"/>
          <w:lang w:val="en-ZW"/>
        </w:rPr>
        <w:t xml:space="preserve"> </w:t>
      </w:r>
      <w:proofErr w:type="spellStart"/>
      <w:r>
        <w:rPr>
          <w:rFonts w:ascii="Arial" w:hAnsi="Arial" w:cs="Arial"/>
          <w:sz w:val="28"/>
          <w:szCs w:val="28"/>
          <w:lang w:val="en-ZW"/>
        </w:rPr>
        <w:t>ayenda</w:t>
      </w:r>
      <w:proofErr w:type="spellEnd"/>
      <w:r>
        <w:rPr>
          <w:rFonts w:ascii="Arial" w:hAnsi="Arial" w:cs="Arial"/>
          <w:sz w:val="28"/>
          <w:szCs w:val="28"/>
          <w:lang w:val="en-ZW"/>
        </w:rPr>
        <w:t xml:space="preserve"> Billy Paul, Brother Branham </w:t>
      </w:r>
      <w:proofErr w:type="spellStart"/>
      <w:r>
        <w:rPr>
          <w:rFonts w:ascii="Arial" w:hAnsi="Arial" w:cs="Arial"/>
          <w:sz w:val="28"/>
          <w:szCs w:val="28"/>
          <w:lang w:val="en-ZW"/>
        </w:rPr>
        <w:t>vakamutora</w:t>
      </w:r>
      <w:proofErr w:type="spellEnd"/>
      <w:r>
        <w:rPr>
          <w:rFonts w:ascii="Arial" w:hAnsi="Arial" w:cs="Arial"/>
          <w:sz w:val="28"/>
          <w:szCs w:val="28"/>
          <w:lang w:val="en-ZW"/>
        </w:rPr>
        <w:t xml:space="preserve"> se Church </w:t>
      </w:r>
      <w:proofErr w:type="spellStart"/>
      <w:r>
        <w:rPr>
          <w:rFonts w:ascii="Arial" w:hAnsi="Arial" w:cs="Arial"/>
          <w:sz w:val="28"/>
          <w:szCs w:val="28"/>
          <w:lang w:val="en-ZW"/>
        </w:rPr>
        <w:t>zvikanzi</w:t>
      </w:r>
      <w:proofErr w:type="spellEnd"/>
      <w:r>
        <w:rPr>
          <w:rFonts w:ascii="Arial" w:hAnsi="Arial" w:cs="Arial"/>
          <w:sz w:val="28"/>
          <w:szCs w:val="28"/>
          <w:lang w:val="en-ZW"/>
        </w:rPr>
        <w:t>, ‘’</w:t>
      </w:r>
      <w:proofErr w:type="spellStart"/>
      <w:r>
        <w:rPr>
          <w:rFonts w:ascii="Arial" w:hAnsi="Arial" w:cs="Arial"/>
          <w:sz w:val="28"/>
          <w:szCs w:val="28"/>
          <w:lang w:val="en-ZW"/>
        </w:rPr>
        <w:t>vanhu</w:t>
      </w:r>
      <w:proofErr w:type="spellEnd"/>
      <w:r>
        <w:rPr>
          <w:rFonts w:ascii="Arial" w:hAnsi="Arial" w:cs="Arial"/>
          <w:sz w:val="28"/>
          <w:szCs w:val="28"/>
          <w:lang w:val="en-ZW"/>
        </w:rPr>
        <w:t xml:space="preserve"> </w:t>
      </w:r>
      <w:proofErr w:type="spellStart"/>
      <w:r>
        <w:rPr>
          <w:rFonts w:ascii="Arial" w:hAnsi="Arial" w:cs="Arial"/>
          <w:sz w:val="28"/>
          <w:szCs w:val="28"/>
          <w:lang w:val="en-ZW"/>
        </w:rPr>
        <w:t>vaMwari</w:t>
      </w:r>
      <w:proofErr w:type="spellEnd"/>
      <w:r>
        <w:rPr>
          <w:rFonts w:ascii="Arial" w:hAnsi="Arial" w:cs="Arial"/>
          <w:sz w:val="28"/>
          <w:szCs w:val="28"/>
          <w:lang w:val="en-ZW"/>
        </w:rPr>
        <w:t xml:space="preserve"> </w:t>
      </w:r>
      <w:proofErr w:type="spellStart"/>
      <w:r>
        <w:rPr>
          <w:rFonts w:ascii="Arial" w:hAnsi="Arial" w:cs="Arial"/>
          <w:sz w:val="28"/>
          <w:szCs w:val="28"/>
          <w:lang w:val="en-ZW"/>
        </w:rPr>
        <w:t>mwana</w:t>
      </w:r>
      <w:proofErr w:type="spellEnd"/>
      <w:r>
        <w:rPr>
          <w:rFonts w:ascii="Arial" w:hAnsi="Arial" w:cs="Arial"/>
          <w:sz w:val="28"/>
          <w:szCs w:val="28"/>
          <w:lang w:val="en-ZW"/>
        </w:rPr>
        <w:t xml:space="preserve"> </w:t>
      </w:r>
      <w:proofErr w:type="spellStart"/>
      <w:r>
        <w:rPr>
          <w:rFonts w:ascii="Arial" w:hAnsi="Arial" w:cs="Arial"/>
          <w:sz w:val="28"/>
          <w:szCs w:val="28"/>
          <w:lang w:val="en-ZW"/>
        </w:rPr>
        <w:t>wangu</w:t>
      </w:r>
      <w:proofErr w:type="spellEnd"/>
      <w:r>
        <w:rPr>
          <w:rFonts w:ascii="Arial" w:hAnsi="Arial" w:cs="Arial"/>
          <w:sz w:val="28"/>
          <w:szCs w:val="28"/>
          <w:lang w:val="en-ZW"/>
        </w:rPr>
        <w:t xml:space="preserve"> </w:t>
      </w:r>
      <w:proofErr w:type="spellStart"/>
      <w:r>
        <w:rPr>
          <w:rFonts w:ascii="Arial" w:hAnsi="Arial" w:cs="Arial"/>
          <w:sz w:val="28"/>
          <w:szCs w:val="28"/>
          <w:lang w:val="en-ZW"/>
        </w:rPr>
        <w:t>aita</w:t>
      </w:r>
      <w:proofErr w:type="spellEnd"/>
      <w:r>
        <w:rPr>
          <w:rFonts w:ascii="Arial" w:hAnsi="Arial" w:cs="Arial"/>
          <w:sz w:val="28"/>
          <w:szCs w:val="28"/>
          <w:lang w:val="en-ZW"/>
        </w:rPr>
        <w:t xml:space="preserve"> </w:t>
      </w:r>
      <w:proofErr w:type="spellStart"/>
      <w:r>
        <w:rPr>
          <w:rFonts w:ascii="Arial" w:hAnsi="Arial" w:cs="Arial"/>
          <w:sz w:val="28"/>
          <w:szCs w:val="28"/>
          <w:lang w:val="en-ZW"/>
        </w:rPr>
        <w:t>musikanzwa</w:t>
      </w:r>
      <w:proofErr w:type="spellEnd"/>
      <w:r>
        <w:rPr>
          <w:rFonts w:ascii="Arial" w:hAnsi="Arial" w:cs="Arial"/>
          <w:sz w:val="28"/>
          <w:szCs w:val="28"/>
          <w:lang w:val="en-ZW"/>
        </w:rPr>
        <w:t xml:space="preserve"> </w:t>
      </w:r>
      <w:proofErr w:type="spellStart"/>
      <w:r>
        <w:rPr>
          <w:rFonts w:ascii="Arial" w:hAnsi="Arial" w:cs="Arial"/>
          <w:sz w:val="28"/>
          <w:szCs w:val="28"/>
          <w:lang w:val="en-ZW"/>
        </w:rPr>
        <w:t>ndoda</w:t>
      </w:r>
      <w:proofErr w:type="spellEnd"/>
      <w:r>
        <w:rPr>
          <w:rFonts w:ascii="Arial" w:hAnsi="Arial" w:cs="Arial"/>
          <w:sz w:val="28"/>
          <w:szCs w:val="28"/>
          <w:lang w:val="en-ZW"/>
        </w:rPr>
        <w:t xml:space="preserve"> </w:t>
      </w:r>
      <w:proofErr w:type="spellStart"/>
      <w:r>
        <w:rPr>
          <w:rFonts w:ascii="Arial" w:hAnsi="Arial" w:cs="Arial"/>
          <w:sz w:val="28"/>
          <w:szCs w:val="28"/>
          <w:lang w:val="en-ZW"/>
        </w:rPr>
        <w:t>kukuratidza</w:t>
      </w:r>
      <w:proofErr w:type="spellEnd"/>
      <w:r>
        <w:rPr>
          <w:rFonts w:ascii="Arial" w:hAnsi="Arial" w:cs="Arial"/>
          <w:sz w:val="28"/>
          <w:szCs w:val="28"/>
          <w:lang w:val="en-ZW"/>
        </w:rPr>
        <w:t xml:space="preserve"> </w:t>
      </w:r>
      <w:proofErr w:type="spellStart"/>
      <w:r>
        <w:rPr>
          <w:rFonts w:ascii="Arial" w:hAnsi="Arial" w:cs="Arial"/>
          <w:sz w:val="28"/>
          <w:szCs w:val="28"/>
          <w:lang w:val="en-ZW"/>
        </w:rPr>
        <w:t>kuti</w:t>
      </w:r>
      <w:proofErr w:type="spellEnd"/>
      <w:r>
        <w:rPr>
          <w:rFonts w:ascii="Arial" w:hAnsi="Arial" w:cs="Arial"/>
          <w:sz w:val="28"/>
          <w:szCs w:val="28"/>
          <w:lang w:val="en-ZW"/>
        </w:rPr>
        <w:t xml:space="preserve"> </w:t>
      </w:r>
      <w:proofErr w:type="spellStart"/>
      <w:r>
        <w:rPr>
          <w:rFonts w:ascii="Arial" w:hAnsi="Arial" w:cs="Arial"/>
          <w:sz w:val="28"/>
          <w:szCs w:val="28"/>
          <w:lang w:val="en-ZW"/>
        </w:rPr>
        <w:t>inini</w:t>
      </w:r>
      <w:proofErr w:type="spellEnd"/>
      <w:r>
        <w:rPr>
          <w:rFonts w:ascii="Arial" w:hAnsi="Arial" w:cs="Arial"/>
          <w:sz w:val="28"/>
          <w:szCs w:val="28"/>
          <w:lang w:val="en-ZW"/>
        </w:rPr>
        <w:t xml:space="preserve"> </w:t>
      </w:r>
      <w:proofErr w:type="spellStart"/>
      <w:r>
        <w:rPr>
          <w:rFonts w:ascii="Arial" w:hAnsi="Arial" w:cs="Arial"/>
          <w:sz w:val="28"/>
          <w:szCs w:val="28"/>
          <w:lang w:val="en-ZW"/>
        </w:rPr>
        <w:t>handinzaro</w:t>
      </w:r>
      <w:proofErr w:type="spellEnd"/>
      <w:r>
        <w:rPr>
          <w:rFonts w:ascii="Arial" w:hAnsi="Arial" w:cs="Arial"/>
          <w:sz w:val="28"/>
          <w:szCs w:val="28"/>
          <w:lang w:val="en-ZW"/>
        </w:rPr>
        <w:t xml:space="preserve">.’’ </w:t>
      </w:r>
      <w:r w:rsidRPr="00E33075">
        <w:rPr>
          <w:rFonts w:ascii="Arial" w:hAnsi="Arial" w:cs="Arial"/>
          <w:sz w:val="18"/>
          <w:szCs w:val="18"/>
          <w:lang w:val="en-ZW"/>
        </w:rPr>
        <w:t>[Congregation says, “Amen.”]</w:t>
      </w:r>
      <w:r>
        <w:rPr>
          <w:rFonts w:ascii="Arial" w:hAnsi="Arial" w:cs="Arial"/>
          <w:sz w:val="28"/>
          <w:szCs w:val="28"/>
          <w:lang w:val="en-ZW"/>
        </w:rPr>
        <w:t xml:space="preserve">   </w:t>
      </w:r>
    </w:p>
    <w:p w:rsidR="00FE2A0E" w:rsidP="00FE2A0E" w:rsidRDefault="00FE2A0E" w14:paraId="3BBB96E8" w14:textId="77777777">
      <w:pPr>
        <w:spacing w:line="276" w:lineRule="auto"/>
        <w:jc w:val="both"/>
        <w:rPr>
          <w:rFonts w:ascii="Arial" w:hAnsi="Arial" w:cs="Arial"/>
          <w:sz w:val="28"/>
          <w:szCs w:val="28"/>
          <w:lang w:val="en-ZW"/>
        </w:rPr>
      </w:pPr>
      <w:r w:rsidRPr="004E6EF5">
        <w:rPr>
          <w:rFonts w:ascii="Arial" w:hAnsi="Arial" w:cs="Arial"/>
          <w:sz w:val="28"/>
          <w:szCs w:val="28"/>
          <w:vertAlign w:val="superscript"/>
          <w:lang w:val="en-ZW"/>
        </w:rPr>
        <w:t>214</w:t>
      </w:r>
      <w:r>
        <w:rPr>
          <w:rFonts w:ascii="Arial" w:hAnsi="Arial" w:cs="Arial"/>
          <w:sz w:val="28"/>
          <w:szCs w:val="28"/>
          <w:vertAlign w:val="superscript"/>
          <w:lang w:val="en-ZW"/>
        </w:rPr>
        <w:t xml:space="preserve"> </w:t>
      </w:r>
      <w:proofErr w:type="spellStart"/>
      <w:r>
        <w:rPr>
          <w:rFonts w:ascii="Arial" w:hAnsi="Arial" w:cs="Arial"/>
          <w:sz w:val="28"/>
          <w:szCs w:val="28"/>
          <w:lang w:val="en-ZW"/>
        </w:rPr>
        <w:t>Ndobva</w:t>
      </w:r>
      <w:proofErr w:type="spellEnd"/>
      <w:r>
        <w:rPr>
          <w:rFonts w:ascii="Arial" w:hAnsi="Arial" w:cs="Arial"/>
          <w:sz w:val="28"/>
          <w:szCs w:val="28"/>
          <w:lang w:val="en-ZW"/>
        </w:rPr>
        <w:t xml:space="preserve"> </w:t>
      </w:r>
      <w:proofErr w:type="spellStart"/>
      <w:r>
        <w:rPr>
          <w:rFonts w:ascii="Arial" w:hAnsi="Arial" w:cs="Arial"/>
          <w:sz w:val="28"/>
          <w:szCs w:val="28"/>
          <w:lang w:val="en-ZW"/>
        </w:rPr>
        <w:t>vatora</w:t>
      </w:r>
      <w:proofErr w:type="spellEnd"/>
      <w:r>
        <w:rPr>
          <w:rFonts w:ascii="Arial" w:hAnsi="Arial" w:cs="Arial"/>
          <w:sz w:val="28"/>
          <w:szCs w:val="28"/>
          <w:lang w:val="en-ZW"/>
        </w:rPr>
        <w:t xml:space="preserve"> </w:t>
      </w:r>
      <w:proofErr w:type="spellStart"/>
      <w:r>
        <w:rPr>
          <w:rFonts w:ascii="Arial" w:hAnsi="Arial" w:cs="Arial"/>
          <w:sz w:val="28"/>
          <w:szCs w:val="28"/>
          <w:lang w:val="en-ZW"/>
        </w:rPr>
        <w:t>mwana</w:t>
      </w:r>
      <w:proofErr w:type="spellEnd"/>
      <w:r>
        <w:rPr>
          <w:rFonts w:ascii="Arial" w:hAnsi="Arial" w:cs="Arial"/>
          <w:sz w:val="28"/>
          <w:szCs w:val="28"/>
          <w:lang w:val="en-ZW"/>
        </w:rPr>
        <w:t xml:space="preserve"> </w:t>
      </w:r>
      <w:proofErr w:type="spellStart"/>
      <w:r>
        <w:rPr>
          <w:rFonts w:ascii="Arial" w:hAnsi="Arial" w:cs="Arial"/>
          <w:sz w:val="28"/>
          <w:szCs w:val="28"/>
          <w:lang w:val="en-ZW"/>
        </w:rPr>
        <w:t>uya</w:t>
      </w:r>
      <w:proofErr w:type="spellEnd"/>
      <w:r>
        <w:rPr>
          <w:rFonts w:ascii="Arial" w:hAnsi="Arial" w:cs="Arial"/>
          <w:sz w:val="28"/>
          <w:szCs w:val="28"/>
          <w:lang w:val="en-ZW"/>
        </w:rPr>
        <w:t xml:space="preserve"> </w:t>
      </w:r>
      <w:proofErr w:type="spellStart"/>
      <w:r>
        <w:rPr>
          <w:rFonts w:ascii="Arial" w:hAnsi="Arial" w:cs="Arial"/>
          <w:sz w:val="28"/>
          <w:szCs w:val="28"/>
          <w:lang w:val="en-ZW"/>
        </w:rPr>
        <w:t>uya</w:t>
      </w:r>
      <w:proofErr w:type="spellEnd"/>
      <w:r>
        <w:rPr>
          <w:rFonts w:ascii="Arial" w:hAnsi="Arial" w:cs="Arial"/>
          <w:sz w:val="28"/>
          <w:szCs w:val="28"/>
          <w:lang w:val="en-ZW"/>
        </w:rPr>
        <w:t xml:space="preserve"> Billy Paul </w:t>
      </w:r>
      <w:proofErr w:type="spellStart"/>
      <w:r>
        <w:rPr>
          <w:rFonts w:ascii="Arial" w:hAnsi="Arial" w:cs="Arial"/>
          <w:sz w:val="28"/>
          <w:szCs w:val="28"/>
          <w:lang w:val="en-ZW"/>
        </w:rPr>
        <w:t>ndokumisa</w:t>
      </w:r>
      <w:proofErr w:type="spellEnd"/>
      <w:r>
        <w:rPr>
          <w:rFonts w:ascii="Arial" w:hAnsi="Arial" w:cs="Arial"/>
          <w:sz w:val="28"/>
          <w:szCs w:val="28"/>
          <w:lang w:val="en-ZW"/>
        </w:rPr>
        <w:t xml:space="preserve"> </w:t>
      </w:r>
      <w:proofErr w:type="spellStart"/>
      <w:r>
        <w:rPr>
          <w:rFonts w:ascii="Arial" w:hAnsi="Arial" w:cs="Arial"/>
          <w:sz w:val="28"/>
          <w:szCs w:val="28"/>
          <w:lang w:val="en-ZW"/>
        </w:rPr>
        <w:t>mumaoko</w:t>
      </w:r>
      <w:proofErr w:type="spellEnd"/>
      <w:r>
        <w:rPr>
          <w:rFonts w:ascii="Arial" w:hAnsi="Arial" w:cs="Arial"/>
          <w:sz w:val="28"/>
          <w:szCs w:val="28"/>
          <w:lang w:val="en-ZW"/>
        </w:rPr>
        <w:t xml:space="preserve"> ani…? </w:t>
      </w:r>
      <w:r w:rsidRPr="00E27B12">
        <w:rPr>
          <w:rFonts w:ascii="Arial" w:hAnsi="Arial" w:cs="Arial"/>
          <w:sz w:val="18"/>
          <w:szCs w:val="18"/>
          <w:lang w:val="en-ZW"/>
        </w:rPr>
        <w:t>[Congregation says, “a Satan.”]</w:t>
      </w:r>
      <w:r>
        <w:rPr>
          <w:rFonts w:ascii="Arial" w:hAnsi="Arial" w:cs="Arial"/>
          <w:sz w:val="28"/>
          <w:szCs w:val="28"/>
          <w:lang w:val="en-ZW"/>
        </w:rPr>
        <w:t xml:space="preserve"> Ah </w:t>
      </w:r>
      <w:proofErr w:type="spellStart"/>
      <w:r>
        <w:rPr>
          <w:rFonts w:ascii="Arial" w:hAnsi="Arial" w:cs="Arial"/>
          <w:sz w:val="28"/>
          <w:szCs w:val="28"/>
          <w:lang w:val="en-ZW"/>
        </w:rPr>
        <w:t>kweche</w:t>
      </w:r>
      <w:proofErr w:type="spellEnd"/>
      <w:r>
        <w:rPr>
          <w:rFonts w:ascii="Arial" w:hAnsi="Arial" w:cs="Arial"/>
          <w:sz w:val="28"/>
          <w:szCs w:val="28"/>
          <w:lang w:val="en-ZW"/>
        </w:rPr>
        <w:t xml:space="preserve">! Brother Branham </w:t>
      </w:r>
      <w:proofErr w:type="spellStart"/>
      <w:r>
        <w:rPr>
          <w:rFonts w:ascii="Arial" w:hAnsi="Arial" w:cs="Arial"/>
          <w:sz w:val="28"/>
          <w:szCs w:val="28"/>
          <w:lang w:val="en-ZW"/>
        </w:rPr>
        <w:t>ndobva</w:t>
      </w:r>
      <w:proofErr w:type="spellEnd"/>
      <w:r>
        <w:rPr>
          <w:rFonts w:ascii="Arial" w:hAnsi="Arial" w:cs="Arial"/>
          <w:sz w:val="28"/>
          <w:szCs w:val="28"/>
          <w:lang w:val="en-ZW"/>
        </w:rPr>
        <w:t xml:space="preserve"> </w:t>
      </w:r>
      <w:proofErr w:type="spellStart"/>
      <w:r>
        <w:rPr>
          <w:rFonts w:ascii="Arial" w:hAnsi="Arial" w:cs="Arial"/>
          <w:sz w:val="28"/>
          <w:szCs w:val="28"/>
          <w:lang w:val="en-ZW"/>
        </w:rPr>
        <w:t>vayenda</w:t>
      </w:r>
      <w:proofErr w:type="spellEnd"/>
      <w:r>
        <w:rPr>
          <w:rFonts w:ascii="Arial" w:hAnsi="Arial" w:cs="Arial"/>
          <w:sz w:val="28"/>
          <w:szCs w:val="28"/>
          <w:lang w:val="en-ZW"/>
        </w:rPr>
        <w:t xml:space="preserve"> </w:t>
      </w:r>
      <w:proofErr w:type="spellStart"/>
      <w:r>
        <w:rPr>
          <w:rFonts w:ascii="Arial" w:hAnsi="Arial" w:cs="Arial"/>
          <w:sz w:val="28"/>
          <w:szCs w:val="28"/>
          <w:lang w:val="en-ZW"/>
        </w:rPr>
        <w:t>ku</w:t>
      </w:r>
      <w:proofErr w:type="spellEnd"/>
      <w:r>
        <w:rPr>
          <w:rFonts w:ascii="Arial" w:hAnsi="Arial" w:cs="Arial"/>
          <w:sz w:val="28"/>
          <w:szCs w:val="28"/>
          <w:lang w:val="en-ZW"/>
        </w:rPr>
        <w:t xml:space="preserve"> hunting phone </w:t>
      </w:r>
      <w:proofErr w:type="spellStart"/>
      <w:r>
        <w:rPr>
          <w:rFonts w:ascii="Arial" w:hAnsi="Arial" w:cs="Arial"/>
          <w:sz w:val="28"/>
          <w:szCs w:val="28"/>
          <w:lang w:val="en-ZW"/>
        </w:rPr>
        <w:t>ndobva</w:t>
      </w:r>
      <w:proofErr w:type="spellEnd"/>
      <w:r>
        <w:rPr>
          <w:rFonts w:ascii="Arial" w:hAnsi="Arial" w:cs="Arial"/>
          <w:sz w:val="28"/>
          <w:szCs w:val="28"/>
          <w:lang w:val="en-ZW"/>
        </w:rPr>
        <w:t xml:space="preserve"> </w:t>
      </w:r>
      <w:proofErr w:type="spellStart"/>
      <w:r>
        <w:rPr>
          <w:rFonts w:ascii="Arial" w:hAnsi="Arial" w:cs="Arial"/>
          <w:sz w:val="28"/>
          <w:szCs w:val="28"/>
          <w:lang w:val="en-ZW"/>
        </w:rPr>
        <w:t>yatevera</w:t>
      </w:r>
      <w:proofErr w:type="spellEnd"/>
      <w:r>
        <w:rPr>
          <w:rFonts w:ascii="Arial" w:hAnsi="Arial" w:cs="Arial"/>
          <w:sz w:val="28"/>
          <w:szCs w:val="28"/>
          <w:lang w:val="en-ZW"/>
        </w:rPr>
        <w:t xml:space="preserve"> </w:t>
      </w:r>
      <w:proofErr w:type="spellStart"/>
      <w:r>
        <w:rPr>
          <w:rFonts w:ascii="Arial" w:hAnsi="Arial" w:cs="Arial"/>
          <w:sz w:val="28"/>
          <w:szCs w:val="28"/>
          <w:lang w:val="en-ZW"/>
        </w:rPr>
        <w:t>ikoko</w:t>
      </w:r>
      <w:proofErr w:type="spellEnd"/>
      <w:r>
        <w:rPr>
          <w:rFonts w:ascii="Arial" w:hAnsi="Arial" w:cs="Arial"/>
          <w:sz w:val="28"/>
          <w:szCs w:val="28"/>
          <w:lang w:val="en-ZW"/>
        </w:rPr>
        <w:t>.</w:t>
      </w:r>
    </w:p>
    <w:p w:rsidR="00FE2A0E" w:rsidP="00FE2A0E" w:rsidRDefault="00FE2A0E" w14:paraId="26990D96" w14:textId="77777777">
      <w:pPr>
        <w:spacing w:line="276" w:lineRule="auto"/>
        <w:jc w:val="both"/>
        <w:rPr>
          <w:rFonts w:ascii="Arial" w:hAnsi="Arial" w:cs="Arial"/>
          <w:sz w:val="28"/>
          <w:szCs w:val="28"/>
          <w:lang w:val="en-ZW"/>
        </w:rPr>
      </w:pPr>
      <w:r>
        <w:rPr>
          <w:rFonts w:ascii="Arial" w:hAnsi="Arial" w:cs="Arial"/>
          <w:sz w:val="28"/>
          <w:szCs w:val="28"/>
          <w:lang w:val="en-ZW"/>
        </w:rPr>
        <w:t xml:space="preserve"> Zvikanzi, “Billy Paul is sick he can’t even get out of bed.”</w:t>
      </w:r>
    </w:p>
    <w:p w:rsidR="00FE2A0E" w:rsidP="00FE2A0E" w:rsidRDefault="00FE2A0E" w14:paraId="58AAFC06" w14:textId="77777777">
      <w:pPr>
        <w:spacing w:line="276" w:lineRule="auto"/>
        <w:jc w:val="both"/>
        <w:rPr>
          <w:rFonts w:ascii="Arial" w:hAnsi="Arial" w:cs="Arial"/>
          <w:sz w:val="28"/>
          <w:szCs w:val="28"/>
          <w:lang w:val="en-ZW"/>
        </w:rPr>
      </w:pPr>
      <w:r>
        <w:rPr>
          <w:rFonts w:ascii="Arial" w:hAnsi="Arial" w:cs="Arial"/>
          <w:sz w:val="28"/>
          <w:szCs w:val="28"/>
          <w:lang w:val="en-ZW"/>
        </w:rPr>
        <w:t xml:space="preserve"> Zvikanzi, “I know.’’ </w:t>
      </w:r>
    </w:p>
    <w:p w:rsidR="00FE2A0E" w:rsidP="00FE2A0E" w:rsidRDefault="00FE2A0E" w14:paraId="3293456D" w14:textId="77777777">
      <w:pPr>
        <w:spacing w:line="276" w:lineRule="auto"/>
        <w:jc w:val="both"/>
        <w:rPr>
          <w:rFonts w:ascii="Arial" w:hAnsi="Arial" w:cs="Arial"/>
          <w:sz w:val="28"/>
          <w:szCs w:val="28"/>
          <w:lang w:val="en-ZW"/>
        </w:rPr>
      </w:pPr>
      <w:r>
        <w:rPr>
          <w:rFonts w:ascii="Arial" w:hAnsi="Arial" w:cs="Arial"/>
          <w:sz w:val="28"/>
          <w:szCs w:val="28"/>
          <w:lang w:val="en-ZW"/>
        </w:rPr>
        <w:t xml:space="preserve">Zvikanzi, “I know, yeah I know he is sick, I know he is sick.” </w:t>
      </w:r>
    </w:p>
    <w:p w:rsidR="00FE2A0E" w:rsidP="00FE2A0E" w:rsidRDefault="00FE2A0E" w14:paraId="56DB38DE" w14:textId="77777777">
      <w:pPr>
        <w:spacing w:line="276" w:lineRule="auto"/>
        <w:jc w:val="both"/>
        <w:rPr>
          <w:rFonts w:ascii="Arial" w:hAnsi="Arial" w:cs="Arial"/>
          <w:sz w:val="28"/>
          <w:szCs w:val="28"/>
          <w:lang w:val="en-ZW"/>
        </w:rPr>
      </w:pPr>
      <w:r>
        <w:rPr>
          <w:rFonts w:ascii="Arial" w:hAnsi="Arial" w:cs="Arial"/>
          <w:sz w:val="28"/>
          <w:szCs w:val="28"/>
          <w:lang w:val="en-ZW"/>
        </w:rPr>
        <w:t>Zvikanzi, “He is dying.”</w:t>
      </w:r>
    </w:p>
    <w:p w:rsidRPr="006C4429" w:rsidR="00FE2A0E" w:rsidP="00FE2A0E" w:rsidRDefault="00FE2A0E" w14:paraId="3321876C" w14:textId="77777777">
      <w:pPr>
        <w:spacing w:line="276" w:lineRule="auto"/>
        <w:jc w:val="both"/>
        <w:rPr>
          <w:rFonts w:ascii="Arial" w:hAnsi="Arial" w:cs="Arial"/>
          <w:sz w:val="18"/>
          <w:szCs w:val="18"/>
          <w:lang w:val="en-ZW"/>
        </w:rPr>
      </w:pPr>
      <w:r>
        <w:rPr>
          <w:rFonts w:ascii="Arial" w:hAnsi="Arial" w:cs="Arial"/>
          <w:sz w:val="28"/>
          <w:szCs w:val="28"/>
          <w:lang w:val="en-ZW"/>
        </w:rPr>
        <w:t xml:space="preserve">Zvikanzi, “No he won’t die, no he won’t die” </w:t>
      </w:r>
      <w:r w:rsidRPr="00972A37">
        <w:rPr>
          <w:rFonts w:ascii="Arial" w:hAnsi="Arial" w:cs="Arial"/>
          <w:sz w:val="18"/>
          <w:szCs w:val="18"/>
          <w:lang w:val="en-ZW"/>
        </w:rPr>
        <w:t>[Apostle chuckle</w:t>
      </w:r>
      <w:r>
        <w:rPr>
          <w:rFonts w:ascii="Arial" w:hAnsi="Arial" w:cs="Arial"/>
          <w:sz w:val="18"/>
          <w:szCs w:val="18"/>
          <w:lang w:val="en-ZW"/>
        </w:rPr>
        <w:t>s—ED</w:t>
      </w:r>
      <w:r w:rsidRPr="00972A37">
        <w:rPr>
          <w:rFonts w:ascii="Arial" w:hAnsi="Arial" w:cs="Arial"/>
          <w:sz w:val="18"/>
          <w:szCs w:val="18"/>
          <w:lang w:val="en-ZW"/>
        </w:rPr>
        <w:t>]</w:t>
      </w:r>
      <w:r>
        <w:rPr>
          <w:rFonts w:ascii="Arial" w:hAnsi="Arial" w:cs="Arial"/>
          <w:sz w:val="28"/>
          <w:szCs w:val="28"/>
          <w:lang w:val="en-ZW"/>
        </w:rPr>
        <w:t xml:space="preserve">  no he won’t die </w:t>
      </w:r>
    </w:p>
    <w:p w:rsidR="00FE2A0E" w:rsidP="00FE2A0E" w:rsidRDefault="00FE2A0E" w14:paraId="28550DDB" w14:textId="77777777">
      <w:pPr>
        <w:spacing w:line="276" w:lineRule="auto"/>
        <w:jc w:val="both"/>
        <w:rPr>
          <w:rFonts w:ascii="Arial" w:hAnsi="Arial" w:cs="Arial"/>
          <w:sz w:val="28"/>
          <w:szCs w:val="28"/>
          <w:lang w:val="en-ZW"/>
        </w:rPr>
      </w:pPr>
      <w:r>
        <w:rPr>
          <w:rFonts w:ascii="Arial" w:hAnsi="Arial" w:cs="Arial"/>
          <w:sz w:val="28"/>
          <w:szCs w:val="28"/>
          <w:lang w:val="en-ZW"/>
        </w:rPr>
        <w:t>Zvikanzi, “What</w:t>
      </w:r>
      <w:commentRangeStart w:id="168"/>
      <w:r>
        <w:rPr>
          <w:rFonts w:ascii="Arial" w:hAnsi="Arial" w:cs="Arial"/>
          <w:sz w:val="28"/>
          <w:szCs w:val="28"/>
          <w:lang w:val="en-ZW"/>
        </w:rPr>
        <w:t>…</w:t>
      </w:r>
      <w:commentRangeEnd w:id="168"/>
      <w:r>
        <w:rPr>
          <w:rStyle w:val="CommentReference"/>
        </w:rPr>
        <w:commentReference w:id="168"/>
      </w:r>
    </w:p>
    <w:p w:rsidR="00FE2A0E" w:rsidP="00FE2A0E" w:rsidRDefault="00FE2A0E" w14:paraId="6201594E" w14:textId="77777777">
      <w:pPr>
        <w:spacing w:line="276" w:lineRule="auto"/>
        <w:jc w:val="both"/>
        <w:rPr>
          <w:rFonts w:ascii="Arial" w:hAnsi="Arial" w:cs="Arial"/>
          <w:sz w:val="28"/>
          <w:szCs w:val="28"/>
          <w:lang w:val="en-ZW"/>
        </w:rPr>
      </w:pPr>
      <w:r>
        <w:rPr>
          <w:rFonts w:ascii="Arial" w:hAnsi="Arial" w:cs="Arial"/>
          <w:sz w:val="28"/>
          <w:szCs w:val="28"/>
          <w:lang w:val="en-ZW"/>
        </w:rPr>
        <w:t>Zvikanzi, “He only needs to repent.”</w:t>
      </w:r>
    </w:p>
    <w:p w:rsidR="00FE2A0E" w:rsidP="00FE2A0E" w:rsidRDefault="00FE2A0E" w14:paraId="68CC01DD" w14:textId="77777777">
      <w:pPr>
        <w:spacing w:line="276" w:lineRule="auto"/>
        <w:jc w:val="both"/>
        <w:rPr>
          <w:rFonts w:ascii="Arial" w:hAnsi="Arial" w:cs="Arial"/>
          <w:sz w:val="28"/>
          <w:szCs w:val="28"/>
          <w:lang w:val="en-ZW"/>
        </w:rPr>
      </w:pPr>
      <w:r>
        <w:rPr>
          <w:rFonts w:ascii="Arial" w:hAnsi="Arial" w:cs="Arial"/>
          <w:sz w:val="28"/>
          <w:szCs w:val="28"/>
          <w:lang w:val="en-ZW"/>
        </w:rPr>
        <w:t>Zvikanzi, “</w:t>
      </w:r>
      <w:proofErr w:type="spellStart"/>
      <w:r>
        <w:rPr>
          <w:rFonts w:ascii="Arial" w:hAnsi="Arial" w:cs="Arial"/>
          <w:sz w:val="28"/>
          <w:szCs w:val="28"/>
          <w:lang w:val="en-ZW"/>
        </w:rPr>
        <w:t>Chiuyayi</w:t>
      </w:r>
      <w:proofErr w:type="spellEnd"/>
      <w:r>
        <w:rPr>
          <w:rFonts w:ascii="Arial" w:hAnsi="Arial" w:cs="Arial"/>
          <w:sz w:val="28"/>
          <w:szCs w:val="28"/>
          <w:lang w:val="en-ZW"/>
        </w:rPr>
        <w:t xml:space="preserve"> </w:t>
      </w:r>
      <w:proofErr w:type="spellStart"/>
      <w:r>
        <w:rPr>
          <w:rFonts w:ascii="Arial" w:hAnsi="Arial" w:cs="Arial"/>
          <w:sz w:val="28"/>
          <w:szCs w:val="28"/>
          <w:lang w:val="en-ZW"/>
        </w:rPr>
        <w:t>mumunamatire</w:t>
      </w:r>
      <w:proofErr w:type="spellEnd"/>
      <w:r>
        <w:rPr>
          <w:rFonts w:ascii="Arial" w:hAnsi="Arial" w:cs="Arial"/>
          <w:sz w:val="28"/>
          <w:szCs w:val="28"/>
          <w:lang w:val="en-ZW"/>
        </w:rPr>
        <w:t>.”</w:t>
      </w:r>
    </w:p>
    <w:p w:rsidRPr="0080116C" w:rsidR="001847F0" w:rsidP="0080116C" w:rsidRDefault="00FE2A0E" w14:paraId="042BC11B" w14:textId="36598B94">
      <w:pPr>
        <w:spacing w:line="276" w:lineRule="auto"/>
        <w:jc w:val="both"/>
        <w:rPr>
          <w:rFonts w:ascii="Arial" w:hAnsi="Arial" w:cs="Arial"/>
          <w:sz w:val="28"/>
          <w:szCs w:val="28"/>
          <w:lang w:val="en-ZW"/>
        </w:rPr>
      </w:pPr>
      <w:r>
        <w:rPr>
          <w:rFonts w:ascii="Arial" w:hAnsi="Arial" w:cs="Arial"/>
          <w:sz w:val="28"/>
          <w:szCs w:val="28"/>
          <w:lang w:val="en-ZW"/>
        </w:rPr>
        <w:t xml:space="preserve">Zvikanzi, “No he did he the </w:t>
      </w:r>
      <w:proofErr w:type="spellStart"/>
      <w:r>
        <w:rPr>
          <w:rFonts w:ascii="Arial" w:hAnsi="Arial" w:cs="Arial"/>
          <w:sz w:val="28"/>
          <w:szCs w:val="28"/>
          <w:lang w:val="en-ZW"/>
        </w:rPr>
        <w:t>si</w:t>
      </w:r>
      <w:proofErr w:type="spellEnd"/>
      <w:r>
        <w:rPr>
          <w:rFonts w:ascii="Arial" w:hAnsi="Arial" w:cs="Arial"/>
          <w:sz w:val="28"/>
          <w:szCs w:val="28"/>
          <w:lang w:val="en-ZW"/>
        </w:rPr>
        <w:t xml:space="preserve">…? </w:t>
      </w:r>
      <w:r w:rsidRPr="009A4E6B">
        <w:rPr>
          <w:rFonts w:ascii="Arial" w:hAnsi="Arial" w:cs="Arial"/>
          <w:sz w:val="18"/>
          <w:szCs w:val="18"/>
          <w:lang w:val="en-ZW"/>
        </w:rPr>
        <w:t>[Congregation says, ‘sinning.’</w:t>
      </w:r>
      <w:r w:rsidRPr="0065161D">
        <w:rPr>
          <w:rFonts w:ascii="Arial" w:hAnsi="Arial" w:cs="Arial"/>
          <w:sz w:val="28"/>
          <w:szCs w:val="28"/>
          <w:lang w:val="en-ZW"/>
        </w:rPr>
        <w:t>]</w:t>
      </w:r>
      <w:r>
        <w:rPr>
          <w:rFonts w:ascii="Arial" w:hAnsi="Arial" w:cs="Arial"/>
          <w:sz w:val="28"/>
          <w:szCs w:val="28"/>
          <w:lang w:val="en-ZW"/>
        </w:rPr>
        <w:t xml:space="preserve"> he should do the…?” </w:t>
      </w:r>
      <w:r w:rsidRPr="009A4E6B">
        <w:rPr>
          <w:rFonts w:ascii="Arial" w:hAnsi="Arial" w:cs="Arial"/>
          <w:sz w:val="18"/>
          <w:szCs w:val="18"/>
          <w:lang w:val="en-ZW"/>
        </w:rPr>
        <w:t>[Congregation says, “praying</w:t>
      </w:r>
      <w:r w:rsidR="0080116C">
        <w:rPr>
          <w:rFonts w:ascii="Arial" w:hAnsi="Arial" w:cs="Arial"/>
          <w:sz w:val="18"/>
          <w:szCs w:val="18"/>
          <w:lang w:val="en-ZW"/>
        </w:rPr>
        <w:t xml:space="preserve">; </w:t>
      </w:r>
      <w:r>
        <w:rPr>
          <w:rFonts w:ascii="Arial" w:hAnsi="Arial" w:cs="Arial"/>
          <w:sz w:val="18"/>
          <w:szCs w:val="18"/>
          <w:lang w:val="en-ZW"/>
        </w:rPr>
        <w:t xml:space="preserve"> Amen</w:t>
      </w:r>
      <w:r w:rsidRPr="009A4E6B">
        <w:rPr>
          <w:rFonts w:ascii="Arial" w:hAnsi="Arial" w:cs="Arial"/>
          <w:sz w:val="18"/>
          <w:szCs w:val="18"/>
          <w:lang w:val="en-ZW"/>
        </w:rPr>
        <w:t>”]</w:t>
      </w:r>
      <w:r w:rsidR="0080116C">
        <w:rPr>
          <w:rFonts w:ascii="Arial" w:hAnsi="Arial" w:cs="Arial"/>
          <w:sz w:val="28"/>
          <w:szCs w:val="28"/>
        </w:rPr>
        <w:t xml:space="preserve"> </w:t>
      </w:r>
      <w:r w:rsidR="001847F0">
        <w:rPr>
          <w:rFonts w:ascii="Arial" w:hAnsi="Arial" w:cs="Arial"/>
          <w:sz w:val="28"/>
          <w:szCs w:val="28"/>
        </w:rPr>
        <w:t xml:space="preserve">Toda Amen </w:t>
      </w:r>
      <w:proofErr w:type="spellStart"/>
      <w:r w:rsidR="001847F0">
        <w:rPr>
          <w:rFonts w:ascii="Arial" w:hAnsi="Arial" w:cs="Arial"/>
          <w:sz w:val="28"/>
          <w:szCs w:val="28"/>
        </w:rPr>
        <w:t>akadarika</w:t>
      </w:r>
      <w:proofErr w:type="spellEnd"/>
      <w:r w:rsidR="001847F0">
        <w:rPr>
          <w:rFonts w:ascii="Arial" w:hAnsi="Arial" w:cs="Arial"/>
          <w:sz w:val="28"/>
          <w:szCs w:val="28"/>
        </w:rPr>
        <w:t xml:space="preserve"> Amen. </w:t>
      </w:r>
      <w:r w:rsidRPr="00AE4311" w:rsidR="001847F0">
        <w:rPr>
          <w:rFonts w:ascii="Arial" w:hAnsi="Arial" w:cs="Arial"/>
          <w:sz w:val="18"/>
          <w:szCs w:val="18"/>
        </w:rPr>
        <w:t>[Congregation says, “Amen.”]</w:t>
      </w:r>
      <w:r w:rsidRPr="00AE4311" w:rsidR="001847F0">
        <w:rPr>
          <w:rFonts w:ascii="Arial" w:hAnsi="Arial" w:cs="Arial"/>
          <w:sz w:val="28"/>
          <w:szCs w:val="28"/>
        </w:rPr>
        <w:t xml:space="preserve"> </w:t>
      </w:r>
      <w:proofErr w:type="spellStart"/>
      <w:r w:rsidR="001847F0">
        <w:rPr>
          <w:rFonts w:ascii="Arial" w:hAnsi="Arial" w:cs="Arial"/>
          <w:sz w:val="28"/>
          <w:szCs w:val="28"/>
        </w:rPr>
        <w:t>Ngaapfuure</w:t>
      </w:r>
      <w:proofErr w:type="spellEnd"/>
      <w:r w:rsidR="001847F0">
        <w:rPr>
          <w:rFonts w:ascii="Arial" w:hAnsi="Arial" w:cs="Arial"/>
          <w:sz w:val="28"/>
          <w:szCs w:val="28"/>
        </w:rPr>
        <w:t xml:space="preserve"> Amen </w:t>
      </w:r>
      <w:proofErr w:type="spellStart"/>
      <w:r w:rsidR="001847F0">
        <w:rPr>
          <w:rFonts w:ascii="Arial" w:hAnsi="Arial" w:cs="Arial"/>
          <w:sz w:val="28"/>
          <w:szCs w:val="28"/>
        </w:rPr>
        <w:t>iyeye</w:t>
      </w:r>
      <w:proofErr w:type="spellEnd"/>
      <w:r w:rsidR="001847F0">
        <w:rPr>
          <w:rFonts w:ascii="Arial" w:hAnsi="Arial" w:cs="Arial"/>
          <w:sz w:val="28"/>
          <w:szCs w:val="28"/>
        </w:rPr>
        <w:t>.</w:t>
      </w:r>
      <w:r w:rsidRPr="0060458B" w:rsidR="001847F0">
        <w:rPr>
          <w:rFonts w:ascii="Arial" w:hAnsi="Arial" w:cs="Arial"/>
          <w:sz w:val="28"/>
          <w:szCs w:val="28"/>
        </w:rPr>
        <w:t xml:space="preserve"> </w:t>
      </w:r>
      <w:r w:rsidRPr="00AE4311" w:rsidR="001847F0">
        <w:rPr>
          <w:rFonts w:ascii="Arial" w:hAnsi="Arial" w:cs="Arial"/>
          <w:sz w:val="18"/>
          <w:szCs w:val="18"/>
        </w:rPr>
        <w:t>[Congregation says, “Amen.”]</w:t>
      </w:r>
      <w:r w:rsidR="001847F0">
        <w:rPr>
          <w:rFonts w:ascii="Arial" w:hAnsi="Arial" w:cs="Arial"/>
          <w:sz w:val="28"/>
          <w:szCs w:val="28"/>
        </w:rPr>
        <w:t xml:space="preserve"> </w:t>
      </w:r>
      <w:proofErr w:type="spellStart"/>
      <w:r w:rsidR="001847F0">
        <w:rPr>
          <w:rFonts w:ascii="Arial" w:hAnsi="Arial" w:cs="Arial"/>
          <w:sz w:val="28"/>
          <w:szCs w:val="28"/>
        </w:rPr>
        <w:t>Ndobva</w:t>
      </w:r>
      <w:proofErr w:type="spellEnd"/>
      <w:r w:rsidR="001847F0">
        <w:rPr>
          <w:rFonts w:ascii="Arial" w:hAnsi="Arial" w:cs="Arial"/>
          <w:sz w:val="28"/>
          <w:szCs w:val="28"/>
        </w:rPr>
        <w:t xml:space="preserve"> </w:t>
      </w:r>
      <w:proofErr w:type="spellStart"/>
      <w:r w:rsidR="001847F0">
        <w:rPr>
          <w:rFonts w:ascii="Arial" w:hAnsi="Arial" w:cs="Arial"/>
          <w:sz w:val="28"/>
          <w:szCs w:val="28"/>
        </w:rPr>
        <w:t>vapa</w:t>
      </w:r>
      <w:proofErr w:type="spellEnd"/>
      <w:r w:rsidR="001847F0">
        <w:rPr>
          <w:rFonts w:ascii="Arial" w:hAnsi="Arial" w:cs="Arial"/>
          <w:sz w:val="28"/>
          <w:szCs w:val="28"/>
        </w:rPr>
        <w:t xml:space="preserve"> example of a brother </w:t>
      </w:r>
      <w:proofErr w:type="spellStart"/>
      <w:r w:rsidR="001847F0">
        <w:rPr>
          <w:rFonts w:ascii="Arial" w:hAnsi="Arial" w:cs="Arial"/>
          <w:sz w:val="28"/>
          <w:szCs w:val="28"/>
        </w:rPr>
        <w:t>akanga</w:t>
      </w:r>
      <w:proofErr w:type="spellEnd"/>
      <w:r w:rsidR="001847F0">
        <w:rPr>
          <w:rFonts w:ascii="Arial" w:hAnsi="Arial" w:cs="Arial"/>
          <w:sz w:val="28"/>
          <w:szCs w:val="28"/>
        </w:rPr>
        <w:t xml:space="preserve"> </w:t>
      </w:r>
      <w:proofErr w:type="spellStart"/>
      <w:r w:rsidR="001847F0">
        <w:rPr>
          <w:rFonts w:ascii="Arial" w:hAnsi="Arial" w:cs="Arial"/>
          <w:sz w:val="28"/>
          <w:szCs w:val="28"/>
        </w:rPr>
        <w:t>aine</w:t>
      </w:r>
      <w:proofErr w:type="spellEnd"/>
      <w:r w:rsidR="001847F0">
        <w:rPr>
          <w:rFonts w:ascii="Arial" w:hAnsi="Arial" w:cs="Arial"/>
          <w:sz w:val="28"/>
          <w:szCs w:val="28"/>
        </w:rPr>
        <w:t xml:space="preserve"> </w:t>
      </w:r>
      <w:proofErr w:type="spellStart"/>
      <w:r w:rsidR="001847F0">
        <w:rPr>
          <w:rFonts w:ascii="Arial" w:hAnsi="Arial" w:cs="Arial"/>
          <w:sz w:val="28"/>
          <w:szCs w:val="28"/>
        </w:rPr>
        <w:t>mwana</w:t>
      </w:r>
      <w:proofErr w:type="spellEnd"/>
      <w:r w:rsidR="001847F0">
        <w:rPr>
          <w:rFonts w:ascii="Arial" w:hAnsi="Arial" w:cs="Arial"/>
          <w:sz w:val="28"/>
          <w:szCs w:val="28"/>
        </w:rPr>
        <w:t xml:space="preserve"> wake </w:t>
      </w:r>
      <w:proofErr w:type="spellStart"/>
      <w:r w:rsidR="001847F0">
        <w:rPr>
          <w:rFonts w:ascii="Arial" w:hAnsi="Arial" w:cs="Arial"/>
          <w:sz w:val="28"/>
          <w:szCs w:val="28"/>
        </w:rPr>
        <w:t>akanga</w:t>
      </w:r>
      <w:proofErr w:type="spellEnd"/>
      <w:r w:rsidR="001847F0">
        <w:rPr>
          <w:rFonts w:ascii="Arial" w:hAnsi="Arial" w:cs="Arial"/>
          <w:sz w:val="28"/>
          <w:szCs w:val="28"/>
        </w:rPr>
        <w:t xml:space="preserve"> </w:t>
      </w:r>
      <w:proofErr w:type="spellStart"/>
      <w:r w:rsidR="001847F0">
        <w:rPr>
          <w:rFonts w:ascii="Arial" w:hAnsi="Arial" w:cs="Arial"/>
          <w:sz w:val="28"/>
          <w:szCs w:val="28"/>
        </w:rPr>
        <w:t>aita</w:t>
      </w:r>
      <w:proofErr w:type="spellEnd"/>
      <w:r w:rsidR="001847F0">
        <w:rPr>
          <w:rFonts w:ascii="Arial" w:hAnsi="Arial" w:cs="Arial"/>
          <w:sz w:val="28"/>
          <w:szCs w:val="28"/>
        </w:rPr>
        <w:t xml:space="preserve"> </w:t>
      </w:r>
      <w:proofErr w:type="spellStart"/>
      <w:r w:rsidR="001847F0">
        <w:rPr>
          <w:rFonts w:ascii="Arial" w:hAnsi="Arial" w:cs="Arial"/>
          <w:sz w:val="28"/>
          <w:szCs w:val="28"/>
        </w:rPr>
        <w:t>musika</w:t>
      </w:r>
      <w:proofErr w:type="spellEnd"/>
      <w:r w:rsidR="001847F0">
        <w:rPr>
          <w:rFonts w:ascii="Arial" w:hAnsi="Arial" w:cs="Arial"/>
          <w:sz w:val="28"/>
          <w:szCs w:val="28"/>
        </w:rPr>
        <w:t xml:space="preserve">…? </w:t>
      </w:r>
      <w:r w:rsidRPr="0049721B" w:rsidR="001847F0">
        <w:rPr>
          <w:rFonts w:ascii="Arial" w:hAnsi="Arial" w:cs="Arial"/>
          <w:sz w:val="18"/>
          <w:szCs w:val="18"/>
        </w:rPr>
        <w:t>[Congregation says, “</w:t>
      </w:r>
      <w:proofErr w:type="spellStart"/>
      <w:r w:rsidRPr="0049721B" w:rsidR="001847F0">
        <w:rPr>
          <w:rFonts w:ascii="Arial" w:hAnsi="Arial" w:cs="Arial"/>
          <w:sz w:val="18"/>
          <w:szCs w:val="18"/>
        </w:rPr>
        <w:t>musikanzwa</w:t>
      </w:r>
      <w:proofErr w:type="spellEnd"/>
      <w:r w:rsidRPr="0049721B" w:rsidR="001847F0">
        <w:rPr>
          <w:rFonts w:ascii="Arial" w:hAnsi="Arial" w:cs="Arial"/>
          <w:sz w:val="18"/>
          <w:szCs w:val="18"/>
        </w:rPr>
        <w:t>.”]</w:t>
      </w:r>
    </w:p>
    <w:p w:rsidR="001847F0" w:rsidP="001847F0" w:rsidRDefault="001847F0" w14:paraId="1D9BCCED" w14:textId="77777777">
      <w:pPr>
        <w:jc w:val="both"/>
        <w:rPr>
          <w:rFonts w:ascii="Arial" w:hAnsi="Arial" w:cs="Arial"/>
          <w:sz w:val="28"/>
          <w:szCs w:val="28"/>
        </w:rPr>
      </w:pPr>
      <w:r w:rsidRPr="0020763A">
        <w:rPr>
          <w:rFonts w:ascii="Arial" w:hAnsi="Arial" w:cs="Arial"/>
          <w:sz w:val="28"/>
          <w:szCs w:val="28"/>
          <w:vertAlign w:val="superscript"/>
        </w:rPr>
        <w:t>21</w:t>
      </w:r>
      <w:r>
        <w:rPr>
          <w:rFonts w:ascii="Arial" w:hAnsi="Arial" w:cs="Arial"/>
          <w:sz w:val="28"/>
          <w:szCs w:val="28"/>
          <w:vertAlign w:val="superscript"/>
        </w:rPr>
        <w:t>5</w:t>
      </w:r>
      <w:r>
        <w:rPr>
          <w:rFonts w:ascii="Arial" w:hAnsi="Arial" w:cs="Arial"/>
          <w:sz w:val="28"/>
          <w:szCs w:val="28"/>
        </w:rPr>
        <w:t xml:space="preserve">Zvikanzi, “I told him that you don’t need me to talk to your child. There’s a way that is put in the Bi…?” </w:t>
      </w:r>
      <w:r w:rsidRPr="0049721B">
        <w:rPr>
          <w:rFonts w:ascii="Arial" w:hAnsi="Arial" w:cs="Arial"/>
          <w:sz w:val="18"/>
          <w:szCs w:val="18"/>
        </w:rPr>
        <w:t>[Congregation says, “</w:t>
      </w:r>
      <w:r>
        <w:rPr>
          <w:rFonts w:ascii="Arial" w:hAnsi="Arial" w:cs="Arial"/>
          <w:sz w:val="18"/>
          <w:szCs w:val="18"/>
        </w:rPr>
        <w:t xml:space="preserve">in </w:t>
      </w:r>
      <w:r w:rsidRPr="0049721B">
        <w:rPr>
          <w:rFonts w:ascii="Arial" w:hAnsi="Arial" w:cs="Arial"/>
          <w:sz w:val="18"/>
          <w:szCs w:val="18"/>
        </w:rPr>
        <w:t>the Bible.”]</w:t>
      </w:r>
      <w:r>
        <w:rPr>
          <w:rFonts w:ascii="Arial" w:hAnsi="Arial" w:cs="Arial"/>
          <w:sz w:val="28"/>
          <w:szCs w:val="28"/>
        </w:rPr>
        <w:t xml:space="preserve"> </w:t>
      </w:r>
    </w:p>
    <w:p w:rsidR="001847F0" w:rsidP="001847F0" w:rsidRDefault="001847F0" w14:paraId="7D1168B3" w14:textId="77777777">
      <w:pPr>
        <w:jc w:val="both"/>
        <w:rPr>
          <w:rFonts w:ascii="Arial" w:hAnsi="Arial" w:cs="Arial"/>
          <w:sz w:val="28"/>
          <w:szCs w:val="28"/>
        </w:rPr>
      </w:pPr>
      <w:r>
        <w:rPr>
          <w:rFonts w:ascii="Arial" w:hAnsi="Arial" w:cs="Arial"/>
          <w:sz w:val="28"/>
          <w:szCs w:val="28"/>
        </w:rPr>
        <w:t xml:space="preserve">Ma brother </w:t>
      </w:r>
      <w:proofErr w:type="spellStart"/>
      <w:r>
        <w:rPr>
          <w:rFonts w:ascii="Arial" w:hAnsi="Arial" w:cs="Arial"/>
          <w:sz w:val="28"/>
          <w:szCs w:val="28"/>
        </w:rPr>
        <w:t>munonyanyonzwira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venyu</w:t>
      </w:r>
      <w:proofErr w:type="spellEnd"/>
      <w:r>
        <w:rPr>
          <w:rFonts w:ascii="Arial" w:hAnsi="Arial" w:cs="Arial"/>
          <w:sz w:val="28"/>
          <w:szCs w:val="28"/>
        </w:rPr>
        <w:t xml:space="preserve"> </w:t>
      </w:r>
      <w:proofErr w:type="spellStart"/>
      <w:r>
        <w:rPr>
          <w:rFonts w:ascii="Arial" w:hAnsi="Arial" w:cs="Arial"/>
          <w:sz w:val="28"/>
          <w:szCs w:val="28"/>
        </w:rPr>
        <w:t>chii</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tsitsi</w:t>
      </w:r>
      <w:proofErr w:type="spellEnd"/>
      <w:r>
        <w:rPr>
          <w:rFonts w:ascii="Arial" w:hAnsi="Arial" w:cs="Arial"/>
          <w:sz w:val="18"/>
          <w:szCs w:val="18"/>
        </w:rPr>
        <w:t>,</w:t>
      </w:r>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tsitsi</w:t>
      </w:r>
      <w:proofErr w:type="spellEnd"/>
      <w:r>
        <w:rPr>
          <w:rFonts w:ascii="Arial" w:hAnsi="Arial" w:cs="Arial"/>
          <w:sz w:val="28"/>
          <w:szCs w:val="28"/>
        </w:rPr>
        <w:t xml:space="preserve">. Hakuna pastor </w:t>
      </w:r>
      <w:proofErr w:type="spellStart"/>
      <w:r>
        <w:rPr>
          <w:rFonts w:ascii="Arial" w:hAnsi="Arial" w:cs="Arial"/>
          <w:sz w:val="28"/>
          <w:szCs w:val="28"/>
        </w:rPr>
        <w:t>anouya</w:t>
      </w:r>
      <w:proofErr w:type="spellEnd"/>
      <w:r>
        <w:rPr>
          <w:rFonts w:ascii="Arial" w:hAnsi="Arial" w:cs="Arial"/>
          <w:sz w:val="28"/>
          <w:szCs w:val="28"/>
        </w:rPr>
        <w:t xml:space="preserve"> </w:t>
      </w:r>
      <w:proofErr w:type="spellStart"/>
      <w:r>
        <w:rPr>
          <w:rFonts w:ascii="Arial" w:hAnsi="Arial" w:cs="Arial"/>
          <w:sz w:val="28"/>
          <w:szCs w:val="28"/>
        </w:rPr>
        <w:t>okuti</w:t>
      </w:r>
      <w:proofErr w:type="spellEnd"/>
      <w:r>
        <w:rPr>
          <w:rFonts w:ascii="Arial" w:hAnsi="Arial" w:cs="Arial"/>
          <w:sz w:val="28"/>
          <w:szCs w:val="28"/>
        </w:rPr>
        <w:t xml:space="preserve"> isa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vako</w:t>
      </w:r>
      <w:proofErr w:type="spellEnd"/>
      <w:r>
        <w:rPr>
          <w:rFonts w:ascii="Arial" w:hAnsi="Arial" w:cs="Arial"/>
          <w:sz w:val="28"/>
          <w:szCs w:val="28"/>
        </w:rPr>
        <w:t xml:space="preserve"> </w:t>
      </w:r>
      <w:proofErr w:type="spellStart"/>
      <w:r>
        <w:rPr>
          <w:rFonts w:ascii="Arial" w:hAnsi="Arial" w:cs="Arial"/>
          <w:sz w:val="28"/>
          <w:szCs w:val="28"/>
        </w:rPr>
        <w:t>mumaoko</w:t>
      </w:r>
      <w:proofErr w:type="spellEnd"/>
      <w:r>
        <w:rPr>
          <w:rFonts w:ascii="Arial" w:hAnsi="Arial" w:cs="Arial"/>
          <w:sz w:val="28"/>
          <w:szCs w:val="28"/>
        </w:rPr>
        <w:t xml:space="preserve"> </w:t>
      </w:r>
      <w:proofErr w:type="spellStart"/>
      <w:r>
        <w:rPr>
          <w:rFonts w:ascii="Arial" w:hAnsi="Arial" w:cs="Arial"/>
          <w:sz w:val="28"/>
          <w:szCs w:val="28"/>
        </w:rPr>
        <w:t>aSatani</w:t>
      </w:r>
      <w:proofErr w:type="spellEnd"/>
      <w:r>
        <w:rPr>
          <w:rFonts w:ascii="Arial" w:hAnsi="Arial" w:cs="Arial"/>
          <w:sz w:val="28"/>
          <w:szCs w:val="28"/>
        </w:rPr>
        <w:t xml:space="preserve">, he wouldn’t. But that’s a decision you take on your o…? </w:t>
      </w:r>
      <w:r w:rsidRPr="00AE4311">
        <w:rPr>
          <w:rFonts w:ascii="Arial" w:hAnsi="Arial" w:cs="Arial"/>
          <w:sz w:val="18"/>
          <w:szCs w:val="18"/>
        </w:rPr>
        <w:t>[Congregation says, “</w:t>
      </w:r>
      <w:r>
        <w:rPr>
          <w:rFonts w:ascii="Arial" w:hAnsi="Arial" w:cs="Arial"/>
          <w:sz w:val="18"/>
          <w:szCs w:val="18"/>
        </w:rPr>
        <w:t>own,</w:t>
      </w:r>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kana </w:t>
      </w:r>
      <w:proofErr w:type="spellStart"/>
      <w:r>
        <w:rPr>
          <w:rFonts w:ascii="Arial" w:hAnsi="Arial" w:cs="Arial"/>
          <w:sz w:val="28"/>
          <w:szCs w:val="28"/>
        </w:rPr>
        <w:t>waona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iwe</w:t>
      </w:r>
      <w:proofErr w:type="spellEnd"/>
      <w:r>
        <w:rPr>
          <w:rFonts w:ascii="Arial" w:hAnsi="Arial" w:cs="Arial"/>
          <w:sz w:val="28"/>
          <w:szCs w:val="28"/>
        </w:rPr>
        <w:t xml:space="preserve"> </w:t>
      </w:r>
      <w:proofErr w:type="spellStart"/>
      <w:r>
        <w:rPr>
          <w:rFonts w:ascii="Arial" w:hAnsi="Arial" w:cs="Arial"/>
          <w:sz w:val="28"/>
          <w:szCs w:val="28"/>
        </w:rPr>
        <w:t>hauchazvigo</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hauchazvigona</w:t>
      </w:r>
      <w:proofErr w:type="spellEnd"/>
      <w:r w:rsidRPr="00AE4311">
        <w:rPr>
          <w:rFonts w:ascii="Arial" w:hAnsi="Arial" w:cs="Arial"/>
          <w:sz w:val="18"/>
          <w:szCs w:val="18"/>
        </w:rPr>
        <w:t>.”]</w:t>
      </w:r>
      <w:r w:rsidRPr="00AE4311">
        <w:rPr>
          <w:rFonts w:ascii="Arial" w:hAnsi="Arial" w:cs="Arial"/>
          <w:sz w:val="28"/>
          <w:szCs w:val="28"/>
        </w:rPr>
        <w:t xml:space="preserve"> </w:t>
      </w:r>
    </w:p>
    <w:p w:rsidR="001847F0" w:rsidP="001847F0" w:rsidRDefault="001847F0" w14:paraId="1FEA9B9B" w14:textId="65892D95">
      <w:pPr>
        <w:jc w:val="both"/>
        <w:rPr>
          <w:rFonts w:ascii="Arial" w:hAnsi="Arial" w:cs="Arial"/>
          <w:sz w:val="28"/>
          <w:szCs w:val="28"/>
        </w:rPr>
      </w:pPr>
      <w:r w:rsidRPr="0020763A">
        <w:rPr>
          <w:rFonts w:ascii="Arial" w:hAnsi="Arial" w:cs="Arial"/>
          <w:sz w:val="28"/>
          <w:szCs w:val="28"/>
          <w:vertAlign w:val="superscript"/>
        </w:rPr>
        <w:t>21</w:t>
      </w:r>
      <w:r>
        <w:rPr>
          <w:rFonts w:ascii="Arial" w:hAnsi="Arial" w:cs="Arial"/>
          <w:sz w:val="28"/>
          <w:szCs w:val="28"/>
          <w:vertAlign w:val="superscript"/>
        </w:rPr>
        <w:t>6</w:t>
      </w:r>
      <w:r>
        <w:rPr>
          <w:rFonts w:ascii="Arial" w:hAnsi="Arial" w:cs="Arial"/>
          <w:sz w:val="28"/>
          <w:szCs w:val="28"/>
        </w:rPr>
        <w:t xml:space="preserve">Regai </w:t>
      </w:r>
      <w:proofErr w:type="spellStart"/>
      <w:r>
        <w:rPr>
          <w:rFonts w:ascii="Arial" w:hAnsi="Arial" w:cs="Arial"/>
          <w:sz w:val="28"/>
          <w:szCs w:val="28"/>
        </w:rPr>
        <w:t>kuregera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venyu</w:t>
      </w:r>
      <w:proofErr w:type="spellEnd"/>
      <w:r>
        <w:rPr>
          <w:rFonts w:ascii="Arial" w:hAnsi="Arial" w:cs="Arial"/>
          <w:sz w:val="28"/>
          <w:szCs w:val="28"/>
        </w:rPr>
        <w:t xml:space="preserve"> </w:t>
      </w:r>
      <w:proofErr w:type="spellStart"/>
      <w:r>
        <w:rPr>
          <w:rFonts w:ascii="Arial" w:hAnsi="Arial" w:cs="Arial"/>
          <w:sz w:val="28"/>
          <w:szCs w:val="28"/>
        </w:rPr>
        <w:t>vachiku</w:t>
      </w:r>
      <w:proofErr w:type="spellEnd"/>
      <w:r>
        <w:rPr>
          <w:rFonts w:ascii="Arial" w:hAnsi="Arial" w:cs="Arial"/>
          <w:sz w:val="28"/>
          <w:szCs w:val="28"/>
        </w:rPr>
        <w:t xml:space="preserve"> </w:t>
      </w:r>
      <w:proofErr w:type="spellStart"/>
      <w:r w:rsidRPr="00212388">
        <w:rPr>
          <w:rFonts w:ascii="Arial" w:hAnsi="Arial" w:cs="Arial"/>
          <w:i/>
          <w:iCs/>
          <w:sz w:val="28"/>
          <w:szCs w:val="28"/>
        </w:rPr>
        <w:t>embarrasayi</w:t>
      </w:r>
      <w:proofErr w:type="spellEnd"/>
      <w:r>
        <w:rPr>
          <w:rFonts w:ascii="Arial" w:hAnsi="Arial" w:cs="Arial"/>
          <w:sz w:val="28"/>
          <w:szCs w:val="28"/>
        </w:rPr>
        <w:t xml:space="preserve">. </w:t>
      </w:r>
      <w:r w:rsidRPr="0049721B">
        <w:rPr>
          <w:rFonts w:ascii="Arial" w:hAnsi="Arial" w:cs="Arial"/>
          <w:sz w:val="18"/>
          <w:szCs w:val="18"/>
        </w:rPr>
        <w:t>[to embarrass—ED]</w:t>
      </w:r>
      <w:r>
        <w:rPr>
          <w:rFonts w:ascii="Arial" w:hAnsi="Arial" w:cs="Arial"/>
          <w:sz w:val="28"/>
          <w:szCs w:val="28"/>
        </w:rPr>
        <w:t xml:space="preserve"> </w:t>
      </w:r>
      <w:proofErr w:type="spellStart"/>
      <w:r>
        <w:rPr>
          <w:rFonts w:ascii="Arial" w:hAnsi="Arial" w:cs="Arial"/>
          <w:sz w:val="28"/>
          <w:szCs w:val="28"/>
        </w:rPr>
        <w:t>Unomuti</w:t>
      </w:r>
      <w:proofErr w:type="spellEnd"/>
      <w:r>
        <w:rPr>
          <w:rFonts w:ascii="Arial" w:hAnsi="Arial" w:cs="Arial"/>
          <w:sz w:val="28"/>
          <w:szCs w:val="28"/>
        </w:rPr>
        <w:t xml:space="preserve">, “Shamwari, </w:t>
      </w:r>
      <w:proofErr w:type="spellStart"/>
      <w:r>
        <w:rPr>
          <w:rFonts w:ascii="Arial" w:hAnsi="Arial" w:cs="Arial"/>
          <w:sz w:val="28"/>
          <w:szCs w:val="28"/>
        </w:rPr>
        <w:t>regera</w:t>
      </w:r>
      <w:proofErr w:type="spellEnd"/>
      <w:r>
        <w:rPr>
          <w:rFonts w:ascii="Arial" w:hAnsi="Arial" w:cs="Arial"/>
          <w:sz w:val="28"/>
          <w:szCs w:val="28"/>
        </w:rPr>
        <w:t xml:space="preserve"> </w:t>
      </w:r>
      <w:proofErr w:type="spellStart"/>
      <w:r>
        <w:rPr>
          <w:rFonts w:ascii="Arial" w:hAnsi="Arial" w:cs="Arial"/>
          <w:sz w:val="28"/>
          <w:szCs w:val="28"/>
        </w:rPr>
        <w:t>zvauri</w:t>
      </w:r>
      <w:proofErr w:type="spellEnd"/>
      <w:r>
        <w:rPr>
          <w:rFonts w:ascii="Arial" w:hAnsi="Arial" w:cs="Arial"/>
          <w:sz w:val="28"/>
          <w:szCs w:val="28"/>
        </w:rPr>
        <w:t xml:space="preserve"> </w:t>
      </w:r>
      <w:proofErr w:type="spellStart"/>
      <w:r>
        <w:rPr>
          <w:rFonts w:ascii="Arial" w:hAnsi="Arial" w:cs="Arial"/>
          <w:sz w:val="28"/>
          <w:szCs w:val="28"/>
        </w:rPr>
        <w:t>kudii</w:t>
      </w:r>
      <w:proofErr w:type="spellEnd"/>
      <w:r>
        <w:rPr>
          <w:rFonts w:ascii="Arial" w:hAnsi="Arial" w:cs="Arial"/>
          <w:sz w:val="28"/>
          <w:szCs w:val="28"/>
        </w:rPr>
        <w:t xml:space="preserve"> </w:t>
      </w:r>
      <w:proofErr w:type="spellStart"/>
      <w:r>
        <w:rPr>
          <w:rFonts w:ascii="Arial" w:hAnsi="Arial" w:cs="Arial"/>
          <w:sz w:val="28"/>
          <w:szCs w:val="28"/>
        </w:rPr>
        <w:t>izvozvo</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zvauri</w:t>
      </w:r>
      <w:proofErr w:type="spellEnd"/>
      <w:r>
        <w:rPr>
          <w:rFonts w:ascii="Arial" w:hAnsi="Arial" w:cs="Arial"/>
          <w:sz w:val="18"/>
          <w:szCs w:val="18"/>
        </w:rPr>
        <w:t xml:space="preserve"> </w:t>
      </w:r>
      <w:proofErr w:type="spellStart"/>
      <w:r>
        <w:rPr>
          <w:rFonts w:ascii="Arial" w:hAnsi="Arial" w:cs="Arial"/>
          <w:sz w:val="18"/>
          <w:szCs w:val="18"/>
        </w:rPr>
        <w:t>kuita</w:t>
      </w:r>
      <w:proofErr w:type="spellEnd"/>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Oramba</w:t>
      </w:r>
      <w:proofErr w:type="spellEnd"/>
      <w:r>
        <w:rPr>
          <w:rFonts w:ascii="Arial" w:hAnsi="Arial" w:cs="Arial"/>
          <w:sz w:val="28"/>
          <w:szCs w:val="28"/>
        </w:rPr>
        <w:t xml:space="preserve"> </w:t>
      </w:r>
      <w:proofErr w:type="spellStart"/>
      <w:r>
        <w:rPr>
          <w:rFonts w:ascii="Arial" w:hAnsi="Arial" w:cs="Arial"/>
          <w:sz w:val="28"/>
          <w:szCs w:val="28"/>
        </w:rPr>
        <w:t>kuteerera</w:t>
      </w:r>
      <w:proofErr w:type="spellEnd"/>
      <w:r>
        <w:rPr>
          <w:rFonts w:ascii="Arial" w:hAnsi="Arial" w:cs="Arial"/>
          <w:sz w:val="28"/>
          <w:szCs w:val="28"/>
        </w:rPr>
        <w:t xml:space="preserve">, </w:t>
      </w:r>
      <w:proofErr w:type="spellStart"/>
      <w:r>
        <w:rPr>
          <w:rFonts w:ascii="Arial" w:hAnsi="Arial" w:cs="Arial"/>
          <w:sz w:val="28"/>
          <w:szCs w:val="28"/>
        </w:rPr>
        <w:t>woti</w:t>
      </w:r>
      <w:proofErr w:type="spellEnd"/>
      <w:r>
        <w:rPr>
          <w:rFonts w:ascii="Arial" w:hAnsi="Arial" w:cs="Arial"/>
          <w:sz w:val="28"/>
          <w:szCs w:val="28"/>
        </w:rPr>
        <w:t>, “</w:t>
      </w:r>
      <w:proofErr w:type="spellStart"/>
      <w:r>
        <w:rPr>
          <w:rFonts w:ascii="Arial" w:hAnsi="Arial" w:cs="Arial"/>
          <w:sz w:val="28"/>
          <w:szCs w:val="28"/>
        </w:rPr>
        <w:t>Horaiti</w:t>
      </w:r>
      <w:proofErr w:type="spellEnd"/>
      <w:r>
        <w:rPr>
          <w:rFonts w:ascii="Arial" w:hAnsi="Arial" w:cs="Arial"/>
          <w:sz w:val="28"/>
          <w:szCs w:val="28"/>
        </w:rPr>
        <w:t xml:space="preserve">. I’m giving </w:t>
      </w:r>
      <w:r w:rsidR="00B55666">
        <w:rPr>
          <w:rFonts w:ascii="Arial" w:hAnsi="Arial" w:cs="Arial"/>
          <w:sz w:val="28"/>
          <w:szCs w:val="28"/>
        </w:rPr>
        <w:t>you one-month</w:t>
      </w:r>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ukande</w:t>
      </w:r>
      <w:proofErr w:type="spellEnd"/>
      <w:r>
        <w:rPr>
          <w:rFonts w:ascii="Arial" w:hAnsi="Arial" w:cs="Arial"/>
          <w:sz w:val="28"/>
          <w:szCs w:val="28"/>
        </w:rPr>
        <w:t xml:space="preserve"> </w:t>
      </w:r>
      <w:proofErr w:type="spellStart"/>
      <w:r>
        <w:rPr>
          <w:rFonts w:ascii="Arial" w:hAnsi="Arial" w:cs="Arial"/>
          <w:sz w:val="28"/>
          <w:szCs w:val="28"/>
        </w:rPr>
        <w:t>pasi</w:t>
      </w:r>
      <w:proofErr w:type="spellEnd"/>
      <w:r>
        <w:rPr>
          <w:rFonts w:ascii="Arial" w:hAnsi="Arial" w:cs="Arial"/>
          <w:sz w:val="28"/>
          <w:szCs w:val="28"/>
        </w:rPr>
        <w:t xml:space="preserve"> </w:t>
      </w:r>
      <w:proofErr w:type="spellStart"/>
      <w:r>
        <w:rPr>
          <w:rFonts w:ascii="Arial" w:hAnsi="Arial" w:cs="Arial"/>
          <w:sz w:val="28"/>
          <w:szCs w:val="28"/>
        </w:rPr>
        <w:t>zvauri</w:t>
      </w:r>
      <w:proofErr w:type="spellEnd"/>
      <w:r>
        <w:rPr>
          <w:rFonts w:ascii="Arial" w:hAnsi="Arial" w:cs="Arial"/>
          <w:sz w:val="28"/>
          <w:szCs w:val="28"/>
        </w:rPr>
        <w:t xml:space="preserve"> </w:t>
      </w:r>
      <w:proofErr w:type="spellStart"/>
      <w:r>
        <w:rPr>
          <w:rFonts w:ascii="Arial" w:hAnsi="Arial" w:cs="Arial"/>
          <w:sz w:val="28"/>
          <w:szCs w:val="28"/>
        </w:rPr>
        <w:t>kutaura</w:t>
      </w:r>
      <w:proofErr w:type="spellEnd"/>
      <w:r>
        <w:rPr>
          <w:rFonts w:ascii="Arial" w:hAnsi="Arial" w:cs="Arial"/>
          <w:sz w:val="28"/>
          <w:szCs w:val="28"/>
        </w:rPr>
        <w:t xml:space="preserve"> </w:t>
      </w:r>
      <w:proofErr w:type="spellStart"/>
      <w:r>
        <w:rPr>
          <w:rFonts w:ascii="Arial" w:hAnsi="Arial" w:cs="Arial"/>
          <w:sz w:val="28"/>
          <w:szCs w:val="28"/>
        </w:rPr>
        <w:t>izvozvo</w:t>
      </w:r>
      <w:proofErr w:type="spellEnd"/>
      <w:r>
        <w:rPr>
          <w:rFonts w:ascii="Arial" w:hAnsi="Arial" w:cs="Arial"/>
          <w:sz w:val="28"/>
          <w:szCs w:val="28"/>
        </w:rPr>
        <w:t xml:space="preserve"> </w:t>
      </w:r>
      <w:proofErr w:type="spellStart"/>
      <w:r>
        <w:rPr>
          <w:rFonts w:ascii="Arial" w:hAnsi="Arial" w:cs="Arial"/>
          <w:sz w:val="28"/>
          <w:szCs w:val="28"/>
        </w:rPr>
        <w:t>izvo</w:t>
      </w:r>
      <w:proofErr w:type="spellEnd"/>
      <w:r>
        <w:rPr>
          <w:rFonts w:ascii="Arial" w:hAnsi="Arial" w:cs="Arial"/>
          <w:sz w:val="28"/>
          <w:szCs w:val="28"/>
        </w:rPr>
        <w:t xml:space="preserve"> or you will reap the consequences.”</w:t>
      </w:r>
    </w:p>
    <w:p w:rsidR="001847F0" w:rsidP="001847F0" w:rsidRDefault="001847F0" w14:paraId="06605776" w14:textId="77777777">
      <w:pPr>
        <w:jc w:val="both"/>
        <w:rPr>
          <w:rFonts w:ascii="Arial" w:hAnsi="Arial" w:cs="Arial"/>
          <w:sz w:val="28"/>
          <w:szCs w:val="28"/>
        </w:rPr>
      </w:pPr>
      <w:r w:rsidRPr="002012E4">
        <w:rPr>
          <w:rFonts w:ascii="Arial" w:hAnsi="Arial" w:cs="Arial"/>
          <w:sz w:val="28"/>
          <w:szCs w:val="28"/>
          <w:vertAlign w:val="superscript"/>
        </w:rPr>
        <w:t>21</w:t>
      </w:r>
      <w:r>
        <w:rPr>
          <w:rFonts w:ascii="Arial" w:hAnsi="Arial" w:cs="Arial"/>
          <w:sz w:val="28"/>
          <w:szCs w:val="28"/>
          <w:vertAlign w:val="superscript"/>
        </w:rPr>
        <w:t>7</w:t>
      </w:r>
      <w:r>
        <w:rPr>
          <w:rFonts w:ascii="Arial" w:hAnsi="Arial" w:cs="Arial"/>
          <w:sz w:val="28"/>
          <w:szCs w:val="28"/>
        </w:rPr>
        <w:t xml:space="preserve">Woti, “Baba, </w:t>
      </w:r>
      <w:proofErr w:type="spellStart"/>
      <w:r>
        <w:rPr>
          <w:rFonts w:ascii="Arial" w:hAnsi="Arial" w:cs="Arial"/>
          <w:sz w:val="28"/>
          <w:szCs w:val="28"/>
        </w:rPr>
        <w:t>haa</w:t>
      </w:r>
      <w:proofErr w:type="spellEnd"/>
      <w:r>
        <w:rPr>
          <w:rFonts w:ascii="Arial" w:hAnsi="Arial" w:cs="Arial"/>
          <w:sz w:val="28"/>
          <w:szCs w:val="28"/>
        </w:rPr>
        <w:t xml:space="preserve"> </w:t>
      </w:r>
      <w:proofErr w:type="spellStart"/>
      <w:r>
        <w:rPr>
          <w:rFonts w:ascii="Arial" w:hAnsi="Arial" w:cs="Arial"/>
          <w:sz w:val="28"/>
          <w:szCs w:val="28"/>
        </w:rPr>
        <w:t>ini</w:t>
      </w:r>
      <w:proofErr w:type="spellEnd"/>
      <w:r>
        <w:rPr>
          <w:rFonts w:ascii="Arial" w:hAnsi="Arial" w:cs="Arial"/>
          <w:sz w:val="28"/>
          <w:szCs w:val="28"/>
        </w:rPr>
        <w:t xml:space="preserve"> </w:t>
      </w:r>
      <w:proofErr w:type="spellStart"/>
      <w:r>
        <w:rPr>
          <w:rFonts w:ascii="Arial" w:hAnsi="Arial" w:cs="Arial"/>
          <w:sz w:val="28"/>
          <w:szCs w:val="28"/>
        </w:rPr>
        <w:t>handina</w:t>
      </w:r>
      <w:proofErr w:type="spellEnd"/>
      <w:r>
        <w:rPr>
          <w:rFonts w:ascii="Arial" w:hAnsi="Arial" w:cs="Arial"/>
          <w:sz w:val="28"/>
          <w:szCs w:val="28"/>
        </w:rPr>
        <w:t xml:space="preserve"> </w:t>
      </w:r>
      <w:proofErr w:type="spellStart"/>
      <w:r>
        <w:rPr>
          <w:rFonts w:ascii="Arial" w:hAnsi="Arial" w:cs="Arial"/>
          <w:sz w:val="28"/>
          <w:szCs w:val="28"/>
        </w:rPr>
        <w:t>basa</w:t>
      </w:r>
      <w:proofErr w:type="spellEnd"/>
      <w:r>
        <w:rPr>
          <w:rFonts w:ascii="Arial" w:hAnsi="Arial" w:cs="Arial"/>
          <w:sz w:val="28"/>
          <w:szCs w:val="28"/>
        </w:rPr>
        <w:t xml:space="preserve"> </w:t>
      </w:r>
      <w:proofErr w:type="spellStart"/>
      <w:r>
        <w:rPr>
          <w:rFonts w:ascii="Arial" w:hAnsi="Arial" w:cs="Arial"/>
          <w:sz w:val="28"/>
          <w:szCs w:val="28"/>
        </w:rPr>
        <w:t>na</w:t>
      </w:r>
      <w:ins w:author="Transcriber01 JHB" w:date="2025-08-25T10:43:00Z" w16du:dateUtc="2025-08-25T08:43:00Z" w:id="169">
        <w:r>
          <w:rPr>
            <w:rFonts w:ascii="Arial" w:hAnsi="Arial" w:cs="Arial"/>
            <w:sz w:val="28"/>
            <w:szCs w:val="28"/>
          </w:rPr>
          <w:t>.</w:t>
        </w:r>
        <w:proofErr w:type="spellEnd"/>
        <w:r>
          <w:rPr>
            <w:rFonts w:ascii="Arial" w:hAnsi="Arial" w:cs="Arial"/>
            <w:sz w:val="28"/>
            <w:szCs w:val="28"/>
          </w:rPr>
          <w:t>..</w:t>
        </w:r>
      </w:ins>
      <w:del w:author="Transcriber01 JHB" w:date="2025-08-25T10:43:00Z" w16du:dateUtc="2025-08-25T08:43:00Z" w:id="170">
        <w:r w:rsidDel="00FA01CD">
          <w:rPr>
            <w:rFonts w:ascii="Arial" w:hAnsi="Arial" w:cs="Arial"/>
            <w:sz w:val="28"/>
            <w:szCs w:val="28"/>
          </w:rPr>
          <w:delText>…?...</w:delText>
        </w:r>
      </w:del>
      <w:r>
        <w:rPr>
          <w:rFonts w:ascii="Arial" w:hAnsi="Arial" w:cs="Arial"/>
          <w:sz w:val="28"/>
          <w:szCs w:val="28"/>
        </w:rPr>
        <w:t xml:space="preserve">” </w:t>
      </w:r>
    </w:p>
    <w:p w:rsidR="001847F0" w:rsidP="001847F0" w:rsidRDefault="001847F0" w14:paraId="39080EA7" w14:textId="77777777">
      <w:pPr>
        <w:jc w:val="both"/>
        <w:rPr>
          <w:rFonts w:ascii="Arial" w:hAnsi="Arial" w:cs="Arial"/>
          <w:sz w:val="28"/>
          <w:szCs w:val="28"/>
        </w:rPr>
      </w:pPr>
      <w:proofErr w:type="spellStart"/>
      <w:r>
        <w:rPr>
          <w:rFonts w:ascii="Arial" w:hAnsi="Arial" w:cs="Arial"/>
          <w:sz w:val="28"/>
          <w:szCs w:val="28"/>
        </w:rPr>
        <w:t>Wobva</w:t>
      </w:r>
      <w:proofErr w:type="spellEnd"/>
      <w:r>
        <w:rPr>
          <w:rFonts w:ascii="Arial" w:hAnsi="Arial" w:cs="Arial"/>
          <w:sz w:val="28"/>
          <w:szCs w:val="28"/>
        </w:rPr>
        <w:t xml:space="preserve"> </w:t>
      </w:r>
      <w:proofErr w:type="spellStart"/>
      <w:r>
        <w:rPr>
          <w:rFonts w:ascii="Arial" w:hAnsi="Arial" w:cs="Arial"/>
          <w:sz w:val="28"/>
          <w:szCs w:val="28"/>
        </w:rPr>
        <w:t>wauya</w:t>
      </w:r>
      <w:proofErr w:type="spellEnd"/>
      <w:r>
        <w:rPr>
          <w:rFonts w:ascii="Arial" w:hAnsi="Arial" w:cs="Arial"/>
          <w:sz w:val="28"/>
          <w:szCs w:val="28"/>
        </w:rPr>
        <w:t xml:space="preserve"> </w:t>
      </w:r>
      <w:proofErr w:type="spellStart"/>
      <w:r>
        <w:rPr>
          <w:rFonts w:ascii="Arial" w:hAnsi="Arial" w:cs="Arial"/>
          <w:sz w:val="28"/>
          <w:szCs w:val="28"/>
        </w:rPr>
        <w:t>zvako</w:t>
      </w:r>
      <w:proofErr w:type="spellEnd"/>
      <w:r>
        <w:rPr>
          <w:rFonts w:ascii="Arial" w:hAnsi="Arial" w:cs="Arial"/>
          <w:sz w:val="28"/>
          <w:szCs w:val="28"/>
        </w:rPr>
        <w:t xml:space="preserve"> so </w:t>
      </w:r>
      <w:proofErr w:type="spellStart"/>
      <w:r>
        <w:rPr>
          <w:rFonts w:ascii="Arial" w:hAnsi="Arial" w:cs="Arial"/>
          <w:sz w:val="28"/>
          <w:szCs w:val="28"/>
        </w:rPr>
        <w:t>wongotora</w:t>
      </w:r>
      <w:proofErr w:type="spellEnd"/>
      <w:r>
        <w:rPr>
          <w:rFonts w:ascii="Arial" w:hAnsi="Arial" w:cs="Arial"/>
          <w:sz w:val="28"/>
          <w:szCs w:val="28"/>
        </w:rPr>
        <w:t xml:space="preserve"> ka… </w:t>
      </w:r>
      <w:r w:rsidRPr="003C5BB5">
        <w:rPr>
          <w:rFonts w:ascii="Arial" w:hAnsi="Arial" w:cs="Arial"/>
          <w:sz w:val="18"/>
          <w:szCs w:val="18"/>
        </w:rPr>
        <w:t xml:space="preserve">[Inaudible 1:45:57] </w:t>
      </w:r>
      <w:proofErr w:type="spellStart"/>
      <w:r>
        <w:rPr>
          <w:rFonts w:ascii="Arial" w:hAnsi="Arial" w:cs="Arial"/>
          <w:sz w:val="28"/>
          <w:szCs w:val="28"/>
        </w:rPr>
        <w:t>wongorova</w:t>
      </w:r>
      <w:proofErr w:type="spellEnd"/>
      <w:r>
        <w:rPr>
          <w:rFonts w:ascii="Arial" w:hAnsi="Arial" w:cs="Arial"/>
          <w:sz w:val="28"/>
          <w:szCs w:val="28"/>
        </w:rPr>
        <w:t xml:space="preserve"> ka one </w:t>
      </w:r>
      <w:proofErr w:type="spellStart"/>
      <w:r>
        <w:rPr>
          <w:rFonts w:ascii="Arial" w:hAnsi="Arial" w:cs="Arial"/>
          <w:sz w:val="28"/>
          <w:szCs w:val="28"/>
        </w:rPr>
        <w:t>chaiko</w:t>
      </w:r>
      <w:proofErr w:type="spellEnd"/>
      <w:r>
        <w:rPr>
          <w:rFonts w:ascii="Arial" w:hAnsi="Arial" w:cs="Arial"/>
          <w:sz w:val="28"/>
          <w:szCs w:val="28"/>
        </w:rPr>
        <w:t xml:space="preserve">… </w:t>
      </w:r>
      <w:r w:rsidRPr="0049721B">
        <w:rPr>
          <w:rFonts w:ascii="Arial" w:hAnsi="Arial" w:cs="Arial"/>
          <w:sz w:val="18"/>
          <w:szCs w:val="18"/>
        </w:rPr>
        <w:t>[Apostle makes a sound to demonstrate—ED]</w:t>
      </w:r>
      <w:r>
        <w:rPr>
          <w:rFonts w:ascii="Arial" w:hAnsi="Arial" w:cs="Arial"/>
          <w:sz w:val="28"/>
          <w:szCs w:val="28"/>
        </w:rPr>
        <w:t xml:space="preserve"> </w:t>
      </w:r>
      <w:proofErr w:type="spellStart"/>
      <w:r>
        <w:rPr>
          <w:rFonts w:ascii="Arial" w:hAnsi="Arial" w:cs="Arial"/>
          <w:sz w:val="28"/>
          <w:szCs w:val="28"/>
        </w:rPr>
        <w:t>wonyarara</w:t>
      </w:r>
      <w:proofErr w:type="spellEnd"/>
      <w:r>
        <w:rPr>
          <w:rFonts w:ascii="Arial" w:hAnsi="Arial" w:cs="Arial"/>
          <w:sz w:val="28"/>
          <w:szCs w:val="28"/>
        </w:rPr>
        <w:t xml:space="preserve"> </w:t>
      </w:r>
      <w:proofErr w:type="spellStart"/>
      <w:r>
        <w:rPr>
          <w:rFonts w:ascii="Arial" w:hAnsi="Arial" w:cs="Arial"/>
          <w:sz w:val="28"/>
          <w:szCs w:val="28"/>
        </w:rPr>
        <w:t>zvako</w:t>
      </w:r>
      <w:proofErr w:type="spellEnd"/>
      <w:r>
        <w:rPr>
          <w:rFonts w:ascii="Arial" w:hAnsi="Arial" w:cs="Arial"/>
          <w:sz w:val="28"/>
          <w:szCs w:val="28"/>
        </w:rPr>
        <w:t xml:space="preserve"> </w:t>
      </w:r>
      <w:proofErr w:type="spellStart"/>
      <w:r>
        <w:rPr>
          <w:rFonts w:ascii="Arial" w:hAnsi="Arial" w:cs="Arial"/>
          <w:sz w:val="28"/>
          <w:szCs w:val="28"/>
        </w:rPr>
        <w:t>woenda</w:t>
      </w:r>
      <w:proofErr w:type="spellEnd"/>
      <w:r>
        <w:rPr>
          <w:rFonts w:ascii="Arial" w:hAnsi="Arial" w:cs="Arial"/>
          <w:sz w:val="28"/>
          <w:szCs w:val="28"/>
        </w:rPr>
        <w:t xml:space="preserve"> </w:t>
      </w:r>
      <w:proofErr w:type="spellStart"/>
      <w:r>
        <w:rPr>
          <w:rFonts w:ascii="Arial" w:hAnsi="Arial" w:cs="Arial"/>
          <w:sz w:val="28"/>
          <w:szCs w:val="28"/>
        </w:rPr>
        <w:t>kumba</w:t>
      </w:r>
      <w:proofErr w:type="spellEnd"/>
      <w:r>
        <w:rPr>
          <w:rFonts w:ascii="Arial" w:hAnsi="Arial" w:cs="Arial"/>
          <w:sz w:val="28"/>
          <w:szCs w:val="28"/>
        </w:rPr>
        <w:t xml:space="preserve">. </w:t>
      </w:r>
      <w:proofErr w:type="spellStart"/>
      <w:r>
        <w:rPr>
          <w:rFonts w:ascii="Arial" w:hAnsi="Arial" w:cs="Arial"/>
          <w:sz w:val="28"/>
          <w:szCs w:val="28"/>
        </w:rPr>
        <w:t>Iwe</w:t>
      </w:r>
      <w:proofErr w:type="spellEnd"/>
      <w:r>
        <w:rPr>
          <w:rFonts w:ascii="Arial" w:hAnsi="Arial" w:cs="Arial"/>
          <w:sz w:val="28"/>
          <w:szCs w:val="28"/>
        </w:rPr>
        <w:t xml:space="preserve"> </w:t>
      </w:r>
      <w:proofErr w:type="spellStart"/>
      <w:r>
        <w:rPr>
          <w:rFonts w:ascii="Arial" w:hAnsi="Arial" w:cs="Arial"/>
          <w:sz w:val="28"/>
          <w:szCs w:val="28"/>
        </w:rPr>
        <w:t>chienda</w:t>
      </w:r>
      <w:proofErr w:type="spellEnd"/>
      <w:r>
        <w:rPr>
          <w:rFonts w:ascii="Arial" w:hAnsi="Arial" w:cs="Arial"/>
          <w:sz w:val="28"/>
          <w:szCs w:val="28"/>
        </w:rPr>
        <w:t xml:space="preserve"> </w:t>
      </w:r>
      <w:proofErr w:type="spellStart"/>
      <w:r>
        <w:rPr>
          <w:rFonts w:ascii="Arial" w:hAnsi="Arial" w:cs="Arial"/>
          <w:sz w:val="28"/>
          <w:szCs w:val="28"/>
        </w:rPr>
        <w:t>unovhima</w:t>
      </w:r>
      <w:proofErr w:type="spellEnd"/>
      <w:r>
        <w:rPr>
          <w:rFonts w:ascii="Arial" w:hAnsi="Arial" w:cs="Arial"/>
          <w:sz w:val="28"/>
          <w:szCs w:val="28"/>
        </w:rPr>
        <w:t xml:space="preserve">. </w:t>
      </w:r>
      <w:proofErr w:type="spellStart"/>
      <w:r>
        <w:rPr>
          <w:rFonts w:ascii="Arial" w:hAnsi="Arial" w:cs="Arial"/>
          <w:sz w:val="28"/>
          <w:szCs w:val="28"/>
        </w:rPr>
        <w:t>Unoriwona</w:t>
      </w:r>
      <w:proofErr w:type="spellEnd"/>
      <w:r>
        <w:rPr>
          <w:rFonts w:ascii="Arial" w:hAnsi="Arial" w:cs="Arial"/>
          <w:sz w:val="28"/>
          <w:szCs w:val="28"/>
        </w:rPr>
        <w:t xml:space="preserve"> </w:t>
      </w:r>
      <w:proofErr w:type="spellStart"/>
      <w:r>
        <w:rPr>
          <w:rFonts w:ascii="Arial" w:hAnsi="Arial" w:cs="Arial"/>
          <w:sz w:val="28"/>
          <w:szCs w:val="28"/>
        </w:rPr>
        <w:t>radzvova</w:t>
      </w:r>
      <w:proofErr w:type="spellEnd"/>
      <w:r>
        <w:rPr>
          <w:rFonts w:ascii="Arial" w:hAnsi="Arial" w:cs="Arial"/>
          <w:sz w:val="28"/>
          <w:szCs w:val="28"/>
        </w:rPr>
        <w:t xml:space="preserve"> </w:t>
      </w:r>
      <w:proofErr w:type="spellStart"/>
      <w:r>
        <w:rPr>
          <w:rFonts w:ascii="Arial" w:hAnsi="Arial" w:cs="Arial"/>
          <w:sz w:val="28"/>
          <w:szCs w:val="28"/>
        </w:rPr>
        <w:t>rume</w:t>
      </w:r>
      <w:proofErr w:type="spellEnd"/>
      <w:r>
        <w:rPr>
          <w:rFonts w:ascii="Arial" w:hAnsi="Arial" w:cs="Arial"/>
          <w:sz w:val="28"/>
          <w:szCs w:val="28"/>
        </w:rPr>
        <w:t xml:space="preserve"> guru, “Iiii.” </w:t>
      </w:r>
    </w:p>
    <w:p w:rsidRPr="00CB6BAF" w:rsidR="001847F0" w:rsidP="001847F0" w:rsidRDefault="001847F0" w14:paraId="0526ECC5" w14:textId="77777777">
      <w:pPr>
        <w:jc w:val="both"/>
        <w:rPr>
          <w:rFonts w:ascii="Arial" w:hAnsi="Arial" w:cs="Arial"/>
          <w:sz w:val="28"/>
          <w:szCs w:val="28"/>
        </w:rPr>
      </w:pPr>
      <w:r w:rsidRPr="00CB6BAF">
        <w:rPr>
          <w:rFonts w:ascii="Arial" w:hAnsi="Arial" w:cs="Arial"/>
          <w:sz w:val="28"/>
          <w:szCs w:val="28"/>
          <w:vertAlign w:val="superscript"/>
        </w:rPr>
        <w:t>218</w:t>
      </w:r>
      <w:r w:rsidRPr="00CB6BAF">
        <w:rPr>
          <w:rFonts w:ascii="Arial" w:hAnsi="Arial" w:cs="Arial"/>
          <w:sz w:val="28"/>
          <w:szCs w:val="28"/>
        </w:rPr>
        <w:t xml:space="preserve">Woti, “Aiwa ka, </w:t>
      </w:r>
      <w:proofErr w:type="spellStart"/>
      <w:r w:rsidRPr="00CB6BAF">
        <w:rPr>
          <w:rFonts w:ascii="Arial" w:hAnsi="Arial" w:cs="Arial"/>
          <w:sz w:val="28"/>
          <w:szCs w:val="28"/>
        </w:rPr>
        <w:t>muna</w:t>
      </w:r>
      <w:proofErr w:type="spellEnd"/>
      <w:r w:rsidRPr="00CB6BAF">
        <w:rPr>
          <w:rFonts w:ascii="Arial" w:hAnsi="Arial" w:cs="Arial"/>
          <w:sz w:val="28"/>
          <w:szCs w:val="28"/>
        </w:rPr>
        <w:t xml:space="preserve"> Jehovah. Taura </w:t>
      </w:r>
      <w:proofErr w:type="spellStart"/>
      <w:r w:rsidRPr="00CB6BAF">
        <w:rPr>
          <w:rFonts w:ascii="Arial" w:hAnsi="Arial" w:cs="Arial"/>
          <w:sz w:val="28"/>
          <w:szCs w:val="28"/>
        </w:rPr>
        <w:t>naJehovah</w:t>
      </w:r>
      <w:proofErr w:type="spellEnd"/>
      <w:r w:rsidRPr="00CB6BAF">
        <w:rPr>
          <w:rFonts w:ascii="Arial" w:hAnsi="Arial" w:cs="Arial"/>
          <w:sz w:val="28"/>
          <w:szCs w:val="28"/>
        </w:rPr>
        <w:t xml:space="preserve"> </w:t>
      </w:r>
      <w:proofErr w:type="spellStart"/>
      <w:r w:rsidRPr="00CB6BAF">
        <w:rPr>
          <w:rFonts w:ascii="Arial" w:hAnsi="Arial" w:cs="Arial"/>
          <w:sz w:val="28"/>
          <w:szCs w:val="28"/>
        </w:rPr>
        <w:t>wenyu</w:t>
      </w:r>
      <w:proofErr w:type="spellEnd"/>
      <w:r w:rsidRPr="00CB6BAF">
        <w:rPr>
          <w:rFonts w:ascii="Arial" w:hAnsi="Arial" w:cs="Arial"/>
          <w:sz w:val="28"/>
          <w:szCs w:val="28"/>
        </w:rPr>
        <w:t xml:space="preserve"> </w:t>
      </w:r>
      <w:proofErr w:type="spellStart"/>
      <w:r w:rsidRPr="00CB6BAF">
        <w:rPr>
          <w:rFonts w:ascii="Arial" w:hAnsi="Arial" w:cs="Arial"/>
          <w:sz w:val="28"/>
          <w:szCs w:val="28"/>
        </w:rPr>
        <w:t>ikoko</w:t>
      </w:r>
      <w:proofErr w:type="spellEnd"/>
      <w:r w:rsidRPr="00CB6BAF">
        <w:rPr>
          <w:rFonts w:ascii="Arial" w:hAnsi="Arial" w:cs="Arial"/>
          <w:sz w:val="28"/>
          <w:szCs w:val="28"/>
        </w:rPr>
        <w:t xml:space="preserve">.” </w:t>
      </w:r>
      <w:proofErr w:type="spellStart"/>
      <w:r w:rsidRPr="00CB6BAF">
        <w:rPr>
          <w:rFonts w:ascii="Arial" w:hAnsi="Arial" w:cs="Arial"/>
          <w:sz w:val="28"/>
          <w:szCs w:val="28"/>
        </w:rPr>
        <w:t>Ehe</w:t>
      </w:r>
      <w:proofErr w:type="spellEnd"/>
      <w:r w:rsidRPr="00CB6BAF">
        <w:rPr>
          <w:rFonts w:ascii="Arial" w:hAnsi="Arial" w:cs="Arial"/>
          <w:sz w:val="28"/>
          <w:szCs w:val="28"/>
        </w:rPr>
        <w:t xml:space="preserve">, </w:t>
      </w:r>
      <w:proofErr w:type="spellStart"/>
      <w:r w:rsidRPr="00CB6BAF">
        <w:rPr>
          <w:rFonts w:ascii="Arial" w:hAnsi="Arial" w:cs="Arial"/>
          <w:sz w:val="28"/>
          <w:szCs w:val="28"/>
        </w:rPr>
        <w:t>woti</w:t>
      </w:r>
      <w:proofErr w:type="spellEnd"/>
      <w:r w:rsidRPr="00CB6BAF">
        <w:rPr>
          <w:rFonts w:ascii="Arial" w:hAnsi="Arial" w:cs="Arial"/>
          <w:sz w:val="28"/>
          <w:szCs w:val="28"/>
        </w:rPr>
        <w:t xml:space="preserve">, “Kana uchida </w:t>
      </w:r>
      <w:proofErr w:type="spellStart"/>
      <w:r w:rsidRPr="00CB6BAF">
        <w:rPr>
          <w:rFonts w:ascii="Arial" w:hAnsi="Arial" w:cs="Arial"/>
          <w:sz w:val="28"/>
          <w:szCs w:val="28"/>
        </w:rPr>
        <w:t>kuti</w:t>
      </w:r>
      <w:proofErr w:type="spellEnd"/>
      <w:r w:rsidRPr="00CB6BAF">
        <w:rPr>
          <w:rFonts w:ascii="Arial" w:hAnsi="Arial" w:cs="Arial"/>
          <w:sz w:val="28"/>
          <w:szCs w:val="28"/>
        </w:rPr>
        <w:t xml:space="preserve"> </w:t>
      </w:r>
      <w:proofErr w:type="spellStart"/>
      <w:r w:rsidRPr="00CB6BAF">
        <w:rPr>
          <w:rFonts w:ascii="Arial" w:hAnsi="Arial" w:cs="Arial"/>
          <w:sz w:val="28"/>
          <w:szCs w:val="28"/>
        </w:rPr>
        <w:t>usununguke</w:t>
      </w:r>
      <w:proofErr w:type="spellEnd"/>
      <w:r w:rsidRPr="00CB6BAF">
        <w:rPr>
          <w:rFonts w:ascii="Arial" w:hAnsi="Arial" w:cs="Arial"/>
          <w:sz w:val="28"/>
          <w:szCs w:val="28"/>
        </w:rPr>
        <w:t xml:space="preserve"> </w:t>
      </w:r>
      <w:proofErr w:type="spellStart"/>
      <w:r w:rsidRPr="00CB6BAF">
        <w:rPr>
          <w:rFonts w:ascii="Arial" w:hAnsi="Arial" w:cs="Arial"/>
          <w:sz w:val="28"/>
          <w:szCs w:val="28"/>
        </w:rPr>
        <w:t>nditaurire</w:t>
      </w:r>
      <w:proofErr w:type="spellEnd"/>
      <w:r w:rsidRPr="00CB6BAF">
        <w:rPr>
          <w:rFonts w:ascii="Arial" w:hAnsi="Arial" w:cs="Arial"/>
          <w:sz w:val="28"/>
          <w:szCs w:val="28"/>
        </w:rPr>
        <w:t xml:space="preserve"> </w:t>
      </w:r>
      <w:proofErr w:type="spellStart"/>
      <w:r w:rsidRPr="00CB6BAF">
        <w:rPr>
          <w:rFonts w:ascii="Arial" w:hAnsi="Arial" w:cs="Arial"/>
          <w:sz w:val="28"/>
          <w:szCs w:val="28"/>
        </w:rPr>
        <w:t>kuti</w:t>
      </w:r>
      <w:proofErr w:type="spellEnd"/>
      <w:r w:rsidRPr="00CB6BAF">
        <w:rPr>
          <w:rFonts w:ascii="Arial" w:hAnsi="Arial" w:cs="Arial"/>
          <w:sz w:val="28"/>
          <w:szCs w:val="28"/>
        </w:rPr>
        <w:t xml:space="preserve"> Jehovah </w:t>
      </w:r>
      <w:proofErr w:type="spellStart"/>
      <w:r w:rsidRPr="00CB6BAF">
        <w:rPr>
          <w:rFonts w:ascii="Arial" w:hAnsi="Arial" w:cs="Arial"/>
          <w:sz w:val="28"/>
          <w:szCs w:val="28"/>
        </w:rPr>
        <w:t>munowa</w:t>
      </w:r>
      <w:proofErr w:type="spellEnd"/>
      <w:r w:rsidRPr="00CB6BAF">
        <w:rPr>
          <w:rFonts w:ascii="Arial" w:hAnsi="Arial" w:cs="Arial"/>
          <w:sz w:val="28"/>
          <w:szCs w:val="28"/>
        </w:rPr>
        <w:t>…</w:t>
      </w:r>
      <w:proofErr w:type="spellStart"/>
      <w:r w:rsidRPr="00CB6BAF">
        <w:rPr>
          <w:rFonts w:ascii="Arial" w:hAnsi="Arial" w:cs="Arial"/>
          <w:sz w:val="28"/>
          <w:szCs w:val="28"/>
        </w:rPr>
        <w:t>Ndimi</w:t>
      </w:r>
      <w:proofErr w:type="spellEnd"/>
      <w:r w:rsidRPr="00CB6BAF">
        <w:rPr>
          <w:rFonts w:ascii="Arial" w:hAnsi="Arial" w:cs="Arial"/>
          <w:sz w:val="28"/>
          <w:szCs w:val="28"/>
        </w:rPr>
        <w:t xml:space="preserve"> </w:t>
      </w:r>
      <w:proofErr w:type="spellStart"/>
      <w:r w:rsidRPr="00CB6BAF">
        <w:rPr>
          <w:rFonts w:ascii="Arial" w:hAnsi="Arial" w:cs="Arial"/>
          <w:sz w:val="28"/>
          <w:szCs w:val="28"/>
        </w:rPr>
        <w:t>muna</w:t>
      </w:r>
      <w:proofErr w:type="spellEnd"/>
      <w:r w:rsidRPr="00CB6BAF">
        <w:rPr>
          <w:rFonts w:ascii="Arial" w:hAnsi="Arial" w:cs="Arial"/>
          <w:sz w:val="28"/>
          <w:szCs w:val="28"/>
        </w:rPr>
        <w:t xml:space="preserve"> Jehovah </w:t>
      </w:r>
      <w:r w:rsidRPr="00CB6BAF">
        <w:rPr>
          <w:rFonts w:ascii="Arial" w:hAnsi="Arial" w:cs="Arial"/>
          <w:sz w:val="18"/>
          <w:szCs w:val="18"/>
        </w:rPr>
        <w:t>[Apostle laughs—ED]</w:t>
      </w:r>
      <w:r w:rsidRPr="00CB6BAF">
        <w:rPr>
          <w:rFonts w:ascii="Arial" w:hAnsi="Arial" w:cs="Arial"/>
          <w:sz w:val="28"/>
          <w:szCs w:val="28"/>
        </w:rPr>
        <w:t xml:space="preserve"> </w:t>
      </w:r>
      <w:proofErr w:type="spellStart"/>
      <w:r w:rsidRPr="00CB6BAF">
        <w:rPr>
          <w:rFonts w:ascii="Arial" w:hAnsi="Arial" w:cs="Arial"/>
          <w:sz w:val="28"/>
          <w:szCs w:val="28"/>
        </w:rPr>
        <w:t>ikoko</w:t>
      </w:r>
      <w:proofErr w:type="spellEnd"/>
      <w:r w:rsidRPr="00CB6BAF">
        <w:rPr>
          <w:rFonts w:ascii="Arial" w:hAnsi="Arial" w:cs="Arial"/>
          <w:sz w:val="28"/>
          <w:szCs w:val="28"/>
        </w:rPr>
        <w:t xml:space="preserve">.” </w:t>
      </w:r>
    </w:p>
    <w:p w:rsidR="001847F0" w:rsidP="001847F0" w:rsidRDefault="001847F0" w14:paraId="4155FBB6" w14:textId="77777777">
      <w:pPr>
        <w:jc w:val="both"/>
        <w:rPr>
          <w:rFonts w:ascii="Arial" w:hAnsi="Arial" w:cs="Arial"/>
          <w:sz w:val="28"/>
          <w:szCs w:val="28"/>
        </w:rPr>
      </w:pPr>
      <w:r w:rsidRPr="008065E3">
        <w:rPr>
          <w:rFonts w:ascii="Arial" w:hAnsi="Arial" w:cs="Arial"/>
          <w:sz w:val="28"/>
          <w:szCs w:val="28"/>
          <w:vertAlign w:val="superscript"/>
        </w:rPr>
        <w:t>219</w:t>
      </w:r>
      <w:r w:rsidRPr="00E07F60">
        <w:rPr>
          <w:rFonts w:ascii="Arial" w:hAnsi="Arial" w:cs="Arial"/>
          <w:sz w:val="28"/>
          <w:szCs w:val="28"/>
        </w:rPr>
        <w:t xml:space="preserve">Anotendeuka </w:t>
      </w:r>
      <w:proofErr w:type="spellStart"/>
      <w:r w:rsidRPr="00E07F60">
        <w:rPr>
          <w:rFonts w:ascii="Arial" w:hAnsi="Arial" w:cs="Arial"/>
          <w:sz w:val="28"/>
          <w:szCs w:val="28"/>
        </w:rPr>
        <w:t>munhu</w:t>
      </w:r>
      <w:proofErr w:type="spellEnd"/>
      <w:r w:rsidRPr="00E07F60">
        <w:rPr>
          <w:rFonts w:ascii="Arial" w:hAnsi="Arial" w:cs="Arial"/>
          <w:sz w:val="28"/>
          <w:szCs w:val="28"/>
        </w:rPr>
        <w:t xml:space="preserve">. </w:t>
      </w:r>
      <w:r w:rsidRPr="00AE4311">
        <w:rPr>
          <w:rFonts w:ascii="Arial" w:hAnsi="Arial" w:cs="Arial"/>
          <w:sz w:val="18"/>
          <w:szCs w:val="18"/>
        </w:rPr>
        <w:t>[Congregation says, “Amen.”]</w:t>
      </w:r>
      <w:r>
        <w:rPr>
          <w:rFonts w:ascii="Arial" w:hAnsi="Arial" w:cs="Arial"/>
          <w:sz w:val="18"/>
          <w:szCs w:val="18"/>
        </w:rPr>
        <w:t xml:space="preserve"> </w:t>
      </w:r>
      <w:r>
        <w:rPr>
          <w:rFonts w:ascii="Arial" w:hAnsi="Arial" w:cs="Arial"/>
          <w:sz w:val="28"/>
          <w:szCs w:val="28"/>
        </w:rPr>
        <w:t xml:space="preserve">Amen!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 xml:space="preserve">It’s  the right of fa…? </w:t>
      </w:r>
      <w:r w:rsidRPr="00AE4311">
        <w:rPr>
          <w:rFonts w:ascii="Arial" w:hAnsi="Arial" w:cs="Arial"/>
          <w:sz w:val="18"/>
          <w:szCs w:val="18"/>
        </w:rPr>
        <w:t>[Congregation says, “</w:t>
      </w:r>
      <w:r>
        <w:rPr>
          <w:rFonts w:ascii="Arial" w:hAnsi="Arial" w:cs="Arial"/>
          <w:sz w:val="18"/>
          <w:szCs w:val="18"/>
        </w:rPr>
        <w:t>fathers</w:t>
      </w:r>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Amen.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Handei</w:t>
      </w:r>
      <w:proofErr w:type="spellEnd"/>
      <w:r>
        <w:rPr>
          <w:rFonts w:ascii="Arial" w:hAnsi="Arial" w:cs="Arial"/>
          <w:sz w:val="28"/>
          <w:szCs w:val="28"/>
        </w:rPr>
        <w:t xml:space="preserve"> </w:t>
      </w:r>
      <w:proofErr w:type="spellStart"/>
      <w:r>
        <w:rPr>
          <w:rFonts w:ascii="Arial" w:hAnsi="Arial" w:cs="Arial"/>
          <w:sz w:val="28"/>
          <w:szCs w:val="28"/>
        </w:rPr>
        <w:t>munoona</w:t>
      </w:r>
      <w:proofErr w:type="spellEnd"/>
      <w:r>
        <w:rPr>
          <w:rFonts w:ascii="Arial" w:hAnsi="Arial" w:cs="Arial"/>
          <w:sz w:val="28"/>
          <w:szCs w:val="28"/>
        </w:rPr>
        <w:t xml:space="preserve"> </w:t>
      </w:r>
      <w:proofErr w:type="spellStart"/>
      <w:r>
        <w:rPr>
          <w:rFonts w:ascii="Arial" w:hAnsi="Arial" w:cs="Arial"/>
          <w:sz w:val="28"/>
          <w:szCs w:val="28"/>
        </w:rPr>
        <w:t>titarise</w:t>
      </w:r>
      <w:proofErr w:type="spellEnd"/>
      <w:r>
        <w:rPr>
          <w:rFonts w:ascii="Arial" w:hAnsi="Arial" w:cs="Arial"/>
          <w:sz w:val="28"/>
          <w:szCs w:val="28"/>
        </w:rPr>
        <w:t xml:space="preserve"> </w:t>
      </w:r>
      <w:proofErr w:type="spellStart"/>
      <w:r>
        <w:rPr>
          <w:rFonts w:ascii="Arial" w:hAnsi="Arial" w:cs="Arial"/>
          <w:sz w:val="28"/>
          <w:szCs w:val="28"/>
        </w:rPr>
        <w:t>futi</w:t>
      </w:r>
      <w:proofErr w:type="spellEnd"/>
      <w:r>
        <w:rPr>
          <w:rFonts w:ascii="Arial" w:hAnsi="Arial" w:cs="Arial"/>
          <w:sz w:val="28"/>
          <w:szCs w:val="28"/>
        </w:rPr>
        <w:t xml:space="preserve"> kuna…</w:t>
      </w:r>
      <w:proofErr w:type="spellStart"/>
      <w:r>
        <w:rPr>
          <w:rFonts w:ascii="Arial" w:hAnsi="Arial" w:cs="Arial"/>
          <w:sz w:val="28"/>
          <w:szCs w:val="28"/>
        </w:rPr>
        <w:t>Handei</w:t>
      </w:r>
      <w:proofErr w:type="spellEnd"/>
      <w:r>
        <w:rPr>
          <w:rFonts w:ascii="Arial" w:hAnsi="Arial" w:cs="Arial"/>
          <w:sz w:val="28"/>
          <w:szCs w:val="28"/>
        </w:rPr>
        <w:t xml:space="preserve"> kuna Ephesians, </w:t>
      </w:r>
      <w:proofErr w:type="spellStart"/>
      <w:r>
        <w:rPr>
          <w:rFonts w:ascii="Arial" w:hAnsi="Arial" w:cs="Arial"/>
          <w:sz w:val="28"/>
          <w:szCs w:val="28"/>
        </w:rPr>
        <w:t>munyatsoona</w:t>
      </w:r>
      <w:proofErr w:type="spellEnd"/>
      <w:r>
        <w:rPr>
          <w:rFonts w:ascii="Arial" w:hAnsi="Arial" w:cs="Arial"/>
          <w:sz w:val="28"/>
          <w:szCs w:val="28"/>
        </w:rPr>
        <w:t xml:space="preserve">. </w:t>
      </w:r>
      <w:proofErr w:type="spellStart"/>
      <w:r w:rsidRPr="002F04A7">
        <w:rPr>
          <w:rFonts w:ascii="Arial" w:hAnsi="Arial" w:cs="Arial"/>
          <w:sz w:val="28"/>
          <w:szCs w:val="28"/>
          <w:lang w:val="fr-FR"/>
        </w:rPr>
        <w:t>Handei</w:t>
      </w:r>
      <w:proofErr w:type="spellEnd"/>
      <w:r w:rsidRPr="002F04A7">
        <w:rPr>
          <w:rFonts w:ascii="Arial" w:hAnsi="Arial" w:cs="Arial"/>
          <w:sz w:val="28"/>
          <w:szCs w:val="28"/>
          <w:lang w:val="fr-FR"/>
        </w:rPr>
        <w:t xml:space="preserve"> </w:t>
      </w:r>
      <w:proofErr w:type="spellStart"/>
      <w:r w:rsidRPr="002F04A7">
        <w:rPr>
          <w:rFonts w:ascii="Arial" w:hAnsi="Arial" w:cs="Arial"/>
          <w:sz w:val="28"/>
          <w:szCs w:val="28"/>
          <w:lang w:val="fr-FR"/>
        </w:rPr>
        <w:t>kuna</w:t>
      </w:r>
      <w:proofErr w:type="spellEnd"/>
      <w:r w:rsidRPr="002F04A7">
        <w:rPr>
          <w:rFonts w:ascii="Arial" w:hAnsi="Arial" w:cs="Arial"/>
          <w:sz w:val="28"/>
          <w:szCs w:val="28"/>
          <w:lang w:val="fr-FR"/>
        </w:rPr>
        <w:t xml:space="preserve"> </w:t>
      </w:r>
      <w:proofErr w:type="spellStart"/>
      <w:r w:rsidRPr="002F04A7">
        <w:rPr>
          <w:rFonts w:ascii="Arial" w:hAnsi="Arial" w:cs="Arial"/>
          <w:sz w:val="28"/>
          <w:szCs w:val="28"/>
          <w:lang w:val="fr-FR"/>
        </w:rPr>
        <w:t>Ephesians</w:t>
      </w:r>
      <w:proofErr w:type="spellEnd"/>
      <w:r w:rsidRPr="002F04A7">
        <w:rPr>
          <w:rFonts w:ascii="Arial" w:hAnsi="Arial" w:cs="Arial"/>
          <w:sz w:val="28"/>
          <w:szCs w:val="28"/>
          <w:lang w:val="fr-FR"/>
        </w:rPr>
        <w:t xml:space="preserve"> </w:t>
      </w:r>
      <w:proofErr w:type="spellStart"/>
      <w:r w:rsidRPr="002F04A7">
        <w:rPr>
          <w:rFonts w:ascii="Arial" w:hAnsi="Arial" w:cs="Arial"/>
          <w:sz w:val="28"/>
          <w:szCs w:val="28"/>
          <w:lang w:val="fr-FR"/>
        </w:rPr>
        <w:t>muone</w:t>
      </w:r>
      <w:proofErr w:type="spellEnd"/>
      <w:r w:rsidRPr="002F04A7">
        <w:rPr>
          <w:rFonts w:ascii="Arial" w:hAnsi="Arial" w:cs="Arial"/>
          <w:sz w:val="28"/>
          <w:szCs w:val="28"/>
          <w:lang w:val="fr-FR"/>
        </w:rPr>
        <w:t xml:space="preserve">. </w:t>
      </w:r>
      <w:proofErr w:type="spellStart"/>
      <w:r w:rsidRPr="00136633">
        <w:rPr>
          <w:rFonts w:ascii="Arial" w:hAnsi="Arial" w:cs="Arial"/>
          <w:sz w:val="28"/>
          <w:szCs w:val="28"/>
          <w:lang w:val="fr-FR"/>
        </w:rPr>
        <w:t>Ephesians</w:t>
      </w:r>
      <w:proofErr w:type="spellEnd"/>
      <w:r w:rsidRPr="00136633">
        <w:rPr>
          <w:rFonts w:ascii="Arial" w:hAnsi="Arial" w:cs="Arial"/>
          <w:sz w:val="28"/>
          <w:szCs w:val="28"/>
          <w:lang w:val="fr-FR"/>
        </w:rPr>
        <w:t xml:space="preserve"> </w:t>
      </w:r>
      <w:proofErr w:type="spellStart"/>
      <w:r w:rsidRPr="00136633">
        <w:rPr>
          <w:rFonts w:ascii="Arial" w:hAnsi="Arial" w:cs="Arial"/>
          <w:sz w:val="28"/>
          <w:szCs w:val="28"/>
          <w:lang w:val="fr-FR"/>
        </w:rPr>
        <w:t>chapter</w:t>
      </w:r>
      <w:proofErr w:type="spellEnd"/>
      <w:r w:rsidRPr="00136633">
        <w:rPr>
          <w:rFonts w:ascii="Arial" w:hAnsi="Arial" w:cs="Arial"/>
          <w:sz w:val="28"/>
          <w:szCs w:val="28"/>
          <w:lang w:val="fr-FR"/>
        </w:rPr>
        <w:t xml:space="preserve"> 6, verse 1. </w:t>
      </w:r>
      <w:proofErr w:type="spellStart"/>
      <w:r w:rsidRPr="00136633">
        <w:rPr>
          <w:rFonts w:ascii="Arial" w:hAnsi="Arial" w:cs="Arial"/>
          <w:sz w:val="28"/>
          <w:szCs w:val="28"/>
          <w:lang w:val="fr-FR"/>
        </w:rPr>
        <w:t>Hativerengeyi</w:t>
      </w:r>
      <w:proofErr w:type="spellEnd"/>
      <w:r w:rsidRPr="00136633">
        <w:rPr>
          <w:rFonts w:ascii="Arial" w:hAnsi="Arial" w:cs="Arial"/>
          <w:sz w:val="28"/>
          <w:szCs w:val="28"/>
          <w:lang w:val="fr-FR"/>
        </w:rPr>
        <w:t xml:space="preserve"> t</w:t>
      </w:r>
      <w:ins w:author="Transcriber01 JHB" w:date="2025-08-25T10:46:00Z" w16du:dateUtc="2025-08-25T08:46:00Z" w:id="171">
        <w:r>
          <w:rPr>
            <w:rFonts w:ascii="Arial" w:hAnsi="Arial" w:cs="Arial"/>
            <w:sz w:val="28"/>
            <w:szCs w:val="28"/>
            <w:lang w:val="fr-FR"/>
          </w:rPr>
          <w:t>e</w:t>
        </w:r>
      </w:ins>
      <w:del w:author="Transcriber01 JHB" w:date="2025-08-25T10:46:00Z" w16du:dateUtc="2025-08-25T08:46:00Z" w:id="172">
        <w:r w:rsidRPr="00136633" w:rsidDel="00F5748E">
          <w:rPr>
            <w:rFonts w:ascii="Arial" w:hAnsi="Arial" w:cs="Arial"/>
            <w:sz w:val="28"/>
            <w:szCs w:val="28"/>
            <w:lang w:val="fr-FR"/>
          </w:rPr>
          <w:delText>o</w:delText>
        </w:r>
      </w:del>
      <w:r w:rsidRPr="00136633">
        <w:rPr>
          <w:rFonts w:ascii="Arial" w:hAnsi="Arial" w:cs="Arial"/>
          <w:sz w:val="28"/>
          <w:szCs w:val="28"/>
          <w:lang w:val="fr-FR"/>
        </w:rPr>
        <w:t xml:space="preserve">se verse 1 </w:t>
      </w:r>
      <w:proofErr w:type="spellStart"/>
      <w:r w:rsidRPr="00136633">
        <w:rPr>
          <w:rFonts w:ascii="Arial" w:hAnsi="Arial" w:cs="Arial"/>
          <w:sz w:val="28"/>
          <w:szCs w:val="28"/>
          <w:lang w:val="fr-FR"/>
        </w:rPr>
        <w:t>chete</w:t>
      </w:r>
      <w:proofErr w:type="spellEnd"/>
      <w:r>
        <w:rPr>
          <w:rFonts w:ascii="Arial" w:hAnsi="Arial" w:cs="Arial"/>
          <w:sz w:val="28"/>
          <w:szCs w:val="28"/>
          <w:lang w:val="fr-FR"/>
        </w:rPr>
        <w:t>,</w:t>
      </w:r>
      <w:r w:rsidRPr="00136633">
        <w:rPr>
          <w:rFonts w:ascii="Arial" w:hAnsi="Arial" w:cs="Arial"/>
          <w:sz w:val="28"/>
          <w:szCs w:val="28"/>
          <w:lang w:val="fr-FR"/>
        </w:rPr>
        <w:t xml:space="preserve"> </w:t>
      </w:r>
      <w:proofErr w:type="spellStart"/>
      <w:r w:rsidRPr="00136633">
        <w:rPr>
          <w:rFonts w:ascii="Arial" w:hAnsi="Arial" w:cs="Arial"/>
          <w:sz w:val="28"/>
          <w:szCs w:val="28"/>
          <w:lang w:val="fr-FR"/>
        </w:rPr>
        <w:t>chete</w:t>
      </w:r>
      <w:proofErr w:type="spellEnd"/>
      <w:r>
        <w:rPr>
          <w:rFonts w:ascii="Arial" w:hAnsi="Arial" w:cs="Arial"/>
          <w:sz w:val="28"/>
          <w:szCs w:val="28"/>
          <w:lang w:val="fr-FR"/>
        </w:rPr>
        <w:t>,</w:t>
      </w:r>
      <w:r w:rsidRPr="00136633">
        <w:rPr>
          <w:rFonts w:ascii="Arial" w:hAnsi="Arial" w:cs="Arial"/>
          <w:sz w:val="28"/>
          <w:szCs w:val="28"/>
          <w:lang w:val="fr-FR"/>
        </w:rPr>
        <w:t xml:space="preserve"> </w:t>
      </w:r>
      <w:proofErr w:type="spellStart"/>
      <w:r w:rsidRPr="00136633">
        <w:rPr>
          <w:rFonts w:ascii="Arial" w:hAnsi="Arial" w:cs="Arial"/>
          <w:sz w:val="28"/>
          <w:szCs w:val="28"/>
          <w:lang w:val="fr-FR"/>
        </w:rPr>
        <w:t>chete</w:t>
      </w:r>
      <w:proofErr w:type="spellEnd"/>
      <w:r>
        <w:rPr>
          <w:rFonts w:ascii="Arial" w:hAnsi="Arial" w:cs="Arial"/>
          <w:sz w:val="28"/>
          <w:szCs w:val="28"/>
          <w:lang w:val="fr-FR"/>
        </w:rPr>
        <w:t>,</w:t>
      </w:r>
      <w:r w:rsidRPr="00136633">
        <w:rPr>
          <w:rFonts w:ascii="Arial" w:hAnsi="Arial" w:cs="Arial"/>
          <w:sz w:val="28"/>
          <w:szCs w:val="28"/>
          <w:lang w:val="fr-FR"/>
        </w:rPr>
        <w:t xml:space="preserve"> </w:t>
      </w:r>
      <w:proofErr w:type="spellStart"/>
      <w:r w:rsidRPr="00136633">
        <w:rPr>
          <w:rFonts w:ascii="Arial" w:hAnsi="Arial" w:cs="Arial"/>
          <w:sz w:val="28"/>
          <w:szCs w:val="28"/>
          <w:lang w:val="fr-FR"/>
        </w:rPr>
        <w:t>chete</w:t>
      </w:r>
      <w:proofErr w:type="spellEnd"/>
      <w:r>
        <w:rPr>
          <w:rFonts w:ascii="Arial" w:hAnsi="Arial" w:cs="Arial"/>
          <w:sz w:val="28"/>
          <w:szCs w:val="28"/>
          <w:lang w:val="fr-FR"/>
        </w:rPr>
        <w:t>,</w:t>
      </w:r>
      <w:r w:rsidRPr="00136633">
        <w:rPr>
          <w:rFonts w:ascii="Arial" w:hAnsi="Arial" w:cs="Arial"/>
          <w:sz w:val="28"/>
          <w:szCs w:val="28"/>
          <w:lang w:val="fr-FR"/>
        </w:rPr>
        <w:t xml:space="preserve"> </w:t>
      </w:r>
      <w:proofErr w:type="spellStart"/>
      <w:r w:rsidRPr="00136633">
        <w:rPr>
          <w:rFonts w:ascii="Arial" w:hAnsi="Arial" w:cs="Arial"/>
          <w:sz w:val="28"/>
          <w:szCs w:val="28"/>
          <w:lang w:val="fr-FR"/>
        </w:rPr>
        <w:t>chete</w:t>
      </w:r>
      <w:proofErr w:type="spellEnd"/>
      <w:r>
        <w:rPr>
          <w:rFonts w:ascii="Arial" w:hAnsi="Arial" w:cs="Arial"/>
          <w:sz w:val="28"/>
          <w:szCs w:val="28"/>
          <w:lang w:val="fr-FR"/>
        </w:rPr>
        <w:t>,</w:t>
      </w:r>
      <w:r w:rsidRPr="00136633">
        <w:rPr>
          <w:rFonts w:ascii="Arial" w:hAnsi="Arial" w:cs="Arial"/>
          <w:sz w:val="28"/>
          <w:szCs w:val="28"/>
          <w:lang w:val="fr-FR"/>
        </w:rPr>
        <w:t xml:space="preserve"> </w:t>
      </w:r>
      <w:proofErr w:type="spellStart"/>
      <w:r w:rsidRPr="00136633">
        <w:rPr>
          <w:rFonts w:ascii="Arial" w:hAnsi="Arial" w:cs="Arial"/>
          <w:sz w:val="28"/>
          <w:szCs w:val="28"/>
          <w:lang w:val="fr-FR"/>
        </w:rPr>
        <w:t>chete</w:t>
      </w:r>
      <w:proofErr w:type="spellEnd"/>
      <w:r>
        <w:rPr>
          <w:rFonts w:ascii="Arial" w:hAnsi="Arial" w:cs="Arial"/>
          <w:sz w:val="28"/>
          <w:szCs w:val="28"/>
          <w:lang w:val="fr-FR"/>
        </w:rPr>
        <w:t>,</w:t>
      </w:r>
      <w:r w:rsidRPr="00136633">
        <w:rPr>
          <w:rFonts w:ascii="Arial" w:hAnsi="Arial" w:cs="Arial"/>
          <w:sz w:val="28"/>
          <w:szCs w:val="28"/>
          <w:lang w:val="fr-FR"/>
        </w:rPr>
        <w:t xml:space="preserve"> </w:t>
      </w:r>
      <w:proofErr w:type="spellStart"/>
      <w:r w:rsidRPr="00136633">
        <w:rPr>
          <w:rFonts w:ascii="Arial" w:hAnsi="Arial" w:cs="Arial"/>
          <w:sz w:val="28"/>
          <w:szCs w:val="28"/>
          <w:lang w:val="fr-FR"/>
        </w:rPr>
        <w:t>chete</w:t>
      </w:r>
      <w:proofErr w:type="spellEnd"/>
      <w:r>
        <w:rPr>
          <w:rFonts w:ascii="Arial" w:hAnsi="Arial" w:cs="Arial"/>
          <w:sz w:val="28"/>
          <w:szCs w:val="28"/>
          <w:lang w:val="fr-FR"/>
        </w:rPr>
        <w:t>,</w:t>
      </w:r>
      <w:r w:rsidRPr="00136633">
        <w:rPr>
          <w:rFonts w:ascii="Arial" w:hAnsi="Arial" w:cs="Arial"/>
          <w:sz w:val="28"/>
          <w:szCs w:val="28"/>
          <w:lang w:val="fr-FR"/>
        </w:rPr>
        <w:t xml:space="preserve"> </w:t>
      </w:r>
      <w:proofErr w:type="spellStart"/>
      <w:r w:rsidRPr="00136633">
        <w:rPr>
          <w:rFonts w:ascii="Arial" w:hAnsi="Arial" w:cs="Arial"/>
          <w:sz w:val="28"/>
          <w:szCs w:val="28"/>
          <w:lang w:val="fr-FR"/>
        </w:rPr>
        <w:t>chete</w:t>
      </w:r>
      <w:proofErr w:type="spellEnd"/>
      <w:r>
        <w:rPr>
          <w:rFonts w:ascii="Arial" w:hAnsi="Arial" w:cs="Arial"/>
          <w:sz w:val="28"/>
          <w:szCs w:val="28"/>
          <w:lang w:val="fr-FR"/>
        </w:rPr>
        <w:t>,</w:t>
      </w:r>
      <w:r w:rsidRPr="00136633">
        <w:rPr>
          <w:rFonts w:ascii="Arial" w:hAnsi="Arial" w:cs="Arial"/>
          <w:sz w:val="28"/>
          <w:szCs w:val="28"/>
          <w:lang w:val="fr-FR"/>
        </w:rPr>
        <w:t xml:space="preserve"> </w:t>
      </w:r>
      <w:proofErr w:type="spellStart"/>
      <w:r w:rsidRPr="00136633">
        <w:rPr>
          <w:rFonts w:ascii="Arial" w:hAnsi="Arial" w:cs="Arial"/>
          <w:sz w:val="28"/>
          <w:szCs w:val="28"/>
          <w:lang w:val="fr-FR"/>
        </w:rPr>
        <w:t>chete</w:t>
      </w:r>
      <w:proofErr w:type="spellEnd"/>
      <w:r>
        <w:rPr>
          <w:rFonts w:ascii="Arial" w:hAnsi="Arial" w:cs="Arial"/>
          <w:sz w:val="28"/>
          <w:szCs w:val="28"/>
          <w:lang w:val="fr-FR"/>
        </w:rPr>
        <w:t xml:space="preserve">, </w:t>
      </w:r>
      <w:proofErr w:type="spellStart"/>
      <w:r>
        <w:rPr>
          <w:rFonts w:ascii="Arial" w:hAnsi="Arial" w:cs="Arial"/>
          <w:sz w:val="28"/>
          <w:szCs w:val="28"/>
          <w:lang w:val="fr-FR"/>
        </w:rPr>
        <w:t>chete</w:t>
      </w:r>
      <w:proofErr w:type="spellEnd"/>
      <w:r>
        <w:rPr>
          <w:rFonts w:ascii="Arial" w:hAnsi="Arial" w:cs="Arial"/>
          <w:sz w:val="28"/>
          <w:szCs w:val="28"/>
          <w:lang w:val="fr-FR"/>
        </w:rPr>
        <w:t xml:space="preserve">. </w:t>
      </w:r>
      <w:proofErr w:type="spellStart"/>
      <w:r w:rsidRPr="003C01D2">
        <w:rPr>
          <w:rFonts w:ascii="Arial" w:hAnsi="Arial" w:cs="Arial"/>
          <w:sz w:val="28"/>
          <w:szCs w:val="28"/>
        </w:rPr>
        <w:t>Hativerengese</w:t>
      </w:r>
      <w:r>
        <w:rPr>
          <w:rFonts w:ascii="Arial" w:hAnsi="Arial" w:cs="Arial"/>
          <w:sz w:val="28"/>
          <w:szCs w:val="28"/>
        </w:rPr>
        <w:t>y</w:t>
      </w:r>
      <w:r w:rsidRPr="003C01D2">
        <w:rPr>
          <w:rFonts w:ascii="Arial" w:hAnsi="Arial" w:cs="Arial"/>
          <w:sz w:val="28"/>
          <w:szCs w:val="28"/>
        </w:rPr>
        <w:t>i</w:t>
      </w:r>
      <w:proofErr w:type="spellEnd"/>
      <w:r w:rsidRPr="003C01D2">
        <w:rPr>
          <w:rFonts w:ascii="Arial" w:hAnsi="Arial" w:cs="Arial"/>
          <w:sz w:val="28"/>
          <w:szCs w:val="28"/>
        </w:rPr>
        <w:t xml:space="preserve"> </w:t>
      </w:r>
      <w:proofErr w:type="spellStart"/>
      <w:r w:rsidRPr="003C01D2">
        <w:rPr>
          <w:rFonts w:ascii="Arial" w:hAnsi="Arial" w:cs="Arial"/>
          <w:sz w:val="28"/>
          <w:szCs w:val="28"/>
        </w:rPr>
        <w:t>tose</w:t>
      </w:r>
      <w:proofErr w:type="spellEnd"/>
      <w:r w:rsidRPr="003C01D2">
        <w:rPr>
          <w:rFonts w:ascii="Arial" w:hAnsi="Arial" w:cs="Arial"/>
          <w:sz w:val="28"/>
          <w:szCs w:val="28"/>
        </w:rPr>
        <w:t xml:space="preserve">. </w:t>
      </w:r>
      <w:proofErr w:type="spellStart"/>
      <w:r w:rsidRPr="003C01D2">
        <w:rPr>
          <w:rFonts w:ascii="Arial" w:hAnsi="Arial" w:cs="Arial"/>
          <w:sz w:val="28"/>
          <w:szCs w:val="28"/>
        </w:rPr>
        <w:t>Hati</w:t>
      </w:r>
      <w:r>
        <w:rPr>
          <w:rFonts w:ascii="Arial" w:hAnsi="Arial" w:cs="Arial"/>
          <w:sz w:val="28"/>
          <w:szCs w:val="28"/>
        </w:rPr>
        <w:t>i</w:t>
      </w:r>
      <w:r w:rsidRPr="003C01D2">
        <w:rPr>
          <w:rFonts w:ascii="Arial" w:hAnsi="Arial" w:cs="Arial"/>
          <w:sz w:val="28"/>
          <w:szCs w:val="28"/>
        </w:rPr>
        <w:t>tiyi</w:t>
      </w:r>
      <w:proofErr w:type="spellEnd"/>
      <w:r w:rsidRPr="003C01D2">
        <w:rPr>
          <w:rFonts w:ascii="Arial" w:hAnsi="Arial" w:cs="Arial"/>
          <w:sz w:val="28"/>
          <w:szCs w:val="28"/>
        </w:rPr>
        <w:t xml:space="preserve"> Amen tese.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sidRPr="003C01D2">
        <w:rPr>
          <w:rFonts w:ascii="Arial" w:hAnsi="Arial" w:cs="Arial"/>
          <w:sz w:val="28"/>
          <w:szCs w:val="28"/>
        </w:rPr>
        <w:t>Hativerengeyi</w:t>
      </w:r>
      <w:proofErr w:type="spellEnd"/>
      <w:r w:rsidRPr="003C01D2">
        <w:rPr>
          <w:rFonts w:ascii="Arial" w:hAnsi="Arial" w:cs="Arial"/>
          <w:sz w:val="28"/>
          <w:szCs w:val="28"/>
        </w:rPr>
        <w:t xml:space="preserve"> v</w:t>
      </w:r>
      <w:r>
        <w:rPr>
          <w:rFonts w:ascii="Arial" w:hAnsi="Arial" w:cs="Arial"/>
          <w:sz w:val="28"/>
          <w:szCs w:val="28"/>
        </w:rPr>
        <w:t xml:space="preserve">erse 1 </w:t>
      </w:r>
      <w:proofErr w:type="spellStart"/>
      <w:r>
        <w:rPr>
          <w:rFonts w:ascii="Arial" w:hAnsi="Arial" w:cs="Arial"/>
          <w:sz w:val="28"/>
          <w:szCs w:val="28"/>
        </w:rPr>
        <w:t>tose</w:t>
      </w:r>
      <w:proofErr w:type="spellEnd"/>
      <w:r>
        <w:rPr>
          <w:rFonts w:ascii="Arial" w:hAnsi="Arial" w:cs="Arial"/>
          <w:sz w:val="28"/>
          <w:szCs w:val="28"/>
        </w:rPr>
        <w:t>:</w:t>
      </w:r>
    </w:p>
    <w:p w:rsidRPr="002A5102" w:rsidR="001847F0" w:rsidP="001847F0" w:rsidRDefault="001847F0" w14:paraId="1AA64D29" w14:textId="77777777">
      <w:pPr>
        <w:ind w:left="720"/>
        <w:jc w:val="both"/>
        <w:rPr>
          <w:rFonts w:ascii="Arial" w:hAnsi="Arial" w:cs="Arial"/>
          <w:i/>
          <w:iCs/>
          <w:sz w:val="28"/>
          <w:szCs w:val="28"/>
        </w:rPr>
      </w:pPr>
      <w:r w:rsidRPr="002A5102">
        <w:rPr>
          <w:rFonts w:ascii="Arial" w:hAnsi="Arial" w:cs="Arial"/>
          <w:i/>
          <w:iCs/>
          <w:sz w:val="28"/>
          <w:szCs w:val="28"/>
          <w:lang w:val="x-none"/>
        </w:rPr>
        <w:t>Children, obey your parents in the Lord: for this is right. </w:t>
      </w:r>
    </w:p>
    <w:p w:rsidR="001847F0" w:rsidP="001847F0" w:rsidRDefault="001847F0" w14:paraId="78EAE1C7" w14:textId="77777777">
      <w:pPr>
        <w:jc w:val="both"/>
        <w:rPr>
          <w:rFonts w:ascii="Arial" w:hAnsi="Arial" w:cs="Arial"/>
          <w:sz w:val="28"/>
          <w:szCs w:val="28"/>
        </w:rPr>
      </w:pP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Hatidzokororei</w:t>
      </w:r>
      <w:proofErr w:type="spellEnd"/>
      <w:r>
        <w:rPr>
          <w:rFonts w:ascii="Arial" w:hAnsi="Arial" w:cs="Arial"/>
          <w:sz w:val="28"/>
          <w:szCs w:val="28"/>
        </w:rPr>
        <w:t xml:space="preserve"> </w:t>
      </w:r>
      <w:proofErr w:type="spellStart"/>
      <w:r>
        <w:rPr>
          <w:rFonts w:ascii="Arial" w:hAnsi="Arial" w:cs="Arial"/>
          <w:sz w:val="28"/>
          <w:szCs w:val="28"/>
        </w:rPr>
        <w:t>ruGwaro</w:t>
      </w:r>
      <w:proofErr w:type="spellEnd"/>
      <w:r>
        <w:rPr>
          <w:rFonts w:ascii="Arial" w:hAnsi="Arial" w:cs="Arial"/>
          <w:sz w:val="28"/>
          <w:szCs w:val="28"/>
        </w:rPr>
        <w:t xml:space="preserve"> </w:t>
      </w:r>
      <w:proofErr w:type="spellStart"/>
      <w:r>
        <w:rPr>
          <w:rFonts w:ascii="Arial" w:hAnsi="Arial" w:cs="Arial"/>
          <w:sz w:val="28"/>
          <w:szCs w:val="28"/>
        </w:rPr>
        <w:t>irworwo</w:t>
      </w:r>
      <w:proofErr w:type="spellEnd"/>
      <w:r>
        <w:rPr>
          <w:rFonts w:ascii="Arial" w:hAnsi="Arial" w:cs="Arial"/>
          <w:sz w:val="28"/>
          <w:szCs w:val="28"/>
        </w:rPr>
        <w:t xml:space="preserve"> </w:t>
      </w:r>
      <w:proofErr w:type="spellStart"/>
      <w:r>
        <w:rPr>
          <w:rFonts w:ascii="Arial" w:hAnsi="Arial" w:cs="Arial"/>
          <w:sz w:val="28"/>
          <w:szCs w:val="28"/>
        </w:rPr>
        <w:t>irwo</w:t>
      </w:r>
      <w:proofErr w:type="spellEnd"/>
      <w:r>
        <w:rPr>
          <w:rFonts w:ascii="Arial" w:hAnsi="Arial" w:cs="Arial"/>
          <w:sz w:val="28"/>
          <w:szCs w:val="28"/>
        </w:rPr>
        <w:t xml:space="preserve">. </w:t>
      </w:r>
      <w:proofErr w:type="spellStart"/>
      <w:r>
        <w:rPr>
          <w:rFonts w:ascii="Arial" w:hAnsi="Arial" w:cs="Arial"/>
          <w:sz w:val="28"/>
          <w:szCs w:val="28"/>
        </w:rPr>
        <w:t>Hatidzokororei</w:t>
      </w:r>
      <w:proofErr w:type="spellEnd"/>
      <w:r>
        <w:rPr>
          <w:rFonts w:ascii="Arial" w:hAnsi="Arial" w:cs="Arial"/>
          <w:sz w:val="28"/>
          <w:szCs w:val="28"/>
        </w:rPr>
        <w:t xml:space="preserve"> </w:t>
      </w:r>
      <w:proofErr w:type="spellStart"/>
      <w:r>
        <w:rPr>
          <w:rFonts w:ascii="Arial" w:hAnsi="Arial" w:cs="Arial"/>
          <w:sz w:val="28"/>
          <w:szCs w:val="28"/>
        </w:rPr>
        <w:t>ruGwaro</w:t>
      </w:r>
      <w:proofErr w:type="spellEnd"/>
      <w:r>
        <w:rPr>
          <w:rFonts w:ascii="Arial" w:hAnsi="Arial" w:cs="Arial"/>
          <w:sz w:val="28"/>
          <w:szCs w:val="28"/>
        </w:rPr>
        <w:t xml:space="preserve"> </w:t>
      </w:r>
      <w:proofErr w:type="spellStart"/>
      <w:r>
        <w:rPr>
          <w:rFonts w:ascii="Arial" w:hAnsi="Arial" w:cs="Arial"/>
          <w:sz w:val="28"/>
          <w:szCs w:val="28"/>
        </w:rPr>
        <w:t>iro</w:t>
      </w:r>
      <w:proofErr w:type="spellEnd"/>
      <w:r>
        <w:rPr>
          <w:rFonts w:ascii="Arial" w:hAnsi="Arial" w:cs="Arial"/>
          <w:sz w:val="28"/>
          <w:szCs w:val="28"/>
        </w:rPr>
        <w:t xml:space="preserve">. </w:t>
      </w:r>
      <w:proofErr w:type="spellStart"/>
      <w:r>
        <w:rPr>
          <w:rFonts w:ascii="Arial" w:hAnsi="Arial" w:cs="Arial"/>
          <w:sz w:val="28"/>
          <w:szCs w:val="28"/>
        </w:rPr>
        <w:t>Hativerengeyi</w:t>
      </w:r>
      <w:proofErr w:type="spellEnd"/>
      <w:r>
        <w:rPr>
          <w:rFonts w:ascii="Arial" w:hAnsi="Arial" w:cs="Arial"/>
          <w:sz w:val="28"/>
          <w:szCs w:val="28"/>
        </w:rPr>
        <w:t xml:space="preserve"> tese </w:t>
      </w:r>
      <w:proofErr w:type="spellStart"/>
      <w:r>
        <w:rPr>
          <w:rFonts w:ascii="Arial" w:hAnsi="Arial" w:cs="Arial"/>
          <w:sz w:val="28"/>
          <w:szCs w:val="28"/>
        </w:rPr>
        <w:t>ruGwaro</w:t>
      </w:r>
      <w:proofErr w:type="spellEnd"/>
      <w:r>
        <w:rPr>
          <w:rFonts w:ascii="Arial" w:hAnsi="Arial" w:cs="Arial"/>
          <w:sz w:val="28"/>
          <w:szCs w:val="28"/>
        </w:rPr>
        <w:t xml:space="preserve"> </w:t>
      </w:r>
      <w:proofErr w:type="spellStart"/>
      <w:r>
        <w:rPr>
          <w:rFonts w:ascii="Arial" w:hAnsi="Arial" w:cs="Arial"/>
          <w:sz w:val="28"/>
          <w:szCs w:val="28"/>
        </w:rPr>
        <w:t>iro</w:t>
      </w:r>
      <w:proofErr w:type="spellEnd"/>
      <w:r>
        <w:rPr>
          <w:rFonts w:ascii="Arial" w:hAnsi="Arial" w:cs="Arial"/>
          <w:sz w:val="28"/>
          <w:szCs w:val="28"/>
        </w:rPr>
        <w:t>, tese:</w:t>
      </w:r>
    </w:p>
    <w:p w:rsidRPr="002A5102" w:rsidR="001847F0" w:rsidP="001847F0" w:rsidRDefault="001847F0" w14:paraId="65E47EDC" w14:textId="77777777">
      <w:pPr>
        <w:ind w:left="720"/>
        <w:jc w:val="both"/>
        <w:rPr>
          <w:rFonts w:ascii="Arial" w:hAnsi="Arial" w:cs="Arial"/>
          <w:i/>
          <w:iCs/>
          <w:sz w:val="28"/>
          <w:szCs w:val="28"/>
        </w:rPr>
      </w:pPr>
      <w:r w:rsidRPr="002A5102">
        <w:rPr>
          <w:rFonts w:ascii="Arial" w:hAnsi="Arial" w:cs="Arial"/>
          <w:i/>
          <w:iCs/>
          <w:sz w:val="28"/>
          <w:szCs w:val="28"/>
          <w:lang w:val="x-none"/>
        </w:rPr>
        <w:t>Children, obey your parents in the Lord: for this is right. </w:t>
      </w:r>
    </w:p>
    <w:p w:rsidR="001847F0" w:rsidP="001847F0" w:rsidRDefault="001847F0" w14:paraId="09E3A999" w14:textId="77777777">
      <w:pPr>
        <w:jc w:val="both"/>
        <w:rPr>
          <w:rFonts w:ascii="Arial" w:hAnsi="Arial" w:cs="Arial"/>
          <w:sz w:val="18"/>
          <w:szCs w:val="18"/>
        </w:rPr>
      </w:pPr>
      <w:r w:rsidRPr="008065E3">
        <w:rPr>
          <w:rFonts w:ascii="Arial" w:hAnsi="Arial" w:cs="Arial"/>
          <w:sz w:val="28"/>
          <w:szCs w:val="28"/>
          <w:vertAlign w:val="superscript"/>
        </w:rPr>
        <w:t>220</w:t>
      </w:r>
      <w:r>
        <w:rPr>
          <w:rFonts w:ascii="Arial" w:hAnsi="Arial" w:cs="Arial"/>
          <w:sz w:val="28"/>
          <w:szCs w:val="28"/>
        </w:rPr>
        <w:t>“</w:t>
      </w:r>
      <w:r w:rsidRPr="00E738DE">
        <w:rPr>
          <w:rFonts w:ascii="Arial" w:hAnsi="Arial" w:cs="Arial"/>
          <w:sz w:val="28"/>
          <w:szCs w:val="28"/>
        </w:rPr>
        <w:t xml:space="preserve">Vana vane </w:t>
      </w:r>
      <w:proofErr w:type="spellStart"/>
      <w:r w:rsidRPr="00E738DE">
        <w:rPr>
          <w:rFonts w:ascii="Arial" w:hAnsi="Arial" w:cs="Arial"/>
          <w:sz w:val="28"/>
          <w:szCs w:val="28"/>
        </w:rPr>
        <w:t>vabereki</w:t>
      </w:r>
      <w:proofErr w:type="spellEnd"/>
      <w:r w:rsidRPr="00E738DE">
        <w:rPr>
          <w:rFonts w:ascii="Arial" w:hAnsi="Arial" w:cs="Arial"/>
          <w:sz w:val="28"/>
          <w:szCs w:val="28"/>
        </w:rPr>
        <w:t xml:space="preserve"> </w:t>
      </w:r>
      <w:proofErr w:type="spellStart"/>
      <w:r w:rsidRPr="00E738DE">
        <w:rPr>
          <w:rFonts w:ascii="Arial" w:hAnsi="Arial" w:cs="Arial"/>
          <w:sz w:val="28"/>
          <w:szCs w:val="28"/>
        </w:rPr>
        <w:t>vari</w:t>
      </w:r>
      <w:proofErr w:type="spellEnd"/>
      <w:r w:rsidRPr="00E738DE">
        <w:rPr>
          <w:rFonts w:ascii="Arial" w:hAnsi="Arial" w:cs="Arial"/>
          <w:sz w:val="28"/>
          <w:szCs w:val="28"/>
        </w:rPr>
        <w:t xml:space="preserve"> </w:t>
      </w:r>
      <w:proofErr w:type="spellStart"/>
      <w:r w:rsidRPr="00E738DE">
        <w:rPr>
          <w:rFonts w:ascii="Arial" w:hAnsi="Arial" w:cs="Arial"/>
          <w:sz w:val="28"/>
          <w:szCs w:val="28"/>
        </w:rPr>
        <w:t>mukutenda</w:t>
      </w:r>
      <w:proofErr w:type="spellEnd"/>
      <w:r w:rsidRPr="00E738DE">
        <w:rPr>
          <w:rFonts w:ascii="Arial" w:hAnsi="Arial" w:cs="Arial"/>
          <w:sz w:val="28"/>
          <w:szCs w:val="28"/>
        </w:rPr>
        <w:t xml:space="preserve">, </w:t>
      </w:r>
      <w:proofErr w:type="spellStart"/>
      <w:r w:rsidRPr="00E738DE">
        <w:rPr>
          <w:rFonts w:ascii="Arial" w:hAnsi="Arial" w:cs="Arial"/>
          <w:sz w:val="28"/>
          <w:szCs w:val="28"/>
        </w:rPr>
        <w:t>teererai</w:t>
      </w:r>
      <w:proofErr w:type="spellEnd"/>
      <w:r w:rsidRPr="00E738DE">
        <w:rPr>
          <w:rFonts w:ascii="Arial" w:hAnsi="Arial" w:cs="Arial"/>
          <w:sz w:val="28"/>
          <w:szCs w:val="28"/>
        </w:rPr>
        <w:t xml:space="preserve"> </w:t>
      </w:r>
      <w:proofErr w:type="spellStart"/>
      <w:r w:rsidRPr="00E738DE">
        <w:rPr>
          <w:rFonts w:ascii="Arial" w:hAnsi="Arial" w:cs="Arial"/>
          <w:sz w:val="28"/>
          <w:szCs w:val="28"/>
        </w:rPr>
        <w:t>vabereki</w:t>
      </w:r>
      <w:proofErr w:type="spellEnd"/>
      <w:r w:rsidRPr="00E738DE">
        <w:rPr>
          <w:rFonts w:ascii="Arial" w:hAnsi="Arial" w:cs="Arial"/>
          <w:sz w:val="28"/>
          <w:szCs w:val="28"/>
        </w:rPr>
        <w:t xml:space="preserve"> </w:t>
      </w:r>
      <w:proofErr w:type="spellStart"/>
      <w:r w:rsidRPr="00E738DE">
        <w:rPr>
          <w:rFonts w:ascii="Arial" w:hAnsi="Arial" w:cs="Arial"/>
          <w:sz w:val="28"/>
          <w:szCs w:val="28"/>
        </w:rPr>
        <w:t>venyu</w:t>
      </w:r>
      <w:proofErr w:type="spellEnd"/>
      <w:r w:rsidRPr="00E738DE">
        <w:rPr>
          <w:rFonts w:ascii="Arial" w:hAnsi="Arial" w:cs="Arial"/>
          <w:sz w:val="28"/>
          <w:szCs w:val="28"/>
        </w:rPr>
        <w:t xml:space="preserve"> </w:t>
      </w:r>
      <w:proofErr w:type="spellStart"/>
      <w:r w:rsidRPr="00E738DE">
        <w:rPr>
          <w:rFonts w:ascii="Arial" w:hAnsi="Arial" w:cs="Arial"/>
          <w:sz w:val="28"/>
          <w:szCs w:val="28"/>
        </w:rPr>
        <w:t>nekuti</w:t>
      </w:r>
      <w:proofErr w:type="spellEnd"/>
      <w:r w:rsidRPr="00E738DE">
        <w:rPr>
          <w:rFonts w:ascii="Arial" w:hAnsi="Arial" w:cs="Arial"/>
          <w:sz w:val="28"/>
          <w:szCs w:val="28"/>
        </w:rPr>
        <w:t xml:space="preserve"> </w:t>
      </w:r>
      <w:proofErr w:type="spellStart"/>
      <w:r w:rsidRPr="00E738DE">
        <w:rPr>
          <w:rFonts w:ascii="Arial" w:hAnsi="Arial" w:cs="Arial"/>
          <w:sz w:val="28"/>
          <w:szCs w:val="28"/>
        </w:rPr>
        <w:t>zv</w:t>
      </w:r>
      <w:r>
        <w:rPr>
          <w:rFonts w:ascii="Arial" w:hAnsi="Arial" w:cs="Arial"/>
          <w:sz w:val="28"/>
          <w:szCs w:val="28"/>
        </w:rPr>
        <w:t>akarura</w:t>
      </w:r>
      <w:proofErr w:type="spellEnd"/>
      <w:r>
        <w:rPr>
          <w:rFonts w:ascii="Arial" w:hAnsi="Arial" w:cs="Arial"/>
          <w:sz w:val="28"/>
          <w:szCs w:val="28"/>
        </w:rPr>
        <w:t xml:space="preserve">…?” </w:t>
      </w:r>
      <w:r w:rsidRPr="007F2AFC">
        <w:rPr>
          <w:rFonts w:ascii="Arial" w:hAnsi="Arial" w:cs="Arial"/>
          <w:sz w:val="18"/>
          <w:szCs w:val="18"/>
        </w:rPr>
        <w:t>[Congregation says, “</w:t>
      </w:r>
      <w:proofErr w:type="spellStart"/>
      <w:r w:rsidRPr="007F2AFC">
        <w:rPr>
          <w:rFonts w:ascii="Arial" w:hAnsi="Arial" w:cs="Arial"/>
          <w:sz w:val="18"/>
          <w:szCs w:val="18"/>
        </w:rPr>
        <w:t>zvakarurama</w:t>
      </w:r>
      <w:proofErr w:type="spellEnd"/>
      <w:r w:rsidRPr="007F2AFC">
        <w:rPr>
          <w:rFonts w:ascii="Arial" w:hAnsi="Arial" w:cs="Arial"/>
          <w:sz w:val="18"/>
          <w:szCs w:val="18"/>
        </w:rPr>
        <w:t>.”]</w:t>
      </w:r>
      <w:r w:rsidRPr="007F2AFC">
        <w:rPr>
          <w:rFonts w:ascii="Arial" w:hAnsi="Arial" w:cs="Arial"/>
          <w:sz w:val="28"/>
          <w:szCs w:val="28"/>
        </w:rPr>
        <w:t xml:space="preserve"> Vana </w:t>
      </w:r>
      <w:proofErr w:type="spellStart"/>
      <w:r w:rsidRPr="007F2AFC">
        <w:rPr>
          <w:rFonts w:ascii="Arial" w:hAnsi="Arial" w:cs="Arial"/>
          <w:sz w:val="28"/>
          <w:szCs w:val="28"/>
        </w:rPr>
        <w:t>vari</w:t>
      </w:r>
      <w:proofErr w:type="spellEnd"/>
      <w:r w:rsidRPr="007F2AFC">
        <w:rPr>
          <w:rFonts w:ascii="Arial" w:hAnsi="Arial" w:cs="Arial"/>
          <w:sz w:val="28"/>
          <w:szCs w:val="28"/>
        </w:rPr>
        <w:t xml:space="preserve"> </w:t>
      </w:r>
      <w:proofErr w:type="spellStart"/>
      <w:r w:rsidRPr="007F2AFC">
        <w:rPr>
          <w:rFonts w:ascii="Arial" w:hAnsi="Arial" w:cs="Arial"/>
          <w:sz w:val="28"/>
          <w:szCs w:val="28"/>
        </w:rPr>
        <w:t>pano</w:t>
      </w:r>
      <w:proofErr w:type="spellEnd"/>
      <w:r w:rsidRPr="007F2AFC">
        <w:rPr>
          <w:rFonts w:ascii="Arial" w:hAnsi="Arial" w:cs="Arial"/>
          <w:sz w:val="28"/>
          <w:szCs w:val="28"/>
        </w:rPr>
        <w:t xml:space="preserve"> vane ma parents </w:t>
      </w:r>
      <w:proofErr w:type="spellStart"/>
      <w:r w:rsidRPr="007F2AFC">
        <w:rPr>
          <w:rFonts w:ascii="Arial" w:hAnsi="Arial" w:cs="Arial"/>
          <w:sz w:val="28"/>
          <w:szCs w:val="28"/>
        </w:rPr>
        <w:t>ari</w:t>
      </w:r>
      <w:proofErr w:type="spellEnd"/>
      <w:r w:rsidRPr="007F2AFC">
        <w:rPr>
          <w:rFonts w:ascii="Arial" w:hAnsi="Arial" w:cs="Arial"/>
          <w:sz w:val="28"/>
          <w:szCs w:val="28"/>
        </w:rPr>
        <w:t xml:space="preserve"> </w:t>
      </w:r>
      <w:proofErr w:type="spellStart"/>
      <w:r w:rsidRPr="007F2AFC">
        <w:rPr>
          <w:rFonts w:ascii="Arial" w:hAnsi="Arial" w:cs="Arial"/>
          <w:sz w:val="28"/>
          <w:szCs w:val="28"/>
        </w:rPr>
        <w:t>kunamata</w:t>
      </w:r>
      <w:proofErr w:type="spellEnd"/>
      <w:r w:rsidRPr="007F2AFC">
        <w:rPr>
          <w:rFonts w:ascii="Arial" w:hAnsi="Arial" w:cs="Arial"/>
          <w:sz w:val="28"/>
          <w:szCs w:val="28"/>
        </w:rPr>
        <w:t xml:space="preserve">, </w:t>
      </w:r>
      <w:proofErr w:type="spellStart"/>
      <w:r w:rsidRPr="007F2AFC">
        <w:rPr>
          <w:rFonts w:ascii="Arial" w:hAnsi="Arial" w:cs="Arial"/>
          <w:sz w:val="28"/>
          <w:szCs w:val="28"/>
        </w:rPr>
        <w:t>tendai</w:t>
      </w:r>
      <w:proofErr w:type="spellEnd"/>
      <w:r w:rsidRPr="007F2AFC">
        <w:rPr>
          <w:rFonts w:ascii="Arial" w:hAnsi="Arial" w:cs="Arial"/>
          <w:sz w:val="28"/>
          <w:szCs w:val="28"/>
        </w:rPr>
        <w:t xml:space="preserve"> Mwari. </w:t>
      </w:r>
      <w:r w:rsidRPr="007F2AFC">
        <w:rPr>
          <w:rFonts w:ascii="Arial" w:hAnsi="Arial" w:cs="Arial"/>
          <w:sz w:val="18"/>
          <w:szCs w:val="18"/>
        </w:rPr>
        <w:t>[Congregation says, “Amen.”]</w:t>
      </w:r>
      <w:r w:rsidRPr="007F2AFC">
        <w:rPr>
          <w:rFonts w:ascii="Arial" w:hAnsi="Arial" w:cs="Arial"/>
          <w:sz w:val="28"/>
          <w:szCs w:val="28"/>
        </w:rPr>
        <w:t xml:space="preserve"> </w:t>
      </w:r>
      <w:proofErr w:type="spellStart"/>
      <w:r w:rsidRPr="007F2AFC">
        <w:rPr>
          <w:rFonts w:ascii="Arial" w:hAnsi="Arial" w:cs="Arial"/>
          <w:sz w:val="28"/>
          <w:szCs w:val="28"/>
        </w:rPr>
        <w:t>Nekuti</w:t>
      </w:r>
      <w:proofErr w:type="spellEnd"/>
      <w:r w:rsidRPr="007F2AFC">
        <w:rPr>
          <w:rFonts w:ascii="Arial" w:hAnsi="Arial" w:cs="Arial"/>
          <w:sz w:val="28"/>
          <w:szCs w:val="28"/>
        </w:rPr>
        <w:t xml:space="preserve"> </w:t>
      </w:r>
      <w:proofErr w:type="spellStart"/>
      <w:r w:rsidRPr="007F2AFC">
        <w:rPr>
          <w:rFonts w:ascii="Arial" w:hAnsi="Arial" w:cs="Arial"/>
          <w:sz w:val="28"/>
          <w:szCs w:val="28"/>
        </w:rPr>
        <w:t>chaunorairwa</w:t>
      </w:r>
      <w:proofErr w:type="spellEnd"/>
      <w:r w:rsidRPr="007F2AFC">
        <w:rPr>
          <w:rFonts w:ascii="Arial" w:hAnsi="Arial" w:cs="Arial"/>
          <w:sz w:val="28"/>
          <w:szCs w:val="28"/>
        </w:rPr>
        <w:t xml:space="preserve"> </w:t>
      </w:r>
      <w:proofErr w:type="spellStart"/>
      <w:r w:rsidRPr="007F2AFC">
        <w:rPr>
          <w:rFonts w:ascii="Arial" w:hAnsi="Arial" w:cs="Arial"/>
          <w:sz w:val="28"/>
          <w:szCs w:val="28"/>
        </w:rPr>
        <w:t>chese</w:t>
      </w:r>
      <w:proofErr w:type="spellEnd"/>
      <w:r w:rsidRPr="007F2AFC">
        <w:rPr>
          <w:rFonts w:ascii="Arial" w:hAnsi="Arial" w:cs="Arial"/>
          <w:sz w:val="28"/>
          <w:szCs w:val="28"/>
        </w:rPr>
        <w:t xml:space="preserve"> </w:t>
      </w:r>
      <w:proofErr w:type="spellStart"/>
      <w:r w:rsidRPr="007F2AFC">
        <w:rPr>
          <w:rFonts w:ascii="Arial" w:hAnsi="Arial" w:cs="Arial"/>
          <w:sz w:val="28"/>
          <w:szCs w:val="28"/>
        </w:rPr>
        <w:t>unorairwa</w:t>
      </w:r>
      <w:proofErr w:type="spellEnd"/>
      <w:r w:rsidRPr="007F2AFC">
        <w:rPr>
          <w:rFonts w:ascii="Arial" w:hAnsi="Arial" w:cs="Arial"/>
          <w:sz w:val="28"/>
          <w:szCs w:val="28"/>
        </w:rPr>
        <w:t xml:space="preserve"> </w:t>
      </w:r>
      <w:proofErr w:type="spellStart"/>
      <w:r w:rsidRPr="007F2AFC">
        <w:rPr>
          <w:rFonts w:ascii="Arial" w:hAnsi="Arial" w:cs="Arial"/>
          <w:sz w:val="28"/>
          <w:szCs w:val="28"/>
        </w:rPr>
        <w:t>chichikoterwa</w:t>
      </w:r>
      <w:proofErr w:type="spellEnd"/>
      <w:r w:rsidRPr="007F2AFC">
        <w:rPr>
          <w:rFonts w:ascii="Arial" w:hAnsi="Arial" w:cs="Arial"/>
          <w:sz w:val="28"/>
          <w:szCs w:val="28"/>
        </w:rPr>
        <w:t xml:space="preserve"> ma </w:t>
      </w:r>
      <w:proofErr w:type="spellStart"/>
      <w:r w:rsidRPr="007F2AFC">
        <w:rPr>
          <w:rFonts w:ascii="Arial" w:hAnsi="Arial" w:cs="Arial"/>
          <w:sz w:val="28"/>
          <w:szCs w:val="28"/>
        </w:rPr>
        <w:t>ve</w:t>
      </w:r>
      <w:proofErr w:type="spellEnd"/>
      <w:r w:rsidRPr="007F2AFC">
        <w:rPr>
          <w:rFonts w:ascii="Arial" w:hAnsi="Arial" w:cs="Arial"/>
          <w:sz w:val="28"/>
          <w:szCs w:val="28"/>
        </w:rPr>
        <w:t xml:space="preserve">…? </w:t>
      </w:r>
      <w:r w:rsidRPr="00BD444F">
        <w:rPr>
          <w:rFonts w:ascii="Arial" w:hAnsi="Arial" w:cs="Arial"/>
          <w:sz w:val="18"/>
          <w:szCs w:val="18"/>
        </w:rPr>
        <w:t xml:space="preserve">[Congregation says, “ma verse,”] </w:t>
      </w:r>
      <w:proofErr w:type="spellStart"/>
      <w:r w:rsidRPr="00BD444F">
        <w:rPr>
          <w:rFonts w:ascii="Arial" w:hAnsi="Arial" w:cs="Arial"/>
          <w:sz w:val="28"/>
          <w:szCs w:val="28"/>
        </w:rPr>
        <w:t>ende</w:t>
      </w:r>
      <w:proofErr w:type="spellEnd"/>
      <w:r w:rsidRPr="00BD444F">
        <w:rPr>
          <w:rFonts w:ascii="Arial" w:hAnsi="Arial" w:cs="Arial"/>
          <w:sz w:val="28"/>
          <w:szCs w:val="28"/>
        </w:rPr>
        <w:t xml:space="preserve"> </w:t>
      </w:r>
      <w:proofErr w:type="spellStart"/>
      <w:r w:rsidRPr="00BD444F">
        <w:rPr>
          <w:rFonts w:ascii="Arial" w:hAnsi="Arial" w:cs="Arial"/>
          <w:sz w:val="28"/>
          <w:szCs w:val="28"/>
        </w:rPr>
        <w:t>unonongedzerwa</w:t>
      </w:r>
      <w:proofErr w:type="spellEnd"/>
      <w:r w:rsidRPr="00BD444F">
        <w:rPr>
          <w:rFonts w:ascii="Arial" w:hAnsi="Arial" w:cs="Arial"/>
          <w:sz w:val="28"/>
          <w:szCs w:val="28"/>
        </w:rPr>
        <w:t xml:space="preserve"> </w:t>
      </w:r>
      <w:proofErr w:type="spellStart"/>
      <w:r w:rsidRPr="00BD444F">
        <w:rPr>
          <w:rFonts w:ascii="Arial" w:hAnsi="Arial" w:cs="Arial"/>
          <w:sz w:val="28"/>
          <w:szCs w:val="28"/>
        </w:rPr>
        <w:t>kuShoko</w:t>
      </w:r>
      <w:proofErr w:type="spellEnd"/>
      <w:r w:rsidRPr="00BD444F">
        <w:rPr>
          <w:rFonts w:ascii="Arial" w:hAnsi="Arial" w:cs="Arial"/>
          <w:sz w:val="28"/>
          <w:szCs w:val="28"/>
        </w:rPr>
        <w:t xml:space="preserve"> </w:t>
      </w:r>
      <w:proofErr w:type="spellStart"/>
      <w:r w:rsidRPr="00BD444F">
        <w:rPr>
          <w:rFonts w:ascii="Arial" w:hAnsi="Arial" w:cs="Arial"/>
          <w:sz w:val="28"/>
          <w:szCs w:val="28"/>
        </w:rPr>
        <w:t>raani</w:t>
      </w:r>
      <w:proofErr w:type="spellEnd"/>
      <w:r w:rsidRPr="00BD444F">
        <w:rPr>
          <w:rFonts w:ascii="Arial" w:hAnsi="Arial" w:cs="Arial"/>
          <w:sz w:val="28"/>
          <w:szCs w:val="28"/>
        </w:rPr>
        <w:t xml:space="preserve">…? </w:t>
      </w:r>
      <w:r w:rsidRPr="00BD444F">
        <w:rPr>
          <w:rFonts w:ascii="Arial" w:hAnsi="Arial" w:cs="Arial"/>
          <w:sz w:val="18"/>
          <w:szCs w:val="18"/>
        </w:rPr>
        <w:t>[Congregation says, “</w:t>
      </w:r>
      <w:proofErr w:type="spellStart"/>
      <w:r w:rsidRPr="00BD444F">
        <w:rPr>
          <w:rFonts w:ascii="Arial" w:hAnsi="Arial" w:cs="Arial"/>
          <w:sz w:val="18"/>
          <w:szCs w:val="18"/>
        </w:rPr>
        <w:t>raMwari</w:t>
      </w:r>
      <w:proofErr w:type="spellEnd"/>
      <w:r w:rsidRPr="00BD444F">
        <w:rPr>
          <w:rFonts w:ascii="Arial" w:hAnsi="Arial" w:cs="Arial"/>
          <w:sz w:val="18"/>
          <w:szCs w:val="18"/>
        </w:rPr>
        <w:t>,”]</w:t>
      </w:r>
      <w:r w:rsidRPr="00BD444F">
        <w:rPr>
          <w:rFonts w:ascii="Arial" w:hAnsi="Arial" w:cs="Arial"/>
          <w:sz w:val="28"/>
          <w:szCs w:val="28"/>
        </w:rPr>
        <w:t xml:space="preserve"> </w:t>
      </w:r>
      <w:proofErr w:type="spellStart"/>
      <w:r w:rsidRPr="00BD444F">
        <w:rPr>
          <w:rFonts w:ascii="Arial" w:hAnsi="Arial" w:cs="Arial"/>
          <w:sz w:val="28"/>
          <w:szCs w:val="28"/>
        </w:rPr>
        <w:t>ende</w:t>
      </w:r>
      <w:proofErr w:type="spellEnd"/>
      <w:r w:rsidRPr="00BD444F">
        <w:rPr>
          <w:rFonts w:ascii="Arial" w:hAnsi="Arial" w:cs="Arial"/>
          <w:sz w:val="28"/>
          <w:szCs w:val="28"/>
        </w:rPr>
        <w:t xml:space="preserve"> </w:t>
      </w:r>
      <w:proofErr w:type="spellStart"/>
      <w:r w:rsidRPr="00BD444F">
        <w:rPr>
          <w:rFonts w:ascii="Arial" w:hAnsi="Arial" w:cs="Arial"/>
          <w:sz w:val="28"/>
          <w:szCs w:val="28"/>
        </w:rPr>
        <w:t>vabereki</w:t>
      </w:r>
      <w:proofErr w:type="spellEnd"/>
      <w:r w:rsidRPr="00BD444F">
        <w:rPr>
          <w:rFonts w:ascii="Arial" w:hAnsi="Arial" w:cs="Arial"/>
          <w:sz w:val="28"/>
          <w:szCs w:val="28"/>
        </w:rPr>
        <w:t xml:space="preserve"> </w:t>
      </w:r>
      <w:proofErr w:type="spellStart"/>
      <w:r w:rsidRPr="00BD444F">
        <w:rPr>
          <w:rFonts w:ascii="Arial" w:hAnsi="Arial" w:cs="Arial"/>
          <w:sz w:val="28"/>
          <w:szCs w:val="28"/>
        </w:rPr>
        <w:t>vako</w:t>
      </w:r>
      <w:proofErr w:type="spellEnd"/>
      <w:r w:rsidRPr="00BD444F">
        <w:rPr>
          <w:rFonts w:ascii="Arial" w:hAnsi="Arial" w:cs="Arial"/>
          <w:sz w:val="28"/>
          <w:szCs w:val="28"/>
        </w:rPr>
        <w:t xml:space="preserve"> </w:t>
      </w:r>
      <w:proofErr w:type="spellStart"/>
      <w:r w:rsidRPr="00BD444F">
        <w:rPr>
          <w:rFonts w:ascii="Arial" w:hAnsi="Arial" w:cs="Arial"/>
          <w:sz w:val="28"/>
          <w:szCs w:val="28"/>
        </w:rPr>
        <w:t>vateere</w:t>
      </w:r>
      <w:proofErr w:type="spellEnd"/>
      <w:r w:rsidRPr="00BD444F">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vateerere</w:t>
      </w:r>
      <w:proofErr w:type="spellEnd"/>
      <w:r>
        <w:rPr>
          <w:rFonts w:ascii="Arial" w:hAnsi="Arial" w:cs="Arial"/>
          <w:sz w:val="18"/>
          <w:szCs w:val="18"/>
        </w:rPr>
        <w:t>,</w:t>
      </w:r>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nekuti</w:t>
      </w:r>
      <w:proofErr w:type="spellEnd"/>
      <w:r>
        <w:rPr>
          <w:rFonts w:ascii="Arial" w:hAnsi="Arial" w:cs="Arial"/>
          <w:sz w:val="28"/>
          <w:szCs w:val="28"/>
        </w:rPr>
        <w:t xml:space="preserve"> </w:t>
      </w:r>
      <w:proofErr w:type="spellStart"/>
      <w:r>
        <w:rPr>
          <w:rFonts w:ascii="Arial" w:hAnsi="Arial" w:cs="Arial"/>
          <w:sz w:val="28"/>
          <w:szCs w:val="28"/>
        </w:rPr>
        <w:t>zvanzi</w:t>
      </w:r>
      <w:proofErr w:type="spellEnd"/>
      <w:r>
        <w:rPr>
          <w:rFonts w:ascii="Arial" w:hAnsi="Arial" w:cs="Arial"/>
          <w:sz w:val="28"/>
          <w:szCs w:val="28"/>
        </w:rPr>
        <w:t xml:space="preserve"> </w:t>
      </w:r>
      <w:proofErr w:type="spellStart"/>
      <w:r>
        <w:rPr>
          <w:rFonts w:ascii="Arial" w:hAnsi="Arial" w:cs="Arial"/>
          <w:sz w:val="28"/>
          <w:szCs w:val="28"/>
        </w:rPr>
        <w:t>neBhaibhiri</w:t>
      </w:r>
      <w:proofErr w:type="spellEnd"/>
      <w:r>
        <w:rPr>
          <w:rFonts w:ascii="Arial" w:hAnsi="Arial" w:cs="Arial"/>
          <w:sz w:val="28"/>
          <w:szCs w:val="28"/>
        </w:rPr>
        <w:t xml:space="preserve"> </w:t>
      </w:r>
      <w:proofErr w:type="spellStart"/>
      <w:r>
        <w:rPr>
          <w:rFonts w:ascii="Arial" w:hAnsi="Arial" w:cs="Arial"/>
          <w:sz w:val="28"/>
          <w:szCs w:val="28"/>
        </w:rPr>
        <w:t>zviri</w:t>
      </w:r>
      <w:proofErr w:type="spellEnd"/>
      <w:r>
        <w:rPr>
          <w:rFonts w:ascii="Arial" w:hAnsi="Arial" w:cs="Arial"/>
          <w:sz w:val="28"/>
          <w:szCs w:val="28"/>
        </w:rPr>
        <w:t xml:space="preserve"> </w:t>
      </w:r>
      <w:proofErr w:type="spellStart"/>
      <w:r>
        <w:rPr>
          <w:rFonts w:ascii="Arial" w:hAnsi="Arial" w:cs="Arial"/>
          <w:sz w:val="28"/>
          <w:szCs w:val="28"/>
        </w:rPr>
        <w:t>ri</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zviri</w:t>
      </w:r>
      <w:proofErr w:type="spellEnd"/>
      <w:r>
        <w:rPr>
          <w:rFonts w:ascii="Arial" w:hAnsi="Arial" w:cs="Arial"/>
          <w:sz w:val="18"/>
          <w:szCs w:val="18"/>
        </w:rPr>
        <w:t xml:space="preserve"> right</w:t>
      </w:r>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Tingaita</w:t>
      </w:r>
      <w:proofErr w:type="spellEnd"/>
      <w:r>
        <w:rPr>
          <w:rFonts w:ascii="Arial" w:hAnsi="Arial" w:cs="Arial"/>
          <w:sz w:val="28"/>
          <w:szCs w:val="28"/>
        </w:rPr>
        <w:t xml:space="preserve"> Amen here. </w:t>
      </w:r>
      <w:r w:rsidRPr="00AE4311">
        <w:rPr>
          <w:rFonts w:ascii="Arial" w:hAnsi="Arial" w:cs="Arial"/>
          <w:sz w:val="18"/>
          <w:szCs w:val="18"/>
        </w:rPr>
        <w:t>[Congregation says, “Amen.”]</w:t>
      </w:r>
      <w:r>
        <w:rPr>
          <w:rFonts w:ascii="Arial" w:hAnsi="Arial" w:cs="Arial"/>
          <w:sz w:val="18"/>
          <w:szCs w:val="18"/>
        </w:rPr>
        <w:t xml:space="preserve"> </w:t>
      </w:r>
      <w:proofErr w:type="spellStart"/>
      <w:r w:rsidRPr="00E1522B">
        <w:rPr>
          <w:rFonts w:ascii="Arial" w:hAnsi="Arial" w:cs="Arial"/>
          <w:sz w:val="28"/>
          <w:szCs w:val="28"/>
        </w:rPr>
        <w:t>Ndoda</w:t>
      </w:r>
      <w:proofErr w:type="spellEnd"/>
      <w:r w:rsidRPr="00E1522B">
        <w:rPr>
          <w:rFonts w:ascii="Arial" w:hAnsi="Arial" w:cs="Arial"/>
          <w:sz w:val="28"/>
          <w:szCs w:val="28"/>
        </w:rPr>
        <w:t xml:space="preserve"> Amen </w:t>
      </w:r>
      <w:proofErr w:type="spellStart"/>
      <w:r w:rsidRPr="00E1522B">
        <w:rPr>
          <w:rFonts w:ascii="Arial" w:hAnsi="Arial" w:cs="Arial"/>
          <w:sz w:val="28"/>
          <w:szCs w:val="28"/>
        </w:rPr>
        <w:t>akadarika</w:t>
      </w:r>
      <w:proofErr w:type="spellEnd"/>
      <w:r w:rsidRPr="00E1522B">
        <w:rPr>
          <w:rFonts w:ascii="Arial" w:hAnsi="Arial" w:cs="Arial"/>
          <w:sz w:val="28"/>
          <w:szCs w:val="28"/>
        </w:rPr>
        <w:t xml:space="preserve"> </w:t>
      </w:r>
      <w:proofErr w:type="spellStart"/>
      <w:r w:rsidRPr="00E1522B">
        <w:rPr>
          <w:rFonts w:ascii="Arial" w:hAnsi="Arial" w:cs="Arial"/>
          <w:sz w:val="28"/>
          <w:szCs w:val="28"/>
        </w:rPr>
        <w:t>ipapo</w:t>
      </w:r>
      <w:proofErr w:type="spellEnd"/>
      <w:r w:rsidRPr="00E1522B">
        <w:rPr>
          <w:rFonts w:ascii="Arial" w:hAnsi="Arial" w:cs="Arial"/>
          <w:sz w:val="28"/>
          <w:szCs w:val="28"/>
        </w:rPr>
        <w:t>.</w:t>
      </w:r>
      <w:r>
        <w:rPr>
          <w:rFonts w:ascii="Arial" w:hAnsi="Arial" w:cs="Arial"/>
          <w:sz w:val="18"/>
          <w:szCs w:val="18"/>
        </w:rPr>
        <w:t xml:space="preserve"> </w:t>
      </w:r>
      <w:r w:rsidRPr="00AE4311">
        <w:rPr>
          <w:rFonts w:ascii="Arial" w:hAnsi="Arial" w:cs="Arial"/>
          <w:sz w:val="18"/>
          <w:szCs w:val="18"/>
        </w:rPr>
        <w:t>[Congregation says, “Amen.”]</w:t>
      </w:r>
      <w:r>
        <w:rPr>
          <w:rFonts w:ascii="Arial" w:hAnsi="Arial" w:cs="Arial"/>
          <w:sz w:val="18"/>
          <w:szCs w:val="18"/>
        </w:rPr>
        <w:t xml:space="preserve"> </w:t>
      </w:r>
      <w:r w:rsidRPr="00E1522B">
        <w:rPr>
          <w:rFonts w:ascii="Arial" w:hAnsi="Arial" w:cs="Arial"/>
          <w:sz w:val="28"/>
          <w:szCs w:val="28"/>
        </w:rPr>
        <w:t>Amen Hallelujah!</w:t>
      </w:r>
      <w:r w:rsidRPr="00E1522B">
        <w:rPr>
          <w:rFonts w:ascii="Arial" w:hAnsi="Arial" w:cs="Arial"/>
          <w:sz w:val="18"/>
          <w:szCs w:val="18"/>
        </w:rPr>
        <w:t xml:space="preserve"> </w:t>
      </w:r>
      <w:r w:rsidRPr="00AE4311">
        <w:rPr>
          <w:rFonts w:ascii="Arial" w:hAnsi="Arial" w:cs="Arial"/>
          <w:sz w:val="18"/>
          <w:szCs w:val="18"/>
        </w:rPr>
        <w:t>[Congregation says, “Amen</w:t>
      </w:r>
      <w:r>
        <w:rPr>
          <w:rFonts w:ascii="Arial" w:hAnsi="Arial" w:cs="Arial"/>
          <w:sz w:val="18"/>
          <w:szCs w:val="18"/>
        </w:rPr>
        <w:t xml:space="preserve"> Hallelujah!</w:t>
      </w:r>
      <w:r w:rsidRPr="00AE4311">
        <w:rPr>
          <w:rFonts w:ascii="Arial" w:hAnsi="Arial" w:cs="Arial"/>
          <w:sz w:val="18"/>
          <w:szCs w:val="18"/>
        </w:rPr>
        <w:t>”]</w:t>
      </w:r>
      <w:r>
        <w:rPr>
          <w:rFonts w:ascii="Arial" w:hAnsi="Arial" w:cs="Arial"/>
          <w:sz w:val="18"/>
          <w:szCs w:val="18"/>
        </w:rPr>
        <w:t xml:space="preserve"> </w:t>
      </w:r>
    </w:p>
    <w:p w:rsidR="001847F0" w:rsidP="001847F0" w:rsidRDefault="001847F0" w14:paraId="7DEE06BB" w14:textId="77777777">
      <w:pPr>
        <w:jc w:val="both"/>
        <w:rPr>
          <w:rFonts w:ascii="Arial" w:hAnsi="Arial" w:cs="Arial"/>
          <w:sz w:val="28"/>
          <w:szCs w:val="28"/>
        </w:rPr>
      </w:pPr>
      <w:r w:rsidRPr="008065E3">
        <w:rPr>
          <w:rFonts w:ascii="Arial" w:hAnsi="Arial" w:cs="Arial"/>
          <w:sz w:val="28"/>
          <w:szCs w:val="28"/>
          <w:vertAlign w:val="superscript"/>
        </w:rPr>
        <w:t>221</w:t>
      </w:r>
      <w:r>
        <w:rPr>
          <w:rFonts w:ascii="Arial" w:hAnsi="Arial" w:cs="Arial"/>
          <w:sz w:val="28"/>
          <w:szCs w:val="28"/>
        </w:rPr>
        <w:t xml:space="preserve">And this is very important instruction </w:t>
      </w:r>
      <w:proofErr w:type="spellStart"/>
      <w:r>
        <w:rPr>
          <w:rFonts w:ascii="Arial" w:hAnsi="Arial" w:cs="Arial"/>
          <w:sz w:val="28"/>
          <w:szCs w:val="28"/>
        </w:rPr>
        <w:t>kuvana</w:t>
      </w:r>
      <w:proofErr w:type="spellEnd"/>
      <w:r>
        <w:rPr>
          <w:rFonts w:ascii="Arial" w:hAnsi="Arial" w:cs="Arial"/>
          <w:sz w:val="28"/>
          <w:szCs w:val="28"/>
        </w:rPr>
        <w:t xml:space="preserve"> </w:t>
      </w:r>
      <w:proofErr w:type="spellStart"/>
      <w:r>
        <w:rPr>
          <w:rFonts w:ascii="Arial" w:hAnsi="Arial" w:cs="Arial"/>
          <w:sz w:val="28"/>
          <w:szCs w:val="28"/>
        </w:rPr>
        <w:t>vebarika</w:t>
      </w:r>
      <w:proofErr w:type="spellEnd"/>
      <w:r>
        <w:rPr>
          <w:rFonts w:ascii="Arial" w:hAnsi="Arial" w:cs="Arial"/>
          <w:sz w:val="28"/>
          <w:szCs w:val="28"/>
        </w:rPr>
        <w:t xml:space="preserve"> </w:t>
      </w:r>
      <w:proofErr w:type="spellStart"/>
      <w:r>
        <w:rPr>
          <w:rFonts w:ascii="Arial" w:hAnsi="Arial" w:cs="Arial"/>
          <w:sz w:val="28"/>
          <w:szCs w:val="28"/>
        </w:rPr>
        <w:t>nekuti</w:t>
      </w:r>
      <w:proofErr w:type="spellEnd"/>
      <w:r>
        <w:rPr>
          <w:rFonts w:ascii="Arial" w:hAnsi="Arial" w:cs="Arial"/>
          <w:sz w:val="28"/>
          <w:szCs w:val="28"/>
        </w:rPr>
        <w:t xml:space="preserve"> </w:t>
      </w:r>
      <w:proofErr w:type="spellStart"/>
      <w:r>
        <w:rPr>
          <w:rFonts w:ascii="Arial" w:hAnsi="Arial" w:cs="Arial"/>
          <w:sz w:val="28"/>
          <w:szCs w:val="28"/>
        </w:rPr>
        <w:t>mubarika</w:t>
      </w:r>
      <w:proofErr w:type="spellEnd"/>
      <w:r>
        <w:rPr>
          <w:rFonts w:ascii="Arial" w:hAnsi="Arial" w:cs="Arial"/>
          <w:sz w:val="28"/>
          <w:szCs w:val="28"/>
        </w:rPr>
        <w:t xml:space="preserve"> </w:t>
      </w:r>
      <w:proofErr w:type="spellStart"/>
      <w:r>
        <w:rPr>
          <w:rFonts w:ascii="Arial" w:hAnsi="Arial" w:cs="Arial"/>
          <w:sz w:val="28"/>
          <w:szCs w:val="28"/>
        </w:rPr>
        <w:t>mune</w:t>
      </w:r>
      <w:proofErr w:type="spellEnd"/>
      <w:r>
        <w:rPr>
          <w:rFonts w:ascii="Arial" w:hAnsi="Arial" w:cs="Arial"/>
          <w:sz w:val="28"/>
          <w:szCs w:val="28"/>
        </w:rPr>
        <w:t xml:space="preserve"> competition </w:t>
      </w:r>
      <w:proofErr w:type="spellStart"/>
      <w:r>
        <w:rPr>
          <w:rFonts w:ascii="Arial" w:hAnsi="Arial" w:cs="Arial"/>
          <w:sz w:val="28"/>
          <w:szCs w:val="28"/>
        </w:rPr>
        <w:t>isingadii</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isingaiti</w:t>
      </w:r>
      <w:proofErr w:type="spellEnd"/>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Umwe</w:t>
      </w:r>
      <w:proofErr w:type="spellEnd"/>
      <w:r>
        <w:rPr>
          <w:rFonts w:ascii="Arial" w:hAnsi="Arial" w:cs="Arial"/>
          <w:sz w:val="28"/>
          <w:szCs w:val="28"/>
        </w:rPr>
        <w:t xml:space="preserve"> parent </w:t>
      </w:r>
      <w:proofErr w:type="spellStart"/>
      <w:r>
        <w:rPr>
          <w:rFonts w:ascii="Arial" w:hAnsi="Arial" w:cs="Arial"/>
          <w:sz w:val="28"/>
          <w:szCs w:val="28"/>
        </w:rPr>
        <w:t>inenge</w:t>
      </w:r>
      <w:proofErr w:type="spellEnd"/>
      <w:r>
        <w:rPr>
          <w:rFonts w:ascii="Arial" w:hAnsi="Arial" w:cs="Arial"/>
          <w:sz w:val="28"/>
          <w:szCs w:val="28"/>
        </w:rPr>
        <w:t xml:space="preserve"> </w:t>
      </w:r>
      <w:proofErr w:type="spellStart"/>
      <w:r>
        <w:rPr>
          <w:rFonts w:ascii="Arial" w:hAnsi="Arial" w:cs="Arial"/>
          <w:sz w:val="28"/>
          <w:szCs w:val="28"/>
        </w:rPr>
        <w:t>ichingoti</w:t>
      </w:r>
      <w:proofErr w:type="spellEnd"/>
      <w:r>
        <w:rPr>
          <w:rFonts w:ascii="Arial" w:hAnsi="Arial" w:cs="Arial"/>
          <w:sz w:val="28"/>
          <w:szCs w:val="28"/>
        </w:rPr>
        <w:t>, “</w:t>
      </w:r>
      <w:proofErr w:type="spellStart"/>
      <w:r>
        <w:rPr>
          <w:rFonts w:ascii="Arial" w:hAnsi="Arial" w:cs="Arial"/>
          <w:sz w:val="28"/>
          <w:szCs w:val="28"/>
        </w:rPr>
        <w:t>Haa</w:t>
      </w:r>
      <w:proofErr w:type="spellEnd"/>
      <w:r>
        <w:rPr>
          <w:rFonts w:ascii="Arial" w:hAnsi="Arial" w:cs="Arial"/>
          <w:sz w:val="28"/>
          <w:szCs w:val="28"/>
        </w:rPr>
        <w:t xml:space="preserve">, </w:t>
      </w:r>
      <w:proofErr w:type="spellStart"/>
      <w:r>
        <w:rPr>
          <w:rFonts w:ascii="Arial" w:hAnsi="Arial" w:cs="Arial"/>
          <w:sz w:val="28"/>
          <w:szCs w:val="28"/>
        </w:rPr>
        <w:t>inini</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vanhingi</w:t>
      </w:r>
      <w:proofErr w:type="spellEnd"/>
      <w:r>
        <w:rPr>
          <w:rFonts w:ascii="Arial" w:hAnsi="Arial" w:cs="Arial"/>
          <w:sz w:val="28"/>
          <w:szCs w:val="28"/>
        </w:rPr>
        <w:t xml:space="preserve"> </w:t>
      </w:r>
      <w:proofErr w:type="spellStart"/>
      <w:r>
        <w:rPr>
          <w:rFonts w:ascii="Arial" w:hAnsi="Arial" w:cs="Arial"/>
          <w:sz w:val="28"/>
          <w:szCs w:val="28"/>
        </w:rPr>
        <w:t>handidi</w:t>
      </w:r>
      <w:proofErr w:type="spellEnd"/>
      <w:r>
        <w:rPr>
          <w:rFonts w:ascii="Arial" w:hAnsi="Arial" w:cs="Arial"/>
          <w:sz w:val="28"/>
          <w:szCs w:val="28"/>
        </w:rPr>
        <w:t xml:space="preserve"> </w:t>
      </w:r>
      <w:proofErr w:type="spellStart"/>
      <w:r>
        <w:rPr>
          <w:rFonts w:ascii="Arial" w:hAnsi="Arial" w:cs="Arial"/>
          <w:sz w:val="28"/>
          <w:szCs w:val="28"/>
        </w:rPr>
        <w:t>inini</w:t>
      </w:r>
      <w:proofErr w:type="spellEnd"/>
      <w:r>
        <w:rPr>
          <w:rFonts w:ascii="Arial" w:hAnsi="Arial" w:cs="Arial"/>
          <w:sz w:val="28"/>
          <w:szCs w:val="28"/>
        </w:rPr>
        <w:t xml:space="preserve">.” </w:t>
      </w:r>
      <w:proofErr w:type="spellStart"/>
      <w:r>
        <w:rPr>
          <w:rFonts w:ascii="Arial" w:hAnsi="Arial" w:cs="Arial"/>
          <w:sz w:val="28"/>
          <w:szCs w:val="28"/>
        </w:rPr>
        <w:t>Umwe</w:t>
      </w:r>
      <w:proofErr w:type="spellEnd"/>
      <w:r>
        <w:rPr>
          <w:rFonts w:ascii="Arial" w:hAnsi="Arial" w:cs="Arial"/>
          <w:sz w:val="28"/>
          <w:szCs w:val="28"/>
        </w:rPr>
        <w:t xml:space="preserve"> parent </w:t>
      </w:r>
      <w:proofErr w:type="spellStart"/>
      <w:r>
        <w:rPr>
          <w:rFonts w:ascii="Arial" w:hAnsi="Arial" w:cs="Arial"/>
          <w:sz w:val="28"/>
          <w:szCs w:val="28"/>
        </w:rPr>
        <w:t>yoti</w:t>
      </w:r>
      <w:proofErr w:type="spellEnd"/>
      <w:r>
        <w:rPr>
          <w:rFonts w:ascii="Arial" w:hAnsi="Arial" w:cs="Arial"/>
          <w:sz w:val="28"/>
          <w:szCs w:val="28"/>
        </w:rPr>
        <w:t xml:space="preserve">, “Vana </w:t>
      </w:r>
      <w:proofErr w:type="spellStart"/>
      <w:r>
        <w:rPr>
          <w:rFonts w:ascii="Arial" w:hAnsi="Arial" w:cs="Arial"/>
          <w:sz w:val="28"/>
          <w:szCs w:val="28"/>
        </w:rPr>
        <w:t>vanhingi</w:t>
      </w:r>
      <w:proofErr w:type="spellEnd"/>
      <w:r>
        <w:rPr>
          <w:rFonts w:ascii="Arial" w:hAnsi="Arial" w:cs="Arial"/>
          <w:sz w:val="28"/>
          <w:szCs w:val="28"/>
        </w:rPr>
        <w:t xml:space="preserve"> </w:t>
      </w:r>
      <w:proofErr w:type="spellStart"/>
      <w:r>
        <w:rPr>
          <w:rFonts w:ascii="Arial" w:hAnsi="Arial" w:cs="Arial"/>
          <w:sz w:val="28"/>
          <w:szCs w:val="28"/>
        </w:rPr>
        <w:t>handidi</w:t>
      </w:r>
      <w:proofErr w:type="spellEnd"/>
      <w:r>
        <w:rPr>
          <w:rFonts w:ascii="Arial" w:hAnsi="Arial" w:cs="Arial"/>
          <w:sz w:val="28"/>
          <w:szCs w:val="28"/>
        </w:rPr>
        <w:t xml:space="preserve"> </w:t>
      </w:r>
      <w:proofErr w:type="spellStart"/>
      <w:r>
        <w:rPr>
          <w:rFonts w:ascii="Arial" w:hAnsi="Arial" w:cs="Arial"/>
          <w:sz w:val="28"/>
          <w:szCs w:val="28"/>
        </w:rPr>
        <w:t>inini</w:t>
      </w:r>
      <w:proofErr w:type="spellEnd"/>
      <w:r>
        <w:rPr>
          <w:rFonts w:ascii="Arial" w:hAnsi="Arial" w:cs="Arial"/>
          <w:sz w:val="28"/>
          <w:szCs w:val="28"/>
        </w:rPr>
        <w:t xml:space="preserve">.” Vana </w:t>
      </w:r>
      <w:proofErr w:type="spellStart"/>
      <w:r>
        <w:rPr>
          <w:rFonts w:ascii="Arial" w:hAnsi="Arial" w:cs="Arial"/>
          <w:sz w:val="28"/>
          <w:szCs w:val="28"/>
        </w:rPr>
        <w:t>vaya</w:t>
      </w:r>
      <w:proofErr w:type="spellEnd"/>
      <w:r>
        <w:rPr>
          <w:rFonts w:ascii="Arial" w:hAnsi="Arial" w:cs="Arial"/>
          <w:sz w:val="28"/>
          <w:szCs w:val="28"/>
        </w:rPr>
        <w:t xml:space="preserve"> </w:t>
      </w:r>
      <w:proofErr w:type="spellStart"/>
      <w:r>
        <w:rPr>
          <w:rFonts w:ascii="Arial" w:hAnsi="Arial" w:cs="Arial"/>
          <w:sz w:val="28"/>
          <w:szCs w:val="28"/>
        </w:rPr>
        <w:t>vodhivhaidhaniswa</w:t>
      </w:r>
      <w:proofErr w:type="spellEnd"/>
      <w:r>
        <w:rPr>
          <w:rFonts w:ascii="Arial" w:hAnsi="Arial" w:cs="Arial"/>
          <w:sz w:val="28"/>
          <w:szCs w:val="28"/>
        </w:rPr>
        <w:t xml:space="preserve">. </w:t>
      </w:r>
      <w:r w:rsidRPr="00A5417C">
        <w:rPr>
          <w:rFonts w:ascii="Arial" w:hAnsi="Arial" w:cs="Arial"/>
          <w:sz w:val="18"/>
          <w:szCs w:val="18"/>
        </w:rPr>
        <w:t xml:space="preserve">[to be divided—ED] </w:t>
      </w:r>
      <w:r>
        <w:rPr>
          <w:rFonts w:ascii="Arial" w:hAnsi="Arial" w:cs="Arial"/>
          <w:sz w:val="28"/>
          <w:szCs w:val="28"/>
        </w:rPr>
        <w:t>“</w:t>
      </w:r>
      <w:proofErr w:type="spellStart"/>
      <w:r>
        <w:rPr>
          <w:rFonts w:ascii="Arial" w:hAnsi="Arial" w:cs="Arial"/>
          <w:sz w:val="28"/>
          <w:szCs w:val="28"/>
        </w:rPr>
        <w:t>Hee</w:t>
      </w:r>
      <w:proofErr w:type="spellEnd"/>
      <w:r>
        <w:rPr>
          <w:rFonts w:ascii="Arial" w:hAnsi="Arial" w:cs="Arial"/>
          <w:sz w:val="28"/>
          <w:szCs w:val="28"/>
        </w:rPr>
        <w:t xml:space="preserve">, </w:t>
      </w:r>
      <w:proofErr w:type="spellStart"/>
      <w:r>
        <w:rPr>
          <w:rFonts w:ascii="Arial" w:hAnsi="Arial" w:cs="Arial"/>
          <w:sz w:val="28"/>
          <w:szCs w:val="28"/>
        </w:rPr>
        <w:t>munofevha</w:t>
      </w:r>
      <w:proofErr w:type="spellEnd"/>
      <w:r>
        <w:rPr>
          <w:rFonts w:ascii="Arial" w:hAnsi="Arial" w:cs="Arial"/>
          <w:sz w:val="28"/>
          <w:szCs w:val="28"/>
        </w:rPr>
        <w:t xml:space="preserve"> </w:t>
      </w:r>
      <w:r w:rsidRPr="00A5417C">
        <w:rPr>
          <w:rFonts w:ascii="Arial" w:hAnsi="Arial" w:cs="Arial"/>
          <w:sz w:val="18"/>
          <w:szCs w:val="18"/>
        </w:rPr>
        <w:t xml:space="preserve">[to favour—ED] </w:t>
      </w:r>
      <w:proofErr w:type="spellStart"/>
      <w:r>
        <w:rPr>
          <w:rFonts w:ascii="Arial" w:hAnsi="Arial" w:cs="Arial"/>
          <w:sz w:val="28"/>
          <w:szCs w:val="28"/>
        </w:rPr>
        <w:t>vanhingi</w:t>
      </w:r>
      <w:proofErr w:type="spellEnd"/>
      <w:r>
        <w:rPr>
          <w:rFonts w:ascii="Arial" w:hAnsi="Arial" w:cs="Arial"/>
          <w:sz w:val="28"/>
          <w:szCs w:val="28"/>
        </w:rPr>
        <w:t xml:space="preserve">.” </w:t>
      </w:r>
    </w:p>
    <w:p w:rsidR="001847F0" w:rsidP="001847F0" w:rsidRDefault="001847F0" w14:paraId="2F851DF5" w14:textId="77777777">
      <w:pPr>
        <w:jc w:val="both"/>
        <w:rPr>
          <w:rFonts w:ascii="Arial" w:hAnsi="Arial" w:cs="Arial"/>
          <w:sz w:val="28"/>
          <w:szCs w:val="28"/>
        </w:rPr>
      </w:pPr>
      <w:proofErr w:type="spellStart"/>
      <w:r w:rsidRPr="002F04A7">
        <w:rPr>
          <w:rFonts w:ascii="Arial" w:hAnsi="Arial" w:cs="Arial"/>
          <w:sz w:val="28"/>
          <w:szCs w:val="28"/>
          <w:lang w:val="fr-FR"/>
        </w:rPr>
        <w:t>Uya</w:t>
      </w:r>
      <w:proofErr w:type="spellEnd"/>
      <w:r w:rsidRPr="002F04A7">
        <w:rPr>
          <w:rFonts w:ascii="Arial" w:hAnsi="Arial" w:cs="Arial"/>
          <w:sz w:val="28"/>
          <w:szCs w:val="28"/>
          <w:lang w:val="fr-FR"/>
        </w:rPr>
        <w:t xml:space="preserve"> </w:t>
      </w:r>
      <w:proofErr w:type="spellStart"/>
      <w:r w:rsidRPr="002F04A7">
        <w:rPr>
          <w:rFonts w:ascii="Arial" w:hAnsi="Arial" w:cs="Arial"/>
          <w:sz w:val="28"/>
          <w:szCs w:val="28"/>
          <w:lang w:val="fr-FR"/>
        </w:rPr>
        <w:t>obva</w:t>
      </w:r>
      <w:proofErr w:type="spellEnd"/>
      <w:r w:rsidRPr="002F04A7">
        <w:rPr>
          <w:rFonts w:ascii="Arial" w:hAnsi="Arial" w:cs="Arial"/>
          <w:sz w:val="28"/>
          <w:szCs w:val="28"/>
          <w:lang w:val="fr-FR"/>
        </w:rPr>
        <w:t xml:space="preserve"> </w:t>
      </w:r>
      <w:proofErr w:type="spellStart"/>
      <w:r w:rsidRPr="002F04A7">
        <w:rPr>
          <w:rFonts w:ascii="Arial" w:hAnsi="Arial" w:cs="Arial"/>
          <w:sz w:val="28"/>
          <w:szCs w:val="28"/>
          <w:lang w:val="fr-FR"/>
        </w:rPr>
        <w:t>ati</w:t>
      </w:r>
      <w:proofErr w:type="spellEnd"/>
      <w:r w:rsidRPr="002F04A7">
        <w:rPr>
          <w:rFonts w:ascii="Arial" w:hAnsi="Arial" w:cs="Arial"/>
          <w:sz w:val="28"/>
          <w:szCs w:val="28"/>
          <w:lang w:val="fr-FR"/>
        </w:rPr>
        <w:t>, “</w:t>
      </w:r>
      <w:proofErr w:type="spellStart"/>
      <w:r w:rsidRPr="002F04A7">
        <w:rPr>
          <w:rFonts w:ascii="Arial" w:hAnsi="Arial" w:cs="Arial"/>
          <w:sz w:val="28"/>
          <w:szCs w:val="28"/>
          <w:lang w:val="fr-FR"/>
        </w:rPr>
        <w:t>Hona</w:t>
      </w:r>
      <w:proofErr w:type="spellEnd"/>
      <w:r w:rsidRPr="002F04A7">
        <w:rPr>
          <w:rFonts w:ascii="Arial" w:hAnsi="Arial" w:cs="Arial"/>
          <w:sz w:val="28"/>
          <w:szCs w:val="28"/>
          <w:lang w:val="fr-FR"/>
        </w:rPr>
        <w:t xml:space="preserve"> </w:t>
      </w:r>
      <w:proofErr w:type="spellStart"/>
      <w:r w:rsidRPr="002F04A7">
        <w:rPr>
          <w:rFonts w:ascii="Arial" w:hAnsi="Arial" w:cs="Arial"/>
          <w:sz w:val="28"/>
          <w:szCs w:val="28"/>
          <w:lang w:val="fr-FR"/>
        </w:rPr>
        <w:t>iwewe</w:t>
      </w:r>
      <w:proofErr w:type="spellEnd"/>
      <w:r w:rsidRPr="002F04A7">
        <w:rPr>
          <w:rFonts w:ascii="Arial" w:hAnsi="Arial" w:cs="Arial"/>
          <w:sz w:val="28"/>
          <w:szCs w:val="28"/>
          <w:lang w:val="fr-FR"/>
        </w:rPr>
        <w:t xml:space="preserve"> </w:t>
      </w:r>
      <w:proofErr w:type="spellStart"/>
      <w:r w:rsidRPr="002F04A7">
        <w:rPr>
          <w:rFonts w:ascii="Arial" w:hAnsi="Arial" w:cs="Arial"/>
          <w:sz w:val="28"/>
          <w:szCs w:val="28"/>
          <w:lang w:val="fr-FR"/>
        </w:rPr>
        <w:t>unovengwa</w:t>
      </w:r>
      <w:proofErr w:type="spellEnd"/>
      <w:r w:rsidRPr="002F04A7">
        <w:rPr>
          <w:rFonts w:ascii="Arial" w:hAnsi="Arial" w:cs="Arial"/>
          <w:sz w:val="28"/>
          <w:szCs w:val="28"/>
          <w:lang w:val="fr-FR"/>
        </w:rPr>
        <w:t xml:space="preserve">. </w:t>
      </w:r>
      <w:r>
        <w:rPr>
          <w:rFonts w:ascii="Arial" w:hAnsi="Arial" w:cs="Arial"/>
          <w:sz w:val="28"/>
          <w:szCs w:val="28"/>
        </w:rPr>
        <w:t xml:space="preserve">Baba </w:t>
      </w:r>
      <w:proofErr w:type="spellStart"/>
      <w:r>
        <w:rPr>
          <w:rFonts w:ascii="Arial" w:hAnsi="Arial" w:cs="Arial"/>
          <w:sz w:val="28"/>
          <w:szCs w:val="28"/>
        </w:rPr>
        <w:t>vako</w:t>
      </w:r>
      <w:proofErr w:type="spellEnd"/>
      <w:r>
        <w:rPr>
          <w:rFonts w:ascii="Arial" w:hAnsi="Arial" w:cs="Arial"/>
          <w:sz w:val="28"/>
          <w:szCs w:val="28"/>
        </w:rPr>
        <w:t xml:space="preserve"> </w:t>
      </w:r>
      <w:proofErr w:type="spellStart"/>
      <w:r>
        <w:rPr>
          <w:rFonts w:ascii="Arial" w:hAnsi="Arial" w:cs="Arial"/>
          <w:sz w:val="28"/>
          <w:szCs w:val="28"/>
        </w:rPr>
        <w:t>vakagara</w:t>
      </w:r>
      <w:proofErr w:type="spellEnd"/>
      <w:r>
        <w:rPr>
          <w:rFonts w:ascii="Arial" w:hAnsi="Arial" w:cs="Arial"/>
          <w:sz w:val="28"/>
          <w:szCs w:val="28"/>
        </w:rPr>
        <w:t xml:space="preserve"> vada </w:t>
      </w:r>
      <w:proofErr w:type="spellStart"/>
      <w:r>
        <w:rPr>
          <w:rFonts w:ascii="Arial" w:hAnsi="Arial" w:cs="Arial"/>
          <w:sz w:val="28"/>
          <w:szCs w:val="28"/>
        </w:rPr>
        <w:t>uyu</w:t>
      </w:r>
      <w:proofErr w:type="spellEnd"/>
      <w:r>
        <w:rPr>
          <w:rFonts w:ascii="Arial" w:hAnsi="Arial" w:cs="Arial"/>
          <w:sz w:val="28"/>
          <w:szCs w:val="28"/>
        </w:rPr>
        <w:t>.”</w:t>
      </w:r>
    </w:p>
    <w:p w:rsidR="001847F0" w:rsidP="001847F0" w:rsidRDefault="001847F0" w14:paraId="20DB1ABF" w14:textId="77777777">
      <w:pPr>
        <w:jc w:val="both"/>
        <w:rPr>
          <w:rFonts w:ascii="Arial" w:hAnsi="Arial" w:cs="Arial"/>
          <w:sz w:val="28"/>
          <w:szCs w:val="28"/>
        </w:rPr>
      </w:pPr>
      <w:r w:rsidRPr="008065E3">
        <w:rPr>
          <w:rFonts w:ascii="Arial" w:hAnsi="Arial" w:cs="Arial"/>
          <w:sz w:val="28"/>
          <w:szCs w:val="28"/>
          <w:vertAlign w:val="superscript"/>
          <w:lang w:val="fr-FR"/>
        </w:rPr>
        <w:t>222</w:t>
      </w:r>
      <w:r w:rsidRPr="00AD268A">
        <w:rPr>
          <w:rFonts w:ascii="Arial" w:hAnsi="Arial" w:cs="Arial"/>
          <w:sz w:val="28"/>
          <w:szCs w:val="28"/>
          <w:lang w:val="fr-FR"/>
        </w:rPr>
        <w:t xml:space="preserve">Uya </w:t>
      </w:r>
      <w:proofErr w:type="spellStart"/>
      <w:r w:rsidRPr="00AD268A">
        <w:rPr>
          <w:rFonts w:ascii="Arial" w:hAnsi="Arial" w:cs="Arial"/>
          <w:sz w:val="28"/>
          <w:szCs w:val="28"/>
          <w:lang w:val="fr-FR"/>
        </w:rPr>
        <w:t>uya</w:t>
      </w:r>
      <w:proofErr w:type="spellEnd"/>
      <w:r w:rsidRPr="00AD268A">
        <w:rPr>
          <w:rFonts w:ascii="Arial" w:hAnsi="Arial" w:cs="Arial"/>
          <w:sz w:val="28"/>
          <w:szCs w:val="28"/>
          <w:lang w:val="fr-FR"/>
        </w:rPr>
        <w:t xml:space="preserve"> </w:t>
      </w:r>
      <w:proofErr w:type="spellStart"/>
      <w:r w:rsidRPr="00AD268A">
        <w:rPr>
          <w:rFonts w:ascii="Arial" w:hAnsi="Arial" w:cs="Arial"/>
          <w:sz w:val="28"/>
          <w:szCs w:val="28"/>
          <w:lang w:val="fr-FR"/>
        </w:rPr>
        <w:t>obva</w:t>
      </w:r>
      <w:proofErr w:type="spellEnd"/>
      <w:r w:rsidRPr="00AD268A">
        <w:rPr>
          <w:rFonts w:ascii="Arial" w:hAnsi="Arial" w:cs="Arial"/>
          <w:sz w:val="28"/>
          <w:szCs w:val="28"/>
          <w:lang w:val="fr-FR"/>
        </w:rPr>
        <w:t xml:space="preserve"> </w:t>
      </w:r>
      <w:proofErr w:type="spellStart"/>
      <w:r w:rsidRPr="00AD268A">
        <w:rPr>
          <w:rFonts w:ascii="Arial" w:hAnsi="Arial" w:cs="Arial"/>
          <w:sz w:val="28"/>
          <w:szCs w:val="28"/>
          <w:lang w:val="fr-FR"/>
        </w:rPr>
        <w:t>atora</w:t>
      </w:r>
      <w:proofErr w:type="spellEnd"/>
      <w:r w:rsidRPr="00AD268A">
        <w:rPr>
          <w:rFonts w:ascii="Arial" w:hAnsi="Arial" w:cs="Arial"/>
          <w:sz w:val="28"/>
          <w:szCs w:val="28"/>
          <w:lang w:val="fr-FR"/>
        </w:rPr>
        <w:t xml:space="preserve"> a</w:t>
      </w:r>
      <w:r>
        <w:rPr>
          <w:rFonts w:ascii="Arial" w:hAnsi="Arial" w:cs="Arial"/>
          <w:sz w:val="28"/>
          <w:szCs w:val="28"/>
          <w:lang w:val="fr-FR"/>
        </w:rPr>
        <w:t xml:space="preserve">ttitude </w:t>
      </w:r>
      <w:proofErr w:type="spellStart"/>
      <w:r>
        <w:rPr>
          <w:rFonts w:ascii="Arial" w:hAnsi="Arial" w:cs="Arial"/>
          <w:sz w:val="28"/>
          <w:szCs w:val="28"/>
          <w:lang w:val="fr-FR"/>
        </w:rPr>
        <w:t>yekuti</w:t>
      </w:r>
      <w:proofErr w:type="spellEnd"/>
      <w:r>
        <w:rPr>
          <w:rFonts w:ascii="Arial" w:hAnsi="Arial" w:cs="Arial"/>
          <w:sz w:val="28"/>
          <w:szCs w:val="28"/>
          <w:lang w:val="fr-FR"/>
        </w:rPr>
        <w:t xml:space="preserve"> </w:t>
      </w:r>
      <w:proofErr w:type="spellStart"/>
      <w:r>
        <w:rPr>
          <w:rFonts w:ascii="Arial" w:hAnsi="Arial" w:cs="Arial"/>
          <w:sz w:val="28"/>
          <w:szCs w:val="28"/>
          <w:lang w:val="fr-FR"/>
        </w:rPr>
        <w:t>ini</w:t>
      </w:r>
      <w:proofErr w:type="spellEnd"/>
      <w:r>
        <w:rPr>
          <w:rFonts w:ascii="Arial" w:hAnsi="Arial" w:cs="Arial"/>
          <w:sz w:val="28"/>
          <w:szCs w:val="28"/>
          <w:lang w:val="fr-FR"/>
        </w:rPr>
        <w:t xml:space="preserve"> </w:t>
      </w:r>
      <w:proofErr w:type="spellStart"/>
      <w:r>
        <w:rPr>
          <w:rFonts w:ascii="Arial" w:hAnsi="Arial" w:cs="Arial"/>
          <w:sz w:val="28"/>
          <w:szCs w:val="28"/>
          <w:lang w:val="fr-FR"/>
        </w:rPr>
        <w:t>handisinawo</w:t>
      </w:r>
      <w:proofErr w:type="spellEnd"/>
      <w:r>
        <w:rPr>
          <w:rFonts w:ascii="Arial" w:hAnsi="Arial" w:cs="Arial"/>
          <w:sz w:val="28"/>
          <w:szCs w:val="28"/>
          <w:lang w:val="fr-FR"/>
        </w:rPr>
        <w:t xml:space="preserve"> basa </w:t>
      </w:r>
      <w:proofErr w:type="spellStart"/>
      <w:r>
        <w:rPr>
          <w:rFonts w:ascii="Arial" w:hAnsi="Arial" w:cs="Arial"/>
          <w:sz w:val="28"/>
          <w:szCs w:val="28"/>
          <w:lang w:val="fr-FR"/>
        </w:rPr>
        <w:t>nababa</w:t>
      </w:r>
      <w:proofErr w:type="spellEnd"/>
      <w:r>
        <w:rPr>
          <w:rFonts w:ascii="Arial" w:hAnsi="Arial" w:cs="Arial"/>
          <w:sz w:val="28"/>
          <w:szCs w:val="28"/>
          <w:lang w:val="fr-FR"/>
        </w:rPr>
        <w:t xml:space="preserve">. </w:t>
      </w:r>
      <w:proofErr w:type="spellStart"/>
      <w:r w:rsidRPr="009B277D">
        <w:rPr>
          <w:rFonts w:ascii="Arial" w:hAnsi="Arial" w:cs="Arial"/>
          <w:sz w:val="28"/>
          <w:szCs w:val="28"/>
        </w:rPr>
        <w:t>Han</w:t>
      </w:r>
      <w:r>
        <w:rPr>
          <w:rFonts w:ascii="Arial" w:hAnsi="Arial" w:cs="Arial"/>
          <w:sz w:val="28"/>
          <w:szCs w:val="28"/>
        </w:rPr>
        <w:t>d</w:t>
      </w:r>
      <w:r w:rsidRPr="009B277D">
        <w:rPr>
          <w:rFonts w:ascii="Arial" w:hAnsi="Arial" w:cs="Arial"/>
          <w:sz w:val="28"/>
          <w:szCs w:val="28"/>
        </w:rPr>
        <w:t>i</w:t>
      </w:r>
      <w:r>
        <w:rPr>
          <w:rFonts w:ascii="Arial" w:hAnsi="Arial" w:cs="Arial"/>
          <w:sz w:val="28"/>
          <w:szCs w:val="28"/>
        </w:rPr>
        <w:t>’m</w:t>
      </w:r>
      <w:ins w:author="Transcriber01 JHB" w:date="2025-08-25T10:51:00Z" w16du:dateUtc="2025-08-25T08:51:00Z" w:id="173">
        <w:r>
          <w:rPr>
            <w:rFonts w:ascii="Arial" w:hAnsi="Arial" w:cs="Arial"/>
            <w:sz w:val="28"/>
            <w:szCs w:val="28"/>
          </w:rPr>
          <w:t>un</w:t>
        </w:r>
      </w:ins>
      <w:r>
        <w:rPr>
          <w:rFonts w:ascii="Arial" w:hAnsi="Arial" w:cs="Arial"/>
          <w:sz w:val="28"/>
          <w:szCs w:val="28"/>
        </w:rPr>
        <w:t>oona</w:t>
      </w:r>
      <w:proofErr w:type="spellEnd"/>
      <w:r w:rsidRPr="009B277D">
        <w:rPr>
          <w:rFonts w:ascii="Arial" w:hAnsi="Arial" w:cs="Arial"/>
          <w:sz w:val="28"/>
          <w:szCs w:val="28"/>
        </w:rPr>
        <w:t xml:space="preserve"> </w:t>
      </w:r>
      <w:del w:author="Transcriber01 JHB" w:date="2025-08-25T10:51:00Z" w16du:dateUtc="2025-08-25T08:51:00Z" w:id="174">
        <w:r w:rsidRPr="009B277D" w:rsidDel="00F47C4B">
          <w:rPr>
            <w:rFonts w:ascii="Arial" w:hAnsi="Arial" w:cs="Arial"/>
            <w:sz w:val="28"/>
            <w:szCs w:val="28"/>
          </w:rPr>
          <w:delText>ndo</w:delText>
        </w:r>
      </w:del>
      <w:proofErr w:type="spellStart"/>
      <w:r w:rsidRPr="009B277D">
        <w:rPr>
          <w:rFonts w:ascii="Arial" w:hAnsi="Arial" w:cs="Arial"/>
          <w:sz w:val="28"/>
          <w:szCs w:val="28"/>
        </w:rPr>
        <w:t>zvavanotaura</w:t>
      </w:r>
      <w:proofErr w:type="spellEnd"/>
      <w:r w:rsidRPr="009B277D">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vaya</w:t>
      </w:r>
      <w:proofErr w:type="spellEnd"/>
      <w:r w:rsidRPr="009B277D">
        <w:rPr>
          <w:rFonts w:ascii="Arial" w:hAnsi="Arial" w:cs="Arial"/>
          <w:sz w:val="28"/>
          <w:szCs w:val="28"/>
        </w:rPr>
        <w:t>? You a</w:t>
      </w:r>
      <w:r>
        <w:rPr>
          <w:rFonts w:ascii="Arial" w:hAnsi="Arial" w:cs="Arial"/>
          <w:sz w:val="28"/>
          <w:szCs w:val="28"/>
        </w:rPr>
        <w:t xml:space="preserve">re killing your children. </w:t>
      </w:r>
      <w:proofErr w:type="spellStart"/>
      <w:r>
        <w:rPr>
          <w:rFonts w:ascii="Arial" w:hAnsi="Arial" w:cs="Arial"/>
          <w:sz w:val="28"/>
          <w:szCs w:val="28"/>
        </w:rPr>
        <w:t>Gadziranai</w:t>
      </w:r>
      <w:proofErr w:type="spellEnd"/>
      <w:r>
        <w:rPr>
          <w:rFonts w:ascii="Arial" w:hAnsi="Arial" w:cs="Arial"/>
          <w:sz w:val="28"/>
          <w:szCs w:val="28"/>
        </w:rPr>
        <w:t xml:space="preserve"> so…somehow! Huyai </w:t>
      </w:r>
      <w:proofErr w:type="spellStart"/>
      <w:r>
        <w:rPr>
          <w:rFonts w:ascii="Arial" w:hAnsi="Arial" w:cs="Arial"/>
          <w:sz w:val="28"/>
          <w:szCs w:val="28"/>
        </w:rPr>
        <w:t>nenyaya</w:t>
      </w:r>
      <w:proofErr w:type="spellEnd"/>
      <w:r>
        <w:rPr>
          <w:rFonts w:ascii="Arial" w:hAnsi="Arial" w:cs="Arial"/>
          <w:sz w:val="28"/>
          <w:szCs w:val="28"/>
        </w:rPr>
        <w:t xml:space="preserve"> </w:t>
      </w:r>
      <w:proofErr w:type="spellStart"/>
      <w:r>
        <w:rPr>
          <w:rFonts w:ascii="Arial" w:hAnsi="Arial" w:cs="Arial"/>
          <w:sz w:val="28"/>
          <w:szCs w:val="28"/>
        </w:rPr>
        <w:t>dzenyu</w:t>
      </w:r>
      <w:proofErr w:type="spellEnd"/>
      <w:r>
        <w:rPr>
          <w:rFonts w:ascii="Arial" w:hAnsi="Arial" w:cs="Arial"/>
          <w:sz w:val="28"/>
          <w:szCs w:val="28"/>
        </w:rPr>
        <w:t xml:space="preserve"> kune </w:t>
      </w:r>
      <w:proofErr w:type="spellStart"/>
      <w:r>
        <w:rPr>
          <w:rFonts w:ascii="Arial" w:hAnsi="Arial" w:cs="Arial"/>
          <w:sz w:val="28"/>
          <w:szCs w:val="28"/>
        </w:rPr>
        <w:t>vabereki</w:t>
      </w:r>
      <w:proofErr w:type="spellEnd"/>
      <w:r>
        <w:rPr>
          <w:rFonts w:ascii="Arial" w:hAnsi="Arial" w:cs="Arial"/>
          <w:sz w:val="28"/>
          <w:szCs w:val="28"/>
        </w:rPr>
        <w:t xml:space="preserve"> </w:t>
      </w:r>
      <w:proofErr w:type="spellStart"/>
      <w:r>
        <w:rPr>
          <w:rFonts w:ascii="Arial" w:hAnsi="Arial" w:cs="Arial"/>
          <w:sz w:val="28"/>
          <w:szCs w:val="28"/>
        </w:rPr>
        <w:t>venyu</w:t>
      </w:r>
      <w:proofErr w:type="spellEnd"/>
      <w:r>
        <w:rPr>
          <w:rFonts w:ascii="Arial" w:hAnsi="Arial" w:cs="Arial"/>
          <w:sz w:val="28"/>
          <w:szCs w:val="28"/>
        </w:rPr>
        <w:t xml:space="preserve"> </w:t>
      </w:r>
      <w:proofErr w:type="spellStart"/>
      <w:r>
        <w:rPr>
          <w:rFonts w:ascii="Arial" w:hAnsi="Arial" w:cs="Arial"/>
          <w:sz w:val="28"/>
          <w:szCs w:val="28"/>
        </w:rPr>
        <w:t>mogara</w:t>
      </w:r>
      <w:proofErr w:type="spellEnd"/>
      <w:r>
        <w:rPr>
          <w:rFonts w:ascii="Arial" w:hAnsi="Arial" w:cs="Arial"/>
          <w:sz w:val="28"/>
          <w:szCs w:val="28"/>
        </w:rPr>
        <w:t xml:space="preserve"> </w:t>
      </w:r>
      <w:proofErr w:type="spellStart"/>
      <w:r>
        <w:rPr>
          <w:rFonts w:ascii="Arial" w:hAnsi="Arial" w:cs="Arial"/>
          <w:sz w:val="28"/>
          <w:szCs w:val="28"/>
        </w:rPr>
        <w:t>pasi</w:t>
      </w:r>
      <w:proofErr w:type="spellEnd"/>
      <w:r>
        <w:rPr>
          <w:rFonts w:ascii="Arial" w:hAnsi="Arial" w:cs="Arial"/>
          <w:sz w:val="28"/>
          <w:szCs w:val="28"/>
        </w:rPr>
        <w:t xml:space="preserve">. Rega </w:t>
      </w:r>
      <w:proofErr w:type="spellStart"/>
      <w:r>
        <w:rPr>
          <w:rFonts w:ascii="Arial" w:hAnsi="Arial" w:cs="Arial"/>
          <w:sz w:val="28"/>
          <w:szCs w:val="28"/>
        </w:rPr>
        <w:t>kutendera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vako</w:t>
      </w:r>
      <w:proofErr w:type="spellEnd"/>
      <w:r>
        <w:rPr>
          <w:rFonts w:ascii="Arial" w:hAnsi="Arial" w:cs="Arial"/>
          <w:sz w:val="28"/>
          <w:szCs w:val="28"/>
        </w:rPr>
        <w:t xml:space="preserve"> </w:t>
      </w:r>
      <w:proofErr w:type="spellStart"/>
      <w:r>
        <w:rPr>
          <w:rFonts w:ascii="Arial" w:hAnsi="Arial" w:cs="Arial"/>
          <w:sz w:val="28"/>
          <w:szCs w:val="28"/>
        </w:rPr>
        <w:t>vafunge</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w:t>
      </w:r>
      <w:proofErr w:type="spellEnd"/>
      <w:r>
        <w:rPr>
          <w:rFonts w:ascii="Arial" w:hAnsi="Arial" w:cs="Arial"/>
          <w:sz w:val="28"/>
          <w:szCs w:val="28"/>
        </w:rPr>
        <w:t>…</w:t>
      </w:r>
      <w:proofErr w:type="spellStart"/>
      <w:r>
        <w:rPr>
          <w:rFonts w:ascii="Arial" w:hAnsi="Arial" w:cs="Arial"/>
          <w:sz w:val="28"/>
          <w:szCs w:val="28"/>
        </w:rPr>
        <w:t>vaMai</w:t>
      </w:r>
      <w:proofErr w:type="spellEnd"/>
      <w:r>
        <w:rPr>
          <w:rFonts w:ascii="Arial" w:hAnsi="Arial" w:cs="Arial"/>
          <w:sz w:val="28"/>
          <w:szCs w:val="28"/>
        </w:rPr>
        <w:t xml:space="preserve"> </w:t>
      </w:r>
      <w:proofErr w:type="spellStart"/>
      <w:r>
        <w:rPr>
          <w:rFonts w:ascii="Arial" w:hAnsi="Arial" w:cs="Arial"/>
          <w:sz w:val="28"/>
          <w:szCs w:val="28"/>
        </w:rPr>
        <w:t>Shiphra</w:t>
      </w:r>
      <w:proofErr w:type="spellEnd"/>
      <w:r>
        <w:rPr>
          <w:rFonts w:ascii="Arial" w:hAnsi="Arial" w:cs="Arial"/>
          <w:sz w:val="28"/>
          <w:szCs w:val="28"/>
        </w:rPr>
        <w:t xml:space="preserve"> </w:t>
      </w:r>
      <w:proofErr w:type="spellStart"/>
      <w:r>
        <w:rPr>
          <w:rFonts w:ascii="Arial" w:hAnsi="Arial" w:cs="Arial"/>
          <w:sz w:val="28"/>
          <w:szCs w:val="28"/>
        </w:rPr>
        <w:t>vanofevhewa</w:t>
      </w:r>
      <w:proofErr w:type="spellEnd"/>
      <w:r>
        <w:rPr>
          <w:rFonts w:ascii="Arial" w:hAnsi="Arial" w:cs="Arial"/>
          <w:sz w:val="28"/>
          <w:szCs w:val="28"/>
        </w:rPr>
        <w:t xml:space="preserve"> </w:t>
      </w:r>
      <w:proofErr w:type="spellStart"/>
      <w:r>
        <w:rPr>
          <w:rFonts w:ascii="Arial" w:hAnsi="Arial" w:cs="Arial"/>
          <w:sz w:val="28"/>
          <w:szCs w:val="28"/>
        </w:rPr>
        <w:t>kudarika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vaMai</w:t>
      </w:r>
      <w:proofErr w:type="spellEnd"/>
      <w:r>
        <w:rPr>
          <w:rFonts w:ascii="Arial" w:hAnsi="Arial" w:cs="Arial"/>
          <w:sz w:val="28"/>
          <w:szCs w:val="28"/>
        </w:rPr>
        <w:t xml:space="preserve"> Zane. </w:t>
      </w:r>
      <w:proofErr w:type="spellStart"/>
      <w:r>
        <w:rPr>
          <w:rFonts w:ascii="Arial" w:hAnsi="Arial" w:cs="Arial"/>
          <w:sz w:val="28"/>
          <w:szCs w:val="28"/>
        </w:rPr>
        <w:t>Zvikangouya</w:t>
      </w:r>
      <w:proofErr w:type="spellEnd"/>
      <w:r>
        <w:rPr>
          <w:rFonts w:ascii="Arial" w:hAnsi="Arial" w:cs="Arial"/>
          <w:sz w:val="28"/>
          <w:szCs w:val="28"/>
        </w:rPr>
        <w:t xml:space="preserve"> </w:t>
      </w:r>
      <w:proofErr w:type="spellStart"/>
      <w:r>
        <w:rPr>
          <w:rFonts w:ascii="Arial" w:hAnsi="Arial" w:cs="Arial"/>
          <w:sz w:val="28"/>
          <w:szCs w:val="28"/>
        </w:rPr>
        <w:t>izvozvo</w:t>
      </w:r>
      <w:proofErr w:type="spellEnd"/>
      <w:r>
        <w:rPr>
          <w:rFonts w:ascii="Arial" w:hAnsi="Arial" w:cs="Arial"/>
          <w:sz w:val="28"/>
          <w:szCs w:val="28"/>
        </w:rPr>
        <w:t xml:space="preserve"> </w:t>
      </w:r>
      <w:proofErr w:type="spellStart"/>
      <w:r>
        <w:rPr>
          <w:rFonts w:ascii="Arial" w:hAnsi="Arial" w:cs="Arial"/>
          <w:sz w:val="28"/>
          <w:szCs w:val="28"/>
        </w:rPr>
        <w:t>izvo</w:t>
      </w:r>
      <w:proofErr w:type="spellEnd"/>
      <w:r>
        <w:rPr>
          <w:rFonts w:ascii="Arial" w:hAnsi="Arial" w:cs="Arial"/>
          <w:sz w:val="28"/>
          <w:szCs w:val="28"/>
        </w:rPr>
        <w:t xml:space="preserve">, </w:t>
      </w:r>
      <w:proofErr w:type="spellStart"/>
      <w:r>
        <w:rPr>
          <w:rFonts w:ascii="Arial" w:hAnsi="Arial" w:cs="Arial"/>
          <w:sz w:val="28"/>
          <w:szCs w:val="28"/>
        </w:rPr>
        <w:t>zvakanganisika</w:t>
      </w:r>
      <w:proofErr w:type="spellEnd"/>
      <w:r>
        <w:rPr>
          <w:rFonts w:ascii="Arial" w:hAnsi="Arial" w:cs="Arial"/>
          <w:sz w:val="28"/>
          <w:szCs w:val="28"/>
        </w:rPr>
        <w:t xml:space="preserve">. </w:t>
      </w:r>
    </w:p>
    <w:p w:rsidR="001847F0" w:rsidP="001847F0" w:rsidRDefault="001847F0" w14:paraId="109DC398" w14:textId="77777777">
      <w:pPr>
        <w:jc w:val="both"/>
        <w:rPr>
          <w:rFonts w:ascii="Arial" w:hAnsi="Arial" w:cs="Arial"/>
          <w:sz w:val="28"/>
          <w:szCs w:val="28"/>
        </w:rPr>
      </w:pPr>
      <w:r w:rsidRPr="008065E3">
        <w:rPr>
          <w:rFonts w:ascii="Arial" w:hAnsi="Arial" w:cs="Arial"/>
          <w:sz w:val="28"/>
          <w:szCs w:val="28"/>
          <w:vertAlign w:val="superscript"/>
        </w:rPr>
        <w:t>223</w:t>
      </w:r>
      <w:r>
        <w:rPr>
          <w:rFonts w:ascii="Arial" w:hAnsi="Arial" w:cs="Arial"/>
          <w:sz w:val="28"/>
          <w:szCs w:val="28"/>
        </w:rPr>
        <w:t xml:space="preserve">Ende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vanotaura</w:t>
      </w:r>
      <w:proofErr w:type="spellEnd"/>
      <w:r>
        <w:rPr>
          <w:rFonts w:ascii="Arial" w:hAnsi="Arial" w:cs="Arial"/>
          <w:sz w:val="28"/>
          <w:szCs w:val="28"/>
        </w:rPr>
        <w:t xml:space="preserve">. I remember </w:t>
      </w:r>
      <w:proofErr w:type="spellStart"/>
      <w:r>
        <w:rPr>
          <w:rFonts w:ascii="Arial" w:hAnsi="Arial" w:cs="Arial"/>
          <w:sz w:val="28"/>
          <w:szCs w:val="28"/>
        </w:rPr>
        <w:t>ndichiudzwa</w:t>
      </w:r>
      <w:proofErr w:type="spellEnd"/>
      <w:r>
        <w:rPr>
          <w:rFonts w:ascii="Arial" w:hAnsi="Arial" w:cs="Arial"/>
          <w:sz w:val="28"/>
          <w:szCs w:val="28"/>
        </w:rPr>
        <w:t xml:space="preserve"> </w:t>
      </w:r>
      <w:proofErr w:type="spellStart"/>
      <w:r>
        <w:rPr>
          <w:rFonts w:ascii="Arial" w:hAnsi="Arial" w:cs="Arial"/>
          <w:sz w:val="28"/>
          <w:szCs w:val="28"/>
        </w:rPr>
        <w:t>nevangu</w:t>
      </w:r>
      <w:proofErr w:type="spellEnd"/>
      <w:r>
        <w:rPr>
          <w:rFonts w:ascii="Arial" w:hAnsi="Arial" w:cs="Arial"/>
          <w:sz w:val="28"/>
          <w:szCs w:val="28"/>
        </w:rPr>
        <w:t xml:space="preserve"> </w:t>
      </w:r>
      <w:proofErr w:type="spellStart"/>
      <w:r>
        <w:rPr>
          <w:rFonts w:ascii="Arial" w:hAnsi="Arial" w:cs="Arial"/>
          <w:sz w:val="28"/>
          <w:szCs w:val="28"/>
        </w:rPr>
        <w:t>zvichinzi</w:t>
      </w:r>
      <w:proofErr w:type="spellEnd"/>
      <w:r>
        <w:rPr>
          <w:rFonts w:ascii="Arial" w:hAnsi="Arial" w:cs="Arial"/>
          <w:sz w:val="28"/>
          <w:szCs w:val="28"/>
        </w:rPr>
        <w:t xml:space="preserve"> ah, eh…Vana vanga </w:t>
      </w:r>
      <w:proofErr w:type="spellStart"/>
      <w:r>
        <w:rPr>
          <w:rFonts w:ascii="Arial" w:hAnsi="Arial" w:cs="Arial"/>
          <w:sz w:val="28"/>
          <w:szCs w:val="28"/>
        </w:rPr>
        <w:t>vachitaura</w:t>
      </w:r>
      <w:proofErr w:type="spellEnd"/>
      <w:r>
        <w:rPr>
          <w:rFonts w:ascii="Arial" w:hAnsi="Arial" w:cs="Arial"/>
          <w:sz w:val="28"/>
          <w:szCs w:val="28"/>
        </w:rPr>
        <w:t xml:space="preserve"> </w:t>
      </w:r>
      <w:proofErr w:type="spellStart"/>
      <w:r>
        <w:rPr>
          <w:rFonts w:ascii="Arial" w:hAnsi="Arial" w:cs="Arial"/>
          <w:sz w:val="28"/>
          <w:szCs w:val="28"/>
        </w:rPr>
        <w:t>mashoko</w:t>
      </w:r>
      <w:proofErr w:type="spellEnd"/>
      <w:r>
        <w:rPr>
          <w:rFonts w:ascii="Arial" w:hAnsi="Arial" w:cs="Arial"/>
          <w:sz w:val="28"/>
          <w:szCs w:val="28"/>
        </w:rPr>
        <w:t xml:space="preserve"> </w:t>
      </w:r>
      <w:proofErr w:type="spellStart"/>
      <w:r>
        <w:rPr>
          <w:rFonts w:ascii="Arial" w:hAnsi="Arial" w:cs="Arial"/>
          <w:sz w:val="28"/>
          <w:szCs w:val="28"/>
        </w:rPr>
        <w:t>ekuti</w:t>
      </w:r>
      <w:proofErr w:type="spellEnd"/>
      <w:r>
        <w:rPr>
          <w:rFonts w:ascii="Arial" w:hAnsi="Arial" w:cs="Arial"/>
          <w:sz w:val="28"/>
          <w:szCs w:val="28"/>
        </w:rPr>
        <w:t xml:space="preserve"> </w:t>
      </w:r>
      <w:proofErr w:type="spellStart"/>
      <w:r>
        <w:rPr>
          <w:rFonts w:ascii="Arial" w:hAnsi="Arial" w:cs="Arial"/>
          <w:sz w:val="28"/>
          <w:szCs w:val="28"/>
        </w:rPr>
        <w:t>mumwe</w:t>
      </w:r>
      <w:proofErr w:type="spellEnd"/>
      <w:r>
        <w:rPr>
          <w:rFonts w:ascii="Arial" w:hAnsi="Arial" w:cs="Arial"/>
          <w:sz w:val="28"/>
          <w:szCs w:val="28"/>
        </w:rPr>
        <w:t xml:space="preserve"> </w:t>
      </w:r>
      <w:proofErr w:type="spellStart"/>
      <w:r>
        <w:rPr>
          <w:rFonts w:ascii="Arial" w:hAnsi="Arial" w:cs="Arial"/>
          <w:sz w:val="28"/>
          <w:szCs w:val="28"/>
        </w:rPr>
        <w:t>anga</w:t>
      </w:r>
      <w:proofErr w:type="spellEnd"/>
      <w:r>
        <w:rPr>
          <w:rFonts w:ascii="Arial" w:hAnsi="Arial" w:cs="Arial"/>
          <w:sz w:val="28"/>
          <w:szCs w:val="28"/>
        </w:rPr>
        <w:t xml:space="preserve"> </w:t>
      </w:r>
      <w:proofErr w:type="spellStart"/>
      <w:r>
        <w:rPr>
          <w:rFonts w:ascii="Arial" w:hAnsi="Arial" w:cs="Arial"/>
          <w:sz w:val="28"/>
          <w:szCs w:val="28"/>
        </w:rPr>
        <w:t>achiti</w:t>
      </w:r>
      <w:proofErr w:type="spellEnd"/>
      <w:r>
        <w:rPr>
          <w:rFonts w:ascii="Arial" w:hAnsi="Arial" w:cs="Arial"/>
          <w:sz w:val="28"/>
          <w:szCs w:val="28"/>
        </w:rPr>
        <w:t xml:space="preserve"> kana </w:t>
      </w:r>
      <w:proofErr w:type="spellStart"/>
      <w:r>
        <w:rPr>
          <w:rFonts w:ascii="Arial" w:hAnsi="Arial" w:cs="Arial"/>
          <w:sz w:val="28"/>
          <w:szCs w:val="28"/>
        </w:rPr>
        <w:t>kuti</w:t>
      </w:r>
      <w:proofErr w:type="spellEnd"/>
      <w:r>
        <w:rPr>
          <w:rFonts w:ascii="Arial" w:hAnsi="Arial" w:cs="Arial"/>
          <w:sz w:val="28"/>
          <w:szCs w:val="28"/>
        </w:rPr>
        <w:t xml:space="preserve"> eh… “Mu–</w:t>
      </w:r>
      <w:proofErr w:type="spellStart"/>
      <w:r>
        <w:rPr>
          <w:rFonts w:ascii="Arial" w:hAnsi="Arial" w:cs="Arial"/>
          <w:sz w:val="28"/>
          <w:szCs w:val="28"/>
        </w:rPr>
        <w:t>mwa</w:t>
      </w:r>
      <w:proofErr w:type="spellEnd"/>
      <w:r>
        <w:rPr>
          <w:rFonts w:ascii="Arial" w:hAnsi="Arial" w:cs="Arial"/>
          <w:sz w:val="28"/>
          <w:szCs w:val="28"/>
        </w:rPr>
        <w:t>–</w:t>
      </w:r>
      <w:proofErr w:type="spellStart"/>
      <w:r>
        <w:rPr>
          <w:rFonts w:ascii="Arial" w:hAnsi="Arial" w:cs="Arial"/>
          <w:sz w:val="28"/>
          <w:szCs w:val="28"/>
        </w:rPr>
        <w:t>mwana</w:t>
      </w:r>
      <w:proofErr w:type="spellEnd"/>
      <w:r>
        <w:rPr>
          <w:rFonts w:ascii="Arial" w:hAnsi="Arial" w:cs="Arial"/>
          <w:sz w:val="28"/>
          <w:szCs w:val="28"/>
        </w:rPr>
        <w:t xml:space="preserve"> </w:t>
      </w:r>
      <w:proofErr w:type="spellStart"/>
      <w:r>
        <w:rPr>
          <w:rFonts w:ascii="Arial" w:hAnsi="Arial" w:cs="Arial"/>
          <w:sz w:val="28"/>
          <w:szCs w:val="28"/>
        </w:rPr>
        <w:t>webarika</w:t>
      </w:r>
      <w:proofErr w:type="spellEnd"/>
      <w:r>
        <w:rPr>
          <w:rFonts w:ascii="Arial" w:hAnsi="Arial" w:cs="Arial"/>
          <w:sz w:val="28"/>
          <w:szCs w:val="28"/>
        </w:rPr>
        <w:t xml:space="preserve"> </w:t>
      </w:r>
      <w:proofErr w:type="spellStart"/>
      <w:r>
        <w:rPr>
          <w:rFonts w:ascii="Arial" w:hAnsi="Arial" w:cs="Arial"/>
          <w:sz w:val="28"/>
          <w:szCs w:val="28"/>
        </w:rPr>
        <w:t>uyu</w:t>
      </w:r>
      <w:proofErr w:type="spellEnd"/>
      <w:r>
        <w:rPr>
          <w:rFonts w:ascii="Arial" w:hAnsi="Arial" w:cs="Arial"/>
          <w:sz w:val="28"/>
          <w:szCs w:val="28"/>
        </w:rPr>
        <w:t xml:space="preserve"> </w:t>
      </w:r>
      <w:proofErr w:type="spellStart"/>
      <w:r>
        <w:rPr>
          <w:rFonts w:ascii="Arial" w:hAnsi="Arial" w:cs="Arial"/>
          <w:sz w:val="28"/>
          <w:szCs w:val="28"/>
        </w:rPr>
        <w:t>haazi</w:t>
      </w:r>
      <w:proofErr w:type="spellEnd"/>
      <w:r>
        <w:rPr>
          <w:rFonts w:ascii="Arial" w:hAnsi="Arial" w:cs="Arial"/>
          <w:sz w:val="28"/>
          <w:szCs w:val="28"/>
        </w:rPr>
        <w:t xml:space="preserve"> </w:t>
      </w:r>
      <w:proofErr w:type="spellStart"/>
      <w:r>
        <w:rPr>
          <w:rFonts w:ascii="Arial" w:hAnsi="Arial" w:cs="Arial"/>
          <w:sz w:val="28"/>
          <w:szCs w:val="28"/>
        </w:rPr>
        <w:t>munin’ina</w:t>
      </w:r>
      <w:proofErr w:type="spellEnd"/>
      <w:r>
        <w:rPr>
          <w:rFonts w:ascii="Arial" w:hAnsi="Arial" w:cs="Arial"/>
          <w:sz w:val="28"/>
          <w:szCs w:val="28"/>
        </w:rPr>
        <w:t xml:space="preserve"> </w:t>
      </w:r>
      <w:proofErr w:type="spellStart"/>
      <w:r>
        <w:rPr>
          <w:rFonts w:ascii="Arial" w:hAnsi="Arial" w:cs="Arial"/>
          <w:sz w:val="28"/>
          <w:szCs w:val="28"/>
        </w:rPr>
        <w:t>wangu</w:t>
      </w:r>
      <w:proofErr w:type="spellEnd"/>
      <w:r>
        <w:rPr>
          <w:rFonts w:ascii="Arial" w:hAnsi="Arial" w:cs="Arial"/>
          <w:sz w:val="28"/>
          <w:szCs w:val="28"/>
        </w:rPr>
        <w:t xml:space="preserve">.” Moona </w:t>
      </w:r>
      <w:proofErr w:type="spellStart"/>
      <w:r>
        <w:rPr>
          <w:rFonts w:ascii="Arial" w:hAnsi="Arial" w:cs="Arial"/>
          <w:sz w:val="28"/>
          <w:szCs w:val="28"/>
        </w:rPr>
        <w:t>zvavanenge</w:t>
      </w:r>
      <w:proofErr w:type="spellEnd"/>
      <w:r>
        <w:rPr>
          <w:rFonts w:ascii="Arial" w:hAnsi="Arial" w:cs="Arial"/>
          <w:sz w:val="28"/>
          <w:szCs w:val="28"/>
        </w:rPr>
        <w:t xml:space="preserve"> </w:t>
      </w:r>
      <w:proofErr w:type="spellStart"/>
      <w:r>
        <w:rPr>
          <w:rFonts w:ascii="Arial" w:hAnsi="Arial" w:cs="Arial"/>
          <w:sz w:val="28"/>
          <w:szCs w:val="28"/>
        </w:rPr>
        <w:t>vachitaura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Heh.Unoona</w:t>
      </w:r>
      <w:proofErr w:type="spellEnd"/>
      <w:r>
        <w:rPr>
          <w:rFonts w:ascii="Arial" w:hAnsi="Arial" w:cs="Arial"/>
          <w:sz w:val="28"/>
          <w:szCs w:val="28"/>
        </w:rPr>
        <w:t xml:space="preserve"> Tanya </w:t>
      </w:r>
      <w:proofErr w:type="spellStart"/>
      <w:r>
        <w:rPr>
          <w:rFonts w:ascii="Arial" w:hAnsi="Arial" w:cs="Arial"/>
          <w:sz w:val="28"/>
          <w:szCs w:val="28"/>
        </w:rPr>
        <w:t>naNaka</w:t>
      </w:r>
      <w:proofErr w:type="spellEnd"/>
      <w:r>
        <w:rPr>
          <w:rFonts w:ascii="Arial" w:hAnsi="Arial" w:cs="Arial"/>
          <w:sz w:val="28"/>
          <w:szCs w:val="28"/>
        </w:rPr>
        <w:t xml:space="preserve"> </w:t>
      </w:r>
      <w:proofErr w:type="spellStart"/>
      <w:r>
        <w:rPr>
          <w:rFonts w:ascii="Arial" w:hAnsi="Arial" w:cs="Arial"/>
          <w:sz w:val="28"/>
          <w:szCs w:val="28"/>
        </w:rPr>
        <w:t>twakangodai</w:t>
      </w:r>
      <w:proofErr w:type="spellEnd"/>
      <w:r>
        <w:rPr>
          <w:rFonts w:ascii="Arial" w:hAnsi="Arial" w:cs="Arial"/>
          <w:sz w:val="28"/>
          <w:szCs w:val="28"/>
        </w:rPr>
        <w:t xml:space="preserve">. </w:t>
      </w:r>
      <w:proofErr w:type="spellStart"/>
      <w:r>
        <w:rPr>
          <w:rFonts w:ascii="Arial" w:hAnsi="Arial" w:cs="Arial"/>
          <w:sz w:val="28"/>
          <w:szCs w:val="28"/>
        </w:rPr>
        <w:t>Waona</w:t>
      </w:r>
      <w:proofErr w:type="spellEnd"/>
      <w:r>
        <w:rPr>
          <w:rFonts w:ascii="Arial" w:hAnsi="Arial" w:cs="Arial"/>
          <w:sz w:val="28"/>
          <w:szCs w:val="28"/>
        </w:rPr>
        <w:t xml:space="preserve"> Vongai </w:t>
      </w:r>
      <w:proofErr w:type="spellStart"/>
      <w:r>
        <w:rPr>
          <w:rFonts w:ascii="Arial" w:hAnsi="Arial" w:cs="Arial"/>
          <w:sz w:val="28"/>
          <w:szCs w:val="28"/>
        </w:rPr>
        <w:t>naKeke</w:t>
      </w:r>
      <w:proofErr w:type="spellEnd"/>
      <w:r>
        <w:rPr>
          <w:rFonts w:ascii="Arial" w:hAnsi="Arial" w:cs="Arial"/>
          <w:sz w:val="28"/>
          <w:szCs w:val="28"/>
        </w:rPr>
        <w:t xml:space="preserve"> </w:t>
      </w:r>
      <w:proofErr w:type="spellStart"/>
      <w:r>
        <w:rPr>
          <w:rFonts w:ascii="Arial" w:hAnsi="Arial" w:cs="Arial"/>
          <w:sz w:val="28"/>
          <w:szCs w:val="28"/>
        </w:rPr>
        <w:t>twakangodai</w:t>
      </w:r>
      <w:proofErr w:type="spellEnd"/>
      <w:r>
        <w:rPr>
          <w:rFonts w:ascii="Arial" w:hAnsi="Arial" w:cs="Arial"/>
          <w:sz w:val="28"/>
          <w:szCs w:val="28"/>
        </w:rPr>
        <w:t xml:space="preserve">. </w:t>
      </w:r>
      <w:proofErr w:type="spellStart"/>
      <w:r>
        <w:rPr>
          <w:rFonts w:ascii="Arial" w:hAnsi="Arial" w:cs="Arial"/>
          <w:sz w:val="28"/>
          <w:szCs w:val="28"/>
        </w:rPr>
        <w:t>Munoona</w:t>
      </w:r>
      <w:proofErr w:type="spellEnd"/>
      <w:r>
        <w:rPr>
          <w:rFonts w:ascii="Arial" w:hAnsi="Arial" w:cs="Arial"/>
          <w:sz w:val="28"/>
          <w:szCs w:val="28"/>
        </w:rPr>
        <w:t xml:space="preserve"> </w:t>
      </w:r>
      <w:proofErr w:type="spellStart"/>
      <w:r>
        <w:rPr>
          <w:rFonts w:ascii="Arial" w:hAnsi="Arial" w:cs="Arial"/>
          <w:sz w:val="28"/>
          <w:szCs w:val="28"/>
        </w:rPr>
        <w:t>zvavanenge</w:t>
      </w:r>
      <w:proofErr w:type="spellEnd"/>
      <w:r>
        <w:rPr>
          <w:rFonts w:ascii="Arial" w:hAnsi="Arial" w:cs="Arial"/>
          <w:sz w:val="28"/>
          <w:szCs w:val="28"/>
        </w:rPr>
        <w:t xml:space="preserve"> </w:t>
      </w:r>
      <w:proofErr w:type="spellStart"/>
      <w:r>
        <w:rPr>
          <w:rFonts w:ascii="Arial" w:hAnsi="Arial" w:cs="Arial"/>
          <w:sz w:val="28"/>
          <w:szCs w:val="28"/>
        </w:rPr>
        <w:t>vachiita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vaya</w:t>
      </w:r>
      <w:proofErr w:type="spellEnd"/>
      <w:r>
        <w:rPr>
          <w:rFonts w:ascii="Arial" w:hAnsi="Arial" w:cs="Arial"/>
          <w:sz w:val="28"/>
          <w:szCs w:val="28"/>
        </w:rPr>
        <w:t xml:space="preserve">? </w:t>
      </w:r>
      <w:proofErr w:type="spellStart"/>
      <w:r>
        <w:rPr>
          <w:rFonts w:ascii="Arial" w:hAnsi="Arial" w:cs="Arial"/>
          <w:sz w:val="28"/>
          <w:szCs w:val="28"/>
        </w:rPr>
        <w:t>Dzatova</w:t>
      </w:r>
      <w:proofErr w:type="spellEnd"/>
      <w:r>
        <w:rPr>
          <w:rFonts w:ascii="Arial" w:hAnsi="Arial" w:cs="Arial"/>
          <w:sz w:val="28"/>
          <w:szCs w:val="28"/>
        </w:rPr>
        <w:t xml:space="preserve"> team </w:t>
      </w:r>
      <w:proofErr w:type="spellStart"/>
      <w:r>
        <w:rPr>
          <w:rFonts w:ascii="Arial" w:hAnsi="Arial" w:cs="Arial"/>
          <w:sz w:val="28"/>
          <w:szCs w:val="28"/>
        </w:rPr>
        <w:t>dzebhora</w:t>
      </w:r>
      <w:proofErr w:type="spellEnd"/>
      <w:r>
        <w:rPr>
          <w:rFonts w:ascii="Arial" w:hAnsi="Arial" w:cs="Arial"/>
          <w:sz w:val="28"/>
          <w:szCs w:val="28"/>
        </w:rPr>
        <w:t xml:space="preserve"> ka </w:t>
      </w:r>
      <w:proofErr w:type="spellStart"/>
      <w:r>
        <w:rPr>
          <w:rFonts w:ascii="Arial" w:hAnsi="Arial" w:cs="Arial"/>
          <w:sz w:val="28"/>
          <w:szCs w:val="28"/>
        </w:rPr>
        <w:t>iri</w:t>
      </w:r>
      <w:proofErr w:type="spellEnd"/>
      <w:r>
        <w:rPr>
          <w:rFonts w:ascii="Arial" w:hAnsi="Arial" w:cs="Arial"/>
          <w:sz w:val="28"/>
          <w:szCs w:val="28"/>
        </w:rPr>
        <w:t xml:space="preserve"> Brazil, Swaziland </w:t>
      </w:r>
      <w:proofErr w:type="spellStart"/>
      <w:r>
        <w:rPr>
          <w:rFonts w:ascii="Arial" w:hAnsi="Arial" w:cs="Arial"/>
          <w:sz w:val="28"/>
          <w:szCs w:val="28"/>
        </w:rPr>
        <w:t>neSouth</w:t>
      </w:r>
      <w:proofErr w:type="spellEnd"/>
      <w:r>
        <w:rPr>
          <w:rFonts w:ascii="Arial" w:hAnsi="Arial" w:cs="Arial"/>
          <w:sz w:val="28"/>
          <w:szCs w:val="28"/>
        </w:rPr>
        <w:t xml:space="preserve"> Africa ne…?... </w:t>
      </w:r>
      <w:r w:rsidRPr="0047734F">
        <w:rPr>
          <w:rFonts w:ascii="Arial" w:hAnsi="Arial" w:cs="Arial"/>
          <w:sz w:val="18"/>
          <w:szCs w:val="18"/>
        </w:rPr>
        <w:t>[Congregation laughs—ED]</w:t>
      </w:r>
      <w:r>
        <w:rPr>
          <w:rFonts w:ascii="Arial" w:hAnsi="Arial" w:cs="Arial"/>
          <w:sz w:val="28"/>
          <w:szCs w:val="28"/>
        </w:rPr>
        <w:t xml:space="preserve"> </w:t>
      </w:r>
    </w:p>
    <w:p w:rsidR="001847F0" w:rsidP="001847F0" w:rsidRDefault="001847F0" w14:paraId="0F654629" w14:textId="77777777">
      <w:pPr>
        <w:jc w:val="both"/>
        <w:rPr>
          <w:rFonts w:ascii="Arial" w:hAnsi="Arial" w:cs="Arial"/>
          <w:sz w:val="28"/>
          <w:szCs w:val="28"/>
        </w:rPr>
      </w:pPr>
      <w:r w:rsidRPr="008065E3">
        <w:rPr>
          <w:rFonts w:ascii="Arial" w:hAnsi="Arial" w:cs="Arial"/>
          <w:sz w:val="28"/>
          <w:szCs w:val="28"/>
          <w:vertAlign w:val="superscript"/>
        </w:rPr>
        <w:t>224</w:t>
      </w:r>
      <w:r>
        <w:rPr>
          <w:rFonts w:ascii="Arial" w:hAnsi="Arial" w:cs="Arial"/>
          <w:sz w:val="28"/>
          <w:szCs w:val="28"/>
        </w:rPr>
        <w:t xml:space="preserve">Iwe </w:t>
      </w:r>
      <w:proofErr w:type="spellStart"/>
      <w:r>
        <w:rPr>
          <w:rFonts w:ascii="Arial" w:hAnsi="Arial" w:cs="Arial"/>
          <w:sz w:val="28"/>
          <w:szCs w:val="28"/>
        </w:rPr>
        <w:t>uchiti</w:t>
      </w:r>
      <w:proofErr w:type="spellEnd"/>
      <w:r>
        <w:rPr>
          <w:rFonts w:ascii="Arial" w:hAnsi="Arial" w:cs="Arial"/>
          <w:sz w:val="28"/>
          <w:szCs w:val="28"/>
        </w:rPr>
        <w:t xml:space="preserve"> </w:t>
      </w:r>
      <w:proofErr w:type="spellStart"/>
      <w:r>
        <w:rPr>
          <w:rFonts w:ascii="Arial" w:hAnsi="Arial" w:cs="Arial"/>
          <w:sz w:val="28"/>
          <w:szCs w:val="28"/>
        </w:rPr>
        <w:t>uri</w:t>
      </w:r>
      <w:proofErr w:type="spellEnd"/>
      <w:r>
        <w:rPr>
          <w:rFonts w:ascii="Arial" w:hAnsi="Arial" w:cs="Arial"/>
          <w:sz w:val="28"/>
          <w:szCs w:val="28"/>
        </w:rPr>
        <w:t xml:space="preserve"> </w:t>
      </w:r>
      <w:proofErr w:type="spellStart"/>
      <w:r>
        <w:rPr>
          <w:rFonts w:ascii="Arial" w:hAnsi="Arial" w:cs="Arial"/>
          <w:sz w:val="28"/>
          <w:szCs w:val="28"/>
        </w:rPr>
        <w:t>kuitei</w:t>
      </w:r>
      <w:proofErr w:type="spellEnd"/>
      <w:r>
        <w:rPr>
          <w:rFonts w:ascii="Arial" w:hAnsi="Arial" w:cs="Arial"/>
          <w:sz w:val="28"/>
          <w:szCs w:val="28"/>
        </w:rPr>
        <w:t xml:space="preserve">? </w:t>
      </w:r>
      <w:proofErr w:type="spellStart"/>
      <w:r>
        <w:rPr>
          <w:rFonts w:ascii="Arial" w:hAnsi="Arial" w:cs="Arial"/>
          <w:sz w:val="28"/>
          <w:szCs w:val="28"/>
        </w:rPr>
        <w:t>Iwe</w:t>
      </w:r>
      <w:proofErr w:type="spellEnd"/>
      <w:r>
        <w:rPr>
          <w:rFonts w:ascii="Arial" w:hAnsi="Arial" w:cs="Arial"/>
          <w:sz w:val="28"/>
          <w:szCs w:val="28"/>
        </w:rPr>
        <w:t xml:space="preserve"> </w:t>
      </w:r>
      <w:proofErr w:type="spellStart"/>
      <w:r>
        <w:rPr>
          <w:rFonts w:ascii="Arial" w:hAnsi="Arial" w:cs="Arial"/>
          <w:sz w:val="28"/>
          <w:szCs w:val="28"/>
        </w:rPr>
        <w:t>wakatarisa</w:t>
      </w:r>
      <w:proofErr w:type="spellEnd"/>
      <w:r>
        <w:rPr>
          <w:rFonts w:ascii="Arial" w:hAnsi="Arial" w:cs="Arial"/>
          <w:sz w:val="28"/>
          <w:szCs w:val="28"/>
        </w:rPr>
        <w:t xml:space="preserve"> </w:t>
      </w:r>
      <w:proofErr w:type="spellStart"/>
      <w:r>
        <w:rPr>
          <w:rFonts w:ascii="Arial" w:hAnsi="Arial" w:cs="Arial"/>
          <w:sz w:val="28"/>
          <w:szCs w:val="28"/>
        </w:rPr>
        <w:t>zvinhu</w:t>
      </w:r>
      <w:proofErr w:type="spellEnd"/>
      <w:r>
        <w:rPr>
          <w:rFonts w:ascii="Arial" w:hAnsi="Arial" w:cs="Arial"/>
          <w:sz w:val="28"/>
          <w:szCs w:val="28"/>
        </w:rPr>
        <w:t xml:space="preserve"> </w:t>
      </w:r>
      <w:proofErr w:type="spellStart"/>
      <w:r>
        <w:rPr>
          <w:rFonts w:ascii="Arial" w:hAnsi="Arial" w:cs="Arial"/>
          <w:sz w:val="28"/>
          <w:szCs w:val="28"/>
        </w:rPr>
        <w:t>zvakadaro</w:t>
      </w:r>
      <w:proofErr w:type="spellEnd"/>
      <w:r>
        <w:rPr>
          <w:rFonts w:ascii="Arial" w:hAnsi="Arial" w:cs="Arial"/>
          <w:sz w:val="28"/>
          <w:szCs w:val="28"/>
        </w:rPr>
        <w:t xml:space="preserve"> </w:t>
      </w:r>
      <w:proofErr w:type="spellStart"/>
      <w:r>
        <w:rPr>
          <w:rFonts w:ascii="Arial" w:hAnsi="Arial" w:cs="Arial"/>
          <w:sz w:val="28"/>
          <w:szCs w:val="28"/>
        </w:rPr>
        <w:t>uchiti</w:t>
      </w:r>
      <w:proofErr w:type="spellEnd"/>
      <w:r>
        <w:rPr>
          <w:rFonts w:ascii="Arial" w:hAnsi="Arial" w:cs="Arial"/>
          <w:sz w:val="28"/>
          <w:szCs w:val="28"/>
        </w:rPr>
        <w:t xml:space="preserve"> </w:t>
      </w:r>
      <w:proofErr w:type="spellStart"/>
      <w:r>
        <w:rPr>
          <w:rFonts w:ascii="Arial" w:hAnsi="Arial" w:cs="Arial"/>
          <w:sz w:val="28"/>
          <w:szCs w:val="28"/>
        </w:rPr>
        <w:t>uri</w:t>
      </w:r>
      <w:proofErr w:type="spellEnd"/>
      <w:r>
        <w:rPr>
          <w:rFonts w:ascii="Arial" w:hAnsi="Arial" w:cs="Arial"/>
          <w:sz w:val="28"/>
          <w:szCs w:val="28"/>
        </w:rPr>
        <w:t xml:space="preserve"> </w:t>
      </w:r>
      <w:proofErr w:type="spellStart"/>
      <w:r>
        <w:rPr>
          <w:rFonts w:ascii="Arial" w:hAnsi="Arial" w:cs="Arial"/>
          <w:sz w:val="28"/>
          <w:szCs w:val="28"/>
        </w:rPr>
        <w:t>kuitei</w:t>
      </w:r>
      <w:proofErr w:type="spellEnd"/>
      <w:r>
        <w:rPr>
          <w:rFonts w:ascii="Arial" w:hAnsi="Arial" w:cs="Arial"/>
          <w:sz w:val="28"/>
          <w:szCs w:val="28"/>
        </w:rPr>
        <w:t xml:space="preserve">, </w:t>
      </w:r>
      <w:proofErr w:type="spellStart"/>
      <w:r>
        <w:rPr>
          <w:rFonts w:ascii="Arial" w:hAnsi="Arial" w:cs="Arial"/>
          <w:sz w:val="28"/>
          <w:szCs w:val="28"/>
        </w:rPr>
        <w:t>handi’moona</w:t>
      </w:r>
      <w:proofErr w:type="spellEnd"/>
      <w:r>
        <w:rPr>
          <w:rFonts w:ascii="Arial" w:hAnsi="Arial" w:cs="Arial"/>
          <w:sz w:val="28"/>
          <w:szCs w:val="28"/>
        </w:rPr>
        <w:t xml:space="preserve">. Vana ava </w:t>
      </w:r>
      <w:proofErr w:type="spellStart"/>
      <w:r>
        <w:rPr>
          <w:rFonts w:ascii="Arial" w:hAnsi="Arial" w:cs="Arial"/>
          <w:sz w:val="28"/>
          <w:szCs w:val="28"/>
        </w:rPr>
        <w:t>ndevako</w:t>
      </w:r>
      <w:proofErr w:type="spellEnd"/>
      <w:r>
        <w:rPr>
          <w:rFonts w:ascii="Arial" w:hAnsi="Arial" w:cs="Arial"/>
          <w:sz w:val="28"/>
          <w:szCs w:val="28"/>
        </w:rPr>
        <w:t xml:space="preserve"> </w:t>
      </w:r>
      <w:proofErr w:type="spellStart"/>
      <w:r>
        <w:rPr>
          <w:rFonts w:ascii="Arial" w:hAnsi="Arial" w:cs="Arial"/>
          <w:sz w:val="28"/>
          <w:szCs w:val="28"/>
        </w:rPr>
        <w:t>ve</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vese</w:t>
      </w:r>
      <w:proofErr w:type="spellEnd"/>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Ndiwe</w:t>
      </w:r>
      <w:proofErr w:type="spellEnd"/>
      <w:r>
        <w:rPr>
          <w:rFonts w:ascii="Arial" w:hAnsi="Arial" w:cs="Arial"/>
          <w:sz w:val="28"/>
          <w:szCs w:val="28"/>
        </w:rPr>
        <w:t xml:space="preserve"> baba, </w:t>
      </w:r>
      <w:proofErr w:type="spellStart"/>
      <w:r>
        <w:rPr>
          <w:rFonts w:ascii="Arial" w:hAnsi="Arial" w:cs="Arial"/>
          <w:sz w:val="28"/>
          <w:szCs w:val="28"/>
        </w:rPr>
        <w:t>vavabva</w:t>
      </w:r>
      <w:proofErr w:type="spellEnd"/>
      <w:r>
        <w:rPr>
          <w:rFonts w:ascii="Arial" w:hAnsi="Arial" w:cs="Arial"/>
          <w:sz w:val="28"/>
          <w:szCs w:val="28"/>
        </w:rPr>
        <w:t xml:space="preserve"> mauri </w:t>
      </w:r>
      <w:proofErr w:type="spellStart"/>
      <w:r>
        <w:rPr>
          <w:rFonts w:ascii="Arial" w:hAnsi="Arial" w:cs="Arial"/>
          <w:sz w:val="28"/>
          <w:szCs w:val="28"/>
        </w:rPr>
        <w:t>vese</w:t>
      </w:r>
      <w:proofErr w:type="spellEnd"/>
      <w:r>
        <w:rPr>
          <w:rFonts w:ascii="Arial" w:hAnsi="Arial" w:cs="Arial"/>
          <w:sz w:val="28"/>
          <w:szCs w:val="28"/>
        </w:rPr>
        <w:t xml:space="preserve">. Why are you going to allow such kind of a happening </w:t>
      </w:r>
      <w:r>
        <w:rPr>
          <w:rFonts w:ascii="Arial" w:hAnsi="Arial" w:cs="Arial"/>
          <w:sz w:val="28"/>
          <w:szCs w:val="28"/>
        </w:rPr>
        <w:t xml:space="preserve">pa yard </w:t>
      </w:r>
      <w:proofErr w:type="spellStart"/>
      <w:r>
        <w:rPr>
          <w:rFonts w:ascii="Arial" w:hAnsi="Arial" w:cs="Arial"/>
          <w:sz w:val="28"/>
          <w:szCs w:val="28"/>
        </w:rPr>
        <w:t>yako</w:t>
      </w:r>
      <w:proofErr w:type="spellEnd"/>
      <w:r>
        <w:rPr>
          <w:rFonts w:ascii="Arial" w:hAnsi="Arial" w:cs="Arial"/>
          <w:sz w:val="28"/>
          <w:szCs w:val="28"/>
        </w:rPr>
        <w:t xml:space="preserve">? </w:t>
      </w:r>
      <w:proofErr w:type="spellStart"/>
      <w:r>
        <w:rPr>
          <w:rFonts w:ascii="Arial" w:hAnsi="Arial" w:cs="Arial"/>
          <w:sz w:val="28"/>
          <w:szCs w:val="28"/>
        </w:rPr>
        <w:t>Zviputse</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Ndopanoda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waMwari</w:t>
      </w:r>
      <w:proofErr w:type="spellEnd"/>
      <w:r>
        <w:rPr>
          <w:rFonts w:ascii="Arial" w:hAnsi="Arial" w:cs="Arial"/>
          <w:sz w:val="28"/>
          <w:szCs w:val="28"/>
        </w:rPr>
        <w:t xml:space="preserve"> </w:t>
      </w:r>
      <w:proofErr w:type="spellStart"/>
      <w:r>
        <w:rPr>
          <w:rFonts w:ascii="Arial" w:hAnsi="Arial" w:cs="Arial"/>
          <w:sz w:val="28"/>
          <w:szCs w:val="28"/>
        </w:rPr>
        <w:t>ange</w:t>
      </w:r>
      <w:proofErr w:type="spellEnd"/>
      <w:r>
        <w:rPr>
          <w:rFonts w:ascii="Arial" w:hAnsi="Arial" w:cs="Arial"/>
          <w:sz w:val="28"/>
          <w:szCs w:val="28"/>
        </w:rPr>
        <w:t xml:space="preserve"> </w:t>
      </w:r>
      <w:proofErr w:type="spellStart"/>
      <w:r>
        <w:rPr>
          <w:rFonts w:ascii="Arial" w:hAnsi="Arial" w:cs="Arial"/>
          <w:sz w:val="28"/>
          <w:szCs w:val="28"/>
        </w:rPr>
        <w:t>akaropafadzwa</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 xml:space="preserve">Hallelujah! </w:t>
      </w:r>
      <w:r w:rsidRPr="00AE4311">
        <w:rPr>
          <w:rFonts w:ascii="Arial" w:hAnsi="Arial" w:cs="Arial"/>
          <w:sz w:val="18"/>
          <w:szCs w:val="18"/>
        </w:rPr>
        <w:t>[Congregation says, “Amen.”]</w:t>
      </w:r>
      <w:r w:rsidRPr="00AE4311">
        <w:rPr>
          <w:rFonts w:ascii="Arial" w:hAnsi="Arial" w:cs="Arial"/>
          <w:sz w:val="28"/>
          <w:szCs w:val="28"/>
        </w:rPr>
        <w:t xml:space="preserve"> </w:t>
      </w:r>
    </w:p>
    <w:p w:rsidR="001847F0" w:rsidP="001847F0" w:rsidRDefault="001847F0" w14:paraId="3B413F41" w14:textId="77777777">
      <w:pPr>
        <w:jc w:val="both"/>
        <w:rPr>
          <w:rFonts w:ascii="Arial" w:hAnsi="Arial" w:cs="Arial"/>
          <w:sz w:val="28"/>
          <w:szCs w:val="28"/>
        </w:rPr>
      </w:pPr>
      <w:r w:rsidRPr="002D5B23">
        <w:rPr>
          <w:rFonts w:ascii="Arial" w:hAnsi="Arial" w:cs="Arial"/>
          <w:sz w:val="28"/>
          <w:szCs w:val="28"/>
          <w:vertAlign w:val="superscript"/>
        </w:rPr>
        <w:t>225</w:t>
      </w:r>
      <w:r>
        <w:rPr>
          <w:rFonts w:ascii="Arial" w:hAnsi="Arial" w:cs="Arial"/>
          <w:sz w:val="28"/>
          <w:szCs w:val="28"/>
        </w:rPr>
        <w:t xml:space="preserve">Saizvozvi </w:t>
      </w:r>
      <w:proofErr w:type="spellStart"/>
      <w:r>
        <w:rPr>
          <w:rFonts w:ascii="Arial" w:hAnsi="Arial" w:cs="Arial"/>
          <w:sz w:val="28"/>
          <w:szCs w:val="28"/>
        </w:rPr>
        <w:t>ndikangoona</w:t>
      </w:r>
      <w:proofErr w:type="spellEnd"/>
      <w:r>
        <w:rPr>
          <w:rFonts w:ascii="Arial" w:hAnsi="Arial" w:cs="Arial"/>
          <w:sz w:val="28"/>
          <w:szCs w:val="28"/>
        </w:rPr>
        <w:t>…</w:t>
      </w:r>
      <w:proofErr w:type="spellStart"/>
      <w:r>
        <w:rPr>
          <w:rFonts w:ascii="Arial" w:hAnsi="Arial" w:cs="Arial"/>
          <w:sz w:val="28"/>
          <w:szCs w:val="28"/>
        </w:rPr>
        <w:t>ndine’ndichigara</w:t>
      </w:r>
      <w:proofErr w:type="spellEnd"/>
      <w:r>
        <w:rPr>
          <w:rFonts w:ascii="Arial" w:hAnsi="Arial" w:cs="Arial"/>
          <w:sz w:val="28"/>
          <w:szCs w:val="28"/>
        </w:rPr>
        <w:t xml:space="preserve"> </w:t>
      </w:r>
      <w:proofErr w:type="spellStart"/>
      <w:r>
        <w:rPr>
          <w:rFonts w:ascii="Arial" w:hAnsi="Arial" w:cs="Arial"/>
          <w:sz w:val="28"/>
          <w:szCs w:val="28"/>
        </w:rPr>
        <w:t>navo</w:t>
      </w:r>
      <w:proofErr w:type="spellEnd"/>
      <w:r>
        <w:rPr>
          <w:rFonts w:ascii="Arial" w:hAnsi="Arial" w:cs="Arial"/>
          <w:sz w:val="28"/>
          <w:szCs w:val="28"/>
        </w:rPr>
        <w:t xml:space="preserve"> </w:t>
      </w:r>
      <w:proofErr w:type="spellStart"/>
      <w:ins w:author="Transcriber01 JHB" w:date="2025-08-25T11:22:00Z" w16du:dateUtc="2025-08-25T09:22:00Z" w:id="175">
        <w:r>
          <w:rPr>
            <w:rFonts w:ascii="Arial" w:hAnsi="Arial" w:cs="Arial"/>
            <w:sz w:val="28"/>
            <w:szCs w:val="28"/>
          </w:rPr>
          <w:t>ivavo</w:t>
        </w:r>
      </w:ins>
      <w:proofErr w:type="spellEnd"/>
      <w:del w:author="Transcriber01 JHB" w:date="2025-08-25T11:23:00Z" w16du:dateUtc="2025-08-25T09:23:00Z" w:id="176">
        <w:r w:rsidDel="002E0D17">
          <w:rPr>
            <w:rFonts w:ascii="Arial" w:hAnsi="Arial" w:cs="Arial"/>
            <w:sz w:val="28"/>
            <w:szCs w:val="28"/>
          </w:rPr>
          <w:delText>…?...</w:delText>
        </w:r>
      </w:del>
      <w:r>
        <w:rPr>
          <w:rFonts w:ascii="Arial" w:hAnsi="Arial" w:cs="Arial"/>
          <w:sz w:val="28"/>
          <w:szCs w:val="28"/>
        </w:rPr>
        <w:t xml:space="preserve"> </w:t>
      </w:r>
      <w:proofErr w:type="spellStart"/>
      <w:r>
        <w:rPr>
          <w:rFonts w:ascii="Arial" w:hAnsi="Arial" w:cs="Arial"/>
          <w:sz w:val="28"/>
          <w:szCs w:val="28"/>
        </w:rPr>
        <w:t>Ndikaona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mu–</w:t>
      </w:r>
      <w:proofErr w:type="spellStart"/>
      <w:r>
        <w:rPr>
          <w:rFonts w:ascii="Arial" w:hAnsi="Arial" w:cs="Arial"/>
          <w:sz w:val="28"/>
          <w:szCs w:val="28"/>
        </w:rPr>
        <w:t>mukadzi</w:t>
      </w:r>
      <w:proofErr w:type="spellEnd"/>
      <w:r>
        <w:rPr>
          <w:rFonts w:ascii="Arial" w:hAnsi="Arial" w:cs="Arial"/>
          <w:sz w:val="28"/>
          <w:szCs w:val="28"/>
        </w:rPr>
        <w:t xml:space="preserve"> </w:t>
      </w:r>
      <w:proofErr w:type="spellStart"/>
      <w:r>
        <w:rPr>
          <w:rFonts w:ascii="Arial" w:hAnsi="Arial" w:cs="Arial"/>
          <w:sz w:val="28"/>
          <w:szCs w:val="28"/>
        </w:rPr>
        <w:t>uyu</w:t>
      </w:r>
      <w:proofErr w:type="spellEnd"/>
      <w:r>
        <w:rPr>
          <w:rFonts w:ascii="Arial" w:hAnsi="Arial" w:cs="Arial"/>
          <w:sz w:val="28"/>
          <w:szCs w:val="28"/>
        </w:rPr>
        <w:t xml:space="preserve"> </w:t>
      </w:r>
      <w:proofErr w:type="spellStart"/>
      <w:r>
        <w:rPr>
          <w:rFonts w:ascii="Arial" w:hAnsi="Arial" w:cs="Arial"/>
          <w:sz w:val="28"/>
          <w:szCs w:val="28"/>
        </w:rPr>
        <w:t>anoda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aite</w:t>
      </w:r>
      <w:proofErr w:type="spellEnd"/>
      <w:r>
        <w:rPr>
          <w:rFonts w:ascii="Arial" w:hAnsi="Arial" w:cs="Arial"/>
          <w:sz w:val="28"/>
          <w:szCs w:val="28"/>
        </w:rPr>
        <w:t xml:space="preserve"> favour </w:t>
      </w:r>
      <w:proofErr w:type="spellStart"/>
      <w:r>
        <w:rPr>
          <w:rFonts w:ascii="Arial" w:hAnsi="Arial" w:cs="Arial"/>
          <w:sz w:val="28"/>
          <w:szCs w:val="28"/>
        </w:rPr>
        <w:t>kuvana</w:t>
      </w:r>
      <w:proofErr w:type="spellEnd"/>
      <w:r>
        <w:rPr>
          <w:rFonts w:ascii="Arial" w:hAnsi="Arial" w:cs="Arial"/>
          <w:sz w:val="28"/>
          <w:szCs w:val="28"/>
        </w:rPr>
        <w:t xml:space="preserve"> </w:t>
      </w:r>
      <w:proofErr w:type="spellStart"/>
      <w:r>
        <w:rPr>
          <w:rFonts w:ascii="Arial" w:hAnsi="Arial" w:cs="Arial"/>
          <w:sz w:val="28"/>
          <w:szCs w:val="28"/>
        </w:rPr>
        <w:t>vake</w:t>
      </w:r>
      <w:proofErr w:type="spellEnd"/>
      <w:r>
        <w:rPr>
          <w:rFonts w:ascii="Arial" w:hAnsi="Arial" w:cs="Arial"/>
          <w:sz w:val="28"/>
          <w:szCs w:val="28"/>
        </w:rPr>
        <w:t xml:space="preserve">, </w:t>
      </w:r>
      <w:proofErr w:type="spellStart"/>
      <w:r>
        <w:rPr>
          <w:rFonts w:ascii="Arial" w:hAnsi="Arial" w:cs="Arial"/>
          <w:sz w:val="28"/>
          <w:szCs w:val="28"/>
        </w:rPr>
        <w:t>ndomuti</w:t>
      </w:r>
      <w:proofErr w:type="spellEnd"/>
      <w:r>
        <w:rPr>
          <w:rFonts w:ascii="Arial" w:hAnsi="Arial" w:cs="Arial"/>
          <w:sz w:val="28"/>
          <w:szCs w:val="28"/>
        </w:rPr>
        <w:t>, “</w:t>
      </w:r>
      <w:proofErr w:type="spellStart"/>
      <w:r>
        <w:rPr>
          <w:rFonts w:ascii="Arial" w:hAnsi="Arial" w:cs="Arial"/>
          <w:sz w:val="28"/>
          <w:szCs w:val="28"/>
        </w:rPr>
        <w:t>Iwe</w:t>
      </w:r>
      <w:proofErr w:type="spellEnd"/>
      <w:r>
        <w:rPr>
          <w:rFonts w:ascii="Arial" w:hAnsi="Arial" w:cs="Arial"/>
          <w:sz w:val="28"/>
          <w:szCs w:val="28"/>
        </w:rPr>
        <w:t xml:space="preserve"> </w:t>
      </w:r>
      <w:proofErr w:type="spellStart"/>
      <w:r>
        <w:rPr>
          <w:rFonts w:ascii="Arial" w:hAnsi="Arial" w:cs="Arial"/>
          <w:sz w:val="28"/>
          <w:szCs w:val="28"/>
        </w:rPr>
        <w:t>chibva</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w:t>
      </w:r>
      <w:proofErr w:type="spellStart"/>
      <w:r>
        <w:rPr>
          <w:rFonts w:ascii="Arial" w:hAnsi="Arial" w:cs="Arial"/>
          <w:sz w:val="28"/>
          <w:szCs w:val="28"/>
        </w:rPr>
        <w:t>udzokere</w:t>
      </w:r>
      <w:proofErr w:type="spellEnd"/>
      <w:r>
        <w:rPr>
          <w:rFonts w:ascii="Arial" w:hAnsi="Arial" w:cs="Arial"/>
          <w:sz w:val="28"/>
          <w:szCs w:val="28"/>
        </w:rPr>
        <w:t xml:space="preserve"> </w:t>
      </w:r>
      <w:proofErr w:type="spellStart"/>
      <w:r>
        <w:rPr>
          <w:rFonts w:ascii="Arial" w:hAnsi="Arial" w:cs="Arial"/>
          <w:sz w:val="28"/>
          <w:szCs w:val="28"/>
        </w:rPr>
        <w:t>kwako</w:t>
      </w:r>
      <w:proofErr w:type="spellEnd"/>
      <w:r>
        <w:rPr>
          <w:rFonts w:ascii="Arial" w:hAnsi="Arial" w:cs="Arial"/>
          <w:sz w:val="28"/>
          <w:szCs w:val="28"/>
        </w:rPr>
        <w:t xml:space="preserve">. Vana </w:t>
      </w:r>
      <w:proofErr w:type="spellStart"/>
      <w:r>
        <w:rPr>
          <w:rFonts w:ascii="Arial" w:hAnsi="Arial" w:cs="Arial"/>
          <w:sz w:val="28"/>
          <w:szCs w:val="28"/>
        </w:rPr>
        <w:t>vako</w:t>
      </w:r>
      <w:proofErr w:type="spellEnd"/>
      <w:r>
        <w:rPr>
          <w:rFonts w:ascii="Arial" w:hAnsi="Arial" w:cs="Arial"/>
          <w:sz w:val="28"/>
          <w:szCs w:val="28"/>
        </w:rPr>
        <w:t xml:space="preserve"> </w:t>
      </w:r>
      <w:proofErr w:type="spellStart"/>
      <w:r>
        <w:rPr>
          <w:rFonts w:ascii="Arial" w:hAnsi="Arial" w:cs="Arial"/>
          <w:sz w:val="28"/>
          <w:szCs w:val="28"/>
        </w:rPr>
        <w:t>vachasara</w:t>
      </w:r>
      <w:proofErr w:type="spellEnd"/>
      <w:r>
        <w:rPr>
          <w:rFonts w:ascii="Arial" w:hAnsi="Arial" w:cs="Arial"/>
          <w:sz w:val="28"/>
          <w:szCs w:val="28"/>
        </w:rPr>
        <w:t xml:space="preserve"> </w:t>
      </w:r>
      <w:proofErr w:type="spellStart"/>
      <w:r>
        <w:rPr>
          <w:rFonts w:ascii="Arial" w:hAnsi="Arial" w:cs="Arial"/>
          <w:sz w:val="28"/>
          <w:szCs w:val="28"/>
        </w:rPr>
        <w:t>vaine</w:t>
      </w:r>
      <w:proofErr w:type="spellEnd"/>
      <w:r>
        <w:rPr>
          <w:rFonts w:ascii="Arial" w:hAnsi="Arial" w:cs="Arial"/>
          <w:sz w:val="28"/>
          <w:szCs w:val="28"/>
        </w:rPr>
        <w:t xml:space="preserve"> </w:t>
      </w:r>
      <w:proofErr w:type="spellStart"/>
      <w:r>
        <w:rPr>
          <w:rFonts w:ascii="Arial" w:hAnsi="Arial" w:cs="Arial"/>
          <w:sz w:val="28"/>
          <w:szCs w:val="28"/>
        </w:rPr>
        <w:t>vakadzi</w:t>
      </w:r>
      <w:proofErr w:type="spellEnd"/>
      <w:r>
        <w:rPr>
          <w:rFonts w:ascii="Arial" w:hAnsi="Arial" w:cs="Arial"/>
          <w:sz w:val="28"/>
          <w:szCs w:val="28"/>
        </w:rPr>
        <w:t xml:space="preserve"> </w:t>
      </w:r>
      <w:proofErr w:type="spellStart"/>
      <w:r>
        <w:rPr>
          <w:rFonts w:ascii="Arial" w:hAnsi="Arial" w:cs="Arial"/>
          <w:sz w:val="28"/>
          <w:szCs w:val="28"/>
        </w:rPr>
        <w:t>vacho</w:t>
      </w:r>
      <w:proofErr w:type="spellEnd"/>
      <w:r>
        <w:rPr>
          <w:rFonts w:ascii="Arial" w:hAnsi="Arial" w:cs="Arial"/>
          <w:sz w:val="28"/>
          <w:szCs w:val="28"/>
        </w:rPr>
        <w:t xml:space="preserve"> </w:t>
      </w:r>
      <w:proofErr w:type="spellStart"/>
      <w:r>
        <w:rPr>
          <w:rFonts w:ascii="Arial" w:hAnsi="Arial" w:cs="Arial"/>
          <w:sz w:val="28"/>
          <w:szCs w:val="28"/>
        </w:rPr>
        <w:t>vauri</w:t>
      </w:r>
      <w:proofErr w:type="spellEnd"/>
      <w:r>
        <w:rPr>
          <w:rFonts w:ascii="Arial" w:hAnsi="Arial" w:cs="Arial"/>
          <w:sz w:val="28"/>
          <w:szCs w:val="28"/>
        </w:rPr>
        <w:t xml:space="preserve"> </w:t>
      </w:r>
      <w:proofErr w:type="spellStart"/>
      <w:r>
        <w:rPr>
          <w:rFonts w:ascii="Arial" w:hAnsi="Arial" w:cs="Arial"/>
          <w:sz w:val="28"/>
          <w:szCs w:val="28"/>
        </w:rPr>
        <w:t>kurwisana</w:t>
      </w:r>
      <w:proofErr w:type="spellEnd"/>
      <w:r>
        <w:rPr>
          <w:rFonts w:ascii="Arial" w:hAnsi="Arial" w:cs="Arial"/>
          <w:sz w:val="28"/>
          <w:szCs w:val="28"/>
        </w:rPr>
        <w:t xml:space="preserve"> </w:t>
      </w:r>
      <w:proofErr w:type="spellStart"/>
      <w:r>
        <w:rPr>
          <w:rFonts w:ascii="Arial" w:hAnsi="Arial" w:cs="Arial"/>
          <w:sz w:val="28"/>
          <w:szCs w:val="28"/>
        </w:rPr>
        <w:t>nani</w:t>
      </w:r>
      <w:proofErr w:type="spellEnd"/>
      <w:r>
        <w:rPr>
          <w:rFonts w:ascii="Arial" w:hAnsi="Arial" w:cs="Arial"/>
          <w:sz w:val="28"/>
          <w:szCs w:val="28"/>
        </w:rPr>
        <w:t xml:space="preserve">…? </w:t>
      </w:r>
      <w:r w:rsidRPr="00AE4311">
        <w:rPr>
          <w:rFonts w:ascii="Arial" w:hAnsi="Arial" w:cs="Arial"/>
          <w:sz w:val="18"/>
          <w:szCs w:val="18"/>
        </w:rPr>
        <w:t xml:space="preserve">[Congregation says, </w:t>
      </w:r>
      <w:r>
        <w:rPr>
          <w:rFonts w:ascii="Arial" w:hAnsi="Arial" w:cs="Arial"/>
          <w:sz w:val="18"/>
          <w:szCs w:val="18"/>
        </w:rPr>
        <w:t>‘</w:t>
      </w:r>
      <w:proofErr w:type="spellStart"/>
      <w:r>
        <w:rPr>
          <w:rFonts w:ascii="Arial" w:hAnsi="Arial" w:cs="Arial"/>
          <w:sz w:val="18"/>
          <w:szCs w:val="18"/>
        </w:rPr>
        <w:t>navo</w:t>
      </w:r>
      <w:proofErr w:type="spellEnd"/>
      <w:r>
        <w:rPr>
          <w:rFonts w:ascii="Arial" w:hAnsi="Arial" w:cs="Arial"/>
          <w:sz w:val="18"/>
          <w:szCs w:val="18"/>
        </w:rPr>
        <w:t>,’</w:t>
      </w:r>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navo</w:t>
      </w:r>
      <w:proofErr w:type="spellEnd"/>
      <w:r>
        <w:rPr>
          <w:rFonts w:ascii="Arial" w:hAnsi="Arial" w:cs="Arial"/>
          <w:sz w:val="28"/>
          <w:szCs w:val="28"/>
        </w:rPr>
        <w:t xml:space="preserve">. </w:t>
      </w:r>
      <w:proofErr w:type="spellStart"/>
      <w:r>
        <w:rPr>
          <w:rFonts w:ascii="Arial" w:hAnsi="Arial" w:cs="Arial"/>
          <w:sz w:val="28"/>
          <w:szCs w:val="28"/>
        </w:rPr>
        <w:t>Iwewe</w:t>
      </w:r>
      <w:proofErr w:type="spellEnd"/>
      <w:r>
        <w:rPr>
          <w:rFonts w:ascii="Arial" w:hAnsi="Arial" w:cs="Arial"/>
          <w:sz w:val="28"/>
          <w:szCs w:val="28"/>
        </w:rPr>
        <w:t xml:space="preserve"> </w:t>
      </w:r>
      <w:proofErr w:type="spellStart"/>
      <w:r>
        <w:rPr>
          <w:rFonts w:ascii="Arial" w:hAnsi="Arial" w:cs="Arial"/>
          <w:sz w:val="28"/>
          <w:szCs w:val="28"/>
        </w:rPr>
        <w:t>urikuda</w:t>
      </w:r>
      <w:proofErr w:type="spellEnd"/>
      <w:r>
        <w:rPr>
          <w:rFonts w:ascii="Arial" w:hAnsi="Arial" w:cs="Arial"/>
          <w:sz w:val="28"/>
          <w:szCs w:val="28"/>
        </w:rPr>
        <w:t xml:space="preserve"> </w:t>
      </w:r>
      <w:proofErr w:type="spellStart"/>
      <w:r>
        <w:rPr>
          <w:rFonts w:ascii="Arial" w:hAnsi="Arial" w:cs="Arial"/>
          <w:sz w:val="28"/>
          <w:szCs w:val="28"/>
        </w:rPr>
        <w:t>kuita</w:t>
      </w:r>
      <w:proofErr w:type="spellEnd"/>
      <w:r>
        <w:rPr>
          <w:rFonts w:ascii="Arial" w:hAnsi="Arial" w:cs="Arial"/>
          <w:sz w:val="28"/>
          <w:szCs w:val="28"/>
        </w:rPr>
        <w:t xml:space="preserve"> </w:t>
      </w:r>
      <w:proofErr w:type="spellStart"/>
      <w:r>
        <w:rPr>
          <w:rFonts w:ascii="Arial" w:hAnsi="Arial" w:cs="Arial"/>
          <w:sz w:val="28"/>
          <w:szCs w:val="28"/>
        </w:rPr>
        <w:t>zvekuda</w:t>
      </w:r>
      <w:proofErr w:type="spellEnd"/>
      <w:r>
        <w:rPr>
          <w:rFonts w:ascii="Arial" w:hAnsi="Arial" w:cs="Arial"/>
          <w:sz w:val="28"/>
          <w:szCs w:val="28"/>
        </w:rPr>
        <w:t xml:space="preserve"> </w:t>
      </w:r>
      <w:proofErr w:type="spellStart"/>
      <w:r>
        <w:rPr>
          <w:rFonts w:ascii="Arial" w:hAnsi="Arial" w:cs="Arial"/>
          <w:sz w:val="28"/>
          <w:szCs w:val="28"/>
        </w:rPr>
        <w:t>kuita</w:t>
      </w:r>
      <w:proofErr w:type="spellEnd"/>
      <w:r>
        <w:rPr>
          <w:rFonts w:ascii="Arial" w:hAnsi="Arial" w:cs="Arial"/>
          <w:sz w:val="28"/>
          <w:szCs w:val="28"/>
        </w:rPr>
        <w:t xml:space="preserve"> </w:t>
      </w:r>
      <w:proofErr w:type="spellStart"/>
      <w:r>
        <w:rPr>
          <w:rFonts w:ascii="Arial" w:hAnsi="Arial" w:cs="Arial"/>
          <w:sz w:val="28"/>
          <w:szCs w:val="28"/>
        </w:rPr>
        <w:t>dzvene</w:t>
      </w:r>
      <w:proofErr w:type="spellEnd"/>
      <w:r>
        <w:rPr>
          <w:rFonts w:ascii="Arial" w:hAnsi="Arial" w:cs="Arial"/>
          <w:sz w:val="28"/>
          <w:szCs w:val="28"/>
        </w:rPr>
        <w:t xml:space="preserve"> </w:t>
      </w:r>
      <w:proofErr w:type="spellStart"/>
      <w:r>
        <w:rPr>
          <w:rFonts w:ascii="Arial" w:hAnsi="Arial" w:cs="Arial"/>
          <w:sz w:val="28"/>
          <w:szCs w:val="28"/>
        </w:rPr>
        <w:t>nevana</w:t>
      </w:r>
      <w:proofErr w:type="spellEnd"/>
      <w:r>
        <w:rPr>
          <w:rFonts w:ascii="Arial" w:hAnsi="Arial" w:cs="Arial"/>
          <w:sz w:val="28"/>
          <w:szCs w:val="28"/>
        </w:rPr>
        <w:t xml:space="preserve"> </w:t>
      </w:r>
      <w:proofErr w:type="spellStart"/>
      <w:r>
        <w:rPr>
          <w:rFonts w:ascii="Arial" w:hAnsi="Arial" w:cs="Arial"/>
          <w:sz w:val="28"/>
          <w:szCs w:val="28"/>
        </w:rPr>
        <w:t>vako</w:t>
      </w:r>
      <w:proofErr w:type="spellEnd"/>
      <w:r>
        <w:rPr>
          <w:rFonts w:ascii="Arial" w:hAnsi="Arial" w:cs="Arial"/>
          <w:sz w:val="28"/>
          <w:szCs w:val="28"/>
        </w:rPr>
        <w:t xml:space="preserve">, </w:t>
      </w:r>
      <w:proofErr w:type="spellStart"/>
      <w:r>
        <w:rPr>
          <w:rFonts w:ascii="Arial" w:hAnsi="Arial" w:cs="Arial"/>
          <w:sz w:val="28"/>
          <w:szCs w:val="28"/>
        </w:rPr>
        <w:t>ibva</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w:t>
      </w:r>
      <w:proofErr w:type="spellStart"/>
      <w:r>
        <w:rPr>
          <w:rFonts w:ascii="Arial" w:hAnsi="Arial" w:cs="Arial"/>
          <w:sz w:val="28"/>
          <w:szCs w:val="28"/>
        </w:rPr>
        <w:t>uyende</w:t>
      </w:r>
      <w:proofErr w:type="spellEnd"/>
      <w:r>
        <w:rPr>
          <w:rFonts w:ascii="Arial" w:hAnsi="Arial" w:cs="Arial"/>
          <w:sz w:val="28"/>
          <w:szCs w:val="28"/>
        </w:rPr>
        <w:t xml:space="preserve"> </w:t>
      </w:r>
      <w:proofErr w:type="spellStart"/>
      <w:r>
        <w:rPr>
          <w:rFonts w:ascii="Arial" w:hAnsi="Arial" w:cs="Arial"/>
          <w:sz w:val="28"/>
          <w:szCs w:val="28"/>
        </w:rPr>
        <w:t>kumwe</w:t>
      </w:r>
      <w:proofErr w:type="spellEnd"/>
      <w:r>
        <w:rPr>
          <w:rFonts w:ascii="Arial" w:hAnsi="Arial" w:cs="Arial"/>
          <w:sz w:val="28"/>
          <w:szCs w:val="28"/>
        </w:rPr>
        <w:t xml:space="preserve">.” </w:t>
      </w:r>
      <w:proofErr w:type="spellStart"/>
      <w:r>
        <w:rPr>
          <w:rFonts w:ascii="Arial" w:hAnsi="Arial" w:cs="Arial"/>
          <w:sz w:val="28"/>
          <w:szCs w:val="28"/>
        </w:rPr>
        <w:t>Ukavaregera</w:t>
      </w:r>
      <w:proofErr w:type="spellEnd"/>
      <w:r>
        <w:rPr>
          <w:rFonts w:ascii="Arial" w:hAnsi="Arial" w:cs="Arial"/>
          <w:sz w:val="28"/>
          <w:szCs w:val="28"/>
        </w:rPr>
        <w:t xml:space="preserve"> ka…</w:t>
      </w:r>
      <w:ins w:author="Transcriber01 JHB" w:date="2025-08-25T11:26:00Z" w16du:dateUtc="2025-08-25T09:26:00Z" w:id="177">
        <w:r>
          <w:rPr>
            <w:rFonts w:ascii="Arial" w:hAnsi="Arial" w:cs="Arial"/>
            <w:sz w:val="28"/>
            <w:szCs w:val="28"/>
          </w:rPr>
          <w:t xml:space="preserve"> </w:t>
        </w:r>
      </w:ins>
      <w:proofErr w:type="spellStart"/>
      <w:r>
        <w:rPr>
          <w:rFonts w:ascii="Arial" w:hAnsi="Arial" w:cs="Arial"/>
          <w:sz w:val="28"/>
          <w:szCs w:val="28"/>
        </w:rPr>
        <w:t>Zvino</w:t>
      </w:r>
      <w:proofErr w:type="spellEnd"/>
      <w:r>
        <w:rPr>
          <w:rFonts w:ascii="Arial" w:hAnsi="Arial" w:cs="Arial"/>
          <w:sz w:val="28"/>
          <w:szCs w:val="28"/>
        </w:rPr>
        <w:t xml:space="preserve"> </w:t>
      </w:r>
      <w:proofErr w:type="spellStart"/>
      <w:r>
        <w:rPr>
          <w:rFonts w:ascii="Arial" w:hAnsi="Arial" w:cs="Arial"/>
          <w:sz w:val="28"/>
          <w:szCs w:val="28"/>
        </w:rPr>
        <w:t>manje</w:t>
      </w:r>
      <w:proofErr w:type="spellEnd"/>
      <w:r>
        <w:rPr>
          <w:rFonts w:ascii="Arial" w:hAnsi="Arial" w:cs="Arial"/>
          <w:sz w:val="28"/>
          <w:szCs w:val="28"/>
        </w:rPr>
        <w:t xml:space="preserve"> kana </w:t>
      </w:r>
      <w:proofErr w:type="spellStart"/>
      <w:r>
        <w:rPr>
          <w:rFonts w:ascii="Arial" w:hAnsi="Arial" w:cs="Arial"/>
          <w:sz w:val="28"/>
          <w:szCs w:val="28"/>
        </w:rPr>
        <w:t>usina</w:t>
      </w:r>
      <w:proofErr w:type="spellEnd"/>
      <w:r>
        <w:rPr>
          <w:rFonts w:ascii="Arial" w:hAnsi="Arial" w:cs="Arial"/>
          <w:sz w:val="28"/>
          <w:szCs w:val="28"/>
        </w:rPr>
        <w:t xml:space="preserve"> </w:t>
      </w:r>
      <w:proofErr w:type="spellStart"/>
      <w:r>
        <w:rPr>
          <w:rFonts w:ascii="Arial" w:hAnsi="Arial" w:cs="Arial"/>
          <w:sz w:val="28"/>
          <w:szCs w:val="28"/>
        </w:rPr>
        <w:t>chinhu</w:t>
      </w:r>
      <w:proofErr w:type="spellEnd"/>
      <w:r>
        <w:rPr>
          <w:rFonts w:ascii="Arial" w:hAnsi="Arial" w:cs="Arial"/>
          <w:sz w:val="28"/>
          <w:szCs w:val="28"/>
        </w:rPr>
        <w:t xml:space="preserve"> </w:t>
      </w:r>
      <w:proofErr w:type="spellStart"/>
      <w:r>
        <w:rPr>
          <w:rFonts w:ascii="Arial" w:hAnsi="Arial" w:cs="Arial"/>
          <w:sz w:val="28"/>
          <w:szCs w:val="28"/>
        </w:rPr>
        <w:t>unozviita</w:t>
      </w:r>
      <w:proofErr w:type="spellEnd"/>
      <w:r>
        <w:rPr>
          <w:rFonts w:ascii="Arial" w:hAnsi="Arial" w:cs="Arial"/>
          <w:sz w:val="28"/>
          <w:szCs w:val="28"/>
        </w:rPr>
        <w:t xml:space="preserve"> </w:t>
      </w:r>
      <w:proofErr w:type="spellStart"/>
      <w:r>
        <w:rPr>
          <w:rFonts w:ascii="Arial" w:hAnsi="Arial" w:cs="Arial"/>
          <w:sz w:val="28"/>
          <w:szCs w:val="28"/>
        </w:rPr>
        <w:t>kupi</w:t>
      </w:r>
      <w:proofErr w:type="spellEnd"/>
      <w:r>
        <w:rPr>
          <w:rFonts w:ascii="Arial" w:hAnsi="Arial" w:cs="Arial"/>
          <w:sz w:val="28"/>
          <w:szCs w:val="28"/>
        </w:rPr>
        <w:t xml:space="preserve">? </w:t>
      </w:r>
      <w:proofErr w:type="spellStart"/>
      <w:r>
        <w:rPr>
          <w:rFonts w:ascii="Arial" w:hAnsi="Arial" w:cs="Arial"/>
          <w:sz w:val="28"/>
          <w:szCs w:val="28"/>
        </w:rPr>
        <w:t>Hauna</w:t>
      </w:r>
      <w:proofErr w:type="spellEnd"/>
      <w:r>
        <w:rPr>
          <w:rFonts w:ascii="Arial" w:hAnsi="Arial" w:cs="Arial"/>
          <w:sz w:val="28"/>
          <w:szCs w:val="28"/>
        </w:rPr>
        <w:t xml:space="preserve"> kana </w:t>
      </w:r>
      <w:proofErr w:type="spellStart"/>
      <w:r>
        <w:rPr>
          <w:rFonts w:ascii="Arial" w:hAnsi="Arial" w:cs="Arial"/>
          <w:sz w:val="28"/>
          <w:szCs w:val="28"/>
        </w:rPr>
        <w:t>pekuketera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vacho</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ukete</w:t>
      </w:r>
      <w:proofErr w:type="spellEnd"/>
      <w:r>
        <w:rPr>
          <w:rFonts w:ascii="Arial" w:hAnsi="Arial" w:cs="Arial"/>
          <w:sz w:val="28"/>
          <w:szCs w:val="28"/>
        </w:rPr>
        <w:t xml:space="preserve"> </w:t>
      </w:r>
      <w:proofErr w:type="spellStart"/>
      <w:r>
        <w:rPr>
          <w:rFonts w:ascii="Arial" w:hAnsi="Arial" w:cs="Arial"/>
          <w:sz w:val="28"/>
          <w:szCs w:val="28"/>
        </w:rPr>
        <w:t>uti</w:t>
      </w:r>
      <w:proofErr w:type="spellEnd"/>
      <w:r>
        <w:rPr>
          <w:rFonts w:ascii="Arial" w:hAnsi="Arial" w:cs="Arial"/>
          <w:sz w:val="28"/>
          <w:szCs w:val="28"/>
        </w:rPr>
        <w:t>…</w:t>
      </w:r>
      <w:proofErr w:type="spellStart"/>
      <w:r>
        <w:rPr>
          <w:rFonts w:ascii="Arial" w:hAnsi="Arial" w:cs="Arial"/>
          <w:sz w:val="28"/>
          <w:szCs w:val="28"/>
        </w:rPr>
        <w:t>nekwokudzingira</w:t>
      </w:r>
      <w:proofErr w:type="spellEnd"/>
      <w:r>
        <w:rPr>
          <w:rFonts w:ascii="Arial" w:hAnsi="Arial" w:cs="Arial"/>
          <w:sz w:val="28"/>
          <w:szCs w:val="28"/>
        </w:rPr>
        <w:t xml:space="preserve"> </w:t>
      </w:r>
      <w:proofErr w:type="spellStart"/>
      <w:r>
        <w:rPr>
          <w:rFonts w:ascii="Arial" w:hAnsi="Arial" w:cs="Arial"/>
          <w:sz w:val="28"/>
          <w:szCs w:val="28"/>
        </w:rPr>
        <w:t>umwe</w:t>
      </w:r>
      <w:proofErr w:type="spellEnd"/>
      <w:r>
        <w:rPr>
          <w:rFonts w:ascii="Arial" w:hAnsi="Arial" w:cs="Arial"/>
          <w:sz w:val="28"/>
          <w:szCs w:val="28"/>
        </w:rPr>
        <w:t xml:space="preserve"> </w:t>
      </w:r>
      <w:proofErr w:type="spellStart"/>
      <w:r>
        <w:rPr>
          <w:rFonts w:ascii="Arial" w:hAnsi="Arial" w:cs="Arial"/>
          <w:sz w:val="28"/>
          <w:szCs w:val="28"/>
        </w:rPr>
        <w:t>wacho</w:t>
      </w:r>
      <w:proofErr w:type="spellEnd"/>
      <w:r>
        <w:rPr>
          <w:rFonts w:ascii="Arial" w:hAnsi="Arial" w:cs="Arial"/>
          <w:sz w:val="28"/>
          <w:szCs w:val="28"/>
        </w:rPr>
        <w:t xml:space="preserve"> </w:t>
      </w:r>
      <w:proofErr w:type="spellStart"/>
      <w:r>
        <w:rPr>
          <w:rFonts w:ascii="Arial" w:hAnsi="Arial" w:cs="Arial"/>
          <w:sz w:val="28"/>
          <w:szCs w:val="28"/>
        </w:rPr>
        <w:t>uyo</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ayende</w:t>
      </w:r>
      <w:proofErr w:type="spellEnd"/>
      <w:r>
        <w:rPr>
          <w:rFonts w:ascii="Arial" w:hAnsi="Arial" w:cs="Arial"/>
          <w:sz w:val="28"/>
          <w:szCs w:val="28"/>
        </w:rPr>
        <w:t xml:space="preserve">. </w:t>
      </w:r>
      <w:r w:rsidRPr="0047734F">
        <w:rPr>
          <w:rFonts w:ascii="Arial" w:hAnsi="Arial" w:cs="Arial"/>
          <w:sz w:val="18"/>
          <w:szCs w:val="18"/>
        </w:rPr>
        <w:t>[Congregation laughs—ED]</w:t>
      </w:r>
      <w:r>
        <w:rPr>
          <w:rFonts w:ascii="Arial" w:hAnsi="Arial" w:cs="Arial"/>
          <w:sz w:val="28"/>
          <w:szCs w:val="28"/>
        </w:rPr>
        <w:t xml:space="preserve"> Uri </w:t>
      </w:r>
      <w:proofErr w:type="spellStart"/>
      <w:r>
        <w:rPr>
          <w:rFonts w:ascii="Arial" w:hAnsi="Arial" w:cs="Arial"/>
          <w:sz w:val="28"/>
          <w:szCs w:val="28"/>
        </w:rPr>
        <w:t>hwava</w:t>
      </w:r>
      <w:proofErr w:type="spellEnd"/>
      <w:r>
        <w:rPr>
          <w:rFonts w:ascii="Arial" w:hAnsi="Arial" w:cs="Arial"/>
          <w:sz w:val="28"/>
          <w:szCs w:val="28"/>
        </w:rPr>
        <w:t>.</w:t>
      </w:r>
    </w:p>
    <w:p w:rsidR="001847F0" w:rsidP="001847F0" w:rsidRDefault="001847F0" w14:paraId="51246878" w14:textId="77777777">
      <w:pPr>
        <w:jc w:val="both"/>
        <w:rPr>
          <w:rFonts w:ascii="Arial" w:hAnsi="Arial" w:cs="Arial"/>
          <w:sz w:val="28"/>
          <w:szCs w:val="28"/>
        </w:rPr>
      </w:pPr>
      <w:r w:rsidRPr="002D5B23">
        <w:rPr>
          <w:rFonts w:ascii="Arial" w:hAnsi="Arial" w:cs="Arial"/>
          <w:sz w:val="28"/>
          <w:szCs w:val="28"/>
          <w:vertAlign w:val="superscript"/>
        </w:rPr>
        <w:t>226</w:t>
      </w:r>
      <w:r w:rsidRPr="00B81AD4">
        <w:rPr>
          <w:rFonts w:ascii="Arial" w:hAnsi="Arial" w:cs="Arial"/>
          <w:sz w:val="28"/>
          <w:szCs w:val="28"/>
        </w:rPr>
        <w:t xml:space="preserve">Zvino kana </w:t>
      </w:r>
      <w:proofErr w:type="spellStart"/>
      <w:r w:rsidRPr="00B81AD4">
        <w:rPr>
          <w:rFonts w:ascii="Arial" w:hAnsi="Arial" w:cs="Arial"/>
          <w:sz w:val="28"/>
          <w:szCs w:val="28"/>
        </w:rPr>
        <w:t>une</w:t>
      </w:r>
      <w:proofErr w:type="spellEnd"/>
      <w:r w:rsidRPr="00B81AD4">
        <w:rPr>
          <w:rFonts w:ascii="Arial" w:hAnsi="Arial" w:cs="Arial"/>
          <w:sz w:val="28"/>
          <w:szCs w:val="28"/>
        </w:rPr>
        <w:t xml:space="preserve"> </w:t>
      </w:r>
      <w:proofErr w:type="spellStart"/>
      <w:r w:rsidRPr="00B81AD4">
        <w:rPr>
          <w:rFonts w:ascii="Arial" w:hAnsi="Arial" w:cs="Arial"/>
          <w:sz w:val="28"/>
          <w:szCs w:val="28"/>
        </w:rPr>
        <w:t>zvinhu</w:t>
      </w:r>
      <w:proofErr w:type="spellEnd"/>
      <w:r w:rsidRPr="00B81AD4">
        <w:rPr>
          <w:rFonts w:ascii="Arial" w:hAnsi="Arial" w:cs="Arial"/>
          <w:sz w:val="28"/>
          <w:szCs w:val="28"/>
        </w:rPr>
        <w:t xml:space="preserve"> </w:t>
      </w:r>
      <w:proofErr w:type="spellStart"/>
      <w:r w:rsidRPr="00B81AD4">
        <w:rPr>
          <w:rFonts w:ascii="Arial" w:hAnsi="Arial" w:cs="Arial"/>
          <w:sz w:val="28"/>
          <w:szCs w:val="28"/>
        </w:rPr>
        <w:t>zvako</w:t>
      </w:r>
      <w:proofErr w:type="spellEnd"/>
      <w:r w:rsidRPr="00B81AD4">
        <w:rPr>
          <w:rFonts w:ascii="Arial" w:hAnsi="Arial" w:cs="Arial"/>
          <w:sz w:val="28"/>
          <w:szCs w:val="28"/>
        </w:rPr>
        <w:t xml:space="preserve"> </w:t>
      </w:r>
      <w:proofErr w:type="spellStart"/>
      <w:r w:rsidRPr="00B81AD4">
        <w:rPr>
          <w:rFonts w:ascii="Arial" w:hAnsi="Arial" w:cs="Arial"/>
          <w:sz w:val="28"/>
          <w:szCs w:val="28"/>
        </w:rPr>
        <w:t>manje</w:t>
      </w:r>
      <w:proofErr w:type="spellEnd"/>
      <w:r w:rsidRPr="00B81AD4">
        <w:rPr>
          <w:rFonts w:ascii="Arial" w:hAnsi="Arial" w:cs="Arial"/>
          <w:sz w:val="28"/>
          <w:szCs w:val="28"/>
        </w:rPr>
        <w:t xml:space="preserve"> </w:t>
      </w:r>
      <w:proofErr w:type="spellStart"/>
      <w:r w:rsidRPr="00B81AD4">
        <w:rPr>
          <w:rFonts w:ascii="Arial" w:hAnsi="Arial" w:cs="Arial"/>
          <w:sz w:val="28"/>
          <w:szCs w:val="28"/>
        </w:rPr>
        <w:t>wa</w:t>
      </w:r>
      <w:r>
        <w:rPr>
          <w:rFonts w:ascii="Arial" w:hAnsi="Arial" w:cs="Arial"/>
          <w:sz w:val="28"/>
          <w:szCs w:val="28"/>
        </w:rPr>
        <w:t>kati</w:t>
      </w:r>
      <w:proofErr w:type="spellEnd"/>
      <w:r>
        <w:rPr>
          <w:rFonts w:ascii="Arial" w:hAnsi="Arial" w:cs="Arial"/>
          <w:sz w:val="28"/>
          <w:szCs w:val="28"/>
        </w:rPr>
        <w:t xml:space="preserve"> Mwari </w:t>
      </w:r>
      <w:proofErr w:type="spellStart"/>
      <w:r>
        <w:rPr>
          <w:rFonts w:ascii="Arial" w:hAnsi="Arial" w:cs="Arial"/>
          <w:sz w:val="28"/>
          <w:szCs w:val="28"/>
        </w:rPr>
        <w:t>rino</w:t>
      </w:r>
      <w:proofErr w:type="spellEnd"/>
      <w:r>
        <w:rPr>
          <w:rFonts w:ascii="Arial" w:hAnsi="Arial" w:cs="Arial"/>
          <w:sz w:val="28"/>
          <w:szCs w:val="28"/>
        </w:rPr>
        <w:t xml:space="preserve"> </w:t>
      </w:r>
      <w:proofErr w:type="spellStart"/>
      <w:r>
        <w:rPr>
          <w:rFonts w:ascii="Arial" w:hAnsi="Arial" w:cs="Arial"/>
          <w:sz w:val="28"/>
          <w:szCs w:val="28"/>
        </w:rPr>
        <w:t>igore</w:t>
      </w:r>
      <w:proofErr w:type="spellEnd"/>
      <w:r>
        <w:rPr>
          <w:rFonts w:ascii="Arial" w:hAnsi="Arial" w:cs="Arial"/>
          <w:sz w:val="28"/>
          <w:szCs w:val="28"/>
        </w:rPr>
        <w:t xml:space="preserve"> </w:t>
      </w:r>
      <w:proofErr w:type="spellStart"/>
      <w:r>
        <w:rPr>
          <w:rFonts w:ascii="Arial" w:hAnsi="Arial" w:cs="Arial"/>
          <w:sz w:val="28"/>
          <w:szCs w:val="28"/>
        </w:rPr>
        <w:t>resanduko</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Unotaura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“Mai </w:t>
      </w:r>
      <w:proofErr w:type="spellStart"/>
      <w:r>
        <w:rPr>
          <w:rFonts w:ascii="Arial" w:hAnsi="Arial" w:cs="Arial"/>
          <w:sz w:val="28"/>
          <w:szCs w:val="28"/>
        </w:rPr>
        <w:t>Shiphra</w:t>
      </w:r>
      <w:proofErr w:type="spellEnd"/>
      <w:r>
        <w:rPr>
          <w:rFonts w:ascii="Arial" w:hAnsi="Arial" w:cs="Arial"/>
          <w:sz w:val="28"/>
          <w:szCs w:val="28"/>
        </w:rPr>
        <w:t xml:space="preserve"> ka, </w:t>
      </w:r>
      <w:proofErr w:type="spellStart"/>
      <w:r>
        <w:rPr>
          <w:rFonts w:ascii="Arial" w:hAnsi="Arial" w:cs="Arial"/>
          <w:sz w:val="28"/>
          <w:szCs w:val="28"/>
        </w:rPr>
        <w:t>huvahosi</w:t>
      </w:r>
      <w:proofErr w:type="spellEnd"/>
      <w:r>
        <w:rPr>
          <w:rFonts w:ascii="Arial" w:hAnsi="Arial" w:cs="Arial"/>
          <w:sz w:val="28"/>
          <w:szCs w:val="28"/>
        </w:rPr>
        <w:t xml:space="preserve"> </w:t>
      </w:r>
      <w:proofErr w:type="spellStart"/>
      <w:r>
        <w:rPr>
          <w:rFonts w:ascii="Arial" w:hAnsi="Arial" w:cs="Arial"/>
          <w:sz w:val="28"/>
          <w:szCs w:val="28"/>
        </w:rPr>
        <w:t>hwako</w:t>
      </w:r>
      <w:proofErr w:type="spellEnd"/>
      <w:r>
        <w:rPr>
          <w:rFonts w:ascii="Arial" w:hAnsi="Arial" w:cs="Arial"/>
          <w:sz w:val="28"/>
          <w:szCs w:val="28"/>
        </w:rPr>
        <w:t xml:space="preserve"> </w:t>
      </w:r>
      <w:proofErr w:type="spellStart"/>
      <w:r>
        <w:rPr>
          <w:rFonts w:ascii="Arial" w:hAnsi="Arial" w:cs="Arial"/>
          <w:sz w:val="28"/>
          <w:szCs w:val="28"/>
        </w:rPr>
        <w:t>hwakukanganisa</w:t>
      </w:r>
      <w:proofErr w:type="spellEnd"/>
      <w:r>
        <w:rPr>
          <w:rFonts w:ascii="Arial" w:hAnsi="Arial" w:cs="Arial"/>
          <w:sz w:val="28"/>
          <w:szCs w:val="28"/>
        </w:rPr>
        <w:t xml:space="preserve">. </w:t>
      </w:r>
      <w:proofErr w:type="spellStart"/>
      <w:r>
        <w:rPr>
          <w:rFonts w:ascii="Arial" w:hAnsi="Arial" w:cs="Arial"/>
          <w:sz w:val="28"/>
          <w:szCs w:val="28"/>
        </w:rPr>
        <w:t>Chidzokera</w:t>
      </w:r>
      <w:proofErr w:type="spellEnd"/>
      <w:r>
        <w:rPr>
          <w:rFonts w:ascii="Arial" w:hAnsi="Arial" w:cs="Arial"/>
          <w:sz w:val="28"/>
          <w:szCs w:val="28"/>
        </w:rPr>
        <w:t xml:space="preserve"> </w:t>
      </w:r>
      <w:proofErr w:type="spellStart"/>
      <w:r>
        <w:rPr>
          <w:rFonts w:ascii="Arial" w:hAnsi="Arial" w:cs="Arial"/>
          <w:sz w:val="28"/>
          <w:szCs w:val="28"/>
        </w:rPr>
        <w:t>ku</w:t>
      </w:r>
      <w:proofErr w:type="spellEnd"/>
      <w:r>
        <w:rPr>
          <w:rFonts w:ascii="Arial" w:hAnsi="Arial" w:cs="Arial"/>
          <w:sz w:val="28"/>
          <w:szCs w:val="28"/>
        </w:rPr>
        <w:t xml:space="preserve"> Ridgemont. But Zinzi </w:t>
      </w:r>
      <w:proofErr w:type="spellStart"/>
      <w:r>
        <w:rPr>
          <w:rFonts w:ascii="Arial" w:hAnsi="Arial" w:cs="Arial"/>
          <w:sz w:val="28"/>
          <w:szCs w:val="28"/>
        </w:rPr>
        <w:t>anosara</w:t>
      </w:r>
      <w:proofErr w:type="spellEnd"/>
      <w:r>
        <w:rPr>
          <w:rFonts w:ascii="Arial" w:hAnsi="Arial" w:cs="Arial"/>
          <w:sz w:val="28"/>
          <w:szCs w:val="28"/>
        </w:rPr>
        <w:t xml:space="preserve"> pa…? </w:t>
      </w:r>
      <w:r w:rsidRPr="00AE4311">
        <w:rPr>
          <w:rFonts w:ascii="Arial" w:hAnsi="Arial" w:cs="Arial"/>
          <w:sz w:val="18"/>
          <w:szCs w:val="18"/>
        </w:rPr>
        <w:t xml:space="preserve">[Congregation says, </w:t>
      </w:r>
      <w:r>
        <w:rPr>
          <w:rFonts w:ascii="Arial" w:hAnsi="Arial" w:cs="Arial"/>
          <w:sz w:val="18"/>
          <w:szCs w:val="18"/>
        </w:rPr>
        <w:t>‘</w:t>
      </w:r>
      <w:proofErr w:type="spellStart"/>
      <w:r>
        <w:rPr>
          <w:rFonts w:ascii="Arial" w:hAnsi="Arial" w:cs="Arial"/>
          <w:sz w:val="18"/>
          <w:szCs w:val="18"/>
        </w:rPr>
        <w:t>pano</w:t>
      </w:r>
      <w:proofErr w:type="spellEnd"/>
      <w:r w:rsidRPr="00AE4311">
        <w:rPr>
          <w:rFonts w:ascii="Arial" w:hAnsi="Arial" w:cs="Arial"/>
          <w:sz w:val="18"/>
          <w:szCs w:val="18"/>
        </w:rPr>
        <w:t>.</w:t>
      </w:r>
      <w:r>
        <w:rPr>
          <w:rFonts w:ascii="Arial" w:hAnsi="Arial" w:cs="Arial"/>
          <w:sz w:val="18"/>
          <w:szCs w:val="18"/>
        </w:rPr>
        <w:t>’</w:t>
      </w:r>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Ropafadzo </w:t>
      </w:r>
      <w:proofErr w:type="spellStart"/>
      <w:r>
        <w:rPr>
          <w:rFonts w:ascii="Arial" w:hAnsi="Arial" w:cs="Arial"/>
          <w:sz w:val="28"/>
          <w:szCs w:val="28"/>
        </w:rPr>
        <w:t>anosara</w:t>
      </w:r>
      <w:proofErr w:type="spellEnd"/>
      <w:r>
        <w:rPr>
          <w:rFonts w:ascii="Arial" w:hAnsi="Arial" w:cs="Arial"/>
          <w:sz w:val="28"/>
          <w:szCs w:val="28"/>
        </w:rPr>
        <w:t xml:space="preserve"> pa…? </w:t>
      </w:r>
      <w:r w:rsidRPr="00AE4311">
        <w:rPr>
          <w:rFonts w:ascii="Arial" w:hAnsi="Arial" w:cs="Arial"/>
          <w:sz w:val="18"/>
          <w:szCs w:val="18"/>
        </w:rPr>
        <w:t xml:space="preserve">[Congregation says, </w:t>
      </w:r>
      <w:r>
        <w:rPr>
          <w:rFonts w:ascii="Arial" w:hAnsi="Arial" w:cs="Arial"/>
          <w:sz w:val="18"/>
          <w:szCs w:val="18"/>
        </w:rPr>
        <w:t>‘</w:t>
      </w:r>
      <w:proofErr w:type="spellStart"/>
      <w:r>
        <w:rPr>
          <w:rFonts w:ascii="Arial" w:hAnsi="Arial" w:cs="Arial"/>
          <w:sz w:val="18"/>
          <w:szCs w:val="18"/>
        </w:rPr>
        <w:t>pano</w:t>
      </w:r>
      <w:proofErr w:type="spellEnd"/>
      <w:r>
        <w:rPr>
          <w:rFonts w:ascii="Arial" w:hAnsi="Arial" w:cs="Arial"/>
          <w:sz w:val="18"/>
          <w:szCs w:val="18"/>
        </w:rPr>
        <w:t>.’</w:t>
      </w:r>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Zoe </w:t>
      </w:r>
      <w:proofErr w:type="spellStart"/>
      <w:r>
        <w:rPr>
          <w:rFonts w:ascii="Arial" w:hAnsi="Arial" w:cs="Arial"/>
          <w:sz w:val="28"/>
          <w:szCs w:val="28"/>
        </w:rPr>
        <w:t>anosara</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w:t>
      </w:r>
      <w:proofErr w:type="spellStart"/>
      <w:r>
        <w:rPr>
          <w:rFonts w:ascii="Arial" w:hAnsi="Arial" w:cs="Arial"/>
          <w:sz w:val="28"/>
          <w:szCs w:val="28"/>
        </w:rPr>
        <w:t>Iwe</w:t>
      </w:r>
      <w:proofErr w:type="spellEnd"/>
      <w:r>
        <w:rPr>
          <w:rFonts w:ascii="Arial" w:hAnsi="Arial" w:cs="Arial"/>
          <w:sz w:val="28"/>
          <w:szCs w:val="28"/>
        </w:rPr>
        <w:t xml:space="preserve"> </w:t>
      </w:r>
      <w:proofErr w:type="spellStart"/>
      <w:r>
        <w:rPr>
          <w:rFonts w:ascii="Arial" w:hAnsi="Arial" w:cs="Arial"/>
          <w:sz w:val="28"/>
          <w:szCs w:val="28"/>
        </w:rPr>
        <w:t>enda</w:t>
      </w:r>
      <w:proofErr w:type="spellEnd"/>
      <w:r>
        <w:rPr>
          <w:rFonts w:ascii="Arial" w:hAnsi="Arial" w:cs="Arial"/>
          <w:sz w:val="28"/>
          <w:szCs w:val="28"/>
        </w:rPr>
        <w:t xml:space="preserve">. Ende </w:t>
      </w:r>
      <w:proofErr w:type="spellStart"/>
      <w:r>
        <w:rPr>
          <w:rFonts w:ascii="Arial" w:hAnsi="Arial" w:cs="Arial"/>
          <w:sz w:val="28"/>
          <w:szCs w:val="28"/>
        </w:rPr>
        <w:t>ku</w:t>
      </w:r>
      <w:proofErr w:type="spellEnd"/>
      <w:r>
        <w:rPr>
          <w:rFonts w:ascii="Arial" w:hAnsi="Arial" w:cs="Arial"/>
          <w:sz w:val="28"/>
          <w:szCs w:val="28"/>
        </w:rPr>
        <w:t xml:space="preserve"> holiday </w:t>
      </w:r>
      <w:proofErr w:type="spellStart"/>
      <w:r>
        <w:rPr>
          <w:rFonts w:ascii="Arial" w:hAnsi="Arial" w:cs="Arial"/>
          <w:sz w:val="28"/>
          <w:szCs w:val="28"/>
        </w:rPr>
        <w:t>havachauya</w:t>
      </w:r>
      <w:proofErr w:type="spellEnd"/>
      <w:r>
        <w:rPr>
          <w:rFonts w:ascii="Arial" w:hAnsi="Arial" w:cs="Arial"/>
          <w:sz w:val="28"/>
          <w:szCs w:val="28"/>
        </w:rPr>
        <w:t xml:space="preserve">.” </w:t>
      </w:r>
      <w:proofErr w:type="spellStart"/>
      <w:r>
        <w:rPr>
          <w:rFonts w:ascii="Arial" w:hAnsi="Arial" w:cs="Arial"/>
          <w:sz w:val="28"/>
          <w:szCs w:val="28"/>
        </w:rPr>
        <w:t>Unenge</w:t>
      </w:r>
      <w:proofErr w:type="spellEnd"/>
      <w:r>
        <w:rPr>
          <w:rFonts w:ascii="Arial" w:hAnsi="Arial" w:cs="Arial"/>
          <w:sz w:val="28"/>
          <w:szCs w:val="28"/>
        </w:rPr>
        <w:t xml:space="preserve"> </w:t>
      </w:r>
      <w:proofErr w:type="spellStart"/>
      <w:r>
        <w:rPr>
          <w:rFonts w:ascii="Arial" w:hAnsi="Arial" w:cs="Arial"/>
          <w:sz w:val="28"/>
          <w:szCs w:val="28"/>
        </w:rPr>
        <w:t>waakungogarira</w:t>
      </w:r>
      <w:proofErr w:type="spellEnd"/>
      <w:r>
        <w:rPr>
          <w:rFonts w:ascii="Arial" w:hAnsi="Arial" w:cs="Arial"/>
          <w:sz w:val="28"/>
          <w:szCs w:val="28"/>
        </w:rPr>
        <w:t xml:space="preserve"> </w:t>
      </w:r>
      <w:proofErr w:type="spellStart"/>
      <w:r>
        <w:rPr>
          <w:rFonts w:ascii="Arial" w:hAnsi="Arial" w:cs="Arial"/>
          <w:sz w:val="28"/>
          <w:szCs w:val="28"/>
        </w:rPr>
        <w:t>pafoni</w:t>
      </w:r>
      <w:proofErr w:type="spellEnd"/>
      <w:r>
        <w:rPr>
          <w:rFonts w:ascii="Arial" w:hAnsi="Arial" w:cs="Arial"/>
          <w:sz w:val="28"/>
          <w:szCs w:val="28"/>
        </w:rPr>
        <w:t>, “</w:t>
      </w:r>
      <w:proofErr w:type="spellStart"/>
      <w:r>
        <w:rPr>
          <w:rFonts w:ascii="Arial" w:hAnsi="Arial" w:cs="Arial"/>
          <w:sz w:val="28"/>
          <w:szCs w:val="28"/>
        </w:rPr>
        <w:t>Kwakadii</w:t>
      </w:r>
      <w:proofErr w:type="spellEnd"/>
      <w:r>
        <w:rPr>
          <w:rFonts w:ascii="Arial" w:hAnsi="Arial" w:cs="Arial"/>
          <w:sz w:val="28"/>
          <w:szCs w:val="28"/>
        </w:rPr>
        <w:t xml:space="preserve"> </w:t>
      </w:r>
      <w:proofErr w:type="spellStart"/>
      <w:r>
        <w:rPr>
          <w:rFonts w:ascii="Arial" w:hAnsi="Arial" w:cs="Arial"/>
          <w:sz w:val="28"/>
          <w:szCs w:val="28"/>
        </w:rPr>
        <w:t>ikoko</w:t>
      </w:r>
      <w:proofErr w:type="spellEnd"/>
      <w:r>
        <w:rPr>
          <w:rFonts w:ascii="Arial" w:hAnsi="Arial" w:cs="Arial"/>
          <w:sz w:val="28"/>
          <w:szCs w:val="28"/>
        </w:rPr>
        <w:t xml:space="preserve">?” </w:t>
      </w:r>
      <w:proofErr w:type="spellStart"/>
      <w:r>
        <w:rPr>
          <w:rFonts w:ascii="Arial" w:hAnsi="Arial" w:cs="Arial"/>
          <w:sz w:val="28"/>
          <w:szCs w:val="28"/>
        </w:rPr>
        <w:t>Ndikaona</w:t>
      </w:r>
      <w:proofErr w:type="spellEnd"/>
      <w:r>
        <w:rPr>
          <w:rFonts w:ascii="Arial" w:hAnsi="Arial" w:cs="Arial"/>
          <w:sz w:val="28"/>
          <w:szCs w:val="28"/>
        </w:rPr>
        <w:t xml:space="preserve"> </w:t>
      </w:r>
      <w:proofErr w:type="spellStart"/>
      <w:r>
        <w:rPr>
          <w:rFonts w:ascii="Arial" w:hAnsi="Arial" w:cs="Arial"/>
          <w:sz w:val="28"/>
          <w:szCs w:val="28"/>
        </w:rPr>
        <w:t>twanyanya</w:t>
      </w:r>
      <w:proofErr w:type="spellEnd"/>
      <w:r>
        <w:rPr>
          <w:rFonts w:ascii="Arial" w:hAnsi="Arial" w:cs="Arial"/>
          <w:sz w:val="28"/>
          <w:szCs w:val="28"/>
        </w:rPr>
        <w:t xml:space="preserve"> </w:t>
      </w:r>
      <w:proofErr w:type="spellStart"/>
      <w:r>
        <w:rPr>
          <w:rFonts w:ascii="Arial" w:hAnsi="Arial" w:cs="Arial"/>
          <w:sz w:val="28"/>
          <w:szCs w:val="28"/>
        </w:rPr>
        <w:t>tufoni</w:t>
      </w:r>
      <w:proofErr w:type="spellEnd"/>
      <w:r>
        <w:rPr>
          <w:rFonts w:ascii="Arial" w:hAnsi="Arial" w:cs="Arial"/>
          <w:sz w:val="28"/>
          <w:szCs w:val="28"/>
        </w:rPr>
        <w:t xml:space="preserve"> </w:t>
      </w:r>
      <w:proofErr w:type="spellStart"/>
      <w:r>
        <w:rPr>
          <w:rFonts w:ascii="Arial" w:hAnsi="Arial" w:cs="Arial"/>
          <w:sz w:val="28"/>
          <w:szCs w:val="28"/>
        </w:rPr>
        <w:t>twacho</w:t>
      </w:r>
      <w:proofErr w:type="spellEnd"/>
      <w:r>
        <w:rPr>
          <w:rFonts w:ascii="Arial" w:hAnsi="Arial" w:cs="Arial"/>
          <w:sz w:val="28"/>
          <w:szCs w:val="28"/>
        </w:rPr>
        <w:t xml:space="preserve"> </w:t>
      </w:r>
      <w:proofErr w:type="spellStart"/>
      <w:r>
        <w:rPr>
          <w:rFonts w:ascii="Arial" w:hAnsi="Arial" w:cs="Arial"/>
          <w:sz w:val="28"/>
          <w:szCs w:val="28"/>
        </w:rPr>
        <w:t>ndotutora</w:t>
      </w:r>
      <w:proofErr w:type="spellEnd"/>
      <w:r>
        <w:rPr>
          <w:rFonts w:ascii="Arial" w:hAnsi="Arial" w:cs="Arial"/>
          <w:sz w:val="28"/>
          <w:szCs w:val="28"/>
        </w:rPr>
        <w:t xml:space="preserve"> </w:t>
      </w:r>
      <w:proofErr w:type="spellStart"/>
      <w:r>
        <w:rPr>
          <w:rFonts w:ascii="Arial" w:hAnsi="Arial" w:cs="Arial"/>
          <w:sz w:val="28"/>
          <w:szCs w:val="28"/>
        </w:rPr>
        <w:t>futi</w:t>
      </w:r>
      <w:proofErr w:type="spellEnd"/>
      <w:r>
        <w:rPr>
          <w:rFonts w:ascii="Arial" w:hAnsi="Arial" w:cs="Arial"/>
          <w:sz w:val="28"/>
          <w:szCs w:val="28"/>
        </w:rPr>
        <w:t xml:space="preserve"> </w:t>
      </w:r>
      <w:proofErr w:type="spellStart"/>
      <w:r>
        <w:rPr>
          <w:rFonts w:ascii="Arial" w:hAnsi="Arial" w:cs="Arial"/>
          <w:sz w:val="28"/>
          <w:szCs w:val="28"/>
        </w:rPr>
        <w:t>twufoni</w:t>
      </w:r>
      <w:proofErr w:type="spellEnd"/>
      <w:r>
        <w:rPr>
          <w:rFonts w:ascii="Arial" w:hAnsi="Arial" w:cs="Arial"/>
          <w:sz w:val="28"/>
          <w:szCs w:val="28"/>
        </w:rPr>
        <w:t xml:space="preserve"> </w:t>
      </w:r>
      <w:proofErr w:type="spellStart"/>
      <w:r>
        <w:rPr>
          <w:rFonts w:ascii="Arial" w:hAnsi="Arial" w:cs="Arial"/>
          <w:sz w:val="28"/>
          <w:szCs w:val="28"/>
        </w:rPr>
        <w:t>twacho</w:t>
      </w:r>
      <w:proofErr w:type="spellEnd"/>
      <w:r>
        <w:rPr>
          <w:rFonts w:ascii="Arial" w:hAnsi="Arial" w:cs="Arial"/>
          <w:sz w:val="28"/>
          <w:szCs w:val="28"/>
        </w:rPr>
        <w:t xml:space="preserve"> </w:t>
      </w:r>
      <w:proofErr w:type="spellStart"/>
      <w:r>
        <w:rPr>
          <w:rFonts w:ascii="Arial" w:hAnsi="Arial" w:cs="Arial"/>
          <w:sz w:val="28"/>
          <w:szCs w:val="28"/>
        </w:rPr>
        <w:t>twese</w:t>
      </w:r>
      <w:proofErr w:type="spellEnd"/>
      <w:r>
        <w:rPr>
          <w:rFonts w:ascii="Arial" w:hAnsi="Arial" w:cs="Arial"/>
          <w:sz w:val="28"/>
          <w:szCs w:val="28"/>
        </w:rPr>
        <w:t xml:space="preserve">. </w:t>
      </w:r>
      <w:proofErr w:type="spellStart"/>
      <w:r>
        <w:rPr>
          <w:rFonts w:ascii="Arial" w:hAnsi="Arial" w:cs="Arial"/>
          <w:sz w:val="28"/>
          <w:szCs w:val="28"/>
        </w:rPr>
        <w:t>Handi’moona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waMwari</w:t>
      </w:r>
      <w:proofErr w:type="spellEnd"/>
      <w:r>
        <w:rPr>
          <w:rFonts w:ascii="Arial" w:hAnsi="Arial" w:cs="Arial"/>
          <w:sz w:val="28"/>
          <w:szCs w:val="28"/>
        </w:rPr>
        <w:t xml:space="preserve"> </w:t>
      </w:r>
      <w:proofErr w:type="spellStart"/>
      <w:r>
        <w:rPr>
          <w:rFonts w:ascii="Arial" w:hAnsi="Arial" w:cs="Arial"/>
          <w:sz w:val="28"/>
          <w:szCs w:val="28"/>
        </w:rPr>
        <w:t>akada</w:t>
      </w:r>
      <w:proofErr w:type="spellEnd"/>
      <w:r>
        <w:rPr>
          <w:rFonts w:ascii="Arial" w:hAnsi="Arial" w:cs="Arial"/>
          <w:sz w:val="28"/>
          <w:szCs w:val="28"/>
        </w:rPr>
        <w:t xml:space="preserve"> </w:t>
      </w:r>
      <w:proofErr w:type="spellStart"/>
      <w:r>
        <w:rPr>
          <w:rFonts w:ascii="Arial" w:hAnsi="Arial" w:cs="Arial"/>
          <w:sz w:val="28"/>
          <w:szCs w:val="28"/>
        </w:rPr>
        <w:t>kuronga</w:t>
      </w:r>
      <w:proofErr w:type="spellEnd"/>
      <w:r>
        <w:rPr>
          <w:rFonts w:ascii="Arial" w:hAnsi="Arial" w:cs="Arial"/>
          <w:sz w:val="28"/>
          <w:szCs w:val="28"/>
        </w:rPr>
        <w:t xml:space="preserve"> musha wake? But </w:t>
      </w:r>
      <w:proofErr w:type="spellStart"/>
      <w:r>
        <w:rPr>
          <w:rFonts w:ascii="Arial" w:hAnsi="Arial" w:cs="Arial"/>
          <w:sz w:val="28"/>
          <w:szCs w:val="28"/>
        </w:rPr>
        <w:t>vazhinji</w:t>
      </w:r>
      <w:proofErr w:type="spellEnd"/>
      <w:r>
        <w:rPr>
          <w:rFonts w:ascii="Arial" w:hAnsi="Arial" w:cs="Arial"/>
          <w:sz w:val="28"/>
          <w:szCs w:val="28"/>
        </w:rPr>
        <w:t xml:space="preserve"> </w:t>
      </w:r>
      <w:proofErr w:type="spellStart"/>
      <w:r>
        <w:rPr>
          <w:rFonts w:ascii="Arial" w:hAnsi="Arial" w:cs="Arial"/>
          <w:sz w:val="28"/>
          <w:szCs w:val="28"/>
        </w:rPr>
        <w:t>venyu</w:t>
      </w:r>
      <w:proofErr w:type="spellEnd"/>
      <w:r>
        <w:rPr>
          <w:rFonts w:ascii="Arial" w:hAnsi="Arial" w:cs="Arial"/>
          <w:sz w:val="28"/>
          <w:szCs w:val="28"/>
        </w:rPr>
        <w:t xml:space="preserve"> </w:t>
      </w:r>
      <w:proofErr w:type="spellStart"/>
      <w:r>
        <w:rPr>
          <w:rFonts w:ascii="Arial" w:hAnsi="Arial" w:cs="Arial"/>
          <w:sz w:val="28"/>
          <w:szCs w:val="28"/>
        </w:rPr>
        <w:t>mune</w:t>
      </w:r>
      <w:proofErr w:type="spellEnd"/>
      <w:r>
        <w:rPr>
          <w:rFonts w:ascii="Arial" w:hAnsi="Arial" w:cs="Arial"/>
          <w:sz w:val="28"/>
          <w:szCs w:val="28"/>
        </w:rPr>
        <w:t xml:space="preserve"> </w:t>
      </w:r>
      <w:proofErr w:type="spellStart"/>
      <w:r>
        <w:rPr>
          <w:rFonts w:ascii="Arial" w:hAnsi="Arial" w:cs="Arial"/>
          <w:sz w:val="28"/>
          <w:szCs w:val="28"/>
        </w:rPr>
        <w:t>tsitsi</w:t>
      </w:r>
      <w:proofErr w:type="spellEnd"/>
      <w:r>
        <w:rPr>
          <w:rFonts w:ascii="Arial" w:hAnsi="Arial" w:cs="Arial"/>
          <w:sz w:val="28"/>
          <w:szCs w:val="28"/>
        </w:rPr>
        <w:t xml:space="preserve"> </w:t>
      </w:r>
      <w:proofErr w:type="spellStart"/>
      <w:r>
        <w:rPr>
          <w:rFonts w:ascii="Arial" w:hAnsi="Arial" w:cs="Arial"/>
          <w:sz w:val="28"/>
          <w:szCs w:val="28"/>
        </w:rPr>
        <w:t>stereki</w:t>
      </w:r>
      <w:proofErr w:type="spellEnd"/>
      <w:r>
        <w:rPr>
          <w:rFonts w:ascii="Arial" w:hAnsi="Arial" w:cs="Arial"/>
          <w:sz w:val="28"/>
          <w:szCs w:val="28"/>
        </w:rPr>
        <w:t xml:space="preserve">. </w:t>
      </w:r>
      <w:proofErr w:type="spellStart"/>
      <w:r>
        <w:rPr>
          <w:rFonts w:ascii="Arial" w:hAnsi="Arial" w:cs="Arial"/>
          <w:sz w:val="28"/>
          <w:szCs w:val="28"/>
        </w:rPr>
        <w:t>Hamuzive</w:t>
      </w:r>
      <w:proofErr w:type="spellEnd"/>
      <w:r>
        <w:rPr>
          <w:rFonts w:ascii="Arial" w:hAnsi="Arial" w:cs="Arial"/>
          <w:sz w:val="28"/>
          <w:szCs w:val="28"/>
        </w:rPr>
        <w:t xml:space="preserve"> </w:t>
      </w:r>
      <w:proofErr w:type="spellStart"/>
      <w:r>
        <w:rPr>
          <w:rFonts w:ascii="Arial" w:hAnsi="Arial" w:cs="Arial"/>
          <w:sz w:val="28"/>
          <w:szCs w:val="28"/>
        </w:rPr>
        <w:t>pokuperera</w:t>
      </w:r>
      <w:proofErr w:type="spellEnd"/>
      <w:r>
        <w:rPr>
          <w:rFonts w:ascii="Arial" w:hAnsi="Arial" w:cs="Arial"/>
          <w:sz w:val="28"/>
          <w:szCs w:val="28"/>
        </w:rPr>
        <w:t xml:space="preserve"> </w:t>
      </w:r>
      <w:proofErr w:type="spellStart"/>
      <w:r>
        <w:rPr>
          <w:rFonts w:ascii="Arial" w:hAnsi="Arial" w:cs="Arial"/>
          <w:sz w:val="28"/>
          <w:szCs w:val="28"/>
        </w:rPr>
        <w:t>tsitsi</w:t>
      </w:r>
      <w:proofErr w:type="spellEnd"/>
      <w:r>
        <w:rPr>
          <w:rFonts w:ascii="Arial" w:hAnsi="Arial" w:cs="Arial"/>
          <w:sz w:val="28"/>
          <w:szCs w:val="28"/>
        </w:rPr>
        <w:t>.</w:t>
      </w:r>
    </w:p>
    <w:p w:rsidR="001847F0" w:rsidP="001847F0" w:rsidRDefault="001847F0" w14:paraId="7CC8A4D9" w14:textId="77777777">
      <w:pPr>
        <w:jc w:val="both"/>
        <w:rPr>
          <w:rFonts w:ascii="Arial" w:hAnsi="Arial" w:cs="Arial"/>
          <w:sz w:val="28"/>
          <w:szCs w:val="28"/>
        </w:rPr>
      </w:pPr>
      <w:r w:rsidRPr="002D5B23">
        <w:rPr>
          <w:rFonts w:ascii="Arial" w:hAnsi="Arial" w:cs="Arial"/>
          <w:sz w:val="28"/>
          <w:szCs w:val="28"/>
          <w:vertAlign w:val="superscript"/>
        </w:rPr>
        <w:t>227</w:t>
      </w:r>
      <w:r>
        <w:rPr>
          <w:rFonts w:ascii="Arial" w:hAnsi="Arial" w:cs="Arial"/>
          <w:sz w:val="28"/>
          <w:szCs w:val="28"/>
        </w:rPr>
        <w:t xml:space="preserve">Handisati </w:t>
      </w:r>
      <w:proofErr w:type="spellStart"/>
      <w:r>
        <w:rPr>
          <w:rFonts w:ascii="Arial" w:hAnsi="Arial" w:cs="Arial"/>
          <w:sz w:val="28"/>
          <w:szCs w:val="28"/>
        </w:rPr>
        <w:t>ndakamboona</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vakakanganisika</w:t>
      </w:r>
      <w:proofErr w:type="spellEnd"/>
      <w:r>
        <w:rPr>
          <w:rFonts w:ascii="Arial" w:hAnsi="Arial" w:cs="Arial"/>
          <w:sz w:val="28"/>
          <w:szCs w:val="28"/>
        </w:rPr>
        <w:t xml:space="preserve"> </w:t>
      </w:r>
      <w:proofErr w:type="spellStart"/>
      <w:r>
        <w:rPr>
          <w:rFonts w:ascii="Arial" w:hAnsi="Arial" w:cs="Arial"/>
          <w:sz w:val="28"/>
          <w:szCs w:val="28"/>
        </w:rPr>
        <w:t>nekunamata</w:t>
      </w:r>
      <w:proofErr w:type="spellEnd"/>
      <w:r>
        <w:rPr>
          <w:rFonts w:ascii="Arial" w:hAnsi="Arial" w:cs="Arial"/>
          <w:sz w:val="28"/>
          <w:szCs w:val="28"/>
        </w:rPr>
        <w:t xml:space="preserve"> </w:t>
      </w:r>
      <w:proofErr w:type="spellStart"/>
      <w:r>
        <w:rPr>
          <w:rFonts w:ascii="Arial" w:hAnsi="Arial" w:cs="Arial"/>
          <w:sz w:val="28"/>
          <w:szCs w:val="28"/>
        </w:rPr>
        <w:t>seva</w:t>
      </w:r>
      <w:del w:author="Transcriber01 JHB" w:date="2025-08-22T14:52:00Z" w16du:dateUtc="2025-08-22T12:52:00Z" w:id="178">
        <w:r w:rsidDel="00F66AF0">
          <w:rPr>
            <w:rFonts w:ascii="Arial" w:hAnsi="Arial" w:cs="Arial"/>
            <w:sz w:val="28"/>
            <w:szCs w:val="28"/>
          </w:rPr>
          <w:delText>…</w:delText>
        </w:r>
      </w:del>
      <w:r>
        <w:rPr>
          <w:rFonts w:ascii="Arial" w:hAnsi="Arial" w:cs="Arial"/>
          <w:sz w:val="28"/>
          <w:szCs w:val="28"/>
        </w:rPr>
        <w:t>sema</w:t>
      </w:r>
      <w:proofErr w:type="spellEnd"/>
      <w:r>
        <w:rPr>
          <w:rFonts w:ascii="Arial" w:hAnsi="Arial" w:cs="Arial"/>
          <w:sz w:val="28"/>
          <w:szCs w:val="28"/>
        </w:rPr>
        <w:t xml:space="preserve"> Gentiles. </w:t>
      </w:r>
      <w:proofErr w:type="spellStart"/>
      <w:r>
        <w:rPr>
          <w:rFonts w:ascii="Arial" w:hAnsi="Arial" w:cs="Arial"/>
          <w:sz w:val="28"/>
          <w:szCs w:val="28"/>
        </w:rPr>
        <w:t>Vakabatira</w:t>
      </w:r>
      <w:proofErr w:type="spellEnd"/>
      <w:r>
        <w:rPr>
          <w:rFonts w:ascii="Arial" w:hAnsi="Arial" w:cs="Arial"/>
          <w:sz w:val="28"/>
          <w:szCs w:val="28"/>
        </w:rPr>
        <w:t xml:space="preserve"> </w:t>
      </w:r>
      <w:proofErr w:type="spellStart"/>
      <w:r>
        <w:rPr>
          <w:rFonts w:ascii="Arial" w:hAnsi="Arial" w:cs="Arial"/>
          <w:sz w:val="28"/>
          <w:szCs w:val="28"/>
        </w:rPr>
        <w:t>kunamata</w:t>
      </w:r>
      <w:proofErr w:type="spellEnd"/>
      <w:r>
        <w:rPr>
          <w:rFonts w:ascii="Arial" w:hAnsi="Arial" w:cs="Arial"/>
          <w:sz w:val="28"/>
          <w:szCs w:val="28"/>
        </w:rPr>
        <w:t xml:space="preserve"> </w:t>
      </w:r>
      <w:proofErr w:type="spellStart"/>
      <w:r>
        <w:rPr>
          <w:rFonts w:ascii="Arial" w:hAnsi="Arial" w:cs="Arial"/>
          <w:sz w:val="28"/>
          <w:szCs w:val="28"/>
        </w:rPr>
        <w:t>pamuso</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pamusoro</w:t>
      </w:r>
      <w:proofErr w:type="spellEnd"/>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Anonzwa </w:t>
      </w:r>
      <w:proofErr w:type="spellStart"/>
      <w:r>
        <w:rPr>
          <w:rFonts w:ascii="Arial" w:hAnsi="Arial" w:cs="Arial"/>
          <w:sz w:val="28"/>
          <w:szCs w:val="28"/>
        </w:rPr>
        <w:t>tsitsi</w:t>
      </w:r>
      <w:proofErr w:type="spellEnd"/>
      <w:r>
        <w:rPr>
          <w:rFonts w:ascii="Arial" w:hAnsi="Arial" w:cs="Arial"/>
          <w:sz w:val="28"/>
          <w:szCs w:val="28"/>
        </w:rPr>
        <w:t xml:space="preserve"> </w:t>
      </w:r>
      <w:proofErr w:type="spellStart"/>
      <w:r>
        <w:rPr>
          <w:rFonts w:ascii="Arial" w:hAnsi="Arial" w:cs="Arial"/>
          <w:sz w:val="28"/>
          <w:szCs w:val="28"/>
        </w:rPr>
        <w:t>pasina</w:t>
      </w:r>
      <w:proofErr w:type="spellEnd"/>
      <w:r>
        <w:rPr>
          <w:rFonts w:ascii="Arial" w:hAnsi="Arial" w:cs="Arial"/>
          <w:sz w:val="28"/>
          <w:szCs w:val="28"/>
        </w:rPr>
        <w:t xml:space="preserve"> need </w:t>
      </w:r>
      <w:proofErr w:type="spellStart"/>
      <w:r>
        <w:rPr>
          <w:rFonts w:ascii="Arial" w:hAnsi="Arial" w:cs="Arial"/>
          <w:sz w:val="28"/>
          <w:szCs w:val="28"/>
        </w:rPr>
        <w:t>yetsitsi</w:t>
      </w:r>
      <w:proofErr w:type="spellEnd"/>
      <w:r>
        <w:rPr>
          <w:rFonts w:ascii="Arial" w:hAnsi="Arial" w:cs="Arial"/>
          <w:sz w:val="28"/>
          <w:szCs w:val="28"/>
        </w:rPr>
        <w:t xml:space="preserve">, </w:t>
      </w:r>
      <w:proofErr w:type="spellStart"/>
      <w:r>
        <w:rPr>
          <w:rFonts w:ascii="Arial" w:hAnsi="Arial" w:cs="Arial"/>
          <w:sz w:val="28"/>
          <w:szCs w:val="28"/>
        </w:rPr>
        <w:t>wonzwa</w:t>
      </w:r>
      <w:proofErr w:type="spellEnd"/>
      <w:r>
        <w:rPr>
          <w:rFonts w:ascii="Arial" w:hAnsi="Arial" w:cs="Arial"/>
          <w:sz w:val="28"/>
          <w:szCs w:val="28"/>
        </w:rPr>
        <w:t xml:space="preserve">, “That man is hard. That man is hard. If you listen to that man, he’s hard. </w:t>
      </w:r>
      <w:proofErr w:type="spellStart"/>
      <w:r>
        <w:rPr>
          <w:rFonts w:ascii="Arial" w:hAnsi="Arial" w:cs="Arial"/>
          <w:sz w:val="28"/>
          <w:szCs w:val="28"/>
        </w:rPr>
        <w:t>Haa</w:t>
      </w:r>
      <w:proofErr w:type="spellEnd"/>
      <w:r>
        <w:rPr>
          <w:rFonts w:ascii="Arial" w:hAnsi="Arial" w:cs="Arial"/>
          <w:sz w:val="28"/>
          <w:szCs w:val="28"/>
        </w:rPr>
        <w:t xml:space="preserve">, </w:t>
      </w:r>
      <w:proofErr w:type="spellStart"/>
      <w:r>
        <w:rPr>
          <w:rFonts w:ascii="Arial" w:hAnsi="Arial" w:cs="Arial"/>
          <w:sz w:val="28"/>
          <w:szCs w:val="28"/>
        </w:rPr>
        <w:t>chiita</w:t>
      </w:r>
      <w:proofErr w:type="spellEnd"/>
      <w:r>
        <w:rPr>
          <w:rFonts w:ascii="Arial" w:hAnsi="Arial" w:cs="Arial"/>
          <w:sz w:val="28"/>
          <w:szCs w:val="28"/>
        </w:rPr>
        <w:t xml:space="preserve"> so.” </w:t>
      </w:r>
    </w:p>
    <w:p w:rsidR="001847F0" w:rsidP="001847F0" w:rsidRDefault="001847F0" w14:paraId="38691032" w14:textId="77777777">
      <w:pPr>
        <w:jc w:val="both"/>
        <w:rPr>
          <w:rFonts w:ascii="Arial" w:hAnsi="Arial" w:cs="Arial"/>
          <w:sz w:val="28"/>
          <w:szCs w:val="28"/>
        </w:rPr>
      </w:pPr>
      <w:r w:rsidRPr="002D5B23">
        <w:rPr>
          <w:rFonts w:ascii="Arial" w:hAnsi="Arial" w:cs="Arial"/>
          <w:sz w:val="28"/>
          <w:szCs w:val="28"/>
          <w:vertAlign w:val="superscript"/>
        </w:rPr>
        <w:t>228</w:t>
      </w:r>
      <w:r>
        <w:rPr>
          <w:rFonts w:ascii="Arial" w:hAnsi="Arial" w:cs="Arial"/>
          <w:sz w:val="28"/>
          <w:szCs w:val="28"/>
        </w:rPr>
        <w:t xml:space="preserve">Unozozvishora </w:t>
      </w:r>
      <w:proofErr w:type="spellStart"/>
      <w:r>
        <w:rPr>
          <w:rFonts w:ascii="Arial" w:hAnsi="Arial" w:cs="Arial"/>
          <w:sz w:val="28"/>
          <w:szCs w:val="28"/>
        </w:rPr>
        <w:t>manje</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vaya</w:t>
      </w:r>
      <w:proofErr w:type="spellEnd"/>
      <w:r>
        <w:rPr>
          <w:rFonts w:ascii="Arial" w:hAnsi="Arial" w:cs="Arial"/>
          <w:sz w:val="28"/>
          <w:szCs w:val="28"/>
        </w:rPr>
        <w:t xml:space="preserve"> </w:t>
      </w:r>
      <w:proofErr w:type="spellStart"/>
      <w:r>
        <w:rPr>
          <w:rFonts w:ascii="Arial" w:hAnsi="Arial" w:cs="Arial"/>
          <w:sz w:val="28"/>
          <w:szCs w:val="28"/>
        </w:rPr>
        <w:t>vakanganiswa</w:t>
      </w:r>
      <w:proofErr w:type="spellEnd"/>
      <w:r>
        <w:rPr>
          <w:rFonts w:ascii="Arial" w:hAnsi="Arial" w:cs="Arial"/>
          <w:sz w:val="28"/>
          <w:szCs w:val="28"/>
        </w:rPr>
        <w:t xml:space="preserve"> </w:t>
      </w:r>
      <w:proofErr w:type="spellStart"/>
      <w:r>
        <w:rPr>
          <w:rFonts w:ascii="Arial" w:hAnsi="Arial" w:cs="Arial"/>
          <w:sz w:val="28"/>
          <w:szCs w:val="28"/>
        </w:rPr>
        <w:t>ve</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vese</w:t>
      </w:r>
      <w:proofErr w:type="spellEnd"/>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 Kana </w:t>
      </w:r>
      <w:proofErr w:type="spellStart"/>
      <w:r>
        <w:rPr>
          <w:rFonts w:ascii="Arial" w:hAnsi="Arial" w:cs="Arial"/>
          <w:sz w:val="28"/>
          <w:szCs w:val="28"/>
        </w:rPr>
        <w:t>makaziva</w:t>
      </w:r>
      <w:proofErr w:type="spellEnd"/>
      <w:r>
        <w:rPr>
          <w:rFonts w:ascii="Arial" w:hAnsi="Arial" w:cs="Arial"/>
          <w:sz w:val="28"/>
          <w:szCs w:val="28"/>
        </w:rPr>
        <w:t xml:space="preserve"> </w:t>
      </w:r>
      <w:proofErr w:type="spellStart"/>
      <w:r>
        <w:rPr>
          <w:rFonts w:ascii="Arial" w:hAnsi="Arial" w:cs="Arial"/>
          <w:sz w:val="28"/>
          <w:szCs w:val="28"/>
        </w:rPr>
        <w:t>anonzi</w:t>
      </w:r>
      <w:proofErr w:type="spellEnd"/>
      <w:r>
        <w:rPr>
          <w:rFonts w:ascii="Arial" w:hAnsi="Arial" w:cs="Arial"/>
          <w:sz w:val="28"/>
          <w:szCs w:val="28"/>
        </w:rPr>
        <w:t xml:space="preserve"> Mwari </w:t>
      </w:r>
      <w:proofErr w:type="spellStart"/>
      <w:r>
        <w:rPr>
          <w:rFonts w:ascii="Arial" w:hAnsi="Arial" w:cs="Arial"/>
          <w:sz w:val="28"/>
          <w:szCs w:val="28"/>
        </w:rPr>
        <w:t>chaiye</w:t>
      </w:r>
      <w:proofErr w:type="spellEnd"/>
      <w:r>
        <w:rPr>
          <w:rFonts w:ascii="Arial" w:hAnsi="Arial" w:cs="Arial"/>
          <w:sz w:val="28"/>
          <w:szCs w:val="28"/>
        </w:rPr>
        <w:t xml:space="preserve"> </w:t>
      </w:r>
      <w:proofErr w:type="spellStart"/>
      <w:r>
        <w:rPr>
          <w:rFonts w:ascii="Arial" w:hAnsi="Arial" w:cs="Arial"/>
          <w:sz w:val="28"/>
          <w:szCs w:val="28"/>
        </w:rPr>
        <w:t>chaiye</w:t>
      </w:r>
      <w:proofErr w:type="spellEnd"/>
      <w:r>
        <w:rPr>
          <w:rFonts w:ascii="Arial" w:hAnsi="Arial" w:cs="Arial"/>
          <w:sz w:val="28"/>
          <w:szCs w:val="28"/>
        </w:rPr>
        <w:t xml:space="preserve">… Brother, kana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aina</w:t>
      </w:r>
      <w:proofErr w:type="spellEnd"/>
      <w:r>
        <w:rPr>
          <w:rFonts w:ascii="Arial" w:hAnsi="Arial" w:cs="Arial"/>
          <w:sz w:val="28"/>
          <w:szCs w:val="28"/>
        </w:rPr>
        <w:t xml:space="preserve"> Mwari </w:t>
      </w:r>
      <w:proofErr w:type="spellStart"/>
      <w:r>
        <w:rPr>
          <w:rFonts w:ascii="Arial" w:hAnsi="Arial" w:cs="Arial"/>
          <w:sz w:val="28"/>
          <w:szCs w:val="28"/>
        </w:rPr>
        <w:t>chaiye</w:t>
      </w:r>
      <w:proofErr w:type="spellEnd"/>
      <w:r>
        <w:rPr>
          <w:rFonts w:ascii="Arial" w:hAnsi="Arial" w:cs="Arial"/>
          <w:sz w:val="28"/>
          <w:szCs w:val="28"/>
        </w:rPr>
        <w:t xml:space="preserve"> </w:t>
      </w:r>
      <w:proofErr w:type="spellStart"/>
      <w:r>
        <w:rPr>
          <w:rFonts w:ascii="Arial" w:hAnsi="Arial" w:cs="Arial"/>
          <w:sz w:val="28"/>
          <w:szCs w:val="28"/>
        </w:rPr>
        <w:t>chaiye</w:t>
      </w:r>
      <w:proofErr w:type="spellEnd"/>
      <w:r>
        <w:rPr>
          <w:rFonts w:ascii="Arial" w:hAnsi="Arial" w:cs="Arial"/>
          <w:sz w:val="28"/>
          <w:szCs w:val="28"/>
        </w:rPr>
        <w:t xml:space="preserve">, </w:t>
      </w:r>
      <w:proofErr w:type="spellStart"/>
      <w:ins w:author="Transcriber01 JHB" w:date="2025-08-25T14:37:00Z" w16du:dateUtc="2025-08-25T12:37:00Z" w:id="179">
        <w:r>
          <w:rPr>
            <w:rFonts w:ascii="Arial" w:hAnsi="Arial" w:cs="Arial"/>
            <w:sz w:val="28"/>
            <w:szCs w:val="28"/>
          </w:rPr>
          <w:t>chaiye</w:t>
        </w:r>
        <w:proofErr w:type="spellEnd"/>
        <w:r>
          <w:rPr>
            <w:rFonts w:ascii="Arial" w:hAnsi="Arial" w:cs="Arial"/>
            <w:sz w:val="28"/>
            <w:szCs w:val="28"/>
          </w:rPr>
          <w:t xml:space="preserve">—whether </w:t>
        </w:r>
      </w:ins>
      <w:r>
        <w:rPr>
          <w:rFonts w:ascii="Arial" w:hAnsi="Arial" w:cs="Arial"/>
          <w:sz w:val="28"/>
          <w:szCs w:val="28"/>
        </w:rPr>
        <w:t xml:space="preserve">whether even </w:t>
      </w:r>
      <w:proofErr w:type="spellStart"/>
      <w:r>
        <w:rPr>
          <w:rFonts w:ascii="Arial" w:hAnsi="Arial" w:cs="Arial"/>
          <w:sz w:val="28"/>
          <w:szCs w:val="28"/>
        </w:rPr>
        <w:t>mudzimai</w:t>
      </w:r>
      <w:proofErr w:type="spellEnd"/>
      <w:r>
        <w:rPr>
          <w:rFonts w:ascii="Arial" w:hAnsi="Arial" w:cs="Arial"/>
          <w:sz w:val="28"/>
          <w:szCs w:val="28"/>
        </w:rPr>
        <w:t xml:space="preserve"> </w:t>
      </w:r>
      <w:proofErr w:type="spellStart"/>
      <w:r>
        <w:rPr>
          <w:rFonts w:ascii="Arial" w:hAnsi="Arial" w:cs="Arial"/>
          <w:sz w:val="28"/>
          <w:szCs w:val="28"/>
        </w:rPr>
        <w:t>wako</w:t>
      </w:r>
      <w:proofErr w:type="spellEnd"/>
      <w:r>
        <w:rPr>
          <w:rFonts w:ascii="Arial" w:hAnsi="Arial" w:cs="Arial"/>
          <w:sz w:val="28"/>
          <w:szCs w:val="28"/>
        </w:rPr>
        <w:t xml:space="preserve">, kana </w:t>
      </w:r>
      <w:proofErr w:type="spellStart"/>
      <w:r>
        <w:rPr>
          <w:rFonts w:ascii="Arial" w:hAnsi="Arial" w:cs="Arial"/>
          <w:sz w:val="28"/>
          <w:szCs w:val="28"/>
        </w:rPr>
        <w:t>mudzimai</w:t>
      </w:r>
      <w:proofErr w:type="spellEnd"/>
      <w:r>
        <w:rPr>
          <w:rFonts w:ascii="Arial" w:hAnsi="Arial" w:cs="Arial"/>
          <w:sz w:val="28"/>
          <w:szCs w:val="28"/>
        </w:rPr>
        <w:t xml:space="preserve"> </w:t>
      </w:r>
      <w:proofErr w:type="spellStart"/>
      <w:r>
        <w:rPr>
          <w:rFonts w:ascii="Arial" w:hAnsi="Arial" w:cs="Arial"/>
          <w:sz w:val="28"/>
          <w:szCs w:val="28"/>
        </w:rPr>
        <w:t>ari</w:t>
      </w:r>
      <w:proofErr w:type="spellEnd"/>
      <w:r>
        <w:rPr>
          <w:rFonts w:ascii="Arial" w:hAnsi="Arial" w:cs="Arial"/>
          <w:sz w:val="28"/>
          <w:szCs w:val="28"/>
        </w:rPr>
        <w:t xml:space="preserve"> iye </w:t>
      </w:r>
      <w:proofErr w:type="spellStart"/>
      <w:r>
        <w:rPr>
          <w:rFonts w:ascii="Arial" w:hAnsi="Arial" w:cs="Arial"/>
          <w:sz w:val="28"/>
          <w:szCs w:val="28"/>
        </w:rPr>
        <w:t>akawana</w:t>
      </w:r>
      <w:proofErr w:type="spellEnd"/>
      <w:r>
        <w:rPr>
          <w:rFonts w:ascii="Arial" w:hAnsi="Arial" w:cs="Arial"/>
          <w:sz w:val="28"/>
          <w:szCs w:val="28"/>
        </w:rPr>
        <w:t xml:space="preserve"> pane </w:t>
      </w:r>
      <w:proofErr w:type="spellStart"/>
      <w:r>
        <w:rPr>
          <w:rFonts w:ascii="Arial" w:hAnsi="Arial" w:cs="Arial"/>
          <w:sz w:val="28"/>
          <w:szCs w:val="28"/>
        </w:rPr>
        <w:t>Zita</w:t>
      </w:r>
      <w:ins w:author="Transcriber01 JHB" w:date="2025-08-25T14:38:00Z" w16du:dateUtc="2025-08-25T12:38:00Z" w:id="180">
        <w:r>
          <w:rPr>
            <w:rFonts w:ascii="Arial" w:hAnsi="Arial" w:cs="Arial"/>
            <w:sz w:val="28"/>
            <w:szCs w:val="28"/>
          </w:rPr>
          <w:t>Zita</w:t>
        </w:r>
        <w:proofErr w:type="spellEnd"/>
        <w:r>
          <w:rPr>
            <w:rFonts w:ascii="Arial" w:hAnsi="Arial" w:cs="Arial"/>
            <w:sz w:val="28"/>
            <w:szCs w:val="28"/>
          </w:rPr>
          <w:t>—</w:t>
        </w:r>
        <w:proofErr w:type="spellStart"/>
        <w:r>
          <w:rPr>
            <w:rFonts w:ascii="Arial" w:hAnsi="Arial" w:cs="Arial"/>
            <w:sz w:val="28"/>
            <w:szCs w:val="28"/>
          </w:rPr>
          <w:t>anoita</w:t>
        </w:r>
      </w:ins>
      <w:proofErr w:type="spellEnd"/>
      <w:r>
        <w:rPr>
          <w:rFonts w:ascii="Arial" w:hAnsi="Arial" w:cs="Arial"/>
          <w:sz w:val="28"/>
          <w:szCs w:val="28"/>
        </w:rPr>
        <w:t xml:space="preserve"> </w:t>
      </w:r>
      <w:proofErr w:type="spellStart"/>
      <w:r>
        <w:rPr>
          <w:rFonts w:ascii="Arial" w:hAnsi="Arial" w:cs="Arial"/>
          <w:sz w:val="28"/>
          <w:szCs w:val="28"/>
        </w:rPr>
        <w:t>anoita</w:t>
      </w:r>
      <w:proofErr w:type="spellEnd"/>
      <w:r>
        <w:rPr>
          <w:rFonts w:ascii="Arial" w:hAnsi="Arial" w:cs="Arial"/>
          <w:sz w:val="28"/>
          <w:szCs w:val="28"/>
        </w:rPr>
        <w:t xml:space="preserve"> </w:t>
      </w:r>
      <w:proofErr w:type="spellStart"/>
      <w:r>
        <w:rPr>
          <w:rFonts w:ascii="Arial" w:hAnsi="Arial" w:cs="Arial"/>
          <w:sz w:val="28"/>
          <w:szCs w:val="28"/>
        </w:rPr>
        <w:t>simba</w:t>
      </w:r>
      <w:proofErr w:type="spellEnd"/>
      <w:r>
        <w:rPr>
          <w:rFonts w:ascii="Arial" w:hAnsi="Arial" w:cs="Arial"/>
          <w:sz w:val="28"/>
          <w:szCs w:val="28"/>
        </w:rPr>
        <w:t xml:space="preserve"> </w:t>
      </w:r>
      <w:proofErr w:type="spellStart"/>
      <w:r>
        <w:rPr>
          <w:rFonts w:ascii="Arial" w:hAnsi="Arial" w:cs="Arial"/>
          <w:sz w:val="28"/>
          <w:szCs w:val="28"/>
        </w:rPr>
        <w:t>kukudii</w:t>
      </w:r>
      <w:proofErr w:type="spellEnd"/>
      <w:r>
        <w:rPr>
          <w:rFonts w:ascii="Arial" w:hAnsi="Arial" w:cs="Arial"/>
          <w:sz w:val="28"/>
          <w:szCs w:val="28"/>
        </w:rPr>
        <w:t xml:space="preserve">…? </w:t>
      </w:r>
      <w:proofErr w:type="spellStart"/>
      <w:r>
        <w:rPr>
          <w:rFonts w:ascii="Arial" w:hAnsi="Arial" w:cs="Arial"/>
          <w:sz w:val="28"/>
          <w:szCs w:val="28"/>
        </w:rPr>
        <w:t>kukudarika</w:t>
      </w:r>
      <w:proofErr w:type="spellEnd"/>
      <w:r>
        <w:rPr>
          <w:rFonts w:ascii="Arial" w:hAnsi="Arial" w:cs="Arial"/>
          <w:sz w:val="28"/>
          <w:szCs w:val="28"/>
        </w:rPr>
        <w:t xml:space="preserve">. Kana </w:t>
      </w:r>
      <w:proofErr w:type="spellStart"/>
      <w:r>
        <w:rPr>
          <w:rFonts w:ascii="Arial" w:hAnsi="Arial" w:cs="Arial"/>
          <w:sz w:val="28"/>
          <w:szCs w:val="28"/>
        </w:rPr>
        <w:t>ari</w:t>
      </w:r>
      <w:proofErr w:type="spellEnd"/>
      <w:r>
        <w:rPr>
          <w:rFonts w:ascii="Arial" w:hAnsi="Arial" w:cs="Arial"/>
          <w:sz w:val="28"/>
          <w:szCs w:val="28"/>
        </w:rPr>
        <w:t xml:space="preserve"> </w:t>
      </w:r>
      <w:proofErr w:type="spellStart"/>
      <w:r>
        <w:rPr>
          <w:rFonts w:ascii="Arial" w:hAnsi="Arial" w:cs="Arial"/>
          <w:sz w:val="28"/>
          <w:szCs w:val="28"/>
        </w:rPr>
        <w:t>murume</w:t>
      </w:r>
      <w:proofErr w:type="spellEnd"/>
      <w:r>
        <w:rPr>
          <w:rFonts w:ascii="Arial" w:hAnsi="Arial" w:cs="Arial"/>
          <w:sz w:val="28"/>
          <w:szCs w:val="28"/>
        </w:rPr>
        <w:t xml:space="preserve"> </w:t>
      </w:r>
      <w:proofErr w:type="spellStart"/>
      <w:r>
        <w:rPr>
          <w:rFonts w:ascii="Arial" w:hAnsi="Arial" w:cs="Arial"/>
          <w:sz w:val="28"/>
          <w:szCs w:val="28"/>
        </w:rPr>
        <w:t>akawana</w:t>
      </w:r>
      <w:proofErr w:type="spellEnd"/>
      <w:r>
        <w:rPr>
          <w:rFonts w:ascii="Arial" w:hAnsi="Arial" w:cs="Arial"/>
          <w:sz w:val="28"/>
          <w:szCs w:val="28"/>
        </w:rPr>
        <w:t xml:space="preserve"> pane Zita, </w:t>
      </w:r>
      <w:proofErr w:type="spellStart"/>
      <w:r>
        <w:rPr>
          <w:rFonts w:ascii="Arial" w:hAnsi="Arial" w:cs="Arial"/>
          <w:sz w:val="28"/>
          <w:szCs w:val="28"/>
        </w:rPr>
        <w:t>anoita</w:t>
      </w:r>
      <w:proofErr w:type="spellEnd"/>
      <w:r>
        <w:rPr>
          <w:rFonts w:ascii="Arial" w:hAnsi="Arial" w:cs="Arial"/>
          <w:sz w:val="28"/>
          <w:szCs w:val="28"/>
        </w:rPr>
        <w:t xml:space="preserve"> </w:t>
      </w:r>
      <w:proofErr w:type="spellStart"/>
      <w:r>
        <w:rPr>
          <w:rFonts w:ascii="Arial" w:hAnsi="Arial" w:cs="Arial"/>
          <w:sz w:val="28"/>
          <w:szCs w:val="28"/>
        </w:rPr>
        <w:t>simba</w:t>
      </w:r>
      <w:proofErr w:type="spellEnd"/>
      <w:r>
        <w:rPr>
          <w:rFonts w:ascii="Arial" w:hAnsi="Arial" w:cs="Arial"/>
          <w:sz w:val="28"/>
          <w:szCs w:val="28"/>
        </w:rPr>
        <w:t xml:space="preserve"> </w:t>
      </w:r>
      <w:proofErr w:type="spellStart"/>
      <w:r>
        <w:rPr>
          <w:rFonts w:ascii="Arial" w:hAnsi="Arial" w:cs="Arial"/>
          <w:sz w:val="28"/>
          <w:szCs w:val="28"/>
        </w:rPr>
        <w:t>kudarika</w:t>
      </w:r>
      <w:proofErr w:type="spellEnd"/>
      <w:r>
        <w:rPr>
          <w:rFonts w:ascii="Arial" w:hAnsi="Arial" w:cs="Arial"/>
          <w:sz w:val="28"/>
          <w:szCs w:val="28"/>
        </w:rPr>
        <w:t xml:space="preserve"> </w:t>
      </w:r>
      <w:proofErr w:type="spellStart"/>
      <w:r>
        <w:rPr>
          <w:rFonts w:ascii="Arial" w:hAnsi="Arial" w:cs="Arial"/>
          <w:sz w:val="28"/>
          <w:szCs w:val="28"/>
        </w:rPr>
        <w:t>madzimai</w:t>
      </w:r>
      <w:proofErr w:type="spellEnd"/>
      <w:r>
        <w:rPr>
          <w:rFonts w:ascii="Arial" w:hAnsi="Arial" w:cs="Arial"/>
          <w:sz w:val="28"/>
          <w:szCs w:val="28"/>
        </w:rPr>
        <w:t xml:space="preserve"> </w:t>
      </w:r>
      <w:proofErr w:type="spellStart"/>
      <w:r>
        <w:rPr>
          <w:rFonts w:ascii="Arial" w:hAnsi="Arial" w:cs="Arial"/>
          <w:sz w:val="28"/>
          <w:szCs w:val="28"/>
        </w:rPr>
        <w:t>aya</w:t>
      </w:r>
      <w:proofErr w:type="spellEnd"/>
      <w:r>
        <w:rPr>
          <w:rFonts w:ascii="Arial" w:hAnsi="Arial" w:cs="Arial"/>
          <w:sz w:val="28"/>
          <w:szCs w:val="28"/>
        </w:rPr>
        <w:t xml:space="preserve">. Vana </w:t>
      </w:r>
      <w:proofErr w:type="spellStart"/>
      <w:r>
        <w:rPr>
          <w:rFonts w:ascii="Arial" w:hAnsi="Arial" w:cs="Arial"/>
          <w:sz w:val="28"/>
          <w:szCs w:val="28"/>
        </w:rPr>
        <w:t>vanotofanira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vatende</w:t>
      </w:r>
      <w:proofErr w:type="spellEnd"/>
      <w:r>
        <w:rPr>
          <w:rFonts w:ascii="Arial" w:hAnsi="Arial" w:cs="Arial"/>
          <w:sz w:val="28"/>
          <w:szCs w:val="28"/>
        </w:rPr>
        <w:t xml:space="preserve"> </w:t>
      </w:r>
      <w:proofErr w:type="spellStart"/>
      <w:r>
        <w:rPr>
          <w:rFonts w:ascii="Arial" w:hAnsi="Arial" w:cs="Arial"/>
          <w:sz w:val="28"/>
          <w:szCs w:val="28"/>
        </w:rPr>
        <w:t>zvinhu</w:t>
      </w:r>
      <w:proofErr w:type="spellEnd"/>
      <w:r>
        <w:rPr>
          <w:rFonts w:ascii="Arial" w:hAnsi="Arial" w:cs="Arial"/>
          <w:sz w:val="28"/>
          <w:szCs w:val="28"/>
        </w:rPr>
        <w:t xml:space="preserve"> </w:t>
      </w:r>
      <w:proofErr w:type="spellStart"/>
      <w:r>
        <w:rPr>
          <w:rFonts w:ascii="Arial" w:hAnsi="Arial" w:cs="Arial"/>
          <w:sz w:val="28"/>
          <w:szCs w:val="28"/>
        </w:rPr>
        <w:t>izvozvo</w:t>
      </w:r>
      <w:proofErr w:type="spellEnd"/>
      <w:r>
        <w:rPr>
          <w:rFonts w:ascii="Arial" w:hAnsi="Arial" w:cs="Arial"/>
          <w:sz w:val="28"/>
          <w:szCs w:val="28"/>
        </w:rPr>
        <w:t xml:space="preserve"> </w:t>
      </w:r>
      <w:proofErr w:type="spellStart"/>
      <w:r>
        <w:rPr>
          <w:rFonts w:ascii="Arial" w:hAnsi="Arial" w:cs="Arial"/>
          <w:sz w:val="28"/>
          <w:szCs w:val="28"/>
        </w:rPr>
        <w:t>izvo</w:t>
      </w:r>
      <w:proofErr w:type="spellEnd"/>
      <w:r>
        <w:rPr>
          <w:rFonts w:ascii="Arial" w:hAnsi="Arial" w:cs="Arial"/>
          <w:sz w:val="28"/>
          <w:szCs w:val="28"/>
        </w:rPr>
        <w:t xml:space="preserve">. </w:t>
      </w:r>
    </w:p>
    <w:p w:rsidR="001847F0" w:rsidP="001847F0" w:rsidRDefault="001847F0" w14:paraId="319F0F47" w14:textId="77777777">
      <w:pPr>
        <w:jc w:val="both"/>
        <w:rPr>
          <w:rFonts w:ascii="Arial" w:hAnsi="Arial" w:cs="Arial"/>
          <w:sz w:val="28"/>
          <w:szCs w:val="28"/>
        </w:rPr>
      </w:pPr>
      <w:r w:rsidRPr="002D5B23">
        <w:rPr>
          <w:rFonts w:ascii="Arial" w:hAnsi="Arial" w:cs="Arial"/>
          <w:sz w:val="28"/>
          <w:szCs w:val="28"/>
          <w:vertAlign w:val="superscript"/>
        </w:rPr>
        <w:t>229</w:t>
      </w:r>
      <w:r>
        <w:rPr>
          <w:rFonts w:ascii="Arial" w:hAnsi="Arial" w:cs="Arial"/>
          <w:sz w:val="28"/>
          <w:szCs w:val="28"/>
        </w:rPr>
        <w:t xml:space="preserve">But kana </w:t>
      </w:r>
      <w:proofErr w:type="spellStart"/>
      <w:r>
        <w:rPr>
          <w:rFonts w:ascii="Arial" w:hAnsi="Arial" w:cs="Arial"/>
          <w:sz w:val="28"/>
          <w:szCs w:val="28"/>
        </w:rPr>
        <w:t>paakuti</w:t>
      </w:r>
      <w:proofErr w:type="spellEnd"/>
      <w:r>
        <w:rPr>
          <w:rFonts w:ascii="Arial" w:hAnsi="Arial" w:cs="Arial"/>
          <w:sz w:val="28"/>
          <w:szCs w:val="28"/>
        </w:rPr>
        <w:t xml:space="preserve"> </w:t>
      </w:r>
      <w:proofErr w:type="spellStart"/>
      <w:r>
        <w:rPr>
          <w:rFonts w:ascii="Arial" w:hAnsi="Arial" w:cs="Arial"/>
          <w:sz w:val="28"/>
          <w:szCs w:val="28"/>
        </w:rPr>
        <w:t>manje</w:t>
      </w:r>
      <w:proofErr w:type="spellEnd"/>
      <w:r>
        <w:rPr>
          <w:rFonts w:ascii="Arial" w:hAnsi="Arial" w:cs="Arial"/>
          <w:sz w:val="28"/>
          <w:szCs w:val="28"/>
        </w:rPr>
        <w:t xml:space="preserve"> hapana differentiation, hapana, hapana. </w:t>
      </w:r>
      <w:proofErr w:type="spellStart"/>
      <w:r>
        <w:rPr>
          <w:rFonts w:ascii="Arial" w:hAnsi="Arial" w:cs="Arial"/>
          <w:sz w:val="28"/>
          <w:szCs w:val="28"/>
        </w:rPr>
        <w:t>Inongori</w:t>
      </w:r>
      <w:proofErr w:type="spellEnd"/>
      <w:r>
        <w:rPr>
          <w:rFonts w:ascii="Arial" w:hAnsi="Arial" w:cs="Arial"/>
          <w:sz w:val="28"/>
          <w:szCs w:val="28"/>
        </w:rPr>
        <w:t xml:space="preserve"> disorder mu yard yose </w:t>
      </w:r>
      <w:proofErr w:type="spellStart"/>
      <w:r>
        <w:rPr>
          <w:rFonts w:ascii="Arial" w:hAnsi="Arial" w:cs="Arial"/>
          <w:sz w:val="28"/>
          <w:szCs w:val="28"/>
        </w:rPr>
        <w:t>yemu</w:t>
      </w:r>
      <w:proofErr w:type="spellEnd"/>
      <w:r>
        <w:rPr>
          <w:rFonts w:ascii="Arial" w:hAnsi="Arial" w:cs="Arial"/>
          <w:sz w:val="28"/>
          <w:szCs w:val="28"/>
        </w:rPr>
        <w:t xml:space="preserve">… </w:t>
      </w:r>
      <w:proofErr w:type="spellStart"/>
      <w:r>
        <w:rPr>
          <w:rFonts w:ascii="Arial" w:hAnsi="Arial" w:cs="Arial"/>
          <w:sz w:val="28"/>
          <w:szCs w:val="28"/>
        </w:rPr>
        <w:t>Vakadzi</w:t>
      </w:r>
      <w:proofErr w:type="spellEnd"/>
      <w:r>
        <w:rPr>
          <w:rFonts w:ascii="Arial" w:hAnsi="Arial" w:cs="Arial"/>
          <w:sz w:val="28"/>
          <w:szCs w:val="28"/>
        </w:rPr>
        <w:t xml:space="preserve"> </w:t>
      </w:r>
      <w:proofErr w:type="spellStart"/>
      <w:r>
        <w:rPr>
          <w:rFonts w:ascii="Arial" w:hAnsi="Arial" w:cs="Arial"/>
          <w:sz w:val="28"/>
          <w:szCs w:val="28"/>
        </w:rPr>
        <w:t>vanoita</w:t>
      </w:r>
      <w:proofErr w:type="spellEnd"/>
      <w:r>
        <w:rPr>
          <w:rFonts w:ascii="Arial" w:hAnsi="Arial" w:cs="Arial"/>
          <w:sz w:val="28"/>
          <w:szCs w:val="28"/>
        </w:rPr>
        <w:t xml:space="preserve"> </w:t>
      </w:r>
      <w:proofErr w:type="spellStart"/>
      <w:r>
        <w:rPr>
          <w:rFonts w:ascii="Arial" w:hAnsi="Arial" w:cs="Arial"/>
          <w:sz w:val="28"/>
          <w:szCs w:val="28"/>
        </w:rPr>
        <w:t>zvavanoda</w:t>
      </w:r>
      <w:proofErr w:type="spellEnd"/>
      <w:r>
        <w:rPr>
          <w:rFonts w:ascii="Arial" w:hAnsi="Arial" w:cs="Arial"/>
          <w:sz w:val="28"/>
          <w:szCs w:val="28"/>
        </w:rPr>
        <w:t xml:space="preserve">, baba </w:t>
      </w:r>
      <w:proofErr w:type="spellStart"/>
      <w:r>
        <w:rPr>
          <w:rFonts w:ascii="Arial" w:hAnsi="Arial" w:cs="Arial"/>
          <w:sz w:val="28"/>
          <w:szCs w:val="28"/>
        </w:rPr>
        <w:t>vanoita</w:t>
      </w:r>
      <w:proofErr w:type="spellEnd"/>
      <w:r>
        <w:rPr>
          <w:rFonts w:ascii="Arial" w:hAnsi="Arial" w:cs="Arial"/>
          <w:sz w:val="28"/>
          <w:szCs w:val="28"/>
        </w:rPr>
        <w:t xml:space="preserve"> </w:t>
      </w:r>
      <w:proofErr w:type="spellStart"/>
      <w:r>
        <w:rPr>
          <w:rFonts w:ascii="Arial" w:hAnsi="Arial" w:cs="Arial"/>
          <w:sz w:val="28"/>
          <w:szCs w:val="28"/>
        </w:rPr>
        <w:t>zvavanoda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vanoita</w:t>
      </w:r>
      <w:proofErr w:type="spellEnd"/>
      <w:r>
        <w:rPr>
          <w:rFonts w:ascii="Arial" w:hAnsi="Arial" w:cs="Arial"/>
          <w:sz w:val="28"/>
          <w:szCs w:val="28"/>
        </w:rPr>
        <w:t xml:space="preserve"> </w:t>
      </w:r>
      <w:proofErr w:type="spellStart"/>
      <w:r>
        <w:rPr>
          <w:rFonts w:ascii="Arial" w:hAnsi="Arial" w:cs="Arial"/>
          <w:sz w:val="28"/>
          <w:szCs w:val="28"/>
        </w:rPr>
        <w:t>zvavanoda</w:t>
      </w:r>
      <w:proofErr w:type="spellEnd"/>
      <w:r>
        <w:rPr>
          <w:rFonts w:ascii="Arial" w:hAnsi="Arial" w:cs="Arial"/>
          <w:sz w:val="28"/>
          <w:szCs w:val="28"/>
        </w:rPr>
        <w:t xml:space="preserve">. </w:t>
      </w:r>
      <w:proofErr w:type="spellStart"/>
      <w:r>
        <w:rPr>
          <w:rFonts w:ascii="Arial" w:hAnsi="Arial" w:cs="Arial"/>
          <w:sz w:val="28"/>
          <w:szCs w:val="28"/>
        </w:rPr>
        <w:t>Imba</w:t>
      </w:r>
      <w:proofErr w:type="spellEnd"/>
      <w:r>
        <w:rPr>
          <w:rFonts w:ascii="Arial" w:hAnsi="Arial" w:cs="Arial"/>
          <w:sz w:val="28"/>
          <w:szCs w:val="28"/>
        </w:rPr>
        <w:t xml:space="preserve"> </w:t>
      </w:r>
      <w:proofErr w:type="spellStart"/>
      <w:r>
        <w:rPr>
          <w:rFonts w:ascii="Arial" w:hAnsi="Arial" w:cs="Arial"/>
          <w:sz w:val="28"/>
          <w:szCs w:val="28"/>
        </w:rPr>
        <w:t>iyoyo</w:t>
      </w:r>
      <w:proofErr w:type="spellEnd"/>
      <w:r>
        <w:rPr>
          <w:rFonts w:ascii="Arial" w:hAnsi="Arial" w:cs="Arial"/>
          <w:sz w:val="28"/>
          <w:szCs w:val="28"/>
        </w:rPr>
        <w:t xml:space="preserve">? Huh. There is no name for that. Babylon referred to the religiousness., I don’t know what </w:t>
      </w:r>
      <w:r>
        <w:rPr>
          <w:rFonts w:ascii="Arial" w:hAnsi="Arial" w:cs="Arial"/>
          <w:sz w:val="28"/>
          <w:szCs w:val="28"/>
        </w:rPr>
        <w:t xml:space="preserve">we would call this one. Anarchy. </w:t>
      </w:r>
      <w:r w:rsidRPr="005D5A4C">
        <w:rPr>
          <w:rFonts w:ascii="Arial" w:hAnsi="Arial" w:cs="Arial"/>
          <w:sz w:val="18"/>
          <w:szCs w:val="18"/>
        </w:rPr>
        <w:t>[Congregation laughs—ED]</w:t>
      </w:r>
      <w:r>
        <w:rPr>
          <w:rFonts w:ascii="Arial" w:hAnsi="Arial" w:cs="Arial"/>
          <w:sz w:val="28"/>
          <w:szCs w:val="28"/>
        </w:rPr>
        <w:t xml:space="preserve"> But kana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achiziva</w:t>
      </w:r>
      <w:proofErr w:type="spellEnd"/>
      <w:r>
        <w:rPr>
          <w:rFonts w:ascii="Arial" w:hAnsi="Arial" w:cs="Arial"/>
          <w:sz w:val="28"/>
          <w:szCs w:val="28"/>
        </w:rPr>
        <w:t xml:space="preserve"> </w:t>
      </w:r>
      <w:proofErr w:type="spellStart"/>
      <w:r>
        <w:rPr>
          <w:rFonts w:ascii="Arial" w:hAnsi="Arial" w:cs="Arial"/>
          <w:sz w:val="28"/>
          <w:szCs w:val="28"/>
        </w:rPr>
        <w:t>zvaanoda</w:t>
      </w:r>
      <w:proofErr w:type="spellEnd"/>
      <w:r>
        <w:rPr>
          <w:rFonts w:ascii="Arial" w:hAnsi="Arial" w:cs="Arial"/>
          <w:sz w:val="28"/>
          <w:szCs w:val="28"/>
        </w:rPr>
        <w:t xml:space="preserve"> </w:t>
      </w:r>
      <w:proofErr w:type="spellStart"/>
      <w:r>
        <w:rPr>
          <w:rFonts w:ascii="Arial" w:hAnsi="Arial" w:cs="Arial"/>
          <w:sz w:val="28"/>
          <w:szCs w:val="28"/>
        </w:rPr>
        <w:t>anouya</w:t>
      </w:r>
      <w:proofErr w:type="spellEnd"/>
      <w:r>
        <w:rPr>
          <w:rFonts w:ascii="Arial" w:hAnsi="Arial" w:cs="Arial"/>
          <w:sz w:val="28"/>
          <w:szCs w:val="28"/>
        </w:rPr>
        <w:t xml:space="preserve"> </w:t>
      </w:r>
      <w:proofErr w:type="spellStart"/>
      <w:r>
        <w:rPr>
          <w:rFonts w:ascii="Arial" w:hAnsi="Arial" w:cs="Arial"/>
          <w:sz w:val="28"/>
          <w:szCs w:val="28"/>
        </w:rPr>
        <w:t>oti</w:t>
      </w:r>
      <w:proofErr w:type="spellEnd"/>
      <w:r>
        <w:rPr>
          <w:rFonts w:ascii="Arial" w:hAnsi="Arial" w:cs="Arial"/>
          <w:sz w:val="28"/>
          <w:szCs w:val="28"/>
        </w:rPr>
        <w:t xml:space="preserve">, “Ah, </w:t>
      </w:r>
      <w:proofErr w:type="spellStart"/>
      <w:r>
        <w:rPr>
          <w:rFonts w:ascii="Arial" w:hAnsi="Arial" w:cs="Arial"/>
          <w:sz w:val="28"/>
          <w:szCs w:val="28"/>
        </w:rPr>
        <w:t>pamba</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w:t>
      </w:r>
      <w:proofErr w:type="spellStart"/>
      <w:r>
        <w:rPr>
          <w:rFonts w:ascii="Arial" w:hAnsi="Arial" w:cs="Arial"/>
          <w:sz w:val="28"/>
          <w:szCs w:val="28"/>
        </w:rPr>
        <w:t>tinodai</w:t>
      </w:r>
      <w:proofErr w:type="spellEnd"/>
      <w:r>
        <w:rPr>
          <w:rFonts w:ascii="Arial" w:hAnsi="Arial" w:cs="Arial"/>
          <w:sz w:val="28"/>
          <w:szCs w:val="28"/>
        </w:rPr>
        <w:t xml:space="preserve">,” </w:t>
      </w:r>
      <w:proofErr w:type="spellStart"/>
      <w:r>
        <w:rPr>
          <w:rFonts w:ascii="Arial" w:hAnsi="Arial" w:cs="Arial"/>
          <w:sz w:val="28"/>
          <w:szCs w:val="28"/>
        </w:rPr>
        <w:t>hama</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Haikona</w:t>
      </w:r>
      <w:proofErr w:type="spellEnd"/>
      <w:r>
        <w:rPr>
          <w:rFonts w:ascii="Arial" w:hAnsi="Arial" w:cs="Arial"/>
          <w:sz w:val="28"/>
          <w:szCs w:val="28"/>
        </w:rPr>
        <w:t xml:space="preserve"> </w:t>
      </w:r>
      <w:proofErr w:type="spellStart"/>
      <w:r>
        <w:rPr>
          <w:rFonts w:ascii="Arial" w:hAnsi="Arial" w:cs="Arial"/>
          <w:sz w:val="28"/>
          <w:szCs w:val="28"/>
        </w:rPr>
        <w:t>kuregera</w:t>
      </w:r>
      <w:proofErr w:type="spellEnd"/>
      <w:r>
        <w:rPr>
          <w:rFonts w:ascii="Arial" w:hAnsi="Arial" w:cs="Arial"/>
          <w:sz w:val="28"/>
          <w:szCs w:val="28"/>
        </w:rPr>
        <w:t xml:space="preserve"> even </w:t>
      </w:r>
      <w:proofErr w:type="spellStart"/>
      <w:r>
        <w:rPr>
          <w:rFonts w:ascii="Arial" w:hAnsi="Arial" w:cs="Arial"/>
          <w:sz w:val="28"/>
          <w:szCs w:val="28"/>
        </w:rPr>
        <w:t>vakadzi</w:t>
      </w:r>
      <w:proofErr w:type="spellEnd"/>
      <w:r>
        <w:rPr>
          <w:rFonts w:ascii="Arial" w:hAnsi="Arial" w:cs="Arial"/>
          <w:sz w:val="28"/>
          <w:szCs w:val="28"/>
        </w:rPr>
        <w:t xml:space="preserve"> </w:t>
      </w:r>
      <w:proofErr w:type="spellStart"/>
      <w:r>
        <w:rPr>
          <w:rFonts w:ascii="Arial" w:hAnsi="Arial" w:cs="Arial"/>
          <w:sz w:val="28"/>
          <w:szCs w:val="28"/>
        </w:rPr>
        <w:t>vachitukana</w:t>
      </w:r>
      <w:proofErr w:type="spellEnd"/>
      <w:r>
        <w:rPr>
          <w:rFonts w:ascii="Arial" w:hAnsi="Arial" w:cs="Arial"/>
          <w:sz w:val="28"/>
          <w:szCs w:val="28"/>
        </w:rPr>
        <w:t xml:space="preserve">, </w:t>
      </w:r>
      <w:proofErr w:type="spellStart"/>
      <w:r>
        <w:rPr>
          <w:rFonts w:ascii="Arial" w:hAnsi="Arial" w:cs="Arial"/>
          <w:sz w:val="28"/>
          <w:szCs w:val="28"/>
        </w:rPr>
        <w:t>handi’moona</w:t>
      </w:r>
      <w:proofErr w:type="spellEnd"/>
      <w:r>
        <w:rPr>
          <w:rFonts w:ascii="Arial" w:hAnsi="Arial" w:cs="Arial"/>
          <w:sz w:val="28"/>
          <w:szCs w:val="28"/>
        </w:rPr>
        <w:t xml:space="preserve">. </w:t>
      </w:r>
      <w:proofErr w:type="spellStart"/>
      <w:r>
        <w:rPr>
          <w:rFonts w:ascii="Arial" w:hAnsi="Arial" w:cs="Arial"/>
          <w:sz w:val="28"/>
          <w:szCs w:val="28"/>
        </w:rPr>
        <w:t>Ndosaka</w:t>
      </w:r>
      <w:proofErr w:type="spellEnd"/>
      <w:r>
        <w:rPr>
          <w:rFonts w:ascii="Arial" w:hAnsi="Arial" w:cs="Arial"/>
          <w:sz w:val="28"/>
          <w:szCs w:val="28"/>
        </w:rPr>
        <w:t xml:space="preserve"> </w:t>
      </w:r>
      <w:proofErr w:type="spellStart"/>
      <w:r>
        <w:rPr>
          <w:rFonts w:ascii="Arial" w:hAnsi="Arial" w:cs="Arial"/>
          <w:sz w:val="28"/>
          <w:szCs w:val="28"/>
        </w:rPr>
        <w:t>muchiona</w:t>
      </w:r>
      <w:proofErr w:type="spellEnd"/>
      <w:r>
        <w:rPr>
          <w:rFonts w:ascii="Arial" w:hAnsi="Arial" w:cs="Arial"/>
          <w:sz w:val="28"/>
          <w:szCs w:val="28"/>
        </w:rPr>
        <w:t xml:space="preserve"> Mwari </w:t>
      </w:r>
      <w:proofErr w:type="spellStart"/>
      <w:r>
        <w:rPr>
          <w:rFonts w:ascii="Arial" w:hAnsi="Arial" w:cs="Arial"/>
          <w:sz w:val="28"/>
          <w:szCs w:val="28"/>
        </w:rPr>
        <w:t>akaparidza</w:t>
      </w:r>
      <w:proofErr w:type="spellEnd"/>
      <w:r>
        <w:rPr>
          <w:rFonts w:ascii="Arial" w:hAnsi="Arial" w:cs="Arial"/>
          <w:sz w:val="28"/>
          <w:szCs w:val="28"/>
        </w:rPr>
        <w:t xml:space="preserve"> </w:t>
      </w:r>
      <w:proofErr w:type="spellStart"/>
      <w:r>
        <w:rPr>
          <w:rFonts w:ascii="Arial" w:hAnsi="Arial" w:cs="Arial"/>
          <w:sz w:val="28"/>
          <w:szCs w:val="28"/>
        </w:rPr>
        <w:t>barika</w:t>
      </w:r>
      <w:proofErr w:type="spellEnd"/>
      <w:r>
        <w:rPr>
          <w:rFonts w:ascii="Arial" w:hAnsi="Arial" w:cs="Arial"/>
          <w:sz w:val="28"/>
          <w:szCs w:val="28"/>
        </w:rPr>
        <w:t xml:space="preserve">. </w:t>
      </w:r>
    </w:p>
    <w:p w:rsidR="001847F0" w:rsidP="001847F0" w:rsidRDefault="001847F0" w14:paraId="3E19EAB7" w14:textId="77777777">
      <w:pPr>
        <w:jc w:val="both"/>
        <w:rPr>
          <w:rFonts w:ascii="Arial" w:hAnsi="Arial" w:cs="Arial"/>
          <w:sz w:val="28"/>
          <w:szCs w:val="28"/>
        </w:rPr>
      </w:pPr>
      <w:r w:rsidRPr="002D5B23">
        <w:rPr>
          <w:rFonts w:ascii="Arial" w:hAnsi="Arial" w:cs="Arial"/>
          <w:sz w:val="28"/>
          <w:szCs w:val="28"/>
          <w:vertAlign w:val="superscript"/>
        </w:rPr>
        <w:t>230</w:t>
      </w:r>
      <w:r>
        <w:rPr>
          <w:rFonts w:ascii="Arial" w:hAnsi="Arial" w:cs="Arial"/>
          <w:sz w:val="28"/>
          <w:szCs w:val="28"/>
        </w:rPr>
        <w:t xml:space="preserve">Barika </w:t>
      </w:r>
      <w:proofErr w:type="spellStart"/>
      <w:r>
        <w:rPr>
          <w:rFonts w:ascii="Arial" w:hAnsi="Arial" w:cs="Arial"/>
          <w:sz w:val="28"/>
          <w:szCs w:val="28"/>
        </w:rPr>
        <w:t>charakanakira</w:t>
      </w:r>
      <w:proofErr w:type="spellEnd"/>
      <w:r>
        <w:rPr>
          <w:rFonts w:ascii="Arial" w:hAnsi="Arial" w:cs="Arial"/>
          <w:sz w:val="28"/>
          <w:szCs w:val="28"/>
        </w:rPr>
        <w:t xml:space="preserve"> </w:t>
      </w:r>
      <w:proofErr w:type="spellStart"/>
      <w:r>
        <w:rPr>
          <w:rFonts w:ascii="Arial" w:hAnsi="Arial" w:cs="Arial"/>
          <w:sz w:val="28"/>
          <w:szCs w:val="28"/>
        </w:rPr>
        <w:t>ndechokuti</w:t>
      </w:r>
      <w:proofErr w:type="spellEnd"/>
      <w:r>
        <w:rPr>
          <w:rFonts w:ascii="Arial" w:hAnsi="Arial" w:cs="Arial"/>
          <w:sz w:val="28"/>
          <w:szCs w:val="28"/>
        </w:rPr>
        <w:t xml:space="preserve"> </w:t>
      </w:r>
      <w:proofErr w:type="spellStart"/>
      <w:r>
        <w:rPr>
          <w:rFonts w:ascii="Arial" w:hAnsi="Arial" w:cs="Arial"/>
          <w:sz w:val="28"/>
          <w:szCs w:val="28"/>
        </w:rPr>
        <w:t>unogona</w:t>
      </w:r>
      <w:proofErr w:type="spellEnd"/>
      <w:r>
        <w:rPr>
          <w:rFonts w:ascii="Arial" w:hAnsi="Arial" w:cs="Arial"/>
          <w:sz w:val="28"/>
          <w:szCs w:val="28"/>
        </w:rPr>
        <w:t xml:space="preserve"> </w:t>
      </w:r>
      <w:proofErr w:type="spellStart"/>
      <w:r>
        <w:rPr>
          <w:rFonts w:ascii="Arial" w:hAnsi="Arial" w:cs="Arial"/>
          <w:sz w:val="28"/>
          <w:szCs w:val="28"/>
        </w:rPr>
        <w:t>kuroora</w:t>
      </w:r>
      <w:proofErr w:type="spellEnd"/>
      <w:r>
        <w:rPr>
          <w:rFonts w:ascii="Arial" w:hAnsi="Arial" w:cs="Arial"/>
          <w:sz w:val="28"/>
          <w:szCs w:val="28"/>
        </w:rPr>
        <w:t xml:space="preserve"> </w:t>
      </w:r>
      <w:proofErr w:type="spellStart"/>
      <w:r>
        <w:rPr>
          <w:rFonts w:ascii="Arial" w:hAnsi="Arial" w:cs="Arial"/>
          <w:sz w:val="28"/>
          <w:szCs w:val="28"/>
        </w:rPr>
        <w:t>mukadzi</w:t>
      </w:r>
      <w:proofErr w:type="spellEnd"/>
      <w:r>
        <w:rPr>
          <w:rFonts w:ascii="Arial" w:hAnsi="Arial" w:cs="Arial"/>
          <w:sz w:val="28"/>
          <w:szCs w:val="28"/>
        </w:rPr>
        <w:t xml:space="preserve"> </w:t>
      </w:r>
      <w:proofErr w:type="spellStart"/>
      <w:r>
        <w:rPr>
          <w:rFonts w:ascii="Arial" w:hAnsi="Arial" w:cs="Arial"/>
          <w:sz w:val="28"/>
          <w:szCs w:val="28"/>
        </w:rPr>
        <w:t>benzi</w:t>
      </w:r>
      <w:proofErr w:type="spellEnd"/>
      <w:r>
        <w:rPr>
          <w:rFonts w:ascii="Arial" w:hAnsi="Arial" w:cs="Arial"/>
          <w:sz w:val="28"/>
          <w:szCs w:val="28"/>
        </w:rPr>
        <w:t xml:space="preserve">, </w:t>
      </w:r>
      <w:proofErr w:type="spellStart"/>
      <w:r>
        <w:rPr>
          <w:rFonts w:ascii="Arial" w:hAnsi="Arial" w:cs="Arial"/>
          <w:sz w:val="28"/>
          <w:szCs w:val="28"/>
        </w:rPr>
        <w:t>ende</w:t>
      </w:r>
      <w:proofErr w:type="spellEnd"/>
      <w:r>
        <w:rPr>
          <w:rFonts w:ascii="Arial" w:hAnsi="Arial" w:cs="Arial"/>
          <w:sz w:val="28"/>
          <w:szCs w:val="28"/>
        </w:rPr>
        <w:t xml:space="preserve"> </w:t>
      </w:r>
      <w:proofErr w:type="spellStart"/>
      <w:r>
        <w:rPr>
          <w:rFonts w:ascii="Arial" w:hAnsi="Arial" w:cs="Arial"/>
          <w:sz w:val="28"/>
          <w:szCs w:val="28"/>
        </w:rPr>
        <w:t>roku</w:t>
      </w:r>
      <w:proofErr w:type="spellEnd"/>
      <w:r>
        <w:rPr>
          <w:rFonts w:ascii="Arial" w:hAnsi="Arial" w:cs="Arial"/>
          <w:sz w:val="28"/>
          <w:szCs w:val="28"/>
        </w:rPr>
        <w:t xml:space="preserve"> </w:t>
      </w:r>
      <w:r w:rsidRPr="00E00C08">
        <w:rPr>
          <w:rFonts w:ascii="Arial" w:hAnsi="Arial" w:cs="Arial"/>
          <w:i/>
          <w:iCs/>
          <w:sz w:val="28"/>
          <w:szCs w:val="28"/>
        </w:rPr>
        <w:t>threaten-a</w:t>
      </w:r>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ndaakuenda</w:t>
      </w:r>
      <w:proofErr w:type="spellEnd"/>
      <w:r>
        <w:rPr>
          <w:rFonts w:ascii="Arial" w:hAnsi="Arial" w:cs="Arial"/>
          <w:sz w:val="28"/>
          <w:szCs w:val="28"/>
        </w:rPr>
        <w:t xml:space="preserve">. Benzi </w:t>
      </w:r>
      <w:proofErr w:type="spellStart"/>
      <w:r>
        <w:rPr>
          <w:rFonts w:ascii="Arial" w:hAnsi="Arial" w:cs="Arial"/>
          <w:sz w:val="28"/>
          <w:szCs w:val="28"/>
        </w:rPr>
        <w:t>rikayenda</w:t>
      </w:r>
      <w:proofErr w:type="spellEnd"/>
      <w:r>
        <w:rPr>
          <w:rFonts w:ascii="Arial" w:hAnsi="Arial" w:cs="Arial"/>
          <w:sz w:val="28"/>
          <w:szCs w:val="28"/>
        </w:rPr>
        <w:t xml:space="preserve"> </w:t>
      </w:r>
      <w:proofErr w:type="spellStart"/>
      <w:r>
        <w:rPr>
          <w:rFonts w:ascii="Arial" w:hAnsi="Arial" w:cs="Arial"/>
          <w:sz w:val="28"/>
          <w:szCs w:val="28"/>
        </w:rPr>
        <w:t>rinonoitei</w:t>
      </w:r>
      <w:proofErr w:type="spellEnd"/>
      <w:r>
        <w:rPr>
          <w:rFonts w:ascii="Arial" w:hAnsi="Arial" w:cs="Arial"/>
          <w:sz w:val="28"/>
          <w:szCs w:val="28"/>
        </w:rPr>
        <w:t xml:space="preserve">? Rega </w:t>
      </w:r>
      <w:proofErr w:type="spellStart"/>
      <w:r>
        <w:rPr>
          <w:rFonts w:ascii="Arial" w:hAnsi="Arial" w:cs="Arial"/>
          <w:sz w:val="28"/>
          <w:szCs w:val="28"/>
        </w:rPr>
        <w:t>ridii</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riyende</w:t>
      </w:r>
      <w:proofErr w:type="spellEnd"/>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w:t>
      </w:r>
      <w:proofErr w:type="spellStart"/>
      <w:r>
        <w:rPr>
          <w:rFonts w:ascii="Arial" w:hAnsi="Arial" w:cs="Arial"/>
          <w:sz w:val="28"/>
          <w:szCs w:val="28"/>
        </w:rPr>
        <w:t>kuuraya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vese</w:t>
      </w:r>
      <w:proofErr w:type="spellEnd"/>
      <w:r>
        <w:rPr>
          <w:rFonts w:ascii="Arial" w:hAnsi="Arial" w:cs="Arial"/>
          <w:sz w:val="28"/>
          <w:szCs w:val="28"/>
        </w:rPr>
        <w:t xml:space="preserve">? “… </w:t>
      </w:r>
      <w:r w:rsidRPr="005B0F08">
        <w:rPr>
          <w:rFonts w:ascii="Arial" w:hAnsi="Arial" w:cs="Arial"/>
          <w:sz w:val="18"/>
          <w:szCs w:val="18"/>
        </w:rPr>
        <w:t>[Inaudible 1:52:31]</w:t>
      </w:r>
      <w:r>
        <w:rPr>
          <w:rFonts w:ascii="Arial" w:hAnsi="Arial" w:cs="Arial"/>
          <w:sz w:val="28"/>
          <w:szCs w:val="28"/>
        </w:rPr>
        <w:t xml:space="preserve"> </w:t>
      </w:r>
      <w:proofErr w:type="spellStart"/>
      <w:r>
        <w:rPr>
          <w:rFonts w:ascii="Arial" w:hAnsi="Arial" w:cs="Arial"/>
          <w:sz w:val="28"/>
          <w:szCs w:val="28"/>
        </w:rPr>
        <w:t>Hee</w:t>
      </w:r>
      <w:proofErr w:type="spellEnd"/>
      <w:r>
        <w:rPr>
          <w:rFonts w:ascii="Arial" w:hAnsi="Arial" w:cs="Arial"/>
          <w:sz w:val="28"/>
          <w:szCs w:val="28"/>
        </w:rPr>
        <w:t xml:space="preserve">, </w:t>
      </w:r>
      <w:proofErr w:type="spellStart"/>
      <w:r>
        <w:rPr>
          <w:rFonts w:ascii="Arial" w:hAnsi="Arial" w:cs="Arial"/>
          <w:sz w:val="28"/>
          <w:szCs w:val="28"/>
        </w:rPr>
        <w:t>andimbozvida</w:t>
      </w:r>
      <w:proofErr w:type="spellEnd"/>
      <w:r>
        <w:rPr>
          <w:rFonts w:ascii="Arial" w:hAnsi="Arial" w:cs="Arial"/>
          <w:sz w:val="28"/>
          <w:szCs w:val="28"/>
        </w:rPr>
        <w:t xml:space="preserve"> </w:t>
      </w:r>
      <w:proofErr w:type="spellStart"/>
      <w:r>
        <w:rPr>
          <w:rFonts w:ascii="Arial" w:hAnsi="Arial" w:cs="Arial"/>
          <w:sz w:val="28"/>
          <w:szCs w:val="28"/>
        </w:rPr>
        <w:t>izvi</w:t>
      </w:r>
      <w:proofErr w:type="spellEnd"/>
      <w:r>
        <w:rPr>
          <w:rFonts w:ascii="Arial" w:hAnsi="Arial" w:cs="Arial"/>
          <w:sz w:val="28"/>
          <w:szCs w:val="28"/>
        </w:rPr>
        <w:t xml:space="preserve">. </w:t>
      </w:r>
      <w:proofErr w:type="spellStart"/>
      <w:r>
        <w:rPr>
          <w:rFonts w:ascii="Arial" w:hAnsi="Arial" w:cs="Arial"/>
          <w:sz w:val="28"/>
          <w:szCs w:val="28"/>
        </w:rPr>
        <w:t>Munondibatira</w:t>
      </w:r>
      <w:proofErr w:type="spellEnd"/>
      <w:r>
        <w:rPr>
          <w:rFonts w:ascii="Arial" w:hAnsi="Arial" w:cs="Arial"/>
          <w:sz w:val="28"/>
          <w:szCs w:val="28"/>
        </w:rPr>
        <w:t xml:space="preserve"> </w:t>
      </w:r>
      <w:proofErr w:type="spellStart"/>
      <w:r>
        <w:rPr>
          <w:rFonts w:ascii="Arial" w:hAnsi="Arial" w:cs="Arial"/>
          <w:sz w:val="28"/>
          <w:szCs w:val="28"/>
        </w:rPr>
        <w:t>stereki</w:t>
      </w:r>
      <w:proofErr w:type="spellEnd"/>
      <w:r>
        <w:rPr>
          <w:rFonts w:ascii="Arial" w:hAnsi="Arial" w:cs="Arial"/>
          <w:sz w:val="28"/>
          <w:szCs w:val="28"/>
        </w:rPr>
        <w:t xml:space="preserve">. Barika </w:t>
      </w:r>
      <w:proofErr w:type="spellStart"/>
      <w:r>
        <w:rPr>
          <w:rFonts w:ascii="Arial" w:hAnsi="Arial" w:cs="Arial"/>
          <w:sz w:val="28"/>
          <w:szCs w:val="28"/>
        </w:rPr>
        <w:t>renyu</w:t>
      </w:r>
      <w:proofErr w:type="spellEnd"/>
      <w:r>
        <w:rPr>
          <w:rFonts w:ascii="Arial" w:hAnsi="Arial" w:cs="Arial"/>
          <w:sz w:val="28"/>
          <w:szCs w:val="28"/>
        </w:rPr>
        <w:t xml:space="preserve"> </w:t>
      </w:r>
      <w:proofErr w:type="spellStart"/>
      <w:r>
        <w:rPr>
          <w:rFonts w:ascii="Arial" w:hAnsi="Arial" w:cs="Arial"/>
          <w:sz w:val="28"/>
          <w:szCs w:val="28"/>
        </w:rPr>
        <w:t>ndariwona</w:t>
      </w:r>
      <w:proofErr w:type="spellEnd"/>
      <w:r>
        <w:rPr>
          <w:rFonts w:ascii="Arial" w:hAnsi="Arial" w:cs="Arial"/>
          <w:sz w:val="28"/>
          <w:szCs w:val="28"/>
        </w:rPr>
        <w:t xml:space="preserve">. </w:t>
      </w:r>
      <w:proofErr w:type="spellStart"/>
      <w:r>
        <w:rPr>
          <w:rFonts w:ascii="Arial" w:hAnsi="Arial" w:cs="Arial"/>
          <w:sz w:val="28"/>
          <w:szCs w:val="28"/>
        </w:rPr>
        <w:t>Harishande</w:t>
      </w:r>
      <w:proofErr w:type="spellEnd"/>
      <w:r>
        <w:rPr>
          <w:rFonts w:ascii="Arial" w:hAnsi="Arial" w:cs="Arial"/>
          <w:sz w:val="28"/>
          <w:szCs w:val="28"/>
        </w:rPr>
        <w:t xml:space="preserve">. </w:t>
      </w:r>
      <w:proofErr w:type="spellStart"/>
      <w:r>
        <w:rPr>
          <w:rFonts w:ascii="Arial" w:hAnsi="Arial" w:cs="Arial"/>
          <w:sz w:val="28"/>
          <w:szCs w:val="28"/>
        </w:rPr>
        <w:t>Madhimoni</w:t>
      </w:r>
      <w:proofErr w:type="spellEnd"/>
      <w:r>
        <w:rPr>
          <w:rFonts w:ascii="Arial" w:hAnsi="Arial" w:cs="Arial"/>
          <w:sz w:val="28"/>
          <w:szCs w:val="28"/>
        </w:rPr>
        <w:t xml:space="preserve">, </w:t>
      </w:r>
      <w:proofErr w:type="spellStart"/>
      <w:r>
        <w:rPr>
          <w:rFonts w:ascii="Arial" w:hAnsi="Arial" w:cs="Arial"/>
          <w:sz w:val="28"/>
          <w:szCs w:val="28"/>
        </w:rPr>
        <w:t>mweya</w:t>
      </w:r>
      <w:proofErr w:type="spellEnd"/>
      <w:r>
        <w:rPr>
          <w:rFonts w:ascii="Arial" w:hAnsi="Arial" w:cs="Arial"/>
          <w:sz w:val="28"/>
          <w:szCs w:val="28"/>
        </w:rPr>
        <w:t xml:space="preserve"> </w:t>
      </w:r>
      <w:proofErr w:type="spellStart"/>
      <w:r>
        <w:rPr>
          <w:rFonts w:ascii="Arial" w:hAnsi="Arial" w:cs="Arial"/>
          <w:sz w:val="28"/>
          <w:szCs w:val="28"/>
        </w:rPr>
        <w:t>yetsvina</w:t>
      </w:r>
      <w:proofErr w:type="spellEnd"/>
      <w:r>
        <w:rPr>
          <w:rFonts w:ascii="Arial" w:hAnsi="Arial" w:cs="Arial"/>
          <w:sz w:val="28"/>
          <w:szCs w:val="28"/>
        </w:rPr>
        <w:t xml:space="preserve">. </w:t>
      </w:r>
      <w:proofErr w:type="spellStart"/>
      <w:r>
        <w:rPr>
          <w:rFonts w:ascii="Arial" w:hAnsi="Arial" w:cs="Arial"/>
          <w:sz w:val="28"/>
          <w:szCs w:val="28"/>
        </w:rPr>
        <w:t>Iwe</w:t>
      </w:r>
      <w:proofErr w:type="spellEnd"/>
      <w:r>
        <w:rPr>
          <w:rFonts w:ascii="Arial" w:hAnsi="Arial" w:cs="Arial"/>
          <w:sz w:val="28"/>
          <w:szCs w:val="28"/>
        </w:rPr>
        <w:t xml:space="preserve"> </w:t>
      </w:r>
      <w:proofErr w:type="spellStart"/>
      <w:r>
        <w:rPr>
          <w:rFonts w:ascii="Arial" w:hAnsi="Arial" w:cs="Arial"/>
          <w:sz w:val="28"/>
          <w:szCs w:val="28"/>
        </w:rPr>
        <w:t>uri</w:t>
      </w:r>
      <w:proofErr w:type="spellEnd"/>
      <w:r>
        <w:rPr>
          <w:rFonts w:ascii="Arial" w:hAnsi="Arial" w:cs="Arial"/>
          <w:sz w:val="28"/>
          <w:szCs w:val="28"/>
        </w:rPr>
        <w:t xml:space="preserve"> </w:t>
      </w:r>
      <w:proofErr w:type="spellStart"/>
      <w:r>
        <w:rPr>
          <w:rFonts w:ascii="Arial" w:hAnsi="Arial" w:cs="Arial"/>
          <w:sz w:val="28"/>
          <w:szCs w:val="28"/>
        </w:rPr>
        <w:t>Bherizabhabha</w:t>
      </w:r>
      <w:proofErr w:type="spellEnd"/>
      <w:r>
        <w:rPr>
          <w:rFonts w:ascii="Arial" w:hAnsi="Arial" w:cs="Arial"/>
          <w:sz w:val="28"/>
          <w:szCs w:val="28"/>
        </w:rPr>
        <w:t xml:space="preserve"> </w:t>
      </w:r>
      <w:proofErr w:type="spellStart"/>
      <w:r>
        <w:rPr>
          <w:rFonts w:ascii="Arial" w:hAnsi="Arial" w:cs="Arial"/>
          <w:sz w:val="28"/>
          <w:szCs w:val="28"/>
        </w:rPr>
        <w:t>wemunhu</w:t>
      </w:r>
      <w:proofErr w:type="spellEnd"/>
      <w:r>
        <w:rPr>
          <w:rFonts w:ascii="Arial" w:hAnsi="Arial" w:cs="Arial"/>
          <w:sz w:val="28"/>
          <w:szCs w:val="28"/>
        </w:rPr>
        <w:t xml:space="preserve">.” </w:t>
      </w:r>
      <w:proofErr w:type="spellStart"/>
      <w:r>
        <w:rPr>
          <w:rFonts w:ascii="Arial" w:hAnsi="Arial" w:cs="Arial"/>
          <w:sz w:val="28"/>
          <w:szCs w:val="28"/>
        </w:rPr>
        <w:t>Iwe</w:t>
      </w:r>
      <w:proofErr w:type="spellEnd"/>
      <w:r>
        <w:rPr>
          <w:rFonts w:ascii="Arial" w:hAnsi="Arial" w:cs="Arial"/>
          <w:sz w:val="28"/>
          <w:szCs w:val="28"/>
        </w:rPr>
        <w:t xml:space="preserve"> </w:t>
      </w:r>
      <w:proofErr w:type="spellStart"/>
      <w:r>
        <w:rPr>
          <w:rFonts w:ascii="Arial" w:hAnsi="Arial" w:cs="Arial"/>
          <w:sz w:val="28"/>
          <w:szCs w:val="28"/>
        </w:rPr>
        <w:t>haikona</w:t>
      </w:r>
      <w:proofErr w:type="spellEnd"/>
      <w:r>
        <w:rPr>
          <w:rFonts w:ascii="Arial" w:hAnsi="Arial" w:cs="Arial"/>
          <w:sz w:val="28"/>
          <w:szCs w:val="28"/>
        </w:rPr>
        <w:t xml:space="preserve"> </w:t>
      </w:r>
      <w:proofErr w:type="spellStart"/>
      <w:r>
        <w:rPr>
          <w:rFonts w:ascii="Arial" w:hAnsi="Arial" w:cs="Arial"/>
          <w:sz w:val="28"/>
          <w:szCs w:val="28"/>
        </w:rPr>
        <w:t>kutaura</w:t>
      </w:r>
      <w:proofErr w:type="spellEnd"/>
      <w:r>
        <w:rPr>
          <w:rFonts w:ascii="Arial" w:hAnsi="Arial" w:cs="Arial"/>
          <w:sz w:val="28"/>
          <w:szCs w:val="28"/>
        </w:rPr>
        <w:t xml:space="preserve">. </w:t>
      </w:r>
      <w:proofErr w:type="spellStart"/>
      <w:r>
        <w:rPr>
          <w:rFonts w:ascii="Arial" w:hAnsi="Arial" w:cs="Arial"/>
          <w:sz w:val="28"/>
          <w:szCs w:val="28"/>
        </w:rPr>
        <w:t>Unozvipedzerei</w:t>
      </w:r>
      <w:proofErr w:type="spellEnd"/>
      <w:r>
        <w:rPr>
          <w:rFonts w:ascii="Arial" w:hAnsi="Arial" w:cs="Arial"/>
          <w:sz w:val="28"/>
          <w:szCs w:val="28"/>
        </w:rPr>
        <w:t xml:space="preserve"> </w:t>
      </w:r>
      <w:proofErr w:type="spellStart"/>
      <w:r>
        <w:rPr>
          <w:rFonts w:ascii="Arial" w:hAnsi="Arial" w:cs="Arial"/>
          <w:sz w:val="28"/>
          <w:szCs w:val="28"/>
        </w:rPr>
        <w:t>simba</w:t>
      </w:r>
      <w:proofErr w:type="spellEnd"/>
      <w:r>
        <w:rPr>
          <w:rFonts w:ascii="Arial" w:hAnsi="Arial" w:cs="Arial"/>
          <w:sz w:val="28"/>
          <w:szCs w:val="28"/>
        </w:rPr>
        <w:t xml:space="preserve">? Heh. </w:t>
      </w:r>
      <w:proofErr w:type="spellStart"/>
      <w:r>
        <w:rPr>
          <w:rFonts w:ascii="Arial" w:hAnsi="Arial" w:cs="Arial"/>
          <w:sz w:val="28"/>
          <w:szCs w:val="28"/>
        </w:rPr>
        <w:t>Pedza</w:t>
      </w:r>
      <w:proofErr w:type="spellEnd"/>
      <w:r>
        <w:rPr>
          <w:rFonts w:ascii="Arial" w:hAnsi="Arial" w:cs="Arial"/>
          <w:sz w:val="28"/>
          <w:szCs w:val="28"/>
        </w:rPr>
        <w:t xml:space="preserve">, </w:t>
      </w:r>
      <w:proofErr w:type="spellStart"/>
      <w:r>
        <w:rPr>
          <w:rFonts w:ascii="Arial" w:hAnsi="Arial" w:cs="Arial"/>
          <w:sz w:val="28"/>
          <w:szCs w:val="28"/>
        </w:rPr>
        <w:t>woti</w:t>
      </w:r>
      <w:proofErr w:type="spellEnd"/>
      <w:r>
        <w:rPr>
          <w:rFonts w:ascii="Arial" w:hAnsi="Arial" w:cs="Arial"/>
          <w:sz w:val="28"/>
          <w:szCs w:val="28"/>
        </w:rPr>
        <w:t>, “</w:t>
      </w:r>
      <w:proofErr w:type="spellStart"/>
      <w:r>
        <w:rPr>
          <w:rFonts w:ascii="Arial" w:hAnsi="Arial" w:cs="Arial"/>
          <w:sz w:val="28"/>
          <w:szCs w:val="28"/>
        </w:rPr>
        <w:t>Wapedza</w:t>
      </w:r>
      <w:proofErr w:type="spellEnd"/>
      <w:r>
        <w:rPr>
          <w:rFonts w:ascii="Arial" w:hAnsi="Arial" w:cs="Arial"/>
          <w:sz w:val="28"/>
          <w:szCs w:val="28"/>
        </w:rPr>
        <w:t xml:space="preserve">? Saka </w:t>
      </w:r>
      <w:proofErr w:type="spellStart"/>
      <w:r>
        <w:rPr>
          <w:rFonts w:ascii="Arial" w:hAnsi="Arial" w:cs="Arial"/>
          <w:sz w:val="28"/>
          <w:szCs w:val="28"/>
        </w:rPr>
        <w:t>uri</w:t>
      </w:r>
      <w:proofErr w:type="spellEnd"/>
      <w:r>
        <w:rPr>
          <w:rFonts w:ascii="Arial" w:hAnsi="Arial" w:cs="Arial"/>
          <w:sz w:val="28"/>
          <w:szCs w:val="28"/>
        </w:rPr>
        <w:t xml:space="preserve"> </w:t>
      </w:r>
      <w:proofErr w:type="spellStart"/>
      <w:r>
        <w:rPr>
          <w:rFonts w:ascii="Arial" w:hAnsi="Arial" w:cs="Arial"/>
          <w:sz w:val="28"/>
          <w:szCs w:val="28"/>
        </w:rPr>
        <w:t>kugarirei</w:t>
      </w:r>
      <w:proofErr w:type="spellEnd"/>
      <w:r>
        <w:rPr>
          <w:rFonts w:ascii="Arial" w:hAnsi="Arial" w:cs="Arial"/>
          <w:sz w:val="28"/>
          <w:szCs w:val="28"/>
        </w:rPr>
        <w:t xml:space="preserve"> </w:t>
      </w:r>
      <w:proofErr w:type="spellStart"/>
      <w:r>
        <w:rPr>
          <w:rFonts w:ascii="Arial" w:hAnsi="Arial" w:cs="Arial"/>
          <w:sz w:val="28"/>
          <w:szCs w:val="28"/>
        </w:rPr>
        <w:t>naBherizabhabhu</w:t>
      </w:r>
      <w:proofErr w:type="spellEnd"/>
      <w:r>
        <w:rPr>
          <w:rFonts w:ascii="Arial" w:hAnsi="Arial" w:cs="Arial"/>
          <w:sz w:val="28"/>
          <w:szCs w:val="28"/>
        </w:rPr>
        <w:t>?”</w:t>
      </w:r>
    </w:p>
    <w:p w:rsidR="001847F0" w:rsidP="001847F0" w:rsidRDefault="001847F0" w14:paraId="034E32BF" w14:textId="77777777">
      <w:pPr>
        <w:jc w:val="both"/>
        <w:rPr>
          <w:rFonts w:ascii="Arial" w:hAnsi="Arial" w:cs="Arial"/>
          <w:sz w:val="28"/>
          <w:szCs w:val="28"/>
        </w:rPr>
      </w:pPr>
      <w:r>
        <w:rPr>
          <w:rFonts w:ascii="Arial" w:hAnsi="Arial" w:cs="Arial"/>
          <w:sz w:val="28"/>
          <w:szCs w:val="28"/>
        </w:rPr>
        <w:t>“</w:t>
      </w:r>
      <w:proofErr w:type="spellStart"/>
      <w:r>
        <w:rPr>
          <w:rFonts w:ascii="Arial" w:hAnsi="Arial" w:cs="Arial"/>
          <w:sz w:val="28"/>
          <w:szCs w:val="28"/>
        </w:rPr>
        <w:t>Hee</w:t>
      </w:r>
      <w:proofErr w:type="spellEnd"/>
      <w:r>
        <w:rPr>
          <w:rFonts w:ascii="Arial" w:hAnsi="Arial" w:cs="Arial"/>
          <w:sz w:val="28"/>
          <w:szCs w:val="28"/>
        </w:rPr>
        <w:t xml:space="preserve">, </w:t>
      </w:r>
      <w:proofErr w:type="spellStart"/>
      <w:r>
        <w:rPr>
          <w:rFonts w:ascii="Arial" w:hAnsi="Arial" w:cs="Arial"/>
          <w:sz w:val="28"/>
          <w:szCs w:val="28"/>
        </w:rPr>
        <w:t>mondibatira</w:t>
      </w:r>
      <w:proofErr w:type="spellEnd"/>
      <w:r>
        <w:rPr>
          <w:rFonts w:ascii="Arial" w:hAnsi="Arial" w:cs="Arial"/>
          <w:sz w:val="28"/>
          <w:szCs w:val="28"/>
        </w:rPr>
        <w:t xml:space="preserve"> </w:t>
      </w:r>
      <w:proofErr w:type="spellStart"/>
      <w:r>
        <w:rPr>
          <w:rFonts w:ascii="Arial" w:hAnsi="Arial" w:cs="Arial"/>
          <w:sz w:val="28"/>
          <w:szCs w:val="28"/>
        </w:rPr>
        <w:t>nokuti</w:t>
      </w:r>
      <w:proofErr w:type="spellEnd"/>
      <w:r>
        <w:rPr>
          <w:rFonts w:ascii="Arial" w:hAnsi="Arial" w:cs="Arial"/>
          <w:sz w:val="28"/>
          <w:szCs w:val="28"/>
        </w:rPr>
        <w:t xml:space="preserve"> </w:t>
      </w:r>
      <w:proofErr w:type="spellStart"/>
      <w:r>
        <w:rPr>
          <w:rFonts w:ascii="Arial" w:hAnsi="Arial" w:cs="Arial"/>
          <w:sz w:val="28"/>
          <w:szCs w:val="28"/>
        </w:rPr>
        <w:t>handina</w:t>
      </w:r>
      <w:proofErr w:type="spellEnd"/>
      <w:r>
        <w:rPr>
          <w:rFonts w:ascii="Arial" w:hAnsi="Arial" w:cs="Arial"/>
          <w:sz w:val="28"/>
          <w:szCs w:val="28"/>
        </w:rPr>
        <w:t xml:space="preserve"> </w:t>
      </w:r>
      <w:proofErr w:type="spellStart"/>
      <w:r>
        <w:rPr>
          <w:rFonts w:ascii="Arial" w:hAnsi="Arial" w:cs="Arial"/>
          <w:sz w:val="28"/>
          <w:szCs w:val="28"/>
        </w:rPr>
        <w:t>kwokuenda</w:t>
      </w:r>
      <w:proofErr w:type="spellEnd"/>
      <w:r>
        <w:rPr>
          <w:rFonts w:ascii="Arial" w:hAnsi="Arial" w:cs="Arial"/>
          <w:sz w:val="28"/>
          <w:szCs w:val="28"/>
        </w:rPr>
        <w:t>…?...”</w:t>
      </w:r>
    </w:p>
    <w:p w:rsidR="001847F0" w:rsidP="001847F0" w:rsidRDefault="001847F0" w14:paraId="69FD68B4" w14:textId="77777777">
      <w:pPr>
        <w:jc w:val="both"/>
        <w:rPr>
          <w:rFonts w:ascii="Arial" w:hAnsi="Arial" w:cs="Arial"/>
          <w:sz w:val="28"/>
          <w:szCs w:val="28"/>
        </w:rPr>
      </w:pPr>
      <w:proofErr w:type="spellStart"/>
      <w:r>
        <w:rPr>
          <w:rFonts w:ascii="Arial" w:hAnsi="Arial" w:cs="Arial"/>
          <w:sz w:val="28"/>
          <w:szCs w:val="28"/>
        </w:rPr>
        <w:t>Woti</w:t>
      </w:r>
      <w:proofErr w:type="spellEnd"/>
      <w:r>
        <w:rPr>
          <w:rFonts w:ascii="Arial" w:hAnsi="Arial" w:cs="Arial"/>
          <w:sz w:val="28"/>
          <w:szCs w:val="28"/>
        </w:rPr>
        <w:t xml:space="preserve">, “Kana </w:t>
      </w:r>
      <w:proofErr w:type="spellStart"/>
      <w:r>
        <w:rPr>
          <w:rFonts w:ascii="Arial" w:hAnsi="Arial" w:cs="Arial"/>
          <w:sz w:val="28"/>
          <w:szCs w:val="28"/>
        </w:rPr>
        <w:t>usina</w:t>
      </w:r>
      <w:proofErr w:type="spellEnd"/>
      <w:r>
        <w:rPr>
          <w:rFonts w:ascii="Arial" w:hAnsi="Arial" w:cs="Arial"/>
          <w:sz w:val="28"/>
          <w:szCs w:val="28"/>
        </w:rPr>
        <w:t xml:space="preserve"> </w:t>
      </w:r>
      <w:proofErr w:type="spellStart"/>
      <w:r>
        <w:rPr>
          <w:rFonts w:ascii="Arial" w:hAnsi="Arial" w:cs="Arial"/>
          <w:sz w:val="28"/>
          <w:szCs w:val="28"/>
        </w:rPr>
        <w:t>kwokuenda</w:t>
      </w:r>
      <w:proofErr w:type="spellEnd"/>
      <w:r>
        <w:rPr>
          <w:rFonts w:ascii="Arial" w:hAnsi="Arial" w:cs="Arial"/>
          <w:sz w:val="28"/>
          <w:szCs w:val="28"/>
        </w:rPr>
        <w:t xml:space="preserve"> </w:t>
      </w:r>
      <w:proofErr w:type="spellStart"/>
      <w:r>
        <w:rPr>
          <w:rFonts w:ascii="Arial" w:hAnsi="Arial" w:cs="Arial"/>
          <w:sz w:val="28"/>
          <w:szCs w:val="28"/>
        </w:rPr>
        <w:t>unotaurisa</w:t>
      </w:r>
      <w:proofErr w:type="spellEnd"/>
      <w:r>
        <w:rPr>
          <w:rFonts w:ascii="Arial" w:hAnsi="Arial" w:cs="Arial"/>
          <w:sz w:val="28"/>
          <w:szCs w:val="28"/>
        </w:rPr>
        <w:t xml:space="preserve"> sei so?”</w:t>
      </w:r>
    </w:p>
    <w:p w:rsidR="001847F0" w:rsidP="001847F0" w:rsidRDefault="001847F0" w14:paraId="39A6BEC0" w14:textId="77777777">
      <w:pPr>
        <w:jc w:val="both"/>
        <w:rPr>
          <w:rFonts w:ascii="Arial" w:hAnsi="Arial" w:cs="Arial"/>
          <w:sz w:val="28"/>
          <w:szCs w:val="28"/>
        </w:rPr>
      </w:pPr>
      <w:r w:rsidRPr="005D5A4C">
        <w:rPr>
          <w:rFonts w:ascii="Arial" w:hAnsi="Arial" w:cs="Arial"/>
          <w:sz w:val="18"/>
          <w:szCs w:val="18"/>
        </w:rPr>
        <w:t>[Congregation laughs—ED]</w:t>
      </w:r>
      <w:r>
        <w:rPr>
          <w:rFonts w:ascii="Arial" w:hAnsi="Arial" w:cs="Arial"/>
          <w:sz w:val="28"/>
          <w:szCs w:val="28"/>
        </w:rPr>
        <w:t xml:space="preserve"> </w:t>
      </w:r>
      <w:proofErr w:type="spellStart"/>
      <w:r>
        <w:rPr>
          <w:rFonts w:ascii="Arial" w:hAnsi="Arial" w:cs="Arial"/>
          <w:sz w:val="28"/>
          <w:szCs w:val="28"/>
        </w:rPr>
        <w:t>Ha’moona</w:t>
      </w:r>
      <w:proofErr w:type="spellEnd"/>
      <w:r>
        <w:rPr>
          <w:rFonts w:ascii="Arial" w:hAnsi="Arial" w:cs="Arial"/>
          <w:sz w:val="28"/>
          <w:szCs w:val="28"/>
        </w:rPr>
        <w:t xml:space="preserve">. </w:t>
      </w:r>
      <w:proofErr w:type="spellStart"/>
      <w:r>
        <w:rPr>
          <w:rFonts w:ascii="Arial" w:hAnsi="Arial" w:cs="Arial"/>
          <w:sz w:val="28"/>
          <w:szCs w:val="28"/>
        </w:rPr>
        <w:t>Womuti</w:t>
      </w:r>
      <w:proofErr w:type="spellEnd"/>
      <w:r>
        <w:rPr>
          <w:rFonts w:ascii="Arial" w:hAnsi="Arial" w:cs="Arial"/>
          <w:sz w:val="28"/>
          <w:szCs w:val="28"/>
        </w:rPr>
        <w:t>, “</w:t>
      </w:r>
      <w:proofErr w:type="spellStart"/>
      <w:r>
        <w:rPr>
          <w:rFonts w:ascii="Arial" w:hAnsi="Arial" w:cs="Arial"/>
          <w:sz w:val="28"/>
          <w:szCs w:val="28"/>
        </w:rPr>
        <w:t>Chienda</w:t>
      </w:r>
      <w:proofErr w:type="spellEnd"/>
      <w:r>
        <w:rPr>
          <w:rFonts w:ascii="Arial" w:hAnsi="Arial" w:cs="Arial"/>
          <w:sz w:val="28"/>
          <w:szCs w:val="28"/>
        </w:rPr>
        <w:t>.”</w:t>
      </w:r>
    </w:p>
    <w:p w:rsidR="001847F0" w:rsidP="001847F0" w:rsidRDefault="001847F0" w14:paraId="4CF091CF" w14:textId="77777777">
      <w:pPr>
        <w:jc w:val="both"/>
        <w:rPr>
          <w:rFonts w:ascii="Arial" w:hAnsi="Arial" w:cs="Arial"/>
          <w:sz w:val="28"/>
          <w:szCs w:val="28"/>
        </w:rPr>
      </w:pPr>
      <w:r w:rsidRPr="00653F2B">
        <w:rPr>
          <w:rFonts w:ascii="Arial" w:hAnsi="Arial" w:cs="Arial"/>
          <w:sz w:val="28"/>
          <w:szCs w:val="28"/>
          <w:vertAlign w:val="superscript"/>
        </w:rPr>
        <w:t>231</w:t>
      </w:r>
      <w:r>
        <w:rPr>
          <w:rFonts w:ascii="Arial" w:hAnsi="Arial" w:cs="Arial"/>
          <w:sz w:val="28"/>
          <w:szCs w:val="28"/>
        </w:rPr>
        <w:t xml:space="preserve">Unongomuona </w:t>
      </w:r>
      <w:proofErr w:type="spellStart"/>
      <w:r>
        <w:rPr>
          <w:rFonts w:ascii="Arial" w:hAnsi="Arial" w:cs="Arial"/>
          <w:sz w:val="28"/>
          <w:szCs w:val="28"/>
        </w:rPr>
        <w:t>achidzoka</w:t>
      </w:r>
      <w:proofErr w:type="spellEnd"/>
      <w:r>
        <w:rPr>
          <w:rFonts w:ascii="Arial" w:hAnsi="Arial" w:cs="Arial"/>
          <w:sz w:val="28"/>
          <w:szCs w:val="28"/>
        </w:rPr>
        <w:t xml:space="preserve"> </w:t>
      </w:r>
      <w:proofErr w:type="spellStart"/>
      <w:r>
        <w:rPr>
          <w:rFonts w:ascii="Arial" w:hAnsi="Arial" w:cs="Arial"/>
          <w:sz w:val="28"/>
          <w:szCs w:val="28"/>
        </w:rPr>
        <w:t>zvakanakanaka</w:t>
      </w:r>
      <w:proofErr w:type="spellEnd"/>
      <w:r>
        <w:rPr>
          <w:rFonts w:ascii="Arial" w:hAnsi="Arial" w:cs="Arial"/>
          <w:sz w:val="28"/>
          <w:szCs w:val="28"/>
        </w:rPr>
        <w:t xml:space="preserve"> </w:t>
      </w:r>
      <w:proofErr w:type="spellStart"/>
      <w:r>
        <w:rPr>
          <w:rFonts w:ascii="Arial" w:hAnsi="Arial" w:cs="Arial"/>
          <w:sz w:val="28"/>
          <w:szCs w:val="28"/>
        </w:rPr>
        <w:t>fani</w:t>
      </w:r>
      <w:proofErr w:type="spellEnd"/>
      <w:r>
        <w:rPr>
          <w:rFonts w:ascii="Arial" w:hAnsi="Arial" w:cs="Arial"/>
          <w:sz w:val="28"/>
          <w:szCs w:val="28"/>
        </w:rPr>
        <w:t xml:space="preserve"> </w:t>
      </w:r>
      <w:proofErr w:type="spellStart"/>
      <w:r>
        <w:rPr>
          <w:rFonts w:ascii="Arial" w:hAnsi="Arial" w:cs="Arial"/>
          <w:sz w:val="28"/>
          <w:szCs w:val="28"/>
        </w:rPr>
        <w:t>akapfava</w:t>
      </w:r>
      <w:proofErr w:type="spellEnd"/>
      <w:r>
        <w:rPr>
          <w:rFonts w:ascii="Arial" w:hAnsi="Arial" w:cs="Arial"/>
          <w:sz w:val="28"/>
          <w:szCs w:val="28"/>
        </w:rPr>
        <w:t xml:space="preserve"> </w:t>
      </w:r>
      <w:proofErr w:type="spellStart"/>
      <w:r>
        <w:rPr>
          <w:rFonts w:ascii="Arial" w:hAnsi="Arial" w:cs="Arial"/>
          <w:sz w:val="28"/>
          <w:szCs w:val="28"/>
        </w:rPr>
        <w:t>chaizvo</w:t>
      </w:r>
      <w:proofErr w:type="spellEnd"/>
      <w:ins w:author="Transcriber01 JHB" w:date="2025-08-25T14:43:00Z" w16du:dateUtc="2025-08-25T12:43:00Z" w:id="181">
        <w:r>
          <w:rPr>
            <w:rFonts w:ascii="Arial" w:hAnsi="Arial" w:cs="Arial"/>
            <w:sz w:val="28"/>
            <w:szCs w:val="28"/>
          </w:rPr>
          <w:t>,</w:t>
        </w:r>
      </w:ins>
      <w:r>
        <w:rPr>
          <w:rFonts w:ascii="Arial" w:hAnsi="Arial" w:cs="Arial"/>
          <w:sz w:val="28"/>
          <w:szCs w:val="28"/>
        </w:rPr>
        <w:t xml:space="preserve"> </w:t>
      </w:r>
      <w:proofErr w:type="spellStart"/>
      <w:r>
        <w:rPr>
          <w:rFonts w:ascii="Arial" w:hAnsi="Arial" w:cs="Arial"/>
          <w:sz w:val="28"/>
          <w:szCs w:val="28"/>
        </w:rPr>
        <w:t>chaizvo</w:t>
      </w:r>
      <w:proofErr w:type="spellEnd"/>
      <w:r>
        <w:rPr>
          <w:rFonts w:ascii="Arial" w:hAnsi="Arial" w:cs="Arial"/>
          <w:sz w:val="28"/>
          <w:szCs w:val="28"/>
        </w:rPr>
        <w:t xml:space="preserve">, </w:t>
      </w:r>
      <w:proofErr w:type="spellStart"/>
      <w:r>
        <w:rPr>
          <w:rFonts w:ascii="Arial" w:hAnsi="Arial" w:cs="Arial"/>
          <w:sz w:val="28"/>
          <w:szCs w:val="28"/>
        </w:rPr>
        <w:t>zviye</w:t>
      </w:r>
      <w:proofErr w:type="spellEnd"/>
      <w:r>
        <w:rPr>
          <w:rFonts w:ascii="Arial" w:hAnsi="Arial" w:cs="Arial"/>
          <w:sz w:val="28"/>
          <w:szCs w:val="28"/>
        </w:rPr>
        <w:t xml:space="preserve"> </w:t>
      </w:r>
      <w:proofErr w:type="spellStart"/>
      <w:r>
        <w:rPr>
          <w:rFonts w:ascii="Arial" w:hAnsi="Arial" w:cs="Arial"/>
          <w:sz w:val="28"/>
          <w:szCs w:val="28"/>
        </w:rPr>
        <w:t>zvokupfava</w:t>
      </w:r>
      <w:proofErr w:type="spellEnd"/>
      <w:r>
        <w:rPr>
          <w:rFonts w:ascii="Arial" w:hAnsi="Arial" w:cs="Arial"/>
          <w:sz w:val="28"/>
          <w:szCs w:val="28"/>
        </w:rPr>
        <w:t xml:space="preserve"> </w:t>
      </w:r>
      <w:proofErr w:type="spellStart"/>
      <w:r>
        <w:rPr>
          <w:rFonts w:ascii="Arial" w:hAnsi="Arial" w:cs="Arial"/>
          <w:sz w:val="28"/>
          <w:szCs w:val="28"/>
        </w:rPr>
        <w:t>zviya</w:t>
      </w:r>
      <w:proofErr w:type="spellEnd"/>
      <w:r>
        <w:rPr>
          <w:rFonts w:ascii="Arial" w:hAnsi="Arial" w:cs="Arial"/>
          <w:sz w:val="28"/>
          <w:szCs w:val="28"/>
        </w:rPr>
        <w:t xml:space="preserve">. </w:t>
      </w:r>
      <w:proofErr w:type="spellStart"/>
      <w:r>
        <w:rPr>
          <w:rFonts w:ascii="Arial" w:hAnsi="Arial" w:cs="Arial"/>
          <w:sz w:val="28"/>
          <w:szCs w:val="28"/>
        </w:rPr>
        <w:t>Anotanga</w:t>
      </w:r>
      <w:proofErr w:type="spellEnd"/>
      <w:r>
        <w:rPr>
          <w:rFonts w:ascii="Arial" w:hAnsi="Arial" w:cs="Arial"/>
          <w:sz w:val="28"/>
          <w:szCs w:val="28"/>
        </w:rPr>
        <w:t xml:space="preserve"> </w:t>
      </w:r>
      <w:proofErr w:type="spellStart"/>
      <w:r>
        <w:rPr>
          <w:rFonts w:ascii="Arial" w:hAnsi="Arial" w:cs="Arial"/>
          <w:sz w:val="28"/>
          <w:szCs w:val="28"/>
        </w:rPr>
        <w:t>kuchema</w:t>
      </w:r>
      <w:proofErr w:type="spellEnd"/>
      <w:r>
        <w:rPr>
          <w:rFonts w:ascii="Arial" w:hAnsi="Arial" w:cs="Arial"/>
          <w:sz w:val="28"/>
          <w:szCs w:val="28"/>
        </w:rPr>
        <w:t xml:space="preserve"> </w:t>
      </w:r>
      <w:proofErr w:type="spellStart"/>
      <w:r>
        <w:rPr>
          <w:rFonts w:ascii="Arial" w:hAnsi="Arial" w:cs="Arial"/>
          <w:sz w:val="28"/>
          <w:szCs w:val="28"/>
        </w:rPr>
        <w:t>ari</w:t>
      </w:r>
      <w:proofErr w:type="spellEnd"/>
      <w:r>
        <w:rPr>
          <w:rFonts w:ascii="Arial" w:hAnsi="Arial" w:cs="Arial"/>
          <w:sz w:val="28"/>
          <w:szCs w:val="28"/>
        </w:rPr>
        <w:t xml:space="preserve"> </w:t>
      </w:r>
      <w:proofErr w:type="spellStart"/>
      <w:r>
        <w:rPr>
          <w:rFonts w:ascii="Arial" w:hAnsi="Arial" w:cs="Arial"/>
          <w:sz w:val="28"/>
          <w:szCs w:val="28"/>
        </w:rPr>
        <w:t>kughedhi</w:t>
      </w:r>
      <w:proofErr w:type="spellEnd"/>
      <w:r>
        <w:rPr>
          <w:rFonts w:ascii="Arial" w:hAnsi="Arial" w:cs="Arial"/>
          <w:sz w:val="28"/>
          <w:szCs w:val="28"/>
        </w:rPr>
        <w:t xml:space="preserve">. </w:t>
      </w:r>
      <w:proofErr w:type="spellStart"/>
      <w:r>
        <w:rPr>
          <w:rFonts w:ascii="Arial" w:hAnsi="Arial" w:cs="Arial"/>
          <w:sz w:val="28"/>
          <w:szCs w:val="28"/>
        </w:rPr>
        <w:t>Zvokuti</w:t>
      </w:r>
      <w:proofErr w:type="spellEnd"/>
      <w:r>
        <w:rPr>
          <w:rFonts w:ascii="Arial" w:hAnsi="Arial" w:cs="Arial"/>
          <w:sz w:val="28"/>
          <w:szCs w:val="28"/>
        </w:rPr>
        <w:t xml:space="preserve"> </w:t>
      </w:r>
      <w:proofErr w:type="spellStart"/>
      <w:r>
        <w:rPr>
          <w:rFonts w:ascii="Arial" w:hAnsi="Arial" w:cs="Arial"/>
          <w:sz w:val="28"/>
          <w:szCs w:val="28"/>
        </w:rPr>
        <w:t>achisvika</w:t>
      </w:r>
      <w:proofErr w:type="spellEnd"/>
      <w:r>
        <w:rPr>
          <w:rFonts w:ascii="Arial" w:hAnsi="Arial" w:cs="Arial"/>
          <w:sz w:val="28"/>
          <w:szCs w:val="28"/>
        </w:rPr>
        <w:t xml:space="preserve"> </w:t>
      </w:r>
      <w:proofErr w:type="spellStart"/>
      <w:r>
        <w:rPr>
          <w:rFonts w:ascii="Arial" w:hAnsi="Arial" w:cs="Arial"/>
          <w:sz w:val="28"/>
          <w:szCs w:val="28"/>
        </w:rPr>
        <w:t>mune</w:t>
      </w:r>
      <w:proofErr w:type="spellEnd"/>
      <w:r>
        <w:rPr>
          <w:rFonts w:ascii="Arial" w:hAnsi="Arial" w:cs="Arial"/>
          <w:sz w:val="28"/>
          <w:szCs w:val="28"/>
        </w:rPr>
        <w:t xml:space="preserve"> </w:t>
      </w:r>
      <w:proofErr w:type="spellStart"/>
      <w:r>
        <w:rPr>
          <w:rFonts w:ascii="Arial" w:hAnsi="Arial" w:cs="Arial"/>
          <w:sz w:val="28"/>
          <w:szCs w:val="28"/>
        </w:rPr>
        <w:t>muchitarisa</w:t>
      </w:r>
      <w:proofErr w:type="spellEnd"/>
      <w:r>
        <w:rPr>
          <w:rFonts w:ascii="Arial" w:hAnsi="Arial" w:cs="Arial"/>
          <w:sz w:val="28"/>
          <w:szCs w:val="28"/>
        </w:rPr>
        <w:t xml:space="preserve"> muri </w:t>
      </w:r>
      <w:proofErr w:type="spellStart"/>
      <w:r>
        <w:rPr>
          <w:rFonts w:ascii="Arial" w:hAnsi="Arial" w:cs="Arial"/>
          <w:sz w:val="28"/>
          <w:szCs w:val="28"/>
        </w:rPr>
        <w:t>kumba</w:t>
      </w:r>
      <w:proofErr w:type="spellEnd"/>
      <w:r>
        <w:rPr>
          <w:rFonts w:ascii="Arial" w:hAnsi="Arial" w:cs="Arial"/>
          <w:sz w:val="28"/>
          <w:szCs w:val="28"/>
        </w:rPr>
        <w:t xml:space="preserve"> </w:t>
      </w:r>
      <w:proofErr w:type="spellStart"/>
      <w:r>
        <w:rPr>
          <w:rFonts w:ascii="Arial" w:hAnsi="Arial" w:cs="Arial"/>
          <w:sz w:val="28"/>
          <w:szCs w:val="28"/>
        </w:rPr>
        <w:t>kuya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ndiani</w:t>
      </w:r>
      <w:proofErr w:type="spellEnd"/>
      <w:r>
        <w:rPr>
          <w:rFonts w:ascii="Arial" w:hAnsi="Arial" w:cs="Arial"/>
          <w:sz w:val="28"/>
          <w:szCs w:val="28"/>
        </w:rPr>
        <w:t xml:space="preserve">. </w:t>
      </w:r>
      <w:proofErr w:type="spellStart"/>
      <w:r>
        <w:rPr>
          <w:rFonts w:ascii="Arial" w:hAnsi="Arial" w:cs="Arial"/>
          <w:sz w:val="28"/>
          <w:szCs w:val="28"/>
        </w:rPr>
        <w:t>Hamumbomuzivi</w:t>
      </w:r>
      <w:proofErr w:type="spellEnd"/>
      <w:r>
        <w:rPr>
          <w:rFonts w:ascii="Arial" w:hAnsi="Arial" w:cs="Arial"/>
          <w:sz w:val="28"/>
          <w:szCs w:val="28"/>
        </w:rPr>
        <w:t xml:space="preserve">. </w:t>
      </w:r>
      <w:proofErr w:type="spellStart"/>
      <w:r>
        <w:rPr>
          <w:rFonts w:ascii="Arial" w:hAnsi="Arial" w:cs="Arial"/>
          <w:sz w:val="28"/>
          <w:szCs w:val="28"/>
        </w:rPr>
        <w:t>Anenge</w:t>
      </w:r>
      <w:proofErr w:type="spellEnd"/>
      <w:r>
        <w:rPr>
          <w:rFonts w:ascii="Arial" w:hAnsi="Arial" w:cs="Arial"/>
          <w:sz w:val="28"/>
          <w:szCs w:val="28"/>
        </w:rPr>
        <w:t xml:space="preserve"> </w:t>
      </w:r>
      <w:proofErr w:type="spellStart"/>
      <w:r>
        <w:rPr>
          <w:rFonts w:ascii="Arial" w:hAnsi="Arial" w:cs="Arial"/>
          <w:sz w:val="28"/>
          <w:szCs w:val="28"/>
        </w:rPr>
        <w:t>Rigiyoni</w:t>
      </w:r>
      <w:proofErr w:type="spellEnd"/>
      <w:r>
        <w:rPr>
          <w:rFonts w:ascii="Arial" w:hAnsi="Arial" w:cs="Arial"/>
          <w:sz w:val="28"/>
          <w:szCs w:val="28"/>
        </w:rPr>
        <w:t xml:space="preserve"> kana </w:t>
      </w:r>
      <w:proofErr w:type="spellStart"/>
      <w:r>
        <w:rPr>
          <w:rFonts w:ascii="Arial" w:hAnsi="Arial" w:cs="Arial"/>
          <w:sz w:val="28"/>
          <w:szCs w:val="28"/>
        </w:rPr>
        <w:t>akamira</w:t>
      </w:r>
      <w:proofErr w:type="spellEnd"/>
      <w:r>
        <w:rPr>
          <w:rFonts w:ascii="Arial" w:hAnsi="Arial" w:cs="Arial"/>
          <w:sz w:val="28"/>
          <w:szCs w:val="28"/>
        </w:rPr>
        <w:t xml:space="preserve"> </w:t>
      </w:r>
      <w:proofErr w:type="spellStart"/>
      <w:r>
        <w:rPr>
          <w:rFonts w:ascii="Arial" w:hAnsi="Arial" w:cs="Arial"/>
          <w:sz w:val="28"/>
          <w:szCs w:val="28"/>
        </w:rPr>
        <w:t>ikokoko</w:t>
      </w:r>
      <w:proofErr w:type="spellEnd"/>
      <w:r>
        <w:rPr>
          <w:rFonts w:ascii="Arial" w:hAnsi="Arial" w:cs="Arial"/>
          <w:sz w:val="28"/>
          <w:szCs w:val="28"/>
        </w:rPr>
        <w:t xml:space="preserve"> </w:t>
      </w:r>
      <w:proofErr w:type="spellStart"/>
      <w:r>
        <w:rPr>
          <w:rFonts w:ascii="Arial" w:hAnsi="Arial" w:cs="Arial"/>
          <w:sz w:val="28"/>
          <w:szCs w:val="28"/>
        </w:rPr>
        <w:t>zvaanenge</w:t>
      </w:r>
      <w:proofErr w:type="spellEnd"/>
      <w:r>
        <w:rPr>
          <w:rFonts w:ascii="Arial" w:hAnsi="Arial" w:cs="Arial"/>
          <w:sz w:val="28"/>
          <w:szCs w:val="28"/>
        </w:rPr>
        <w:t xml:space="preserve"> </w:t>
      </w:r>
      <w:proofErr w:type="spellStart"/>
      <w:r>
        <w:rPr>
          <w:rFonts w:ascii="Arial" w:hAnsi="Arial" w:cs="Arial"/>
          <w:sz w:val="28"/>
          <w:szCs w:val="28"/>
        </w:rPr>
        <w:t>akaita</w:t>
      </w:r>
      <w:proofErr w:type="spellEnd"/>
      <w:r>
        <w:rPr>
          <w:rFonts w:ascii="Arial" w:hAnsi="Arial" w:cs="Arial"/>
          <w:sz w:val="28"/>
          <w:szCs w:val="28"/>
        </w:rPr>
        <w:t xml:space="preserve"> </w:t>
      </w:r>
      <w:proofErr w:type="spellStart"/>
      <w:r>
        <w:rPr>
          <w:rFonts w:ascii="Arial" w:hAnsi="Arial" w:cs="Arial"/>
          <w:sz w:val="28"/>
          <w:szCs w:val="28"/>
        </w:rPr>
        <w:t>ikoko</w:t>
      </w:r>
      <w:proofErr w:type="spellEnd"/>
      <w:r>
        <w:rPr>
          <w:rFonts w:ascii="Arial" w:hAnsi="Arial" w:cs="Arial"/>
          <w:sz w:val="28"/>
          <w:szCs w:val="28"/>
        </w:rPr>
        <w:t xml:space="preserve">. </w:t>
      </w:r>
      <w:r w:rsidRPr="005D5A4C">
        <w:rPr>
          <w:rFonts w:ascii="Arial" w:hAnsi="Arial" w:cs="Arial"/>
          <w:sz w:val="18"/>
          <w:szCs w:val="18"/>
        </w:rPr>
        <w:t>[Congregation laughs—</w:t>
      </w:r>
      <w:r>
        <w:rPr>
          <w:rFonts w:ascii="Arial" w:hAnsi="Arial" w:cs="Arial"/>
          <w:sz w:val="18"/>
          <w:szCs w:val="18"/>
        </w:rPr>
        <w:t>ED</w:t>
      </w:r>
      <w:r w:rsidRPr="005D5A4C">
        <w:rPr>
          <w:rFonts w:ascii="Arial" w:hAnsi="Arial" w:cs="Arial"/>
          <w:sz w:val="18"/>
          <w:szCs w:val="18"/>
        </w:rPr>
        <w:t>]</w:t>
      </w:r>
      <w:r>
        <w:rPr>
          <w:rFonts w:ascii="Arial" w:hAnsi="Arial" w:cs="Arial"/>
          <w:sz w:val="28"/>
          <w:szCs w:val="28"/>
        </w:rPr>
        <w:t xml:space="preserve"> Mweya </w:t>
      </w:r>
      <w:proofErr w:type="spellStart"/>
      <w:r>
        <w:rPr>
          <w:rFonts w:ascii="Arial" w:hAnsi="Arial" w:cs="Arial"/>
          <w:sz w:val="28"/>
          <w:szCs w:val="28"/>
        </w:rPr>
        <w:t>yetsvina</w:t>
      </w:r>
      <w:proofErr w:type="spellEnd"/>
      <w:r>
        <w:rPr>
          <w:rFonts w:ascii="Arial" w:hAnsi="Arial" w:cs="Arial"/>
          <w:sz w:val="28"/>
          <w:szCs w:val="28"/>
        </w:rPr>
        <w:t xml:space="preserve"> </w:t>
      </w:r>
      <w:proofErr w:type="spellStart"/>
      <w:r>
        <w:rPr>
          <w:rFonts w:ascii="Arial" w:hAnsi="Arial" w:cs="Arial"/>
          <w:sz w:val="28"/>
          <w:szCs w:val="28"/>
        </w:rPr>
        <w:t>yakamukonzera</w:t>
      </w:r>
      <w:proofErr w:type="spellEnd"/>
      <w:r>
        <w:rPr>
          <w:rFonts w:ascii="Arial" w:hAnsi="Arial" w:cs="Arial"/>
          <w:sz w:val="28"/>
          <w:szCs w:val="28"/>
        </w:rPr>
        <w:t xml:space="preserve"> </w:t>
      </w:r>
      <w:proofErr w:type="spellStart"/>
      <w:r>
        <w:rPr>
          <w:rFonts w:ascii="Arial" w:hAnsi="Arial" w:cs="Arial"/>
          <w:sz w:val="28"/>
          <w:szCs w:val="28"/>
        </w:rPr>
        <w:t>yamupinda</w:t>
      </w:r>
      <w:proofErr w:type="spellEnd"/>
      <w:r>
        <w:rPr>
          <w:rFonts w:ascii="Arial" w:hAnsi="Arial" w:cs="Arial"/>
          <w:sz w:val="28"/>
          <w:szCs w:val="28"/>
        </w:rPr>
        <w:t xml:space="preserve"> </w:t>
      </w:r>
      <w:proofErr w:type="spellStart"/>
      <w:r>
        <w:rPr>
          <w:rFonts w:ascii="Arial" w:hAnsi="Arial" w:cs="Arial"/>
          <w:sz w:val="28"/>
          <w:szCs w:val="28"/>
        </w:rPr>
        <w:t>manje</w:t>
      </w:r>
      <w:proofErr w:type="spellEnd"/>
      <w:r>
        <w:rPr>
          <w:rFonts w:ascii="Arial" w:hAnsi="Arial" w:cs="Arial"/>
          <w:sz w:val="28"/>
          <w:szCs w:val="28"/>
        </w:rPr>
        <w:t xml:space="preserve">, heh. </w:t>
      </w:r>
      <w:proofErr w:type="spellStart"/>
      <w:r>
        <w:rPr>
          <w:rFonts w:ascii="Arial" w:hAnsi="Arial" w:cs="Arial"/>
          <w:sz w:val="28"/>
          <w:szCs w:val="28"/>
        </w:rPr>
        <w:t>Muchiti</w:t>
      </w:r>
      <w:proofErr w:type="spellEnd"/>
      <w:r>
        <w:rPr>
          <w:rFonts w:ascii="Arial" w:hAnsi="Arial" w:cs="Arial"/>
          <w:sz w:val="28"/>
          <w:szCs w:val="28"/>
        </w:rPr>
        <w:t>, “</w:t>
      </w:r>
      <w:proofErr w:type="spellStart"/>
      <w:r>
        <w:rPr>
          <w:rFonts w:ascii="Arial" w:hAnsi="Arial" w:cs="Arial"/>
          <w:sz w:val="28"/>
          <w:szCs w:val="28"/>
        </w:rPr>
        <w:t>Ndiani</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uyu</w:t>
      </w:r>
      <w:proofErr w:type="spellEnd"/>
      <w:r>
        <w:rPr>
          <w:rFonts w:ascii="Arial" w:hAnsi="Arial" w:cs="Arial"/>
          <w:sz w:val="28"/>
          <w:szCs w:val="28"/>
        </w:rPr>
        <w:t xml:space="preserve">?” </w:t>
      </w:r>
    </w:p>
    <w:p w:rsidR="001847F0" w:rsidP="001847F0" w:rsidRDefault="001847F0" w14:paraId="441685AB" w14:textId="77777777">
      <w:pPr>
        <w:jc w:val="both"/>
        <w:rPr>
          <w:rFonts w:ascii="Arial" w:hAnsi="Arial" w:cs="Arial"/>
          <w:sz w:val="28"/>
          <w:szCs w:val="28"/>
        </w:rPr>
      </w:pPr>
      <w:proofErr w:type="spellStart"/>
      <w:r>
        <w:rPr>
          <w:rFonts w:ascii="Arial" w:hAnsi="Arial" w:cs="Arial"/>
          <w:sz w:val="28"/>
          <w:szCs w:val="28"/>
        </w:rPr>
        <w:t>Wazoona</w:t>
      </w:r>
      <w:proofErr w:type="spellEnd"/>
      <w:r>
        <w:rPr>
          <w:rFonts w:ascii="Arial" w:hAnsi="Arial" w:cs="Arial"/>
          <w:sz w:val="28"/>
          <w:szCs w:val="28"/>
        </w:rPr>
        <w:t xml:space="preserve"> </w:t>
      </w:r>
      <w:proofErr w:type="spellStart"/>
      <w:r>
        <w:rPr>
          <w:rFonts w:ascii="Arial" w:hAnsi="Arial" w:cs="Arial"/>
          <w:sz w:val="28"/>
          <w:szCs w:val="28"/>
        </w:rPr>
        <w:t>kamwe</w:t>
      </w:r>
      <w:proofErr w:type="spellEnd"/>
      <w:r>
        <w:rPr>
          <w:rFonts w:ascii="Arial" w:hAnsi="Arial" w:cs="Arial"/>
          <w:sz w:val="28"/>
          <w:szCs w:val="28"/>
        </w:rPr>
        <w:t xml:space="preserve"> </w:t>
      </w:r>
      <w:proofErr w:type="spellStart"/>
      <w:r>
        <w:rPr>
          <w:rFonts w:ascii="Arial" w:hAnsi="Arial" w:cs="Arial"/>
          <w:sz w:val="28"/>
          <w:szCs w:val="28"/>
        </w:rPr>
        <w:t>kacho</w:t>
      </w:r>
      <w:proofErr w:type="spellEnd"/>
      <w:r>
        <w:rPr>
          <w:rFonts w:ascii="Arial" w:hAnsi="Arial" w:cs="Arial"/>
          <w:sz w:val="28"/>
          <w:szCs w:val="28"/>
        </w:rPr>
        <w:t xml:space="preserve"> </w:t>
      </w:r>
      <w:proofErr w:type="spellStart"/>
      <w:r>
        <w:rPr>
          <w:rFonts w:ascii="Arial" w:hAnsi="Arial" w:cs="Arial"/>
          <w:sz w:val="28"/>
          <w:szCs w:val="28"/>
        </w:rPr>
        <w:t>kadiki</w:t>
      </w:r>
      <w:proofErr w:type="spellEnd"/>
      <w:r>
        <w:rPr>
          <w:rFonts w:ascii="Arial" w:hAnsi="Arial" w:cs="Arial"/>
          <w:sz w:val="28"/>
          <w:szCs w:val="28"/>
        </w:rPr>
        <w:t xml:space="preserve"> </w:t>
      </w:r>
      <w:proofErr w:type="spellStart"/>
      <w:r>
        <w:rPr>
          <w:rFonts w:ascii="Arial" w:hAnsi="Arial" w:cs="Arial"/>
          <w:sz w:val="28"/>
          <w:szCs w:val="28"/>
        </w:rPr>
        <w:t>kazoti</w:t>
      </w:r>
      <w:proofErr w:type="spellEnd"/>
      <w:r>
        <w:rPr>
          <w:rFonts w:ascii="Arial" w:hAnsi="Arial" w:cs="Arial"/>
          <w:sz w:val="28"/>
          <w:szCs w:val="28"/>
        </w:rPr>
        <w:t xml:space="preserve">, “Ah, </w:t>
      </w:r>
      <w:proofErr w:type="spellStart"/>
      <w:r>
        <w:rPr>
          <w:rFonts w:ascii="Arial" w:hAnsi="Arial" w:cs="Arial"/>
          <w:sz w:val="28"/>
          <w:szCs w:val="28"/>
        </w:rPr>
        <w:t>ndimhamha</w:t>
      </w:r>
      <w:proofErr w:type="spellEnd"/>
      <w:r>
        <w:rPr>
          <w:rFonts w:ascii="Arial" w:hAnsi="Arial" w:cs="Arial"/>
          <w:sz w:val="28"/>
          <w:szCs w:val="28"/>
        </w:rPr>
        <w:t xml:space="preserve">.” </w:t>
      </w:r>
      <w:r w:rsidRPr="005D5A4C">
        <w:rPr>
          <w:rFonts w:ascii="Arial" w:hAnsi="Arial" w:cs="Arial"/>
          <w:sz w:val="18"/>
          <w:szCs w:val="18"/>
        </w:rPr>
        <w:t>[Apostle and Congregation laugh—ED]</w:t>
      </w:r>
      <w:r>
        <w:rPr>
          <w:rFonts w:ascii="Arial" w:hAnsi="Arial" w:cs="Arial"/>
          <w:sz w:val="28"/>
          <w:szCs w:val="28"/>
        </w:rPr>
        <w:t xml:space="preserve"> </w:t>
      </w:r>
    </w:p>
    <w:p w:rsidR="001847F0" w:rsidP="001847F0" w:rsidRDefault="001847F0" w14:paraId="2F12D84C" w14:textId="77777777">
      <w:pPr>
        <w:jc w:val="both"/>
        <w:rPr>
          <w:rFonts w:ascii="Arial" w:hAnsi="Arial" w:cs="Arial"/>
          <w:sz w:val="28"/>
          <w:szCs w:val="28"/>
        </w:rPr>
      </w:pPr>
      <w:r>
        <w:rPr>
          <w:rFonts w:ascii="Arial" w:hAnsi="Arial" w:cs="Arial"/>
          <w:sz w:val="28"/>
          <w:szCs w:val="28"/>
        </w:rPr>
        <w:t xml:space="preserve">“Wati </w:t>
      </w:r>
      <w:proofErr w:type="spellStart"/>
      <w:r>
        <w:rPr>
          <w:rFonts w:ascii="Arial" w:hAnsi="Arial" w:cs="Arial"/>
          <w:sz w:val="28"/>
          <w:szCs w:val="28"/>
        </w:rPr>
        <w:t>ndimhamha</w:t>
      </w:r>
      <w:proofErr w:type="spellEnd"/>
      <w:r>
        <w:rPr>
          <w:rFonts w:ascii="Arial" w:hAnsi="Arial" w:cs="Arial"/>
          <w:sz w:val="28"/>
          <w:szCs w:val="28"/>
        </w:rPr>
        <w:t xml:space="preserve"> </w:t>
      </w:r>
      <w:proofErr w:type="spellStart"/>
      <w:r>
        <w:rPr>
          <w:rFonts w:ascii="Arial" w:hAnsi="Arial" w:cs="Arial"/>
          <w:sz w:val="28"/>
          <w:szCs w:val="28"/>
        </w:rPr>
        <w:t>vako</w:t>
      </w:r>
      <w:proofErr w:type="spellEnd"/>
      <w:r>
        <w:rPr>
          <w:rFonts w:ascii="Arial" w:hAnsi="Arial" w:cs="Arial"/>
          <w:sz w:val="28"/>
          <w:szCs w:val="28"/>
        </w:rPr>
        <w:t xml:space="preserve"> </w:t>
      </w:r>
      <w:proofErr w:type="spellStart"/>
      <w:r>
        <w:rPr>
          <w:rFonts w:ascii="Arial" w:hAnsi="Arial" w:cs="Arial"/>
          <w:sz w:val="28"/>
          <w:szCs w:val="28"/>
        </w:rPr>
        <w:t>avo</w:t>
      </w:r>
      <w:proofErr w:type="spellEnd"/>
      <w:r>
        <w:rPr>
          <w:rFonts w:ascii="Arial" w:hAnsi="Arial" w:cs="Arial"/>
          <w:sz w:val="28"/>
          <w:szCs w:val="28"/>
        </w:rPr>
        <w:t xml:space="preserve">?” </w:t>
      </w:r>
    </w:p>
    <w:p w:rsidR="001847F0" w:rsidP="001847F0" w:rsidRDefault="001847F0" w14:paraId="0100BA06" w14:textId="77777777">
      <w:pPr>
        <w:jc w:val="both"/>
        <w:rPr>
          <w:rFonts w:ascii="Arial" w:hAnsi="Arial" w:cs="Arial"/>
          <w:sz w:val="28"/>
          <w:szCs w:val="28"/>
        </w:rPr>
      </w:pPr>
      <w:r w:rsidRPr="00653F2B">
        <w:rPr>
          <w:rFonts w:ascii="Arial" w:hAnsi="Arial" w:cs="Arial"/>
          <w:sz w:val="28"/>
          <w:szCs w:val="28"/>
          <w:vertAlign w:val="superscript"/>
        </w:rPr>
        <w:t>232</w:t>
      </w:r>
      <w:r>
        <w:rPr>
          <w:rFonts w:ascii="Arial" w:hAnsi="Arial" w:cs="Arial"/>
          <w:sz w:val="28"/>
          <w:szCs w:val="28"/>
        </w:rPr>
        <w:t>Wanzwa, “</w:t>
      </w:r>
      <w:proofErr w:type="spellStart"/>
      <w:r>
        <w:rPr>
          <w:rFonts w:ascii="Arial" w:hAnsi="Arial" w:cs="Arial"/>
          <w:sz w:val="28"/>
          <w:szCs w:val="28"/>
        </w:rPr>
        <w:t>Ndimhamha</w:t>
      </w:r>
      <w:proofErr w:type="spellEnd"/>
      <w:r>
        <w:rPr>
          <w:rFonts w:ascii="Arial" w:hAnsi="Arial" w:cs="Arial"/>
          <w:sz w:val="28"/>
          <w:szCs w:val="28"/>
        </w:rPr>
        <w:t xml:space="preserve">. </w:t>
      </w:r>
      <w:proofErr w:type="spellStart"/>
      <w:r>
        <w:rPr>
          <w:rFonts w:ascii="Arial" w:hAnsi="Arial" w:cs="Arial"/>
          <w:sz w:val="28"/>
          <w:szCs w:val="28"/>
        </w:rPr>
        <w:t>Ndimhamha</w:t>
      </w:r>
      <w:proofErr w:type="spellEnd"/>
      <w:r>
        <w:rPr>
          <w:rFonts w:ascii="Arial" w:hAnsi="Arial" w:cs="Arial"/>
          <w:sz w:val="28"/>
          <w:szCs w:val="28"/>
        </w:rPr>
        <w:t xml:space="preserve">, daddy, </w:t>
      </w:r>
      <w:proofErr w:type="spellStart"/>
      <w:r>
        <w:rPr>
          <w:rFonts w:ascii="Arial" w:hAnsi="Arial" w:cs="Arial"/>
          <w:sz w:val="28"/>
          <w:szCs w:val="28"/>
        </w:rPr>
        <w:t>ndimhamha</w:t>
      </w:r>
      <w:proofErr w:type="spellEnd"/>
      <w:r>
        <w:rPr>
          <w:rFonts w:ascii="Arial" w:hAnsi="Arial" w:cs="Arial"/>
          <w:sz w:val="28"/>
          <w:szCs w:val="28"/>
        </w:rPr>
        <w:t xml:space="preserve">.” </w:t>
      </w:r>
      <w:proofErr w:type="spellStart"/>
      <w:r>
        <w:rPr>
          <w:rFonts w:ascii="Arial" w:hAnsi="Arial" w:cs="Arial"/>
          <w:sz w:val="28"/>
          <w:szCs w:val="28"/>
        </w:rPr>
        <w:t>Twomhanyira</w:t>
      </w:r>
      <w:proofErr w:type="spellEnd"/>
      <w:r>
        <w:rPr>
          <w:rFonts w:ascii="Arial" w:hAnsi="Arial" w:cs="Arial"/>
          <w:sz w:val="28"/>
          <w:szCs w:val="28"/>
        </w:rPr>
        <w:t xml:space="preserve"> </w:t>
      </w:r>
      <w:proofErr w:type="spellStart"/>
      <w:r>
        <w:rPr>
          <w:rFonts w:ascii="Arial" w:hAnsi="Arial" w:cs="Arial"/>
          <w:sz w:val="28"/>
          <w:szCs w:val="28"/>
        </w:rPr>
        <w:t>kugedhe</w:t>
      </w:r>
      <w:proofErr w:type="spellEnd"/>
      <w:r>
        <w:rPr>
          <w:rFonts w:ascii="Arial" w:hAnsi="Arial" w:cs="Arial"/>
          <w:sz w:val="28"/>
          <w:szCs w:val="28"/>
        </w:rPr>
        <w:t xml:space="preserve"> </w:t>
      </w:r>
      <w:proofErr w:type="spellStart"/>
      <w:r>
        <w:rPr>
          <w:rFonts w:ascii="Arial" w:hAnsi="Arial" w:cs="Arial"/>
          <w:sz w:val="28"/>
          <w:szCs w:val="28"/>
        </w:rPr>
        <w:t>iwe</w:t>
      </w:r>
      <w:proofErr w:type="spellEnd"/>
      <w:r>
        <w:rPr>
          <w:rFonts w:ascii="Arial" w:hAnsi="Arial" w:cs="Arial"/>
          <w:sz w:val="28"/>
          <w:szCs w:val="28"/>
        </w:rPr>
        <w:t xml:space="preserve">. </w:t>
      </w:r>
      <w:proofErr w:type="spellStart"/>
      <w:r>
        <w:rPr>
          <w:rFonts w:ascii="Arial" w:hAnsi="Arial" w:cs="Arial"/>
          <w:sz w:val="28"/>
          <w:szCs w:val="28"/>
        </w:rPr>
        <w:t>Unotuwona</w:t>
      </w:r>
      <w:proofErr w:type="spellEnd"/>
      <w:r>
        <w:rPr>
          <w:rFonts w:ascii="Arial" w:hAnsi="Arial" w:cs="Arial"/>
          <w:sz w:val="28"/>
          <w:szCs w:val="28"/>
        </w:rPr>
        <w:t xml:space="preserve"> </w:t>
      </w:r>
      <w:proofErr w:type="spellStart"/>
      <w:r>
        <w:rPr>
          <w:rFonts w:ascii="Arial" w:hAnsi="Arial" w:cs="Arial"/>
          <w:sz w:val="28"/>
          <w:szCs w:val="28"/>
        </w:rPr>
        <w:t>tuchinyatsokukutarisa</w:t>
      </w:r>
      <w:proofErr w:type="spellEnd"/>
      <w:r>
        <w:rPr>
          <w:rFonts w:ascii="Arial" w:hAnsi="Arial" w:cs="Arial"/>
          <w:sz w:val="28"/>
          <w:szCs w:val="28"/>
        </w:rPr>
        <w:t xml:space="preserve"> so </w:t>
      </w:r>
      <w:proofErr w:type="spellStart"/>
      <w:r>
        <w:rPr>
          <w:rFonts w:ascii="Arial" w:hAnsi="Arial" w:cs="Arial"/>
          <w:sz w:val="28"/>
          <w:szCs w:val="28"/>
        </w:rPr>
        <w:t>kuti</w:t>
      </w:r>
      <w:proofErr w:type="spellEnd"/>
      <w:r>
        <w:rPr>
          <w:rFonts w:ascii="Arial" w:hAnsi="Arial" w:cs="Arial"/>
          <w:sz w:val="28"/>
          <w:szCs w:val="28"/>
        </w:rPr>
        <w:t>, “</w:t>
      </w:r>
      <w:proofErr w:type="spellStart"/>
      <w:r>
        <w:rPr>
          <w:rFonts w:ascii="Arial" w:hAnsi="Arial" w:cs="Arial"/>
          <w:sz w:val="28"/>
          <w:szCs w:val="28"/>
        </w:rPr>
        <w:t>Haa</w:t>
      </w:r>
      <w:proofErr w:type="spellEnd"/>
      <w:r>
        <w:rPr>
          <w:rFonts w:ascii="Arial" w:hAnsi="Arial" w:cs="Arial"/>
          <w:sz w:val="28"/>
          <w:szCs w:val="28"/>
        </w:rPr>
        <w:t xml:space="preserve">. </w:t>
      </w:r>
      <w:r w:rsidRPr="005D5A4C">
        <w:rPr>
          <w:rFonts w:ascii="Arial" w:hAnsi="Arial" w:cs="Arial"/>
          <w:sz w:val="18"/>
          <w:szCs w:val="18"/>
        </w:rPr>
        <w:t>[Congregation laughs—ED]</w:t>
      </w:r>
      <w:r>
        <w:rPr>
          <w:rFonts w:ascii="Arial" w:hAnsi="Arial" w:cs="Arial"/>
          <w:sz w:val="28"/>
          <w:szCs w:val="28"/>
        </w:rPr>
        <w:t xml:space="preserve"> Vana </w:t>
      </w:r>
      <w:proofErr w:type="spellStart"/>
      <w:r>
        <w:rPr>
          <w:rFonts w:ascii="Arial" w:hAnsi="Arial" w:cs="Arial"/>
          <w:sz w:val="28"/>
          <w:szCs w:val="28"/>
        </w:rPr>
        <w:t>mhamha</w:t>
      </w:r>
      <w:proofErr w:type="spellEnd"/>
      <w:r>
        <w:rPr>
          <w:rFonts w:ascii="Arial" w:hAnsi="Arial" w:cs="Arial"/>
          <w:sz w:val="28"/>
          <w:szCs w:val="28"/>
        </w:rPr>
        <w:t xml:space="preserve"> </w:t>
      </w:r>
      <w:proofErr w:type="spellStart"/>
      <w:r>
        <w:rPr>
          <w:rFonts w:ascii="Arial" w:hAnsi="Arial" w:cs="Arial"/>
          <w:sz w:val="28"/>
          <w:szCs w:val="28"/>
        </w:rPr>
        <w:t>vari</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havana </w:t>
      </w:r>
      <w:proofErr w:type="spellStart"/>
      <w:r>
        <w:rPr>
          <w:rFonts w:ascii="Arial" w:hAnsi="Arial" w:cs="Arial"/>
          <w:sz w:val="28"/>
          <w:szCs w:val="28"/>
        </w:rPr>
        <w:t>kudii</w:t>
      </w:r>
      <w:proofErr w:type="spellEnd"/>
      <w:r>
        <w:rPr>
          <w:rFonts w:ascii="Arial" w:hAnsi="Arial" w:cs="Arial"/>
          <w:sz w:val="28"/>
          <w:szCs w:val="28"/>
        </w:rPr>
        <w:t xml:space="preserve">…?” </w:t>
      </w:r>
      <w:r w:rsidRPr="00AE4311">
        <w:rPr>
          <w:rFonts w:ascii="Arial" w:hAnsi="Arial" w:cs="Arial"/>
          <w:sz w:val="18"/>
          <w:szCs w:val="18"/>
        </w:rPr>
        <w:t>[Congregation says, “</w:t>
      </w:r>
      <w:r>
        <w:rPr>
          <w:rFonts w:ascii="Arial" w:hAnsi="Arial" w:cs="Arial"/>
          <w:sz w:val="18"/>
          <w:szCs w:val="18"/>
        </w:rPr>
        <w:t xml:space="preserve">havana </w:t>
      </w:r>
      <w:proofErr w:type="spellStart"/>
      <w:r>
        <w:rPr>
          <w:rFonts w:ascii="Arial" w:hAnsi="Arial" w:cs="Arial"/>
          <w:sz w:val="18"/>
          <w:szCs w:val="18"/>
        </w:rPr>
        <w:t>kudai</w:t>
      </w:r>
      <w:proofErr w:type="spellEnd"/>
      <w:r w:rsidRPr="00AE4311">
        <w:rPr>
          <w:rFonts w:ascii="Arial" w:hAnsi="Arial" w:cs="Arial"/>
          <w:sz w:val="18"/>
          <w:szCs w:val="18"/>
        </w:rPr>
        <w:t>.”]</w:t>
      </w:r>
      <w:r w:rsidRPr="00AE4311">
        <w:rPr>
          <w:rFonts w:ascii="Arial" w:hAnsi="Arial" w:cs="Arial"/>
          <w:sz w:val="28"/>
          <w:szCs w:val="28"/>
        </w:rPr>
        <w:t xml:space="preserve"> </w:t>
      </w:r>
    </w:p>
    <w:p w:rsidR="001847F0" w:rsidP="001847F0" w:rsidRDefault="001847F0" w14:paraId="13ED2690" w14:textId="77777777">
      <w:pPr>
        <w:jc w:val="both"/>
        <w:rPr>
          <w:rFonts w:ascii="Arial" w:hAnsi="Arial" w:cs="Arial"/>
          <w:sz w:val="28"/>
          <w:szCs w:val="28"/>
        </w:rPr>
      </w:pPr>
      <w:r w:rsidRPr="00653F2B">
        <w:rPr>
          <w:rFonts w:ascii="Arial" w:hAnsi="Arial" w:cs="Arial"/>
          <w:sz w:val="28"/>
          <w:szCs w:val="28"/>
          <w:vertAlign w:val="superscript"/>
        </w:rPr>
        <w:t>233</w:t>
      </w:r>
      <w:r>
        <w:rPr>
          <w:rFonts w:ascii="Arial" w:hAnsi="Arial" w:cs="Arial"/>
          <w:sz w:val="28"/>
          <w:szCs w:val="28"/>
        </w:rPr>
        <w:t xml:space="preserve">Mwari </w:t>
      </w:r>
      <w:proofErr w:type="spellStart"/>
      <w:r>
        <w:rPr>
          <w:rFonts w:ascii="Arial" w:hAnsi="Arial" w:cs="Arial"/>
          <w:sz w:val="28"/>
          <w:szCs w:val="28"/>
        </w:rPr>
        <w:t>ane</w:t>
      </w:r>
      <w:proofErr w:type="spellEnd"/>
      <w:r>
        <w:rPr>
          <w:rFonts w:ascii="Arial" w:hAnsi="Arial" w:cs="Arial"/>
          <w:sz w:val="28"/>
          <w:szCs w:val="28"/>
        </w:rPr>
        <w:t xml:space="preserve"> </w:t>
      </w:r>
      <w:proofErr w:type="spellStart"/>
      <w:r>
        <w:rPr>
          <w:rFonts w:ascii="Arial" w:hAnsi="Arial" w:cs="Arial"/>
          <w:sz w:val="28"/>
          <w:szCs w:val="28"/>
        </w:rPr>
        <w:t>marangiro</w:t>
      </w:r>
      <w:proofErr w:type="spellEnd"/>
      <w:r>
        <w:rPr>
          <w:rFonts w:ascii="Arial" w:hAnsi="Arial" w:cs="Arial"/>
          <w:sz w:val="28"/>
          <w:szCs w:val="28"/>
        </w:rPr>
        <w:t xml:space="preserve"> </w:t>
      </w:r>
      <w:proofErr w:type="spellStart"/>
      <w:r>
        <w:rPr>
          <w:rFonts w:ascii="Arial" w:hAnsi="Arial" w:cs="Arial"/>
          <w:sz w:val="28"/>
          <w:szCs w:val="28"/>
        </w:rPr>
        <w:t>aanoita</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 xml:space="preserve">Amen.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Ha’moona</w:t>
      </w:r>
      <w:proofErr w:type="spellEnd"/>
      <w:r>
        <w:rPr>
          <w:rFonts w:ascii="Arial" w:hAnsi="Arial" w:cs="Arial"/>
          <w:sz w:val="28"/>
          <w:szCs w:val="28"/>
        </w:rPr>
        <w:t xml:space="preserve">. </w:t>
      </w:r>
      <w:proofErr w:type="spellStart"/>
      <w:r>
        <w:rPr>
          <w:rFonts w:ascii="Arial" w:hAnsi="Arial" w:cs="Arial"/>
          <w:sz w:val="28"/>
          <w:szCs w:val="28"/>
        </w:rPr>
        <w:t>Kunamata</w:t>
      </w:r>
      <w:proofErr w:type="spellEnd"/>
      <w:r>
        <w:rPr>
          <w:rFonts w:ascii="Arial" w:hAnsi="Arial" w:cs="Arial"/>
          <w:sz w:val="28"/>
          <w:szCs w:val="28"/>
        </w:rPr>
        <w:t xml:space="preserve"> brother, it’s not a game. </w:t>
      </w:r>
      <w:proofErr w:type="spellStart"/>
      <w:r>
        <w:rPr>
          <w:rFonts w:ascii="Arial" w:hAnsi="Arial" w:cs="Arial"/>
          <w:sz w:val="28"/>
          <w:szCs w:val="28"/>
        </w:rPr>
        <w:t>Kunamata</w:t>
      </w:r>
      <w:proofErr w:type="spellEnd"/>
      <w:r>
        <w:rPr>
          <w:rFonts w:ascii="Arial" w:hAnsi="Arial" w:cs="Arial"/>
          <w:sz w:val="28"/>
          <w:szCs w:val="28"/>
        </w:rPr>
        <w:t xml:space="preserve"> it’s a principle. </w:t>
      </w:r>
      <w:proofErr w:type="spellStart"/>
      <w:r>
        <w:rPr>
          <w:rFonts w:ascii="Arial" w:hAnsi="Arial" w:cs="Arial"/>
          <w:sz w:val="28"/>
          <w:szCs w:val="28"/>
        </w:rPr>
        <w:t>Kunamata</w:t>
      </w:r>
      <w:proofErr w:type="spellEnd"/>
      <w:r>
        <w:rPr>
          <w:rFonts w:ascii="Arial" w:hAnsi="Arial" w:cs="Arial"/>
          <w:sz w:val="28"/>
          <w:szCs w:val="28"/>
        </w:rPr>
        <w:t xml:space="preserve"> it’s a body of life. </w:t>
      </w:r>
      <w:proofErr w:type="spellStart"/>
      <w:r>
        <w:rPr>
          <w:rFonts w:ascii="Arial" w:hAnsi="Arial" w:cs="Arial"/>
          <w:sz w:val="28"/>
          <w:szCs w:val="28"/>
        </w:rPr>
        <w:t>Kunamata</w:t>
      </w:r>
      <w:proofErr w:type="spellEnd"/>
      <w:r>
        <w:rPr>
          <w:rFonts w:ascii="Arial" w:hAnsi="Arial" w:cs="Arial"/>
          <w:sz w:val="28"/>
          <w:szCs w:val="28"/>
        </w:rPr>
        <w:t xml:space="preserve"> </w:t>
      </w:r>
      <w:proofErr w:type="spellStart"/>
      <w:r>
        <w:rPr>
          <w:rFonts w:ascii="Arial" w:hAnsi="Arial" w:cs="Arial"/>
          <w:sz w:val="28"/>
          <w:szCs w:val="28"/>
        </w:rPr>
        <w:t>i</w:t>
      </w:r>
      <w:proofErr w:type="spellEnd"/>
      <w:r>
        <w:rPr>
          <w:rFonts w:ascii="Arial" w:hAnsi="Arial" w:cs="Arial"/>
          <w:sz w:val="28"/>
          <w:szCs w:val="28"/>
        </w:rPr>
        <w:t>–the</w:t>
      </w:r>
      <w:del w:author="Transcriber01 JHB" w:date="2025-08-25T14:48:00Z" w16du:dateUtc="2025-08-25T12:48:00Z" w:id="182">
        <w:r w:rsidDel="0053125A">
          <w:rPr>
            <w:rFonts w:ascii="Arial" w:hAnsi="Arial" w:cs="Arial"/>
            <w:sz w:val="28"/>
            <w:szCs w:val="28"/>
          </w:rPr>
          <w:delText>y</w:delText>
        </w:r>
      </w:del>
      <w:ins w:author="Transcriber01 JHB" w:date="2025-08-25T14:48:00Z" w16du:dateUtc="2025-08-25T12:48:00Z" w:id="183">
        <w:r>
          <w:rPr>
            <w:rFonts w:ascii="Arial" w:hAnsi="Arial" w:cs="Arial"/>
            <w:sz w:val="28"/>
            <w:szCs w:val="28"/>
          </w:rPr>
          <w:t>re</w:t>
        </w:r>
      </w:ins>
      <w:r>
        <w:rPr>
          <w:rFonts w:ascii="Arial" w:hAnsi="Arial" w:cs="Arial"/>
          <w:sz w:val="28"/>
          <w:szCs w:val="28"/>
        </w:rPr>
        <w:t xml:space="preserve"> are commandments </w:t>
      </w:r>
      <w:proofErr w:type="spellStart"/>
      <w:r>
        <w:rPr>
          <w:rFonts w:ascii="Arial" w:hAnsi="Arial" w:cs="Arial"/>
          <w:sz w:val="28"/>
          <w:szCs w:val="28"/>
        </w:rPr>
        <w:t>ende</w:t>
      </w:r>
      <w:proofErr w:type="spellEnd"/>
      <w:r>
        <w:rPr>
          <w:rFonts w:ascii="Arial" w:hAnsi="Arial" w:cs="Arial"/>
          <w:sz w:val="28"/>
          <w:szCs w:val="28"/>
        </w:rPr>
        <w:t xml:space="preserve"> </w:t>
      </w:r>
      <w:proofErr w:type="spellStart"/>
      <w:r>
        <w:rPr>
          <w:rFonts w:ascii="Arial" w:hAnsi="Arial" w:cs="Arial"/>
          <w:sz w:val="28"/>
          <w:szCs w:val="28"/>
        </w:rPr>
        <w:t>kunamata</w:t>
      </w:r>
      <w:proofErr w:type="spellEnd"/>
      <w:r>
        <w:rPr>
          <w:rFonts w:ascii="Arial" w:hAnsi="Arial" w:cs="Arial"/>
          <w:sz w:val="28"/>
          <w:szCs w:val="28"/>
        </w:rPr>
        <w:t xml:space="preserve"> it’s a life that you ma…you manifest. </w:t>
      </w:r>
      <w:proofErr w:type="spellStart"/>
      <w:r>
        <w:rPr>
          <w:rFonts w:ascii="Arial" w:hAnsi="Arial" w:cs="Arial"/>
          <w:sz w:val="28"/>
          <w:szCs w:val="28"/>
        </w:rPr>
        <w:t>Hazvigone</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kunamata</w:t>
      </w:r>
      <w:proofErr w:type="spellEnd"/>
      <w:r>
        <w:rPr>
          <w:rFonts w:ascii="Arial" w:hAnsi="Arial" w:cs="Arial"/>
          <w:sz w:val="28"/>
          <w:szCs w:val="28"/>
        </w:rPr>
        <w:t xml:space="preserve"> </w:t>
      </w:r>
      <w:proofErr w:type="spellStart"/>
      <w:r>
        <w:rPr>
          <w:rFonts w:ascii="Arial" w:hAnsi="Arial" w:cs="Arial"/>
          <w:sz w:val="28"/>
          <w:szCs w:val="28"/>
        </w:rPr>
        <w:t>kuregere</w:t>
      </w:r>
      <w:proofErr w:type="spellEnd"/>
      <w:r>
        <w:rPr>
          <w:rFonts w:ascii="Arial" w:hAnsi="Arial" w:cs="Arial"/>
          <w:sz w:val="28"/>
          <w:szCs w:val="28"/>
        </w:rPr>
        <w:t xml:space="preserve"> </w:t>
      </w:r>
      <w:proofErr w:type="spellStart"/>
      <w:r>
        <w:rPr>
          <w:rFonts w:ascii="Arial" w:hAnsi="Arial" w:cs="Arial"/>
          <w:sz w:val="28"/>
          <w:szCs w:val="28"/>
        </w:rPr>
        <w:t>ku</w:t>
      </w:r>
      <w:proofErr w:type="spellEnd"/>
      <w:r>
        <w:rPr>
          <w:rFonts w:ascii="Arial" w:hAnsi="Arial" w:cs="Arial"/>
          <w:sz w:val="28"/>
          <w:szCs w:val="28"/>
        </w:rPr>
        <w:t xml:space="preserve"> </w:t>
      </w:r>
      <w:r w:rsidRPr="00F8509B">
        <w:rPr>
          <w:rFonts w:ascii="Arial" w:hAnsi="Arial" w:cs="Arial"/>
          <w:i/>
          <w:iCs/>
          <w:sz w:val="28"/>
          <w:szCs w:val="28"/>
        </w:rPr>
        <w:t xml:space="preserve">manifest-a </w:t>
      </w:r>
      <w:r>
        <w:rPr>
          <w:rFonts w:ascii="Arial" w:hAnsi="Arial" w:cs="Arial"/>
          <w:sz w:val="28"/>
          <w:szCs w:val="28"/>
        </w:rPr>
        <w:t xml:space="preserve">life </w:t>
      </w:r>
      <w:proofErr w:type="spellStart"/>
      <w:r>
        <w:rPr>
          <w:rFonts w:ascii="Arial" w:hAnsi="Arial" w:cs="Arial"/>
          <w:sz w:val="28"/>
          <w:szCs w:val="28"/>
        </w:rPr>
        <w:t>saizvozvo</w:t>
      </w:r>
      <w:proofErr w:type="spellEnd"/>
      <w:r>
        <w:rPr>
          <w:rFonts w:ascii="Arial" w:hAnsi="Arial" w:cs="Arial"/>
          <w:sz w:val="28"/>
          <w:szCs w:val="28"/>
        </w:rPr>
        <w:t xml:space="preserve">, </w:t>
      </w:r>
      <w:proofErr w:type="spellStart"/>
      <w:r>
        <w:rPr>
          <w:rFonts w:ascii="Arial" w:hAnsi="Arial" w:cs="Arial"/>
          <w:sz w:val="28"/>
          <w:szCs w:val="28"/>
        </w:rPr>
        <w:t>hazvigone</w:t>
      </w:r>
      <w:proofErr w:type="spellEnd"/>
      <w:r>
        <w:rPr>
          <w:rFonts w:ascii="Arial" w:hAnsi="Arial" w:cs="Arial"/>
          <w:sz w:val="28"/>
          <w:szCs w:val="28"/>
        </w:rPr>
        <w:t xml:space="preserve">, </w:t>
      </w:r>
      <w:proofErr w:type="spellStart"/>
      <w:r>
        <w:rPr>
          <w:rFonts w:ascii="Arial" w:hAnsi="Arial" w:cs="Arial"/>
          <w:sz w:val="28"/>
          <w:szCs w:val="28"/>
        </w:rPr>
        <w:t>ha’moona</w:t>
      </w:r>
      <w:proofErr w:type="spellEnd"/>
      <w:r>
        <w:rPr>
          <w:rFonts w:ascii="Arial" w:hAnsi="Arial" w:cs="Arial"/>
          <w:sz w:val="28"/>
          <w:szCs w:val="28"/>
        </w:rPr>
        <w:t xml:space="preserve">. </w:t>
      </w:r>
      <w:proofErr w:type="spellStart"/>
      <w:r>
        <w:rPr>
          <w:rFonts w:ascii="Arial" w:hAnsi="Arial" w:cs="Arial"/>
          <w:sz w:val="28"/>
          <w:szCs w:val="28"/>
        </w:rPr>
        <w:t>Hatitarisei</w:t>
      </w:r>
      <w:proofErr w:type="spellEnd"/>
      <w:r>
        <w:rPr>
          <w:rFonts w:ascii="Arial" w:hAnsi="Arial" w:cs="Arial"/>
          <w:sz w:val="28"/>
          <w:szCs w:val="28"/>
        </w:rPr>
        <w:t xml:space="preserve"> </w:t>
      </w:r>
      <w:proofErr w:type="spellStart"/>
      <w:r>
        <w:rPr>
          <w:rFonts w:ascii="Arial" w:hAnsi="Arial" w:cs="Arial"/>
          <w:sz w:val="28"/>
          <w:szCs w:val="28"/>
        </w:rPr>
        <w:t>muone</w:t>
      </w:r>
      <w:proofErr w:type="spellEnd"/>
      <w:r>
        <w:rPr>
          <w:rFonts w:ascii="Arial" w:hAnsi="Arial" w:cs="Arial"/>
          <w:sz w:val="28"/>
          <w:szCs w:val="28"/>
        </w:rPr>
        <w:t xml:space="preserve"> </w:t>
      </w:r>
      <w:proofErr w:type="spellStart"/>
      <w:r>
        <w:rPr>
          <w:rFonts w:ascii="Arial" w:hAnsi="Arial" w:cs="Arial"/>
          <w:sz w:val="28"/>
          <w:szCs w:val="28"/>
        </w:rPr>
        <w:t>kuva</w:t>
      </w:r>
      <w:proofErr w:type="spellEnd"/>
      <w:r>
        <w:rPr>
          <w:rFonts w:ascii="Arial" w:hAnsi="Arial" w:cs="Arial"/>
          <w:sz w:val="28"/>
          <w:szCs w:val="28"/>
        </w:rPr>
        <w:t xml:space="preserve"> </w:t>
      </w:r>
      <w:proofErr w:type="spellStart"/>
      <w:r>
        <w:rPr>
          <w:rFonts w:ascii="Arial" w:hAnsi="Arial" w:cs="Arial"/>
          <w:sz w:val="28"/>
          <w:szCs w:val="28"/>
        </w:rPr>
        <w:t>Efeso</w:t>
      </w:r>
      <w:proofErr w:type="spellEnd"/>
      <w:r>
        <w:rPr>
          <w:rFonts w:ascii="Arial" w:hAnsi="Arial" w:cs="Arial"/>
          <w:sz w:val="28"/>
          <w:szCs w:val="28"/>
        </w:rPr>
        <w:t xml:space="preserve"> </w:t>
      </w:r>
      <w:proofErr w:type="spellStart"/>
      <w:r>
        <w:rPr>
          <w:rFonts w:ascii="Arial" w:hAnsi="Arial" w:cs="Arial"/>
          <w:sz w:val="28"/>
          <w:szCs w:val="28"/>
        </w:rPr>
        <w:t>kuno</w:t>
      </w:r>
      <w:proofErr w:type="spellEnd"/>
      <w:r>
        <w:rPr>
          <w:rFonts w:ascii="Arial" w:hAnsi="Arial" w:cs="Arial"/>
          <w:sz w:val="28"/>
          <w:szCs w:val="28"/>
        </w:rPr>
        <w:t xml:space="preserve"> uku </w:t>
      </w:r>
      <w:proofErr w:type="spellStart"/>
      <w:r>
        <w:rPr>
          <w:rFonts w:ascii="Arial" w:hAnsi="Arial" w:cs="Arial"/>
          <w:sz w:val="28"/>
          <w:szCs w:val="28"/>
        </w:rPr>
        <w:t>tione</w:t>
      </w:r>
      <w:proofErr w:type="spellEnd"/>
      <w:r>
        <w:rPr>
          <w:rFonts w:ascii="Arial" w:hAnsi="Arial" w:cs="Arial"/>
          <w:sz w:val="28"/>
          <w:szCs w:val="28"/>
        </w:rPr>
        <w:t xml:space="preserve">. Verse </w:t>
      </w:r>
      <w:del w:author="Transcriber01 JHB" w:date="2025-08-25T14:49:00Z" w16du:dateUtc="2025-08-25T12:49:00Z" w:id="184">
        <w:r w:rsidDel="00B37398">
          <w:rPr>
            <w:rFonts w:ascii="Arial" w:hAnsi="Arial" w:cs="Arial"/>
            <w:sz w:val="28"/>
            <w:szCs w:val="28"/>
          </w:rPr>
          <w:delText>i</w:delText>
        </w:r>
      </w:del>
      <w:r>
        <w:rPr>
          <w:rFonts w:ascii="Arial" w:hAnsi="Arial" w:cs="Arial"/>
          <w:sz w:val="28"/>
          <w:szCs w:val="28"/>
        </w:rPr>
        <w:t>s</w:t>
      </w:r>
      <w:ins w:author="Transcriber01 JHB" w:date="2025-08-25T14:49:00Z" w16du:dateUtc="2025-08-25T12:49:00Z" w:id="185">
        <w:r>
          <w:rPr>
            <w:rFonts w:ascii="Arial" w:hAnsi="Arial" w:cs="Arial"/>
            <w:sz w:val="28"/>
            <w:szCs w:val="28"/>
          </w:rPr>
          <w:t>ix</w:t>
        </w:r>
      </w:ins>
      <w:r>
        <w:rPr>
          <w:rFonts w:ascii="Arial" w:hAnsi="Arial" w:cs="Arial"/>
          <w:sz w:val="28"/>
          <w:szCs w:val="28"/>
        </w:rPr>
        <w:t xml:space="preserve">…eh…verse 1 tese </w:t>
      </w:r>
      <w:proofErr w:type="spellStart"/>
      <w:r>
        <w:rPr>
          <w:rFonts w:ascii="Arial" w:hAnsi="Arial" w:cs="Arial"/>
          <w:sz w:val="28"/>
          <w:szCs w:val="28"/>
        </w:rPr>
        <w:t>hativerengeyi</w:t>
      </w:r>
      <w:proofErr w:type="spellEnd"/>
      <w:r>
        <w:rPr>
          <w:rFonts w:ascii="Arial" w:hAnsi="Arial" w:cs="Arial"/>
          <w:sz w:val="28"/>
          <w:szCs w:val="28"/>
        </w:rPr>
        <w:t xml:space="preserve">: </w:t>
      </w:r>
    </w:p>
    <w:p w:rsidRPr="002A5102" w:rsidR="001847F0" w:rsidP="001847F0" w:rsidRDefault="001847F0" w14:paraId="0BED2680" w14:textId="77777777">
      <w:pPr>
        <w:ind w:left="720"/>
        <w:jc w:val="both"/>
        <w:rPr>
          <w:rFonts w:ascii="Arial" w:hAnsi="Arial" w:cs="Arial"/>
          <w:i/>
          <w:iCs/>
          <w:sz w:val="28"/>
          <w:szCs w:val="28"/>
        </w:rPr>
      </w:pPr>
      <w:r w:rsidRPr="002A5102">
        <w:rPr>
          <w:rFonts w:ascii="Arial" w:hAnsi="Arial" w:cs="Arial"/>
          <w:i/>
          <w:iCs/>
          <w:sz w:val="28"/>
          <w:szCs w:val="28"/>
          <w:lang w:val="x-none"/>
        </w:rPr>
        <w:t>Children, obey your parents in the Lord: for this is right. </w:t>
      </w:r>
    </w:p>
    <w:p w:rsidR="001847F0" w:rsidP="001847F0" w:rsidRDefault="001847F0" w14:paraId="23EAC6B8" w14:textId="77777777">
      <w:pPr>
        <w:jc w:val="both"/>
        <w:rPr>
          <w:rFonts w:ascii="Arial" w:hAnsi="Arial" w:cs="Arial"/>
          <w:sz w:val="28"/>
          <w:szCs w:val="28"/>
        </w:rPr>
      </w:pPr>
      <w:r>
        <w:rPr>
          <w:rFonts w:ascii="Arial" w:hAnsi="Arial" w:cs="Arial"/>
          <w:sz w:val="28"/>
          <w:szCs w:val="28"/>
        </w:rPr>
        <w:t xml:space="preserve">Verse 2 </w:t>
      </w:r>
      <w:proofErr w:type="spellStart"/>
      <w:r>
        <w:rPr>
          <w:rFonts w:ascii="Arial" w:hAnsi="Arial" w:cs="Arial"/>
          <w:sz w:val="28"/>
          <w:szCs w:val="28"/>
        </w:rPr>
        <w:t>hativerengeyi</w:t>
      </w:r>
      <w:proofErr w:type="spellEnd"/>
      <w:r>
        <w:rPr>
          <w:rFonts w:ascii="Arial" w:hAnsi="Arial" w:cs="Arial"/>
          <w:sz w:val="28"/>
          <w:szCs w:val="28"/>
        </w:rPr>
        <w:t xml:space="preserve"> </w:t>
      </w:r>
      <w:proofErr w:type="spellStart"/>
      <w:r>
        <w:rPr>
          <w:rFonts w:ascii="Arial" w:hAnsi="Arial" w:cs="Arial"/>
          <w:sz w:val="28"/>
          <w:szCs w:val="28"/>
        </w:rPr>
        <w:t>tose</w:t>
      </w:r>
      <w:proofErr w:type="spellEnd"/>
      <w:r>
        <w:rPr>
          <w:rFonts w:ascii="Arial" w:hAnsi="Arial" w:cs="Arial"/>
          <w:sz w:val="28"/>
          <w:szCs w:val="28"/>
        </w:rPr>
        <w:t>:</w:t>
      </w:r>
    </w:p>
    <w:p w:rsidR="001847F0" w:rsidP="001847F0" w:rsidRDefault="001847F0" w14:paraId="00D6443F" w14:textId="77777777">
      <w:pPr>
        <w:ind w:left="720"/>
        <w:jc w:val="both"/>
        <w:rPr>
          <w:rFonts w:ascii="Arial" w:hAnsi="Arial" w:cs="Arial"/>
          <w:sz w:val="28"/>
          <w:szCs w:val="28"/>
        </w:rPr>
      </w:pPr>
      <w:r w:rsidRPr="002851DE">
        <w:rPr>
          <w:rFonts w:ascii="Arial" w:hAnsi="Arial" w:cs="Arial"/>
          <w:i/>
          <w:iCs/>
          <w:sz w:val="28"/>
          <w:szCs w:val="28"/>
          <w:lang w:val="x-none"/>
        </w:rPr>
        <w:t xml:space="preserve">Honour thy father and mother; (which is the first commandment with </w:t>
      </w:r>
      <w:r w:rsidRPr="00843A43">
        <w:rPr>
          <w:rFonts w:ascii="Arial" w:hAnsi="Arial" w:cs="Arial"/>
          <w:sz w:val="28"/>
          <w:szCs w:val="28"/>
          <w:lang w:val="x-none"/>
        </w:rPr>
        <w:t>a</w:t>
      </w:r>
      <w:r>
        <w:rPr>
          <w:rFonts w:ascii="Arial" w:hAnsi="Arial" w:cs="Arial"/>
          <w:i/>
          <w:iCs/>
          <w:sz w:val="28"/>
          <w:szCs w:val="28"/>
          <w:lang w:val="x-none"/>
        </w:rPr>
        <w:t xml:space="preserve"> </w:t>
      </w:r>
      <w:r w:rsidRPr="002851DE">
        <w:rPr>
          <w:rFonts w:ascii="Arial" w:hAnsi="Arial" w:cs="Arial"/>
          <w:i/>
          <w:iCs/>
          <w:sz w:val="28"/>
          <w:szCs w:val="28"/>
          <w:lang w:val="x-none"/>
        </w:rPr>
        <w:t>promise;</w:t>
      </w:r>
      <w:r>
        <w:rPr>
          <w:rFonts w:ascii="Arial" w:hAnsi="Arial" w:cs="Arial"/>
          <w:i/>
          <w:iCs/>
          <w:sz w:val="28"/>
          <w:szCs w:val="28"/>
          <w:lang w:val="x-none"/>
        </w:rPr>
        <w:t>)</w:t>
      </w:r>
      <w:r>
        <w:rPr>
          <w:rFonts w:ascii="Arial" w:hAnsi="Arial" w:cs="Arial"/>
          <w:sz w:val="28"/>
          <w:szCs w:val="28"/>
          <w:lang w:val="x-none"/>
        </w:rPr>
        <w:t xml:space="preserve"> </w:t>
      </w:r>
    </w:p>
    <w:p w:rsidR="001847F0" w:rsidP="001847F0" w:rsidRDefault="001847F0" w14:paraId="3704D3FB" w14:textId="77777777">
      <w:pPr>
        <w:jc w:val="both"/>
        <w:rPr>
          <w:rFonts w:ascii="Arial" w:hAnsi="Arial" w:cs="Arial"/>
          <w:sz w:val="28"/>
          <w:szCs w:val="28"/>
        </w:rPr>
      </w:pPr>
      <w:r w:rsidRPr="0073055D">
        <w:rPr>
          <w:rFonts w:ascii="Arial" w:hAnsi="Arial" w:cs="Arial"/>
          <w:sz w:val="28"/>
          <w:szCs w:val="28"/>
          <w:vertAlign w:val="superscript"/>
        </w:rPr>
        <w:t>234</w:t>
      </w:r>
      <w:r>
        <w:rPr>
          <w:rFonts w:ascii="Arial" w:hAnsi="Arial" w:cs="Arial"/>
          <w:sz w:val="28"/>
          <w:szCs w:val="28"/>
        </w:rPr>
        <w:t xml:space="preserve">Toda Amen </w:t>
      </w:r>
      <w:proofErr w:type="spellStart"/>
      <w:r>
        <w:rPr>
          <w:rFonts w:ascii="Arial" w:hAnsi="Arial" w:cs="Arial"/>
          <w:sz w:val="28"/>
          <w:szCs w:val="28"/>
        </w:rPr>
        <w:t>akadarika</w:t>
      </w:r>
      <w:proofErr w:type="spellEnd"/>
      <w:r>
        <w:rPr>
          <w:rFonts w:ascii="Arial" w:hAnsi="Arial" w:cs="Arial"/>
          <w:sz w:val="28"/>
          <w:szCs w:val="28"/>
        </w:rPr>
        <w:t xml:space="preserve"> Amen </w:t>
      </w:r>
      <w:proofErr w:type="spellStart"/>
      <w:r>
        <w:rPr>
          <w:rFonts w:ascii="Arial" w:hAnsi="Arial" w:cs="Arial"/>
          <w:sz w:val="28"/>
          <w:szCs w:val="28"/>
        </w:rPr>
        <w:t>ipapo</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sidRPr="007F2AFC">
        <w:rPr>
          <w:rFonts w:ascii="Arial" w:hAnsi="Arial" w:cs="Arial"/>
          <w:sz w:val="28"/>
          <w:szCs w:val="28"/>
        </w:rPr>
        <w:t xml:space="preserve">Hanzi </w:t>
      </w:r>
      <w:proofErr w:type="spellStart"/>
      <w:r w:rsidRPr="007F2AFC">
        <w:rPr>
          <w:rFonts w:ascii="Arial" w:hAnsi="Arial" w:cs="Arial"/>
          <w:sz w:val="28"/>
          <w:szCs w:val="28"/>
        </w:rPr>
        <w:t>ndiyo</w:t>
      </w:r>
      <w:proofErr w:type="spellEnd"/>
      <w:r w:rsidRPr="007F2AFC">
        <w:rPr>
          <w:rFonts w:ascii="Arial" w:hAnsi="Arial" w:cs="Arial"/>
          <w:sz w:val="28"/>
          <w:szCs w:val="28"/>
        </w:rPr>
        <w:t xml:space="preserve"> commandment </w:t>
      </w:r>
      <w:proofErr w:type="spellStart"/>
      <w:r w:rsidRPr="007F2AFC">
        <w:rPr>
          <w:rFonts w:ascii="Arial" w:hAnsi="Arial" w:cs="Arial"/>
          <w:sz w:val="28"/>
          <w:szCs w:val="28"/>
        </w:rPr>
        <w:t>yekutanga</w:t>
      </w:r>
      <w:proofErr w:type="spellEnd"/>
      <w:r w:rsidRPr="007F2AFC">
        <w:rPr>
          <w:rFonts w:ascii="Arial" w:hAnsi="Arial" w:cs="Arial"/>
          <w:sz w:val="28"/>
          <w:szCs w:val="28"/>
        </w:rPr>
        <w:t xml:space="preserve"> </w:t>
      </w:r>
      <w:proofErr w:type="spellStart"/>
      <w:r w:rsidRPr="007F2AFC">
        <w:rPr>
          <w:rFonts w:ascii="Arial" w:hAnsi="Arial" w:cs="Arial"/>
          <w:sz w:val="28"/>
          <w:szCs w:val="28"/>
        </w:rPr>
        <w:t>ine</w:t>
      </w:r>
      <w:proofErr w:type="spellEnd"/>
      <w:r w:rsidRPr="007F2AFC">
        <w:rPr>
          <w:rFonts w:ascii="Arial" w:hAnsi="Arial" w:cs="Arial"/>
          <w:sz w:val="28"/>
          <w:szCs w:val="28"/>
        </w:rPr>
        <w:t xml:space="preserve"> </w:t>
      </w:r>
      <w:proofErr w:type="spellStart"/>
      <w:r w:rsidRPr="007F2AFC">
        <w:rPr>
          <w:rFonts w:ascii="Arial" w:hAnsi="Arial" w:cs="Arial"/>
          <w:sz w:val="28"/>
          <w:szCs w:val="28"/>
        </w:rPr>
        <w:t>vimbi</w:t>
      </w:r>
      <w:proofErr w:type="spellEnd"/>
      <w:r w:rsidRPr="007F2AFC">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ine</w:t>
      </w:r>
      <w:proofErr w:type="spellEnd"/>
      <w:r>
        <w:rPr>
          <w:rFonts w:ascii="Arial" w:hAnsi="Arial" w:cs="Arial"/>
          <w:sz w:val="18"/>
          <w:szCs w:val="18"/>
        </w:rPr>
        <w:t xml:space="preserve"> </w:t>
      </w:r>
      <w:proofErr w:type="spellStart"/>
      <w:r>
        <w:rPr>
          <w:rFonts w:ascii="Arial" w:hAnsi="Arial" w:cs="Arial"/>
          <w:sz w:val="18"/>
          <w:szCs w:val="18"/>
        </w:rPr>
        <w:t>vimbiso</w:t>
      </w:r>
      <w:proofErr w:type="spellEnd"/>
      <w:r w:rsidRPr="00AE4311">
        <w:rPr>
          <w:rFonts w:ascii="Arial" w:hAnsi="Arial" w:cs="Arial"/>
          <w:sz w:val="18"/>
          <w:szCs w:val="18"/>
        </w:rPr>
        <w:t>.”]</w:t>
      </w:r>
      <w:r w:rsidRPr="00AE4311">
        <w:rPr>
          <w:rFonts w:ascii="Arial" w:hAnsi="Arial" w:cs="Arial"/>
          <w:sz w:val="28"/>
          <w:szCs w:val="28"/>
        </w:rPr>
        <w:t xml:space="preserve"> </w:t>
      </w:r>
      <w:proofErr w:type="spellStart"/>
      <w:r w:rsidRPr="0089500D">
        <w:rPr>
          <w:rFonts w:ascii="Arial" w:hAnsi="Arial" w:cs="Arial"/>
          <w:sz w:val="28"/>
          <w:szCs w:val="28"/>
        </w:rPr>
        <w:t>Hationeyi</w:t>
      </w:r>
      <w:proofErr w:type="spellEnd"/>
      <w:r w:rsidRPr="0089500D">
        <w:rPr>
          <w:rFonts w:ascii="Arial" w:hAnsi="Arial" w:cs="Arial"/>
          <w:sz w:val="28"/>
          <w:szCs w:val="28"/>
        </w:rPr>
        <w:t xml:space="preserve"> </w:t>
      </w:r>
      <w:proofErr w:type="spellStart"/>
      <w:r w:rsidRPr="0089500D">
        <w:rPr>
          <w:rFonts w:ascii="Arial" w:hAnsi="Arial" w:cs="Arial"/>
          <w:sz w:val="28"/>
          <w:szCs w:val="28"/>
        </w:rPr>
        <w:t>kuti</w:t>
      </w:r>
      <w:proofErr w:type="spellEnd"/>
      <w:r w:rsidRPr="0089500D">
        <w:rPr>
          <w:rFonts w:ascii="Arial" w:hAnsi="Arial" w:cs="Arial"/>
          <w:sz w:val="28"/>
          <w:szCs w:val="28"/>
        </w:rPr>
        <w:t xml:space="preserve"> </w:t>
      </w:r>
      <w:proofErr w:type="spellStart"/>
      <w:r w:rsidRPr="0089500D">
        <w:rPr>
          <w:rFonts w:ascii="Arial" w:hAnsi="Arial" w:cs="Arial"/>
          <w:sz w:val="28"/>
          <w:szCs w:val="28"/>
        </w:rPr>
        <w:t>vimbiso</w:t>
      </w:r>
      <w:proofErr w:type="spellEnd"/>
      <w:r w:rsidRPr="0089500D">
        <w:rPr>
          <w:rFonts w:ascii="Arial" w:hAnsi="Arial" w:cs="Arial"/>
          <w:sz w:val="28"/>
          <w:szCs w:val="28"/>
        </w:rPr>
        <w:t xml:space="preserve"> </w:t>
      </w:r>
      <w:proofErr w:type="spellStart"/>
      <w:r w:rsidRPr="0089500D">
        <w:rPr>
          <w:rFonts w:ascii="Arial" w:hAnsi="Arial" w:cs="Arial"/>
          <w:sz w:val="28"/>
          <w:szCs w:val="28"/>
        </w:rPr>
        <w:t>yacho</w:t>
      </w:r>
      <w:proofErr w:type="spellEnd"/>
      <w:r w:rsidRPr="0089500D">
        <w:rPr>
          <w:rFonts w:ascii="Arial" w:hAnsi="Arial" w:cs="Arial"/>
          <w:sz w:val="28"/>
          <w:szCs w:val="28"/>
        </w:rPr>
        <w:t xml:space="preserve"> </w:t>
      </w:r>
      <w:proofErr w:type="spellStart"/>
      <w:r w:rsidRPr="0089500D">
        <w:rPr>
          <w:rFonts w:ascii="Arial" w:hAnsi="Arial" w:cs="Arial"/>
          <w:sz w:val="28"/>
          <w:szCs w:val="28"/>
        </w:rPr>
        <w:t>ndeyekuti</w:t>
      </w:r>
      <w:proofErr w:type="spellEnd"/>
      <w:r w:rsidRPr="0089500D">
        <w:rPr>
          <w:rFonts w:ascii="Arial" w:hAnsi="Arial" w:cs="Arial"/>
          <w:sz w:val="28"/>
          <w:szCs w:val="28"/>
        </w:rPr>
        <w:t xml:space="preserve"> </w:t>
      </w:r>
      <w:proofErr w:type="spellStart"/>
      <w:r w:rsidRPr="0089500D">
        <w:rPr>
          <w:rFonts w:ascii="Arial" w:hAnsi="Arial" w:cs="Arial"/>
          <w:sz w:val="28"/>
          <w:szCs w:val="28"/>
        </w:rPr>
        <w:t>kudii</w:t>
      </w:r>
      <w:proofErr w:type="spellEnd"/>
      <w:r>
        <w:rPr>
          <w:rFonts w:ascii="Arial" w:hAnsi="Arial" w:cs="Arial"/>
          <w:sz w:val="28"/>
          <w:szCs w:val="28"/>
        </w:rPr>
        <w:t xml:space="preserve">, </w:t>
      </w:r>
      <w:proofErr w:type="spellStart"/>
      <w:r>
        <w:rPr>
          <w:rFonts w:ascii="Arial" w:hAnsi="Arial" w:cs="Arial"/>
          <w:sz w:val="28"/>
          <w:szCs w:val="28"/>
        </w:rPr>
        <w:t>yakauya</w:t>
      </w:r>
      <w:proofErr w:type="spellEnd"/>
      <w:r>
        <w:rPr>
          <w:rFonts w:ascii="Arial" w:hAnsi="Arial" w:cs="Arial"/>
          <w:sz w:val="28"/>
          <w:szCs w:val="28"/>
        </w:rPr>
        <w:t>—</w:t>
      </w:r>
      <w:proofErr w:type="spellStart"/>
      <w:r>
        <w:rPr>
          <w:rFonts w:ascii="Arial" w:hAnsi="Arial" w:cs="Arial"/>
          <w:sz w:val="28"/>
          <w:szCs w:val="28"/>
        </w:rPr>
        <w:t>inouya</w:t>
      </w:r>
      <w:proofErr w:type="spellEnd"/>
      <w:r>
        <w:rPr>
          <w:rFonts w:ascii="Arial" w:hAnsi="Arial" w:cs="Arial"/>
          <w:sz w:val="28"/>
          <w:szCs w:val="28"/>
        </w:rPr>
        <w:t xml:space="preserve"> </w:t>
      </w:r>
      <w:proofErr w:type="spellStart"/>
      <w:r>
        <w:rPr>
          <w:rFonts w:ascii="Arial" w:hAnsi="Arial" w:cs="Arial"/>
          <w:sz w:val="28"/>
          <w:szCs w:val="28"/>
        </w:rPr>
        <w:t>ipapo</w:t>
      </w:r>
      <w:proofErr w:type="spellEnd"/>
      <w:r>
        <w:rPr>
          <w:rFonts w:ascii="Arial" w:hAnsi="Arial" w:cs="Arial"/>
          <w:sz w:val="28"/>
          <w:szCs w:val="28"/>
        </w:rPr>
        <w:t xml:space="preserve">. </w:t>
      </w:r>
      <w:proofErr w:type="spellStart"/>
      <w:r>
        <w:rPr>
          <w:rFonts w:ascii="Arial" w:hAnsi="Arial" w:cs="Arial"/>
          <w:sz w:val="28"/>
          <w:szCs w:val="28"/>
        </w:rPr>
        <w:t>Hativerengeyi</w:t>
      </w:r>
      <w:proofErr w:type="spellEnd"/>
      <w:r>
        <w:rPr>
          <w:rFonts w:ascii="Arial" w:hAnsi="Arial" w:cs="Arial"/>
          <w:sz w:val="28"/>
          <w:szCs w:val="28"/>
        </w:rPr>
        <w:t xml:space="preserve"> tese: </w:t>
      </w:r>
    </w:p>
    <w:p w:rsidR="001847F0" w:rsidP="001847F0" w:rsidRDefault="001847F0" w14:paraId="4F451106" w14:textId="77777777">
      <w:pPr>
        <w:ind w:left="720"/>
        <w:jc w:val="both"/>
        <w:rPr>
          <w:rFonts w:ascii="Arial" w:hAnsi="Arial" w:cs="Arial"/>
          <w:sz w:val="28"/>
          <w:szCs w:val="28"/>
          <w:lang w:val="x-none"/>
        </w:rPr>
      </w:pPr>
      <w:r w:rsidRPr="00A038CC">
        <w:rPr>
          <w:rFonts w:ascii="Arial" w:hAnsi="Arial" w:cs="Arial"/>
          <w:sz w:val="18"/>
          <w:szCs w:val="18"/>
        </w:rPr>
        <w:t xml:space="preserve">[Blank </w:t>
      </w:r>
      <w:proofErr w:type="gramStart"/>
      <w:r w:rsidRPr="00A038CC">
        <w:rPr>
          <w:rFonts w:ascii="Arial" w:hAnsi="Arial" w:cs="Arial"/>
          <w:sz w:val="18"/>
          <w:szCs w:val="18"/>
        </w:rPr>
        <w:t>spot on</w:t>
      </w:r>
      <w:proofErr w:type="gramEnd"/>
      <w:r w:rsidRPr="00A038CC">
        <w:rPr>
          <w:rFonts w:ascii="Arial" w:hAnsi="Arial" w:cs="Arial"/>
          <w:sz w:val="18"/>
          <w:szCs w:val="18"/>
        </w:rPr>
        <w:t xml:space="preserve"> tape—ED]</w:t>
      </w:r>
      <w:r w:rsidRPr="00C2757F">
        <w:rPr>
          <w:rFonts w:ascii="Arial" w:hAnsi="Arial" w:cs="Arial"/>
          <w:i/>
          <w:iCs/>
          <w:sz w:val="28"/>
          <w:szCs w:val="28"/>
        </w:rPr>
        <w:t xml:space="preserve"> </w:t>
      </w:r>
      <w:r>
        <w:rPr>
          <w:rFonts w:ascii="Arial" w:hAnsi="Arial" w:cs="Arial"/>
          <w:i/>
          <w:iCs/>
          <w:sz w:val="28"/>
          <w:szCs w:val="28"/>
          <w:lang w:val="x-none"/>
        </w:rPr>
        <w:t>…</w:t>
      </w:r>
      <w:r w:rsidRPr="00C2757F">
        <w:rPr>
          <w:rFonts w:ascii="Arial" w:hAnsi="Arial" w:cs="Arial"/>
          <w:i/>
          <w:iCs/>
          <w:sz w:val="28"/>
          <w:szCs w:val="28"/>
          <w:lang w:val="x-none"/>
        </w:rPr>
        <w:t xml:space="preserve"> it may be well with thee, and thou mayest live long on the earth</w:t>
      </w:r>
      <w:r w:rsidRPr="00C2757F">
        <w:rPr>
          <w:rFonts w:ascii="Arial" w:hAnsi="Arial" w:cs="Arial"/>
          <w:sz w:val="28"/>
          <w:szCs w:val="28"/>
          <w:lang w:val="x-none"/>
        </w:rPr>
        <w:t>. </w:t>
      </w:r>
    </w:p>
    <w:p w:rsidR="001847F0" w:rsidP="001847F0" w:rsidRDefault="001847F0" w14:paraId="27AAEFCB" w14:textId="77777777">
      <w:pPr>
        <w:jc w:val="both"/>
        <w:rPr>
          <w:ins w:author="Transcriber01 JHB" w:date="2025-08-22T15:00:00Z" w16du:dateUtc="2025-08-22T13:00:00Z" w:id="186"/>
          <w:rFonts w:ascii="Arial" w:hAnsi="Arial" w:cs="Arial"/>
          <w:sz w:val="28"/>
          <w:szCs w:val="28"/>
        </w:rPr>
      </w:pPr>
      <w:r w:rsidRPr="00500BCD">
        <w:rPr>
          <w:rFonts w:ascii="Arial" w:hAnsi="Arial" w:cs="Arial"/>
          <w:sz w:val="28"/>
          <w:szCs w:val="28"/>
          <w:vertAlign w:val="superscript"/>
          <w:lang w:val="x-none"/>
        </w:rPr>
        <w:t>235</w:t>
      </w:r>
      <w:r>
        <w:rPr>
          <w:rFonts w:ascii="Arial" w:hAnsi="Arial" w:cs="Arial"/>
          <w:sz w:val="28"/>
          <w:szCs w:val="28"/>
          <w:lang w:val="x-none"/>
        </w:rPr>
        <w:t xml:space="preserve">Ndinganzwa Amen here.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Ndinganzwa</w:t>
      </w:r>
      <w:proofErr w:type="spellEnd"/>
      <w:r>
        <w:rPr>
          <w:rFonts w:ascii="Arial" w:hAnsi="Arial" w:cs="Arial"/>
          <w:sz w:val="28"/>
          <w:szCs w:val="28"/>
        </w:rPr>
        <w:t xml:space="preserve"> Amen </w:t>
      </w:r>
      <w:proofErr w:type="spellStart"/>
      <w:r>
        <w:rPr>
          <w:rFonts w:ascii="Arial" w:hAnsi="Arial" w:cs="Arial"/>
          <w:sz w:val="28"/>
          <w:szCs w:val="28"/>
        </w:rPr>
        <w:t>akadarika</w:t>
      </w:r>
      <w:proofErr w:type="spellEnd"/>
      <w:r>
        <w:rPr>
          <w:rFonts w:ascii="Arial" w:hAnsi="Arial" w:cs="Arial"/>
          <w:sz w:val="28"/>
          <w:szCs w:val="28"/>
        </w:rPr>
        <w:t xml:space="preserve"> </w:t>
      </w:r>
      <w:proofErr w:type="spellStart"/>
      <w:r>
        <w:rPr>
          <w:rFonts w:ascii="Arial" w:hAnsi="Arial" w:cs="Arial"/>
          <w:sz w:val="28"/>
          <w:szCs w:val="28"/>
        </w:rPr>
        <w:t>ipapo</w:t>
      </w:r>
      <w:proofErr w:type="spellEnd"/>
      <w:r>
        <w:rPr>
          <w:rFonts w:ascii="Arial" w:hAnsi="Arial" w:cs="Arial"/>
          <w:sz w:val="28"/>
          <w:szCs w:val="28"/>
        </w:rPr>
        <w:t xml:space="preserve"> here.</w:t>
      </w:r>
      <w:r w:rsidRPr="00B13EB4">
        <w:rPr>
          <w:rFonts w:ascii="Arial" w:hAnsi="Arial" w:cs="Arial"/>
          <w:sz w:val="18"/>
          <w:szCs w:val="1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 xml:space="preserve"> </w:t>
      </w:r>
      <w:proofErr w:type="spellStart"/>
      <w:r>
        <w:rPr>
          <w:rFonts w:ascii="Arial" w:hAnsi="Arial" w:cs="Arial"/>
          <w:sz w:val="28"/>
          <w:szCs w:val="28"/>
        </w:rPr>
        <w:t>Ngaapfuure</w:t>
      </w:r>
      <w:proofErr w:type="spellEnd"/>
      <w:r>
        <w:rPr>
          <w:rFonts w:ascii="Arial" w:hAnsi="Arial" w:cs="Arial"/>
          <w:sz w:val="28"/>
          <w:szCs w:val="28"/>
        </w:rPr>
        <w:t xml:space="preserve"> </w:t>
      </w:r>
      <w:proofErr w:type="spellStart"/>
      <w:r>
        <w:rPr>
          <w:rFonts w:ascii="Arial" w:hAnsi="Arial" w:cs="Arial"/>
          <w:sz w:val="28"/>
          <w:szCs w:val="28"/>
        </w:rPr>
        <w:t>ipapo</w:t>
      </w:r>
      <w:proofErr w:type="spellEnd"/>
      <w:r>
        <w:rPr>
          <w:rFonts w:ascii="Arial" w:hAnsi="Arial" w:cs="Arial"/>
          <w:sz w:val="28"/>
          <w:szCs w:val="28"/>
        </w:rPr>
        <w:t xml:space="preserve"> Amen </w:t>
      </w:r>
      <w:proofErr w:type="spellStart"/>
      <w:r>
        <w:rPr>
          <w:rFonts w:ascii="Arial" w:hAnsi="Arial" w:cs="Arial"/>
          <w:sz w:val="28"/>
          <w:szCs w:val="28"/>
        </w:rPr>
        <w:t>iyeye</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Kutuka</w:t>
      </w:r>
      <w:proofErr w:type="spellEnd"/>
      <w:r>
        <w:rPr>
          <w:rFonts w:ascii="Arial" w:hAnsi="Arial" w:cs="Arial"/>
          <w:sz w:val="28"/>
          <w:szCs w:val="28"/>
        </w:rPr>
        <w:t xml:space="preserve"> baba </w:t>
      </w:r>
      <w:proofErr w:type="spellStart"/>
      <w:r>
        <w:rPr>
          <w:rFonts w:ascii="Arial" w:hAnsi="Arial" w:cs="Arial"/>
          <w:sz w:val="28"/>
          <w:szCs w:val="28"/>
        </w:rPr>
        <w:t>zvinoreva</w:t>
      </w:r>
      <w:proofErr w:type="spellEnd"/>
      <w:r>
        <w:rPr>
          <w:rFonts w:ascii="Arial" w:hAnsi="Arial" w:cs="Arial"/>
          <w:sz w:val="28"/>
          <w:szCs w:val="28"/>
        </w:rPr>
        <w:t xml:space="preserve"> </w:t>
      </w:r>
      <w:proofErr w:type="spellStart"/>
      <w:r>
        <w:rPr>
          <w:rFonts w:ascii="Arial" w:hAnsi="Arial" w:cs="Arial"/>
          <w:sz w:val="28"/>
          <w:szCs w:val="28"/>
        </w:rPr>
        <w:t>mazuva</w:t>
      </w:r>
      <w:proofErr w:type="spellEnd"/>
      <w:r>
        <w:rPr>
          <w:rFonts w:ascii="Arial" w:hAnsi="Arial" w:cs="Arial"/>
          <w:sz w:val="28"/>
          <w:szCs w:val="28"/>
        </w:rPr>
        <w:t xml:space="preserve"> </w:t>
      </w:r>
      <w:proofErr w:type="spellStart"/>
      <w:r>
        <w:rPr>
          <w:rFonts w:ascii="Arial" w:hAnsi="Arial" w:cs="Arial"/>
          <w:sz w:val="28"/>
          <w:szCs w:val="28"/>
        </w:rPr>
        <w:t>mashoma</w:t>
      </w:r>
      <w:proofErr w:type="spellEnd"/>
      <w:r>
        <w:rPr>
          <w:rFonts w:ascii="Arial" w:hAnsi="Arial" w:cs="Arial"/>
          <w:sz w:val="28"/>
          <w:szCs w:val="28"/>
        </w:rPr>
        <w:t xml:space="preserve"> </w:t>
      </w:r>
      <w:proofErr w:type="spellStart"/>
      <w:r>
        <w:rPr>
          <w:rFonts w:ascii="Arial" w:hAnsi="Arial" w:cs="Arial"/>
          <w:sz w:val="28"/>
          <w:szCs w:val="28"/>
        </w:rPr>
        <w:t>panyi</w:t>
      </w:r>
      <w:proofErr w:type="spellEnd"/>
      <w:r>
        <w:rPr>
          <w:rFonts w:ascii="Arial" w:hAnsi="Arial" w:cs="Arial"/>
          <w:sz w:val="28"/>
          <w:szCs w:val="28"/>
        </w:rPr>
        <w:t>…?</w:t>
      </w:r>
      <w:ins w:author="Transcriber01 JHB" w:date="2025-08-22T14:59:00Z" w16du:dateUtc="2025-08-22T12:59:00Z" w:id="187">
        <w:r>
          <w:rPr>
            <w:rFonts w:ascii="Arial" w:hAnsi="Arial" w:cs="Arial"/>
            <w:sz w:val="28"/>
            <w:szCs w:val="28"/>
          </w:rPr>
          <w:t xml:space="preserve">  </w:t>
        </w:r>
      </w:ins>
      <w:r w:rsidRPr="00AE4311">
        <w:rPr>
          <w:rFonts w:ascii="Arial" w:hAnsi="Arial" w:cs="Arial"/>
          <w:sz w:val="18"/>
          <w:szCs w:val="18"/>
        </w:rPr>
        <w:t>[Congregation says, “</w:t>
      </w:r>
      <w:proofErr w:type="spellStart"/>
      <w:r>
        <w:rPr>
          <w:rFonts w:ascii="Arial" w:hAnsi="Arial" w:cs="Arial"/>
          <w:sz w:val="18"/>
          <w:szCs w:val="18"/>
        </w:rPr>
        <w:t>panyika</w:t>
      </w:r>
      <w:proofErr w:type="spellEnd"/>
      <w:r>
        <w:rPr>
          <w:rFonts w:ascii="Arial" w:hAnsi="Arial" w:cs="Arial"/>
          <w:sz w:val="18"/>
          <w:szCs w:val="18"/>
        </w:rPr>
        <w:t>.</w:t>
      </w:r>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Pasina </w:t>
      </w:r>
      <w:proofErr w:type="spellStart"/>
      <w:r>
        <w:rPr>
          <w:rFonts w:ascii="Arial" w:hAnsi="Arial" w:cs="Arial"/>
          <w:sz w:val="28"/>
          <w:szCs w:val="28"/>
        </w:rPr>
        <w:t>kuiswa</w:t>
      </w:r>
      <w:proofErr w:type="spellEnd"/>
      <w:r>
        <w:rPr>
          <w:rFonts w:ascii="Arial" w:hAnsi="Arial" w:cs="Arial"/>
          <w:sz w:val="28"/>
          <w:szCs w:val="28"/>
        </w:rPr>
        <w:t xml:space="preserve"> </w:t>
      </w:r>
      <w:proofErr w:type="spellStart"/>
      <w:r>
        <w:rPr>
          <w:rFonts w:ascii="Arial" w:hAnsi="Arial" w:cs="Arial"/>
          <w:sz w:val="28"/>
          <w:szCs w:val="28"/>
        </w:rPr>
        <w:t>mumaoko</w:t>
      </w:r>
      <w:proofErr w:type="spellEnd"/>
      <w:r>
        <w:rPr>
          <w:rFonts w:ascii="Arial" w:hAnsi="Arial" w:cs="Arial"/>
          <w:sz w:val="28"/>
          <w:szCs w:val="28"/>
        </w:rPr>
        <w:t xml:space="preserve"> </w:t>
      </w:r>
      <w:proofErr w:type="spellStart"/>
      <w:r>
        <w:rPr>
          <w:rFonts w:ascii="Arial" w:hAnsi="Arial" w:cs="Arial"/>
          <w:sz w:val="28"/>
          <w:szCs w:val="28"/>
        </w:rPr>
        <w:t>aSatani</w:t>
      </w:r>
      <w:proofErr w:type="spellEnd"/>
      <w:r>
        <w:rPr>
          <w:rFonts w:ascii="Arial" w:hAnsi="Arial" w:cs="Arial"/>
          <w:sz w:val="28"/>
          <w:szCs w:val="28"/>
        </w:rPr>
        <w:t xml:space="preserve"> kana </w:t>
      </w:r>
      <w:proofErr w:type="spellStart"/>
      <w:r>
        <w:rPr>
          <w:rFonts w:ascii="Arial" w:hAnsi="Arial" w:cs="Arial"/>
          <w:sz w:val="28"/>
          <w:szCs w:val="28"/>
        </w:rPr>
        <w:t>kuroyiwa</w:t>
      </w:r>
      <w:proofErr w:type="spellEnd"/>
      <w:r>
        <w:rPr>
          <w:rFonts w:ascii="Arial" w:hAnsi="Arial" w:cs="Arial"/>
          <w:sz w:val="28"/>
          <w:szCs w:val="28"/>
        </w:rPr>
        <w:t xml:space="preserve"> </w:t>
      </w:r>
      <w:proofErr w:type="spellStart"/>
      <w:r>
        <w:rPr>
          <w:rFonts w:ascii="Arial" w:hAnsi="Arial" w:cs="Arial"/>
          <w:sz w:val="28"/>
          <w:szCs w:val="28"/>
        </w:rPr>
        <w:t>uchangokurumidza</w:t>
      </w:r>
      <w:proofErr w:type="spellEnd"/>
      <w:r>
        <w:rPr>
          <w:rFonts w:ascii="Arial" w:hAnsi="Arial" w:cs="Arial"/>
          <w:sz w:val="28"/>
          <w:szCs w:val="28"/>
        </w:rPr>
        <w:t xml:space="preserve"> </w:t>
      </w:r>
      <w:proofErr w:type="spellStart"/>
      <w:r>
        <w:rPr>
          <w:rFonts w:ascii="Arial" w:hAnsi="Arial" w:cs="Arial"/>
          <w:sz w:val="28"/>
          <w:szCs w:val="28"/>
        </w:rPr>
        <w:t>kufa</w:t>
      </w:r>
      <w:proofErr w:type="spellEnd"/>
      <w:r>
        <w:rPr>
          <w:rFonts w:ascii="Arial" w:hAnsi="Arial" w:cs="Arial"/>
          <w:sz w:val="28"/>
          <w:szCs w:val="28"/>
        </w:rPr>
        <w:t xml:space="preserve">. Iro </w:t>
      </w:r>
      <w:proofErr w:type="spellStart"/>
      <w:r>
        <w:rPr>
          <w:rFonts w:ascii="Arial" w:hAnsi="Arial" w:cs="Arial"/>
          <w:sz w:val="28"/>
          <w:szCs w:val="28"/>
        </w:rPr>
        <w:t>Bhaibhiri</w:t>
      </w:r>
      <w:proofErr w:type="spellEnd"/>
      <w:r>
        <w:rPr>
          <w:rFonts w:ascii="Arial" w:hAnsi="Arial" w:cs="Arial"/>
          <w:sz w:val="28"/>
          <w:szCs w:val="28"/>
        </w:rPr>
        <w:t xml:space="preserve"> </w:t>
      </w:r>
      <w:proofErr w:type="spellStart"/>
      <w:r>
        <w:rPr>
          <w:rFonts w:ascii="Arial" w:hAnsi="Arial" w:cs="Arial"/>
          <w:sz w:val="28"/>
          <w:szCs w:val="28"/>
        </w:rPr>
        <w:t>riri</w:t>
      </w:r>
      <w:proofErr w:type="spellEnd"/>
      <w:r>
        <w:rPr>
          <w:rFonts w:ascii="Arial" w:hAnsi="Arial" w:cs="Arial"/>
          <w:sz w:val="28"/>
          <w:szCs w:val="28"/>
        </w:rPr>
        <w:t xml:space="preserve"> </w:t>
      </w:r>
      <w:proofErr w:type="spellStart"/>
      <w:r>
        <w:rPr>
          <w:rFonts w:ascii="Arial" w:hAnsi="Arial" w:cs="Arial"/>
          <w:sz w:val="28"/>
          <w:szCs w:val="28"/>
        </w:rPr>
        <w:t>kutaura</w:t>
      </w:r>
      <w:proofErr w:type="spellEnd"/>
      <w:r>
        <w:rPr>
          <w:rFonts w:ascii="Arial" w:hAnsi="Arial" w:cs="Arial"/>
          <w:sz w:val="28"/>
          <w:szCs w:val="28"/>
        </w:rPr>
        <w:t xml:space="preserve"> </w:t>
      </w:r>
      <w:proofErr w:type="spellStart"/>
      <w:r>
        <w:rPr>
          <w:rFonts w:ascii="Arial" w:hAnsi="Arial" w:cs="Arial"/>
          <w:sz w:val="28"/>
          <w:szCs w:val="28"/>
        </w:rPr>
        <w:t>iro</w:t>
      </w:r>
      <w:proofErr w:type="spellEnd"/>
      <w:r>
        <w:rPr>
          <w:rFonts w:ascii="Arial" w:hAnsi="Arial" w:cs="Arial"/>
          <w:sz w:val="28"/>
          <w:szCs w:val="28"/>
        </w:rPr>
        <w:t xml:space="preserve">. Kana </w:t>
      </w:r>
      <w:proofErr w:type="spellStart"/>
      <w:r>
        <w:rPr>
          <w:rFonts w:ascii="Arial" w:hAnsi="Arial" w:cs="Arial"/>
          <w:sz w:val="28"/>
          <w:szCs w:val="28"/>
        </w:rPr>
        <w:t>kurara</w:t>
      </w:r>
      <w:proofErr w:type="spellEnd"/>
      <w:r>
        <w:rPr>
          <w:rFonts w:ascii="Arial" w:hAnsi="Arial" w:cs="Arial"/>
          <w:sz w:val="28"/>
          <w:szCs w:val="28"/>
        </w:rPr>
        <w:t xml:space="preserve"> </w:t>
      </w:r>
      <w:proofErr w:type="spellStart"/>
      <w:r>
        <w:rPr>
          <w:rFonts w:ascii="Arial" w:hAnsi="Arial" w:cs="Arial"/>
          <w:sz w:val="28"/>
          <w:szCs w:val="28"/>
        </w:rPr>
        <w:t>muChechi</w:t>
      </w:r>
      <w:proofErr w:type="spellEnd"/>
      <w:r>
        <w:rPr>
          <w:rFonts w:ascii="Arial" w:hAnsi="Arial" w:cs="Arial"/>
          <w:sz w:val="28"/>
          <w:szCs w:val="28"/>
        </w:rPr>
        <w:t xml:space="preserve"> </w:t>
      </w:r>
      <w:proofErr w:type="spellStart"/>
      <w:r>
        <w:rPr>
          <w:rFonts w:ascii="Arial" w:hAnsi="Arial" w:cs="Arial"/>
          <w:sz w:val="28"/>
          <w:szCs w:val="28"/>
        </w:rPr>
        <w:t>kwakangofanana</w:t>
      </w:r>
      <w:proofErr w:type="spellEnd"/>
      <w:r>
        <w:rPr>
          <w:rFonts w:ascii="Arial" w:hAnsi="Arial" w:cs="Arial"/>
          <w:sz w:val="28"/>
          <w:szCs w:val="28"/>
        </w:rPr>
        <w:t xml:space="preserve"> </w:t>
      </w:r>
      <w:proofErr w:type="spellStart"/>
      <w:r>
        <w:rPr>
          <w:rFonts w:ascii="Arial" w:hAnsi="Arial" w:cs="Arial"/>
          <w:sz w:val="28"/>
          <w:szCs w:val="28"/>
        </w:rPr>
        <w:t>nekusaremekedza</w:t>
      </w:r>
      <w:proofErr w:type="spellEnd"/>
      <w:r>
        <w:rPr>
          <w:rFonts w:ascii="Arial" w:hAnsi="Arial" w:cs="Arial"/>
          <w:sz w:val="28"/>
          <w:szCs w:val="28"/>
        </w:rPr>
        <w:t xml:space="preserve"> baba </w:t>
      </w:r>
      <w:proofErr w:type="spellStart"/>
      <w:r>
        <w:rPr>
          <w:rFonts w:ascii="Arial" w:hAnsi="Arial" w:cs="Arial"/>
          <w:sz w:val="28"/>
          <w:szCs w:val="28"/>
        </w:rPr>
        <w:t>vachitaura</w:t>
      </w:r>
      <w:proofErr w:type="spellEnd"/>
      <w:r>
        <w:rPr>
          <w:rFonts w:ascii="Arial" w:hAnsi="Arial" w:cs="Arial"/>
          <w:sz w:val="28"/>
          <w:szCs w:val="28"/>
        </w:rPr>
        <w:t xml:space="preserve">. </w:t>
      </w:r>
      <w:r w:rsidRPr="00B10958">
        <w:rPr>
          <w:rFonts w:ascii="Arial" w:hAnsi="Arial" w:cs="Arial"/>
          <w:sz w:val="18"/>
          <w:szCs w:val="18"/>
        </w:rPr>
        <w:t>[Congregation laughs—ED]</w:t>
      </w:r>
      <w:r>
        <w:rPr>
          <w:rFonts w:ascii="Arial" w:hAnsi="Arial" w:cs="Arial"/>
          <w:sz w:val="28"/>
          <w:szCs w:val="28"/>
        </w:rPr>
        <w:t xml:space="preserve"> </w:t>
      </w:r>
      <w:proofErr w:type="spellStart"/>
      <w:r>
        <w:rPr>
          <w:rFonts w:ascii="Arial" w:hAnsi="Arial" w:cs="Arial"/>
          <w:sz w:val="28"/>
          <w:szCs w:val="28"/>
        </w:rPr>
        <w:t>Unokurumbidza</w:t>
      </w:r>
      <w:proofErr w:type="spellEnd"/>
      <w:r>
        <w:rPr>
          <w:rFonts w:ascii="Arial" w:hAnsi="Arial" w:cs="Arial"/>
          <w:sz w:val="28"/>
          <w:szCs w:val="28"/>
        </w:rPr>
        <w:t xml:space="preserve"> </w:t>
      </w:r>
      <w:proofErr w:type="spellStart"/>
      <w:r>
        <w:rPr>
          <w:rFonts w:ascii="Arial" w:hAnsi="Arial" w:cs="Arial"/>
          <w:sz w:val="28"/>
          <w:szCs w:val="28"/>
        </w:rPr>
        <w:t>kufa</w:t>
      </w:r>
      <w:proofErr w:type="spellEnd"/>
      <w:r>
        <w:rPr>
          <w:rFonts w:ascii="Arial" w:hAnsi="Arial" w:cs="Arial"/>
          <w:sz w:val="28"/>
          <w:szCs w:val="28"/>
        </w:rPr>
        <w:t xml:space="preserve">. </w:t>
      </w:r>
      <w:r w:rsidRPr="006F7792">
        <w:rPr>
          <w:rFonts w:ascii="Arial" w:hAnsi="Arial" w:cs="Arial"/>
          <w:sz w:val="18"/>
          <w:szCs w:val="18"/>
        </w:rPr>
        <w:t>[Apostle and Congregation laugh—ED]</w:t>
      </w:r>
      <w:r>
        <w:rPr>
          <w:rFonts w:ascii="Arial" w:hAnsi="Arial" w:cs="Arial"/>
          <w:sz w:val="28"/>
          <w:szCs w:val="28"/>
        </w:rPr>
        <w:t xml:space="preserve"> Amen.</w:t>
      </w:r>
      <w:r w:rsidRPr="00C72DA9">
        <w:rPr>
          <w:rFonts w:ascii="Arial" w:hAnsi="Arial" w:cs="Arial"/>
          <w:sz w:val="18"/>
          <w:szCs w:val="1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sidRPr="00EF2EE9">
        <w:rPr>
          <w:rFonts w:ascii="Arial" w:hAnsi="Arial" w:cs="Arial"/>
          <w:sz w:val="18"/>
          <w:szCs w:val="18"/>
        </w:rPr>
        <w:t>[Apostle laughs—ED]</w:t>
      </w:r>
      <w:r>
        <w:rPr>
          <w:rFonts w:ascii="Arial" w:hAnsi="Arial" w:cs="Arial"/>
          <w:sz w:val="28"/>
          <w:szCs w:val="28"/>
        </w:rPr>
        <w:t xml:space="preserve"> </w:t>
      </w:r>
    </w:p>
    <w:p w:rsidR="001847F0" w:rsidP="001847F0" w:rsidRDefault="001847F0" w14:paraId="63BE05B4" w14:textId="77777777">
      <w:pPr>
        <w:jc w:val="both"/>
        <w:rPr>
          <w:rFonts w:ascii="Arial" w:hAnsi="Arial" w:cs="Arial"/>
          <w:sz w:val="28"/>
          <w:szCs w:val="28"/>
        </w:rPr>
      </w:pPr>
      <w:r w:rsidRPr="00500BCD">
        <w:rPr>
          <w:rFonts w:ascii="Arial" w:hAnsi="Arial" w:cs="Arial"/>
          <w:sz w:val="28"/>
          <w:szCs w:val="28"/>
          <w:vertAlign w:val="superscript"/>
        </w:rPr>
        <w:t>236</w:t>
      </w:r>
      <w:r>
        <w:rPr>
          <w:rFonts w:ascii="Arial" w:hAnsi="Arial" w:cs="Arial"/>
          <w:sz w:val="28"/>
          <w:szCs w:val="28"/>
        </w:rPr>
        <w:t xml:space="preserve">Ungati baba </w:t>
      </w:r>
      <w:proofErr w:type="spellStart"/>
      <w:r>
        <w:rPr>
          <w:rFonts w:ascii="Arial" w:hAnsi="Arial" w:cs="Arial"/>
          <w:sz w:val="28"/>
          <w:szCs w:val="28"/>
        </w:rPr>
        <w:t>vachitaura</w:t>
      </w:r>
      <w:proofErr w:type="spellEnd"/>
      <w:r>
        <w:rPr>
          <w:rFonts w:ascii="Arial" w:hAnsi="Arial" w:cs="Arial"/>
          <w:sz w:val="28"/>
          <w:szCs w:val="28"/>
        </w:rPr>
        <w:t xml:space="preserve"> </w:t>
      </w:r>
      <w:proofErr w:type="spellStart"/>
      <w:r>
        <w:rPr>
          <w:rFonts w:ascii="Arial" w:hAnsi="Arial" w:cs="Arial"/>
          <w:sz w:val="28"/>
          <w:szCs w:val="28"/>
        </w:rPr>
        <w:t>iwe</w:t>
      </w:r>
      <w:proofErr w:type="spellEnd"/>
      <w:r>
        <w:rPr>
          <w:rFonts w:ascii="Arial" w:hAnsi="Arial" w:cs="Arial"/>
          <w:sz w:val="28"/>
          <w:szCs w:val="28"/>
        </w:rPr>
        <w:t xml:space="preserve"> </w:t>
      </w:r>
      <w:proofErr w:type="spellStart"/>
      <w:r>
        <w:rPr>
          <w:rFonts w:ascii="Arial" w:hAnsi="Arial" w:cs="Arial"/>
          <w:sz w:val="28"/>
          <w:szCs w:val="28"/>
        </w:rPr>
        <w:t>wakavata</w:t>
      </w:r>
      <w:proofErr w:type="spellEnd"/>
      <w:r>
        <w:rPr>
          <w:rFonts w:ascii="Arial" w:hAnsi="Arial" w:cs="Arial"/>
          <w:sz w:val="28"/>
          <w:szCs w:val="28"/>
        </w:rPr>
        <w:t xml:space="preserve"> </w:t>
      </w:r>
      <w:proofErr w:type="spellStart"/>
      <w:r>
        <w:rPr>
          <w:rFonts w:ascii="Arial" w:hAnsi="Arial" w:cs="Arial"/>
          <w:sz w:val="28"/>
          <w:szCs w:val="28"/>
        </w:rPr>
        <w:t>kudai</w:t>
      </w:r>
      <w:proofErr w:type="spellEnd"/>
      <w:r>
        <w:rPr>
          <w:rFonts w:ascii="Arial" w:hAnsi="Arial" w:cs="Arial"/>
          <w:sz w:val="28"/>
          <w:szCs w:val="28"/>
        </w:rPr>
        <w:t xml:space="preserve"> cha… </w:t>
      </w:r>
      <w:proofErr w:type="spellStart"/>
      <w:r>
        <w:rPr>
          <w:rFonts w:ascii="Arial" w:hAnsi="Arial" w:cs="Arial"/>
          <w:sz w:val="28"/>
          <w:szCs w:val="28"/>
        </w:rPr>
        <w:t>Makambozviwona</w:t>
      </w:r>
      <w:proofErr w:type="spellEnd"/>
      <w:r>
        <w:rPr>
          <w:rFonts w:ascii="Arial" w:hAnsi="Arial" w:cs="Arial"/>
          <w:sz w:val="28"/>
          <w:szCs w:val="28"/>
        </w:rPr>
        <w:t xml:space="preserve"> </w:t>
      </w:r>
      <w:proofErr w:type="spellStart"/>
      <w:r>
        <w:rPr>
          <w:rFonts w:ascii="Arial" w:hAnsi="Arial" w:cs="Arial"/>
          <w:sz w:val="28"/>
          <w:szCs w:val="28"/>
        </w:rPr>
        <w:t>kwani</w:t>
      </w:r>
      <w:proofErr w:type="spellEnd"/>
      <w:r>
        <w:rPr>
          <w:rFonts w:ascii="Arial" w:hAnsi="Arial" w:cs="Arial"/>
          <w:sz w:val="28"/>
          <w:szCs w:val="28"/>
        </w:rPr>
        <w:t xml:space="preserve">? </w:t>
      </w:r>
      <w:proofErr w:type="spellStart"/>
      <w:r>
        <w:rPr>
          <w:rFonts w:ascii="Arial" w:hAnsi="Arial" w:cs="Arial"/>
          <w:sz w:val="28"/>
          <w:szCs w:val="28"/>
        </w:rPr>
        <w:t>Ndovanhu</w:t>
      </w:r>
      <w:proofErr w:type="spellEnd"/>
      <w:r>
        <w:rPr>
          <w:rFonts w:ascii="Arial" w:hAnsi="Arial" w:cs="Arial"/>
          <w:sz w:val="28"/>
          <w:szCs w:val="28"/>
        </w:rPr>
        <w:t xml:space="preserve"> </w:t>
      </w:r>
      <w:proofErr w:type="spellStart"/>
      <w:r>
        <w:rPr>
          <w:rFonts w:ascii="Arial" w:hAnsi="Arial" w:cs="Arial"/>
          <w:sz w:val="28"/>
          <w:szCs w:val="28"/>
        </w:rPr>
        <w:t>vanofa</w:t>
      </w:r>
      <w:proofErr w:type="spellEnd"/>
      <w:r>
        <w:rPr>
          <w:rFonts w:ascii="Arial" w:hAnsi="Arial" w:cs="Arial"/>
          <w:sz w:val="28"/>
          <w:szCs w:val="28"/>
        </w:rPr>
        <w:t xml:space="preserve"> </w:t>
      </w:r>
      <w:proofErr w:type="spellStart"/>
      <w:r>
        <w:rPr>
          <w:rFonts w:ascii="Arial" w:hAnsi="Arial" w:cs="Arial"/>
          <w:sz w:val="28"/>
          <w:szCs w:val="28"/>
        </w:rPr>
        <w:t>muChechi</w:t>
      </w:r>
      <w:proofErr w:type="spellEnd"/>
      <w:r>
        <w:rPr>
          <w:rFonts w:ascii="Arial" w:hAnsi="Arial" w:cs="Arial"/>
          <w:sz w:val="28"/>
          <w:szCs w:val="28"/>
        </w:rPr>
        <w:t xml:space="preserve"> </w:t>
      </w:r>
      <w:proofErr w:type="spellStart"/>
      <w:r>
        <w:rPr>
          <w:rFonts w:ascii="Arial" w:hAnsi="Arial" w:cs="Arial"/>
          <w:sz w:val="28"/>
          <w:szCs w:val="28"/>
        </w:rPr>
        <w:t>ivavo</w:t>
      </w:r>
      <w:proofErr w:type="spellEnd"/>
      <w:r>
        <w:rPr>
          <w:rFonts w:ascii="Arial" w:hAnsi="Arial" w:cs="Arial"/>
          <w:sz w:val="28"/>
          <w:szCs w:val="28"/>
        </w:rPr>
        <w:t xml:space="preserve">. </w:t>
      </w:r>
      <w:proofErr w:type="spellStart"/>
      <w:r>
        <w:rPr>
          <w:rFonts w:ascii="Arial" w:hAnsi="Arial" w:cs="Arial"/>
          <w:sz w:val="28"/>
          <w:szCs w:val="28"/>
        </w:rPr>
        <w:t>Haikona</w:t>
      </w:r>
      <w:proofErr w:type="spellEnd"/>
      <w:r>
        <w:rPr>
          <w:rFonts w:ascii="Arial" w:hAnsi="Arial" w:cs="Arial"/>
          <w:sz w:val="28"/>
          <w:szCs w:val="28"/>
        </w:rPr>
        <w:t xml:space="preserve"> </w:t>
      </w:r>
      <w:proofErr w:type="spellStart"/>
      <w:r>
        <w:rPr>
          <w:rFonts w:ascii="Arial" w:hAnsi="Arial" w:cs="Arial"/>
          <w:sz w:val="28"/>
          <w:szCs w:val="28"/>
        </w:rPr>
        <w:t>kuvata</w:t>
      </w:r>
      <w:proofErr w:type="spellEnd"/>
      <w:r>
        <w:rPr>
          <w:rFonts w:ascii="Arial" w:hAnsi="Arial" w:cs="Arial"/>
          <w:sz w:val="28"/>
          <w:szCs w:val="28"/>
        </w:rPr>
        <w:t xml:space="preserve"> </w:t>
      </w:r>
      <w:proofErr w:type="spellStart"/>
      <w:r>
        <w:rPr>
          <w:rFonts w:ascii="Arial" w:hAnsi="Arial" w:cs="Arial"/>
          <w:sz w:val="28"/>
          <w:szCs w:val="28"/>
        </w:rPr>
        <w:t>muKereke</w:t>
      </w:r>
      <w:proofErr w:type="spellEnd"/>
      <w:r>
        <w:rPr>
          <w:rFonts w:ascii="Arial" w:hAnsi="Arial" w:cs="Arial"/>
          <w:sz w:val="28"/>
          <w:szCs w:val="28"/>
        </w:rPr>
        <w:t xml:space="preserve"> </w:t>
      </w:r>
      <w:proofErr w:type="spellStart"/>
      <w:r>
        <w:rPr>
          <w:rFonts w:ascii="Arial" w:hAnsi="Arial" w:cs="Arial"/>
          <w:sz w:val="28"/>
          <w:szCs w:val="28"/>
        </w:rPr>
        <w:t>yaMwari</w:t>
      </w:r>
      <w:proofErr w:type="spellEnd"/>
      <w:r>
        <w:rPr>
          <w:rFonts w:ascii="Arial" w:hAnsi="Arial" w:cs="Arial"/>
          <w:sz w:val="28"/>
          <w:szCs w:val="28"/>
        </w:rPr>
        <w:t xml:space="preserve">, </w:t>
      </w:r>
      <w:proofErr w:type="spellStart"/>
      <w:r>
        <w:rPr>
          <w:rFonts w:ascii="Arial" w:hAnsi="Arial" w:cs="Arial"/>
          <w:sz w:val="28"/>
          <w:szCs w:val="28"/>
        </w:rPr>
        <w:t>handitika</w:t>
      </w:r>
      <w:proofErr w:type="spellEnd"/>
      <w:r>
        <w:rPr>
          <w:rFonts w:ascii="Arial" w:hAnsi="Arial" w:cs="Arial"/>
          <w:sz w:val="28"/>
          <w:szCs w:val="28"/>
        </w:rPr>
        <w:t xml:space="preserve"> </w:t>
      </w:r>
      <w:proofErr w:type="spellStart"/>
      <w:r>
        <w:rPr>
          <w:rFonts w:ascii="Arial" w:hAnsi="Arial" w:cs="Arial"/>
          <w:sz w:val="28"/>
          <w:szCs w:val="28"/>
        </w:rPr>
        <w:t>hama</w:t>
      </w:r>
      <w:proofErr w:type="spellEnd"/>
      <w:r>
        <w:rPr>
          <w:rFonts w:ascii="Arial" w:hAnsi="Arial" w:cs="Arial"/>
          <w:sz w:val="28"/>
          <w:szCs w:val="28"/>
        </w:rPr>
        <w:t xml:space="preserve"> </w:t>
      </w:r>
      <w:proofErr w:type="spellStart"/>
      <w:r>
        <w:rPr>
          <w:rFonts w:ascii="Arial" w:hAnsi="Arial" w:cs="Arial"/>
          <w:sz w:val="28"/>
          <w:szCs w:val="28"/>
        </w:rPr>
        <w:t>ehe</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Ehe</w:t>
      </w:r>
      <w:proofErr w:type="spellEnd"/>
      <w:r>
        <w:rPr>
          <w:rFonts w:ascii="Arial" w:hAnsi="Arial" w:cs="Arial"/>
          <w:sz w:val="28"/>
          <w:szCs w:val="28"/>
        </w:rPr>
        <w:t xml:space="preserve">, </w:t>
      </w:r>
      <w:proofErr w:type="spellStart"/>
      <w:r>
        <w:rPr>
          <w:rFonts w:ascii="Arial" w:hAnsi="Arial" w:cs="Arial"/>
          <w:sz w:val="28"/>
          <w:szCs w:val="28"/>
        </w:rPr>
        <w:t>svunura</w:t>
      </w:r>
      <w:proofErr w:type="spellEnd"/>
      <w:r>
        <w:rPr>
          <w:rFonts w:ascii="Arial" w:hAnsi="Arial" w:cs="Arial"/>
          <w:sz w:val="28"/>
          <w:szCs w:val="28"/>
        </w:rPr>
        <w:t xml:space="preserve"> </w:t>
      </w:r>
      <w:proofErr w:type="spellStart"/>
      <w:r>
        <w:rPr>
          <w:rFonts w:ascii="Arial" w:hAnsi="Arial" w:cs="Arial"/>
          <w:sz w:val="28"/>
          <w:szCs w:val="28"/>
        </w:rPr>
        <w:t>maziso</w:t>
      </w:r>
      <w:proofErr w:type="spellEnd"/>
      <w:r>
        <w:rPr>
          <w:rFonts w:ascii="Arial" w:hAnsi="Arial" w:cs="Arial"/>
          <w:sz w:val="28"/>
          <w:szCs w:val="28"/>
        </w:rPr>
        <w:t xml:space="preserve"> ese </w:t>
      </w:r>
      <w:proofErr w:type="spellStart"/>
      <w:r>
        <w:rPr>
          <w:rFonts w:ascii="Arial" w:hAnsi="Arial" w:cs="Arial"/>
          <w:sz w:val="28"/>
          <w:szCs w:val="28"/>
        </w:rPr>
        <w:t>uchiteerera</w:t>
      </w:r>
      <w:proofErr w:type="spellEnd"/>
      <w:r>
        <w:rPr>
          <w:rFonts w:ascii="Arial" w:hAnsi="Arial" w:cs="Arial"/>
          <w:sz w:val="28"/>
          <w:szCs w:val="28"/>
        </w:rPr>
        <w:t xml:space="preserve">. Hanzi </w:t>
      </w:r>
      <w:proofErr w:type="spellStart"/>
      <w:r>
        <w:rPr>
          <w:rFonts w:ascii="Arial" w:hAnsi="Arial" w:cs="Arial"/>
          <w:sz w:val="28"/>
          <w:szCs w:val="28"/>
        </w:rPr>
        <w:t>mazuva</w:t>
      </w:r>
      <w:proofErr w:type="spellEnd"/>
      <w:r>
        <w:rPr>
          <w:rFonts w:ascii="Arial" w:hAnsi="Arial" w:cs="Arial"/>
          <w:sz w:val="28"/>
          <w:szCs w:val="28"/>
        </w:rPr>
        <w:t xml:space="preserve"> </w:t>
      </w:r>
      <w:proofErr w:type="spellStart"/>
      <w:r>
        <w:rPr>
          <w:rFonts w:ascii="Arial" w:hAnsi="Arial" w:cs="Arial"/>
          <w:sz w:val="28"/>
          <w:szCs w:val="28"/>
        </w:rPr>
        <w:t>ako</w:t>
      </w:r>
      <w:proofErr w:type="spellEnd"/>
      <w:r>
        <w:rPr>
          <w:rFonts w:ascii="Arial" w:hAnsi="Arial" w:cs="Arial"/>
          <w:sz w:val="28"/>
          <w:szCs w:val="28"/>
        </w:rPr>
        <w:t xml:space="preserve"> </w:t>
      </w:r>
      <w:proofErr w:type="spellStart"/>
      <w:r>
        <w:rPr>
          <w:rFonts w:ascii="Arial" w:hAnsi="Arial" w:cs="Arial"/>
          <w:sz w:val="28"/>
          <w:szCs w:val="28"/>
        </w:rPr>
        <w:t>anowanda</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Hallelujah!</w:t>
      </w:r>
      <w:r w:rsidRPr="00D63676">
        <w:rPr>
          <w:rFonts w:ascii="Arial" w:hAnsi="Arial" w:cs="Arial"/>
          <w:sz w:val="18"/>
          <w:szCs w:val="1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Handei</w:t>
      </w:r>
      <w:proofErr w:type="spellEnd"/>
      <w:r>
        <w:rPr>
          <w:rFonts w:ascii="Arial" w:hAnsi="Arial" w:cs="Arial"/>
          <w:sz w:val="28"/>
          <w:szCs w:val="28"/>
        </w:rPr>
        <w:t xml:space="preserve"> </w:t>
      </w:r>
      <w:proofErr w:type="spellStart"/>
      <w:r>
        <w:rPr>
          <w:rFonts w:ascii="Arial" w:hAnsi="Arial" w:cs="Arial"/>
          <w:sz w:val="28"/>
          <w:szCs w:val="28"/>
        </w:rPr>
        <w:t>mberi</w:t>
      </w:r>
      <w:proofErr w:type="spellEnd"/>
      <w:r>
        <w:rPr>
          <w:rFonts w:ascii="Arial" w:hAnsi="Arial" w:cs="Arial"/>
          <w:sz w:val="28"/>
          <w:szCs w:val="28"/>
        </w:rPr>
        <w:t xml:space="preserve"> </w:t>
      </w:r>
      <w:proofErr w:type="spellStart"/>
      <w:r>
        <w:rPr>
          <w:rFonts w:ascii="Arial" w:hAnsi="Arial" w:cs="Arial"/>
          <w:sz w:val="28"/>
          <w:szCs w:val="28"/>
        </w:rPr>
        <w:t>tione</w:t>
      </w:r>
      <w:proofErr w:type="spellEnd"/>
      <w:r>
        <w:rPr>
          <w:rFonts w:ascii="Arial" w:hAnsi="Arial" w:cs="Arial"/>
          <w:sz w:val="28"/>
          <w:szCs w:val="28"/>
        </w:rPr>
        <w:t xml:space="preserve"> pa verse </w:t>
      </w:r>
      <w:proofErr w:type="spellStart"/>
      <w:r>
        <w:rPr>
          <w:rFonts w:ascii="Arial" w:hAnsi="Arial" w:cs="Arial"/>
          <w:sz w:val="28"/>
          <w:szCs w:val="28"/>
        </w:rPr>
        <w:t>ya</w:t>
      </w:r>
      <w:proofErr w:type="spellEnd"/>
      <w:r>
        <w:rPr>
          <w:rFonts w:ascii="Arial" w:hAnsi="Arial" w:cs="Arial"/>
          <w:sz w:val="28"/>
          <w:szCs w:val="28"/>
        </w:rPr>
        <w:t xml:space="preserve"> 5. Verse 4–verse 4 tese:</w:t>
      </w:r>
    </w:p>
    <w:p w:rsidR="001847F0" w:rsidP="001847F0" w:rsidRDefault="001847F0" w14:paraId="0BEDA4C2" w14:textId="77777777">
      <w:pPr>
        <w:ind w:left="720"/>
        <w:jc w:val="both"/>
        <w:rPr>
          <w:rFonts w:ascii="Arial" w:hAnsi="Arial" w:cs="Arial"/>
          <w:sz w:val="28"/>
          <w:szCs w:val="28"/>
          <w:lang w:val="x-none"/>
        </w:rPr>
      </w:pPr>
      <w:r w:rsidRPr="004A29AD">
        <w:rPr>
          <w:rFonts w:ascii="Arial" w:hAnsi="Arial" w:cs="Arial"/>
          <w:i/>
          <w:iCs/>
          <w:sz w:val="28"/>
          <w:szCs w:val="28"/>
          <w:lang w:val="x-none"/>
        </w:rPr>
        <w:t>And, ye fathers, provoke not your children to wrath: but bring them up in the nurture and admonition of the Lord.</w:t>
      </w:r>
      <w:r w:rsidRPr="004A29AD">
        <w:rPr>
          <w:rFonts w:ascii="Arial" w:hAnsi="Arial" w:cs="Arial"/>
          <w:sz w:val="28"/>
          <w:szCs w:val="28"/>
          <w:lang w:val="x-none"/>
        </w:rPr>
        <w:t> </w:t>
      </w:r>
    </w:p>
    <w:p w:rsidR="001847F0" w:rsidP="001847F0" w:rsidRDefault="001847F0" w14:paraId="36D65C33" w14:textId="77777777">
      <w:pPr>
        <w:jc w:val="both"/>
        <w:rPr>
          <w:rFonts w:ascii="Arial" w:hAnsi="Arial" w:cs="Arial"/>
          <w:sz w:val="28"/>
          <w:szCs w:val="28"/>
        </w:rPr>
      </w:pPr>
      <w:r w:rsidRPr="009D3A68">
        <w:rPr>
          <w:rFonts w:ascii="Arial" w:hAnsi="Arial" w:cs="Arial"/>
          <w:sz w:val="28"/>
          <w:szCs w:val="28"/>
          <w:vertAlign w:val="superscript"/>
          <w:lang w:val="x-none"/>
        </w:rPr>
        <w:t>237</w:t>
      </w:r>
      <w:r>
        <w:rPr>
          <w:rFonts w:ascii="Arial" w:hAnsi="Arial" w:cs="Arial"/>
          <w:sz w:val="28"/>
          <w:szCs w:val="28"/>
          <w:lang w:val="x-none"/>
        </w:rPr>
        <w:t xml:space="preserve">Tingaita Amen here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 xml:space="preserve">Toda Amen </w:t>
      </w:r>
      <w:proofErr w:type="spellStart"/>
      <w:r>
        <w:rPr>
          <w:rFonts w:ascii="Arial" w:hAnsi="Arial" w:cs="Arial"/>
          <w:sz w:val="28"/>
          <w:szCs w:val="28"/>
        </w:rPr>
        <w:t>akadarika</w:t>
      </w:r>
      <w:proofErr w:type="spellEnd"/>
      <w:r>
        <w:rPr>
          <w:rFonts w:ascii="Arial" w:hAnsi="Arial" w:cs="Arial"/>
          <w:sz w:val="28"/>
          <w:szCs w:val="28"/>
        </w:rPr>
        <w:t xml:space="preserve"> </w:t>
      </w:r>
      <w:proofErr w:type="spellStart"/>
      <w:r>
        <w:rPr>
          <w:rFonts w:ascii="Arial" w:hAnsi="Arial" w:cs="Arial"/>
          <w:sz w:val="28"/>
          <w:szCs w:val="28"/>
        </w:rPr>
        <w:t>ipapo</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 xml:space="preserve">Amen Hallelujah. </w:t>
      </w:r>
      <w:r w:rsidRPr="00AE4311">
        <w:rPr>
          <w:rFonts w:ascii="Arial" w:hAnsi="Arial" w:cs="Arial"/>
          <w:sz w:val="18"/>
          <w:szCs w:val="18"/>
        </w:rPr>
        <w:t>[Congregation says, “Amen</w:t>
      </w:r>
      <w:r>
        <w:rPr>
          <w:rFonts w:ascii="Arial" w:hAnsi="Arial" w:cs="Arial"/>
          <w:sz w:val="18"/>
          <w:szCs w:val="18"/>
        </w:rPr>
        <w:t xml:space="preserve"> Hallelujah</w:t>
      </w:r>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Hanzi </w:t>
      </w:r>
      <w:proofErr w:type="spellStart"/>
      <w:r>
        <w:rPr>
          <w:rFonts w:ascii="Arial" w:hAnsi="Arial" w:cs="Arial"/>
          <w:sz w:val="28"/>
          <w:szCs w:val="28"/>
        </w:rPr>
        <w:t>kudzai</w:t>
      </w:r>
      <w:proofErr w:type="spellEnd"/>
      <w:r>
        <w:rPr>
          <w:rFonts w:ascii="Arial" w:hAnsi="Arial" w:cs="Arial"/>
          <w:sz w:val="28"/>
          <w:szCs w:val="28"/>
        </w:rPr>
        <w:t>–</w:t>
      </w:r>
      <w:proofErr w:type="spellStart"/>
      <w:r>
        <w:rPr>
          <w:rFonts w:ascii="Arial" w:hAnsi="Arial" w:cs="Arial"/>
          <w:sz w:val="28"/>
          <w:szCs w:val="28"/>
        </w:rPr>
        <w:t>musa</w:t>
      </w:r>
      <w:r w:rsidRPr="009E3956">
        <w:rPr>
          <w:rFonts w:ascii="Arial" w:hAnsi="Arial" w:cs="Arial"/>
          <w:i/>
          <w:iCs/>
          <w:sz w:val="28"/>
          <w:szCs w:val="28"/>
        </w:rPr>
        <w:t>provhoke</w:t>
      </w:r>
      <w:proofErr w:type="spellEnd"/>
      <w:r>
        <w:rPr>
          <w:rFonts w:ascii="Arial" w:hAnsi="Arial" w:cs="Arial"/>
          <w:sz w:val="28"/>
          <w:szCs w:val="28"/>
        </w:rPr>
        <w:t xml:space="preserve"> </w:t>
      </w:r>
      <w:r w:rsidRPr="006B4F68">
        <w:rPr>
          <w:rFonts w:ascii="Arial" w:hAnsi="Arial" w:cs="Arial"/>
          <w:sz w:val="18"/>
          <w:szCs w:val="18"/>
        </w:rPr>
        <w:t>[to provoke—ED]</w:t>
      </w:r>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venyu</w:t>
      </w:r>
      <w:proofErr w:type="spellEnd"/>
      <w:r>
        <w:rPr>
          <w:rFonts w:ascii="Arial" w:hAnsi="Arial" w:cs="Arial"/>
          <w:sz w:val="28"/>
          <w:szCs w:val="28"/>
        </w:rPr>
        <w:t xml:space="preserve">. Vadei </w:t>
      </w:r>
      <w:proofErr w:type="spellStart"/>
      <w:r>
        <w:rPr>
          <w:rFonts w:ascii="Arial" w:hAnsi="Arial" w:cs="Arial"/>
          <w:sz w:val="28"/>
          <w:szCs w:val="28"/>
        </w:rPr>
        <w:t>nemwoyo</w:t>
      </w:r>
      <w:proofErr w:type="spellEnd"/>
      <w:r>
        <w:rPr>
          <w:rFonts w:ascii="Arial" w:hAnsi="Arial" w:cs="Arial"/>
          <w:sz w:val="28"/>
          <w:szCs w:val="28"/>
        </w:rPr>
        <w:t xml:space="preserve"> </w:t>
      </w:r>
      <w:proofErr w:type="spellStart"/>
      <w:r>
        <w:rPr>
          <w:rFonts w:ascii="Arial" w:hAnsi="Arial" w:cs="Arial"/>
          <w:sz w:val="28"/>
          <w:szCs w:val="28"/>
        </w:rPr>
        <w:t>wenyu</w:t>
      </w:r>
      <w:proofErr w:type="spellEnd"/>
      <w:r>
        <w:rPr>
          <w:rFonts w:ascii="Arial" w:hAnsi="Arial" w:cs="Arial"/>
          <w:sz w:val="28"/>
          <w:szCs w:val="28"/>
        </w:rPr>
        <w:t xml:space="preserve"> we…? </w:t>
      </w:r>
      <w:r w:rsidRPr="00AE4311">
        <w:rPr>
          <w:rFonts w:ascii="Arial" w:hAnsi="Arial" w:cs="Arial"/>
          <w:sz w:val="18"/>
          <w:szCs w:val="18"/>
        </w:rPr>
        <w:t>[Congregation says, “</w:t>
      </w:r>
      <w:proofErr w:type="spellStart"/>
      <w:r>
        <w:rPr>
          <w:rFonts w:ascii="Arial" w:hAnsi="Arial" w:cs="Arial"/>
          <w:sz w:val="18"/>
          <w:szCs w:val="18"/>
        </w:rPr>
        <w:t>wese</w:t>
      </w:r>
      <w:proofErr w:type="spellEnd"/>
      <w:r>
        <w:rPr>
          <w:rFonts w:ascii="Arial" w:hAnsi="Arial" w:cs="Arial"/>
          <w:sz w:val="18"/>
          <w:szCs w:val="18"/>
        </w:rPr>
        <w:t>,</w:t>
      </w:r>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wese</w:t>
      </w:r>
      <w:proofErr w:type="spellEnd"/>
      <w:r>
        <w:rPr>
          <w:rFonts w:ascii="Arial" w:hAnsi="Arial" w:cs="Arial"/>
          <w:sz w:val="28"/>
          <w:szCs w:val="28"/>
        </w:rPr>
        <w:t xml:space="preserve">. Verse 21 </w:t>
      </w:r>
      <w:proofErr w:type="spellStart"/>
      <w:r>
        <w:rPr>
          <w:rFonts w:ascii="Arial" w:hAnsi="Arial" w:cs="Arial"/>
          <w:sz w:val="28"/>
          <w:szCs w:val="28"/>
        </w:rPr>
        <w:t>ya</w:t>
      </w:r>
      <w:proofErr w:type="spellEnd"/>
      <w:r>
        <w:rPr>
          <w:rFonts w:ascii="Arial" w:hAnsi="Arial" w:cs="Arial"/>
          <w:sz w:val="28"/>
          <w:szCs w:val="28"/>
        </w:rPr>
        <w:t xml:space="preserve"> Colossians chapter 3, </w:t>
      </w:r>
      <w:proofErr w:type="spellStart"/>
      <w:r>
        <w:rPr>
          <w:rFonts w:ascii="Arial" w:hAnsi="Arial" w:cs="Arial"/>
          <w:sz w:val="28"/>
          <w:szCs w:val="28"/>
        </w:rPr>
        <w:t>muone</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ndoimwe</w:t>
      </w:r>
      <w:proofErr w:type="spellEnd"/>
      <w:r>
        <w:rPr>
          <w:rFonts w:ascii="Arial" w:hAnsi="Arial" w:cs="Arial"/>
          <w:sz w:val="28"/>
          <w:szCs w:val="28"/>
        </w:rPr>
        <w:t xml:space="preserve"> </w:t>
      </w:r>
      <w:proofErr w:type="spellStart"/>
      <w:r>
        <w:rPr>
          <w:rFonts w:ascii="Arial" w:hAnsi="Arial" w:cs="Arial"/>
          <w:sz w:val="28"/>
          <w:szCs w:val="28"/>
        </w:rPr>
        <w:t>chete</w:t>
      </w:r>
      <w:proofErr w:type="spellEnd"/>
      <w:r>
        <w:rPr>
          <w:rFonts w:ascii="Arial" w:hAnsi="Arial" w:cs="Arial"/>
          <w:sz w:val="28"/>
          <w:szCs w:val="28"/>
        </w:rPr>
        <w:t xml:space="preserve"> </w:t>
      </w:r>
      <w:proofErr w:type="spellStart"/>
      <w:r>
        <w:rPr>
          <w:rFonts w:ascii="Arial" w:hAnsi="Arial" w:cs="Arial"/>
          <w:sz w:val="28"/>
          <w:szCs w:val="28"/>
        </w:rPr>
        <w:t>iyoyo</w:t>
      </w:r>
      <w:proofErr w:type="spellEnd"/>
      <w:r>
        <w:rPr>
          <w:rFonts w:ascii="Arial" w:hAnsi="Arial" w:cs="Arial"/>
          <w:sz w:val="28"/>
          <w:szCs w:val="28"/>
        </w:rPr>
        <w:t xml:space="preserve">. </w:t>
      </w:r>
      <w:r w:rsidRPr="003F01D6">
        <w:rPr>
          <w:rFonts w:ascii="Arial" w:hAnsi="Arial" w:cs="Arial"/>
          <w:sz w:val="18"/>
          <w:szCs w:val="18"/>
        </w:rPr>
        <w:t xml:space="preserve">[Blank </w:t>
      </w:r>
      <w:proofErr w:type="gramStart"/>
      <w:r w:rsidRPr="003F01D6">
        <w:rPr>
          <w:rFonts w:ascii="Arial" w:hAnsi="Arial" w:cs="Arial"/>
          <w:sz w:val="18"/>
          <w:szCs w:val="18"/>
        </w:rPr>
        <w:t>spot on</w:t>
      </w:r>
      <w:proofErr w:type="gramEnd"/>
      <w:r w:rsidRPr="003F01D6">
        <w:rPr>
          <w:rFonts w:ascii="Arial" w:hAnsi="Arial" w:cs="Arial"/>
          <w:sz w:val="18"/>
          <w:szCs w:val="18"/>
        </w:rPr>
        <w:t xml:space="preserve"> tape—ED] </w:t>
      </w:r>
      <w:del w:author="Transcriber01 JHB" w:date="2025-08-25T14:54:00Z" w16du:dateUtc="2025-08-25T12:54:00Z" w:id="188">
        <w:r w:rsidRPr="00366DC6" w:rsidDel="00E879A7">
          <w:rPr>
            <w:rFonts w:ascii="Arial" w:hAnsi="Arial" w:cs="Arial"/>
            <w:sz w:val="28"/>
            <w:szCs w:val="28"/>
          </w:rPr>
          <w:delText>…</w:delText>
        </w:r>
      </w:del>
      <w:r>
        <w:rPr>
          <w:rFonts w:ascii="Arial" w:hAnsi="Arial" w:cs="Arial"/>
          <w:sz w:val="28"/>
          <w:szCs w:val="28"/>
        </w:rPr>
        <w:t xml:space="preserve">chapter 3. </w:t>
      </w:r>
      <w:proofErr w:type="spellStart"/>
      <w:r>
        <w:rPr>
          <w:rFonts w:ascii="Arial" w:hAnsi="Arial" w:cs="Arial"/>
          <w:sz w:val="28"/>
          <w:szCs w:val="28"/>
        </w:rPr>
        <w:t>Tasvika</w:t>
      </w:r>
      <w:proofErr w:type="spellEnd"/>
      <w:r>
        <w:rPr>
          <w:rFonts w:ascii="Arial" w:hAnsi="Arial" w:cs="Arial"/>
          <w:sz w:val="28"/>
          <w:szCs w:val="28"/>
        </w:rPr>
        <w:t xml:space="preserve"> kuna Colossians chapter 3?</w:t>
      </w:r>
      <w:r w:rsidRPr="002C48CD">
        <w:rPr>
          <w:rFonts w:ascii="Arial" w:hAnsi="Arial" w:cs="Arial"/>
          <w:sz w:val="18"/>
          <w:szCs w:val="1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Tingaita</w:t>
      </w:r>
      <w:proofErr w:type="spellEnd"/>
      <w:r>
        <w:rPr>
          <w:rFonts w:ascii="Arial" w:hAnsi="Arial" w:cs="Arial"/>
          <w:sz w:val="28"/>
          <w:szCs w:val="28"/>
        </w:rPr>
        <w:t xml:space="preserve"> Amen here </w:t>
      </w:r>
      <w:proofErr w:type="spellStart"/>
      <w:r>
        <w:rPr>
          <w:rFonts w:ascii="Arial" w:hAnsi="Arial" w:cs="Arial"/>
          <w:sz w:val="28"/>
          <w:szCs w:val="28"/>
        </w:rPr>
        <w:t>ipapo</w:t>
      </w:r>
      <w:proofErr w:type="spellEnd"/>
      <w:r>
        <w:rPr>
          <w:rFonts w:ascii="Arial" w:hAnsi="Arial" w:cs="Arial"/>
          <w:sz w:val="28"/>
          <w:szCs w:val="28"/>
        </w:rPr>
        <w:t>.</w:t>
      </w:r>
      <w:r w:rsidRPr="00D873C8">
        <w:rPr>
          <w:rFonts w:ascii="Arial" w:hAnsi="Arial" w:cs="Arial"/>
          <w:sz w:val="18"/>
          <w:szCs w:val="1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 xml:space="preserve"> </w:t>
      </w:r>
    </w:p>
    <w:p w:rsidR="001847F0" w:rsidP="001847F0" w:rsidRDefault="001847F0" w14:paraId="589BF36E" w14:textId="77777777">
      <w:pPr>
        <w:jc w:val="both"/>
        <w:rPr>
          <w:rFonts w:ascii="Arial" w:hAnsi="Arial" w:cs="Arial"/>
          <w:sz w:val="28"/>
          <w:szCs w:val="28"/>
        </w:rPr>
      </w:pPr>
      <w:r w:rsidRPr="003C5955">
        <w:rPr>
          <w:rFonts w:ascii="Arial" w:hAnsi="Arial" w:cs="Arial"/>
          <w:sz w:val="28"/>
          <w:szCs w:val="28"/>
          <w:vertAlign w:val="superscript"/>
        </w:rPr>
        <w:t>238</w:t>
      </w:r>
      <w:r>
        <w:rPr>
          <w:rFonts w:ascii="Arial" w:hAnsi="Arial" w:cs="Arial"/>
          <w:sz w:val="28"/>
          <w:szCs w:val="28"/>
        </w:rPr>
        <w:t xml:space="preserve">Vamwe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vanokanganisa</w:t>
      </w:r>
      <w:proofErr w:type="spellEnd"/>
      <w:r>
        <w:rPr>
          <w:rFonts w:ascii="Arial" w:hAnsi="Arial" w:cs="Arial"/>
          <w:sz w:val="28"/>
          <w:szCs w:val="28"/>
        </w:rPr>
        <w:t xml:space="preserve"> </w:t>
      </w:r>
      <w:proofErr w:type="spellStart"/>
      <w:r>
        <w:rPr>
          <w:rFonts w:ascii="Arial" w:hAnsi="Arial" w:cs="Arial"/>
          <w:sz w:val="28"/>
          <w:szCs w:val="28"/>
        </w:rPr>
        <w:t>hakuzi</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kuda</w:t>
      </w:r>
      <w:proofErr w:type="spellEnd"/>
      <w:del w:author="Transcriber01 JHB" w:date="2025-08-25T14:54:00Z" w16du:dateUtc="2025-08-25T12:54:00Z" w:id="189">
        <w:r w:rsidDel="007D0AB0">
          <w:rPr>
            <w:rFonts w:ascii="Arial" w:hAnsi="Arial" w:cs="Arial"/>
            <w:sz w:val="28"/>
            <w:szCs w:val="28"/>
          </w:rPr>
          <w:delText>.</w:delText>
        </w:r>
      </w:del>
      <w:ins w:author="Transcriber01 JHB" w:date="2025-08-25T14:54:00Z" w16du:dateUtc="2025-08-25T12:54:00Z" w:id="190">
        <w:r>
          <w:rPr>
            <w:rFonts w:ascii="Arial" w:hAnsi="Arial" w:cs="Arial"/>
            <w:sz w:val="28"/>
            <w:szCs w:val="28"/>
          </w:rPr>
          <w:t>,</w:t>
        </w:r>
      </w:ins>
      <w:r>
        <w:rPr>
          <w:rFonts w:ascii="Arial" w:hAnsi="Arial" w:cs="Arial"/>
          <w:sz w:val="28"/>
          <w:szCs w:val="28"/>
        </w:rPr>
        <w:t xml:space="preserve"> </w:t>
      </w:r>
      <w:proofErr w:type="spellStart"/>
      <w:ins w:author="Transcriber01 JHB" w:date="2025-08-25T14:54:00Z" w16du:dateUtc="2025-08-25T12:54:00Z" w:id="191">
        <w:r>
          <w:rPr>
            <w:rFonts w:ascii="Arial" w:hAnsi="Arial" w:cs="Arial"/>
            <w:sz w:val="28"/>
            <w:szCs w:val="28"/>
          </w:rPr>
          <w:t>k</w:t>
        </w:r>
      </w:ins>
      <w:r>
        <w:rPr>
          <w:rFonts w:ascii="Arial" w:hAnsi="Arial" w:cs="Arial"/>
          <w:sz w:val="28"/>
          <w:szCs w:val="28"/>
        </w:rPr>
        <w:t>Kusangoziva</w:t>
      </w:r>
      <w:proofErr w:type="spellEnd"/>
      <w:r>
        <w:rPr>
          <w:rFonts w:ascii="Arial" w:hAnsi="Arial" w:cs="Arial"/>
          <w:sz w:val="28"/>
          <w:szCs w:val="28"/>
        </w:rPr>
        <w:t xml:space="preserve"> Shoko </w:t>
      </w:r>
      <w:proofErr w:type="spellStart"/>
      <w:r>
        <w:rPr>
          <w:rFonts w:ascii="Arial" w:hAnsi="Arial" w:cs="Arial"/>
          <w:sz w:val="28"/>
          <w:szCs w:val="28"/>
        </w:rPr>
        <w:t>raani</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raMwari</w:t>
      </w:r>
      <w:proofErr w:type="spellEnd"/>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Right. </w:t>
      </w:r>
      <w:proofErr w:type="spellStart"/>
      <w:r>
        <w:rPr>
          <w:rFonts w:ascii="Arial" w:hAnsi="Arial" w:cs="Arial"/>
          <w:sz w:val="28"/>
          <w:szCs w:val="28"/>
        </w:rPr>
        <w:t>Handei</w:t>
      </w:r>
      <w:proofErr w:type="spellEnd"/>
      <w:r>
        <w:rPr>
          <w:rFonts w:ascii="Arial" w:hAnsi="Arial" w:cs="Arial"/>
          <w:sz w:val="28"/>
          <w:szCs w:val="28"/>
        </w:rPr>
        <w:t xml:space="preserve"> kuna Colossians chapter 3. </w:t>
      </w:r>
      <w:proofErr w:type="spellStart"/>
      <w:r>
        <w:rPr>
          <w:rFonts w:ascii="Arial" w:hAnsi="Arial" w:cs="Arial"/>
          <w:sz w:val="28"/>
          <w:szCs w:val="28"/>
        </w:rPr>
        <w:t>Tasvika</w:t>
      </w:r>
      <w:proofErr w:type="spellEnd"/>
      <w:r>
        <w:rPr>
          <w:rFonts w:ascii="Arial" w:hAnsi="Arial" w:cs="Arial"/>
          <w:sz w:val="28"/>
          <w:szCs w:val="28"/>
        </w:rPr>
        <w:t xml:space="preserve"> here </w:t>
      </w:r>
      <w:proofErr w:type="spellStart"/>
      <w:r>
        <w:rPr>
          <w:rFonts w:ascii="Arial" w:hAnsi="Arial" w:cs="Arial"/>
          <w:sz w:val="28"/>
          <w:szCs w:val="28"/>
        </w:rPr>
        <w:t>tose</w:t>
      </w:r>
      <w:proofErr w:type="spellEnd"/>
      <w:r>
        <w:rPr>
          <w:rFonts w:ascii="Arial" w:hAnsi="Arial" w:cs="Arial"/>
          <w:sz w:val="28"/>
          <w:szCs w:val="28"/>
        </w:rPr>
        <w:t xml:space="preserve">? </w:t>
      </w:r>
      <w:proofErr w:type="spellStart"/>
      <w:r>
        <w:rPr>
          <w:rFonts w:ascii="Arial" w:hAnsi="Arial" w:cs="Arial"/>
          <w:sz w:val="28"/>
          <w:szCs w:val="28"/>
        </w:rPr>
        <w:t>Hatiitei</w:t>
      </w:r>
      <w:proofErr w:type="spellEnd"/>
      <w:r>
        <w:rPr>
          <w:rFonts w:ascii="Arial" w:hAnsi="Arial" w:cs="Arial"/>
          <w:sz w:val="28"/>
          <w:szCs w:val="28"/>
        </w:rPr>
        <w:t xml:space="preserve"> Amen tese </w:t>
      </w:r>
      <w:proofErr w:type="spellStart"/>
      <w:r>
        <w:rPr>
          <w:rFonts w:ascii="Arial" w:hAnsi="Arial" w:cs="Arial"/>
          <w:sz w:val="28"/>
          <w:szCs w:val="28"/>
        </w:rPr>
        <w:t>ipapo</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 xml:space="preserve"> </w:t>
      </w:r>
      <w:proofErr w:type="spellStart"/>
      <w:r>
        <w:rPr>
          <w:rFonts w:ascii="Arial" w:hAnsi="Arial" w:cs="Arial"/>
          <w:sz w:val="28"/>
          <w:szCs w:val="28"/>
        </w:rPr>
        <w:t>Hativerengeyi</w:t>
      </w:r>
      <w:proofErr w:type="spellEnd"/>
      <w:r>
        <w:rPr>
          <w:rFonts w:ascii="Arial" w:hAnsi="Arial" w:cs="Arial"/>
          <w:sz w:val="28"/>
          <w:szCs w:val="28"/>
        </w:rPr>
        <w:t xml:space="preserve"> verse 18 tese. Ah, Colossians chapter 3? </w:t>
      </w:r>
      <w:proofErr w:type="spellStart"/>
      <w:r>
        <w:rPr>
          <w:rFonts w:ascii="Arial" w:hAnsi="Arial" w:cs="Arial"/>
          <w:sz w:val="28"/>
          <w:szCs w:val="28"/>
        </w:rPr>
        <w:t>Tiripo</w:t>
      </w:r>
      <w:proofErr w:type="spellEnd"/>
      <w:r>
        <w:rPr>
          <w:rFonts w:ascii="Arial" w:hAnsi="Arial" w:cs="Arial"/>
          <w:sz w:val="28"/>
          <w:szCs w:val="28"/>
        </w:rPr>
        <w:t xml:space="preserve"> </w:t>
      </w:r>
      <w:proofErr w:type="spellStart"/>
      <w:r>
        <w:rPr>
          <w:rFonts w:ascii="Arial" w:hAnsi="Arial" w:cs="Arial"/>
          <w:sz w:val="28"/>
          <w:szCs w:val="28"/>
        </w:rPr>
        <w:t>ipapo</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 xml:space="preserve">Verse 18 tese. Verse 18: </w:t>
      </w:r>
    </w:p>
    <w:p w:rsidR="001847F0" w:rsidP="001847F0" w:rsidRDefault="001847F0" w14:paraId="71D6BA2B" w14:textId="77777777">
      <w:pPr>
        <w:ind w:left="720"/>
        <w:jc w:val="both"/>
        <w:rPr>
          <w:rFonts w:ascii="Arial" w:hAnsi="Arial" w:cs="Arial"/>
          <w:sz w:val="28"/>
          <w:szCs w:val="28"/>
        </w:rPr>
      </w:pPr>
      <w:r w:rsidRPr="006B0614">
        <w:rPr>
          <w:rFonts w:ascii="Arial" w:hAnsi="Arial" w:cs="Arial"/>
          <w:i/>
          <w:iCs/>
          <w:sz w:val="28"/>
          <w:szCs w:val="28"/>
          <w:lang w:val="x-none"/>
        </w:rPr>
        <w:t>Wives, submit yourselves unto your own husbands, as it is fit in the Lord.</w:t>
      </w:r>
      <w:r w:rsidRPr="006B0614">
        <w:rPr>
          <w:rFonts w:ascii="Arial" w:hAnsi="Arial" w:cs="Arial"/>
          <w:sz w:val="28"/>
          <w:szCs w:val="28"/>
          <w:lang w:val="x-none"/>
        </w:rPr>
        <w:t> </w:t>
      </w:r>
    </w:p>
    <w:p w:rsidR="001847F0" w:rsidP="001847F0" w:rsidRDefault="001847F0" w14:paraId="55B10373" w14:textId="77777777">
      <w:pPr>
        <w:jc w:val="both"/>
        <w:rPr>
          <w:rFonts w:ascii="Arial" w:hAnsi="Arial" w:cs="Arial"/>
          <w:sz w:val="28"/>
          <w:szCs w:val="28"/>
        </w:rPr>
      </w:pPr>
      <w:r w:rsidRPr="003C5955">
        <w:rPr>
          <w:rFonts w:ascii="Arial" w:hAnsi="Arial" w:cs="Arial"/>
          <w:sz w:val="28"/>
          <w:szCs w:val="28"/>
          <w:vertAlign w:val="superscript"/>
        </w:rPr>
        <w:t>239</w:t>
      </w:r>
      <w:r>
        <w:rPr>
          <w:rFonts w:ascii="Arial" w:hAnsi="Arial" w:cs="Arial"/>
          <w:sz w:val="28"/>
          <w:szCs w:val="28"/>
        </w:rPr>
        <w:t xml:space="preserve">Zvakakodzera </w:t>
      </w:r>
      <w:proofErr w:type="spellStart"/>
      <w:r>
        <w:rPr>
          <w:rFonts w:ascii="Arial" w:hAnsi="Arial" w:cs="Arial"/>
          <w:sz w:val="28"/>
          <w:szCs w:val="28"/>
        </w:rPr>
        <w:t>muShoko</w:t>
      </w:r>
      <w:proofErr w:type="spellEnd"/>
      <w:r>
        <w:rPr>
          <w:rFonts w:ascii="Arial" w:hAnsi="Arial" w:cs="Arial"/>
          <w:sz w:val="28"/>
          <w:szCs w:val="28"/>
        </w:rPr>
        <w:t xml:space="preserve"> </w:t>
      </w:r>
      <w:proofErr w:type="spellStart"/>
      <w:r>
        <w:rPr>
          <w:rFonts w:ascii="Arial" w:hAnsi="Arial" w:cs="Arial"/>
          <w:sz w:val="28"/>
          <w:szCs w:val="28"/>
        </w:rPr>
        <w:t>raMwa</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raMwari</w:t>
      </w:r>
      <w:proofErr w:type="spellEnd"/>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Kureva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mudzimai</w:t>
      </w:r>
      <w:proofErr w:type="spellEnd"/>
      <w:r>
        <w:rPr>
          <w:rFonts w:ascii="Arial" w:hAnsi="Arial" w:cs="Arial"/>
          <w:sz w:val="28"/>
          <w:szCs w:val="28"/>
        </w:rPr>
        <w:t xml:space="preserve"> </w:t>
      </w:r>
      <w:proofErr w:type="spellStart"/>
      <w:r>
        <w:rPr>
          <w:rFonts w:ascii="Arial" w:hAnsi="Arial" w:cs="Arial"/>
          <w:sz w:val="28"/>
          <w:szCs w:val="28"/>
        </w:rPr>
        <w:t>anoteerera</w:t>
      </w:r>
      <w:proofErr w:type="spellEnd"/>
      <w:r>
        <w:rPr>
          <w:rFonts w:ascii="Arial" w:hAnsi="Arial" w:cs="Arial"/>
          <w:sz w:val="28"/>
          <w:szCs w:val="28"/>
        </w:rPr>
        <w:t xml:space="preserve"> </w:t>
      </w:r>
      <w:proofErr w:type="spellStart"/>
      <w:r>
        <w:rPr>
          <w:rFonts w:ascii="Arial" w:hAnsi="Arial" w:cs="Arial"/>
          <w:sz w:val="28"/>
          <w:szCs w:val="28"/>
        </w:rPr>
        <w:t>murume</w:t>
      </w:r>
      <w:proofErr w:type="spellEnd"/>
      <w:r>
        <w:rPr>
          <w:rFonts w:ascii="Arial" w:hAnsi="Arial" w:cs="Arial"/>
          <w:sz w:val="28"/>
          <w:szCs w:val="28"/>
        </w:rPr>
        <w:t xml:space="preserve"> wake </w:t>
      </w:r>
      <w:proofErr w:type="spellStart"/>
      <w:r>
        <w:rPr>
          <w:rFonts w:ascii="Arial" w:hAnsi="Arial" w:cs="Arial"/>
          <w:sz w:val="28"/>
          <w:szCs w:val="28"/>
        </w:rPr>
        <w:t>parairo</w:t>
      </w:r>
      <w:proofErr w:type="spellEnd"/>
      <w:r>
        <w:rPr>
          <w:rFonts w:ascii="Arial" w:hAnsi="Arial" w:cs="Arial"/>
          <w:sz w:val="28"/>
          <w:szCs w:val="28"/>
        </w:rPr>
        <w:t xml:space="preserve">. </w:t>
      </w:r>
      <w:proofErr w:type="spellStart"/>
      <w:r>
        <w:rPr>
          <w:rFonts w:ascii="Arial" w:hAnsi="Arial" w:cs="Arial"/>
          <w:sz w:val="28"/>
          <w:szCs w:val="28"/>
        </w:rPr>
        <w:t>Anenge</w:t>
      </w:r>
      <w:proofErr w:type="spellEnd"/>
      <w:r>
        <w:rPr>
          <w:rFonts w:ascii="Arial" w:hAnsi="Arial" w:cs="Arial"/>
          <w:sz w:val="28"/>
          <w:szCs w:val="28"/>
        </w:rPr>
        <w:t xml:space="preserve"> </w:t>
      </w:r>
      <w:proofErr w:type="spellStart"/>
      <w:r>
        <w:rPr>
          <w:rFonts w:ascii="Arial" w:hAnsi="Arial" w:cs="Arial"/>
          <w:sz w:val="28"/>
          <w:szCs w:val="28"/>
        </w:rPr>
        <w:t>achi</w:t>
      </w:r>
      <w:proofErr w:type="spellEnd"/>
      <w:r>
        <w:rPr>
          <w:rFonts w:ascii="Arial" w:hAnsi="Arial" w:cs="Arial"/>
          <w:sz w:val="28"/>
          <w:szCs w:val="28"/>
        </w:rPr>
        <w:t xml:space="preserve"> </w:t>
      </w:r>
      <w:r w:rsidRPr="00144079">
        <w:rPr>
          <w:rFonts w:ascii="Arial" w:hAnsi="Arial" w:cs="Arial"/>
          <w:i/>
          <w:iCs/>
          <w:sz w:val="28"/>
          <w:szCs w:val="28"/>
        </w:rPr>
        <w:t xml:space="preserve">spearhead-a </w:t>
      </w:r>
      <w:proofErr w:type="spellStart"/>
      <w:r>
        <w:rPr>
          <w:rFonts w:ascii="Arial" w:hAnsi="Arial" w:cs="Arial"/>
          <w:sz w:val="28"/>
          <w:szCs w:val="28"/>
        </w:rPr>
        <w:t>murume</w:t>
      </w:r>
      <w:proofErr w:type="spellEnd"/>
      <w:r>
        <w:rPr>
          <w:rFonts w:ascii="Arial" w:hAnsi="Arial" w:cs="Arial"/>
          <w:sz w:val="28"/>
          <w:szCs w:val="28"/>
        </w:rPr>
        <w:t xml:space="preserve">, </w:t>
      </w:r>
      <w:proofErr w:type="spellStart"/>
      <w:r>
        <w:rPr>
          <w:rFonts w:ascii="Arial" w:hAnsi="Arial" w:cs="Arial"/>
          <w:sz w:val="28"/>
          <w:szCs w:val="28"/>
        </w:rPr>
        <w:t>mukadzi</w:t>
      </w:r>
      <w:proofErr w:type="spellEnd"/>
      <w:r>
        <w:rPr>
          <w:rFonts w:ascii="Arial" w:hAnsi="Arial" w:cs="Arial"/>
          <w:sz w:val="28"/>
          <w:szCs w:val="28"/>
        </w:rPr>
        <w:t xml:space="preserve"> </w:t>
      </w:r>
      <w:proofErr w:type="spellStart"/>
      <w:r>
        <w:rPr>
          <w:rFonts w:ascii="Arial" w:hAnsi="Arial" w:cs="Arial"/>
          <w:sz w:val="28"/>
          <w:szCs w:val="28"/>
        </w:rPr>
        <w:t>achiteera</w:t>
      </w:r>
      <w:proofErr w:type="spellEnd"/>
      <w:r>
        <w:rPr>
          <w:rFonts w:ascii="Arial" w:hAnsi="Arial" w:cs="Arial"/>
          <w:sz w:val="28"/>
          <w:szCs w:val="28"/>
        </w:rPr>
        <w:t xml:space="preserve"> </w:t>
      </w:r>
      <w:proofErr w:type="spellStart"/>
      <w:r>
        <w:rPr>
          <w:rFonts w:ascii="Arial" w:hAnsi="Arial" w:cs="Arial"/>
          <w:sz w:val="28"/>
          <w:szCs w:val="28"/>
        </w:rPr>
        <w:t>kumasu</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kumasure</w:t>
      </w:r>
      <w:proofErr w:type="spellEnd"/>
      <w:r w:rsidRPr="00AE4311">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Handei</w:t>
      </w:r>
      <w:proofErr w:type="spellEnd"/>
      <w:r>
        <w:rPr>
          <w:rFonts w:ascii="Arial" w:hAnsi="Arial" w:cs="Arial"/>
          <w:sz w:val="28"/>
          <w:szCs w:val="28"/>
        </w:rPr>
        <w:t xml:space="preserve"> </w:t>
      </w:r>
      <w:proofErr w:type="spellStart"/>
      <w:r>
        <w:rPr>
          <w:rFonts w:ascii="Arial" w:hAnsi="Arial" w:cs="Arial"/>
          <w:sz w:val="28"/>
          <w:szCs w:val="28"/>
        </w:rPr>
        <w:t>mberi</w:t>
      </w:r>
      <w:proofErr w:type="spellEnd"/>
      <w:r>
        <w:rPr>
          <w:rFonts w:ascii="Arial" w:hAnsi="Arial" w:cs="Arial"/>
          <w:sz w:val="28"/>
          <w:szCs w:val="28"/>
        </w:rPr>
        <w:t xml:space="preserve">. </w:t>
      </w:r>
      <w:proofErr w:type="spellStart"/>
      <w:r>
        <w:rPr>
          <w:rFonts w:ascii="Arial" w:hAnsi="Arial" w:cs="Arial"/>
          <w:sz w:val="28"/>
          <w:szCs w:val="28"/>
        </w:rPr>
        <w:t>Handei</w:t>
      </w:r>
      <w:proofErr w:type="spellEnd"/>
      <w:r>
        <w:rPr>
          <w:rFonts w:ascii="Arial" w:hAnsi="Arial" w:cs="Arial"/>
          <w:sz w:val="28"/>
          <w:szCs w:val="28"/>
        </w:rPr>
        <w:t xml:space="preserve"> </w:t>
      </w:r>
      <w:proofErr w:type="spellStart"/>
      <w:r>
        <w:rPr>
          <w:rFonts w:ascii="Arial" w:hAnsi="Arial" w:cs="Arial"/>
          <w:sz w:val="28"/>
          <w:szCs w:val="28"/>
        </w:rPr>
        <w:t>tiende</w:t>
      </w:r>
      <w:proofErr w:type="spellEnd"/>
      <w:r>
        <w:rPr>
          <w:rFonts w:ascii="Arial" w:hAnsi="Arial" w:cs="Arial"/>
          <w:sz w:val="28"/>
          <w:szCs w:val="28"/>
        </w:rPr>
        <w:t xml:space="preserve"> </w:t>
      </w:r>
      <w:proofErr w:type="spellStart"/>
      <w:r>
        <w:rPr>
          <w:rFonts w:ascii="Arial" w:hAnsi="Arial" w:cs="Arial"/>
          <w:sz w:val="28"/>
          <w:szCs w:val="28"/>
        </w:rPr>
        <w:t>pamberi</w:t>
      </w:r>
      <w:proofErr w:type="spellEnd"/>
      <w:r>
        <w:rPr>
          <w:rFonts w:ascii="Arial" w:hAnsi="Arial" w:cs="Arial"/>
          <w:sz w:val="28"/>
          <w:szCs w:val="28"/>
        </w:rPr>
        <w:t xml:space="preserve"> </w:t>
      </w:r>
      <w:proofErr w:type="spellStart"/>
      <w:r>
        <w:rPr>
          <w:rFonts w:ascii="Arial" w:hAnsi="Arial" w:cs="Arial"/>
          <w:sz w:val="28"/>
          <w:szCs w:val="28"/>
        </w:rPr>
        <w:t>tione</w:t>
      </w:r>
      <w:proofErr w:type="spellEnd"/>
      <w:r>
        <w:rPr>
          <w:rFonts w:ascii="Arial" w:hAnsi="Arial" w:cs="Arial"/>
          <w:sz w:val="28"/>
          <w:szCs w:val="28"/>
        </w:rPr>
        <w:t>. Verse ha–</w:t>
      </w:r>
      <w:proofErr w:type="spellStart"/>
      <w:r>
        <w:rPr>
          <w:rFonts w:ascii="Arial" w:hAnsi="Arial" w:cs="Arial"/>
          <w:sz w:val="28"/>
          <w:szCs w:val="28"/>
        </w:rPr>
        <w:t>ve</w:t>
      </w:r>
      <w:proofErr w:type="spellEnd"/>
      <w:r>
        <w:rPr>
          <w:rFonts w:ascii="Arial" w:hAnsi="Arial" w:cs="Arial"/>
          <w:sz w:val="28"/>
          <w:szCs w:val="28"/>
        </w:rPr>
        <w:t>–verse 19:</w:t>
      </w:r>
    </w:p>
    <w:p w:rsidRPr="0089500D" w:rsidR="001847F0" w:rsidP="001847F0" w:rsidRDefault="001847F0" w14:paraId="02DE2820" w14:textId="77777777">
      <w:pPr>
        <w:ind w:left="720"/>
        <w:jc w:val="both"/>
        <w:rPr>
          <w:rFonts w:ascii="Arial" w:hAnsi="Arial" w:cs="Arial"/>
          <w:sz w:val="28"/>
          <w:szCs w:val="28"/>
        </w:rPr>
      </w:pPr>
      <w:r w:rsidRPr="00A65748">
        <w:rPr>
          <w:rFonts w:ascii="Arial" w:hAnsi="Arial" w:cs="Arial"/>
          <w:i/>
          <w:iCs/>
          <w:sz w:val="28"/>
          <w:szCs w:val="28"/>
          <w:lang w:val="x-none"/>
        </w:rPr>
        <w:t>Husbands, love your wives, and be not bitter against them.</w:t>
      </w:r>
      <w:r w:rsidRPr="00A65748">
        <w:rPr>
          <w:rFonts w:ascii="Arial" w:hAnsi="Arial" w:cs="Arial"/>
          <w:sz w:val="28"/>
          <w:szCs w:val="28"/>
          <w:lang w:val="x-none"/>
        </w:rPr>
        <w:t> </w:t>
      </w:r>
      <w:r>
        <w:rPr>
          <w:rFonts w:ascii="Arial" w:hAnsi="Arial" w:cs="Arial"/>
          <w:sz w:val="28"/>
          <w:szCs w:val="28"/>
        </w:rPr>
        <w:t xml:space="preserve"> </w:t>
      </w:r>
      <w:r w:rsidRPr="0089500D">
        <w:rPr>
          <w:rFonts w:ascii="Arial" w:hAnsi="Arial" w:cs="Arial"/>
          <w:sz w:val="28"/>
          <w:szCs w:val="28"/>
        </w:rPr>
        <w:t xml:space="preserve">                                                                                                                                                                                                                                                                                                                                                                                                                                                                                                                                                                                                                                                                                                                                                                                                                                                                                                                                                                                                                                                                                                                                                                                                                                                                                                                                                                                                                                                                                                                                                                                                                                                                                                                                                                                                                                                                                                                                                                                                                                                                                                                                                                                                                                                                                                                                                                                                                                                                                                                                                                                                                                                                                                                                                                                                                                                                                                                                                                                                                                                                                                                                                                                                                                                                                                                                                                                                                                                                                                                                                                                                                                                                                                                                                                                                                                                                                                                                                                                                                                                                                                                                                                                                                                                                                                                                                                                                                                                                                                                                                                                                                                                                                                                                                                                                                                                                                                                                                                                                                                                                                                                                                                                                                                                                                                                                                                                                                                                                                                                                                                                                                                                                                                                                                                                                                                                                                                                                                                                                                                                                                                                                                                                                                                                                                                                                                                                                                                                                                                                                                                                                                                                                                                                                                                                                                                                                                                                                                                                                                                                                                                                                                                                                                                                                                                                                                                                                                                                                                                                                                                                                                                                                                                                                                                                                                                                                                                                                                                                                                                                                                                                                                                                                                                                                                                                                                                                                                                                                                                                                                                                                                                                                                                                                                                                                                                                                                                                                                                                                                                                                                                                                                                                                                                                                                                                                                                                                                                                                                                                                                                                                                                                                                                                                                                                                                                                                                                                                                                                                                                                                                                                                                                                                                                                                                                                                                                                                                                                                                                                                                                                                                                                                                                                                                                                                                                                                                                                                                                                                                                                                                                                                                                                                                                                                                                                                                                                                                                                                                                                                                                                                                                                                                                                                                                                                                                                                                                                                                                                                                                                                                                                                                                                                                                                                                                                                                                                                                                                                                                                                                                                                                                                                                                                                                                                                                                                                                                                                                                                                                                                                                                                                                                                                                                                                                                                                                                                                                                                                                                                                                                                                                                                                                                                                                                                                                                                                                                                                                                                                                                                                                                                                                                                                                                                                                                                                                                                                                                                                                                                                                                                                                                                                                                                                                                                                                                                                                                                                                                                                                                                                                                                                                                                                                                                                                                                                                                                                                                                                                                                                                                                                                                                                                                                                                                                                                                                                                                                                                                                                                                                                                                                                                                                                                                                                                                                                                                                                                                                                                                                                                                                                                                                                                                                                                                                                                                                                                           </w:t>
      </w:r>
    </w:p>
    <w:p w:rsidR="001847F0" w:rsidP="001847F0" w:rsidRDefault="001847F0" w14:paraId="1FB602D5" w14:textId="77777777">
      <w:pPr>
        <w:jc w:val="both"/>
        <w:rPr>
          <w:rFonts w:ascii="Arial" w:hAnsi="Arial" w:cs="Arial"/>
          <w:sz w:val="28"/>
          <w:szCs w:val="28"/>
        </w:rPr>
      </w:pPr>
      <w:r w:rsidRPr="003C5955">
        <w:rPr>
          <w:rFonts w:ascii="Arial" w:hAnsi="Arial" w:cs="Arial"/>
          <w:sz w:val="28"/>
          <w:szCs w:val="28"/>
          <w:vertAlign w:val="superscript"/>
        </w:rPr>
        <w:t>240</w:t>
      </w:r>
      <w:r>
        <w:rPr>
          <w:rFonts w:ascii="Arial" w:hAnsi="Arial" w:cs="Arial"/>
          <w:sz w:val="28"/>
          <w:szCs w:val="28"/>
        </w:rPr>
        <w:t>Tingaita Amen here.</w:t>
      </w:r>
      <w:r w:rsidRPr="00A65748">
        <w:rPr>
          <w:rFonts w:ascii="Arial" w:hAnsi="Arial" w:cs="Arial"/>
          <w:sz w:val="18"/>
          <w:szCs w:val="1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Ndosaka</w:t>
      </w:r>
      <w:proofErr w:type="spellEnd"/>
      <w:r>
        <w:rPr>
          <w:rFonts w:ascii="Arial" w:hAnsi="Arial" w:cs="Arial"/>
          <w:sz w:val="28"/>
          <w:szCs w:val="28"/>
        </w:rPr>
        <w:t xml:space="preserve"> </w:t>
      </w:r>
      <w:proofErr w:type="spellStart"/>
      <w:r>
        <w:rPr>
          <w:rFonts w:ascii="Arial" w:hAnsi="Arial" w:cs="Arial"/>
          <w:sz w:val="28"/>
          <w:szCs w:val="28"/>
        </w:rPr>
        <w:t>haufaniri</w:t>
      </w:r>
      <w:proofErr w:type="spellEnd"/>
      <w:r>
        <w:rPr>
          <w:rFonts w:ascii="Arial" w:hAnsi="Arial" w:cs="Arial"/>
          <w:sz w:val="28"/>
          <w:szCs w:val="28"/>
        </w:rPr>
        <w:t xml:space="preserve"> </w:t>
      </w:r>
      <w:proofErr w:type="spellStart"/>
      <w:r>
        <w:rPr>
          <w:rFonts w:ascii="Arial" w:hAnsi="Arial" w:cs="Arial"/>
          <w:sz w:val="28"/>
          <w:szCs w:val="28"/>
        </w:rPr>
        <w:t>kuramba</w:t>
      </w:r>
      <w:proofErr w:type="spellEnd"/>
      <w:r>
        <w:rPr>
          <w:rFonts w:ascii="Arial" w:hAnsi="Arial" w:cs="Arial"/>
          <w:sz w:val="28"/>
          <w:szCs w:val="28"/>
        </w:rPr>
        <w:t xml:space="preserve"> </w:t>
      </w:r>
      <w:proofErr w:type="spellStart"/>
      <w:r>
        <w:rPr>
          <w:rFonts w:ascii="Arial" w:hAnsi="Arial" w:cs="Arial"/>
          <w:sz w:val="28"/>
          <w:szCs w:val="28"/>
        </w:rPr>
        <w:t>une</w:t>
      </w:r>
      <w:proofErr w:type="spellEnd"/>
      <w:r>
        <w:rPr>
          <w:rFonts w:ascii="Arial" w:hAnsi="Arial" w:cs="Arial"/>
          <w:sz w:val="28"/>
          <w:szCs w:val="28"/>
        </w:rPr>
        <w:t xml:space="preserve"> root of bitterness against your wife. Kana </w:t>
      </w:r>
      <w:proofErr w:type="spellStart"/>
      <w:r>
        <w:rPr>
          <w:rFonts w:ascii="Arial" w:hAnsi="Arial" w:cs="Arial"/>
          <w:sz w:val="28"/>
          <w:szCs w:val="28"/>
        </w:rPr>
        <w:t>mati</w:t>
      </w:r>
      <w:proofErr w:type="spellEnd"/>
      <w:r>
        <w:rPr>
          <w:rFonts w:ascii="Arial" w:hAnsi="Arial" w:cs="Arial"/>
          <w:sz w:val="28"/>
          <w:szCs w:val="28"/>
        </w:rPr>
        <w:t xml:space="preserve"> </w:t>
      </w:r>
      <w:proofErr w:type="spellStart"/>
      <w:r>
        <w:rPr>
          <w:rFonts w:ascii="Arial" w:hAnsi="Arial" w:cs="Arial"/>
          <w:sz w:val="28"/>
          <w:szCs w:val="28"/>
        </w:rPr>
        <w:t>maregererana</w:t>
      </w:r>
      <w:proofErr w:type="spellEnd"/>
      <w:r>
        <w:rPr>
          <w:rFonts w:ascii="Arial" w:hAnsi="Arial" w:cs="Arial"/>
          <w:sz w:val="28"/>
          <w:szCs w:val="28"/>
        </w:rPr>
        <w:t xml:space="preserve"> </w:t>
      </w:r>
      <w:proofErr w:type="spellStart"/>
      <w:r>
        <w:rPr>
          <w:rFonts w:ascii="Arial" w:hAnsi="Arial" w:cs="Arial"/>
          <w:sz w:val="28"/>
          <w:szCs w:val="28"/>
        </w:rPr>
        <w:t>zvaakumusana</w:t>
      </w:r>
      <w:proofErr w:type="spellEnd"/>
      <w:r>
        <w:rPr>
          <w:rFonts w:ascii="Arial" w:hAnsi="Arial" w:cs="Arial"/>
          <w:sz w:val="28"/>
          <w:szCs w:val="28"/>
        </w:rPr>
        <w:t xml:space="preserve"> </w:t>
      </w:r>
      <w:proofErr w:type="spellStart"/>
      <w:r>
        <w:rPr>
          <w:rFonts w:ascii="Arial" w:hAnsi="Arial" w:cs="Arial"/>
          <w:sz w:val="28"/>
          <w:szCs w:val="28"/>
        </w:rPr>
        <w:t>kwenyu</w:t>
      </w:r>
      <w:proofErr w:type="spellEnd"/>
      <w:r>
        <w:rPr>
          <w:rFonts w:ascii="Arial" w:hAnsi="Arial" w:cs="Arial"/>
          <w:sz w:val="28"/>
          <w:szCs w:val="28"/>
        </w:rPr>
        <w:t xml:space="preserve">, </w:t>
      </w:r>
      <w:proofErr w:type="spellStart"/>
      <w:r>
        <w:rPr>
          <w:rFonts w:ascii="Arial" w:hAnsi="Arial" w:cs="Arial"/>
          <w:sz w:val="28"/>
          <w:szCs w:val="28"/>
        </w:rPr>
        <w:t>zvapfuu</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zvapfuura</w:t>
      </w:r>
      <w:proofErr w:type="spellEnd"/>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Chiraramai</w:t>
      </w:r>
      <w:proofErr w:type="spellEnd"/>
      <w:r>
        <w:rPr>
          <w:rFonts w:ascii="Arial" w:hAnsi="Arial" w:cs="Arial"/>
          <w:sz w:val="28"/>
          <w:szCs w:val="28"/>
        </w:rPr>
        <w:t xml:space="preserve"> </w:t>
      </w:r>
      <w:proofErr w:type="spellStart"/>
      <w:r>
        <w:rPr>
          <w:rFonts w:ascii="Arial" w:hAnsi="Arial" w:cs="Arial"/>
          <w:sz w:val="28"/>
          <w:szCs w:val="28"/>
        </w:rPr>
        <w:t>hupenyu</w:t>
      </w:r>
      <w:proofErr w:type="spellEnd"/>
      <w:r>
        <w:rPr>
          <w:rFonts w:ascii="Arial" w:hAnsi="Arial" w:cs="Arial"/>
          <w:sz w:val="28"/>
          <w:szCs w:val="28"/>
        </w:rPr>
        <w:t xml:space="preserve"> </w:t>
      </w:r>
      <w:proofErr w:type="spellStart"/>
      <w:r>
        <w:rPr>
          <w:rFonts w:ascii="Arial" w:hAnsi="Arial" w:cs="Arial"/>
          <w:sz w:val="28"/>
          <w:szCs w:val="28"/>
        </w:rPr>
        <w:t>huri</w:t>
      </w:r>
      <w:proofErr w:type="spellEnd"/>
      <w:r>
        <w:rPr>
          <w:rFonts w:ascii="Arial" w:hAnsi="Arial" w:cs="Arial"/>
          <w:sz w:val="28"/>
          <w:szCs w:val="28"/>
        </w:rPr>
        <w:t xml:space="preserve"> no…? </w:t>
      </w:r>
      <w:r w:rsidRPr="00AE4311">
        <w:rPr>
          <w:rFonts w:ascii="Arial" w:hAnsi="Arial" w:cs="Arial"/>
          <w:sz w:val="18"/>
          <w:szCs w:val="18"/>
        </w:rPr>
        <w:t>[Congregation says, “</w:t>
      </w:r>
      <w:r>
        <w:rPr>
          <w:rFonts w:ascii="Arial" w:hAnsi="Arial" w:cs="Arial"/>
          <w:sz w:val="18"/>
          <w:szCs w:val="18"/>
        </w:rPr>
        <w:t>normal</w:t>
      </w:r>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Don’t be bitter. Uri Mwari ka </w:t>
      </w:r>
      <w:proofErr w:type="spellStart"/>
      <w:r>
        <w:rPr>
          <w:rFonts w:ascii="Arial" w:hAnsi="Arial" w:cs="Arial"/>
          <w:sz w:val="28"/>
          <w:szCs w:val="28"/>
        </w:rPr>
        <w:t>iwe</w:t>
      </w:r>
      <w:proofErr w:type="spellEnd"/>
      <w:r>
        <w:rPr>
          <w:rFonts w:ascii="Arial" w:hAnsi="Arial" w:cs="Arial"/>
          <w:sz w:val="28"/>
          <w:szCs w:val="28"/>
        </w:rPr>
        <w:t xml:space="preserve">. But </w:t>
      </w:r>
      <w:proofErr w:type="spellStart"/>
      <w:r>
        <w:rPr>
          <w:rFonts w:ascii="Arial" w:hAnsi="Arial" w:cs="Arial"/>
          <w:sz w:val="28"/>
          <w:szCs w:val="28"/>
        </w:rPr>
        <w:t>zvanzi</w:t>
      </w:r>
      <w:proofErr w:type="spellEnd"/>
      <w:r>
        <w:rPr>
          <w:rFonts w:ascii="Arial" w:hAnsi="Arial" w:cs="Arial"/>
          <w:sz w:val="28"/>
          <w:szCs w:val="28"/>
        </w:rPr>
        <w:t xml:space="preserve"> </w:t>
      </w:r>
      <w:proofErr w:type="spellStart"/>
      <w:r>
        <w:rPr>
          <w:rFonts w:ascii="Arial" w:hAnsi="Arial" w:cs="Arial"/>
          <w:sz w:val="28"/>
          <w:szCs w:val="28"/>
        </w:rPr>
        <w:t>varume</w:t>
      </w:r>
      <w:proofErr w:type="spellEnd"/>
      <w:r>
        <w:rPr>
          <w:rFonts w:ascii="Arial" w:hAnsi="Arial" w:cs="Arial"/>
          <w:sz w:val="28"/>
          <w:szCs w:val="28"/>
        </w:rPr>
        <w:t xml:space="preserve"> </w:t>
      </w:r>
      <w:proofErr w:type="spellStart"/>
      <w:r>
        <w:rPr>
          <w:rFonts w:ascii="Arial" w:hAnsi="Arial" w:cs="Arial"/>
          <w:sz w:val="28"/>
          <w:szCs w:val="28"/>
        </w:rPr>
        <w:t>idai</w:t>
      </w:r>
      <w:proofErr w:type="spellEnd"/>
      <w:r>
        <w:rPr>
          <w:rFonts w:ascii="Arial" w:hAnsi="Arial" w:cs="Arial"/>
          <w:sz w:val="28"/>
          <w:szCs w:val="28"/>
        </w:rPr>
        <w:t xml:space="preserve"> </w:t>
      </w:r>
      <w:proofErr w:type="spellStart"/>
      <w:r>
        <w:rPr>
          <w:rFonts w:ascii="Arial" w:hAnsi="Arial" w:cs="Arial"/>
          <w:sz w:val="28"/>
          <w:szCs w:val="28"/>
        </w:rPr>
        <w:t>vakadzi</w:t>
      </w:r>
      <w:proofErr w:type="spellEnd"/>
      <w:r>
        <w:rPr>
          <w:rFonts w:ascii="Arial" w:hAnsi="Arial" w:cs="Arial"/>
          <w:sz w:val="28"/>
          <w:szCs w:val="28"/>
        </w:rPr>
        <w:t xml:space="preserve"> </w:t>
      </w:r>
      <w:proofErr w:type="spellStart"/>
      <w:r>
        <w:rPr>
          <w:rFonts w:ascii="Arial" w:hAnsi="Arial" w:cs="Arial"/>
          <w:sz w:val="28"/>
          <w:szCs w:val="28"/>
        </w:rPr>
        <w:t>venyu</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Hallelujah!</w:t>
      </w:r>
      <w:r w:rsidRPr="00714A2B">
        <w:rPr>
          <w:rFonts w:ascii="Arial" w:hAnsi="Arial" w:cs="Arial"/>
          <w:sz w:val="18"/>
          <w:szCs w:val="1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Vadeyi</w:t>
      </w:r>
      <w:proofErr w:type="spellEnd"/>
      <w:r>
        <w:rPr>
          <w:rFonts w:ascii="Arial" w:hAnsi="Arial" w:cs="Arial"/>
          <w:sz w:val="28"/>
          <w:szCs w:val="28"/>
        </w:rPr>
        <w:t xml:space="preserve"> chai…? </w:t>
      </w:r>
      <w:r w:rsidRPr="00AE4311">
        <w:rPr>
          <w:rFonts w:ascii="Arial" w:hAnsi="Arial" w:cs="Arial"/>
          <w:sz w:val="18"/>
          <w:szCs w:val="18"/>
        </w:rPr>
        <w:t>[Congregation says, “</w:t>
      </w:r>
      <w:proofErr w:type="spellStart"/>
      <w:r>
        <w:rPr>
          <w:rFonts w:ascii="Arial" w:hAnsi="Arial" w:cs="Arial"/>
          <w:sz w:val="18"/>
          <w:szCs w:val="18"/>
        </w:rPr>
        <w:t>chaizvo</w:t>
      </w:r>
      <w:proofErr w:type="spellEnd"/>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andei</w:t>
      </w:r>
      <w:proofErr w:type="spellEnd"/>
      <w:r>
        <w:rPr>
          <w:rFonts w:ascii="Arial" w:hAnsi="Arial" w:cs="Arial"/>
          <w:sz w:val="28"/>
          <w:szCs w:val="28"/>
        </w:rPr>
        <w:t xml:space="preserve"> </w:t>
      </w:r>
      <w:proofErr w:type="spellStart"/>
      <w:r>
        <w:rPr>
          <w:rFonts w:ascii="Arial" w:hAnsi="Arial" w:cs="Arial"/>
          <w:sz w:val="28"/>
          <w:szCs w:val="28"/>
        </w:rPr>
        <w:t>tinoona</w:t>
      </w:r>
      <w:proofErr w:type="spellEnd"/>
      <w:r>
        <w:rPr>
          <w:rFonts w:ascii="Arial" w:hAnsi="Arial" w:cs="Arial"/>
          <w:sz w:val="28"/>
          <w:szCs w:val="28"/>
        </w:rPr>
        <w:t xml:space="preserve"> </w:t>
      </w:r>
      <w:proofErr w:type="spellStart"/>
      <w:r>
        <w:rPr>
          <w:rFonts w:ascii="Arial" w:hAnsi="Arial" w:cs="Arial"/>
          <w:sz w:val="28"/>
          <w:szCs w:val="28"/>
        </w:rPr>
        <w:t>pamberi</w:t>
      </w:r>
      <w:proofErr w:type="spellEnd"/>
      <w:r>
        <w:rPr>
          <w:rFonts w:ascii="Arial" w:hAnsi="Arial" w:cs="Arial"/>
          <w:sz w:val="28"/>
          <w:szCs w:val="28"/>
        </w:rPr>
        <w:t xml:space="preserve"> </w:t>
      </w:r>
      <w:proofErr w:type="spellStart"/>
      <w:r>
        <w:rPr>
          <w:rFonts w:ascii="Arial" w:hAnsi="Arial" w:cs="Arial"/>
          <w:sz w:val="28"/>
          <w:szCs w:val="28"/>
        </w:rPr>
        <w:t>pacho</w:t>
      </w:r>
      <w:proofErr w:type="spellEnd"/>
      <w:r>
        <w:rPr>
          <w:rFonts w:ascii="Arial" w:hAnsi="Arial" w:cs="Arial"/>
          <w:sz w:val="28"/>
          <w:szCs w:val="28"/>
        </w:rPr>
        <w:t xml:space="preserve">. </w:t>
      </w:r>
      <w:proofErr w:type="spellStart"/>
      <w:r>
        <w:rPr>
          <w:rFonts w:ascii="Arial" w:hAnsi="Arial" w:cs="Arial"/>
          <w:sz w:val="28"/>
          <w:szCs w:val="28"/>
        </w:rPr>
        <w:t>Yauya</w:t>
      </w:r>
      <w:proofErr w:type="spellEnd"/>
      <w:r>
        <w:rPr>
          <w:rFonts w:ascii="Arial" w:hAnsi="Arial" w:cs="Arial"/>
          <w:sz w:val="28"/>
          <w:szCs w:val="28"/>
        </w:rPr>
        <w:t xml:space="preserve"> </w:t>
      </w:r>
      <w:proofErr w:type="spellStart"/>
      <w:r>
        <w:rPr>
          <w:rFonts w:ascii="Arial" w:hAnsi="Arial" w:cs="Arial"/>
          <w:sz w:val="28"/>
          <w:szCs w:val="28"/>
        </w:rPr>
        <w:t>zvakare</w:t>
      </w:r>
      <w:proofErr w:type="spellEnd"/>
      <w:r>
        <w:rPr>
          <w:rFonts w:ascii="Arial" w:hAnsi="Arial" w:cs="Arial"/>
          <w:sz w:val="28"/>
          <w:szCs w:val="28"/>
        </w:rPr>
        <w:t xml:space="preserve"> </w:t>
      </w:r>
      <w:commentRangeStart w:id="192"/>
      <w:proofErr w:type="spellStart"/>
      <w:r>
        <w:rPr>
          <w:rFonts w:ascii="Arial" w:hAnsi="Arial" w:cs="Arial"/>
          <w:sz w:val="28"/>
          <w:szCs w:val="28"/>
        </w:rPr>
        <w:t>iya</w:t>
      </w:r>
      <w:proofErr w:type="spellEnd"/>
      <w:commentRangeEnd w:id="192"/>
      <w:r>
        <w:rPr>
          <w:rStyle w:val="CommentReference"/>
        </w:rPr>
        <w:commentReference w:id="192"/>
      </w:r>
      <w:del w:author="Transcriber01 JHB" w:date="2025-08-25T14:56:00Z" w16du:dateUtc="2025-08-25T12:56:00Z" w:id="193">
        <w:r w:rsidDel="00B11E50">
          <w:rPr>
            <w:rFonts w:ascii="Arial" w:hAnsi="Arial" w:cs="Arial"/>
            <w:sz w:val="28"/>
            <w:szCs w:val="28"/>
          </w:rPr>
          <w:delText>…</w:delText>
        </w:r>
      </w:del>
      <w:r>
        <w:rPr>
          <w:rFonts w:ascii="Arial" w:hAnsi="Arial" w:cs="Arial"/>
          <w:sz w:val="28"/>
          <w:szCs w:val="28"/>
        </w:rPr>
        <w:t xml:space="preserve"> </w:t>
      </w:r>
      <w:r w:rsidRPr="00D110D5">
        <w:rPr>
          <w:rFonts w:ascii="Arial" w:hAnsi="Arial" w:cs="Arial"/>
          <w:sz w:val="18"/>
          <w:szCs w:val="18"/>
        </w:rPr>
        <w:t xml:space="preserve">[Blank </w:t>
      </w:r>
      <w:proofErr w:type="gramStart"/>
      <w:r w:rsidRPr="00D110D5">
        <w:rPr>
          <w:rFonts w:ascii="Arial" w:hAnsi="Arial" w:cs="Arial"/>
          <w:sz w:val="18"/>
          <w:szCs w:val="18"/>
        </w:rPr>
        <w:t>spot on</w:t>
      </w:r>
      <w:proofErr w:type="gramEnd"/>
      <w:r w:rsidRPr="00D110D5">
        <w:rPr>
          <w:rFonts w:ascii="Arial" w:hAnsi="Arial" w:cs="Arial"/>
          <w:sz w:val="18"/>
          <w:szCs w:val="18"/>
        </w:rPr>
        <w:t xml:space="preserve"> tape—ED]</w:t>
      </w:r>
      <w:r>
        <w:rPr>
          <w:rFonts w:ascii="Arial" w:hAnsi="Arial" w:cs="Arial"/>
          <w:sz w:val="28"/>
          <w:szCs w:val="28"/>
        </w:rPr>
        <w:t xml:space="preserve"> </w:t>
      </w:r>
      <w:proofErr w:type="spellStart"/>
      <w:r>
        <w:rPr>
          <w:rFonts w:ascii="Arial" w:hAnsi="Arial" w:cs="Arial"/>
          <w:sz w:val="28"/>
          <w:szCs w:val="28"/>
        </w:rPr>
        <w:t>Hativerengeyi</w:t>
      </w:r>
      <w:proofErr w:type="spellEnd"/>
      <w:r>
        <w:rPr>
          <w:rFonts w:ascii="Arial" w:hAnsi="Arial" w:cs="Arial"/>
          <w:sz w:val="28"/>
          <w:szCs w:val="28"/>
        </w:rPr>
        <w:t>:</w:t>
      </w:r>
    </w:p>
    <w:p w:rsidR="001847F0" w:rsidP="001847F0" w:rsidRDefault="001847F0" w14:paraId="2497697E" w14:textId="77777777">
      <w:pPr>
        <w:ind w:left="720"/>
        <w:jc w:val="both"/>
        <w:rPr>
          <w:rFonts w:ascii="Arial" w:hAnsi="Arial" w:cs="Arial"/>
          <w:sz w:val="28"/>
          <w:szCs w:val="28"/>
          <w:lang w:val="x-none"/>
        </w:rPr>
      </w:pPr>
      <w:r w:rsidRPr="009A5DBD">
        <w:rPr>
          <w:rFonts w:ascii="Arial" w:hAnsi="Arial" w:cs="Arial"/>
          <w:i/>
          <w:iCs/>
          <w:sz w:val="28"/>
          <w:szCs w:val="28"/>
          <w:lang w:val="x-none"/>
        </w:rPr>
        <w:t>Children, obey your parents in all things: for this is well pleasing unto the Lord.</w:t>
      </w:r>
      <w:r w:rsidRPr="009A5DBD">
        <w:rPr>
          <w:rFonts w:ascii="Arial" w:hAnsi="Arial" w:cs="Arial"/>
          <w:sz w:val="28"/>
          <w:szCs w:val="28"/>
          <w:lang w:val="x-none"/>
        </w:rPr>
        <w:t> </w:t>
      </w:r>
    </w:p>
    <w:p w:rsidR="001847F0" w:rsidP="001847F0" w:rsidRDefault="001847F0" w14:paraId="5FB6D585" w14:textId="77777777">
      <w:pPr>
        <w:jc w:val="both"/>
        <w:rPr>
          <w:rFonts w:ascii="Arial" w:hAnsi="Arial" w:cs="Arial"/>
          <w:sz w:val="28"/>
          <w:szCs w:val="28"/>
        </w:rPr>
      </w:pPr>
      <w:r w:rsidRPr="003C5955">
        <w:rPr>
          <w:rFonts w:ascii="Arial" w:hAnsi="Arial" w:cs="Arial"/>
          <w:sz w:val="28"/>
          <w:szCs w:val="28"/>
          <w:vertAlign w:val="superscript"/>
          <w:lang w:val="x-none"/>
        </w:rPr>
        <w:t>241</w:t>
      </w:r>
      <w:r>
        <w:rPr>
          <w:rFonts w:ascii="Arial" w:hAnsi="Arial" w:cs="Arial"/>
          <w:sz w:val="28"/>
          <w:szCs w:val="28"/>
          <w:lang w:val="x-none"/>
        </w:rPr>
        <w:t xml:space="preserve">Tingaita Amen here.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Handisi</w:t>
      </w:r>
      <w:proofErr w:type="spellEnd"/>
      <w:r>
        <w:rPr>
          <w:rFonts w:ascii="Arial" w:hAnsi="Arial" w:cs="Arial"/>
          <w:sz w:val="28"/>
          <w:szCs w:val="28"/>
        </w:rPr>
        <w:t xml:space="preserve"> </w:t>
      </w:r>
      <w:proofErr w:type="spellStart"/>
      <w:r>
        <w:rPr>
          <w:rFonts w:ascii="Arial" w:hAnsi="Arial" w:cs="Arial"/>
          <w:sz w:val="28"/>
          <w:szCs w:val="28"/>
        </w:rPr>
        <w:t>kunzwa</w:t>
      </w:r>
      <w:proofErr w:type="spellEnd"/>
      <w:r>
        <w:rPr>
          <w:rFonts w:ascii="Arial" w:hAnsi="Arial" w:cs="Arial"/>
          <w:sz w:val="28"/>
          <w:szCs w:val="28"/>
        </w:rPr>
        <w:t xml:space="preserve"> Amen </w:t>
      </w:r>
      <w:proofErr w:type="spellStart"/>
      <w:r>
        <w:rPr>
          <w:rFonts w:ascii="Arial" w:hAnsi="Arial" w:cs="Arial"/>
          <w:sz w:val="28"/>
          <w:szCs w:val="28"/>
        </w:rPr>
        <w:t>iyeye</w:t>
      </w:r>
      <w:proofErr w:type="spellEnd"/>
      <w:r>
        <w:rPr>
          <w:rFonts w:ascii="Arial" w:hAnsi="Arial" w:cs="Arial"/>
          <w:sz w:val="28"/>
          <w:szCs w:val="28"/>
        </w:rPr>
        <w:t>.</w:t>
      </w:r>
      <w:r w:rsidRPr="00A86CB3">
        <w:rPr>
          <w:rFonts w:ascii="Arial" w:hAnsi="Arial" w:cs="Arial"/>
          <w:sz w:val="18"/>
          <w:szCs w:val="1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 xml:space="preserve"> </w:t>
      </w:r>
      <w:proofErr w:type="spellStart"/>
      <w:r>
        <w:rPr>
          <w:rFonts w:ascii="Arial" w:hAnsi="Arial" w:cs="Arial"/>
          <w:sz w:val="28"/>
          <w:szCs w:val="28"/>
        </w:rPr>
        <w:t>Ndoda</w:t>
      </w:r>
      <w:proofErr w:type="spellEnd"/>
      <w:r>
        <w:rPr>
          <w:rFonts w:ascii="Arial" w:hAnsi="Arial" w:cs="Arial"/>
          <w:sz w:val="28"/>
          <w:szCs w:val="28"/>
        </w:rPr>
        <w:t xml:space="preserve"> Amen </w:t>
      </w:r>
      <w:proofErr w:type="spellStart"/>
      <w:r>
        <w:rPr>
          <w:rFonts w:ascii="Arial" w:hAnsi="Arial" w:cs="Arial"/>
          <w:sz w:val="28"/>
          <w:szCs w:val="28"/>
        </w:rPr>
        <w:t>akadarika</w:t>
      </w:r>
      <w:proofErr w:type="spellEnd"/>
      <w:r>
        <w:rPr>
          <w:rFonts w:ascii="Arial" w:hAnsi="Arial" w:cs="Arial"/>
          <w:sz w:val="28"/>
          <w:szCs w:val="28"/>
        </w:rPr>
        <w:t xml:space="preserve"> </w:t>
      </w:r>
      <w:proofErr w:type="spellStart"/>
      <w:r>
        <w:rPr>
          <w:rFonts w:ascii="Arial" w:hAnsi="Arial" w:cs="Arial"/>
          <w:sz w:val="28"/>
          <w:szCs w:val="28"/>
        </w:rPr>
        <w:t>ipapo</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 xml:space="preserve"> Amen, Hallelujah!</w:t>
      </w:r>
      <w:r w:rsidRPr="00A86CB3">
        <w:rPr>
          <w:rFonts w:ascii="Arial" w:hAnsi="Arial" w:cs="Arial"/>
          <w:sz w:val="18"/>
          <w:szCs w:val="18"/>
        </w:rPr>
        <w:t xml:space="preserve"> </w:t>
      </w:r>
      <w:r w:rsidRPr="00AE4311">
        <w:rPr>
          <w:rFonts w:ascii="Arial" w:hAnsi="Arial" w:cs="Arial"/>
          <w:sz w:val="18"/>
          <w:szCs w:val="18"/>
        </w:rPr>
        <w:t>[Congregation says, “Amen</w:t>
      </w:r>
      <w:r>
        <w:rPr>
          <w:rFonts w:ascii="Arial" w:hAnsi="Arial" w:cs="Arial"/>
          <w:sz w:val="18"/>
          <w:szCs w:val="18"/>
        </w:rPr>
        <w:t>, Hallelujah!</w:t>
      </w:r>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Kana </w:t>
      </w:r>
      <w:proofErr w:type="spellStart"/>
      <w:r>
        <w:rPr>
          <w:rFonts w:ascii="Arial" w:hAnsi="Arial" w:cs="Arial"/>
          <w:sz w:val="28"/>
          <w:szCs w:val="28"/>
        </w:rPr>
        <w:t>une</w:t>
      </w:r>
      <w:proofErr w:type="spellEnd"/>
      <w:r>
        <w:rPr>
          <w:rFonts w:ascii="Arial" w:hAnsi="Arial" w:cs="Arial"/>
          <w:sz w:val="28"/>
          <w:szCs w:val="28"/>
        </w:rPr>
        <w:t xml:space="preserve"> </w:t>
      </w:r>
      <w:proofErr w:type="spellStart"/>
      <w:r>
        <w:rPr>
          <w:rFonts w:ascii="Arial" w:hAnsi="Arial" w:cs="Arial"/>
          <w:sz w:val="28"/>
          <w:szCs w:val="28"/>
        </w:rPr>
        <w:t>mubereki</w:t>
      </w:r>
      <w:proofErr w:type="spellEnd"/>
      <w:r>
        <w:rPr>
          <w:rFonts w:ascii="Arial" w:hAnsi="Arial" w:cs="Arial"/>
          <w:sz w:val="28"/>
          <w:szCs w:val="28"/>
        </w:rPr>
        <w:t xml:space="preserve"> </w:t>
      </w:r>
      <w:proofErr w:type="spellStart"/>
      <w:r>
        <w:rPr>
          <w:rFonts w:ascii="Arial" w:hAnsi="Arial" w:cs="Arial"/>
          <w:sz w:val="28"/>
          <w:szCs w:val="28"/>
        </w:rPr>
        <w:t>anonamata</w:t>
      </w:r>
      <w:proofErr w:type="spellEnd"/>
      <w:r>
        <w:rPr>
          <w:rFonts w:ascii="Arial" w:hAnsi="Arial" w:cs="Arial"/>
          <w:sz w:val="28"/>
          <w:szCs w:val="28"/>
        </w:rPr>
        <w:t xml:space="preserve">, Shoko </w:t>
      </w:r>
      <w:proofErr w:type="spellStart"/>
      <w:r>
        <w:rPr>
          <w:rFonts w:ascii="Arial" w:hAnsi="Arial" w:cs="Arial"/>
          <w:sz w:val="28"/>
          <w:szCs w:val="28"/>
        </w:rPr>
        <w:t>rinokusungira</w:t>
      </w:r>
      <w:proofErr w:type="spellEnd"/>
      <w:r>
        <w:rPr>
          <w:rFonts w:ascii="Arial" w:hAnsi="Arial" w:cs="Arial"/>
          <w:sz w:val="28"/>
          <w:szCs w:val="28"/>
        </w:rPr>
        <w:t xml:space="preserve"> </w:t>
      </w:r>
      <w:proofErr w:type="spellStart"/>
      <w:r>
        <w:rPr>
          <w:rFonts w:ascii="Arial" w:hAnsi="Arial" w:cs="Arial"/>
          <w:sz w:val="28"/>
          <w:szCs w:val="28"/>
        </w:rPr>
        <w:t>kti</w:t>
      </w:r>
      <w:proofErr w:type="spellEnd"/>
      <w:r>
        <w:rPr>
          <w:rFonts w:ascii="Arial" w:hAnsi="Arial" w:cs="Arial"/>
          <w:sz w:val="28"/>
          <w:szCs w:val="28"/>
        </w:rPr>
        <w:t xml:space="preserve"> </w:t>
      </w:r>
      <w:proofErr w:type="spellStart"/>
      <w:r>
        <w:rPr>
          <w:rFonts w:ascii="Arial" w:hAnsi="Arial" w:cs="Arial"/>
          <w:sz w:val="28"/>
          <w:szCs w:val="28"/>
        </w:rPr>
        <w:t>umuteere</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umuteerere</w:t>
      </w:r>
      <w:proofErr w:type="spellEnd"/>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Kunze </w:t>
      </w:r>
      <w:proofErr w:type="spellStart"/>
      <w:r>
        <w:rPr>
          <w:rFonts w:ascii="Arial" w:hAnsi="Arial" w:cs="Arial"/>
          <w:sz w:val="28"/>
          <w:szCs w:val="28"/>
        </w:rPr>
        <w:t>kwemubereki</w:t>
      </w:r>
      <w:proofErr w:type="spellEnd"/>
      <w:r>
        <w:rPr>
          <w:rFonts w:ascii="Arial" w:hAnsi="Arial" w:cs="Arial"/>
          <w:sz w:val="28"/>
          <w:szCs w:val="28"/>
        </w:rPr>
        <w:t xml:space="preserve"> </w:t>
      </w:r>
      <w:proofErr w:type="spellStart"/>
      <w:r>
        <w:rPr>
          <w:rFonts w:ascii="Arial" w:hAnsi="Arial" w:cs="Arial"/>
          <w:sz w:val="28"/>
          <w:szCs w:val="28"/>
        </w:rPr>
        <w:t>anoti</w:t>
      </w:r>
      <w:proofErr w:type="spellEnd"/>
      <w:r>
        <w:rPr>
          <w:rFonts w:ascii="Arial" w:hAnsi="Arial" w:cs="Arial"/>
          <w:sz w:val="28"/>
          <w:szCs w:val="28"/>
        </w:rPr>
        <w:t>, “</w:t>
      </w:r>
      <w:proofErr w:type="spellStart"/>
      <w:r>
        <w:rPr>
          <w:rFonts w:ascii="Arial" w:hAnsi="Arial" w:cs="Arial"/>
          <w:sz w:val="28"/>
          <w:szCs w:val="28"/>
        </w:rPr>
        <w:t>Usaende</w:t>
      </w:r>
      <w:proofErr w:type="spellEnd"/>
      <w:r>
        <w:rPr>
          <w:rFonts w:ascii="Arial" w:hAnsi="Arial" w:cs="Arial"/>
          <w:sz w:val="28"/>
          <w:szCs w:val="28"/>
        </w:rPr>
        <w:t xml:space="preserve"> </w:t>
      </w:r>
      <w:proofErr w:type="spellStart"/>
      <w:r>
        <w:rPr>
          <w:rFonts w:ascii="Arial" w:hAnsi="Arial" w:cs="Arial"/>
          <w:sz w:val="28"/>
          <w:szCs w:val="28"/>
        </w:rPr>
        <w:t>kuchechi</w:t>
      </w:r>
      <w:proofErr w:type="spellEnd"/>
      <w:r>
        <w:rPr>
          <w:rFonts w:ascii="Arial" w:hAnsi="Arial" w:cs="Arial"/>
          <w:sz w:val="28"/>
          <w:szCs w:val="28"/>
        </w:rPr>
        <w:t xml:space="preserve">. </w:t>
      </w:r>
      <w:proofErr w:type="spellStart"/>
      <w:r>
        <w:rPr>
          <w:rFonts w:ascii="Arial" w:hAnsi="Arial" w:cs="Arial"/>
          <w:sz w:val="28"/>
          <w:szCs w:val="28"/>
        </w:rPr>
        <w:t>Handei</w:t>
      </w:r>
      <w:proofErr w:type="spellEnd"/>
      <w:r>
        <w:rPr>
          <w:rFonts w:ascii="Arial" w:hAnsi="Arial" w:cs="Arial"/>
          <w:sz w:val="28"/>
          <w:szCs w:val="28"/>
        </w:rPr>
        <w:t xml:space="preserve"> </w:t>
      </w:r>
      <w:proofErr w:type="spellStart"/>
      <w:r>
        <w:rPr>
          <w:rFonts w:ascii="Arial" w:hAnsi="Arial" w:cs="Arial"/>
          <w:sz w:val="28"/>
          <w:szCs w:val="28"/>
        </w:rPr>
        <w:t>tinorova</w:t>
      </w:r>
      <w:proofErr w:type="spellEnd"/>
      <w:r>
        <w:rPr>
          <w:rFonts w:ascii="Arial" w:hAnsi="Arial" w:cs="Arial"/>
          <w:sz w:val="28"/>
          <w:szCs w:val="28"/>
        </w:rPr>
        <w:t xml:space="preserve"> </w:t>
      </w:r>
      <w:proofErr w:type="spellStart"/>
      <w:r>
        <w:rPr>
          <w:rFonts w:ascii="Arial" w:hAnsi="Arial" w:cs="Arial"/>
          <w:sz w:val="28"/>
          <w:szCs w:val="28"/>
        </w:rPr>
        <w:t>makuva</w:t>
      </w:r>
      <w:proofErr w:type="spellEnd"/>
      <w:r>
        <w:rPr>
          <w:rFonts w:ascii="Arial" w:hAnsi="Arial" w:cs="Arial"/>
          <w:sz w:val="28"/>
          <w:szCs w:val="28"/>
        </w:rPr>
        <w:t xml:space="preserve">. </w:t>
      </w:r>
      <w:proofErr w:type="spellStart"/>
      <w:r>
        <w:rPr>
          <w:rFonts w:ascii="Arial" w:hAnsi="Arial" w:cs="Arial"/>
          <w:sz w:val="28"/>
          <w:szCs w:val="28"/>
        </w:rPr>
        <w:t>Kunwa</w:t>
      </w:r>
      <w:proofErr w:type="spellEnd"/>
      <w:r>
        <w:rPr>
          <w:rFonts w:ascii="Arial" w:hAnsi="Arial" w:cs="Arial"/>
          <w:sz w:val="28"/>
          <w:szCs w:val="28"/>
        </w:rPr>
        <w:t xml:space="preserve"> </w:t>
      </w:r>
      <w:proofErr w:type="spellStart"/>
      <w:r>
        <w:rPr>
          <w:rFonts w:ascii="Arial" w:hAnsi="Arial" w:cs="Arial"/>
          <w:sz w:val="28"/>
          <w:szCs w:val="28"/>
        </w:rPr>
        <w:t>doro</w:t>
      </w:r>
      <w:proofErr w:type="spellEnd"/>
      <w:r>
        <w:rPr>
          <w:rFonts w:ascii="Arial" w:hAnsi="Arial" w:cs="Arial"/>
          <w:sz w:val="28"/>
          <w:szCs w:val="28"/>
        </w:rPr>
        <w:t xml:space="preserve"> hakuna </w:t>
      </w:r>
      <w:proofErr w:type="spellStart"/>
      <w:r>
        <w:rPr>
          <w:rFonts w:ascii="Arial" w:hAnsi="Arial" w:cs="Arial"/>
          <w:sz w:val="28"/>
          <w:szCs w:val="28"/>
        </w:rPr>
        <w:t>kuipa</w:t>
      </w:r>
      <w:proofErr w:type="spellEnd"/>
      <w:r>
        <w:rPr>
          <w:rFonts w:ascii="Arial" w:hAnsi="Arial" w:cs="Arial"/>
          <w:sz w:val="28"/>
          <w:szCs w:val="28"/>
        </w:rPr>
        <w:t xml:space="preserve">. Kuenda </w:t>
      </w:r>
      <w:proofErr w:type="spellStart"/>
      <w:r>
        <w:rPr>
          <w:rFonts w:ascii="Arial" w:hAnsi="Arial" w:cs="Arial"/>
          <w:sz w:val="28"/>
          <w:szCs w:val="28"/>
        </w:rPr>
        <w:t>kuchechi</w:t>
      </w:r>
      <w:proofErr w:type="spellEnd"/>
      <w:r>
        <w:rPr>
          <w:rFonts w:ascii="Arial" w:hAnsi="Arial" w:cs="Arial"/>
          <w:sz w:val="28"/>
          <w:szCs w:val="28"/>
        </w:rPr>
        <w:t xml:space="preserve"> </w:t>
      </w:r>
      <w:proofErr w:type="spellStart"/>
      <w:r>
        <w:rPr>
          <w:rFonts w:ascii="Arial" w:hAnsi="Arial" w:cs="Arial"/>
          <w:sz w:val="28"/>
          <w:szCs w:val="28"/>
        </w:rPr>
        <w:t>kwakupusisa</w:t>
      </w:r>
      <w:proofErr w:type="spellEnd"/>
      <w:r>
        <w:rPr>
          <w:rFonts w:ascii="Arial" w:hAnsi="Arial" w:cs="Arial"/>
          <w:sz w:val="28"/>
          <w:szCs w:val="28"/>
        </w:rPr>
        <w:t>.”</w:t>
      </w:r>
    </w:p>
    <w:p w:rsidR="001847F0" w:rsidP="001847F0" w:rsidRDefault="001847F0" w14:paraId="042A4BDA" w14:textId="77777777">
      <w:pPr>
        <w:jc w:val="both"/>
        <w:rPr>
          <w:rFonts w:ascii="Arial" w:hAnsi="Arial" w:cs="Arial"/>
          <w:sz w:val="28"/>
          <w:szCs w:val="28"/>
        </w:rPr>
      </w:pPr>
      <w:r w:rsidRPr="003C5955">
        <w:rPr>
          <w:rFonts w:ascii="Arial" w:hAnsi="Arial" w:cs="Arial"/>
          <w:sz w:val="28"/>
          <w:szCs w:val="28"/>
          <w:vertAlign w:val="superscript"/>
        </w:rPr>
        <w:t>242</w:t>
      </w:r>
      <w:r>
        <w:rPr>
          <w:rFonts w:ascii="Arial" w:hAnsi="Arial" w:cs="Arial"/>
          <w:sz w:val="28"/>
          <w:szCs w:val="28"/>
        </w:rPr>
        <w:t xml:space="preserve">If you have a parent like that, defy him. </w:t>
      </w:r>
      <w:proofErr w:type="spellStart"/>
      <w:r>
        <w:rPr>
          <w:rFonts w:ascii="Arial" w:hAnsi="Arial" w:cs="Arial"/>
          <w:sz w:val="28"/>
          <w:szCs w:val="28"/>
        </w:rPr>
        <w:t>Tingaita</w:t>
      </w:r>
      <w:proofErr w:type="spellEnd"/>
      <w:r>
        <w:rPr>
          <w:rFonts w:ascii="Arial" w:hAnsi="Arial" w:cs="Arial"/>
          <w:sz w:val="28"/>
          <w:szCs w:val="28"/>
        </w:rPr>
        <w:t xml:space="preserve"> Amen here </w:t>
      </w:r>
      <w:proofErr w:type="spellStart"/>
      <w:r>
        <w:rPr>
          <w:rFonts w:ascii="Arial" w:hAnsi="Arial" w:cs="Arial"/>
          <w:sz w:val="28"/>
          <w:szCs w:val="28"/>
        </w:rPr>
        <w:t>ipapo</w:t>
      </w:r>
      <w:proofErr w:type="spellEnd"/>
      <w:r>
        <w:rPr>
          <w:rFonts w:ascii="Arial" w:hAnsi="Arial" w:cs="Arial"/>
          <w:sz w:val="28"/>
          <w:szCs w:val="28"/>
        </w:rPr>
        <w:t xml:space="preserve"> </w:t>
      </w:r>
      <w:proofErr w:type="spellStart"/>
      <w:r>
        <w:rPr>
          <w:rFonts w:ascii="Arial" w:hAnsi="Arial" w:cs="Arial"/>
          <w:sz w:val="28"/>
          <w:szCs w:val="28"/>
        </w:rPr>
        <w:t>hama</w:t>
      </w:r>
      <w:proofErr w:type="spellEnd"/>
      <w:r>
        <w:rPr>
          <w:rFonts w:ascii="Arial" w:hAnsi="Arial" w:cs="Arial"/>
          <w:sz w:val="28"/>
          <w:szCs w:val="28"/>
        </w:rPr>
        <w:t>.</w:t>
      </w:r>
      <w:r w:rsidRPr="00FC3D69">
        <w:rPr>
          <w:rFonts w:ascii="Arial" w:hAnsi="Arial" w:cs="Arial"/>
          <w:sz w:val="18"/>
          <w:szCs w:val="18"/>
        </w:rPr>
        <w:t xml:space="preserve"> </w:t>
      </w:r>
      <w:r w:rsidRPr="00AE4311">
        <w:rPr>
          <w:rFonts w:ascii="Arial" w:hAnsi="Arial" w:cs="Arial"/>
          <w:sz w:val="18"/>
          <w:szCs w:val="18"/>
        </w:rPr>
        <w:t>[Congregation says, “Amen.”]</w:t>
      </w:r>
      <w:r>
        <w:rPr>
          <w:rFonts w:ascii="Arial" w:hAnsi="Arial" w:cs="Arial"/>
          <w:sz w:val="28"/>
          <w:szCs w:val="28"/>
        </w:rPr>
        <w:t xml:space="preserve"> But kana </w:t>
      </w:r>
      <w:proofErr w:type="spellStart"/>
      <w:r>
        <w:rPr>
          <w:rFonts w:ascii="Arial" w:hAnsi="Arial" w:cs="Arial"/>
          <w:sz w:val="28"/>
          <w:szCs w:val="28"/>
        </w:rPr>
        <w:t>achikukurudzira</w:t>
      </w:r>
      <w:proofErr w:type="spellEnd"/>
      <w:r>
        <w:rPr>
          <w:rFonts w:ascii="Arial" w:hAnsi="Arial" w:cs="Arial"/>
          <w:sz w:val="28"/>
          <w:szCs w:val="28"/>
        </w:rPr>
        <w:t xml:space="preserve"> </w:t>
      </w:r>
      <w:proofErr w:type="spellStart"/>
      <w:r>
        <w:rPr>
          <w:rFonts w:ascii="Arial" w:hAnsi="Arial" w:cs="Arial"/>
          <w:sz w:val="28"/>
          <w:szCs w:val="28"/>
        </w:rPr>
        <w:t>kunamata</w:t>
      </w:r>
      <w:proofErr w:type="spellEnd"/>
      <w:r>
        <w:rPr>
          <w:rFonts w:ascii="Arial" w:hAnsi="Arial" w:cs="Arial"/>
          <w:sz w:val="28"/>
          <w:szCs w:val="28"/>
        </w:rPr>
        <w:t xml:space="preserve"> </w:t>
      </w:r>
      <w:proofErr w:type="spellStart"/>
      <w:r>
        <w:rPr>
          <w:rFonts w:ascii="Arial" w:hAnsi="Arial" w:cs="Arial"/>
          <w:sz w:val="28"/>
          <w:szCs w:val="28"/>
        </w:rPr>
        <w:t>mubereki</w:t>
      </w:r>
      <w:proofErr w:type="spellEnd"/>
      <w:r>
        <w:rPr>
          <w:rFonts w:ascii="Arial" w:hAnsi="Arial" w:cs="Arial"/>
          <w:sz w:val="28"/>
          <w:szCs w:val="28"/>
        </w:rPr>
        <w:t xml:space="preserve"> </w:t>
      </w:r>
      <w:proofErr w:type="spellStart"/>
      <w:r>
        <w:rPr>
          <w:rFonts w:ascii="Arial" w:hAnsi="Arial" w:cs="Arial"/>
          <w:sz w:val="28"/>
          <w:szCs w:val="28"/>
        </w:rPr>
        <w:t>achiti</w:t>
      </w:r>
      <w:proofErr w:type="spellEnd"/>
      <w:r>
        <w:rPr>
          <w:rFonts w:ascii="Arial" w:hAnsi="Arial" w:cs="Arial"/>
          <w:sz w:val="28"/>
          <w:szCs w:val="28"/>
        </w:rPr>
        <w:t xml:space="preserve">, “Mashoko </w:t>
      </w:r>
      <w:proofErr w:type="spellStart"/>
      <w:r>
        <w:rPr>
          <w:rFonts w:ascii="Arial" w:hAnsi="Arial" w:cs="Arial"/>
          <w:sz w:val="28"/>
          <w:szCs w:val="28"/>
        </w:rPr>
        <w:t>aMwari</w:t>
      </w:r>
      <w:proofErr w:type="spellEnd"/>
      <w:r>
        <w:rPr>
          <w:rFonts w:ascii="Arial" w:hAnsi="Arial" w:cs="Arial"/>
          <w:sz w:val="28"/>
          <w:szCs w:val="28"/>
        </w:rPr>
        <w:t xml:space="preserve"> </w:t>
      </w:r>
      <w:proofErr w:type="spellStart"/>
      <w:r>
        <w:rPr>
          <w:rFonts w:ascii="Arial" w:hAnsi="Arial" w:cs="Arial"/>
          <w:sz w:val="28"/>
          <w:szCs w:val="28"/>
        </w:rPr>
        <w:t>akanaka</w:t>
      </w:r>
      <w:proofErr w:type="spellEnd"/>
      <w:r>
        <w:rPr>
          <w:rFonts w:ascii="Arial" w:hAnsi="Arial" w:cs="Arial"/>
          <w:sz w:val="28"/>
          <w:szCs w:val="28"/>
        </w:rPr>
        <w:t xml:space="preserve">. Kuenda </w:t>
      </w:r>
      <w:commentRangeStart w:id="194"/>
      <w:proofErr w:type="spellStart"/>
      <w:r>
        <w:rPr>
          <w:rFonts w:ascii="Arial" w:hAnsi="Arial" w:cs="Arial"/>
          <w:sz w:val="28"/>
          <w:szCs w:val="28"/>
        </w:rPr>
        <w:t>kuchechi</w:t>
      </w:r>
      <w:proofErr w:type="spellEnd"/>
      <w:commentRangeEnd w:id="194"/>
      <w:r>
        <w:rPr>
          <w:rStyle w:val="CommentReference"/>
        </w:rPr>
        <w:commentReference w:id="194"/>
      </w:r>
      <w:r>
        <w:rPr>
          <w:rFonts w:ascii="Arial" w:hAnsi="Arial" w:cs="Arial"/>
          <w:sz w:val="28"/>
          <w:szCs w:val="28"/>
        </w:rPr>
        <w:t xml:space="preserve"> </w:t>
      </w:r>
      <w:proofErr w:type="spellStart"/>
      <w:r>
        <w:rPr>
          <w:rFonts w:ascii="Arial" w:hAnsi="Arial" w:cs="Arial"/>
          <w:sz w:val="28"/>
          <w:szCs w:val="28"/>
        </w:rPr>
        <w:t>kwakanaka</w:t>
      </w:r>
      <w:proofErr w:type="spellEnd"/>
      <w:r>
        <w:rPr>
          <w:rFonts w:ascii="Arial" w:hAnsi="Arial" w:cs="Arial"/>
          <w:sz w:val="28"/>
          <w:szCs w:val="28"/>
        </w:rPr>
        <w:t xml:space="preserve">. Uri </w:t>
      </w:r>
      <w:proofErr w:type="spellStart"/>
      <w:r>
        <w:rPr>
          <w:rFonts w:ascii="Arial" w:hAnsi="Arial" w:cs="Arial"/>
          <w:sz w:val="28"/>
          <w:szCs w:val="28"/>
        </w:rPr>
        <w:t>mwanasikana</w:t>
      </w:r>
      <w:proofErr w:type="spellEnd"/>
      <w:r>
        <w:rPr>
          <w:rFonts w:ascii="Arial" w:hAnsi="Arial" w:cs="Arial"/>
          <w:sz w:val="28"/>
          <w:szCs w:val="28"/>
        </w:rPr>
        <w:t xml:space="preserve"> </w:t>
      </w:r>
      <w:proofErr w:type="spellStart"/>
      <w:r>
        <w:rPr>
          <w:rFonts w:ascii="Arial" w:hAnsi="Arial" w:cs="Arial"/>
          <w:sz w:val="28"/>
          <w:szCs w:val="28"/>
        </w:rPr>
        <w:t>akanaka</w:t>
      </w:r>
      <w:proofErr w:type="spellEnd"/>
      <w:r>
        <w:rPr>
          <w:rFonts w:ascii="Arial" w:hAnsi="Arial" w:cs="Arial"/>
          <w:sz w:val="28"/>
          <w:szCs w:val="28"/>
        </w:rPr>
        <w:t xml:space="preserve">. Uri </w:t>
      </w:r>
      <w:proofErr w:type="spellStart"/>
      <w:r>
        <w:rPr>
          <w:rFonts w:ascii="Arial" w:hAnsi="Arial" w:cs="Arial"/>
          <w:sz w:val="28"/>
          <w:szCs w:val="28"/>
        </w:rPr>
        <w:t>mwanakomana</w:t>
      </w:r>
      <w:proofErr w:type="spellEnd"/>
      <w:r>
        <w:rPr>
          <w:rFonts w:ascii="Arial" w:hAnsi="Arial" w:cs="Arial"/>
          <w:sz w:val="28"/>
          <w:szCs w:val="28"/>
        </w:rPr>
        <w:t xml:space="preserve"> </w:t>
      </w:r>
      <w:proofErr w:type="spellStart"/>
      <w:r>
        <w:rPr>
          <w:rFonts w:ascii="Arial" w:hAnsi="Arial" w:cs="Arial"/>
          <w:sz w:val="28"/>
          <w:szCs w:val="28"/>
        </w:rPr>
        <w:t>akanaka</w:t>
      </w:r>
      <w:proofErr w:type="spellEnd"/>
      <w:r>
        <w:rPr>
          <w:rFonts w:ascii="Arial" w:hAnsi="Arial" w:cs="Arial"/>
          <w:sz w:val="28"/>
          <w:szCs w:val="28"/>
        </w:rPr>
        <w:t xml:space="preserve">.” And </w:t>
      </w:r>
      <w:proofErr w:type="spellStart"/>
      <w:r>
        <w:rPr>
          <w:rFonts w:ascii="Arial" w:hAnsi="Arial" w:cs="Arial"/>
          <w:sz w:val="28"/>
          <w:szCs w:val="28"/>
        </w:rPr>
        <w:t>akavawo</w:t>
      </w:r>
      <w:proofErr w:type="spellEnd"/>
      <w:r>
        <w:rPr>
          <w:rFonts w:ascii="Arial" w:hAnsi="Arial" w:cs="Arial"/>
          <w:sz w:val="28"/>
          <w:szCs w:val="28"/>
        </w:rPr>
        <w:t xml:space="preserve"> </w:t>
      </w:r>
      <w:proofErr w:type="spellStart"/>
      <w:r>
        <w:rPr>
          <w:rFonts w:ascii="Arial" w:hAnsi="Arial" w:cs="Arial"/>
          <w:sz w:val="28"/>
          <w:szCs w:val="28"/>
        </w:rPr>
        <w:t>mubereki</w:t>
      </w:r>
      <w:proofErr w:type="spellEnd"/>
      <w:r>
        <w:rPr>
          <w:rFonts w:ascii="Arial" w:hAnsi="Arial" w:cs="Arial"/>
          <w:sz w:val="28"/>
          <w:szCs w:val="28"/>
        </w:rPr>
        <w:t xml:space="preserve"> </w:t>
      </w:r>
      <w:proofErr w:type="spellStart"/>
      <w:r>
        <w:rPr>
          <w:rFonts w:ascii="Arial" w:hAnsi="Arial" w:cs="Arial"/>
          <w:sz w:val="28"/>
          <w:szCs w:val="28"/>
        </w:rPr>
        <w:t>anonamata</w:t>
      </w:r>
      <w:proofErr w:type="spellEnd"/>
      <w:r>
        <w:rPr>
          <w:rFonts w:ascii="Arial" w:hAnsi="Arial" w:cs="Arial"/>
          <w:sz w:val="28"/>
          <w:szCs w:val="28"/>
        </w:rPr>
        <w:t xml:space="preserve">, </w:t>
      </w:r>
      <w:proofErr w:type="spellStart"/>
      <w:r>
        <w:rPr>
          <w:rFonts w:ascii="Arial" w:hAnsi="Arial" w:cs="Arial"/>
          <w:sz w:val="28"/>
          <w:szCs w:val="28"/>
        </w:rPr>
        <w:t>muteerere</w:t>
      </w:r>
      <w:proofErr w:type="spellEnd"/>
      <w:r>
        <w:rPr>
          <w:rFonts w:ascii="Arial" w:hAnsi="Arial" w:cs="Arial"/>
          <w:sz w:val="28"/>
          <w:szCs w:val="28"/>
        </w:rPr>
        <w:t>.</w:t>
      </w:r>
      <w:r w:rsidRPr="007D29E9">
        <w:rPr>
          <w:rFonts w:ascii="Arial" w:hAnsi="Arial" w:cs="Arial"/>
          <w:sz w:val="18"/>
          <w:szCs w:val="1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Hallelujah!</w:t>
      </w:r>
      <w:r w:rsidRPr="00021441">
        <w:rPr>
          <w:rFonts w:ascii="Arial" w:hAnsi="Arial" w:cs="Arial"/>
          <w:sz w:val="18"/>
          <w:szCs w:val="1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Amen.</w:t>
      </w:r>
      <w:r w:rsidRPr="00021441">
        <w:rPr>
          <w:rFonts w:ascii="Arial" w:hAnsi="Arial" w:cs="Arial"/>
          <w:sz w:val="18"/>
          <w:szCs w:val="1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Tinoakanganwa</w:t>
      </w:r>
      <w:proofErr w:type="spellEnd"/>
      <w:r>
        <w:rPr>
          <w:rFonts w:ascii="Arial" w:hAnsi="Arial" w:cs="Arial"/>
          <w:sz w:val="28"/>
          <w:szCs w:val="28"/>
        </w:rPr>
        <w:t xml:space="preserve"> </w:t>
      </w:r>
      <w:proofErr w:type="spellStart"/>
      <w:r>
        <w:rPr>
          <w:rFonts w:ascii="Arial" w:hAnsi="Arial" w:cs="Arial"/>
          <w:sz w:val="28"/>
          <w:szCs w:val="28"/>
        </w:rPr>
        <w:t>MaGwaro</w:t>
      </w:r>
      <w:proofErr w:type="spellEnd"/>
      <w:r>
        <w:rPr>
          <w:rFonts w:ascii="Arial" w:hAnsi="Arial" w:cs="Arial"/>
          <w:sz w:val="28"/>
          <w:szCs w:val="28"/>
        </w:rPr>
        <w:t xml:space="preserve"> </w:t>
      </w:r>
      <w:proofErr w:type="spellStart"/>
      <w:r>
        <w:rPr>
          <w:rFonts w:ascii="Arial" w:hAnsi="Arial" w:cs="Arial"/>
          <w:sz w:val="28"/>
          <w:szCs w:val="28"/>
        </w:rPr>
        <w:t>aya</w:t>
      </w:r>
      <w:proofErr w:type="spellEnd"/>
      <w:r>
        <w:rPr>
          <w:rFonts w:ascii="Arial" w:hAnsi="Arial" w:cs="Arial"/>
          <w:sz w:val="28"/>
          <w:szCs w:val="28"/>
        </w:rPr>
        <w:t xml:space="preserve">. Then </w:t>
      </w:r>
      <w:proofErr w:type="spellStart"/>
      <w:r>
        <w:rPr>
          <w:rFonts w:ascii="Arial" w:hAnsi="Arial" w:cs="Arial"/>
          <w:sz w:val="28"/>
          <w:szCs w:val="28"/>
        </w:rPr>
        <w:t>isusu</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baba </w:t>
      </w:r>
      <w:proofErr w:type="spellStart"/>
      <w:r>
        <w:rPr>
          <w:rFonts w:ascii="Arial" w:hAnsi="Arial" w:cs="Arial"/>
          <w:sz w:val="28"/>
          <w:szCs w:val="28"/>
        </w:rPr>
        <w:t>tinotarisirwawo</w:t>
      </w:r>
      <w:proofErr w:type="spellEnd"/>
      <w:r>
        <w:rPr>
          <w:rFonts w:ascii="Arial" w:hAnsi="Arial" w:cs="Arial"/>
          <w:sz w:val="28"/>
          <w:szCs w:val="28"/>
        </w:rPr>
        <w:t xml:space="preserve">. </w:t>
      </w:r>
      <w:proofErr w:type="spellStart"/>
      <w:r>
        <w:rPr>
          <w:rFonts w:ascii="Arial" w:hAnsi="Arial" w:cs="Arial"/>
          <w:sz w:val="28"/>
          <w:szCs w:val="28"/>
        </w:rPr>
        <w:t>Handei</w:t>
      </w:r>
      <w:proofErr w:type="spellEnd"/>
      <w:r>
        <w:rPr>
          <w:rFonts w:ascii="Arial" w:hAnsi="Arial" w:cs="Arial"/>
          <w:sz w:val="28"/>
          <w:szCs w:val="28"/>
        </w:rPr>
        <w:t xml:space="preserve"> pa verse </w:t>
      </w:r>
      <w:proofErr w:type="spellStart"/>
      <w:r>
        <w:rPr>
          <w:rFonts w:ascii="Arial" w:hAnsi="Arial" w:cs="Arial"/>
          <w:sz w:val="28"/>
          <w:szCs w:val="28"/>
        </w:rPr>
        <w:t>rinotevera</w:t>
      </w:r>
      <w:proofErr w:type="spellEnd"/>
      <w:r>
        <w:rPr>
          <w:rFonts w:ascii="Arial" w:hAnsi="Arial" w:cs="Arial"/>
          <w:sz w:val="28"/>
          <w:szCs w:val="28"/>
        </w:rPr>
        <w:t xml:space="preserve"> </w:t>
      </w:r>
      <w:proofErr w:type="spellStart"/>
      <w:r>
        <w:rPr>
          <w:rFonts w:ascii="Arial" w:hAnsi="Arial" w:cs="Arial"/>
          <w:sz w:val="28"/>
          <w:szCs w:val="28"/>
        </w:rPr>
        <w:t>racho</w:t>
      </w:r>
      <w:proofErr w:type="spellEnd"/>
      <w:r>
        <w:rPr>
          <w:rFonts w:ascii="Arial" w:hAnsi="Arial" w:cs="Arial"/>
          <w:sz w:val="28"/>
          <w:szCs w:val="28"/>
        </w:rPr>
        <w:t xml:space="preserve"> </w:t>
      </w:r>
      <w:proofErr w:type="spellStart"/>
      <w:r>
        <w:rPr>
          <w:rFonts w:ascii="Arial" w:hAnsi="Arial" w:cs="Arial"/>
          <w:sz w:val="28"/>
          <w:szCs w:val="28"/>
        </w:rPr>
        <w:t>iro</w:t>
      </w:r>
      <w:proofErr w:type="spellEnd"/>
      <w:r>
        <w:rPr>
          <w:rFonts w:ascii="Arial" w:hAnsi="Arial" w:cs="Arial"/>
          <w:sz w:val="28"/>
          <w:szCs w:val="28"/>
        </w:rPr>
        <w:t xml:space="preserve">. </w:t>
      </w:r>
      <w:proofErr w:type="spellStart"/>
      <w:r>
        <w:rPr>
          <w:rFonts w:ascii="Arial" w:hAnsi="Arial" w:cs="Arial"/>
          <w:sz w:val="28"/>
          <w:szCs w:val="28"/>
        </w:rPr>
        <w:t>Hativerengeyi</w:t>
      </w:r>
      <w:proofErr w:type="spellEnd"/>
      <w:r>
        <w:rPr>
          <w:rFonts w:ascii="Arial" w:hAnsi="Arial" w:cs="Arial"/>
          <w:sz w:val="28"/>
          <w:szCs w:val="28"/>
        </w:rPr>
        <w:t xml:space="preserve"> verse </w:t>
      </w:r>
      <w:proofErr w:type="spellStart"/>
      <w:r>
        <w:rPr>
          <w:rFonts w:ascii="Arial" w:hAnsi="Arial" w:cs="Arial"/>
          <w:sz w:val="28"/>
          <w:szCs w:val="28"/>
        </w:rPr>
        <w:t>rinoteera</w:t>
      </w:r>
      <w:proofErr w:type="spellEnd"/>
      <w:r>
        <w:rPr>
          <w:rFonts w:ascii="Arial" w:hAnsi="Arial" w:cs="Arial"/>
          <w:sz w:val="28"/>
          <w:szCs w:val="28"/>
        </w:rPr>
        <w:t xml:space="preserve"> </w:t>
      </w:r>
      <w:proofErr w:type="spellStart"/>
      <w:r>
        <w:rPr>
          <w:rFonts w:ascii="Arial" w:hAnsi="Arial" w:cs="Arial"/>
          <w:sz w:val="28"/>
          <w:szCs w:val="28"/>
        </w:rPr>
        <w:t>racho</w:t>
      </w:r>
      <w:proofErr w:type="spellEnd"/>
      <w:r>
        <w:rPr>
          <w:rFonts w:ascii="Arial" w:hAnsi="Arial" w:cs="Arial"/>
          <w:sz w:val="28"/>
          <w:szCs w:val="28"/>
        </w:rPr>
        <w:t>:</w:t>
      </w:r>
    </w:p>
    <w:p w:rsidR="001847F0" w:rsidP="001847F0" w:rsidRDefault="001847F0" w14:paraId="65AC9953" w14:textId="77777777">
      <w:pPr>
        <w:ind w:left="720"/>
        <w:jc w:val="both"/>
        <w:rPr>
          <w:rFonts w:ascii="Arial" w:hAnsi="Arial" w:cs="Arial"/>
          <w:sz w:val="28"/>
          <w:szCs w:val="28"/>
          <w:lang w:val="x-none"/>
        </w:rPr>
      </w:pPr>
      <w:r w:rsidRPr="001C29A5">
        <w:rPr>
          <w:rFonts w:ascii="Arial" w:hAnsi="Arial" w:cs="Arial"/>
          <w:i/>
          <w:iCs/>
          <w:sz w:val="28"/>
          <w:szCs w:val="28"/>
          <w:lang w:val="x-none"/>
        </w:rPr>
        <w:t>Fathers, provoke not your children to anger, lest they be discouraged.</w:t>
      </w:r>
      <w:r w:rsidRPr="001C29A5">
        <w:rPr>
          <w:rFonts w:ascii="Arial" w:hAnsi="Arial" w:cs="Arial"/>
          <w:sz w:val="28"/>
          <w:szCs w:val="28"/>
          <w:lang w:val="x-none"/>
        </w:rPr>
        <w:t> </w:t>
      </w:r>
    </w:p>
    <w:p w:rsidR="001847F0" w:rsidP="001847F0" w:rsidRDefault="001847F0" w14:paraId="2982E8A9" w14:textId="77777777">
      <w:pPr>
        <w:jc w:val="both"/>
        <w:rPr>
          <w:rFonts w:ascii="Arial" w:hAnsi="Arial" w:cs="Arial"/>
          <w:sz w:val="28"/>
          <w:szCs w:val="28"/>
        </w:rPr>
      </w:pPr>
      <w:r w:rsidRPr="003C5955">
        <w:rPr>
          <w:rFonts w:ascii="Arial" w:hAnsi="Arial" w:cs="Arial"/>
          <w:sz w:val="28"/>
          <w:szCs w:val="28"/>
          <w:vertAlign w:val="superscript"/>
          <w:lang w:val="x-none"/>
        </w:rPr>
        <w:t>243</w:t>
      </w:r>
      <w:r>
        <w:rPr>
          <w:rFonts w:ascii="Arial" w:hAnsi="Arial" w:cs="Arial"/>
          <w:sz w:val="28"/>
          <w:szCs w:val="28"/>
          <w:lang w:val="x-none"/>
        </w:rPr>
        <w:t xml:space="preserve">Tingaita Amen here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Handisi</w:t>
      </w:r>
      <w:proofErr w:type="spellEnd"/>
      <w:r>
        <w:rPr>
          <w:rFonts w:ascii="Arial" w:hAnsi="Arial" w:cs="Arial"/>
          <w:sz w:val="28"/>
          <w:szCs w:val="28"/>
        </w:rPr>
        <w:t xml:space="preserve"> </w:t>
      </w:r>
      <w:proofErr w:type="spellStart"/>
      <w:r>
        <w:rPr>
          <w:rFonts w:ascii="Arial" w:hAnsi="Arial" w:cs="Arial"/>
          <w:sz w:val="28"/>
          <w:szCs w:val="28"/>
        </w:rPr>
        <w:t>kumunzwa</w:t>
      </w:r>
      <w:proofErr w:type="spellEnd"/>
      <w:r>
        <w:rPr>
          <w:rFonts w:ascii="Arial" w:hAnsi="Arial" w:cs="Arial"/>
          <w:sz w:val="28"/>
          <w:szCs w:val="28"/>
        </w:rPr>
        <w:t xml:space="preserve"> Amen </w:t>
      </w:r>
      <w:proofErr w:type="spellStart"/>
      <w:r>
        <w:rPr>
          <w:rFonts w:ascii="Arial" w:hAnsi="Arial" w:cs="Arial"/>
          <w:sz w:val="28"/>
          <w:szCs w:val="28"/>
        </w:rPr>
        <w:t>iyeye</w:t>
      </w:r>
      <w:proofErr w:type="spellEnd"/>
      <w:r>
        <w:rPr>
          <w:rFonts w:ascii="Arial" w:hAnsi="Arial" w:cs="Arial"/>
          <w:sz w:val="28"/>
          <w:szCs w:val="28"/>
        </w:rPr>
        <w:t>.</w:t>
      </w:r>
      <w:r w:rsidRPr="00431F86">
        <w:rPr>
          <w:rFonts w:ascii="Arial" w:hAnsi="Arial" w:cs="Arial"/>
          <w:sz w:val="18"/>
          <w:szCs w:val="1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Amen, Hallelujah!</w:t>
      </w:r>
      <w:r w:rsidRPr="00431F86">
        <w:rPr>
          <w:rFonts w:ascii="Arial" w:hAnsi="Arial" w:cs="Arial"/>
          <w:sz w:val="18"/>
          <w:szCs w:val="18"/>
        </w:rPr>
        <w:t xml:space="preserve"> </w:t>
      </w:r>
      <w:r w:rsidRPr="00AE4311">
        <w:rPr>
          <w:rFonts w:ascii="Arial" w:hAnsi="Arial" w:cs="Arial"/>
          <w:sz w:val="18"/>
          <w:szCs w:val="18"/>
        </w:rPr>
        <w:t>[Congregation says, “Amen</w:t>
      </w:r>
      <w:r>
        <w:rPr>
          <w:rFonts w:ascii="Arial" w:hAnsi="Arial" w:cs="Arial"/>
          <w:sz w:val="18"/>
          <w:szCs w:val="18"/>
        </w:rPr>
        <w:t>, Hallelujah.</w:t>
      </w:r>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Ndosaka</w:t>
      </w:r>
      <w:proofErr w:type="spellEnd"/>
      <w:r>
        <w:rPr>
          <w:rFonts w:ascii="Arial" w:hAnsi="Arial" w:cs="Arial"/>
          <w:sz w:val="28"/>
          <w:szCs w:val="28"/>
        </w:rPr>
        <w:t xml:space="preserve"> </w:t>
      </w:r>
      <w:proofErr w:type="spellStart"/>
      <w:r>
        <w:rPr>
          <w:rFonts w:ascii="Arial" w:hAnsi="Arial" w:cs="Arial"/>
          <w:sz w:val="28"/>
          <w:szCs w:val="28"/>
        </w:rPr>
        <w:t>mumwe</w:t>
      </w:r>
      <w:proofErr w:type="spellEnd"/>
      <w:r>
        <w:rPr>
          <w:rFonts w:ascii="Arial" w:hAnsi="Arial" w:cs="Arial"/>
          <w:sz w:val="28"/>
          <w:szCs w:val="28"/>
        </w:rPr>
        <w:t xml:space="preserve"> </w:t>
      </w:r>
      <w:proofErr w:type="spellStart"/>
      <w:r>
        <w:rPr>
          <w:rFonts w:ascii="Arial" w:hAnsi="Arial" w:cs="Arial"/>
          <w:sz w:val="28"/>
          <w:szCs w:val="28"/>
        </w:rPr>
        <w:t>nemumwe</w:t>
      </w:r>
      <w:proofErr w:type="spellEnd"/>
      <w:r>
        <w:rPr>
          <w:rFonts w:ascii="Arial" w:hAnsi="Arial" w:cs="Arial"/>
          <w:sz w:val="28"/>
          <w:szCs w:val="28"/>
        </w:rPr>
        <w:t xml:space="preserve"> </w:t>
      </w:r>
      <w:proofErr w:type="spellStart"/>
      <w:r>
        <w:rPr>
          <w:rFonts w:ascii="Arial" w:hAnsi="Arial" w:cs="Arial"/>
          <w:sz w:val="28"/>
          <w:szCs w:val="28"/>
        </w:rPr>
        <w:t>wedu</w:t>
      </w:r>
      <w:proofErr w:type="spellEnd"/>
      <w:r>
        <w:rPr>
          <w:rFonts w:ascii="Arial" w:hAnsi="Arial" w:cs="Arial"/>
          <w:sz w:val="28"/>
          <w:szCs w:val="28"/>
        </w:rPr>
        <w:t xml:space="preserve"> </w:t>
      </w:r>
      <w:proofErr w:type="spellStart"/>
      <w:r>
        <w:rPr>
          <w:rFonts w:ascii="Arial" w:hAnsi="Arial" w:cs="Arial"/>
          <w:sz w:val="28"/>
          <w:szCs w:val="28"/>
        </w:rPr>
        <w:t>tinofanira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vedu</w:t>
      </w:r>
      <w:proofErr w:type="spellEnd"/>
      <w:r>
        <w:rPr>
          <w:rFonts w:ascii="Arial" w:hAnsi="Arial" w:cs="Arial"/>
          <w:sz w:val="28"/>
          <w:szCs w:val="28"/>
        </w:rPr>
        <w:t xml:space="preserve"> </w:t>
      </w:r>
      <w:proofErr w:type="spellStart"/>
      <w:r>
        <w:rPr>
          <w:rFonts w:ascii="Arial" w:hAnsi="Arial" w:cs="Arial"/>
          <w:sz w:val="28"/>
          <w:szCs w:val="28"/>
        </w:rPr>
        <w:t>tivasimudzire</w:t>
      </w:r>
      <w:proofErr w:type="spellEnd"/>
      <w:r>
        <w:rPr>
          <w:rFonts w:ascii="Arial" w:hAnsi="Arial" w:cs="Arial"/>
          <w:sz w:val="28"/>
          <w:szCs w:val="28"/>
        </w:rPr>
        <w:t xml:space="preserve">, </w:t>
      </w:r>
      <w:proofErr w:type="spellStart"/>
      <w:r>
        <w:rPr>
          <w:rFonts w:ascii="Arial" w:hAnsi="Arial" w:cs="Arial"/>
          <w:sz w:val="28"/>
          <w:szCs w:val="28"/>
        </w:rPr>
        <w:t>tivaumbe</w:t>
      </w:r>
      <w:proofErr w:type="spellEnd"/>
      <w:r>
        <w:rPr>
          <w:rFonts w:ascii="Arial" w:hAnsi="Arial" w:cs="Arial"/>
          <w:sz w:val="28"/>
          <w:szCs w:val="28"/>
        </w:rPr>
        <w:t xml:space="preserve">, </w:t>
      </w:r>
      <w:proofErr w:type="spellStart"/>
      <w:r>
        <w:rPr>
          <w:rFonts w:ascii="Arial" w:hAnsi="Arial" w:cs="Arial"/>
          <w:sz w:val="28"/>
          <w:szCs w:val="28"/>
        </w:rPr>
        <w:t>tivaitire</w:t>
      </w:r>
      <w:proofErr w:type="spellEnd"/>
      <w:r>
        <w:rPr>
          <w:rFonts w:ascii="Arial" w:hAnsi="Arial" w:cs="Arial"/>
          <w:sz w:val="28"/>
          <w:szCs w:val="28"/>
        </w:rPr>
        <w:t>. Apapa pa</w:t>
      </w:r>
      <w:commentRangeStart w:id="195"/>
      <w:r>
        <w:rPr>
          <w:rFonts w:ascii="Arial" w:hAnsi="Arial" w:cs="Arial"/>
          <w:sz w:val="28"/>
          <w:szCs w:val="28"/>
        </w:rPr>
        <w:t>…</w:t>
      </w:r>
      <w:proofErr w:type="spellStart"/>
      <w:ins w:author="Transcriber01 JHB" w:date="2025-08-25T15:08:00Z" w16du:dateUtc="2025-08-25T13:08:00Z" w:id="196">
        <w:r>
          <w:rPr>
            <w:rFonts w:ascii="Arial" w:hAnsi="Arial" w:cs="Arial"/>
            <w:sz w:val="28"/>
            <w:szCs w:val="28"/>
          </w:rPr>
          <w:t>nzi</w:t>
        </w:r>
      </w:ins>
      <w:proofErr w:type="spellEnd"/>
      <w:ins w:author="Transcriber01 JHB" w:date="2025-08-25T15:07:00Z" w16du:dateUtc="2025-08-25T13:07:00Z" w:id="197">
        <w:r>
          <w:rPr>
            <w:rFonts w:ascii="Arial" w:hAnsi="Arial" w:cs="Arial"/>
            <w:sz w:val="28"/>
            <w:szCs w:val="28"/>
          </w:rPr>
          <w:t xml:space="preserve"> </w:t>
        </w:r>
      </w:ins>
      <w:commentRangeEnd w:id="195"/>
      <w:r>
        <w:rPr>
          <w:rStyle w:val="CommentReference"/>
        </w:rPr>
        <w:commentReference w:id="195"/>
      </w:r>
      <w:proofErr w:type="spellStart"/>
      <w:r>
        <w:rPr>
          <w:rFonts w:ascii="Arial" w:hAnsi="Arial" w:cs="Arial"/>
          <w:sz w:val="28"/>
          <w:szCs w:val="28"/>
        </w:rPr>
        <w:t>manje</w:t>
      </w:r>
      <w:proofErr w:type="spellEnd"/>
      <w:r>
        <w:rPr>
          <w:rFonts w:ascii="Arial" w:hAnsi="Arial" w:cs="Arial"/>
          <w:sz w:val="28"/>
          <w:szCs w:val="28"/>
        </w:rPr>
        <w:t xml:space="preserve"> </w:t>
      </w:r>
      <w:proofErr w:type="spellStart"/>
      <w:r>
        <w:rPr>
          <w:rFonts w:ascii="Arial" w:hAnsi="Arial" w:cs="Arial"/>
          <w:sz w:val="28"/>
          <w:szCs w:val="28"/>
        </w:rPr>
        <w:t>apa</w:t>
      </w:r>
      <w:proofErr w:type="spellEnd"/>
      <w:r>
        <w:rPr>
          <w:rFonts w:ascii="Arial" w:hAnsi="Arial" w:cs="Arial"/>
          <w:sz w:val="28"/>
          <w:szCs w:val="28"/>
        </w:rPr>
        <w:t xml:space="preserve"> </w:t>
      </w:r>
      <w:proofErr w:type="spellStart"/>
      <w:r>
        <w:rPr>
          <w:rFonts w:ascii="Arial" w:hAnsi="Arial" w:cs="Arial"/>
          <w:sz w:val="28"/>
          <w:szCs w:val="28"/>
        </w:rPr>
        <w:t>tisa</w:t>
      </w:r>
      <w:r w:rsidRPr="00693F52">
        <w:rPr>
          <w:rFonts w:ascii="Arial" w:hAnsi="Arial" w:cs="Arial"/>
          <w:i/>
          <w:iCs/>
          <w:sz w:val="28"/>
          <w:szCs w:val="28"/>
        </w:rPr>
        <w:t>provhoke</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vedu</w:t>
      </w:r>
      <w:proofErr w:type="spellEnd"/>
      <w:r>
        <w:rPr>
          <w:rFonts w:ascii="Arial" w:hAnsi="Arial" w:cs="Arial"/>
          <w:sz w:val="28"/>
          <w:szCs w:val="28"/>
        </w:rPr>
        <w:t xml:space="preserve">, </w:t>
      </w:r>
      <w:proofErr w:type="spellStart"/>
      <w:r>
        <w:rPr>
          <w:rFonts w:ascii="Arial" w:hAnsi="Arial" w:cs="Arial"/>
          <w:sz w:val="28"/>
          <w:szCs w:val="28"/>
        </w:rPr>
        <w:t>haufaniri</w:t>
      </w:r>
      <w:proofErr w:type="spellEnd"/>
      <w:r>
        <w:rPr>
          <w:rFonts w:ascii="Arial" w:hAnsi="Arial" w:cs="Arial"/>
          <w:sz w:val="28"/>
          <w:szCs w:val="28"/>
        </w:rPr>
        <w:t xml:space="preserve"> </w:t>
      </w:r>
      <w:proofErr w:type="spellStart"/>
      <w:r>
        <w:rPr>
          <w:rFonts w:ascii="Arial" w:hAnsi="Arial" w:cs="Arial"/>
          <w:sz w:val="28"/>
          <w:szCs w:val="28"/>
        </w:rPr>
        <w:t>kuprovhoka</w:t>
      </w:r>
      <w:proofErr w:type="spellEnd"/>
      <w:r>
        <w:rPr>
          <w:rFonts w:ascii="Arial" w:hAnsi="Arial" w:cs="Arial"/>
          <w:sz w:val="28"/>
          <w:szCs w:val="28"/>
        </w:rPr>
        <w:t xml:space="preserve"> </w:t>
      </w:r>
      <w:proofErr w:type="spellStart"/>
      <w:r>
        <w:rPr>
          <w:rFonts w:ascii="Arial" w:hAnsi="Arial" w:cs="Arial"/>
          <w:sz w:val="28"/>
          <w:szCs w:val="28"/>
        </w:rPr>
        <w:t>mwana</w:t>
      </w:r>
      <w:proofErr w:type="spellEnd"/>
      <w:r>
        <w:rPr>
          <w:rFonts w:ascii="Arial" w:hAnsi="Arial" w:cs="Arial"/>
          <w:sz w:val="28"/>
          <w:szCs w:val="28"/>
        </w:rPr>
        <w:t xml:space="preserve"> </w:t>
      </w:r>
      <w:proofErr w:type="spellStart"/>
      <w:r>
        <w:rPr>
          <w:rFonts w:ascii="Arial" w:hAnsi="Arial" w:cs="Arial"/>
          <w:sz w:val="28"/>
          <w:szCs w:val="28"/>
        </w:rPr>
        <w:t>wako</w:t>
      </w:r>
      <w:proofErr w:type="spellEnd"/>
      <w:r>
        <w:rPr>
          <w:rFonts w:ascii="Arial" w:hAnsi="Arial" w:cs="Arial"/>
          <w:sz w:val="28"/>
          <w:szCs w:val="28"/>
        </w:rPr>
        <w:t xml:space="preserve"> </w:t>
      </w:r>
      <w:proofErr w:type="spellStart"/>
      <w:r>
        <w:rPr>
          <w:rFonts w:ascii="Arial" w:hAnsi="Arial" w:cs="Arial"/>
          <w:sz w:val="28"/>
          <w:szCs w:val="28"/>
        </w:rPr>
        <w:t>nekumumanikidza</w:t>
      </w:r>
      <w:proofErr w:type="spellEnd"/>
      <w:r>
        <w:rPr>
          <w:rFonts w:ascii="Arial" w:hAnsi="Arial" w:cs="Arial"/>
          <w:sz w:val="28"/>
          <w:szCs w:val="28"/>
        </w:rPr>
        <w:t xml:space="preserve"> </w:t>
      </w:r>
      <w:proofErr w:type="spellStart"/>
      <w:r>
        <w:rPr>
          <w:rFonts w:ascii="Arial" w:hAnsi="Arial" w:cs="Arial"/>
          <w:sz w:val="28"/>
          <w:szCs w:val="28"/>
        </w:rPr>
        <w:t>kuita</w:t>
      </w:r>
      <w:proofErr w:type="spellEnd"/>
      <w:r>
        <w:rPr>
          <w:rFonts w:ascii="Arial" w:hAnsi="Arial" w:cs="Arial"/>
          <w:sz w:val="28"/>
          <w:szCs w:val="28"/>
        </w:rPr>
        <w:t xml:space="preserve"> </w:t>
      </w:r>
      <w:proofErr w:type="spellStart"/>
      <w:r>
        <w:rPr>
          <w:rFonts w:ascii="Arial" w:hAnsi="Arial" w:cs="Arial"/>
          <w:sz w:val="28"/>
          <w:szCs w:val="28"/>
        </w:rPr>
        <w:t>zvinhu</w:t>
      </w:r>
      <w:proofErr w:type="spellEnd"/>
      <w:r>
        <w:rPr>
          <w:rFonts w:ascii="Arial" w:hAnsi="Arial" w:cs="Arial"/>
          <w:sz w:val="28"/>
          <w:szCs w:val="28"/>
        </w:rPr>
        <w:t xml:space="preserve"> </w:t>
      </w:r>
      <w:proofErr w:type="spellStart"/>
      <w:r>
        <w:rPr>
          <w:rFonts w:ascii="Arial" w:hAnsi="Arial" w:cs="Arial"/>
          <w:sz w:val="28"/>
          <w:szCs w:val="28"/>
        </w:rPr>
        <w:t>zvisiri</w:t>
      </w:r>
      <w:proofErr w:type="spellEnd"/>
      <w:r>
        <w:rPr>
          <w:rFonts w:ascii="Arial" w:hAnsi="Arial" w:cs="Arial"/>
          <w:sz w:val="28"/>
          <w:szCs w:val="28"/>
        </w:rPr>
        <w:t xml:space="preserve"> </w:t>
      </w:r>
      <w:proofErr w:type="spellStart"/>
      <w:r>
        <w:rPr>
          <w:rFonts w:ascii="Arial" w:hAnsi="Arial" w:cs="Arial"/>
          <w:sz w:val="28"/>
          <w:szCs w:val="28"/>
        </w:rPr>
        <w:t>izvo</w:t>
      </w:r>
      <w:proofErr w:type="spellEnd"/>
      <w:r>
        <w:rPr>
          <w:rFonts w:ascii="Arial" w:hAnsi="Arial" w:cs="Arial"/>
          <w:sz w:val="28"/>
          <w:szCs w:val="28"/>
        </w:rPr>
        <w:t xml:space="preserve">. </w:t>
      </w:r>
      <w:proofErr w:type="spellStart"/>
      <w:r>
        <w:rPr>
          <w:rFonts w:ascii="Arial" w:hAnsi="Arial" w:cs="Arial"/>
          <w:sz w:val="28"/>
          <w:szCs w:val="28"/>
        </w:rPr>
        <w:t>Akakanganisa</w:t>
      </w:r>
      <w:proofErr w:type="spellEnd"/>
      <w:r>
        <w:rPr>
          <w:rFonts w:ascii="Arial" w:hAnsi="Arial" w:cs="Arial"/>
          <w:sz w:val="28"/>
          <w:szCs w:val="28"/>
        </w:rPr>
        <w:t xml:space="preserve"> </w:t>
      </w:r>
      <w:proofErr w:type="spellStart"/>
      <w:r>
        <w:rPr>
          <w:rFonts w:ascii="Arial" w:hAnsi="Arial" w:cs="Arial"/>
          <w:sz w:val="28"/>
          <w:szCs w:val="28"/>
        </w:rPr>
        <w:t>muudze</w:t>
      </w:r>
      <w:proofErr w:type="spellEnd"/>
      <w:r>
        <w:rPr>
          <w:rFonts w:ascii="Arial" w:hAnsi="Arial" w:cs="Arial"/>
          <w:sz w:val="28"/>
          <w:szCs w:val="28"/>
        </w:rPr>
        <w:t xml:space="preserve"> </w:t>
      </w:r>
      <w:proofErr w:type="spellStart"/>
      <w:r>
        <w:rPr>
          <w:rFonts w:ascii="Arial" w:hAnsi="Arial" w:cs="Arial"/>
          <w:sz w:val="28"/>
          <w:szCs w:val="28"/>
        </w:rPr>
        <w:t>saba</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sababa</w:t>
      </w:r>
      <w:proofErr w:type="spellEnd"/>
      <w:r w:rsidRPr="00AE4311">
        <w:rPr>
          <w:rFonts w:ascii="Arial" w:hAnsi="Arial" w:cs="Arial"/>
          <w:sz w:val="18"/>
          <w:szCs w:val="18"/>
        </w:rPr>
        <w:t>.”]</w:t>
      </w:r>
      <w:r w:rsidRPr="00AE4311">
        <w:rPr>
          <w:rFonts w:ascii="Arial" w:hAnsi="Arial" w:cs="Arial"/>
          <w:sz w:val="28"/>
          <w:szCs w:val="28"/>
        </w:rPr>
        <w:t xml:space="preserve"> </w:t>
      </w:r>
    </w:p>
    <w:p w:rsidR="001847F0" w:rsidP="001847F0" w:rsidRDefault="001847F0" w14:paraId="1E245744" w14:textId="77777777">
      <w:pPr>
        <w:jc w:val="both"/>
        <w:rPr>
          <w:rFonts w:ascii="Arial" w:hAnsi="Arial" w:cs="Arial"/>
          <w:sz w:val="28"/>
          <w:szCs w:val="28"/>
        </w:rPr>
      </w:pPr>
      <w:r w:rsidRPr="003C5955">
        <w:rPr>
          <w:rFonts w:ascii="Arial" w:hAnsi="Arial" w:cs="Arial"/>
          <w:sz w:val="28"/>
          <w:szCs w:val="28"/>
          <w:vertAlign w:val="superscript"/>
        </w:rPr>
        <w:t>244</w:t>
      </w:r>
      <w:r>
        <w:rPr>
          <w:rFonts w:ascii="Arial" w:hAnsi="Arial" w:cs="Arial"/>
          <w:sz w:val="28"/>
          <w:szCs w:val="28"/>
        </w:rPr>
        <w:t xml:space="preserve">Ende </w:t>
      </w:r>
      <w:proofErr w:type="spellStart"/>
      <w:r>
        <w:rPr>
          <w:rFonts w:ascii="Arial" w:hAnsi="Arial" w:cs="Arial"/>
          <w:sz w:val="28"/>
          <w:szCs w:val="28"/>
        </w:rPr>
        <w:t>meka</w:t>
      </w:r>
      <w:proofErr w:type="spellEnd"/>
      <w:r>
        <w:rPr>
          <w:rFonts w:ascii="Arial" w:hAnsi="Arial" w:cs="Arial"/>
          <w:sz w:val="28"/>
          <w:szCs w:val="28"/>
        </w:rPr>
        <w:t xml:space="preserve"> </w:t>
      </w:r>
      <w:proofErr w:type="spellStart"/>
      <w:r>
        <w:rPr>
          <w:rFonts w:ascii="Arial" w:hAnsi="Arial" w:cs="Arial"/>
          <w:sz w:val="28"/>
          <w:szCs w:val="28"/>
        </w:rPr>
        <w:t>shuwa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uri</w:t>
      </w:r>
      <w:proofErr w:type="spellEnd"/>
      <w:r>
        <w:rPr>
          <w:rFonts w:ascii="Arial" w:hAnsi="Arial" w:cs="Arial"/>
          <w:sz w:val="28"/>
          <w:szCs w:val="28"/>
        </w:rPr>
        <w:t xml:space="preserve"> </w:t>
      </w:r>
      <w:proofErr w:type="spellStart"/>
      <w:r>
        <w:rPr>
          <w:rFonts w:ascii="Arial" w:hAnsi="Arial" w:cs="Arial"/>
          <w:sz w:val="28"/>
          <w:szCs w:val="28"/>
        </w:rPr>
        <w:t>kuprovhaidha</w:t>
      </w:r>
      <w:proofErr w:type="spellEnd"/>
      <w:r>
        <w:rPr>
          <w:rFonts w:ascii="Arial" w:hAnsi="Arial" w:cs="Arial"/>
          <w:sz w:val="28"/>
          <w:szCs w:val="28"/>
        </w:rPr>
        <w:t xml:space="preserve"> </w:t>
      </w:r>
      <w:r w:rsidRPr="0072583D">
        <w:rPr>
          <w:rFonts w:ascii="Arial" w:hAnsi="Arial" w:cs="Arial"/>
          <w:sz w:val="18"/>
          <w:szCs w:val="18"/>
        </w:rPr>
        <w:t xml:space="preserve">[to provide—ED] </w:t>
      </w:r>
      <w:r>
        <w:rPr>
          <w:rFonts w:ascii="Arial" w:hAnsi="Arial" w:cs="Arial"/>
          <w:sz w:val="28"/>
          <w:szCs w:val="28"/>
        </w:rPr>
        <w:t xml:space="preserve">for your children.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Kusaprovhaidha</w:t>
      </w:r>
      <w:proofErr w:type="spellEnd"/>
      <w:r>
        <w:rPr>
          <w:rFonts w:ascii="Arial" w:hAnsi="Arial" w:cs="Arial"/>
          <w:sz w:val="28"/>
          <w:szCs w:val="28"/>
        </w:rPr>
        <w:t xml:space="preserve"> for children </w:t>
      </w:r>
      <w:proofErr w:type="spellStart"/>
      <w:r>
        <w:rPr>
          <w:rFonts w:ascii="Arial" w:hAnsi="Arial" w:cs="Arial"/>
          <w:sz w:val="28"/>
          <w:szCs w:val="28"/>
        </w:rPr>
        <w:t>kunovaprovhoka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vakutsamwi</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vakutsamwire</w:t>
      </w:r>
      <w:proofErr w:type="spellEnd"/>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Handei</w:t>
      </w:r>
      <w:proofErr w:type="spellEnd"/>
      <w:r>
        <w:rPr>
          <w:rFonts w:ascii="Arial" w:hAnsi="Arial" w:cs="Arial"/>
          <w:sz w:val="28"/>
          <w:szCs w:val="28"/>
        </w:rPr>
        <w:t xml:space="preserve"> </w:t>
      </w:r>
      <w:proofErr w:type="spellStart"/>
      <w:r>
        <w:rPr>
          <w:rFonts w:ascii="Arial" w:hAnsi="Arial" w:cs="Arial"/>
          <w:sz w:val="28"/>
          <w:szCs w:val="28"/>
        </w:rPr>
        <w:t>kuva</w:t>
      </w:r>
      <w:proofErr w:type="spellEnd"/>
      <w:r>
        <w:rPr>
          <w:rFonts w:ascii="Arial" w:hAnsi="Arial" w:cs="Arial"/>
          <w:sz w:val="28"/>
          <w:szCs w:val="28"/>
        </w:rPr>
        <w:t xml:space="preserve"> </w:t>
      </w:r>
      <w:proofErr w:type="spellStart"/>
      <w:r>
        <w:rPr>
          <w:rFonts w:ascii="Arial" w:hAnsi="Arial" w:cs="Arial"/>
          <w:sz w:val="28"/>
          <w:szCs w:val="28"/>
        </w:rPr>
        <w:t>Korinde</w:t>
      </w:r>
      <w:proofErr w:type="spellEnd"/>
      <w:r>
        <w:rPr>
          <w:rFonts w:ascii="Arial" w:hAnsi="Arial" w:cs="Arial"/>
          <w:sz w:val="28"/>
          <w:szCs w:val="28"/>
        </w:rPr>
        <w:t xml:space="preserve"> </w:t>
      </w:r>
      <w:proofErr w:type="spellStart"/>
      <w:r>
        <w:rPr>
          <w:rFonts w:ascii="Arial" w:hAnsi="Arial" w:cs="Arial"/>
          <w:sz w:val="28"/>
          <w:szCs w:val="28"/>
        </w:rPr>
        <w:t>vechipiri</w:t>
      </w:r>
      <w:proofErr w:type="spellEnd"/>
      <w:r>
        <w:rPr>
          <w:rFonts w:ascii="Arial" w:hAnsi="Arial" w:cs="Arial"/>
          <w:sz w:val="28"/>
          <w:szCs w:val="28"/>
        </w:rPr>
        <w:t xml:space="preserve">. </w:t>
      </w:r>
      <w:proofErr w:type="spellStart"/>
      <w:r>
        <w:rPr>
          <w:rFonts w:ascii="Arial" w:hAnsi="Arial" w:cs="Arial"/>
          <w:sz w:val="28"/>
          <w:szCs w:val="28"/>
        </w:rPr>
        <w:t>VaKorinde</w:t>
      </w:r>
      <w:proofErr w:type="spellEnd"/>
      <w:r>
        <w:rPr>
          <w:rFonts w:ascii="Arial" w:hAnsi="Arial" w:cs="Arial"/>
          <w:sz w:val="28"/>
          <w:szCs w:val="28"/>
        </w:rPr>
        <w:t xml:space="preserve"> </w:t>
      </w:r>
      <w:proofErr w:type="spellStart"/>
      <w:r>
        <w:rPr>
          <w:rFonts w:ascii="Arial" w:hAnsi="Arial" w:cs="Arial"/>
          <w:sz w:val="28"/>
          <w:szCs w:val="28"/>
        </w:rPr>
        <w:t>vechipiri</w:t>
      </w:r>
      <w:proofErr w:type="spellEnd"/>
      <w:r>
        <w:rPr>
          <w:rFonts w:ascii="Arial" w:hAnsi="Arial" w:cs="Arial"/>
          <w:sz w:val="28"/>
          <w:szCs w:val="28"/>
        </w:rPr>
        <w:t xml:space="preserve"> chapter 12, </w:t>
      </w:r>
      <w:proofErr w:type="spellStart"/>
      <w:r>
        <w:rPr>
          <w:rFonts w:ascii="Arial" w:hAnsi="Arial" w:cs="Arial"/>
          <w:sz w:val="28"/>
          <w:szCs w:val="28"/>
        </w:rPr>
        <w:t>tasvika</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Tasvika</w:t>
      </w:r>
      <w:proofErr w:type="spellEnd"/>
      <w:r>
        <w:rPr>
          <w:rFonts w:ascii="Arial" w:hAnsi="Arial" w:cs="Arial"/>
          <w:sz w:val="28"/>
          <w:szCs w:val="28"/>
        </w:rPr>
        <w:t xml:space="preserve"> here tese?</w:t>
      </w:r>
      <w:r w:rsidRPr="006B1A9A">
        <w:rPr>
          <w:rFonts w:ascii="Arial" w:hAnsi="Arial" w:cs="Arial"/>
          <w:sz w:val="18"/>
          <w:szCs w:val="1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Hativerengeyi</w:t>
      </w:r>
      <w:proofErr w:type="spellEnd"/>
      <w:r>
        <w:rPr>
          <w:rFonts w:ascii="Arial" w:hAnsi="Arial" w:cs="Arial"/>
          <w:sz w:val="28"/>
          <w:szCs w:val="28"/>
        </w:rPr>
        <w:t xml:space="preserve"> verse 14 tese. </w:t>
      </w:r>
      <w:proofErr w:type="spellStart"/>
      <w:r>
        <w:rPr>
          <w:rFonts w:ascii="Arial" w:hAnsi="Arial" w:cs="Arial"/>
          <w:sz w:val="28"/>
          <w:szCs w:val="28"/>
        </w:rPr>
        <w:t>Ndoda</w:t>
      </w:r>
      <w:proofErr w:type="spellEnd"/>
      <w:r>
        <w:rPr>
          <w:rFonts w:ascii="Arial" w:hAnsi="Arial" w:cs="Arial"/>
          <w:sz w:val="28"/>
          <w:szCs w:val="28"/>
        </w:rPr>
        <w:t xml:space="preserve"> verse 14. Tese </w:t>
      </w:r>
      <w:proofErr w:type="spellStart"/>
      <w:r>
        <w:rPr>
          <w:rFonts w:ascii="Arial" w:hAnsi="Arial" w:cs="Arial"/>
          <w:sz w:val="28"/>
          <w:szCs w:val="28"/>
        </w:rPr>
        <w:t>hativerengeyi</w:t>
      </w:r>
      <w:proofErr w:type="spellEnd"/>
      <w:r>
        <w:rPr>
          <w:rFonts w:ascii="Arial" w:hAnsi="Arial" w:cs="Arial"/>
          <w:sz w:val="28"/>
          <w:szCs w:val="28"/>
        </w:rPr>
        <w:t xml:space="preserve"> </w:t>
      </w:r>
      <w:proofErr w:type="spellStart"/>
      <w:r>
        <w:rPr>
          <w:rFonts w:ascii="Arial" w:hAnsi="Arial" w:cs="Arial"/>
          <w:sz w:val="28"/>
          <w:szCs w:val="28"/>
        </w:rPr>
        <w:t>tione</w:t>
      </w:r>
      <w:proofErr w:type="spellEnd"/>
      <w:r>
        <w:rPr>
          <w:rFonts w:ascii="Arial" w:hAnsi="Arial" w:cs="Arial"/>
          <w:sz w:val="28"/>
          <w:szCs w:val="28"/>
        </w:rPr>
        <w:t xml:space="preserve"> verse 14, tese:</w:t>
      </w:r>
    </w:p>
    <w:p w:rsidR="001847F0" w:rsidP="001847F0" w:rsidRDefault="001847F0" w14:paraId="73348432" w14:textId="77777777">
      <w:pPr>
        <w:ind w:left="720"/>
        <w:jc w:val="both"/>
        <w:rPr>
          <w:rFonts w:ascii="Arial" w:hAnsi="Arial" w:cs="Arial"/>
          <w:sz w:val="28"/>
          <w:szCs w:val="28"/>
          <w:lang w:val="x-none"/>
        </w:rPr>
      </w:pPr>
      <w:r w:rsidRPr="00716C1F">
        <w:rPr>
          <w:rFonts w:ascii="Arial" w:hAnsi="Arial" w:cs="Arial"/>
          <w:i/>
          <w:iCs/>
          <w:sz w:val="28"/>
          <w:szCs w:val="28"/>
          <w:lang w:val="x-none"/>
        </w:rPr>
        <w:t>Behold, the third time I am ready to come to you; and I will not be burdensome to you: for I seek not yours, but you: for the children ought not to lay up for the parents, but the parents for the children.</w:t>
      </w:r>
      <w:r w:rsidRPr="00716C1F">
        <w:rPr>
          <w:rFonts w:ascii="Arial" w:hAnsi="Arial" w:cs="Arial"/>
          <w:sz w:val="28"/>
          <w:szCs w:val="28"/>
          <w:lang w:val="x-none"/>
        </w:rPr>
        <w:t> </w:t>
      </w:r>
    </w:p>
    <w:p w:rsidR="001847F0" w:rsidP="001847F0" w:rsidRDefault="001847F0" w14:paraId="40C070B8" w14:textId="77777777">
      <w:pPr>
        <w:jc w:val="both"/>
        <w:rPr>
          <w:rFonts w:ascii="Arial" w:hAnsi="Arial" w:cs="Arial"/>
          <w:sz w:val="28"/>
          <w:szCs w:val="28"/>
        </w:rPr>
      </w:pPr>
      <w:r w:rsidRPr="0005691B">
        <w:rPr>
          <w:rFonts w:ascii="Arial" w:hAnsi="Arial" w:cs="Arial"/>
          <w:sz w:val="28"/>
          <w:szCs w:val="28"/>
          <w:vertAlign w:val="superscript"/>
        </w:rPr>
        <w:t>245</w:t>
      </w:r>
      <w:r w:rsidRPr="00AE4311">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Handisi</w:t>
      </w:r>
      <w:proofErr w:type="spellEnd"/>
      <w:r>
        <w:rPr>
          <w:rFonts w:ascii="Arial" w:hAnsi="Arial" w:cs="Arial"/>
          <w:sz w:val="28"/>
          <w:szCs w:val="28"/>
        </w:rPr>
        <w:t xml:space="preserve"> </w:t>
      </w:r>
      <w:proofErr w:type="spellStart"/>
      <w:r>
        <w:rPr>
          <w:rFonts w:ascii="Arial" w:hAnsi="Arial" w:cs="Arial"/>
          <w:sz w:val="28"/>
          <w:szCs w:val="28"/>
        </w:rPr>
        <w:t>kunzwa</w:t>
      </w:r>
      <w:proofErr w:type="spellEnd"/>
      <w:r>
        <w:rPr>
          <w:rFonts w:ascii="Arial" w:hAnsi="Arial" w:cs="Arial"/>
          <w:sz w:val="28"/>
          <w:szCs w:val="28"/>
        </w:rPr>
        <w:t xml:space="preserve"> Amen ka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vaMwari</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 xml:space="preserve">Hanzi </w:t>
      </w:r>
      <w:proofErr w:type="spellStart"/>
      <w:r>
        <w:rPr>
          <w:rFonts w:ascii="Arial" w:hAnsi="Arial" w:cs="Arial"/>
          <w:sz w:val="28"/>
          <w:szCs w:val="28"/>
        </w:rPr>
        <w:t>vana</w:t>
      </w:r>
      <w:proofErr w:type="spellEnd"/>
      <w:r>
        <w:rPr>
          <w:rFonts w:ascii="Arial" w:hAnsi="Arial" w:cs="Arial"/>
          <w:sz w:val="28"/>
          <w:szCs w:val="28"/>
        </w:rPr>
        <w:t xml:space="preserve"> baba chi–chi–</w:t>
      </w:r>
      <w:proofErr w:type="spellStart"/>
      <w:r>
        <w:rPr>
          <w:rFonts w:ascii="Arial" w:hAnsi="Arial" w:cs="Arial"/>
          <w:sz w:val="28"/>
          <w:szCs w:val="28"/>
        </w:rPr>
        <w:t>unganidzirai</w:t>
      </w:r>
      <w:proofErr w:type="spellEnd"/>
      <w:r>
        <w:rPr>
          <w:rFonts w:ascii="Arial" w:hAnsi="Arial" w:cs="Arial"/>
          <w:sz w:val="28"/>
          <w:szCs w:val="28"/>
        </w:rPr>
        <w:t xml:space="preserve"> </w:t>
      </w:r>
      <w:proofErr w:type="spellStart"/>
      <w:r>
        <w:rPr>
          <w:rFonts w:ascii="Arial" w:hAnsi="Arial" w:cs="Arial"/>
          <w:sz w:val="28"/>
          <w:szCs w:val="28"/>
        </w:rPr>
        <w:t>va</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vana</w:t>
      </w:r>
      <w:proofErr w:type="spellEnd"/>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Ndosaka</w:t>
      </w:r>
      <w:proofErr w:type="spellEnd"/>
      <w:r>
        <w:rPr>
          <w:rFonts w:ascii="Arial" w:hAnsi="Arial" w:cs="Arial"/>
          <w:sz w:val="28"/>
          <w:szCs w:val="28"/>
        </w:rPr>
        <w:t xml:space="preserve"> baba </w:t>
      </w:r>
      <w:proofErr w:type="spellStart"/>
      <w:r>
        <w:rPr>
          <w:rFonts w:ascii="Arial" w:hAnsi="Arial" w:cs="Arial"/>
          <w:sz w:val="28"/>
          <w:szCs w:val="28"/>
        </w:rPr>
        <w:t>vese</w:t>
      </w:r>
      <w:proofErr w:type="spellEnd"/>
      <w:r>
        <w:rPr>
          <w:rFonts w:ascii="Arial" w:hAnsi="Arial" w:cs="Arial"/>
          <w:sz w:val="28"/>
          <w:szCs w:val="28"/>
        </w:rPr>
        <w:t xml:space="preserve"> </w:t>
      </w:r>
      <w:proofErr w:type="spellStart"/>
      <w:r>
        <w:rPr>
          <w:rFonts w:ascii="Arial" w:hAnsi="Arial" w:cs="Arial"/>
          <w:sz w:val="28"/>
          <w:szCs w:val="28"/>
        </w:rPr>
        <w:t>vachibva</w:t>
      </w:r>
      <w:proofErr w:type="spellEnd"/>
      <w:r>
        <w:rPr>
          <w:rFonts w:ascii="Arial" w:hAnsi="Arial" w:cs="Arial"/>
          <w:sz w:val="28"/>
          <w:szCs w:val="28"/>
        </w:rPr>
        <w:t xml:space="preserve"> </w:t>
      </w:r>
      <w:proofErr w:type="spellStart"/>
      <w:r>
        <w:rPr>
          <w:rFonts w:ascii="Arial" w:hAnsi="Arial" w:cs="Arial"/>
          <w:sz w:val="28"/>
          <w:szCs w:val="28"/>
        </w:rPr>
        <w:t>panyika</w:t>
      </w:r>
      <w:proofErr w:type="spellEnd"/>
      <w:r>
        <w:rPr>
          <w:rFonts w:ascii="Arial" w:hAnsi="Arial" w:cs="Arial"/>
          <w:sz w:val="28"/>
          <w:szCs w:val="28"/>
        </w:rPr>
        <w:t xml:space="preserve"> </w:t>
      </w:r>
      <w:proofErr w:type="spellStart"/>
      <w:r>
        <w:rPr>
          <w:rFonts w:ascii="Arial" w:hAnsi="Arial" w:cs="Arial"/>
          <w:sz w:val="28"/>
          <w:szCs w:val="28"/>
        </w:rPr>
        <w:t>vanofanira</w:t>
      </w:r>
      <w:proofErr w:type="spellEnd"/>
      <w:r>
        <w:rPr>
          <w:rFonts w:ascii="Arial" w:hAnsi="Arial" w:cs="Arial"/>
          <w:sz w:val="28"/>
          <w:szCs w:val="28"/>
        </w:rPr>
        <w:t xml:space="preserve"> </w:t>
      </w:r>
      <w:proofErr w:type="spellStart"/>
      <w:r>
        <w:rPr>
          <w:rFonts w:ascii="Arial" w:hAnsi="Arial" w:cs="Arial"/>
          <w:sz w:val="28"/>
          <w:szCs w:val="28"/>
        </w:rPr>
        <w:t>kunge</w:t>
      </w:r>
      <w:proofErr w:type="spellEnd"/>
      <w:r>
        <w:rPr>
          <w:rFonts w:ascii="Arial" w:hAnsi="Arial" w:cs="Arial"/>
          <w:sz w:val="28"/>
          <w:szCs w:val="28"/>
        </w:rPr>
        <w:t xml:space="preserve"> </w:t>
      </w:r>
      <w:proofErr w:type="spellStart"/>
      <w:r>
        <w:rPr>
          <w:rFonts w:ascii="Arial" w:hAnsi="Arial" w:cs="Arial"/>
          <w:sz w:val="28"/>
          <w:szCs w:val="28"/>
        </w:rPr>
        <w:t>vaine</w:t>
      </w:r>
      <w:proofErr w:type="spellEnd"/>
      <w:r>
        <w:rPr>
          <w:rFonts w:ascii="Arial" w:hAnsi="Arial" w:cs="Arial"/>
          <w:sz w:val="28"/>
          <w:szCs w:val="28"/>
        </w:rPr>
        <w:t xml:space="preserve"> </w:t>
      </w:r>
      <w:proofErr w:type="spellStart"/>
      <w:r>
        <w:rPr>
          <w:rFonts w:ascii="Arial" w:hAnsi="Arial" w:cs="Arial"/>
          <w:sz w:val="28"/>
          <w:szCs w:val="28"/>
        </w:rPr>
        <w:t>kakuunganidza</w:t>
      </w:r>
      <w:proofErr w:type="spellEnd"/>
      <w:r>
        <w:rPr>
          <w:rFonts w:ascii="Arial" w:hAnsi="Arial" w:cs="Arial"/>
          <w:sz w:val="28"/>
          <w:szCs w:val="28"/>
        </w:rPr>
        <w:t xml:space="preserve"> </w:t>
      </w:r>
      <w:proofErr w:type="spellStart"/>
      <w:r>
        <w:rPr>
          <w:rFonts w:ascii="Arial" w:hAnsi="Arial" w:cs="Arial"/>
          <w:sz w:val="28"/>
          <w:szCs w:val="28"/>
        </w:rPr>
        <w:t>kavanenge</w:t>
      </w:r>
      <w:proofErr w:type="spellEnd"/>
      <w:r>
        <w:rPr>
          <w:rFonts w:ascii="Arial" w:hAnsi="Arial" w:cs="Arial"/>
          <w:sz w:val="28"/>
          <w:szCs w:val="28"/>
        </w:rPr>
        <w:t xml:space="preserve"> </w:t>
      </w:r>
      <w:proofErr w:type="spellStart"/>
      <w:r>
        <w:rPr>
          <w:rFonts w:ascii="Arial" w:hAnsi="Arial" w:cs="Arial"/>
          <w:sz w:val="28"/>
          <w:szCs w:val="28"/>
        </w:rPr>
        <w:t>vakaita</w:t>
      </w:r>
      <w:proofErr w:type="spellEnd"/>
      <w:r>
        <w:rPr>
          <w:rFonts w:ascii="Arial" w:hAnsi="Arial" w:cs="Arial"/>
          <w:sz w:val="28"/>
          <w:szCs w:val="28"/>
        </w:rPr>
        <w:t xml:space="preserve">. </w:t>
      </w:r>
      <w:proofErr w:type="spellStart"/>
      <w:r>
        <w:rPr>
          <w:rFonts w:ascii="Arial" w:hAnsi="Arial" w:cs="Arial"/>
          <w:sz w:val="28"/>
          <w:szCs w:val="28"/>
        </w:rPr>
        <w:t>Handi’muri</w:t>
      </w:r>
      <w:proofErr w:type="spellEnd"/>
      <w:r>
        <w:rPr>
          <w:rFonts w:ascii="Arial" w:hAnsi="Arial" w:cs="Arial"/>
          <w:sz w:val="28"/>
          <w:szCs w:val="28"/>
        </w:rPr>
        <w:t xml:space="preserve"> </w:t>
      </w:r>
      <w:proofErr w:type="spellStart"/>
      <w:r>
        <w:rPr>
          <w:rFonts w:ascii="Arial" w:hAnsi="Arial" w:cs="Arial"/>
          <w:sz w:val="28"/>
          <w:szCs w:val="28"/>
        </w:rPr>
        <w:t>kupaona</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vaMwari</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Mubereki</w:t>
      </w:r>
      <w:proofErr w:type="spellEnd"/>
      <w:r>
        <w:rPr>
          <w:rFonts w:ascii="Arial" w:hAnsi="Arial" w:cs="Arial"/>
          <w:sz w:val="28"/>
          <w:szCs w:val="28"/>
        </w:rPr>
        <w:t xml:space="preserve"> </w:t>
      </w:r>
      <w:proofErr w:type="spellStart"/>
      <w:r>
        <w:rPr>
          <w:rFonts w:ascii="Arial" w:hAnsi="Arial" w:cs="Arial"/>
          <w:sz w:val="28"/>
          <w:szCs w:val="28"/>
        </w:rPr>
        <w:t>wese</w:t>
      </w:r>
      <w:proofErr w:type="spellEnd"/>
      <w:r>
        <w:rPr>
          <w:rFonts w:ascii="Arial" w:hAnsi="Arial" w:cs="Arial"/>
          <w:sz w:val="28"/>
          <w:szCs w:val="28"/>
        </w:rPr>
        <w:t xml:space="preserve"> </w:t>
      </w:r>
      <w:proofErr w:type="spellStart"/>
      <w:r>
        <w:rPr>
          <w:rFonts w:ascii="Arial" w:hAnsi="Arial" w:cs="Arial"/>
          <w:sz w:val="28"/>
          <w:szCs w:val="28"/>
        </w:rPr>
        <w:t>anenge</w:t>
      </w:r>
      <w:proofErr w:type="spellEnd"/>
      <w:r>
        <w:rPr>
          <w:rFonts w:ascii="Arial" w:hAnsi="Arial" w:cs="Arial"/>
          <w:sz w:val="28"/>
          <w:szCs w:val="28"/>
        </w:rPr>
        <w:t xml:space="preserve"> </w:t>
      </w:r>
      <w:proofErr w:type="spellStart"/>
      <w:r>
        <w:rPr>
          <w:rFonts w:ascii="Arial" w:hAnsi="Arial" w:cs="Arial"/>
          <w:sz w:val="28"/>
          <w:szCs w:val="28"/>
        </w:rPr>
        <w:t>ane</w:t>
      </w:r>
      <w:proofErr w:type="spellEnd"/>
      <w:r>
        <w:rPr>
          <w:rFonts w:ascii="Arial" w:hAnsi="Arial" w:cs="Arial"/>
          <w:sz w:val="28"/>
          <w:szCs w:val="28"/>
        </w:rPr>
        <w:t xml:space="preserve"> </w:t>
      </w:r>
      <w:proofErr w:type="spellStart"/>
      <w:r>
        <w:rPr>
          <w:rFonts w:ascii="Arial" w:hAnsi="Arial" w:cs="Arial"/>
          <w:sz w:val="28"/>
          <w:szCs w:val="28"/>
        </w:rPr>
        <w:t>kakuunganidza</w:t>
      </w:r>
      <w:proofErr w:type="spellEnd"/>
      <w:r>
        <w:rPr>
          <w:rFonts w:ascii="Arial" w:hAnsi="Arial" w:cs="Arial"/>
          <w:sz w:val="28"/>
          <w:szCs w:val="28"/>
        </w:rPr>
        <w:t xml:space="preserve"> </w:t>
      </w:r>
      <w:proofErr w:type="spellStart"/>
      <w:r>
        <w:rPr>
          <w:rFonts w:ascii="Arial" w:hAnsi="Arial" w:cs="Arial"/>
          <w:sz w:val="28"/>
          <w:szCs w:val="28"/>
        </w:rPr>
        <w:t>kwaakaita</w:t>
      </w:r>
      <w:proofErr w:type="spellEnd"/>
      <w:r>
        <w:rPr>
          <w:rFonts w:ascii="Arial" w:hAnsi="Arial" w:cs="Arial"/>
          <w:sz w:val="28"/>
          <w:szCs w:val="28"/>
        </w:rPr>
        <w:t xml:space="preserve"> </w:t>
      </w:r>
      <w:proofErr w:type="spellStart"/>
      <w:r>
        <w:rPr>
          <w:rFonts w:ascii="Arial" w:hAnsi="Arial" w:cs="Arial"/>
          <w:sz w:val="28"/>
          <w:szCs w:val="28"/>
        </w:rPr>
        <w:t>kekuti</w:t>
      </w:r>
      <w:proofErr w:type="spellEnd"/>
      <w:r>
        <w:rPr>
          <w:rFonts w:ascii="Arial" w:hAnsi="Arial" w:cs="Arial"/>
          <w:sz w:val="28"/>
          <w:szCs w:val="28"/>
        </w:rPr>
        <w:t xml:space="preserve"> </w:t>
      </w:r>
      <w:proofErr w:type="spellStart"/>
      <w:r>
        <w:rPr>
          <w:rFonts w:ascii="Arial" w:hAnsi="Arial" w:cs="Arial"/>
          <w:sz w:val="28"/>
          <w:szCs w:val="28"/>
        </w:rPr>
        <w:t>paunobva</w:t>
      </w:r>
      <w:proofErr w:type="spellEnd"/>
      <w:r>
        <w:rPr>
          <w:rFonts w:ascii="Arial" w:hAnsi="Arial" w:cs="Arial"/>
          <w:sz w:val="28"/>
          <w:szCs w:val="28"/>
        </w:rPr>
        <w:t xml:space="preserve"> </w:t>
      </w:r>
      <w:proofErr w:type="spellStart"/>
      <w:r>
        <w:rPr>
          <w:rFonts w:ascii="Arial" w:hAnsi="Arial" w:cs="Arial"/>
          <w:sz w:val="28"/>
          <w:szCs w:val="28"/>
        </w:rPr>
        <w:t>panyika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vanosara</w:t>
      </w:r>
      <w:proofErr w:type="spellEnd"/>
      <w:r>
        <w:rPr>
          <w:rFonts w:ascii="Arial" w:hAnsi="Arial" w:cs="Arial"/>
          <w:sz w:val="28"/>
          <w:szCs w:val="28"/>
        </w:rPr>
        <w:t xml:space="preserve"> </w:t>
      </w:r>
      <w:proofErr w:type="spellStart"/>
      <w:r>
        <w:rPr>
          <w:rFonts w:ascii="Arial" w:hAnsi="Arial" w:cs="Arial"/>
          <w:sz w:val="28"/>
          <w:szCs w:val="28"/>
        </w:rPr>
        <w:t>vakatarisa</w:t>
      </w:r>
      <w:proofErr w:type="spellEnd"/>
      <w:r>
        <w:rPr>
          <w:rFonts w:ascii="Arial" w:hAnsi="Arial" w:cs="Arial"/>
          <w:sz w:val="28"/>
          <w:szCs w:val="28"/>
        </w:rPr>
        <w:t xml:space="preserve"> </w:t>
      </w:r>
      <w:proofErr w:type="spellStart"/>
      <w:r>
        <w:rPr>
          <w:rFonts w:ascii="Arial" w:hAnsi="Arial" w:cs="Arial"/>
          <w:sz w:val="28"/>
          <w:szCs w:val="28"/>
        </w:rPr>
        <w:t>ipa</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ipapo</w:t>
      </w:r>
      <w:proofErr w:type="spellEnd"/>
      <w:r w:rsidRPr="00AE4311">
        <w:rPr>
          <w:rFonts w:ascii="Arial" w:hAnsi="Arial" w:cs="Arial"/>
          <w:sz w:val="18"/>
          <w:szCs w:val="18"/>
        </w:rPr>
        <w:t>.”]</w:t>
      </w:r>
      <w:r w:rsidRPr="00AE4311">
        <w:rPr>
          <w:rFonts w:ascii="Arial" w:hAnsi="Arial" w:cs="Arial"/>
          <w:sz w:val="28"/>
          <w:szCs w:val="28"/>
        </w:rPr>
        <w:t xml:space="preserve"> </w:t>
      </w:r>
    </w:p>
    <w:p w:rsidR="001847F0" w:rsidP="001847F0" w:rsidRDefault="001847F0" w14:paraId="31B114BE" w14:textId="77777777">
      <w:pPr>
        <w:jc w:val="both"/>
        <w:rPr>
          <w:rFonts w:ascii="Arial" w:hAnsi="Arial" w:cs="Arial"/>
          <w:sz w:val="28"/>
          <w:szCs w:val="28"/>
        </w:rPr>
      </w:pPr>
      <w:r w:rsidRPr="0005691B">
        <w:rPr>
          <w:rFonts w:ascii="Arial" w:hAnsi="Arial" w:cs="Arial"/>
          <w:sz w:val="28"/>
          <w:szCs w:val="28"/>
          <w:vertAlign w:val="superscript"/>
        </w:rPr>
        <w:t>246</w:t>
      </w:r>
      <w:r>
        <w:rPr>
          <w:rFonts w:ascii="Arial" w:hAnsi="Arial" w:cs="Arial"/>
          <w:sz w:val="28"/>
          <w:szCs w:val="28"/>
        </w:rPr>
        <w:t xml:space="preserve">Dzingava </w:t>
      </w:r>
      <w:proofErr w:type="spellStart"/>
      <w:r>
        <w:rPr>
          <w:rFonts w:ascii="Arial" w:hAnsi="Arial" w:cs="Arial"/>
          <w:sz w:val="28"/>
          <w:szCs w:val="28"/>
        </w:rPr>
        <w:t>dzimba</w:t>
      </w:r>
      <w:proofErr w:type="spellEnd"/>
      <w:r>
        <w:rPr>
          <w:rFonts w:ascii="Arial" w:hAnsi="Arial" w:cs="Arial"/>
          <w:sz w:val="28"/>
          <w:szCs w:val="28"/>
        </w:rPr>
        <w:t xml:space="preserve">, </w:t>
      </w:r>
      <w:proofErr w:type="spellStart"/>
      <w:r>
        <w:rPr>
          <w:rFonts w:ascii="Arial" w:hAnsi="Arial" w:cs="Arial"/>
          <w:sz w:val="28"/>
          <w:szCs w:val="28"/>
        </w:rPr>
        <w:t>dzingava</w:t>
      </w:r>
      <w:proofErr w:type="spellEnd"/>
      <w:r>
        <w:rPr>
          <w:rFonts w:ascii="Arial" w:hAnsi="Arial" w:cs="Arial"/>
          <w:sz w:val="28"/>
          <w:szCs w:val="28"/>
        </w:rPr>
        <w:t xml:space="preserve"> </w:t>
      </w:r>
      <w:proofErr w:type="spellStart"/>
      <w:r>
        <w:rPr>
          <w:rFonts w:ascii="Arial" w:hAnsi="Arial" w:cs="Arial"/>
          <w:sz w:val="28"/>
          <w:szCs w:val="28"/>
        </w:rPr>
        <w:t>mota</w:t>
      </w:r>
      <w:proofErr w:type="spellEnd"/>
      <w:r>
        <w:rPr>
          <w:rFonts w:ascii="Arial" w:hAnsi="Arial" w:cs="Arial"/>
          <w:sz w:val="28"/>
          <w:szCs w:val="28"/>
        </w:rPr>
        <w:t xml:space="preserve">, </w:t>
      </w:r>
      <w:proofErr w:type="spellStart"/>
      <w:r>
        <w:rPr>
          <w:rFonts w:ascii="Arial" w:hAnsi="Arial" w:cs="Arial"/>
          <w:sz w:val="28"/>
          <w:szCs w:val="28"/>
        </w:rPr>
        <w:t>dzingava</w:t>
      </w:r>
      <w:proofErr w:type="spellEnd"/>
      <w:r>
        <w:rPr>
          <w:rFonts w:ascii="Arial" w:hAnsi="Arial" w:cs="Arial"/>
          <w:sz w:val="28"/>
          <w:szCs w:val="28"/>
        </w:rPr>
        <w:t xml:space="preserve"> </w:t>
      </w:r>
      <w:proofErr w:type="spellStart"/>
      <w:r>
        <w:rPr>
          <w:rFonts w:ascii="Arial" w:hAnsi="Arial" w:cs="Arial"/>
          <w:sz w:val="28"/>
          <w:szCs w:val="28"/>
        </w:rPr>
        <w:t>mombe</w:t>
      </w:r>
      <w:proofErr w:type="spellEnd"/>
      <w:r>
        <w:rPr>
          <w:rFonts w:ascii="Arial" w:hAnsi="Arial" w:cs="Arial"/>
          <w:sz w:val="28"/>
          <w:szCs w:val="28"/>
        </w:rPr>
        <w:t xml:space="preserve">, </w:t>
      </w:r>
      <w:proofErr w:type="spellStart"/>
      <w:r>
        <w:rPr>
          <w:rFonts w:ascii="Arial" w:hAnsi="Arial" w:cs="Arial"/>
          <w:sz w:val="28"/>
          <w:szCs w:val="28"/>
        </w:rPr>
        <w:t>dzingava</w:t>
      </w:r>
      <w:proofErr w:type="spellEnd"/>
      <w:r>
        <w:rPr>
          <w:rFonts w:ascii="Arial" w:hAnsi="Arial" w:cs="Arial"/>
          <w:sz w:val="28"/>
          <w:szCs w:val="28"/>
        </w:rPr>
        <w:t xml:space="preserve"> </w:t>
      </w:r>
      <w:proofErr w:type="spellStart"/>
      <w:r>
        <w:rPr>
          <w:rFonts w:ascii="Arial" w:hAnsi="Arial" w:cs="Arial"/>
          <w:sz w:val="28"/>
          <w:szCs w:val="28"/>
        </w:rPr>
        <w:t>huku</w:t>
      </w:r>
      <w:proofErr w:type="spellEnd"/>
      <w:r>
        <w:rPr>
          <w:rFonts w:ascii="Arial" w:hAnsi="Arial" w:cs="Arial"/>
          <w:sz w:val="28"/>
          <w:szCs w:val="28"/>
        </w:rPr>
        <w:t xml:space="preserve">, </w:t>
      </w:r>
      <w:proofErr w:type="spellStart"/>
      <w:r>
        <w:rPr>
          <w:rFonts w:ascii="Arial" w:hAnsi="Arial" w:cs="Arial"/>
          <w:sz w:val="28"/>
          <w:szCs w:val="28"/>
        </w:rPr>
        <w:t>dzingava</w:t>
      </w:r>
      <w:del w:author="Transcriber01 JHB" w:date="2025-08-25T15:11:00Z" w16du:dateUtc="2025-08-25T13:11:00Z" w:id="198">
        <w:r w:rsidDel="00B84033">
          <w:rPr>
            <w:rFonts w:ascii="Arial" w:hAnsi="Arial" w:cs="Arial"/>
            <w:sz w:val="28"/>
            <w:szCs w:val="28"/>
          </w:rPr>
          <w:delText>…</w:delText>
        </w:r>
      </w:del>
      <w:r>
        <w:rPr>
          <w:rFonts w:ascii="Arial" w:hAnsi="Arial" w:cs="Arial"/>
          <w:sz w:val="28"/>
          <w:szCs w:val="28"/>
        </w:rPr>
        <w:t>ungava</w:t>
      </w:r>
      <w:proofErr w:type="spellEnd"/>
      <w:r>
        <w:rPr>
          <w:rFonts w:ascii="Arial" w:hAnsi="Arial" w:cs="Arial"/>
          <w:sz w:val="28"/>
          <w:szCs w:val="28"/>
        </w:rPr>
        <w:t xml:space="preserve"> musha, </w:t>
      </w:r>
      <w:proofErr w:type="spellStart"/>
      <w:r>
        <w:rPr>
          <w:rFonts w:ascii="Arial" w:hAnsi="Arial" w:cs="Arial"/>
          <w:sz w:val="28"/>
          <w:szCs w:val="28"/>
        </w:rPr>
        <w:t>ingava</w:t>
      </w:r>
      <w:proofErr w:type="spellEnd"/>
      <w:r>
        <w:rPr>
          <w:rFonts w:ascii="Arial" w:hAnsi="Arial" w:cs="Arial"/>
          <w:sz w:val="28"/>
          <w:szCs w:val="28"/>
        </w:rPr>
        <w:t xml:space="preserve"> </w:t>
      </w:r>
      <w:proofErr w:type="spellStart"/>
      <w:r>
        <w:rPr>
          <w:rFonts w:ascii="Arial" w:hAnsi="Arial" w:cs="Arial"/>
          <w:sz w:val="28"/>
          <w:szCs w:val="28"/>
        </w:rPr>
        <w:t>minda</w:t>
      </w:r>
      <w:proofErr w:type="spellEnd"/>
      <w:r>
        <w:rPr>
          <w:rFonts w:ascii="Arial" w:hAnsi="Arial" w:cs="Arial"/>
          <w:sz w:val="28"/>
          <w:szCs w:val="28"/>
        </w:rPr>
        <w:t xml:space="preserve">. Wana something </w:t>
      </w:r>
      <w:proofErr w:type="spellStart"/>
      <w:r>
        <w:rPr>
          <w:rFonts w:ascii="Arial" w:hAnsi="Arial" w:cs="Arial"/>
          <w:sz w:val="28"/>
          <w:szCs w:val="28"/>
        </w:rPr>
        <w:t>chaunosiira</w:t>
      </w:r>
      <w:proofErr w:type="spellEnd"/>
      <w:r>
        <w:rPr>
          <w:rFonts w:ascii="Arial" w:hAnsi="Arial" w:cs="Arial"/>
          <w:sz w:val="28"/>
          <w:szCs w:val="28"/>
        </w:rPr>
        <w:t xml:space="preserve"> </w:t>
      </w:r>
      <w:proofErr w:type="spellStart"/>
      <w:r>
        <w:rPr>
          <w:rFonts w:ascii="Arial" w:hAnsi="Arial" w:cs="Arial"/>
          <w:sz w:val="28"/>
          <w:szCs w:val="28"/>
        </w:rPr>
        <w:t>waunganidzira</w:t>
      </w:r>
      <w:proofErr w:type="spellEnd"/>
      <w:r>
        <w:rPr>
          <w:rFonts w:ascii="Arial" w:hAnsi="Arial" w:cs="Arial"/>
          <w:sz w:val="28"/>
          <w:szCs w:val="28"/>
        </w:rPr>
        <w:t xml:space="preserve"> </w:t>
      </w:r>
      <w:proofErr w:type="spellStart"/>
      <w:r>
        <w:rPr>
          <w:rFonts w:ascii="Arial" w:hAnsi="Arial" w:cs="Arial"/>
          <w:sz w:val="28"/>
          <w:szCs w:val="28"/>
        </w:rPr>
        <w:t>mhuri</w:t>
      </w:r>
      <w:proofErr w:type="spellEnd"/>
      <w:r>
        <w:rPr>
          <w:rFonts w:ascii="Arial" w:hAnsi="Arial" w:cs="Arial"/>
          <w:sz w:val="28"/>
          <w:szCs w:val="28"/>
        </w:rPr>
        <w:t xml:space="preserve"> </w:t>
      </w:r>
      <w:proofErr w:type="spellStart"/>
      <w:r>
        <w:rPr>
          <w:rFonts w:ascii="Arial" w:hAnsi="Arial" w:cs="Arial"/>
          <w:sz w:val="28"/>
          <w:szCs w:val="28"/>
        </w:rPr>
        <w:t>yaani</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yako</w:t>
      </w:r>
      <w:proofErr w:type="spellEnd"/>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Mwana </w:t>
      </w:r>
      <w:proofErr w:type="spellStart"/>
      <w:r>
        <w:rPr>
          <w:rFonts w:ascii="Arial" w:hAnsi="Arial" w:cs="Arial"/>
          <w:sz w:val="28"/>
          <w:szCs w:val="28"/>
        </w:rPr>
        <w:t>ngaaregere</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ana baba </w:t>
      </w:r>
      <w:proofErr w:type="spellStart"/>
      <w:r>
        <w:rPr>
          <w:rFonts w:ascii="Arial" w:hAnsi="Arial" w:cs="Arial"/>
          <w:sz w:val="28"/>
          <w:szCs w:val="28"/>
        </w:rPr>
        <w:t>mupenyu</w:t>
      </w:r>
      <w:proofErr w:type="spellEnd"/>
      <w:r>
        <w:rPr>
          <w:rFonts w:ascii="Arial" w:hAnsi="Arial" w:cs="Arial"/>
          <w:sz w:val="28"/>
          <w:szCs w:val="28"/>
        </w:rPr>
        <w:t xml:space="preserve"> </w:t>
      </w:r>
      <w:proofErr w:type="spellStart"/>
      <w:r>
        <w:rPr>
          <w:rFonts w:ascii="Arial" w:hAnsi="Arial" w:cs="Arial"/>
          <w:sz w:val="28"/>
          <w:szCs w:val="28"/>
        </w:rPr>
        <w:t>aite</w:t>
      </w:r>
      <w:proofErr w:type="spellEnd"/>
      <w:r>
        <w:rPr>
          <w:rFonts w:ascii="Arial" w:hAnsi="Arial" w:cs="Arial"/>
          <w:sz w:val="28"/>
          <w:szCs w:val="28"/>
        </w:rPr>
        <w:t xml:space="preserve"> </w:t>
      </w:r>
      <w:proofErr w:type="spellStart"/>
      <w:r>
        <w:rPr>
          <w:rFonts w:ascii="Arial" w:hAnsi="Arial" w:cs="Arial"/>
          <w:sz w:val="28"/>
          <w:szCs w:val="28"/>
        </w:rPr>
        <w:t>sekuti</w:t>
      </w:r>
      <w:proofErr w:type="spellEnd"/>
      <w:r>
        <w:rPr>
          <w:rFonts w:ascii="Arial" w:hAnsi="Arial" w:cs="Arial"/>
          <w:sz w:val="28"/>
          <w:szCs w:val="28"/>
        </w:rPr>
        <w:t xml:space="preserve"> </w:t>
      </w:r>
      <w:proofErr w:type="spellStart"/>
      <w:r>
        <w:rPr>
          <w:rFonts w:ascii="Arial" w:hAnsi="Arial" w:cs="Arial"/>
          <w:sz w:val="28"/>
          <w:szCs w:val="28"/>
        </w:rPr>
        <w:t>inherera</w:t>
      </w:r>
      <w:proofErr w:type="spellEnd"/>
      <w:r>
        <w:rPr>
          <w:rFonts w:ascii="Arial" w:hAnsi="Arial" w:cs="Arial"/>
          <w:sz w:val="28"/>
          <w:szCs w:val="28"/>
        </w:rPr>
        <w:t xml:space="preserve"> </w:t>
      </w:r>
      <w:proofErr w:type="spellStart"/>
      <w:r>
        <w:rPr>
          <w:rFonts w:ascii="Arial" w:hAnsi="Arial" w:cs="Arial"/>
          <w:sz w:val="28"/>
          <w:szCs w:val="28"/>
        </w:rPr>
        <w:t>yakasiiwa</w:t>
      </w:r>
      <w:proofErr w:type="spellEnd"/>
      <w:r>
        <w:rPr>
          <w:rFonts w:ascii="Arial" w:hAnsi="Arial" w:cs="Arial"/>
          <w:sz w:val="28"/>
          <w:szCs w:val="28"/>
        </w:rPr>
        <w:t xml:space="preserve"> </w:t>
      </w:r>
      <w:proofErr w:type="spellStart"/>
      <w:r>
        <w:rPr>
          <w:rFonts w:ascii="Arial" w:hAnsi="Arial" w:cs="Arial"/>
          <w:sz w:val="28"/>
          <w:szCs w:val="28"/>
        </w:rPr>
        <w:t>ine</w:t>
      </w:r>
      <w:proofErr w:type="spellEnd"/>
      <w:r>
        <w:rPr>
          <w:rFonts w:ascii="Arial" w:hAnsi="Arial" w:cs="Arial"/>
          <w:sz w:val="28"/>
          <w:szCs w:val="28"/>
        </w:rPr>
        <w:t xml:space="preserve"> three years. Imi ma brother </w:t>
      </w:r>
      <w:proofErr w:type="spellStart"/>
      <w:r>
        <w:rPr>
          <w:rFonts w:ascii="Arial" w:hAnsi="Arial" w:cs="Arial"/>
          <w:sz w:val="28"/>
          <w:szCs w:val="28"/>
        </w:rPr>
        <w:t>imimi</w:t>
      </w:r>
      <w:proofErr w:type="spellEnd"/>
      <w:r>
        <w:rPr>
          <w:rFonts w:ascii="Arial" w:hAnsi="Arial" w:cs="Arial"/>
          <w:sz w:val="28"/>
          <w:szCs w:val="28"/>
        </w:rPr>
        <w:t xml:space="preserve"> </w:t>
      </w:r>
      <w:proofErr w:type="spellStart"/>
      <w:r>
        <w:rPr>
          <w:rFonts w:ascii="Arial" w:hAnsi="Arial" w:cs="Arial"/>
          <w:sz w:val="28"/>
          <w:szCs w:val="28"/>
        </w:rPr>
        <w:t>tangai</w:t>
      </w:r>
      <w:proofErr w:type="spellEnd"/>
      <w:r>
        <w:rPr>
          <w:rFonts w:ascii="Arial" w:hAnsi="Arial" w:cs="Arial"/>
          <w:sz w:val="28"/>
          <w:szCs w:val="28"/>
        </w:rPr>
        <w:t xml:space="preserve"> </w:t>
      </w:r>
      <w:proofErr w:type="spellStart"/>
      <w:r>
        <w:rPr>
          <w:rFonts w:ascii="Arial" w:hAnsi="Arial" w:cs="Arial"/>
          <w:sz w:val="28"/>
          <w:szCs w:val="28"/>
        </w:rPr>
        <w:t>kunamatira</w:t>
      </w:r>
      <w:proofErr w:type="spellEnd"/>
      <w:r>
        <w:rPr>
          <w:rFonts w:ascii="Arial" w:hAnsi="Arial" w:cs="Arial"/>
          <w:sz w:val="28"/>
          <w:szCs w:val="28"/>
        </w:rPr>
        <w:t xml:space="preserve"> </w:t>
      </w:r>
      <w:proofErr w:type="spellStart"/>
      <w:r>
        <w:rPr>
          <w:rFonts w:ascii="Arial" w:hAnsi="Arial" w:cs="Arial"/>
          <w:sz w:val="28"/>
          <w:szCs w:val="28"/>
        </w:rPr>
        <w:t>izvozvo</w:t>
      </w:r>
      <w:proofErr w:type="spellEnd"/>
      <w:r>
        <w:rPr>
          <w:rFonts w:ascii="Arial" w:hAnsi="Arial" w:cs="Arial"/>
          <w:sz w:val="28"/>
          <w:szCs w:val="28"/>
        </w:rPr>
        <w:t xml:space="preserve"> iye </w:t>
      </w:r>
      <w:proofErr w:type="spellStart"/>
      <w:r>
        <w:rPr>
          <w:rFonts w:ascii="Arial" w:hAnsi="Arial" w:cs="Arial"/>
          <w:sz w:val="28"/>
          <w:szCs w:val="28"/>
        </w:rPr>
        <w:t>zvino</w:t>
      </w:r>
      <w:proofErr w:type="spellEnd"/>
      <w:r>
        <w:rPr>
          <w:rFonts w:ascii="Arial" w:hAnsi="Arial" w:cs="Arial"/>
          <w:sz w:val="28"/>
          <w:szCs w:val="28"/>
        </w:rPr>
        <w:t xml:space="preserve">. </w:t>
      </w:r>
      <w:r w:rsidRPr="00AE4311">
        <w:rPr>
          <w:rFonts w:ascii="Arial" w:hAnsi="Arial" w:cs="Arial"/>
          <w:sz w:val="18"/>
          <w:szCs w:val="18"/>
        </w:rPr>
        <w:t>[Congregation says, “Amen.”]</w:t>
      </w:r>
    </w:p>
    <w:p w:rsidR="001847F0" w:rsidP="001847F0" w:rsidRDefault="001847F0" w14:paraId="717584F4" w14:textId="77777777">
      <w:pPr>
        <w:jc w:val="both"/>
        <w:rPr>
          <w:rFonts w:ascii="Arial" w:hAnsi="Arial" w:cs="Arial"/>
          <w:sz w:val="28"/>
          <w:szCs w:val="28"/>
        </w:rPr>
      </w:pPr>
      <w:r w:rsidRPr="00CE76C9">
        <w:rPr>
          <w:rFonts w:ascii="Arial" w:hAnsi="Arial" w:cs="Arial"/>
          <w:sz w:val="28"/>
          <w:szCs w:val="28"/>
          <w:vertAlign w:val="superscript"/>
        </w:rPr>
        <w:t>247</w:t>
      </w:r>
      <w:r>
        <w:rPr>
          <w:rFonts w:ascii="Arial" w:hAnsi="Arial" w:cs="Arial"/>
          <w:sz w:val="28"/>
          <w:szCs w:val="28"/>
        </w:rPr>
        <w:t xml:space="preserve">Right, </w:t>
      </w:r>
      <w:proofErr w:type="spellStart"/>
      <w:r>
        <w:rPr>
          <w:rFonts w:ascii="Arial" w:hAnsi="Arial" w:cs="Arial"/>
          <w:sz w:val="28"/>
          <w:szCs w:val="28"/>
        </w:rPr>
        <w:t>ndoda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wese</w:t>
      </w:r>
      <w:proofErr w:type="spellEnd"/>
      <w:r>
        <w:rPr>
          <w:rFonts w:ascii="Arial" w:hAnsi="Arial" w:cs="Arial"/>
          <w:sz w:val="28"/>
          <w:szCs w:val="28"/>
        </w:rPr>
        <w:t xml:space="preserve"> </w:t>
      </w:r>
      <w:proofErr w:type="spellStart"/>
      <w:r>
        <w:rPr>
          <w:rFonts w:ascii="Arial" w:hAnsi="Arial" w:cs="Arial"/>
          <w:sz w:val="28"/>
          <w:szCs w:val="28"/>
        </w:rPr>
        <w:t>ati</w:t>
      </w:r>
      <w:proofErr w:type="spellEnd"/>
      <w:r>
        <w:rPr>
          <w:rFonts w:ascii="Arial" w:hAnsi="Arial" w:cs="Arial"/>
          <w:sz w:val="28"/>
          <w:szCs w:val="28"/>
        </w:rPr>
        <w:t xml:space="preserve"> Amen </w:t>
      </w:r>
      <w:proofErr w:type="spellStart"/>
      <w:r>
        <w:rPr>
          <w:rFonts w:ascii="Arial" w:hAnsi="Arial" w:cs="Arial"/>
          <w:sz w:val="28"/>
          <w:szCs w:val="28"/>
        </w:rPr>
        <w:t>ipapa</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Handisi</w:t>
      </w:r>
      <w:proofErr w:type="spellEnd"/>
      <w:r>
        <w:rPr>
          <w:rFonts w:ascii="Arial" w:hAnsi="Arial" w:cs="Arial"/>
          <w:sz w:val="28"/>
          <w:szCs w:val="28"/>
        </w:rPr>
        <w:t xml:space="preserve"> </w:t>
      </w:r>
      <w:proofErr w:type="spellStart"/>
      <w:r>
        <w:rPr>
          <w:rFonts w:ascii="Arial" w:hAnsi="Arial" w:cs="Arial"/>
          <w:sz w:val="28"/>
          <w:szCs w:val="28"/>
        </w:rPr>
        <w:t>kunzwa</w:t>
      </w:r>
      <w:proofErr w:type="spellEnd"/>
      <w:r>
        <w:rPr>
          <w:rFonts w:ascii="Arial" w:hAnsi="Arial" w:cs="Arial"/>
          <w:sz w:val="28"/>
          <w:szCs w:val="28"/>
        </w:rPr>
        <w:t xml:space="preserve"> Amen </w:t>
      </w:r>
      <w:proofErr w:type="spellStart"/>
      <w:r>
        <w:rPr>
          <w:rFonts w:ascii="Arial" w:hAnsi="Arial" w:cs="Arial"/>
          <w:sz w:val="28"/>
          <w:szCs w:val="28"/>
        </w:rPr>
        <w:t>iyeye</w:t>
      </w:r>
      <w:proofErr w:type="spellEnd"/>
      <w:r>
        <w:rPr>
          <w:rFonts w:ascii="Arial" w:hAnsi="Arial" w:cs="Arial"/>
          <w:sz w:val="28"/>
          <w:szCs w:val="28"/>
        </w:rPr>
        <w:t xml:space="preserve"> </w:t>
      </w:r>
      <w:proofErr w:type="spellStart"/>
      <w:r>
        <w:rPr>
          <w:rFonts w:ascii="Arial" w:hAnsi="Arial" w:cs="Arial"/>
          <w:sz w:val="28"/>
          <w:szCs w:val="28"/>
        </w:rPr>
        <w:t>hama</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 xml:space="preserve">Meka </w:t>
      </w:r>
      <w:proofErr w:type="spellStart"/>
      <w:r>
        <w:rPr>
          <w:rFonts w:ascii="Arial" w:hAnsi="Arial" w:cs="Arial"/>
          <w:sz w:val="28"/>
          <w:szCs w:val="28"/>
        </w:rPr>
        <w:t>shuwa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mwana</w:t>
      </w:r>
      <w:proofErr w:type="spellEnd"/>
      <w:r>
        <w:rPr>
          <w:rFonts w:ascii="Arial" w:hAnsi="Arial" w:cs="Arial"/>
          <w:sz w:val="28"/>
          <w:szCs w:val="28"/>
        </w:rPr>
        <w:t xml:space="preserve"> </w:t>
      </w:r>
      <w:proofErr w:type="spellStart"/>
      <w:r>
        <w:rPr>
          <w:rFonts w:ascii="Arial" w:hAnsi="Arial" w:cs="Arial"/>
          <w:sz w:val="28"/>
          <w:szCs w:val="28"/>
        </w:rPr>
        <w:t>wako</w:t>
      </w:r>
      <w:proofErr w:type="spellEnd"/>
      <w:r>
        <w:rPr>
          <w:rFonts w:ascii="Arial" w:hAnsi="Arial" w:cs="Arial"/>
          <w:sz w:val="28"/>
          <w:szCs w:val="28"/>
        </w:rPr>
        <w:t xml:space="preserve"> </w:t>
      </w:r>
      <w:proofErr w:type="spellStart"/>
      <w:r>
        <w:rPr>
          <w:rFonts w:ascii="Arial" w:hAnsi="Arial" w:cs="Arial"/>
          <w:sz w:val="28"/>
          <w:szCs w:val="28"/>
        </w:rPr>
        <w:t>haakwangwaye</w:t>
      </w:r>
      <w:proofErr w:type="spellEnd"/>
      <w:r>
        <w:rPr>
          <w:rFonts w:ascii="Arial" w:hAnsi="Arial" w:cs="Arial"/>
          <w:sz w:val="28"/>
          <w:szCs w:val="28"/>
        </w:rPr>
        <w:t xml:space="preserve">. </w:t>
      </w:r>
      <w:proofErr w:type="spellStart"/>
      <w:r>
        <w:rPr>
          <w:rFonts w:ascii="Arial" w:hAnsi="Arial" w:cs="Arial"/>
          <w:sz w:val="28"/>
          <w:szCs w:val="28"/>
        </w:rPr>
        <w:t>Ndosaka</w:t>
      </w:r>
      <w:proofErr w:type="spellEnd"/>
      <w:r>
        <w:rPr>
          <w:rFonts w:ascii="Arial" w:hAnsi="Arial" w:cs="Arial"/>
          <w:sz w:val="28"/>
          <w:szCs w:val="28"/>
        </w:rPr>
        <w:t xml:space="preserve"> </w:t>
      </w:r>
      <w:proofErr w:type="spellStart"/>
      <w:r>
        <w:rPr>
          <w:rFonts w:ascii="Arial" w:hAnsi="Arial" w:cs="Arial"/>
          <w:sz w:val="28"/>
          <w:szCs w:val="28"/>
        </w:rPr>
        <w:t>mukaona</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vaMwari</w:t>
      </w:r>
      <w:proofErr w:type="spellEnd"/>
      <w:r>
        <w:rPr>
          <w:rFonts w:ascii="Arial" w:hAnsi="Arial" w:cs="Arial"/>
          <w:sz w:val="28"/>
          <w:szCs w:val="28"/>
        </w:rPr>
        <w:t xml:space="preserve">, </w:t>
      </w:r>
      <w:proofErr w:type="spellStart"/>
      <w:r>
        <w:rPr>
          <w:rFonts w:ascii="Arial" w:hAnsi="Arial" w:cs="Arial"/>
          <w:sz w:val="28"/>
          <w:szCs w:val="28"/>
        </w:rPr>
        <w:t>ini</w:t>
      </w:r>
      <w:proofErr w:type="spellEnd"/>
      <w:r>
        <w:rPr>
          <w:rFonts w:ascii="Arial" w:hAnsi="Arial" w:cs="Arial"/>
          <w:sz w:val="28"/>
          <w:szCs w:val="28"/>
        </w:rPr>
        <w:t xml:space="preserve"> </w:t>
      </w:r>
      <w:proofErr w:type="spellStart"/>
      <w:r>
        <w:rPr>
          <w:rFonts w:ascii="Arial" w:hAnsi="Arial" w:cs="Arial"/>
          <w:sz w:val="28"/>
          <w:szCs w:val="28"/>
        </w:rPr>
        <w:t>ndine</w:t>
      </w:r>
      <w:proofErr w:type="spellEnd"/>
      <w:r>
        <w:rPr>
          <w:rFonts w:ascii="Arial" w:hAnsi="Arial" w:cs="Arial"/>
          <w:sz w:val="28"/>
          <w:szCs w:val="28"/>
        </w:rPr>
        <w:t xml:space="preserve"> </w:t>
      </w:r>
      <w:proofErr w:type="spellStart"/>
      <w:r>
        <w:rPr>
          <w:rFonts w:ascii="Arial" w:hAnsi="Arial" w:cs="Arial"/>
          <w:sz w:val="28"/>
          <w:szCs w:val="28"/>
        </w:rPr>
        <w:t>pfungwa</w:t>
      </w:r>
      <w:proofErr w:type="spellEnd"/>
      <w:r>
        <w:rPr>
          <w:rFonts w:ascii="Arial" w:hAnsi="Arial" w:cs="Arial"/>
          <w:sz w:val="28"/>
          <w:szCs w:val="28"/>
        </w:rPr>
        <w:t xml:space="preserve"> iyi </w:t>
      </w:r>
      <w:proofErr w:type="spellStart"/>
      <w:r>
        <w:rPr>
          <w:rFonts w:ascii="Arial" w:hAnsi="Arial" w:cs="Arial"/>
          <w:sz w:val="28"/>
          <w:szCs w:val="28"/>
        </w:rPr>
        <w:t>yekuti</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wese</w:t>
      </w:r>
      <w:proofErr w:type="spellEnd"/>
      <w:r>
        <w:rPr>
          <w:rFonts w:ascii="Arial" w:hAnsi="Arial" w:cs="Arial"/>
          <w:sz w:val="28"/>
          <w:szCs w:val="28"/>
        </w:rPr>
        <w:t xml:space="preserve"> </w:t>
      </w:r>
      <w:proofErr w:type="spellStart"/>
      <w:r>
        <w:rPr>
          <w:rFonts w:ascii="Arial" w:hAnsi="Arial" w:cs="Arial"/>
          <w:sz w:val="28"/>
          <w:szCs w:val="28"/>
        </w:rPr>
        <w:t>ari</w:t>
      </w:r>
      <w:proofErr w:type="spellEnd"/>
      <w:r>
        <w:rPr>
          <w:rFonts w:ascii="Arial" w:hAnsi="Arial" w:cs="Arial"/>
          <w:sz w:val="28"/>
          <w:szCs w:val="28"/>
        </w:rPr>
        <w:t xml:space="preserve"> </w:t>
      </w:r>
      <w:proofErr w:type="spellStart"/>
      <w:r>
        <w:rPr>
          <w:rFonts w:ascii="Arial" w:hAnsi="Arial" w:cs="Arial"/>
          <w:sz w:val="28"/>
          <w:szCs w:val="28"/>
        </w:rPr>
        <w:t>pano</w:t>
      </w:r>
      <w:proofErr w:type="spellEnd"/>
      <w:r>
        <w:rPr>
          <w:rFonts w:ascii="Arial" w:hAnsi="Arial" w:cs="Arial"/>
          <w:sz w:val="28"/>
          <w:szCs w:val="28"/>
        </w:rPr>
        <w:t xml:space="preserve"> </w:t>
      </w:r>
      <w:proofErr w:type="spellStart"/>
      <w:r>
        <w:rPr>
          <w:rFonts w:ascii="Arial" w:hAnsi="Arial" w:cs="Arial"/>
          <w:sz w:val="28"/>
          <w:szCs w:val="28"/>
        </w:rPr>
        <w:t>anofanira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aropafadzwe</w:t>
      </w:r>
      <w:proofErr w:type="spellEnd"/>
      <w:r>
        <w:rPr>
          <w:rFonts w:ascii="Arial" w:hAnsi="Arial" w:cs="Arial"/>
          <w:sz w:val="28"/>
          <w:szCs w:val="28"/>
        </w:rPr>
        <w:t>.</w:t>
      </w:r>
      <w:r w:rsidRPr="00B57BE6">
        <w:rPr>
          <w:rFonts w:ascii="Arial" w:hAnsi="Arial" w:cs="Arial"/>
          <w:sz w:val="18"/>
          <w:szCs w:val="1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Hazvifaniri</w:t>
      </w:r>
      <w:proofErr w:type="spellEnd"/>
      <w:r>
        <w:rPr>
          <w:rFonts w:ascii="Arial" w:hAnsi="Arial" w:cs="Arial"/>
          <w:sz w:val="28"/>
          <w:szCs w:val="28"/>
        </w:rPr>
        <w:t xml:space="preserve"> </w:t>
      </w:r>
      <w:proofErr w:type="spellStart"/>
      <w:r>
        <w:rPr>
          <w:rFonts w:ascii="Arial" w:hAnsi="Arial" w:cs="Arial"/>
          <w:sz w:val="28"/>
          <w:szCs w:val="28"/>
        </w:rPr>
        <w:t>kuenda</w:t>
      </w:r>
      <w:proofErr w:type="spellEnd"/>
      <w:r>
        <w:rPr>
          <w:rFonts w:ascii="Arial" w:hAnsi="Arial" w:cs="Arial"/>
          <w:sz w:val="28"/>
          <w:szCs w:val="28"/>
        </w:rPr>
        <w:t xml:space="preserve"> </w:t>
      </w:r>
      <w:proofErr w:type="spellStart"/>
      <w:r>
        <w:rPr>
          <w:rFonts w:ascii="Arial" w:hAnsi="Arial" w:cs="Arial"/>
          <w:sz w:val="28"/>
          <w:szCs w:val="28"/>
        </w:rPr>
        <w:t>nepamwe</w:t>
      </w:r>
      <w:proofErr w:type="spellEnd"/>
      <w:r>
        <w:rPr>
          <w:rFonts w:ascii="Arial" w:hAnsi="Arial" w:cs="Arial"/>
          <w:sz w:val="28"/>
          <w:szCs w:val="28"/>
        </w:rPr>
        <w:t xml:space="preserve">. </w:t>
      </w:r>
      <w:proofErr w:type="spellStart"/>
      <w:r>
        <w:rPr>
          <w:rFonts w:ascii="Arial" w:hAnsi="Arial" w:cs="Arial"/>
          <w:sz w:val="28"/>
          <w:szCs w:val="28"/>
        </w:rPr>
        <w:t>Tikadzokera</w:t>
      </w:r>
      <w:proofErr w:type="spellEnd"/>
      <w:r>
        <w:rPr>
          <w:rFonts w:ascii="Arial" w:hAnsi="Arial" w:cs="Arial"/>
          <w:sz w:val="28"/>
          <w:szCs w:val="28"/>
        </w:rPr>
        <w:t xml:space="preserve"> </w:t>
      </w:r>
      <w:proofErr w:type="spellStart"/>
      <w:r>
        <w:rPr>
          <w:rFonts w:ascii="Arial" w:hAnsi="Arial" w:cs="Arial"/>
          <w:sz w:val="28"/>
          <w:szCs w:val="28"/>
        </w:rPr>
        <w:t>kuBhaibhiri</w:t>
      </w:r>
      <w:proofErr w:type="spellEnd"/>
      <w:r>
        <w:rPr>
          <w:rFonts w:ascii="Arial" w:hAnsi="Arial" w:cs="Arial"/>
          <w:sz w:val="28"/>
          <w:szCs w:val="28"/>
        </w:rPr>
        <w:t xml:space="preserve">, </w:t>
      </w:r>
      <w:proofErr w:type="spellStart"/>
      <w:r>
        <w:rPr>
          <w:rFonts w:ascii="Arial" w:hAnsi="Arial" w:cs="Arial"/>
          <w:sz w:val="28"/>
          <w:szCs w:val="28"/>
        </w:rPr>
        <w:t>tinoona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Mwari, </w:t>
      </w:r>
      <w:proofErr w:type="spellStart"/>
      <w:r>
        <w:rPr>
          <w:rFonts w:ascii="Arial" w:hAnsi="Arial" w:cs="Arial"/>
          <w:sz w:val="28"/>
          <w:szCs w:val="28"/>
        </w:rPr>
        <w:t>madaniro</w:t>
      </w:r>
      <w:proofErr w:type="spellEnd"/>
      <w:r>
        <w:rPr>
          <w:rFonts w:ascii="Arial" w:hAnsi="Arial" w:cs="Arial"/>
          <w:sz w:val="28"/>
          <w:szCs w:val="28"/>
        </w:rPr>
        <w:t xml:space="preserve"> </w:t>
      </w:r>
      <w:proofErr w:type="spellStart"/>
      <w:r>
        <w:rPr>
          <w:rFonts w:ascii="Arial" w:hAnsi="Arial" w:cs="Arial"/>
          <w:sz w:val="28"/>
          <w:szCs w:val="28"/>
        </w:rPr>
        <w:t>anoita</w:t>
      </w:r>
      <w:proofErr w:type="spellEnd"/>
      <w:r>
        <w:rPr>
          <w:rFonts w:ascii="Arial" w:hAnsi="Arial" w:cs="Arial"/>
          <w:sz w:val="28"/>
          <w:szCs w:val="28"/>
        </w:rPr>
        <w:t xml:space="preserve"> Mwari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kuuya</w:t>
      </w:r>
      <w:proofErr w:type="spellEnd"/>
      <w:r>
        <w:rPr>
          <w:rFonts w:ascii="Arial" w:hAnsi="Arial" w:cs="Arial"/>
          <w:sz w:val="28"/>
          <w:szCs w:val="28"/>
        </w:rPr>
        <w:t xml:space="preserve"> </w:t>
      </w:r>
      <w:proofErr w:type="spellStart"/>
      <w:r>
        <w:rPr>
          <w:rFonts w:ascii="Arial" w:hAnsi="Arial" w:cs="Arial"/>
          <w:sz w:val="28"/>
          <w:szCs w:val="28"/>
        </w:rPr>
        <w:t>munyika</w:t>
      </w:r>
      <w:proofErr w:type="spellEnd"/>
      <w:r>
        <w:rPr>
          <w:rFonts w:ascii="Arial" w:hAnsi="Arial" w:cs="Arial"/>
          <w:sz w:val="28"/>
          <w:szCs w:val="28"/>
        </w:rPr>
        <w:t>, eh…</w:t>
      </w:r>
      <w:proofErr w:type="spellStart"/>
      <w:r>
        <w:rPr>
          <w:rFonts w:ascii="Arial" w:hAnsi="Arial" w:cs="Arial"/>
          <w:sz w:val="28"/>
          <w:szCs w:val="28"/>
        </w:rPr>
        <w:t>kuuya</w:t>
      </w:r>
      <w:proofErr w:type="spellEnd"/>
      <w:r>
        <w:rPr>
          <w:rFonts w:ascii="Arial" w:hAnsi="Arial" w:cs="Arial"/>
          <w:sz w:val="28"/>
          <w:szCs w:val="28"/>
        </w:rPr>
        <w:t xml:space="preserve"> </w:t>
      </w:r>
      <w:proofErr w:type="spellStart"/>
      <w:r>
        <w:rPr>
          <w:rFonts w:ascii="Arial" w:hAnsi="Arial" w:cs="Arial"/>
          <w:sz w:val="28"/>
          <w:szCs w:val="28"/>
        </w:rPr>
        <w:t>muchechi</w:t>
      </w:r>
      <w:proofErr w:type="spellEnd"/>
      <w:r>
        <w:rPr>
          <w:rFonts w:ascii="Arial" w:hAnsi="Arial" w:cs="Arial"/>
          <w:sz w:val="28"/>
          <w:szCs w:val="28"/>
        </w:rPr>
        <w:t xml:space="preserve">, </w:t>
      </w:r>
      <w:proofErr w:type="spellStart"/>
      <w:r>
        <w:rPr>
          <w:rFonts w:ascii="Arial" w:hAnsi="Arial" w:cs="Arial"/>
          <w:sz w:val="28"/>
          <w:szCs w:val="28"/>
        </w:rPr>
        <w:t>haambomudane</w:t>
      </w:r>
      <w:proofErr w:type="spellEnd"/>
      <w:r>
        <w:rPr>
          <w:rFonts w:ascii="Arial" w:hAnsi="Arial" w:cs="Arial"/>
          <w:sz w:val="28"/>
          <w:szCs w:val="28"/>
        </w:rPr>
        <w:t xml:space="preserve"> </w:t>
      </w:r>
      <w:proofErr w:type="spellStart"/>
      <w:r>
        <w:rPr>
          <w:rFonts w:ascii="Arial" w:hAnsi="Arial" w:cs="Arial"/>
          <w:sz w:val="28"/>
          <w:szCs w:val="28"/>
        </w:rPr>
        <w:t>nekuti</w:t>
      </w:r>
      <w:proofErr w:type="spellEnd"/>
      <w:r>
        <w:rPr>
          <w:rFonts w:ascii="Arial" w:hAnsi="Arial" w:cs="Arial"/>
          <w:sz w:val="28"/>
          <w:szCs w:val="28"/>
        </w:rPr>
        <w:t xml:space="preserve"> </w:t>
      </w:r>
      <w:proofErr w:type="spellStart"/>
      <w:r>
        <w:rPr>
          <w:rFonts w:ascii="Arial" w:hAnsi="Arial" w:cs="Arial"/>
          <w:sz w:val="28"/>
          <w:szCs w:val="28"/>
        </w:rPr>
        <w:t>ndichakuzadza</w:t>
      </w:r>
      <w:proofErr w:type="spellEnd"/>
      <w:r>
        <w:rPr>
          <w:rFonts w:ascii="Arial" w:hAnsi="Arial" w:cs="Arial"/>
          <w:sz w:val="28"/>
          <w:szCs w:val="28"/>
        </w:rPr>
        <w:t xml:space="preserve"> </w:t>
      </w:r>
      <w:proofErr w:type="spellStart"/>
      <w:r>
        <w:rPr>
          <w:rFonts w:ascii="Arial" w:hAnsi="Arial" w:cs="Arial"/>
          <w:sz w:val="28"/>
          <w:szCs w:val="28"/>
        </w:rPr>
        <w:t>neMweya</w:t>
      </w:r>
      <w:proofErr w:type="spellEnd"/>
      <w:r>
        <w:rPr>
          <w:rFonts w:ascii="Arial" w:hAnsi="Arial" w:cs="Arial"/>
          <w:sz w:val="28"/>
          <w:szCs w:val="28"/>
        </w:rPr>
        <w:t xml:space="preserve"> </w:t>
      </w:r>
      <w:proofErr w:type="spellStart"/>
      <w:r>
        <w:rPr>
          <w:rFonts w:ascii="Arial" w:hAnsi="Arial" w:cs="Arial"/>
          <w:sz w:val="28"/>
          <w:szCs w:val="28"/>
        </w:rPr>
        <w:t>Mutsvene</w:t>
      </w:r>
      <w:proofErr w:type="spellEnd"/>
      <w:r>
        <w:rPr>
          <w:rFonts w:ascii="Arial" w:hAnsi="Arial" w:cs="Arial"/>
          <w:sz w:val="28"/>
          <w:szCs w:val="28"/>
        </w:rPr>
        <w:t xml:space="preserve">. </w:t>
      </w:r>
    </w:p>
    <w:p w:rsidR="001847F0" w:rsidP="001847F0" w:rsidRDefault="001847F0" w14:paraId="447A6CDE" w14:textId="77777777">
      <w:pPr>
        <w:jc w:val="both"/>
        <w:rPr>
          <w:rFonts w:ascii="Arial" w:hAnsi="Arial" w:cs="Arial"/>
          <w:sz w:val="28"/>
          <w:szCs w:val="28"/>
        </w:rPr>
      </w:pPr>
      <w:r w:rsidRPr="00CE76C9">
        <w:rPr>
          <w:rFonts w:ascii="Arial" w:hAnsi="Arial" w:cs="Arial"/>
          <w:sz w:val="28"/>
          <w:szCs w:val="28"/>
          <w:vertAlign w:val="superscript"/>
        </w:rPr>
        <w:t>248</w:t>
      </w:r>
      <w:r>
        <w:rPr>
          <w:rFonts w:ascii="Arial" w:hAnsi="Arial" w:cs="Arial"/>
          <w:sz w:val="28"/>
          <w:szCs w:val="28"/>
        </w:rPr>
        <w:t xml:space="preserve">Haambomudane </w:t>
      </w:r>
      <w:proofErr w:type="spellStart"/>
      <w:r>
        <w:rPr>
          <w:rFonts w:ascii="Arial" w:hAnsi="Arial" w:cs="Arial"/>
          <w:sz w:val="28"/>
          <w:szCs w:val="28"/>
        </w:rPr>
        <w:t>nekuti</w:t>
      </w:r>
      <w:proofErr w:type="spellEnd"/>
      <w:r>
        <w:rPr>
          <w:rFonts w:ascii="Arial" w:hAnsi="Arial" w:cs="Arial"/>
          <w:sz w:val="28"/>
          <w:szCs w:val="28"/>
        </w:rPr>
        <w:t xml:space="preserve"> </w:t>
      </w:r>
      <w:proofErr w:type="spellStart"/>
      <w:r>
        <w:rPr>
          <w:rFonts w:ascii="Arial" w:hAnsi="Arial" w:cs="Arial"/>
          <w:sz w:val="28"/>
          <w:szCs w:val="28"/>
        </w:rPr>
        <w:t>ndichakuregerera</w:t>
      </w:r>
      <w:proofErr w:type="spellEnd"/>
      <w:r>
        <w:rPr>
          <w:rFonts w:ascii="Arial" w:hAnsi="Arial" w:cs="Arial"/>
          <w:sz w:val="28"/>
          <w:szCs w:val="28"/>
        </w:rPr>
        <w:t xml:space="preserve"> </w:t>
      </w:r>
      <w:proofErr w:type="spellStart"/>
      <w:r>
        <w:rPr>
          <w:rFonts w:ascii="Arial" w:hAnsi="Arial" w:cs="Arial"/>
          <w:sz w:val="28"/>
          <w:szCs w:val="28"/>
        </w:rPr>
        <w:t>zvivi</w:t>
      </w:r>
      <w:proofErr w:type="spellEnd"/>
      <w:r>
        <w:rPr>
          <w:rFonts w:ascii="Arial" w:hAnsi="Arial" w:cs="Arial"/>
          <w:sz w:val="28"/>
          <w:szCs w:val="28"/>
        </w:rPr>
        <w:t xml:space="preserve">. Mwari </w:t>
      </w:r>
      <w:proofErr w:type="spellStart"/>
      <w:r>
        <w:rPr>
          <w:rFonts w:ascii="Arial" w:hAnsi="Arial" w:cs="Arial"/>
          <w:sz w:val="28"/>
          <w:szCs w:val="28"/>
        </w:rPr>
        <w:t>anoti</w:t>
      </w:r>
      <w:proofErr w:type="spellEnd"/>
      <w:r>
        <w:rPr>
          <w:rFonts w:ascii="Arial" w:hAnsi="Arial" w:cs="Arial"/>
          <w:sz w:val="28"/>
          <w:szCs w:val="28"/>
        </w:rPr>
        <w:t xml:space="preserve"> kana </w:t>
      </w:r>
      <w:proofErr w:type="spellStart"/>
      <w:r>
        <w:rPr>
          <w:rFonts w:ascii="Arial" w:hAnsi="Arial" w:cs="Arial"/>
          <w:sz w:val="28"/>
          <w:szCs w:val="28"/>
        </w:rPr>
        <w:t>ukanditevera</w:t>
      </w:r>
      <w:proofErr w:type="spellEnd"/>
      <w:r>
        <w:rPr>
          <w:rFonts w:ascii="Arial" w:hAnsi="Arial" w:cs="Arial"/>
          <w:sz w:val="28"/>
          <w:szCs w:val="28"/>
        </w:rPr>
        <w:t xml:space="preserve">, </w:t>
      </w:r>
      <w:proofErr w:type="spellStart"/>
      <w:r>
        <w:rPr>
          <w:rFonts w:ascii="Arial" w:hAnsi="Arial" w:cs="Arial"/>
          <w:sz w:val="28"/>
          <w:szCs w:val="28"/>
        </w:rPr>
        <w:t>ndichakupa</w:t>
      </w:r>
      <w:proofErr w:type="spellEnd"/>
      <w:r>
        <w:rPr>
          <w:rFonts w:ascii="Arial" w:hAnsi="Arial" w:cs="Arial"/>
          <w:sz w:val="28"/>
          <w:szCs w:val="28"/>
        </w:rPr>
        <w:t xml:space="preserve"> </w:t>
      </w:r>
      <w:proofErr w:type="spellStart"/>
      <w:r>
        <w:rPr>
          <w:rFonts w:ascii="Arial" w:hAnsi="Arial" w:cs="Arial"/>
          <w:sz w:val="28"/>
          <w:szCs w:val="28"/>
        </w:rPr>
        <w:t>zvaunodii</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zvaunoda</w:t>
      </w:r>
      <w:proofErr w:type="spellEnd"/>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Ende </w:t>
      </w:r>
      <w:proofErr w:type="spellStart"/>
      <w:r>
        <w:rPr>
          <w:rFonts w:ascii="Arial" w:hAnsi="Arial" w:cs="Arial"/>
          <w:sz w:val="28"/>
          <w:szCs w:val="28"/>
        </w:rPr>
        <w:t>zviri</w:t>
      </w:r>
      <w:proofErr w:type="spellEnd"/>
      <w:r>
        <w:rPr>
          <w:rFonts w:ascii="Arial" w:hAnsi="Arial" w:cs="Arial"/>
          <w:sz w:val="28"/>
          <w:szCs w:val="28"/>
        </w:rPr>
        <w:t xml:space="preserve"> </w:t>
      </w:r>
      <w:proofErr w:type="spellStart"/>
      <w:r>
        <w:rPr>
          <w:rFonts w:ascii="Arial" w:hAnsi="Arial" w:cs="Arial"/>
          <w:sz w:val="28"/>
          <w:szCs w:val="28"/>
        </w:rPr>
        <w:t>kurehwa</w:t>
      </w:r>
      <w:proofErr w:type="spellEnd"/>
      <w:r>
        <w:rPr>
          <w:rFonts w:ascii="Arial" w:hAnsi="Arial" w:cs="Arial"/>
          <w:sz w:val="28"/>
          <w:szCs w:val="28"/>
        </w:rPr>
        <w:t xml:space="preserve"> </w:t>
      </w:r>
      <w:proofErr w:type="spellStart"/>
      <w:r>
        <w:rPr>
          <w:rFonts w:ascii="Arial" w:hAnsi="Arial" w:cs="Arial"/>
          <w:sz w:val="28"/>
          <w:szCs w:val="28"/>
        </w:rPr>
        <w:t>izvi</w:t>
      </w:r>
      <w:proofErr w:type="spellEnd"/>
      <w:r>
        <w:rPr>
          <w:rFonts w:ascii="Arial" w:hAnsi="Arial" w:cs="Arial"/>
          <w:sz w:val="28"/>
          <w:szCs w:val="28"/>
        </w:rPr>
        <w:t xml:space="preserve"> </w:t>
      </w:r>
      <w:proofErr w:type="spellStart"/>
      <w:r>
        <w:rPr>
          <w:rFonts w:ascii="Arial" w:hAnsi="Arial" w:cs="Arial"/>
          <w:sz w:val="28"/>
          <w:szCs w:val="28"/>
        </w:rPr>
        <w:t>ndezvepanya</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ndezvepanyama</w:t>
      </w:r>
      <w:proofErr w:type="spellEnd"/>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Vanotsvaga</w:t>
      </w:r>
      <w:proofErr w:type="spellEnd"/>
      <w:r>
        <w:rPr>
          <w:rFonts w:ascii="Arial" w:hAnsi="Arial" w:cs="Arial"/>
          <w:sz w:val="28"/>
          <w:szCs w:val="28"/>
        </w:rPr>
        <w:t xml:space="preserve"> </w:t>
      </w:r>
      <w:proofErr w:type="spellStart"/>
      <w:r>
        <w:rPr>
          <w:rFonts w:ascii="Arial" w:hAnsi="Arial" w:cs="Arial"/>
          <w:sz w:val="28"/>
          <w:szCs w:val="28"/>
        </w:rPr>
        <w:t>zvikwambowo</w:t>
      </w:r>
      <w:proofErr w:type="spellEnd"/>
      <w:r>
        <w:rPr>
          <w:rFonts w:ascii="Arial" w:hAnsi="Arial" w:cs="Arial"/>
          <w:sz w:val="28"/>
          <w:szCs w:val="28"/>
        </w:rPr>
        <w:t xml:space="preserve"> </w:t>
      </w:r>
      <w:proofErr w:type="spellStart"/>
      <w:r>
        <w:rPr>
          <w:rFonts w:ascii="Arial" w:hAnsi="Arial" w:cs="Arial"/>
          <w:sz w:val="28"/>
          <w:szCs w:val="28"/>
        </w:rPr>
        <w:t>vanenge</w:t>
      </w:r>
      <w:proofErr w:type="spellEnd"/>
      <w:r>
        <w:rPr>
          <w:rFonts w:ascii="Arial" w:hAnsi="Arial" w:cs="Arial"/>
          <w:sz w:val="28"/>
          <w:szCs w:val="28"/>
        </w:rPr>
        <w:t xml:space="preserve"> </w:t>
      </w:r>
      <w:proofErr w:type="spellStart"/>
      <w:r>
        <w:rPr>
          <w:rFonts w:ascii="Arial" w:hAnsi="Arial" w:cs="Arial"/>
          <w:sz w:val="28"/>
          <w:szCs w:val="28"/>
        </w:rPr>
        <w:t>vaudzwa</w:t>
      </w:r>
      <w:proofErr w:type="spellEnd"/>
      <w:r>
        <w:rPr>
          <w:rFonts w:ascii="Arial" w:hAnsi="Arial" w:cs="Arial"/>
          <w:sz w:val="28"/>
          <w:szCs w:val="28"/>
        </w:rPr>
        <w:t xml:space="preserve"> </w:t>
      </w:r>
      <w:proofErr w:type="spellStart"/>
      <w:r>
        <w:rPr>
          <w:rFonts w:ascii="Arial" w:hAnsi="Arial" w:cs="Arial"/>
          <w:sz w:val="28"/>
          <w:szCs w:val="28"/>
        </w:rPr>
        <w:t>nechikwambo</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kana </w:t>
      </w:r>
      <w:proofErr w:type="spellStart"/>
      <w:r>
        <w:rPr>
          <w:rFonts w:ascii="Arial" w:hAnsi="Arial" w:cs="Arial"/>
          <w:sz w:val="28"/>
          <w:szCs w:val="28"/>
        </w:rPr>
        <w:t>ukandichengeta</w:t>
      </w:r>
      <w:proofErr w:type="spellEnd"/>
      <w:r>
        <w:rPr>
          <w:rFonts w:ascii="Arial" w:hAnsi="Arial" w:cs="Arial"/>
          <w:sz w:val="28"/>
          <w:szCs w:val="28"/>
        </w:rPr>
        <w:t xml:space="preserve"> </w:t>
      </w:r>
      <w:proofErr w:type="spellStart"/>
      <w:r>
        <w:rPr>
          <w:rFonts w:ascii="Arial" w:hAnsi="Arial" w:cs="Arial"/>
          <w:sz w:val="28"/>
          <w:szCs w:val="28"/>
        </w:rPr>
        <w:t>ndinokupa</w:t>
      </w:r>
      <w:proofErr w:type="spellEnd"/>
      <w:r>
        <w:rPr>
          <w:rFonts w:ascii="Arial" w:hAnsi="Arial" w:cs="Arial"/>
          <w:sz w:val="28"/>
          <w:szCs w:val="28"/>
        </w:rPr>
        <w:t xml:space="preserve"> </w:t>
      </w:r>
      <w:proofErr w:type="spellStart"/>
      <w:r>
        <w:rPr>
          <w:rFonts w:ascii="Arial" w:hAnsi="Arial" w:cs="Arial"/>
          <w:sz w:val="28"/>
          <w:szCs w:val="28"/>
        </w:rPr>
        <w:t>mari</w:t>
      </w:r>
      <w:proofErr w:type="spellEnd"/>
      <w:r>
        <w:rPr>
          <w:rFonts w:ascii="Arial" w:hAnsi="Arial" w:cs="Arial"/>
          <w:sz w:val="28"/>
          <w:szCs w:val="28"/>
        </w:rPr>
        <w:t xml:space="preserve"> </w:t>
      </w:r>
      <w:proofErr w:type="spellStart"/>
      <w:r>
        <w:rPr>
          <w:rFonts w:ascii="Arial" w:hAnsi="Arial" w:cs="Arial"/>
          <w:sz w:val="28"/>
          <w:szCs w:val="28"/>
        </w:rPr>
        <w:t>yauri</w:t>
      </w:r>
      <w:proofErr w:type="spellEnd"/>
      <w:r>
        <w:rPr>
          <w:rFonts w:ascii="Arial" w:hAnsi="Arial" w:cs="Arial"/>
          <w:sz w:val="28"/>
          <w:szCs w:val="28"/>
        </w:rPr>
        <w:t xml:space="preserve"> </w:t>
      </w:r>
      <w:proofErr w:type="spellStart"/>
      <w:r>
        <w:rPr>
          <w:rFonts w:ascii="Arial" w:hAnsi="Arial" w:cs="Arial"/>
          <w:sz w:val="28"/>
          <w:szCs w:val="28"/>
        </w:rPr>
        <w:t>kudii</w:t>
      </w:r>
      <w:proofErr w:type="spellEnd"/>
      <w:r>
        <w:rPr>
          <w:rFonts w:ascii="Arial" w:hAnsi="Arial" w:cs="Arial"/>
          <w:sz w:val="28"/>
          <w:szCs w:val="28"/>
        </w:rPr>
        <w:t xml:space="preserve"> </w:t>
      </w:r>
      <w:proofErr w:type="spellStart"/>
      <w:r>
        <w:rPr>
          <w:rFonts w:ascii="Arial" w:hAnsi="Arial" w:cs="Arial"/>
          <w:sz w:val="28"/>
          <w:szCs w:val="28"/>
        </w:rPr>
        <w:t>futi</w:t>
      </w:r>
      <w:proofErr w:type="spellEnd"/>
      <w:r>
        <w:rPr>
          <w:rFonts w:ascii="Arial" w:hAnsi="Arial" w:cs="Arial"/>
          <w:sz w:val="28"/>
          <w:szCs w:val="28"/>
        </w:rPr>
        <w:t xml:space="preserve"> </w:t>
      </w:r>
      <w:proofErr w:type="spellStart"/>
      <w:r>
        <w:rPr>
          <w:rFonts w:ascii="Arial" w:hAnsi="Arial" w:cs="Arial"/>
          <w:sz w:val="28"/>
          <w:szCs w:val="28"/>
        </w:rPr>
        <w:t>iwe</w:t>
      </w:r>
      <w:proofErr w:type="spellEnd"/>
      <w:r>
        <w:rPr>
          <w:rFonts w:ascii="Arial" w:hAnsi="Arial" w:cs="Arial"/>
          <w:sz w:val="28"/>
          <w:szCs w:val="28"/>
        </w:rPr>
        <w:t>…?</w:t>
      </w:r>
      <w:r w:rsidRPr="00AE4311">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yauri</w:t>
      </w:r>
      <w:proofErr w:type="spellEnd"/>
      <w:r>
        <w:rPr>
          <w:rFonts w:ascii="Arial" w:hAnsi="Arial" w:cs="Arial"/>
          <w:sz w:val="18"/>
          <w:szCs w:val="18"/>
        </w:rPr>
        <w:t xml:space="preserve"> </w:t>
      </w:r>
      <w:proofErr w:type="spellStart"/>
      <w:r>
        <w:rPr>
          <w:rFonts w:ascii="Arial" w:hAnsi="Arial" w:cs="Arial"/>
          <w:sz w:val="18"/>
          <w:szCs w:val="18"/>
        </w:rPr>
        <w:t>kuda</w:t>
      </w:r>
      <w:proofErr w:type="spellEnd"/>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Muri </w:t>
      </w:r>
      <w:proofErr w:type="spellStart"/>
      <w:r>
        <w:rPr>
          <w:rFonts w:ascii="Arial" w:hAnsi="Arial" w:cs="Arial"/>
          <w:sz w:val="28"/>
          <w:szCs w:val="28"/>
        </w:rPr>
        <w:t>kuona</w:t>
      </w:r>
      <w:proofErr w:type="spellEnd"/>
      <w:r>
        <w:rPr>
          <w:rFonts w:ascii="Arial" w:hAnsi="Arial" w:cs="Arial"/>
          <w:sz w:val="28"/>
          <w:szCs w:val="28"/>
        </w:rPr>
        <w:t xml:space="preserve"> </w:t>
      </w:r>
      <w:proofErr w:type="spellStart"/>
      <w:r>
        <w:rPr>
          <w:rFonts w:ascii="Arial" w:hAnsi="Arial" w:cs="Arial"/>
          <w:sz w:val="28"/>
          <w:szCs w:val="28"/>
        </w:rPr>
        <w:t>maitikiro</w:t>
      </w:r>
      <w:proofErr w:type="spellEnd"/>
      <w:r>
        <w:rPr>
          <w:rFonts w:ascii="Arial" w:hAnsi="Arial" w:cs="Arial"/>
          <w:sz w:val="28"/>
          <w:szCs w:val="28"/>
        </w:rPr>
        <w:t xml:space="preserve"> </w:t>
      </w:r>
      <w:proofErr w:type="spellStart"/>
      <w:r>
        <w:rPr>
          <w:rFonts w:ascii="Arial" w:hAnsi="Arial" w:cs="Arial"/>
          <w:sz w:val="28"/>
          <w:szCs w:val="28"/>
        </w:rPr>
        <w:t>azvinenge</w:t>
      </w:r>
      <w:proofErr w:type="spellEnd"/>
      <w:r>
        <w:rPr>
          <w:rFonts w:ascii="Arial" w:hAnsi="Arial" w:cs="Arial"/>
          <w:sz w:val="28"/>
          <w:szCs w:val="28"/>
        </w:rPr>
        <w:t xml:space="preserve"> </w:t>
      </w:r>
      <w:proofErr w:type="spellStart"/>
      <w:r>
        <w:rPr>
          <w:rFonts w:ascii="Arial" w:hAnsi="Arial" w:cs="Arial"/>
          <w:sz w:val="28"/>
          <w:szCs w:val="28"/>
        </w:rPr>
        <w:t>zvichiitika</w:t>
      </w:r>
      <w:proofErr w:type="spellEnd"/>
      <w:r>
        <w:rPr>
          <w:rFonts w:ascii="Arial" w:hAnsi="Arial" w:cs="Arial"/>
          <w:sz w:val="28"/>
          <w:szCs w:val="28"/>
        </w:rPr>
        <w:t>?</w:t>
      </w:r>
      <w:r w:rsidRPr="004C1641">
        <w:rPr>
          <w:rFonts w:ascii="Arial" w:hAnsi="Arial" w:cs="Arial"/>
          <w:sz w:val="18"/>
          <w:szCs w:val="1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p>
    <w:p w:rsidR="001847F0" w:rsidP="001847F0" w:rsidRDefault="001847F0" w14:paraId="27AF4D9A" w14:textId="77777777">
      <w:pPr>
        <w:jc w:val="both"/>
        <w:rPr>
          <w:rFonts w:ascii="Arial" w:hAnsi="Arial" w:cs="Arial"/>
          <w:sz w:val="28"/>
          <w:szCs w:val="28"/>
        </w:rPr>
      </w:pPr>
      <w:r w:rsidRPr="004E3AB1">
        <w:rPr>
          <w:rFonts w:ascii="Arial" w:hAnsi="Arial" w:cs="Arial"/>
          <w:sz w:val="28"/>
          <w:szCs w:val="28"/>
          <w:vertAlign w:val="superscript"/>
        </w:rPr>
        <w:t>249</w:t>
      </w:r>
      <w:r>
        <w:rPr>
          <w:rFonts w:ascii="Arial" w:hAnsi="Arial" w:cs="Arial"/>
          <w:sz w:val="28"/>
          <w:szCs w:val="28"/>
        </w:rPr>
        <w:t xml:space="preserve">Mwari </w:t>
      </w:r>
      <w:proofErr w:type="spellStart"/>
      <w:r>
        <w:rPr>
          <w:rFonts w:ascii="Arial" w:hAnsi="Arial" w:cs="Arial"/>
          <w:sz w:val="28"/>
          <w:szCs w:val="28"/>
        </w:rPr>
        <w:t>anotidaidza</w:t>
      </w:r>
      <w:proofErr w:type="spellEnd"/>
      <w:r>
        <w:rPr>
          <w:rFonts w:ascii="Arial" w:hAnsi="Arial" w:cs="Arial"/>
          <w:sz w:val="28"/>
          <w:szCs w:val="28"/>
        </w:rPr>
        <w:t xml:space="preserve"> </w:t>
      </w:r>
      <w:proofErr w:type="spellStart"/>
      <w:r>
        <w:rPr>
          <w:rFonts w:ascii="Arial" w:hAnsi="Arial" w:cs="Arial"/>
          <w:sz w:val="28"/>
          <w:szCs w:val="28"/>
        </w:rPr>
        <w:t>nekuti</w:t>
      </w:r>
      <w:proofErr w:type="spellEnd"/>
      <w:r>
        <w:rPr>
          <w:rFonts w:ascii="Arial" w:hAnsi="Arial" w:cs="Arial"/>
          <w:sz w:val="28"/>
          <w:szCs w:val="28"/>
        </w:rPr>
        <w:t xml:space="preserve"> </w:t>
      </w:r>
      <w:proofErr w:type="spellStart"/>
      <w:r>
        <w:rPr>
          <w:rFonts w:ascii="Arial" w:hAnsi="Arial" w:cs="Arial"/>
          <w:sz w:val="28"/>
          <w:szCs w:val="28"/>
        </w:rPr>
        <w:t>ndinokuropafadzai</w:t>
      </w:r>
      <w:proofErr w:type="spellEnd"/>
      <w:r>
        <w:rPr>
          <w:rFonts w:ascii="Arial" w:hAnsi="Arial" w:cs="Arial"/>
          <w:sz w:val="28"/>
          <w:szCs w:val="28"/>
        </w:rPr>
        <w:t xml:space="preserve">. </w:t>
      </w:r>
      <w:proofErr w:type="spellStart"/>
      <w:r>
        <w:rPr>
          <w:rFonts w:ascii="Arial" w:hAnsi="Arial" w:cs="Arial"/>
          <w:sz w:val="28"/>
          <w:szCs w:val="28"/>
        </w:rPr>
        <w:t>Zvikwambo</w:t>
      </w:r>
      <w:proofErr w:type="spellEnd"/>
      <w:r>
        <w:rPr>
          <w:rFonts w:ascii="Arial" w:hAnsi="Arial" w:cs="Arial"/>
          <w:sz w:val="28"/>
          <w:szCs w:val="28"/>
        </w:rPr>
        <w:t xml:space="preserve"> </w:t>
      </w:r>
      <w:proofErr w:type="spellStart"/>
      <w:r>
        <w:rPr>
          <w:rFonts w:ascii="Arial" w:hAnsi="Arial" w:cs="Arial"/>
          <w:sz w:val="28"/>
          <w:szCs w:val="28"/>
        </w:rPr>
        <w:t>zvinokudaidzai</w:t>
      </w:r>
      <w:proofErr w:type="spellEnd"/>
      <w:r>
        <w:rPr>
          <w:rFonts w:ascii="Arial" w:hAnsi="Arial" w:cs="Arial"/>
          <w:sz w:val="28"/>
          <w:szCs w:val="28"/>
        </w:rPr>
        <w:t xml:space="preserve"> </w:t>
      </w:r>
      <w:proofErr w:type="spellStart"/>
      <w:r>
        <w:rPr>
          <w:rFonts w:ascii="Arial" w:hAnsi="Arial" w:cs="Arial"/>
          <w:sz w:val="28"/>
          <w:szCs w:val="28"/>
        </w:rPr>
        <w:t>nekuti</w:t>
      </w:r>
      <w:proofErr w:type="spellEnd"/>
      <w:r>
        <w:rPr>
          <w:rFonts w:ascii="Arial" w:hAnsi="Arial" w:cs="Arial"/>
          <w:sz w:val="28"/>
          <w:szCs w:val="28"/>
        </w:rPr>
        <w:t xml:space="preserve"> </w:t>
      </w:r>
      <w:proofErr w:type="spellStart"/>
      <w:r>
        <w:rPr>
          <w:rFonts w:ascii="Arial" w:hAnsi="Arial" w:cs="Arial"/>
          <w:sz w:val="28"/>
          <w:szCs w:val="28"/>
        </w:rPr>
        <w:t>munopfumawo</w:t>
      </w:r>
      <w:proofErr w:type="spellEnd"/>
      <w:r>
        <w:rPr>
          <w:rFonts w:ascii="Arial" w:hAnsi="Arial" w:cs="Arial"/>
          <w:sz w:val="28"/>
          <w:szCs w:val="28"/>
        </w:rPr>
        <w:t xml:space="preserve">. But </w:t>
      </w:r>
      <w:proofErr w:type="spellStart"/>
      <w:r>
        <w:rPr>
          <w:rFonts w:ascii="Arial" w:hAnsi="Arial" w:cs="Arial"/>
          <w:sz w:val="28"/>
          <w:szCs w:val="28"/>
        </w:rPr>
        <w:t>zvikwambo</w:t>
      </w:r>
      <w:proofErr w:type="spellEnd"/>
      <w:r>
        <w:rPr>
          <w:rFonts w:ascii="Arial" w:hAnsi="Arial" w:cs="Arial"/>
          <w:sz w:val="28"/>
          <w:szCs w:val="28"/>
        </w:rPr>
        <w:t xml:space="preserve"> </w:t>
      </w:r>
      <w:proofErr w:type="spellStart"/>
      <w:r>
        <w:rPr>
          <w:rFonts w:ascii="Arial" w:hAnsi="Arial" w:cs="Arial"/>
          <w:sz w:val="28"/>
          <w:szCs w:val="28"/>
        </w:rPr>
        <w:t>hazvizokuudzi</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“Ukaromba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vako</w:t>
      </w:r>
      <w:proofErr w:type="spellEnd"/>
      <w:r>
        <w:rPr>
          <w:rFonts w:ascii="Arial" w:hAnsi="Arial" w:cs="Arial"/>
          <w:sz w:val="28"/>
          <w:szCs w:val="28"/>
        </w:rPr>
        <w:t xml:space="preserve"> </w:t>
      </w:r>
      <w:proofErr w:type="spellStart"/>
      <w:r>
        <w:rPr>
          <w:rFonts w:ascii="Arial" w:hAnsi="Arial" w:cs="Arial"/>
          <w:sz w:val="28"/>
          <w:szCs w:val="28"/>
        </w:rPr>
        <w:t>vachapera</w:t>
      </w:r>
      <w:proofErr w:type="spellEnd"/>
      <w:r>
        <w:rPr>
          <w:rFonts w:ascii="Arial" w:hAnsi="Arial" w:cs="Arial"/>
          <w:sz w:val="28"/>
          <w:szCs w:val="28"/>
        </w:rPr>
        <w:t xml:space="preserve">, </w:t>
      </w:r>
      <w:proofErr w:type="spellStart"/>
      <w:r>
        <w:rPr>
          <w:rFonts w:ascii="Arial" w:hAnsi="Arial" w:cs="Arial"/>
          <w:sz w:val="28"/>
          <w:szCs w:val="28"/>
        </w:rPr>
        <w:t>ndichatora</w:t>
      </w:r>
      <w:proofErr w:type="spellEnd"/>
      <w:r>
        <w:rPr>
          <w:rFonts w:ascii="Arial" w:hAnsi="Arial" w:cs="Arial"/>
          <w:sz w:val="28"/>
          <w:szCs w:val="28"/>
        </w:rPr>
        <w:t xml:space="preserve"> </w:t>
      </w:r>
      <w:proofErr w:type="spellStart"/>
      <w:r>
        <w:rPr>
          <w:rFonts w:ascii="Arial" w:hAnsi="Arial" w:cs="Arial"/>
          <w:sz w:val="28"/>
          <w:szCs w:val="28"/>
        </w:rPr>
        <w:t>vakadzi</w:t>
      </w:r>
      <w:proofErr w:type="spellEnd"/>
      <w:r>
        <w:rPr>
          <w:rFonts w:ascii="Arial" w:hAnsi="Arial" w:cs="Arial"/>
          <w:sz w:val="28"/>
          <w:szCs w:val="28"/>
        </w:rPr>
        <w:t xml:space="preserve"> </w:t>
      </w:r>
      <w:proofErr w:type="spellStart"/>
      <w:r>
        <w:rPr>
          <w:rFonts w:ascii="Arial" w:hAnsi="Arial" w:cs="Arial"/>
          <w:sz w:val="28"/>
          <w:szCs w:val="28"/>
        </w:rPr>
        <w:t>vako</w:t>
      </w:r>
      <w:proofErr w:type="spellEnd"/>
      <w:r>
        <w:rPr>
          <w:rFonts w:ascii="Arial" w:hAnsi="Arial" w:cs="Arial"/>
          <w:sz w:val="28"/>
          <w:szCs w:val="28"/>
        </w:rPr>
        <w:t>. U–</w:t>
      </w:r>
      <w:proofErr w:type="spellStart"/>
      <w:r>
        <w:rPr>
          <w:rFonts w:ascii="Arial" w:hAnsi="Arial" w:cs="Arial"/>
          <w:sz w:val="28"/>
          <w:szCs w:val="28"/>
        </w:rPr>
        <w:t>uchavaviga</w:t>
      </w:r>
      <w:proofErr w:type="spellEnd"/>
      <w:r>
        <w:rPr>
          <w:rFonts w:ascii="Arial" w:hAnsi="Arial" w:cs="Arial"/>
          <w:sz w:val="28"/>
          <w:szCs w:val="28"/>
        </w:rPr>
        <w:t xml:space="preserve"> </w:t>
      </w:r>
      <w:proofErr w:type="spellStart"/>
      <w:r>
        <w:rPr>
          <w:rFonts w:ascii="Arial" w:hAnsi="Arial" w:cs="Arial"/>
          <w:sz w:val="28"/>
          <w:szCs w:val="28"/>
        </w:rPr>
        <w:t>vana</w:t>
      </w:r>
      <w:proofErr w:type="spellEnd"/>
      <w:r>
        <w:rPr>
          <w:rFonts w:ascii="Arial" w:hAnsi="Arial" w:cs="Arial"/>
          <w:sz w:val="28"/>
          <w:szCs w:val="28"/>
        </w:rPr>
        <w:t xml:space="preserve"> </w:t>
      </w:r>
      <w:proofErr w:type="spellStart"/>
      <w:r>
        <w:rPr>
          <w:rFonts w:ascii="Arial" w:hAnsi="Arial" w:cs="Arial"/>
          <w:sz w:val="28"/>
          <w:szCs w:val="28"/>
        </w:rPr>
        <w:t>ivavo</w:t>
      </w:r>
      <w:proofErr w:type="spellEnd"/>
      <w:r>
        <w:rPr>
          <w:rFonts w:ascii="Arial" w:hAnsi="Arial" w:cs="Arial"/>
          <w:sz w:val="28"/>
          <w:szCs w:val="28"/>
        </w:rPr>
        <w:t xml:space="preserve">.” </w:t>
      </w:r>
      <w:proofErr w:type="spellStart"/>
      <w:r>
        <w:rPr>
          <w:rFonts w:ascii="Arial" w:hAnsi="Arial" w:cs="Arial"/>
          <w:sz w:val="28"/>
          <w:szCs w:val="28"/>
        </w:rPr>
        <w:t>Chikwambo</w:t>
      </w:r>
      <w:proofErr w:type="spellEnd"/>
      <w:r>
        <w:rPr>
          <w:rFonts w:ascii="Arial" w:hAnsi="Arial" w:cs="Arial"/>
          <w:sz w:val="28"/>
          <w:szCs w:val="28"/>
        </w:rPr>
        <w:t xml:space="preserve"> </w:t>
      </w:r>
      <w:proofErr w:type="spellStart"/>
      <w:r>
        <w:rPr>
          <w:rFonts w:ascii="Arial" w:hAnsi="Arial" w:cs="Arial"/>
          <w:sz w:val="28"/>
          <w:szCs w:val="28"/>
        </w:rPr>
        <w:t>hachikutaurire</w:t>
      </w:r>
      <w:proofErr w:type="spellEnd"/>
      <w:r>
        <w:rPr>
          <w:rFonts w:ascii="Arial" w:hAnsi="Arial" w:cs="Arial"/>
          <w:sz w:val="28"/>
          <w:szCs w:val="28"/>
        </w:rPr>
        <w:t xml:space="preserve"> </w:t>
      </w:r>
      <w:proofErr w:type="spellStart"/>
      <w:r>
        <w:rPr>
          <w:rFonts w:ascii="Arial" w:hAnsi="Arial" w:cs="Arial"/>
          <w:sz w:val="28"/>
          <w:szCs w:val="28"/>
        </w:rPr>
        <w:t>izvozvo</w:t>
      </w:r>
      <w:proofErr w:type="spellEnd"/>
      <w:r>
        <w:rPr>
          <w:rFonts w:ascii="Arial" w:hAnsi="Arial" w:cs="Arial"/>
          <w:sz w:val="28"/>
          <w:szCs w:val="28"/>
        </w:rPr>
        <w:t xml:space="preserve">. But </w:t>
      </w:r>
      <w:proofErr w:type="spellStart"/>
      <w:r>
        <w:rPr>
          <w:rFonts w:ascii="Arial" w:hAnsi="Arial" w:cs="Arial"/>
          <w:sz w:val="28"/>
          <w:szCs w:val="28"/>
        </w:rPr>
        <w:t>zvaMwari</w:t>
      </w:r>
      <w:proofErr w:type="spellEnd"/>
      <w:r>
        <w:rPr>
          <w:rFonts w:ascii="Arial" w:hAnsi="Arial" w:cs="Arial"/>
          <w:sz w:val="28"/>
          <w:szCs w:val="28"/>
        </w:rPr>
        <w:t xml:space="preserve"> </w:t>
      </w:r>
      <w:proofErr w:type="spellStart"/>
      <w:r>
        <w:rPr>
          <w:rFonts w:ascii="Arial" w:hAnsi="Arial" w:cs="Arial"/>
          <w:sz w:val="28"/>
          <w:szCs w:val="28"/>
        </w:rPr>
        <w:t>ukauya</w:t>
      </w:r>
      <w:proofErr w:type="spellEnd"/>
      <w:r>
        <w:rPr>
          <w:rFonts w:ascii="Arial" w:hAnsi="Arial" w:cs="Arial"/>
          <w:sz w:val="28"/>
          <w:szCs w:val="28"/>
        </w:rPr>
        <w:t xml:space="preserve"> </w:t>
      </w:r>
      <w:proofErr w:type="spellStart"/>
      <w:r>
        <w:rPr>
          <w:rFonts w:ascii="Arial" w:hAnsi="Arial" w:cs="Arial"/>
          <w:sz w:val="28"/>
          <w:szCs w:val="28"/>
        </w:rPr>
        <w:t>uka</w:t>
      </w:r>
      <w:proofErr w:type="spellEnd"/>
      <w:r>
        <w:rPr>
          <w:rFonts w:ascii="Arial" w:hAnsi="Arial" w:cs="Arial"/>
          <w:sz w:val="28"/>
          <w:szCs w:val="28"/>
        </w:rPr>
        <w:t>…</w:t>
      </w:r>
      <w:proofErr w:type="spellStart"/>
      <w:r>
        <w:rPr>
          <w:rFonts w:ascii="Arial" w:hAnsi="Arial" w:cs="Arial"/>
          <w:sz w:val="28"/>
          <w:szCs w:val="28"/>
        </w:rPr>
        <w:t>ukaropafadzwa</w:t>
      </w:r>
      <w:proofErr w:type="spellEnd"/>
      <w:r>
        <w:rPr>
          <w:rFonts w:ascii="Arial" w:hAnsi="Arial" w:cs="Arial"/>
          <w:sz w:val="28"/>
          <w:szCs w:val="28"/>
        </w:rPr>
        <w:t xml:space="preserve"> </w:t>
      </w:r>
      <w:proofErr w:type="spellStart"/>
      <w:r>
        <w:rPr>
          <w:rFonts w:ascii="Arial" w:hAnsi="Arial" w:cs="Arial"/>
          <w:sz w:val="28"/>
          <w:szCs w:val="28"/>
        </w:rPr>
        <w:t>naMwari</w:t>
      </w:r>
      <w:proofErr w:type="spellEnd"/>
      <w:r>
        <w:rPr>
          <w:rFonts w:ascii="Arial" w:hAnsi="Arial" w:cs="Arial"/>
          <w:sz w:val="28"/>
          <w:szCs w:val="28"/>
        </w:rPr>
        <w:t>, hu–</w:t>
      </w:r>
      <w:proofErr w:type="spellStart"/>
      <w:r>
        <w:rPr>
          <w:rFonts w:ascii="Arial" w:hAnsi="Arial" w:cs="Arial"/>
          <w:sz w:val="28"/>
          <w:szCs w:val="28"/>
        </w:rPr>
        <w:t>anoti</w:t>
      </w:r>
      <w:proofErr w:type="spellEnd"/>
      <w:r>
        <w:rPr>
          <w:rFonts w:ascii="Arial" w:hAnsi="Arial" w:cs="Arial"/>
          <w:sz w:val="28"/>
          <w:szCs w:val="28"/>
        </w:rPr>
        <w:t>, “My peace I give unto you.”</w:t>
      </w:r>
      <w:r w:rsidRPr="00711254">
        <w:rPr>
          <w:rFonts w:ascii="Arial" w:hAnsi="Arial" w:cs="Arial"/>
          <w:sz w:val="18"/>
          <w:szCs w:val="1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Hallelujah!</w:t>
      </w:r>
      <w:r w:rsidRPr="00711254">
        <w:rPr>
          <w:rFonts w:ascii="Arial" w:hAnsi="Arial" w:cs="Arial"/>
          <w:sz w:val="18"/>
          <w:szCs w:val="1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p>
    <w:p w:rsidR="001847F0" w:rsidP="001847F0" w:rsidRDefault="001847F0" w14:paraId="0B40D554" w14:textId="77777777">
      <w:pPr>
        <w:jc w:val="both"/>
        <w:rPr>
          <w:rFonts w:ascii="Arial" w:hAnsi="Arial" w:cs="Arial"/>
          <w:sz w:val="28"/>
          <w:szCs w:val="28"/>
        </w:rPr>
      </w:pPr>
      <w:r w:rsidRPr="00A74237">
        <w:rPr>
          <w:rFonts w:ascii="Arial" w:hAnsi="Arial" w:cs="Arial"/>
          <w:sz w:val="28"/>
          <w:szCs w:val="28"/>
          <w:vertAlign w:val="superscript"/>
        </w:rPr>
        <w:t>250</w:t>
      </w:r>
      <w:r>
        <w:rPr>
          <w:rFonts w:ascii="Arial" w:hAnsi="Arial" w:cs="Arial"/>
          <w:sz w:val="28"/>
          <w:szCs w:val="28"/>
        </w:rPr>
        <w:t xml:space="preserve">Ndosaka </w:t>
      </w:r>
      <w:proofErr w:type="spellStart"/>
      <w:r>
        <w:rPr>
          <w:rFonts w:ascii="Arial" w:hAnsi="Arial" w:cs="Arial"/>
          <w:sz w:val="28"/>
          <w:szCs w:val="28"/>
        </w:rPr>
        <w:t>mutendi</w:t>
      </w:r>
      <w:proofErr w:type="spellEnd"/>
      <w:r>
        <w:rPr>
          <w:rFonts w:ascii="Arial" w:hAnsi="Arial" w:cs="Arial"/>
          <w:sz w:val="28"/>
          <w:szCs w:val="28"/>
        </w:rPr>
        <w:t xml:space="preserve"> </w:t>
      </w:r>
      <w:proofErr w:type="spellStart"/>
      <w:r>
        <w:rPr>
          <w:rFonts w:ascii="Arial" w:hAnsi="Arial" w:cs="Arial"/>
          <w:sz w:val="28"/>
          <w:szCs w:val="28"/>
        </w:rPr>
        <w:t>wese</w:t>
      </w:r>
      <w:proofErr w:type="spellEnd"/>
      <w:r>
        <w:rPr>
          <w:rFonts w:ascii="Arial" w:hAnsi="Arial" w:cs="Arial"/>
          <w:sz w:val="28"/>
          <w:szCs w:val="28"/>
        </w:rPr>
        <w:t xml:space="preserve"> </w:t>
      </w:r>
      <w:proofErr w:type="spellStart"/>
      <w:r>
        <w:rPr>
          <w:rFonts w:ascii="Arial" w:hAnsi="Arial" w:cs="Arial"/>
          <w:sz w:val="28"/>
          <w:szCs w:val="28"/>
        </w:rPr>
        <w:t>anodaidzwa</w:t>
      </w:r>
      <w:proofErr w:type="spellEnd"/>
      <w:r>
        <w:rPr>
          <w:rFonts w:ascii="Arial" w:hAnsi="Arial" w:cs="Arial"/>
          <w:sz w:val="28"/>
          <w:szCs w:val="28"/>
        </w:rPr>
        <w:t xml:space="preserve"> </w:t>
      </w:r>
      <w:proofErr w:type="spellStart"/>
      <w:r>
        <w:rPr>
          <w:rFonts w:ascii="Arial" w:hAnsi="Arial" w:cs="Arial"/>
          <w:sz w:val="28"/>
          <w:szCs w:val="28"/>
        </w:rPr>
        <w:t>naMwari</w:t>
      </w:r>
      <w:proofErr w:type="spellEnd"/>
      <w:r>
        <w:rPr>
          <w:rFonts w:ascii="Arial" w:hAnsi="Arial" w:cs="Arial"/>
          <w:sz w:val="28"/>
          <w:szCs w:val="28"/>
        </w:rPr>
        <w:t xml:space="preserve"> </w:t>
      </w:r>
      <w:proofErr w:type="spellStart"/>
      <w:r>
        <w:rPr>
          <w:rFonts w:ascii="Arial" w:hAnsi="Arial" w:cs="Arial"/>
          <w:sz w:val="28"/>
          <w:szCs w:val="28"/>
        </w:rPr>
        <w:t>ane</w:t>
      </w:r>
      <w:proofErr w:type="spellEnd"/>
      <w:r>
        <w:rPr>
          <w:rFonts w:ascii="Arial" w:hAnsi="Arial" w:cs="Arial"/>
          <w:sz w:val="28"/>
          <w:szCs w:val="28"/>
        </w:rPr>
        <w:t xml:space="preserve"> right </w:t>
      </w:r>
      <w:proofErr w:type="spellStart"/>
      <w:r>
        <w:rPr>
          <w:rFonts w:ascii="Arial" w:hAnsi="Arial" w:cs="Arial"/>
          <w:sz w:val="28"/>
          <w:szCs w:val="28"/>
        </w:rPr>
        <w:t>yekuropafa</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yekuropafadzwa</w:t>
      </w:r>
      <w:proofErr w:type="spellEnd"/>
      <w:r>
        <w:rPr>
          <w:rFonts w:ascii="Arial" w:hAnsi="Arial" w:cs="Arial"/>
          <w:sz w:val="18"/>
          <w:szCs w:val="18"/>
        </w:rPr>
        <w:t>,</w:t>
      </w:r>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nekuti</w:t>
      </w:r>
      <w:proofErr w:type="spellEnd"/>
      <w:r>
        <w:rPr>
          <w:rFonts w:ascii="Arial" w:hAnsi="Arial" w:cs="Arial"/>
          <w:sz w:val="28"/>
          <w:szCs w:val="28"/>
        </w:rPr>
        <w:t xml:space="preserve"> Mwari </w:t>
      </w:r>
      <w:proofErr w:type="spellStart"/>
      <w:r>
        <w:rPr>
          <w:rFonts w:ascii="Arial" w:hAnsi="Arial" w:cs="Arial"/>
          <w:sz w:val="28"/>
          <w:szCs w:val="28"/>
        </w:rPr>
        <w:t>vakakudaidza</w:t>
      </w:r>
      <w:proofErr w:type="spellEnd"/>
      <w:r>
        <w:rPr>
          <w:rFonts w:ascii="Arial" w:hAnsi="Arial" w:cs="Arial"/>
          <w:sz w:val="28"/>
          <w:szCs w:val="28"/>
        </w:rPr>
        <w:t xml:space="preserve"> </w:t>
      </w:r>
      <w:proofErr w:type="spellStart"/>
      <w:r>
        <w:rPr>
          <w:rFonts w:ascii="Arial" w:hAnsi="Arial" w:cs="Arial"/>
          <w:sz w:val="28"/>
          <w:szCs w:val="28"/>
        </w:rPr>
        <w:t>vachiti</w:t>
      </w:r>
      <w:proofErr w:type="spellEnd"/>
      <w:r>
        <w:rPr>
          <w:rFonts w:ascii="Arial" w:hAnsi="Arial" w:cs="Arial"/>
          <w:sz w:val="28"/>
          <w:szCs w:val="28"/>
        </w:rPr>
        <w:t xml:space="preserve"> </w:t>
      </w:r>
      <w:proofErr w:type="spellStart"/>
      <w:r>
        <w:rPr>
          <w:rFonts w:ascii="Arial" w:hAnsi="Arial" w:cs="Arial"/>
          <w:sz w:val="28"/>
          <w:szCs w:val="28"/>
        </w:rPr>
        <w:t>huya</w:t>
      </w:r>
      <w:proofErr w:type="spellEnd"/>
      <w:r>
        <w:rPr>
          <w:rFonts w:ascii="Arial" w:hAnsi="Arial" w:cs="Arial"/>
          <w:sz w:val="28"/>
          <w:szCs w:val="28"/>
        </w:rPr>
        <w:t xml:space="preserve"> </w:t>
      </w:r>
      <w:proofErr w:type="spellStart"/>
      <w:r>
        <w:rPr>
          <w:rFonts w:ascii="Arial" w:hAnsi="Arial" w:cs="Arial"/>
          <w:sz w:val="28"/>
          <w:szCs w:val="28"/>
        </w:rPr>
        <w:t>ndizokuropafa</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kukuropafadza</w:t>
      </w:r>
      <w:proofErr w:type="spellEnd"/>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Hatitarisei</w:t>
      </w:r>
      <w:proofErr w:type="spellEnd"/>
      <w:r>
        <w:rPr>
          <w:rFonts w:ascii="Arial" w:hAnsi="Arial" w:cs="Arial"/>
          <w:sz w:val="28"/>
          <w:szCs w:val="28"/>
        </w:rPr>
        <w:t xml:space="preserve"> kuna Genesis chapter 12. </w:t>
      </w:r>
      <w:proofErr w:type="spellStart"/>
      <w:r>
        <w:rPr>
          <w:rFonts w:ascii="Arial" w:hAnsi="Arial" w:cs="Arial"/>
          <w:sz w:val="28"/>
          <w:szCs w:val="28"/>
        </w:rPr>
        <w:t>Ndoda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munyatsoo</w:t>
      </w:r>
      <w:proofErr w:type="spellEnd"/>
      <w:ins w:author="Transcriber01 JHB" w:date="2025-08-25T15:14:00Z" w16du:dateUtc="2025-08-25T13:14:00Z" w:id="199">
        <w:r>
          <w:rPr>
            <w:rFonts w:ascii="Arial" w:hAnsi="Arial" w:cs="Arial"/>
            <w:sz w:val="28"/>
            <w:szCs w:val="28"/>
          </w:rPr>
          <w:t>—</w:t>
        </w:r>
      </w:ins>
      <w:r>
        <w:rPr>
          <w:rFonts w:ascii="Arial" w:hAnsi="Arial" w:cs="Arial"/>
          <w:sz w:val="28"/>
          <w:szCs w:val="28"/>
        </w:rPr>
        <w:t>…</w:t>
      </w:r>
      <w:ins w:author="Transcriber01 JHB" w:date="2025-08-22T15:13:00Z" w16du:dateUtc="2025-08-22T13:13:00Z" w:id="200">
        <w:r>
          <w:rPr>
            <w:rFonts w:ascii="Arial" w:hAnsi="Arial" w:cs="Arial"/>
            <w:sz w:val="28"/>
            <w:szCs w:val="28"/>
          </w:rPr>
          <w:t xml:space="preserve"> </w:t>
        </w:r>
      </w:ins>
      <w:r w:rsidRPr="00B9210F">
        <w:rPr>
          <w:rFonts w:ascii="Arial" w:hAnsi="Arial" w:cs="Arial"/>
          <w:sz w:val="18"/>
          <w:szCs w:val="18"/>
        </w:rPr>
        <w:t xml:space="preserve">[Blank </w:t>
      </w:r>
      <w:proofErr w:type="gramStart"/>
      <w:r w:rsidRPr="00B9210F">
        <w:rPr>
          <w:rFonts w:ascii="Arial" w:hAnsi="Arial" w:cs="Arial"/>
          <w:sz w:val="18"/>
          <w:szCs w:val="18"/>
        </w:rPr>
        <w:t>spot on</w:t>
      </w:r>
      <w:proofErr w:type="gramEnd"/>
      <w:r w:rsidRPr="00B9210F">
        <w:rPr>
          <w:rFonts w:ascii="Arial" w:hAnsi="Arial" w:cs="Arial"/>
          <w:sz w:val="18"/>
          <w:szCs w:val="18"/>
        </w:rPr>
        <w:t xml:space="preserve"> tape—ED] </w:t>
      </w:r>
      <w:r>
        <w:rPr>
          <w:rFonts w:ascii="Arial" w:hAnsi="Arial" w:cs="Arial"/>
          <w:sz w:val="28"/>
          <w:szCs w:val="28"/>
        </w:rPr>
        <w:t>…</w:t>
      </w:r>
      <w:ins w:author="Transcriber01 JHB" w:date="2025-08-25T15:15:00Z" w16du:dateUtc="2025-08-25T13:15:00Z" w:id="201">
        <w:r>
          <w:rPr>
            <w:rFonts w:ascii="Arial" w:hAnsi="Arial" w:cs="Arial"/>
            <w:sz w:val="28"/>
            <w:szCs w:val="28"/>
          </w:rPr>
          <w:t xml:space="preserve"> —</w:t>
        </w:r>
      </w:ins>
      <w:r>
        <w:rPr>
          <w:rFonts w:ascii="Arial" w:hAnsi="Arial" w:cs="Arial"/>
          <w:sz w:val="28"/>
          <w:szCs w:val="28"/>
        </w:rPr>
        <w:t xml:space="preserve">chapter 12. </w:t>
      </w:r>
      <w:proofErr w:type="spellStart"/>
      <w:r>
        <w:rPr>
          <w:rFonts w:ascii="Arial" w:hAnsi="Arial" w:cs="Arial"/>
          <w:sz w:val="28"/>
          <w:szCs w:val="28"/>
        </w:rPr>
        <w:t>Handei</w:t>
      </w:r>
      <w:proofErr w:type="spellEnd"/>
      <w:r>
        <w:rPr>
          <w:rFonts w:ascii="Arial" w:hAnsi="Arial" w:cs="Arial"/>
          <w:sz w:val="28"/>
          <w:szCs w:val="28"/>
        </w:rPr>
        <w:t xml:space="preserve"> kuna Genesis chapter 12 </w:t>
      </w:r>
      <w:proofErr w:type="spellStart"/>
      <w:r>
        <w:rPr>
          <w:rFonts w:ascii="Arial" w:hAnsi="Arial" w:cs="Arial"/>
          <w:sz w:val="28"/>
          <w:szCs w:val="28"/>
        </w:rPr>
        <w:t>tinyatsoona</w:t>
      </w:r>
      <w:proofErr w:type="spellEnd"/>
      <w:r>
        <w:rPr>
          <w:rFonts w:ascii="Arial" w:hAnsi="Arial" w:cs="Arial"/>
          <w:sz w:val="28"/>
          <w:szCs w:val="28"/>
        </w:rPr>
        <w:t xml:space="preserve">. </w:t>
      </w:r>
      <w:proofErr w:type="spellStart"/>
      <w:r>
        <w:rPr>
          <w:rFonts w:ascii="Arial" w:hAnsi="Arial" w:cs="Arial"/>
          <w:sz w:val="28"/>
          <w:szCs w:val="28"/>
        </w:rPr>
        <w:t>Tasvika</w:t>
      </w:r>
      <w:proofErr w:type="spellEnd"/>
      <w:r>
        <w:rPr>
          <w:rFonts w:ascii="Arial" w:hAnsi="Arial" w:cs="Arial"/>
          <w:sz w:val="28"/>
          <w:szCs w:val="28"/>
        </w:rPr>
        <w:t xml:space="preserve"> kuna Genesis chapter 12?</w:t>
      </w:r>
      <w:r w:rsidRPr="00B95660">
        <w:rPr>
          <w:rFonts w:ascii="Arial" w:hAnsi="Arial" w:cs="Arial"/>
          <w:sz w:val="18"/>
          <w:szCs w:val="1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 xml:space="preserve">Right. Verse 1. </w:t>
      </w:r>
      <w:proofErr w:type="spellStart"/>
      <w:r>
        <w:rPr>
          <w:rFonts w:ascii="Arial" w:hAnsi="Arial" w:cs="Arial"/>
          <w:sz w:val="28"/>
          <w:szCs w:val="28"/>
        </w:rPr>
        <w:t>Hatiiti</w:t>
      </w:r>
      <w:proofErr w:type="spellEnd"/>
      <w:r>
        <w:rPr>
          <w:rFonts w:ascii="Arial" w:hAnsi="Arial" w:cs="Arial"/>
          <w:sz w:val="28"/>
          <w:szCs w:val="28"/>
        </w:rPr>
        <w:t xml:space="preserve"> Amen tese.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 xml:space="preserve"> </w:t>
      </w:r>
      <w:proofErr w:type="spellStart"/>
      <w:r>
        <w:rPr>
          <w:rFonts w:ascii="Arial" w:hAnsi="Arial" w:cs="Arial"/>
          <w:sz w:val="28"/>
          <w:szCs w:val="28"/>
        </w:rPr>
        <w:t>Handisi</w:t>
      </w:r>
      <w:proofErr w:type="spellEnd"/>
      <w:r>
        <w:rPr>
          <w:rFonts w:ascii="Arial" w:hAnsi="Arial" w:cs="Arial"/>
          <w:sz w:val="28"/>
          <w:szCs w:val="28"/>
        </w:rPr>
        <w:t xml:space="preserve"> </w:t>
      </w:r>
      <w:proofErr w:type="spellStart"/>
      <w:r>
        <w:rPr>
          <w:rFonts w:ascii="Arial" w:hAnsi="Arial" w:cs="Arial"/>
          <w:sz w:val="28"/>
          <w:szCs w:val="28"/>
        </w:rPr>
        <w:t>kumunzwa</w:t>
      </w:r>
      <w:proofErr w:type="spellEnd"/>
      <w:r>
        <w:rPr>
          <w:rFonts w:ascii="Arial" w:hAnsi="Arial" w:cs="Arial"/>
          <w:sz w:val="28"/>
          <w:szCs w:val="28"/>
        </w:rPr>
        <w:t xml:space="preserve"> Amen </w:t>
      </w:r>
      <w:proofErr w:type="spellStart"/>
      <w:r>
        <w:rPr>
          <w:rFonts w:ascii="Arial" w:hAnsi="Arial" w:cs="Arial"/>
          <w:sz w:val="28"/>
          <w:szCs w:val="28"/>
        </w:rPr>
        <w:t>iyeye</w:t>
      </w:r>
      <w:proofErr w:type="spellEnd"/>
      <w:r>
        <w:rPr>
          <w:rFonts w:ascii="Arial" w:hAnsi="Arial" w:cs="Arial"/>
          <w:sz w:val="28"/>
          <w:szCs w:val="28"/>
        </w:rPr>
        <w:t>.</w:t>
      </w:r>
      <w:r w:rsidRPr="0048475E">
        <w:rPr>
          <w:rFonts w:ascii="Arial" w:hAnsi="Arial" w:cs="Arial"/>
          <w:sz w:val="18"/>
          <w:szCs w:val="1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Ngaapfuure</w:t>
      </w:r>
      <w:proofErr w:type="spellEnd"/>
      <w:ins w:author="Transcriber01 JHB" w:date="2025-08-25T15:16:00Z" w16du:dateUtc="2025-08-25T13:16:00Z" w:id="202">
        <w:r>
          <w:rPr>
            <w:rFonts w:ascii="Arial" w:hAnsi="Arial" w:cs="Arial"/>
            <w:sz w:val="28"/>
            <w:szCs w:val="28"/>
          </w:rPr>
          <w:t xml:space="preserve">— </w:t>
        </w:r>
      </w:ins>
      <w:del w:author="Transcriber01 JHB" w:date="2025-08-25T15:16:00Z" w16du:dateUtc="2025-08-25T13:16:00Z" w:id="203">
        <w:r w:rsidDel="0073311A">
          <w:rPr>
            <w:rFonts w:ascii="Arial" w:hAnsi="Arial" w:cs="Arial"/>
            <w:sz w:val="28"/>
            <w:szCs w:val="28"/>
          </w:rPr>
          <w:delText>…</w:delText>
        </w:r>
      </w:del>
      <w:ins w:author="Transcriber01 JHB" w:date="2025-08-22T15:13:00Z" w16du:dateUtc="2025-08-22T13:13:00Z" w:id="204">
        <w:r>
          <w:rPr>
            <w:rFonts w:ascii="Arial" w:hAnsi="Arial" w:cs="Arial"/>
            <w:sz w:val="28"/>
            <w:szCs w:val="28"/>
          </w:rPr>
          <w:t xml:space="preserve"> </w:t>
        </w:r>
      </w:ins>
      <w:r w:rsidRPr="0047730A">
        <w:rPr>
          <w:rFonts w:ascii="Arial" w:hAnsi="Arial" w:cs="Arial"/>
          <w:sz w:val="18"/>
          <w:szCs w:val="18"/>
        </w:rPr>
        <w:t xml:space="preserve">[Blank </w:t>
      </w:r>
      <w:proofErr w:type="gramStart"/>
      <w:r w:rsidRPr="0047730A">
        <w:rPr>
          <w:rFonts w:ascii="Arial" w:hAnsi="Arial" w:cs="Arial"/>
          <w:sz w:val="18"/>
          <w:szCs w:val="18"/>
        </w:rPr>
        <w:t>spot on</w:t>
      </w:r>
      <w:proofErr w:type="gramEnd"/>
      <w:r w:rsidRPr="0047730A">
        <w:rPr>
          <w:rFonts w:ascii="Arial" w:hAnsi="Arial" w:cs="Arial"/>
          <w:sz w:val="18"/>
          <w:szCs w:val="18"/>
        </w:rPr>
        <w:t xml:space="preserve"> tape—ED]</w:t>
      </w:r>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proofErr w:type="spellStart"/>
      <w:r>
        <w:rPr>
          <w:rFonts w:ascii="Arial" w:hAnsi="Arial" w:cs="Arial"/>
          <w:sz w:val="28"/>
          <w:szCs w:val="28"/>
        </w:rPr>
        <w:t>Hativerengeyi</w:t>
      </w:r>
      <w:proofErr w:type="spellEnd"/>
      <w:r>
        <w:rPr>
          <w:rFonts w:ascii="Arial" w:hAnsi="Arial" w:cs="Arial"/>
          <w:sz w:val="28"/>
          <w:szCs w:val="28"/>
        </w:rPr>
        <w:t xml:space="preserve"> from verse 1 tese, </w:t>
      </w:r>
      <w:proofErr w:type="spellStart"/>
      <w:r>
        <w:rPr>
          <w:rFonts w:ascii="Arial" w:hAnsi="Arial" w:cs="Arial"/>
          <w:sz w:val="28"/>
          <w:szCs w:val="28"/>
        </w:rPr>
        <w:t>hativerengeyi</w:t>
      </w:r>
      <w:proofErr w:type="spellEnd"/>
      <w:r>
        <w:rPr>
          <w:rFonts w:ascii="Arial" w:hAnsi="Arial" w:cs="Arial"/>
          <w:sz w:val="28"/>
          <w:szCs w:val="28"/>
        </w:rPr>
        <w:t xml:space="preserve"> tese:</w:t>
      </w:r>
    </w:p>
    <w:p w:rsidR="001847F0" w:rsidP="001847F0" w:rsidRDefault="001847F0" w14:paraId="5144BCD3" w14:textId="77777777">
      <w:pPr>
        <w:ind w:left="720"/>
        <w:jc w:val="both"/>
        <w:rPr>
          <w:rFonts w:ascii="Arial" w:hAnsi="Arial" w:cs="Arial"/>
          <w:sz w:val="28"/>
          <w:szCs w:val="28"/>
        </w:rPr>
      </w:pPr>
      <w:r w:rsidRPr="000D44F9">
        <w:rPr>
          <w:rFonts w:ascii="Arial" w:hAnsi="Arial" w:cs="Arial"/>
          <w:i/>
          <w:iCs/>
          <w:sz w:val="28"/>
          <w:szCs w:val="28"/>
          <w:lang w:val="x-none"/>
        </w:rPr>
        <w:t>Now the LORD had said unto Abram, Get thee out of thy country, and from thy kindred, and from thy father's house, unto a land that I will shew thee:</w:t>
      </w:r>
      <w:r w:rsidRPr="000D44F9">
        <w:rPr>
          <w:rFonts w:ascii="Arial" w:hAnsi="Arial" w:cs="Arial"/>
          <w:sz w:val="28"/>
          <w:szCs w:val="28"/>
          <w:lang w:val="x-none"/>
        </w:rPr>
        <w:t> </w:t>
      </w:r>
    </w:p>
    <w:p w:rsidR="001847F0" w:rsidP="001847F0" w:rsidRDefault="001847F0" w14:paraId="550CC52A" w14:textId="77777777">
      <w:pPr>
        <w:jc w:val="both"/>
        <w:rPr>
          <w:rFonts w:ascii="Arial" w:hAnsi="Arial" w:cs="Arial"/>
          <w:sz w:val="28"/>
          <w:szCs w:val="28"/>
        </w:rPr>
      </w:pPr>
      <w:r w:rsidRPr="00A74237">
        <w:rPr>
          <w:rFonts w:ascii="Arial" w:hAnsi="Arial" w:cs="Arial"/>
          <w:sz w:val="28"/>
          <w:szCs w:val="28"/>
          <w:vertAlign w:val="superscript"/>
        </w:rPr>
        <w:t>251</w:t>
      </w:r>
      <w:r>
        <w:rPr>
          <w:rFonts w:ascii="Arial" w:hAnsi="Arial" w:cs="Arial"/>
          <w:sz w:val="28"/>
          <w:szCs w:val="28"/>
        </w:rPr>
        <w:t xml:space="preserve">Right, </w:t>
      </w:r>
      <w:proofErr w:type="spellStart"/>
      <w:r>
        <w:rPr>
          <w:rFonts w:ascii="Arial" w:hAnsi="Arial" w:cs="Arial"/>
          <w:sz w:val="28"/>
          <w:szCs w:val="28"/>
        </w:rPr>
        <w:t>hationei</w:t>
      </w:r>
      <w:proofErr w:type="spellEnd"/>
      <w:r>
        <w:rPr>
          <w:rFonts w:ascii="Arial" w:hAnsi="Arial" w:cs="Arial"/>
          <w:sz w:val="28"/>
          <w:szCs w:val="28"/>
        </w:rPr>
        <w:t xml:space="preserve"> </w:t>
      </w:r>
      <w:proofErr w:type="spellStart"/>
      <w:r>
        <w:rPr>
          <w:rFonts w:ascii="Arial" w:hAnsi="Arial" w:cs="Arial"/>
          <w:sz w:val="28"/>
          <w:szCs w:val="28"/>
        </w:rPr>
        <w:t>maropafadzo</w:t>
      </w:r>
      <w:proofErr w:type="spellEnd"/>
      <w:r>
        <w:rPr>
          <w:rFonts w:ascii="Arial" w:hAnsi="Arial" w:cs="Arial"/>
          <w:sz w:val="28"/>
          <w:szCs w:val="28"/>
        </w:rPr>
        <w:t xml:space="preserve"> </w:t>
      </w:r>
      <w:proofErr w:type="spellStart"/>
      <w:r>
        <w:rPr>
          <w:rFonts w:ascii="Arial" w:hAnsi="Arial" w:cs="Arial"/>
          <w:sz w:val="28"/>
          <w:szCs w:val="28"/>
        </w:rPr>
        <w:t>aakavimbiswa</w:t>
      </w:r>
      <w:proofErr w:type="spellEnd"/>
      <w:r>
        <w:rPr>
          <w:rFonts w:ascii="Arial" w:hAnsi="Arial" w:cs="Arial"/>
          <w:sz w:val="28"/>
          <w:szCs w:val="28"/>
        </w:rPr>
        <w:t xml:space="preserve"> </w:t>
      </w:r>
      <w:proofErr w:type="spellStart"/>
      <w:r>
        <w:rPr>
          <w:rFonts w:ascii="Arial" w:hAnsi="Arial" w:cs="Arial"/>
          <w:sz w:val="28"/>
          <w:szCs w:val="28"/>
        </w:rPr>
        <w:t>paakadaidzwa</w:t>
      </w:r>
      <w:proofErr w:type="spellEnd"/>
      <w:r>
        <w:rPr>
          <w:rFonts w:ascii="Arial" w:hAnsi="Arial" w:cs="Arial"/>
          <w:sz w:val="28"/>
          <w:szCs w:val="28"/>
        </w:rPr>
        <w:t xml:space="preserve">. </w:t>
      </w:r>
      <w:proofErr w:type="spellStart"/>
      <w:r>
        <w:rPr>
          <w:rFonts w:ascii="Arial" w:hAnsi="Arial" w:cs="Arial"/>
          <w:sz w:val="28"/>
          <w:szCs w:val="28"/>
        </w:rPr>
        <w:t>Handei</w:t>
      </w:r>
      <w:proofErr w:type="spellEnd"/>
      <w:r>
        <w:rPr>
          <w:rFonts w:ascii="Arial" w:hAnsi="Arial" w:cs="Arial"/>
          <w:sz w:val="28"/>
          <w:szCs w:val="28"/>
        </w:rPr>
        <w:t xml:space="preserve"> pa verse 2:</w:t>
      </w:r>
    </w:p>
    <w:p w:rsidRPr="00F32DEA" w:rsidR="001847F0" w:rsidP="001847F0" w:rsidRDefault="001847F0" w14:paraId="65F4C648" w14:textId="77777777">
      <w:pPr>
        <w:ind w:left="720"/>
        <w:jc w:val="both"/>
        <w:rPr>
          <w:rFonts w:ascii="Arial" w:hAnsi="Arial" w:cs="Arial"/>
          <w:i/>
          <w:iCs/>
          <w:sz w:val="28"/>
          <w:szCs w:val="28"/>
          <w:lang w:val="x-none"/>
        </w:rPr>
      </w:pPr>
      <w:r w:rsidRPr="00F32DEA">
        <w:rPr>
          <w:rFonts w:ascii="Arial" w:hAnsi="Arial" w:cs="Arial"/>
          <w:i/>
          <w:iCs/>
          <w:sz w:val="28"/>
          <w:szCs w:val="28"/>
          <w:lang w:val="x-none"/>
        </w:rPr>
        <w:t>And I will make of thee a great nation, and I will bless thee, and make thy name great; and thou shalt be a blessing: </w:t>
      </w:r>
    </w:p>
    <w:p w:rsidR="001847F0" w:rsidP="001847F0" w:rsidRDefault="001847F0" w14:paraId="7A6792D1" w14:textId="77777777">
      <w:pPr>
        <w:jc w:val="both"/>
        <w:rPr>
          <w:rFonts w:ascii="Arial" w:hAnsi="Arial" w:cs="Arial"/>
          <w:sz w:val="28"/>
          <w:szCs w:val="28"/>
        </w:rPr>
      </w:pPr>
      <w:r w:rsidRPr="00A74237">
        <w:rPr>
          <w:rFonts w:ascii="Arial" w:hAnsi="Arial" w:cs="Arial"/>
          <w:sz w:val="28"/>
          <w:szCs w:val="28"/>
          <w:vertAlign w:val="superscript"/>
        </w:rPr>
        <w:t>252</w:t>
      </w:r>
      <w:r>
        <w:rPr>
          <w:rFonts w:ascii="Arial" w:hAnsi="Arial" w:cs="Arial"/>
          <w:sz w:val="28"/>
          <w:szCs w:val="28"/>
        </w:rPr>
        <w:t>Tingaita Hallelujah here.</w:t>
      </w:r>
      <w:r w:rsidRPr="00DD778C">
        <w:rPr>
          <w:rFonts w:ascii="Arial" w:hAnsi="Arial" w:cs="Arial"/>
          <w:sz w:val="18"/>
          <w:szCs w:val="18"/>
        </w:rPr>
        <w:t xml:space="preserve"> </w:t>
      </w:r>
      <w:r w:rsidRPr="00AE4311">
        <w:rPr>
          <w:rFonts w:ascii="Arial" w:hAnsi="Arial" w:cs="Arial"/>
          <w:sz w:val="18"/>
          <w:szCs w:val="18"/>
        </w:rPr>
        <w:t>[Congregation says, “</w:t>
      </w:r>
      <w:r>
        <w:rPr>
          <w:rFonts w:ascii="Arial" w:hAnsi="Arial" w:cs="Arial"/>
          <w:sz w:val="18"/>
          <w:szCs w:val="18"/>
        </w:rPr>
        <w:t>Hallelujah</w:t>
      </w:r>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Ndichakuita</w:t>
      </w:r>
      <w:proofErr w:type="spellEnd"/>
      <w:r>
        <w:rPr>
          <w:rFonts w:ascii="Arial" w:hAnsi="Arial" w:cs="Arial"/>
          <w:sz w:val="28"/>
          <w:szCs w:val="28"/>
        </w:rPr>
        <w:t xml:space="preserve"> </w:t>
      </w:r>
      <w:proofErr w:type="spellStart"/>
      <w:r>
        <w:rPr>
          <w:rFonts w:ascii="Arial" w:hAnsi="Arial" w:cs="Arial"/>
          <w:sz w:val="28"/>
          <w:szCs w:val="28"/>
        </w:rPr>
        <w:t>rudzi</w:t>
      </w:r>
      <w:proofErr w:type="spellEnd"/>
      <w:r>
        <w:rPr>
          <w:rFonts w:ascii="Arial" w:hAnsi="Arial" w:cs="Arial"/>
          <w:sz w:val="28"/>
          <w:szCs w:val="28"/>
        </w:rPr>
        <w:t xml:space="preserve"> </w:t>
      </w:r>
      <w:proofErr w:type="spellStart"/>
      <w:r>
        <w:rPr>
          <w:rFonts w:ascii="Arial" w:hAnsi="Arial" w:cs="Arial"/>
          <w:sz w:val="28"/>
          <w:szCs w:val="28"/>
        </w:rPr>
        <w:t>ruku</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rwukuru</w:t>
      </w:r>
      <w:proofErr w:type="spellEnd"/>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Ndichakupa</w:t>
      </w:r>
      <w:proofErr w:type="spellEnd"/>
      <w:r>
        <w:rPr>
          <w:rFonts w:ascii="Arial" w:hAnsi="Arial" w:cs="Arial"/>
          <w:sz w:val="28"/>
          <w:szCs w:val="28"/>
        </w:rPr>
        <w:t xml:space="preserve"> </w:t>
      </w:r>
      <w:proofErr w:type="spellStart"/>
      <w:r>
        <w:rPr>
          <w:rFonts w:ascii="Arial" w:hAnsi="Arial" w:cs="Arial"/>
          <w:sz w:val="28"/>
          <w:szCs w:val="28"/>
        </w:rPr>
        <w:t>zita</w:t>
      </w:r>
      <w:proofErr w:type="spellEnd"/>
      <w:r>
        <w:rPr>
          <w:rFonts w:ascii="Arial" w:hAnsi="Arial" w:cs="Arial"/>
          <w:sz w:val="28"/>
          <w:szCs w:val="28"/>
        </w:rPr>
        <w:t xml:space="preserve"> </w:t>
      </w:r>
      <w:proofErr w:type="spellStart"/>
      <w:r>
        <w:rPr>
          <w:rFonts w:ascii="Arial" w:hAnsi="Arial" w:cs="Arial"/>
          <w:sz w:val="28"/>
          <w:szCs w:val="28"/>
        </w:rPr>
        <w:t>gu</w:t>
      </w:r>
      <w:proofErr w:type="spellEnd"/>
      <w:r>
        <w:rPr>
          <w:rFonts w:ascii="Arial" w:hAnsi="Arial" w:cs="Arial"/>
          <w:sz w:val="28"/>
          <w:szCs w:val="28"/>
        </w:rPr>
        <w:t xml:space="preserve">…? </w:t>
      </w:r>
      <w:r w:rsidRPr="00AE4311">
        <w:rPr>
          <w:rFonts w:ascii="Arial" w:hAnsi="Arial" w:cs="Arial"/>
          <w:sz w:val="18"/>
          <w:szCs w:val="18"/>
        </w:rPr>
        <w:t>[Congregation says, “</w:t>
      </w:r>
      <w:r>
        <w:rPr>
          <w:rFonts w:ascii="Arial" w:hAnsi="Arial" w:cs="Arial"/>
          <w:sz w:val="18"/>
          <w:szCs w:val="18"/>
        </w:rPr>
        <w:t>guru</w:t>
      </w:r>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Ko sei </w:t>
      </w:r>
      <w:proofErr w:type="spellStart"/>
      <w:r>
        <w:rPr>
          <w:rFonts w:ascii="Arial" w:hAnsi="Arial" w:cs="Arial"/>
          <w:sz w:val="28"/>
          <w:szCs w:val="28"/>
        </w:rPr>
        <w:t>kuma</w:t>
      </w:r>
      <w:proofErr w:type="spellEnd"/>
      <w:r>
        <w:rPr>
          <w:rFonts w:ascii="Arial" w:hAnsi="Arial" w:cs="Arial"/>
          <w:sz w:val="28"/>
          <w:szCs w:val="28"/>
        </w:rPr>
        <w:t xml:space="preserve"> Gentiles </w:t>
      </w:r>
      <w:proofErr w:type="spellStart"/>
      <w:r>
        <w:rPr>
          <w:rFonts w:ascii="Arial" w:hAnsi="Arial" w:cs="Arial"/>
          <w:sz w:val="28"/>
          <w:szCs w:val="28"/>
        </w:rPr>
        <w:t>kuchidaidzwa</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vachiramba</w:t>
      </w:r>
      <w:proofErr w:type="spellEnd"/>
      <w:r>
        <w:rPr>
          <w:rFonts w:ascii="Arial" w:hAnsi="Arial" w:cs="Arial"/>
          <w:sz w:val="28"/>
          <w:szCs w:val="28"/>
        </w:rPr>
        <w:t xml:space="preserve"> </w:t>
      </w:r>
      <w:proofErr w:type="spellStart"/>
      <w:r>
        <w:rPr>
          <w:rFonts w:ascii="Arial" w:hAnsi="Arial" w:cs="Arial"/>
          <w:sz w:val="28"/>
          <w:szCs w:val="28"/>
        </w:rPr>
        <w:t>dziri</w:t>
      </w:r>
      <w:proofErr w:type="spellEnd"/>
      <w:r>
        <w:rPr>
          <w:rFonts w:ascii="Arial" w:hAnsi="Arial" w:cs="Arial"/>
          <w:sz w:val="28"/>
          <w:szCs w:val="28"/>
        </w:rPr>
        <w:t xml:space="preserve"> </w:t>
      </w:r>
      <w:proofErr w:type="spellStart"/>
      <w:r>
        <w:rPr>
          <w:rFonts w:ascii="Arial" w:hAnsi="Arial" w:cs="Arial"/>
          <w:sz w:val="28"/>
          <w:szCs w:val="28"/>
        </w:rPr>
        <w:t>shuro</w:t>
      </w:r>
      <w:proofErr w:type="spellEnd"/>
      <w:r>
        <w:rPr>
          <w:rFonts w:ascii="Arial" w:hAnsi="Arial" w:cs="Arial"/>
          <w:sz w:val="28"/>
          <w:szCs w:val="28"/>
        </w:rPr>
        <w:t xml:space="preserve">? </w:t>
      </w:r>
      <w:proofErr w:type="spellStart"/>
      <w:r>
        <w:rPr>
          <w:rFonts w:ascii="Arial" w:hAnsi="Arial" w:cs="Arial"/>
          <w:sz w:val="28"/>
          <w:szCs w:val="28"/>
        </w:rPr>
        <w:t>Ndekupi</w:t>
      </w:r>
      <w:proofErr w:type="spellEnd"/>
      <w:r>
        <w:rPr>
          <w:rFonts w:ascii="Arial" w:hAnsi="Arial" w:cs="Arial"/>
          <w:sz w:val="28"/>
          <w:szCs w:val="28"/>
        </w:rPr>
        <w:t xml:space="preserve"> </w:t>
      </w:r>
      <w:commentRangeStart w:id="205"/>
      <w:proofErr w:type="spellStart"/>
      <w:r>
        <w:rPr>
          <w:rFonts w:ascii="Arial" w:hAnsi="Arial" w:cs="Arial"/>
          <w:sz w:val="28"/>
          <w:szCs w:val="28"/>
        </w:rPr>
        <w:t>kwamunonzwa</w:t>
      </w:r>
      <w:proofErr w:type="spellEnd"/>
      <w:commentRangeEnd w:id="205"/>
      <w:r>
        <w:rPr>
          <w:rStyle w:val="CommentReference"/>
        </w:rPr>
        <w:commentReference w:id="205"/>
      </w:r>
      <w:r>
        <w:rPr>
          <w:rFonts w:ascii="Arial" w:hAnsi="Arial" w:cs="Arial"/>
          <w:sz w:val="28"/>
          <w:szCs w:val="28"/>
        </w:rPr>
        <w:t xml:space="preserve"> </w:t>
      </w:r>
      <w:proofErr w:type="spellStart"/>
      <w:r>
        <w:rPr>
          <w:rFonts w:ascii="Arial" w:hAnsi="Arial" w:cs="Arial"/>
          <w:sz w:val="28"/>
          <w:szCs w:val="28"/>
        </w:rPr>
        <w:t>kwakambodaidzwa</w:t>
      </w:r>
      <w:proofErr w:type="spellEnd"/>
      <w:r>
        <w:rPr>
          <w:rFonts w:ascii="Arial" w:hAnsi="Arial" w:cs="Arial"/>
          <w:sz w:val="28"/>
          <w:szCs w:val="28"/>
        </w:rPr>
        <w:t xml:space="preserve"> </w:t>
      </w:r>
      <w:proofErr w:type="spellStart"/>
      <w:r>
        <w:rPr>
          <w:rFonts w:ascii="Arial" w:hAnsi="Arial" w:cs="Arial"/>
          <w:sz w:val="28"/>
          <w:szCs w:val="28"/>
        </w:rPr>
        <w:t>munhu</w:t>
      </w:r>
      <w:proofErr w:type="spellEnd"/>
      <w:r>
        <w:rPr>
          <w:rFonts w:ascii="Arial" w:hAnsi="Arial" w:cs="Arial"/>
          <w:sz w:val="28"/>
          <w:szCs w:val="28"/>
        </w:rPr>
        <w:t xml:space="preserve"> </w:t>
      </w:r>
      <w:proofErr w:type="spellStart"/>
      <w:r>
        <w:rPr>
          <w:rFonts w:ascii="Arial" w:hAnsi="Arial" w:cs="Arial"/>
          <w:sz w:val="28"/>
          <w:szCs w:val="28"/>
        </w:rPr>
        <w:t>naMwari</w:t>
      </w:r>
      <w:proofErr w:type="spellEnd"/>
      <w:r>
        <w:rPr>
          <w:rFonts w:ascii="Arial" w:hAnsi="Arial" w:cs="Arial"/>
          <w:sz w:val="28"/>
          <w:szCs w:val="28"/>
        </w:rPr>
        <w:t xml:space="preserve"> </w:t>
      </w:r>
      <w:proofErr w:type="spellStart"/>
      <w:r>
        <w:rPr>
          <w:rFonts w:ascii="Arial" w:hAnsi="Arial" w:cs="Arial"/>
          <w:sz w:val="28"/>
          <w:szCs w:val="28"/>
        </w:rPr>
        <w:t>akaramba</w:t>
      </w:r>
      <w:proofErr w:type="spellEnd"/>
      <w:r>
        <w:rPr>
          <w:rFonts w:ascii="Arial" w:hAnsi="Arial" w:cs="Arial"/>
          <w:sz w:val="28"/>
          <w:szCs w:val="28"/>
        </w:rPr>
        <w:t xml:space="preserve"> </w:t>
      </w:r>
      <w:proofErr w:type="spellStart"/>
      <w:r>
        <w:rPr>
          <w:rFonts w:ascii="Arial" w:hAnsi="Arial" w:cs="Arial"/>
          <w:sz w:val="28"/>
          <w:szCs w:val="28"/>
        </w:rPr>
        <w:t>ari</w:t>
      </w:r>
      <w:proofErr w:type="spellEnd"/>
      <w:r>
        <w:rPr>
          <w:rFonts w:ascii="Arial" w:hAnsi="Arial" w:cs="Arial"/>
          <w:sz w:val="28"/>
          <w:szCs w:val="28"/>
        </w:rPr>
        <w:t xml:space="preserve"> </w:t>
      </w:r>
      <w:proofErr w:type="spellStart"/>
      <w:r>
        <w:rPr>
          <w:rFonts w:ascii="Arial" w:hAnsi="Arial" w:cs="Arial"/>
          <w:sz w:val="28"/>
          <w:szCs w:val="28"/>
        </w:rPr>
        <w:t>shuro</w:t>
      </w:r>
      <w:proofErr w:type="spellEnd"/>
      <w:r>
        <w:rPr>
          <w:rFonts w:ascii="Arial" w:hAnsi="Arial" w:cs="Arial"/>
          <w:sz w:val="28"/>
          <w:szCs w:val="28"/>
        </w:rPr>
        <w:t xml:space="preserve">? Ndokupi? “Inini </w:t>
      </w:r>
      <w:proofErr w:type="spellStart"/>
      <w:r>
        <w:rPr>
          <w:rFonts w:ascii="Arial" w:hAnsi="Arial" w:cs="Arial"/>
          <w:sz w:val="28"/>
          <w:szCs w:val="28"/>
        </w:rPr>
        <w:t>hazvina</w:t>
      </w:r>
      <w:proofErr w:type="spellEnd"/>
      <w:r>
        <w:rPr>
          <w:rFonts w:ascii="Arial" w:hAnsi="Arial" w:cs="Arial"/>
          <w:sz w:val="28"/>
          <w:szCs w:val="28"/>
        </w:rPr>
        <w:t xml:space="preserve"> </w:t>
      </w:r>
      <w:proofErr w:type="spellStart"/>
      <w:r>
        <w:rPr>
          <w:rFonts w:ascii="Arial" w:hAnsi="Arial" w:cs="Arial"/>
          <w:sz w:val="28"/>
          <w:szCs w:val="28"/>
        </w:rPr>
        <w:t>mhosva</w:t>
      </w:r>
      <w:proofErr w:type="spellEnd"/>
      <w:r>
        <w:rPr>
          <w:rFonts w:ascii="Arial" w:hAnsi="Arial" w:cs="Arial"/>
          <w:sz w:val="28"/>
          <w:szCs w:val="28"/>
        </w:rPr>
        <w:t xml:space="preserve"> sha–</w:t>
      </w:r>
      <w:proofErr w:type="spellStart"/>
      <w:r>
        <w:rPr>
          <w:rFonts w:ascii="Arial" w:hAnsi="Arial" w:cs="Arial"/>
          <w:sz w:val="28"/>
          <w:szCs w:val="28"/>
        </w:rPr>
        <w:t>mwanangu</w:t>
      </w:r>
      <w:proofErr w:type="spellEnd"/>
      <w:r>
        <w:rPr>
          <w:rFonts w:ascii="Arial" w:hAnsi="Arial" w:cs="Arial"/>
          <w:sz w:val="28"/>
          <w:szCs w:val="28"/>
        </w:rPr>
        <w:t xml:space="preserve">. </w:t>
      </w:r>
      <w:proofErr w:type="spellStart"/>
      <w:r>
        <w:rPr>
          <w:rFonts w:ascii="Arial" w:hAnsi="Arial" w:cs="Arial"/>
          <w:sz w:val="28"/>
          <w:szCs w:val="28"/>
        </w:rPr>
        <w:t>Isu</w:t>
      </w:r>
      <w:proofErr w:type="spellEnd"/>
      <w:r>
        <w:rPr>
          <w:rFonts w:ascii="Arial" w:hAnsi="Arial" w:cs="Arial"/>
          <w:sz w:val="28"/>
          <w:szCs w:val="28"/>
        </w:rPr>
        <w:t xml:space="preserve"> </w:t>
      </w:r>
      <w:proofErr w:type="spellStart"/>
      <w:r>
        <w:rPr>
          <w:rFonts w:ascii="Arial" w:hAnsi="Arial" w:cs="Arial"/>
          <w:sz w:val="28"/>
          <w:szCs w:val="28"/>
        </w:rPr>
        <w:t>tiri</w:t>
      </w:r>
      <w:proofErr w:type="spellEnd"/>
      <w:r>
        <w:rPr>
          <w:rFonts w:ascii="Arial" w:hAnsi="Arial" w:cs="Arial"/>
          <w:sz w:val="28"/>
          <w:szCs w:val="28"/>
        </w:rPr>
        <w:t xml:space="preserve"> </w:t>
      </w:r>
      <w:proofErr w:type="spellStart"/>
      <w:r>
        <w:rPr>
          <w:rFonts w:ascii="Arial" w:hAnsi="Arial" w:cs="Arial"/>
          <w:sz w:val="28"/>
          <w:szCs w:val="28"/>
        </w:rPr>
        <w:t>vekutambura</w:t>
      </w:r>
      <w:proofErr w:type="spellEnd"/>
      <w:r>
        <w:rPr>
          <w:rFonts w:ascii="Arial" w:hAnsi="Arial" w:cs="Arial"/>
          <w:sz w:val="28"/>
          <w:szCs w:val="28"/>
        </w:rPr>
        <w:t xml:space="preserve"> </w:t>
      </w:r>
      <w:proofErr w:type="spellStart"/>
      <w:r>
        <w:rPr>
          <w:rFonts w:ascii="Arial" w:hAnsi="Arial" w:cs="Arial"/>
          <w:sz w:val="28"/>
          <w:szCs w:val="28"/>
        </w:rPr>
        <w:t>mwanangu</w:t>
      </w:r>
      <w:proofErr w:type="spellEnd"/>
      <w:r>
        <w:rPr>
          <w:rFonts w:ascii="Arial" w:hAnsi="Arial" w:cs="Arial"/>
          <w:sz w:val="28"/>
          <w:szCs w:val="28"/>
        </w:rPr>
        <w:t xml:space="preserve">. </w:t>
      </w:r>
      <w:proofErr w:type="spellStart"/>
      <w:r>
        <w:rPr>
          <w:rFonts w:ascii="Arial" w:hAnsi="Arial" w:cs="Arial"/>
          <w:sz w:val="28"/>
          <w:szCs w:val="28"/>
        </w:rPr>
        <w:t>Ndezvemumhuri</w:t>
      </w:r>
      <w:proofErr w:type="spellEnd"/>
      <w:r>
        <w:rPr>
          <w:rFonts w:ascii="Arial" w:hAnsi="Arial" w:cs="Arial"/>
          <w:sz w:val="28"/>
          <w:szCs w:val="28"/>
        </w:rPr>
        <w:t xml:space="preserve"> </w:t>
      </w:r>
      <w:proofErr w:type="spellStart"/>
      <w:r>
        <w:rPr>
          <w:rFonts w:ascii="Arial" w:hAnsi="Arial" w:cs="Arial"/>
          <w:sz w:val="28"/>
          <w:szCs w:val="28"/>
        </w:rPr>
        <w:t>medu</w:t>
      </w:r>
      <w:proofErr w:type="spellEnd"/>
      <w:r>
        <w:rPr>
          <w:rFonts w:ascii="Arial" w:hAnsi="Arial" w:cs="Arial"/>
          <w:sz w:val="28"/>
          <w:szCs w:val="28"/>
        </w:rPr>
        <w:t xml:space="preserve"> </w:t>
      </w:r>
      <w:proofErr w:type="spellStart"/>
      <w:r>
        <w:rPr>
          <w:rFonts w:ascii="Arial" w:hAnsi="Arial" w:cs="Arial"/>
          <w:sz w:val="28"/>
          <w:szCs w:val="28"/>
        </w:rPr>
        <w:t>zvokutambura</w:t>
      </w:r>
      <w:proofErr w:type="spellEnd"/>
      <w:r>
        <w:rPr>
          <w:rFonts w:ascii="Arial" w:hAnsi="Arial" w:cs="Arial"/>
          <w:sz w:val="28"/>
          <w:szCs w:val="28"/>
        </w:rPr>
        <w:t xml:space="preserve">.” </w:t>
      </w:r>
    </w:p>
    <w:p w:rsidR="001847F0" w:rsidP="001847F0" w:rsidRDefault="001847F0" w14:paraId="727853E2" w14:textId="77777777">
      <w:pPr>
        <w:jc w:val="both"/>
        <w:rPr>
          <w:rFonts w:ascii="Arial" w:hAnsi="Arial" w:cs="Arial"/>
          <w:sz w:val="28"/>
          <w:szCs w:val="28"/>
        </w:rPr>
      </w:pPr>
      <w:r w:rsidRPr="00A74237">
        <w:rPr>
          <w:rFonts w:ascii="Arial" w:hAnsi="Arial" w:cs="Arial"/>
          <w:sz w:val="28"/>
          <w:szCs w:val="28"/>
          <w:vertAlign w:val="superscript"/>
        </w:rPr>
        <w:t>253</w:t>
      </w:r>
      <w:r>
        <w:rPr>
          <w:rFonts w:ascii="Arial" w:hAnsi="Arial" w:cs="Arial"/>
          <w:sz w:val="28"/>
          <w:szCs w:val="28"/>
        </w:rPr>
        <w:t xml:space="preserve">Inhema, baba </w:t>
      </w:r>
      <w:proofErr w:type="spellStart"/>
      <w:r>
        <w:rPr>
          <w:rFonts w:ascii="Arial" w:hAnsi="Arial" w:cs="Arial"/>
          <w:sz w:val="28"/>
          <w:szCs w:val="28"/>
        </w:rPr>
        <w:t>ivavo</w:t>
      </w:r>
      <w:proofErr w:type="spellEnd"/>
      <w:r>
        <w:rPr>
          <w:rFonts w:ascii="Arial" w:hAnsi="Arial" w:cs="Arial"/>
          <w:sz w:val="28"/>
          <w:szCs w:val="28"/>
        </w:rPr>
        <w:t xml:space="preserve"> </w:t>
      </w:r>
      <w:proofErr w:type="spellStart"/>
      <w:r>
        <w:rPr>
          <w:rFonts w:ascii="Arial" w:hAnsi="Arial" w:cs="Arial"/>
          <w:sz w:val="28"/>
          <w:szCs w:val="28"/>
        </w:rPr>
        <w:t>havasi</w:t>
      </w:r>
      <w:proofErr w:type="spellEnd"/>
      <w:r>
        <w:rPr>
          <w:rFonts w:ascii="Arial" w:hAnsi="Arial" w:cs="Arial"/>
          <w:sz w:val="28"/>
          <w:szCs w:val="28"/>
        </w:rPr>
        <w:t xml:space="preserve"> </w:t>
      </w:r>
      <w:proofErr w:type="spellStart"/>
      <w:r>
        <w:rPr>
          <w:rFonts w:ascii="Arial" w:hAnsi="Arial" w:cs="Arial"/>
          <w:sz w:val="28"/>
          <w:szCs w:val="28"/>
        </w:rPr>
        <w:t>kunamata</w:t>
      </w:r>
      <w:proofErr w:type="spellEnd"/>
      <w:r>
        <w:rPr>
          <w:rFonts w:ascii="Arial" w:hAnsi="Arial" w:cs="Arial"/>
          <w:sz w:val="28"/>
          <w:szCs w:val="28"/>
        </w:rPr>
        <w:t xml:space="preserve"> </w:t>
      </w:r>
      <w:proofErr w:type="spellStart"/>
      <w:r>
        <w:rPr>
          <w:rFonts w:ascii="Arial" w:hAnsi="Arial" w:cs="Arial"/>
          <w:sz w:val="28"/>
          <w:szCs w:val="28"/>
        </w:rPr>
        <w:t>nemayi</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nemazvo</w:t>
      </w:r>
      <w:proofErr w:type="spellEnd"/>
      <w:r>
        <w:rPr>
          <w:rFonts w:ascii="Arial" w:hAnsi="Arial" w:cs="Arial"/>
          <w:sz w:val="18"/>
          <w:szCs w:val="18"/>
        </w:rPr>
        <w:t>,</w:t>
      </w:r>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ende</w:t>
      </w:r>
      <w:proofErr w:type="spellEnd"/>
      <w:r>
        <w:rPr>
          <w:rFonts w:ascii="Arial" w:hAnsi="Arial" w:cs="Arial"/>
          <w:sz w:val="28"/>
          <w:szCs w:val="28"/>
        </w:rPr>
        <w:t xml:space="preserve"> havana kuwana </w:t>
      </w:r>
      <w:proofErr w:type="spellStart"/>
      <w:r>
        <w:rPr>
          <w:rFonts w:ascii="Arial" w:hAnsi="Arial" w:cs="Arial"/>
          <w:sz w:val="28"/>
          <w:szCs w:val="28"/>
        </w:rPr>
        <w:t>pakanzi</w:t>
      </w:r>
      <w:proofErr w:type="spellEnd"/>
      <w:r>
        <w:rPr>
          <w:rFonts w:ascii="Arial" w:hAnsi="Arial" w:cs="Arial"/>
          <w:sz w:val="28"/>
          <w:szCs w:val="28"/>
        </w:rPr>
        <w:t xml:space="preserve"> </w:t>
      </w:r>
      <w:proofErr w:type="spellStart"/>
      <w:r>
        <w:rPr>
          <w:rFonts w:ascii="Arial" w:hAnsi="Arial" w:cs="Arial"/>
          <w:sz w:val="28"/>
          <w:szCs w:val="28"/>
        </w:rPr>
        <w:t>naMwari</w:t>
      </w:r>
      <w:proofErr w:type="spellEnd"/>
      <w:r>
        <w:rPr>
          <w:rFonts w:ascii="Arial" w:hAnsi="Arial" w:cs="Arial"/>
          <w:sz w:val="28"/>
          <w:szCs w:val="28"/>
        </w:rPr>
        <w:t xml:space="preserve"> </w:t>
      </w:r>
      <w:proofErr w:type="spellStart"/>
      <w:r>
        <w:rPr>
          <w:rFonts w:ascii="Arial" w:hAnsi="Arial" w:cs="Arial"/>
          <w:sz w:val="28"/>
          <w:szCs w:val="28"/>
        </w:rPr>
        <w:t>ndakaisa</w:t>
      </w:r>
      <w:proofErr w:type="spellEnd"/>
      <w:r>
        <w:rPr>
          <w:rFonts w:ascii="Arial" w:hAnsi="Arial" w:cs="Arial"/>
          <w:sz w:val="28"/>
          <w:szCs w:val="28"/>
        </w:rPr>
        <w:t xml:space="preserve"> Zita </w:t>
      </w:r>
      <w:proofErr w:type="spellStart"/>
      <w:r>
        <w:rPr>
          <w:rFonts w:ascii="Arial" w:hAnsi="Arial" w:cs="Arial"/>
          <w:sz w:val="28"/>
          <w:szCs w:val="28"/>
        </w:rPr>
        <w:t>raani</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rangu</w:t>
      </w:r>
      <w:proofErr w:type="spellEnd"/>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Kana </w:t>
      </w:r>
      <w:proofErr w:type="spellStart"/>
      <w:r>
        <w:rPr>
          <w:rFonts w:ascii="Arial" w:hAnsi="Arial" w:cs="Arial"/>
          <w:sz w:val="28"/>
          <w:szCs w:val="28"/>
        </w:rPr>
        <w:t>vakapawana</w:t>
      </w:r>
      <w:proofErr w:type="spellEnd"/>
      <w:r>
        <w:rPr>
          <w:rFonts w:ascii="Arial" w:hAnsi="Arial" w:cs="Arial"/>
          <w:sz w:val="28"/>
          <w:szCs w:val="28"/>
        </w:rPr>
        <w:t xml:space="preserve"> </w:t>
      </w:r>
      <w:proofErr w:type="spellStart"/>
      <w:r>
        <w:rPr>
          <w:rFonts w:ascii="Arial" w:hAnsi="Arial" w:cs="Arial"/>
          <w:sz w:val="28"/>
          <w:szCs w:val="28"/>
        </w:rPr>
        <w:t>havazi</w:t>
      </w:r>
      <w:proofErr w:type="spellEnd"/>
      <w:r>
        <w:rPr>
          <w:rFonts w:ascii="Arial" w:hAnsi="Arial" w:cs="Arial"/>
          <w:sz w:val="28"/>
          <w:szCs w:val="28"/>
        </w:rPr>
        <w:t xml:space="preserve"> </w:t>
      </w:r>
      <w:proofErr w:type="spellStart"/>
      <w:r>
        <w:rPr>
          <w:rFonts w:ascii="Arial" w:hAnsi="Arial" w:cs="Arial"/>
          <w:sz w:val="28"/>
          <w:szCs w:val="28"/>
        </w:rPr>
        <w:t>kuunza</w:t>
      </w:r>
      <w:proofErr w:type="spellEnd"/>
      <w:r>
        <w:rPr>
          <w:rFonts w:ascii="Arial" w:hAnsi="Arial" w:cs="Arial"/>
          <w:sz w:val="28"/>
          <w:szCs w:val="28"/>
        </w:rPr>
        <w:t xml:space="preserve"> </w:t>
      </w:r>
      <w:proofErr w:type="spellStart"/>
      <w:r>
        <w:rPr>
          <w:rFonts w:ascii="Arial" w:hAnsi="Arial" w:cs="Arial"/>
          <w:sz w:val="28"/>
          <w:szCs w:val="28"/>
        </w:rPr>
        <w:t>zvipiriso</w:t>
      </w:r>
      <w:proofErr w:type="spellEnd"/>
      <w:r>
        <w:rPr>
          <w:rFonts w:ascii="Arial" w:hAnsi="Arial" w:cs="Arial"/>
          <w:sz w:val="28"/>
          <w:szCs w:val="28"/>
        </w:rPr>
        <w:t xml:space="preserve"> </w:t>
      </w:r>
      <w:proofErr w:type="spellStart"/>
      <w:r>
        <w:rPr>
          <w:rFonts w:ascii="Arial" w:hAnsi="Arial" w:cs="Arial"/>
          <w:sz w:val="28"/>
          <w:szCs w:val="28"/>
        </w:rPr>
        <w:t>zvavakanzi</w:t>
      </w:r>
      <w:proofErr w:type="spellEnd"/>
      <w:r>
        <w:rPr>
          <w:rFonts w:ascii="Arial" w:hAnsi="Arial" w:cs="Arial"/>
          <w:sz w:val="28"/>
          <w:szCs w:val="28"/>
        </w:rPr>
        <w:t xml:space="preserve"> </w:t>
      </w:r>
      <w:proofErr w:type="spellStart"/>
      <w:r>
        <w:rPr>
          <w:rFonts w:ascii="Arial" w:hAnsi="Arial" w:cs="Arial"/>
          <w:sz w:val="28"/>
          <w:szCs w:val="28"/>
        </w:rPr>
        <w:t>vadii</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vaunze</w:t>
      </w:r>
      <w:proofErr w:type="spellEnd"/>
      <w:r>
        <w:rPr>
          <w:rFonts w:ascii="Arial" w:hAnsi="Arial" w:cs="Arial"/>
          <w:sz w:val="18"/>
          <w:szCs w:val="18"/>
        </w:rPr>
        <w:t>,</w:t>
      </w:r>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vaunze</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vaunze</w:t>
      </w:r>
      <w:proofErr w:type="spellEnd"/>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Or </w:t>
      </w:r>
      <w:proofErr w:type="spellStart"/>
      <w:r>
        <w:rPr>
          <w:rFonts w:ascii="Arial" w:hAnsi="Arial" w:cs="Arial"/>
          <w:sz w:val="28"/>
          <w:szCs w:val="28"/>
        </w:rPr>
        <w:t>havasi</w:t>
      </w:r>
      <w:proofErr w:type="spellEnd"/>
      <w:r>
        <w:rPr>
          <w:rFonts w:ascii="Arial" w:hAnsi="Arial" w:cs="Arial"/>
          <w:sz w:val="28"/>
          <w:szCs w:val="28"/>
        </w:rPr>
        <w:t xml:space="preserve"> </w:t>
      </w:r>
      <w:proofErr w:type="spellStart"/>
      <w:r>
        <w:rPr>
          <w:rFonts w:ascii="Arial" w:hAnsi="Arial" w:cs="Arial"/>
          <w:sz w:val="28"/>
          <w:szCs w:val="28"/>
        </w:rPr>
        <w:t>kuchengeta</w:t>
      </w:r>
      <w:proofErr w:type="spellEnd"/>
      <w:r>
        <w:rPr>
          <w:rFonts w:ascii="Arial" w:hAnsi="Arial" w:cs="Arial"/>
          <w:sz w:val="28"/>
          <w:szCs w:val="28"/>
        </w:rPr>
        <w:t xml:space="preserve"> </w:t>
      </w:r>
      <w:proofErr w:type="spellStart"/>
      <w:r>
        <w:rPr>
          <w:rFonts w:ascii="Arial" w:hAnsi="Arial" w:cs="Arial"/>
          <w:sz w:val="28"/>
          <w:szCs w:val="28"/>
        </w:rPr>
        <w:t>mirairo</w:t>
      </w:r>
      <w:proofErr w:type="spellEnd"/>
      <w:r>
        <w:rPr>
          <w:rFonts w:ascii="Arial" w:hAnsi="Arial" w:cs="Arial"/>
          <w:sz w:val="28"/>
          <w:szCs w:val="28"/>
        </w:rPr>
        <w:t xml:space="preserve"> </w:t>
      </w:r>
      <w:proofErr w:type="spellStart"/>
      <w:r>
        <w:rPr>
          <w:rFonts w:ascii="Arial" w:hAnsi="Arial" w:cs="Arial"/>
          <w:sz w:val="28"/>
          <w:szCs w:val="28"/>
        </w:rPr>
        <w:t>yeShoko</w:t>
      </w:r>
      <w:proofErr w:type="spellEnd"/>
      <w:r>
        <w:rPr>
          <w:rFonts w:ascii="Arial" w:hAnsi="Arial" w:cs="Arial"/>
          <w:sz w:val="28"/>
          <w:szCs w:val="28"/>
        </w:rPr>
        <w:t xml:space="preserve"> </w:t>
      </w:r>
      <w:proofErr w:type="spellStart"/>
      <w:r>
        <w:rPr>
          <w:rFonts w:ascii="Arial" w:hAnsi="Arial" w:cs="Arial"/>
          <w:sz w:val="28"/>
          <w:szCs w:val="28"/>
        </w:rPr>
        <w:t>raMwa</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raMwari</w:t>
      </w:r>
      <w:proofErr w:type="spellEnd"/>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Or vane bitterness </w:t>
      </w:r>
      <w:proofErr w:type="spellStart"/>
      <w:r>
        <w:rPr>
          <w:rFonts w:ascii="Arial" w:hAnsi="Arial" w:cs="Arial"/>
          <w:sz w:val="28"/>
          <w:szCs w:val="28"/>
        </w:rPr>
        <w:t>nevarevhi</w:t>
      </w:r>
      <w:proofErr w:type="spellEnd"/>
      <w:r>
        <w:rPr>
          <w:rFonts w:ascii="Arial" w:hAnsi="Arial" w:cs="Arial"/>
          <w:sz w:val="28"/>
          <w:szCs w:val="28"/>
        </w:rPr>
        <w:t xml:space="preserve"> </w:t>
      </w:r>
      <w:proofErr w:type="spellStart"/>
      <w:r>
        <w:rPr>
          <w:rFonts w:ascii="Arial" w:hAnsi="Arial" w:cs="Arial"/>
          <w:sz w:val="28"/>
          <w:szCs w:val="28"/>
        </w:rPr>
        <w:t>vemunzvimbo</w:t>
      </w:r>
      <w:proofErr w:type="spellEnd"/>
      <w:r>
        <w:rPr>
          <w:rFonts w:ascii="Arial" w:hAnsi="Arial" w:cs="Arial"/>
          <w:sz w:val="28"/>
          <w:szCs w:val="28"/>
        </w:rPr>
        <w:t xml:space="preserve"> </w:t>
      </w:r>
      <w:proofErr w:type="spellStart"/>
      <w:r>
        <w:rPr>
          <w:rFonts w:ascii="Arial" w:hAnsi="Arial" w:cs="Arial"/>
          <w:sz w:val="28"/>
          <w:szCs w:val="28"/>
        </w:rPr>
        <w:t>idzo</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idzodzo</w:t>
      </w:r>
      <w:proofErr w:type="spellEnd"/>
      <w:r>
        <w:rPr>
          <w:rFonts w:ascii="Arial" w:hAnsi="Arial" w:cs="Arial"/>
          <w:sz w:val="18"/>
          <w:szCs w:val="18"/>
        </w:rPr>
        <w:t>.</w:t>
      </w:r>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Tingaita</w:t>
      </w:r>
      <w:proofErr w:type="spellEnd"/>
      <w:r>
        <w:rPr>
          <w:rFonts w:ascii="Arial" w:hAnsi="Arial" w:cs="Arial"/>
          <w:sz w:val="28"/>
          <w:szCs w:val="28"/>
        </w:rPr>
        <w:t xml:space="preserve"> Amen here </w:t>
      </w:r>
      <w:proofErr w:type="spellStart"/>
      <w:r>
        <w:rPr>
          <w:rFonts w:ascii="Arial" w:hAnsi="Arial" w:cs="Arial"/>
          <w:sz w:val="28"/>
          <w:szCs w:val="28"/>
        </w:rPr>
        <w:t>varanda</w:t>
      </w:r>
      <w:proofErr w:type="spellEnd"/>
      <w:r>
        <w:rPr>
          <w:rFonts w:ascii="Arial" w:hAnsi="Arial" w:cs="Arial"/>
          <w:sz w:val="28"/>
          <w:szCs w:val="28"/>
        </w:rPr>
        <w:t xml:space="preserve"> </w:t>
      </w:r>
      <w:proofErr w:type="spellStart"/>
      <w:r>
        <w:rPr>
          <w:rFonts w:ascii="Arial" w:hAnsi="Arial" w:cs="Arial"/>
          <w:sz w:val="28"/>
          <w:szCs w:val="28"/>
        </w:rPr>
        <w:t>vaMwari</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Amen, Hallelujah!</w:t>
      </w:r>
      <w:r w:rsidRPr="00B52942">
        <w:rPr>
          <w:rFonts w:ascii="Arial" w:hAnsi="Arial" w:cs="Arial"/>
          <w:sz w:val="18"/>
          <w:szCs w:val="18"/>
        </w:rPr>
        <w:t xml:space="preserve"> </w:t>
      </w:r>
      <w:r w:rsidRPr="00AE4311">
        <w:rPr>
          <w:rFonts w:ascii="Arial" w:hAnsi="Arial" w:cs="Arial"/>
          <w:sz w:val="18"/>
          <w:szCs w:val="18"/>
        </w:rPr>
        <w:t>[Congregation says, “Amen</w:t>
      </w:r>
      <w:r>
        <w:rPr>
          <w:rFonts w:ascii="Arial" w:hAnsi="Arial" w:cs="Arial"/>
          <w:sz w:val="18"/>
          <w:szCs w:val="18"/>
        </w:rPr>
        <w:t>, Hallelujah!</w:t>
      </w:r>
      <w:r w:rsidRPr="00AE4311">
        <w:rPr>
          <w:rFonts w:ascii="Arial" w:hAnsi="Arial" w:cs="Arial"/>
          <w:sz w:val="18"/>
          <w:szCs w:val="18"/>
        </w:rPr>
        <w:t>”]</w:t>
      </w:r>
      <w:r w:rsidRPr="00AE4311">
        <w:rPr>
          <w:rFonts w:ascii="Arial" w:hAnsi="Arial" w:cs="Arial"/>
          <w:sz w:val="28"/>
          <w:szCs w:val="28"/>
        </w:rPr>
        <w:t xml:space="preserve"> </w:t>
      </w:r>
    </w:p>
    <w:p w:rsidR="001847F0" w:rsidP="001847F0" w:rsidRDefault="001847F0" w14:paraId="0D36FDF7" w14:textId="77777777">
      <w:pPr>
        <w:jc w:val="both"/>
        <w:rPr>
          <w:rFonts w:ascii="Arial" w:hAnsi="Arial" w:cs="Arial"/>
          <w:sz w:val="28"/>
          <w:szCs w:val="28"/>
        </w:rPr>
      </w:pPr>
      <w:r w:rsidRPr="002369F6">
        <w:rPr>
          <w:rFonts w:ascii="Arial" w:hAnsi="Arial" w:cs="Arial"/>
          <w:sz w:val="28"/>
          <w:szCs w:val="28"/>
          <w:vertAlign w:val="superscript"/>
        </w:rPr>
        <w:t>254</w:t>
      </w:r>
      <w:r>
        <w:rPr>
          <w:rFonts w:ascii="Arial" w:hAnsi="Arial" w:cs="Arial"/>
          <w:sz w:val="28"/>
          <w:szCs w:val="28"/>
        </w:rPr>
        <w:t xml:space="preserve">Hanzi kana </w:t>
      </w:r>
      <w:proofErr w:type="spellStart"/>
      <w:r>
        <w:rPr>
          <w:rFonts w:ascii="Arial" w:hAnsi="Arial" w:cs="Arial"/>
          <w:sz w:val="28"/>
          <w:szCs w:val="28"/>
        </w:rPr>
        <w:t>muchinge</w:t>
      </w:r>
      <w:proofErr w:type="spellEnd"/>
      <w:r>
        <w:rPr>
          <w:rFonts w:ascii="Arial" w:hAnsi="Arial" w:cs="Arial"/>
          <w:sz w:val="28"/>
          <w:szCs w:val="28"/>
        </w:rPr>
        <w:t xml:space="preserve"> </w:t>
      </w:r>
      <w:proofErr w:type="spellStart"/>
      <w:r>
        <w:rPr>
          <w:rFonts w:ascii="Arial" w:hAnsi="Arial" w:cs="Arial"/>
          <w:sz w:val="28"/>
          <w:szCs w:val="28"/>
        </w:rPr>
        <w:t>mawana</w:t>
      </w:r>
      <w:proofErr w:type="spellEnd"/>
      <w:r>
        <w:rPr>
          <w:rFonts w:ascii="Arial" w:hAnsi="Arial" w:cs="Arial"/>
          <w:sz w:val="28"/>
          <w:szCs w:val="28"/>
        </w:rPr>
        <w:t xml:space="preserve"> </w:t>
      </w:r>
      <w:proofErr w:type="spellStart"/>
      <w:r>
        <w:rPr>
          <w:rFonts w:ascii="Arial" w:hAnsi="Arial" w:cs="Arial"/>
          <w:sz w:val="28"/>
          <w:szCs w:val="28"/>
        </w:rPr>
        <w:t>panzvimbo</w:t>
      </w:r>
      <w:proofErr w:type="spellEnd"/>
      <w:r>
        <w:rPr>
          <w:rFonts w:ascii="Arial" w:hAnsi="Arial" w:cs="Arial"/>
          <w:sz w:val="28"/>
          <w:szCs w:val="28"/>
        </w:rPr>
        <w:t xml:space="preserve"> </w:t>
      </w:r>
      <w:proofErr w:type="spellStart"/>
      <w:r>
        <w:rPr>
          <w:rFonts w:ascii="Arial" w:hAnsi="Arial" w:cs="Arial"/>
          <w:sz w:val="28"/>
          <w:szCs w:val="28"/>
        </w:rPr>
        <w:t>yamunenge</w:t>
      </w:r>
      <w:proofErr w:type="spellEnd"/>
      <w:r>
        <w:rPr>
          <w:rFonts w:ascii="Arial" w:hAnsi="Arial" w:cs="Arial"/>
          <w:sz w:val="28"/>
          <w:szCs w:val="28"/>
        </w:rPr>
        <w:t xml:space="preserve"> </w:t>
      </w:r>
      <w:proofErr w:type="spellStart"/>
      <w:r>
        <w:rPr>
          <w:rFonts w:ascii="Arial" w:hAnsi="Arial" w:cs="Arial"/>
          <w:sz w:val="28"/>
          <w:szCs w:val="28"/>
        </w:rPr>
        <w:t>ndakaisa</w:t>
      </w:r>
      <w:proofErr w:type="spellEnd"/>
      <w:r>
        <w:rPr>
          <w:rFonts w:ascii="Arial" w:hAnsi="Arial" w:cs="Arial"/>
          <w:sz w:val="28"/>
          <w:szCs w:val="28"/>
        </w:rPr>
        <w:t xml:space="preserve"> Zita Rangu, </w:t>
      </w:r>
      <w:proofErr w:type="spellStart"/>
      <w:r>
        <w:rPr>
          <w:rFonts w:ascii="Arial" w:hAnsi="Arial" w:cs="Arial"/>
          <w:sz w:val="28"/>
          <w:szCs w:val="28"/>
        </w:rPr>
        <w:t>hunzai</w:t>
      </w:r>
      <w:proofErr w:type="spellEnd"/>
      <w:r>
        <w:rPr>
          <w:rFonts w:ascii="Arial" w:hAnsi="Arial" w:cs="Arial"/>
          <w:sz w:val="28"/>
          <w:szCs w:val="28"/>
        </w:rPr>
        <w:t xml:space="preserve"> </w:t>
      </w:r>
      <w:proofErr w:type="spellStart"/>
      <w:r>
        <w:rPr>
          <w:rFonts w:ascii="Arial" w:hAnsi="Arial" w:cs="Arial"/>
          <w:sz w:val="28"/>
          <w:szCs w:val="28"/>
        </w:rPr>
        <w:t>zvi</w:t>
      </w:r>
      <w:proofErr w:type="spellEnd"/>
      <w:r>
        <w:rPr>
          <w:rFonts w:ascii="Arial" w:hAnsi="Arial" w:cs="Arial"/>
          <w:sz w:val="28"/>
          <w:szCs w:val="28"/>
        </w:rPr>
        <w:t>–</w:t>
      </w:r>
      <w:proofErr w:type="spellStart"/>
      <w:r>
        <w:rPr>
          <w:rFonts w:ascii="Arial" w:hAnsi="Arial" w:cs="Arial"/>
          <w:sz w:val="28"/>
          <w:szCs w:val="28"/>
        </w:rPr>
        <w:t>zvegumi</w:t>
      </w:r>
      <w:proofErr w:type="spellEnd"/>
      <w:r>
        <w:rPr>
          <w:rFonts w:ascii="Arial" w:hAnsi="Arial" w:cs="Arial"/>
          <w:sz w:val="28"/>
          <w:szCs w:val="28"/>
        </w:rPr>
        <w:t xml:space="preserve">, </w:t>
      </w:r>
      <w:proofErr w:type="spellStart"/>
      <w:r>
        <w:rPr>
          <w:rFonts w:ascii="Arial" w:hAnsi="Arial" w:cs="Arial"/>
          <w:sz w:val="28"/>
          <w:szCs w:val="28"/>
        </w:rPr>
        <w:t>hunzai</w:t>
      </w:r>
      <w:proofErr w:type="spellEnd"/>
      <w:r>
        <w:rPr>
          <w:rFonts w:ascii="Arial" w:hAnsi="Arial" w:cs="Arial"/>
          <w:sz w:val="28"/>
          <w:szCs w:val="28"/>
        </w:rPr>
        <w:t xml:space="preserve"> </w:t>
      </w:r>
      <w:proofErr w:type="spellStart"/>
      <w:r>
        <w:rPr>
          <w:rFonts w:ascii="Arial" w:hAnsi="Arial" w:cs="Arial"/>
          <w:sz w:val="28"/>
          <w:szCs w:val="28"/>
        </w:rPr>
        <w:t>zvipiriso</w:t>
      </w:r>
      <w:proofErr w:type="spellEnd"/>
      <w:r>
        <w:rPr>
          <w:rFonts w:ascii="Arial" w:hAnsi="Arial" w:cs="Arial"/>
          <w:sz w:val="28"/>
          <w:szCs w:val="28"/>
        </w:rPr>
        <w:t xml:space="preserve">. Huyai </w:t>
      </w:r>
      <w:proofErr w:type="spellStart"/>
      <w:r>
        <w:rPr>
          <w:rFonts w:ascii="Arial" w:hAnsi="Arial" w:cs="Arial"/>
          <w:sz w:val="28"/>
          <w:szCs w:val="28"/>
        </w:rPr>
        <w:t>mufare</w:t>
      </w:r>
      <w:proofErr w:type="spellEnd"/>
      <w:r>
        <w:rPr>
          <w:rFonts w:ascii="Arial" w:hAnsi="Arial" w:cs="Arial"/>
          <w:sz w:val="28"/>
          <w:szCs w:val="28"/>
        </w:rPr>
        <w:t xml:space="preserve"> </w:t>
      </w:r>
      <w:proofErr w:type="spellStart"/>
      <w:r>
        <w:rPr>
          <w:rFonts w:ascii="Arial" w:hAnsi="Arial" w:cs="Arial"/>
          <w:sz w:val="28"/>
          <w:szCs w:val="28"/>
        </w:rPr>
        <w:t>nevakadzi</w:t>
      </w:r>
      <w:proofErr w:type="spellEnd"/>
      <w:r>
        <w:rPr>
          <w:rFonts w:ascii="Arial" w:hAnsi="Arial" w:cs="Arial"/>
          <w:sz w:val="28"/>
          <w:szCs w:val="28"/>
        </w:rPr>
        <w:t xml:space="preserve"> </w:t>
      </w:r>
      <w:proofErr w:type="spellStart"/>
      <w:r>
        <w:rPr>
          <w:rFonts w:ascii="Arial" w:hAnsi="Arial" w:cs="Arial"/>
          <w:sz w:val="28"/>
          <w:szCs w:val="28"/>
        </w:rPr>
        <w:t>venyu</w:t>
      </w:r>
      <w:proofErr w:type="spellEnd"/>
      <w:r>
        <w:rPr>
          <w:rFonts w:ascii="Arial" w:hAnsi="Arial" w:cs="Arial"/>
          <w:sz w:val="28"/>
          <w:szCs w:val="28"/>
        </w:rPr>
        <w:t xml:space="preserve">. Huyai </w:t>
      </w:r>
      <w:proofErr w:type="spellStart"/>
      <w:r>
        <w:rPr>
          <w:rFonts w:ascii="Arial" w:hAnsi="Arial" w:cs="Arial"/>
          <w:sz w:val="28"/>
          <w:szCs w:val="28"/>
        </w:rPr>
        <w:t>mutambe</w:t>
      </w:r>
      <w:proofErr w:type="spellEnd"/>
      <w:r>
        <w:rPr>
          <w:rFonts w:ascii="Arial" w:hAnsi="Arial" w:cs="Arial"/>
          <w:sz w:val="28"/>
          <w:szCs w:val="28"/>
        </w:rPr>
        <w:t xml:space="preserve"> muri </w:t>
      </w:r>
      <w:proofErr w:type="spellStart"/>
      <w:r>
        <w:rPr>
          <w:rFonts w:ascii="Arial" w:hAnsi="Arial" w:cs="Arial"/>
          <w:sz w:val="28"/>
          <w:szCs w:val="28"/>
        </w:rPr>
        <w:t>ipapa</w:t>
      </w:r>
      <w:proofErr w:type="spellEnd"/>
      <w:r>
        <w:rPr>
          <w:rFonts w:ascii="Arial" w:hAnsi="Arial" w:cs="Arial"/>
          <w:sz w:val="28"/>
          <w:szCs w:val="28"/>
        </w:rPr>
        <w:t xml:space="preserve"> apo. </w:t>
      </w:r>
      <w:proofErr w:type="spellStart"/>
      <w:r>
        <w:rPr>
          <w:rFonts w:ascii="Arial" w:hAnsi="Arial" w:cs="Arial"/>
          <w:sz w:val="28"/>
          <w:szCs w:val="28"/>
        </w:rPr>
        <w:t>Ipapo</w:t>
      </w:r>
      <w:proofErr w:type="spellEnd"/>
      <w:r>
        <w:rPr>
          <w:rFonts w:ascii="Arial" w:hAnsi="Arial" w:cs="Arial"/>
          <w:sz w:val="28"/>
          <w:szCs w:val="28"/>
        </w:rPr>
        <w:t xml:space="preserve"> </w:t>
      </w:r>
      <w:proofErr w:type="spellStart"/>
      <w:r>
        <w:rPr>
          <w:rFonts w:ascii="Arial" w:hAnsi="Arial" w:cs="Arial"/>
          <w:sz w:val="28"/>
          <w:szCs w:val="28"/>
        </w:rPr>
        <w:t>ndinokuropafadzai</w:t>
      </w:r>
      <w:proofErr w:type="spellEnd"/>
      <w:r>
        <w:rPr>
          <w:rFonts w:ascii="Arial" w:hAnsi="Arial" w:cs="Arial"/>
          <w:sz w:val="28"/>
          <w:szCs w:val="28"/>
        </w:rPr>
        <w:t xml:space="preserve"> </w:t>
      </w:r>
      <w:proofErr w:type="spellStart"/>
      <w:r>
        <w:rPr>
          <w:rFonts w:ascii="Arial" w:hAnsi="Arial" w:cs="Arial"/>
          <w:sz w:val="28"/>
          <w:szCs w:val="28"/>
        </w:rPr>
        <w:t>ipapo</w:t>
      </w:r>
      <w:proofErr w:type="spellEnd"/>
      <w:r>
        <w:rPr>
          <w:rFonts w:ascii="Arial" w:hAnsi="Arial" w:cs="Arial"/>
          <w:sz w:val="28"/>
          <w:szCs w:val="28"/>
        </w:rPr>
        <w:t xml:space="preserve">. </w:t>
      </w:r>
      <w:proofErr w:type="spellStart"/>
      <w:r w:rsidRPr="00F97324">
        <w:rPr>
          <w:rFonts w:ascii="Arial" w:hAnsi="Arial" w:cs="Arial"/>
          <w:sz w:val="28"/>
          <w:szCs w:val="28"/>
          <w:lang w:val="fr-FR"/>
        </w:rPr>
        <w:t>Kumbirai</w:t>
      </w:r>
      <w:proofErr w:type="spellEnd"/>
      <w:r w:rsidRPr="00F97324">
        <w:rPr>
          <w:rFonts w:ascii="Arial" w:hAnsi="Arial" w:cs="Arial"/>
          <w:sz w:val="28"/>
          <w:szCs w:val="28"/>
          <w:lang w:val="fr-FR"/>
        </w:rPr>
        <w:t xml:space="preserve"> </w:t>
      </w:r>
      <w:proofErr w:type="spellStart"/>
      <w:r w:rsidRPr="00F97324">
        <w:rPr>
          <w:rFonts w:ascii="Arial" w:hAnsi="Arial" w:cs="Arial"/>
          <w:sz w:val="28"/>
          <w:szCs w:val="28"/>
          <w:lang w:val="fr-FR"/>
        </w:rPr>
        <w:t>chese</w:t>
      </w:r>
      <w:proofErr w:type="spellEnd"/>
      <w:r w:rsidRPr="00F97324">
        <w:rPr>
          <w:rFonts w:ascii="Arial" w:hAnsi="Arial" w:cs="Arial"/>
          <w:sz w:val="28"/>
          <w:szCs w:val="28"/>
          <w:lang w:val="fr-FR"/>
        </w:rPr>
        <w:t xml:space="preserve"> </w:t>
      </w:r>
      <w:proofErr w:type="spellStart"/>
      <w:r w:rsidRPr="00F97324">
        <w:rPr>
          <w:rFonts w:ascii="Arial" w:hAnsi="Arial" w:cs="Arial"/>
          <w:sz w:val="28"/>
          <w:szCs w:val="28"/>
          <w:lang w:val="fr-FR"/>
        </w:rPr>
        <w:t>chamunokumbira</w:t>
      </w:r>
      <w:proofErr w:type="spellEnd"/>
      <w:r w:rsidRPr="00F97324">
        <w:rPr>
          <w:rFonts w:ascii="Arial" w:hAnsi="Arial" w:cs="Arial"/>
          <w:sz w:val="28"/>
          <w:szCs w:val="28"/>
          <w:lang w:val="fr-FR"/>
        </w:rPr>
        <w:t xml:space="preserve"> </w:t>
      </w:r>
      <w:proofErr w:type="spellStart"/>
      <w:r w:rsidRPr="00F97324">
        <w:rPr>
          <w:rFonts w:ascii="Arial" w:hAnsi="Arial" w:cs="Arial"/>
          <w:sz w:val="28"/>
          <w:szCs w:val="28"/>
          <w:lang w:val="fr-FR"/>
        </w:rPr>
        <w:t>ndinokuitirai</w:t>
      </w:r>
      <w:proofErr w:type="spellEnd"/>
      <w:r>
        <w:rPr>
          <w:rFonts w:ascii="Arial" w:hAnsi="Arial" w:cs="Arial"/>
          <w:sz w:val="28"/>
          <w:szCs w:val="28"/>
          <w:lang w:val="fr-FR"/>
        </w:rPr>
        <w:t xml:space="preserve">, </w:t>
      </w:r>
      <w:proofErr w:type="spellStart"/>
      <w:r>
        <w:rPr>
          <w:rFonts w:ascii="Arial" w:hAnsi="Arial" w:cs="Arial"/>
          <w:sz w:val="28"/>
          <w:szCs w:val="28"/>
          <w:lang w:val="fr-FR"/>
        </w:rPr>
        <w:t>c</w:t>
      </w:r>
      <w:r w:rsidRPr="00BD444F">
        <w:rPr>
          <w:rFonts w:ascii="Arial" w:hAnsi="Arial" w:cs="Arial"/>
          <w:sz w:val="28"/>
          <w:szCs w:val="28"/>
          <w:lang w:val="fr-FR"/>
        </w:rPr>
        <w:t>hamunenge</w:t>
      </w:r>
      <w:proofErr w:type="spellEnd"/>
      <w:r w:rsidRPr="00BD444F">
        <w:rPr>
          <w:rFonts w:ascii="Arial" w:hAnsi="Arial" w:cs="Arial"/>
          <w:sz w:val="28"/>
          <w:szCs w:val="28"/>
          <w:lang w:val="fr-FR"/>
        </w:rPr>
        <w:t xml:space="preserve"> </w:t>
      </w:r>
      <w:proofErr w:type="spellStart"/>
      <w:r w:rsidRPr="00BD444F">
        <w:rPr>
          <w:rFonts w:ascii="Arial" w:hAnsi="Arial" w:cs="Arial"/>
          <w:sz w:val="28"/>
          <w:szCs w:val="28"/>
          <w:lang w:val="fr-FR"/>
        </w:rPr>
        <w:t>mashuva</w:t>
      </w:r>
      <w:proofErr w:type="spellEnd"/>
      <w:r w:rsidRPr="00BD444F">
        <w:rPr>
          <w:rFonts w:ascii="Arial" w:hAnsi="Arial" w:cs="Arial"/>
          <w:sz w:val="28"/>
          <w:szCs w:val="28"/>
          <w:lang w:val="fr-FR"/>
        </w:rPr>
        <w:t xml:space="preserve"> </w:t>
      </w:r>
      <w:proofErr w:type="spellStart"/>
      <w:r w:rsidRPr="00BD444F">
        <w:rPr>
          <w:rFonts w:ascii="Arial" w:hAnsi="Arial" w:cs="Arial"/>
          <w:sz w:val="28"/>
          <w:szCs w:val="28"/>
          <w:lang w:val="fr-FR"/>
        </w:rPr>
        <w:t>kuti</w:t>
      </w:r>
      <w:proofErr w:type="spellEnd"/>
      <w:r w:rsidRPr="00BD444F">
        <w:rPr>
          <w:rFonts w:ascii="Arial" w:hAnsi="Arial" w:cs="Arial"/>
          <w:sz w:val="28"/>
          <w:szCs w:val="28"/>
          <w:lang w:val="fr-FR"/>
        </w:rPr>
        <w:t xml:space="preserve"> </w:t>
      </w:r>
      <w:proofErr w:type="spellStart"/>
      <w:r w:rsidRPr="00BD444F">
        <w:rPr>
          <w:rFonts w:ascii="Arial" w:hAnsi="Arial" w:cs="Arial"/>
          <w:sz w:val="28"/>
          <w:szCs w:val="28"/>
          <w:lang w:val="fr-FR"/>
        </w:rPr>
        <w:t>muite</w:t>
      </w:r>
      <w:proofErr w:type="spellEnd"/>
      <w:r w:rsidRPr="00BD444F">
        <w:rPr>
          <w:rFonts w:ascii="Arial" w:hAnsi="Arial" w:cs="Arial"/>
          <w:sz w:val="28"/>
          <w:szCs w:val="28"/>
          <w:lang w:val="fr-FR"/>
        </w:rPr>
        <w:t xml:space="preserve"> </w:t>
      </w:r>
      <w:proofErr w:type="spellStart"/>
      <w:r w:rsidRPr="00BD444F">
        <w:rPr>
          <w:rFonts w:ascii="Arial" w:hAnsi="Arial" w:cs="Arial"/>
          <w:sz w:val="28"/>
          <w:szCs w:val="28"/>
          <w:lang w:val="fr-FR"/>
        </w:rPr>
        <w:t>neruoko</w:t>
      </w:r>
      <w:proofErr w:type="spellEnd"/>
      <w:r w:rsidRPr="00BD444F">
        <w:rPr>
          <w:rFonts w:ascii="Arial" w:hAnsi="Arial" w:cs="Arial"/>
          <w:sz w:val="28"/>
          <w:szCs w:val="28"/>
          <w:lang w:val="fr-FR"/>
        </w:rPr>
        <w:t xml:space="preserve"> </w:t>
      </w:r>
      <w:proofErr w:type="spellStart"/>
      <w:r w:rsidRPr="00BD444F">
        <w:rPr>
          <w:rFonts w:ascii="Arial" w:hAnsi="Arial" w:cs="Arial"/>
          <w:sz w:val="28"/>
          <w:szCs w:val="28"/>
          <w:lang w:val="fr-FR"/>
        </w:rPr>
        <w:t>rwe</w:t>
      </w:r>
      <w:proofErr w:type="spellEnd"/>
      <w:r w:rsidRPr="00BD444F">
        <w:rPr>
          <w:rFonts w:ascii="Arial" w:hAnsi="Arial" w:cs="Arial"/>
          <w:sz w:val="28"/>
          <w:szCs w:val="28"/>
          <w:lang w:val="fr-FR"/>
        </w:rPr>
        <w:t>… ?</w:t>
      </w:r>
      <w:r w:rsidRPr="00BD444F">
        <w:rPr>
          <w:rFonts w:ascii="Arial" w:hAnsi="Arial" w:cs="Arial"/>
          <w:sz w:val="18"/>
          <w:szCs w:val="18"/>
          <w:lang w:val="fr-FR"/>
        </w:rPr>
        <w:t xml:space="preserve"> </w:t>
      </w:r>
      <w:r w:rsidRPr="00AE4311">
        <w:rPr>
          <w:rFonts w:ascii="Arial" w:hAnsi="Arial" w:cs="Arial"/>
          <w:sz w:val="18"/>
          <w:szCs w:val="18"/>
        </w:rPr>
        <w:t>[Congregation says, “</w:t>
      </w:r>
      <w:proofErr w:type="spellStart"/>
      <w:r>
        <w:rPr>
          <w:rFonts w:ascii="Arial" w:hAnsi="Arial" w:cs="Arial"/>
          <w:sz w:val="18"/>
          <w:szCs w:val="18"/>
        </w:rPr>
        <w:t>rwenyu</w:t>
      </w:r>
      <w:proofErr w:type="spellEnd"/>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w:t>
      </w:r>
      <w:r w:rsidRPr="00F97324">
        <w:rPr>
          <w:rFonts w:ascii="Arial" w:hAnsi="Arial" w:cs="Arial"/>
          <w:sz w:val="28"/>
          <w:szCs w:val="28"/>
        </w:rPr>
        <w:t>Let every man be a li…?</w:t>
      </w:r>
      <w:r w:rsidRPr="00F97324">
        <w:rPr>
          <w:rFonts w:ascii="Arial" w:hAnsi="Arial" w:cs="Arial"/>
          <w:sz w:val="18"/>
          <w:szCs w:val="18"/>
        </w:rPr>
        <w:t xml:space="preserve"> </w:t>
      </w:r>
      <w:r w:rsidRPr="00AE4311">
        <w:rPr>
          <w:rFonts w:ascii="Arial" w:hAnsi="Arial" w:cs="Arial"/>
          <w:sz w:val="18"/>
          <w:szCs w:val="18"/>
        </w:rPr>
        <w:t xml:space="preserve">[Congregation says, </w:t>
      </w:r>
      <w:r>
        <w:rPr>
          <w:rFonts w:ascii="Arial" w:hAnsi="Arial" w:cs="Arial"/>
          <w:sz w:val="18"/>
          <w:szCs w:val="18"/>
        </w:rPr>
        <w:t>‘a liar,’</w:t>
      </w:r>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and God’s Word be what…?” </w:t>
      </w:r>
      <w:r w:rsidRPr="00AE4311">
        <w:rPr>
          <w:rFonts w:ascii="Arial" w:hAnsi="Arial" w:cs="Arial"/>
          <w:sz w:val="18"/>
          <w:szCs w:val="18"/>
        </w:rPr>
        <w:t>[Congregation says, “</w:t>
      </w:r>
      <w:r>
        <w:rPr>
          <w:rFonts w:ascii="Arial" w:hAnsi="Arial" w:cs="Arial"/>
          <w:sz w:val="18"/>
          <w:szCs w:val="18"/>
        </w:rPr>
        <w:t>true</w:t>
      </w:r>
      <w:r w:rsidRPr="00AE4311">
        <w:rPr>
          <w:rFonts w:ascii="Arial" w:hAnsi="Arial" w:cs="Arial"/>
          <w:sz w:val="18"/>
          <w:szCs w:val="18"/>
        </w:rPr>
        <w:t>.”]</w:t>
      </w:r>
      <w:r w:rsidRPr="00AE4311">
        <w:rPr>
          <w:rFonts w:ascii="Arial" w:hAnsi="Arial" w:cs="Arial"/>
          <w:sz w:val="28"/>
          <w:szCs w:val="28"/>
        </w:rPr>
        <w:t xml:space="preserve"> </w:t>
      </w:r>
    </w:p>
    <w:p w:rsidR="001847F0" w:rsidP="001847F0" w:rsidRDefault="001847F0" w14:paraId="11B99FC3" w14:textId="77777777">
      <w:pPr>
        <w:jc w:val="both"/>
        <w:rPr>
          <w:rFonts w:ascii="Arial" w:hAnsi="Arial" w:cs="Arial"/>
          <w:sz w:val="28"/>
          <w:szCs w:val="28"/>
        </w:rPr>
      </w:pPr>
      <w:r w:rsidRPr="00D01BA0">
        <w:rPr>
          <w:rFonts w:ascii="Arial" w:hAnsi="Arial" w:cs="Arial"/>
          <w:sz w:val="28"/>
          <w:szCs w:val="28"/>
          <w:vertAlign w:val="superscript"/>
        </w:rPr>
        <w:t>255</w:t>
      </w:r>
      <w:r>
        <w:rPr>
          <w:rFonts w:ascii="Arial" w:hAnsi="Arial" w:cs="Arial"/>
          <w:sz w:val="28"/>
          <w:szCs w:val="28"/>
        </w:rPr>
        <w:t xml:space="preserve">Why would a man come into church and God not bless him? </w:t>
      </w:r>
      <w:proofErr w:type="spellStart"/>
      <w:r>
        <w:rPr>
          <w:rFonts w:ascii="Arial" w:hAnsi="Arial" w:cs="Arial"/>
          <w:sz w:val="28"/>
          <w:szCs w:val="28"/>
        </w:rPr>
        <w:t>Mukomana</w:t>
      </w:r>
      <w:proofErr w:type="spellEnd"/>
      <w:r>
        <w:rPr>
          <w:rFonts w:ascii="Arial" w:hAnsi="Arial" w:cs="Arial"/>
          <w:sz w:val="28"/>
          <w:szCs w:val="28"/>
        </w:rPr>
        <w:t xml:space="preserve"> or </w:t>
      </w:r>
      <w:proofErr w:type="spellStart"/>
      <w:r>
        <w:rPr>
          <w:rFonts w:ascii="Arial" w:hAnsi="Arial" w:cs="Arial"/>
          <w:sz w:val="28"/>
          <w:szCs w:val="28"/>
        </w:rPr>
        <w:t>murume</w:t>
      </w:r>
      <w:proofErr w:type="spellEnd"/>
      <w:r>
        <w:rPr>
          <w:rFonts w:ascii="Arial" w:hAnsi="Arial" w:cs="Arial"/>
          <w:sz w:val="28"/>
          <w:szCs w:val="28"/>
        </w:rPr>
        <w:t xml:space="preserve"> or </w:t>
      </w:r>
      <w:proofErr w:type="spellStart"/>
      <w:r>
        <w:rPr>
          <w:rFonts w:ascii="Arial" w:hAnsi="Arial" w:cs="Arial"/>
          <w:sz w:val="28"/>
          <w:szCs w:val="28"/>
        </w:rPr>
        <w:t>mukadzi</w:t>
      </w:r>
      <w:proofErr w:type="spellEnd"/>
      <w:r>
        <w:rPr>
          <w:rFonts w:ascii="Arial" w:hAnsi="Arial" w:cs="Arial"/>
          <w:sz w:val="28"/>
          <w:szCs w:val="28"/>
        </w:rPr>
        <w:t xml:space="preserve"> </w:t>
      </w:r>
      <w:proofErr w:type="spellStart"/>
      <w:r>
        <w:rPr>
          <w:rFonts w:ascii="Arial" w:hAnsi="Arial" w:cs="Arial"/>
          <w:sz w:val="28"/>
          <w:szCs w:val="28"/>
        </w:rPr>
        <w:t>akauya</w:t>
      </w:r>
      <w:proofErr w:type="spellEnd"/>
      <w:r>
        <w:rPr>
          <w:rFonts w:ascii="Arial" w:hAnsi="Arial" w:cs="Arial"/>
          <w:sz w:val="28"/>
          <w:szCs w:val="28"/>
        </w:rPr>
        <w:t xml:space="preserve"> </w:t>
      </w:r>
      <w:proofErr w:type="spellStart"/>
      <w:r>
        <w:rPr>
          <w:rFonts w:ascii="Arial" w:hAnsi="Arial" w:cs="Arial"/>
          <w:sz w:val="28"/>
          <w:szCs w:val="28"/>
        </w:rPr>
        <w:t>paChechi</w:t>
      </w:r>
      <w:proofErr w:type="spellEnd"/>
      <w:r>
        <w:rPr>
          <w:rFonts w:ascii="Arial" w:hAnsi="Arial" w:cs="Arial"/>
          <w:sz w:val="28"/>
          <w:szCs w:val="28"/>
        </w:rPr>
        <w:t xml:space="preserve"> </w:t>
      </w:r>
      <w:proofErr w:type="spellStart"/>
      <w:r>
        <w:rPr>
          <w:rFonts w:ascii="Arial" w:hAnsi="Arial" w:cs="Arial"/>
          <w:sz w:val="28"/>
          <w:szCs w:val="28"/>
        </w:rPr>
        <w:t>pana</w:t>
      </w:r>
      <w:proofErr w:type="spellEnd"/>
      <w:r>
        <w:rPr>
          <w:rFonts w:ascii="Arial" w:hAnsi="Arial" w:cs="Arial"/>
          <w:sz w:val="28"/>
          <w:szCs w:val="28"/>
        </w:rPr>
        <w:t xml:space="preserve"> </w:t>
      </w:r>
      <w:proofErr w:type="spellStart"/>
      <w:r>
        <w:rPr>
          <w:rFonts w:ascii="Arial" w:hAnsi="Arial" w:cs="Arial"/>
          <w:sz w:val="28"/>
          <w:szCs w:val="28"/>
        </w:rPr>
        <w:t>apa</w:t>
      </w:r>
      <w:proofErr w:type="spellEnd"/>
      <w:r>
        <w:rPr>
          <w:rFonts w:ascii="Arial" w:hAnsi="Arial" w:cs="Arial"/>
          <w:sz w:val="28"/>
          <w:szCs w:val="28"/>
        </w:rPr>
        <w:t xml:space="preserve"> </w:t>
      </w:r>
      <w:proofErr w:type="spellStart"/>
      <w:r>
        <w:rPr>
          <w:rFonts w:ascii="Arial" w:hAnsi="Arial" w:cs="Arial"/>
          <w:sz w:val="28"/>
          <w:szCs w:val="28"/>
        </w:rPr>
        <w:t>akasagamuchira</w:t>
      </w:r>
      <w:proofErr w:type="spellEnd"/>
      <w:r>
        <w:rPr>
          <w:rFonts w:ascii="Arial" w:hAnsi="Arial" w:cs="Arial"/>
          <w:sz w:val="28"/>
          <w:szCs w:val="28"/>
        </w:rPr>
        <w:t xml:space="preserve"> </w:t>
      </w:r>
      <w:proofErr w:type="spellStart"/>
      <w:r>
        <w:rPr>
          <w:rFonts w:ascii="Arial" w:hAnsi="Arial" w:cs="Arial"/>
          <w:sz w:val="28"/>
          <w:szCs w:val="28"/>
        </w:rPr>
        <w:t>kutungamirirwa</w:t>
      </w:r>
      <w:proofErr w:type="spellEnd"/>
      <w:r>
        <w:rPr>
          <w:rFonts w:ascii="Arial" w:hAnsi="Arial" w:cs="Arial"/>
          <w:sz w:val="28"/>
          <w:szCs w:val="28"/>
        </w:rPr>
        <w:t xml:space="preserve"> </w:t>
      </w:r>
      <w:proofErr w:type="spellStart"/>
      <w:r>
        <w:rPr>
          <w:rFonts w:ascii="Arial" w:hAnsi="Arial" w:cs="Arial"/>
          <w:sz w:val="28"/>
          <w:szCs w:val="28"/>
        </w:rPr>
        <w:t>kwaanodi</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kwaanoitwa</w:t>
      </w:r>
      <w:proofErr w:type="spellEnd"/>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Akasagamuchira</w:t>
      </w:r>
      <w:proofErr w:type="spellEnd"/>
      <w:r>
        <w:rPr>
          <w:rFonts w:ascii="Arial" w:hAnsi="Arial" w:cs="Arial"/>
          <w:sz w:val="28"/>
          <w:szCs w:val="28"/>
        </w:rPr>
        <w:t xml:space="preserve"> </w:t>
      </w:r>
      <w:proofErr w:type="spellStart"/>
      <w:r>
        <w:rPr>
          <w:rFonts w:ascii="Arial" w:hAnsi="Arial" w:cs="Arial"/>
          <w:sz w:val="28"/>
          <w:szCs w:val="28"/>
        </w:rPr>
        <w:t>mharidzo</w:t>
      </w:r>
      <w:proofErr w:type="spellEnd"/>
      <w:r>
        <w:rPr>
          <w:rFonts w:ascii="Arial" w:hAnsi="Arial" w:cs="Arial"/>
          <w:sz w:val="28"/>
          <w:szCs w:val="28"/>
        </w:rPr>
        <w:t xml:space="preserve"> </w:t>
      </w:r>
      <w:proofErr w:type="spellStart"/>
      <w:r>
        <w:rPr>
          <w:rFonts w:ascii="Arial" w:hAnsi="Arial" w:cs="Arial"/>
          <w:sz w:val="28"/>
          <w:szCs w:val="28"/>
        </w:rPr>
        <w:t>dzaanopi</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dzaanopihwa</w:t>
      </w:r>
      <w:proofErr w:type="spellEnd"/>
      <w:r w:rsidRPr="00AE4311">
        <w:rPr>
          <w:rFonts w:ascii="Arial" w:hAnsi="Arial" w:cs="Arial"/>
          <w:sz w:val="18"/>
          <w:szCs w:val="18"/>
        </w:rPr>
        <w:t>.”]</w:t>
      </w:r>
      <w:r w:rsidRPr="00AE4311">
        <w:rPr>
          <w:rFonts w:ascii="Arial" w:hAnsi="Arial" w:cs="Arial"/>
          <w:sz w:val="28"/>
          <w:szCs w:val="28"/>
        </w:rPr>
        <w:t xml:space="preserve"> </w:t>
      </w:r>
      <w:proofErr w:type="spellStart"/>
      <w:r>
        <w:rPr>
          <w:rFonts w:ascii="Arial" w:hAnsi="Arial" w:cs="Arial"/>
          <w:sz w:val="28"/>
          <w:szCs w:val="28"/>
        </w:rPr>
        <w:t>Akatanga</w:t>
      </w:r>
      <w:proofErr w:type="spellEnd"/>
      <w:r>
        <w:rPr>
          <w:rFonts w:ascii="Arial" w:hAnsi="Arial" w:cs="Arial"/>
          <w:sz w:val="28"/>
          <w:szCs w:val="28"/>
        </w:rPr>
        <w:t xml:space="preserve"> </w:t>
      </w:r>
      <w:proofErr w:type="spellStart"/>
      <w:r>
        <w:rPr>
          <w:rFonts w:ascii="Arial" w:hAnsi="Arial" w:cs="Arial"/>
          <w:sz w:val="28"/>
          <w:szCs w:val="28"/>
        </w:rPr>
        <w:t>kuita</w:t>
      </w:r>
      <w:proofErr w:type="spellEnd"/>
      <w:r>
        <w:rPr>
          <w:rFonts w:ascii="Arial" w:hAnsi="Arial" w:cs="Arial"/>
          <w:sz w:val="28"/>
          <w:szCs w:val="28"/>
        </w:rPr>
        <w:t xml:space="preserve"> ma interpretations </w:t>
      </w:r>
      <w:proofErr w:type="spellStart"/>
      <w:r>
        <w:rPr>
          <w:rFonts w:ascii="Arial" w:hAnsi="Arial" w:cs="Arial"/>
          <w:sz w:val="28"/>
          <w:szCs w:val="28"/>
        </w:rPr>
        <w:t>aani</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ake</w:t>
      </w:r>
      <w:proofErr w:type="spellEnd"/>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And </w:t>
      </w:r>
      <w:proofErr w:type="spellStart"/>
      <w:r>
        <w:rPr>
          <w:rFonts w:ascii="Arial" w:hAnsi="Arial" w:cs="Arial"/>
          <w:sz w:val="28"/>
          <w:szCs w:val="28"/>
        </w:rPr>
        <w:t>amusvitsa</w:t>
      </w:r>
      <w:proofErr w:type="spellEnd"/>
      <w:r>
        <w:rPr>
          <w:rFonts w:ascii="Arial" w:hAnsi="Arial" w:cs="Arial"/>
          <w:sz w:val="28"/>
          <w:szCs w:val="28"/>
        </w:rPr>
        <w:t xml:space="preserve"> </w:t>
      </w:r>
      <w:proofErr w:type="spellStart"/>
      <w:r>
        <w:rPr>
          <w:rFonts w:ascii="Arial" w:hAnsi="Arial" w:cs="Arial"/>
          <w:sz w:val="28"/>
          <w:szCs w:val="28"/>
        </w:rPr>
        <w:t>kumudhuri</w:t>
      </w:r>
      <w:proofErr w:type="spellEnd"/>
      <w:r>
        <w:rPr>
          <w:rFonts w:ascii="Arial" w:hAnsi="Arial" w:cs="Arial"/>
          <w:sz w:val="28"/>
          <w:szCs w:val="28"/>
        </w:rPr>
        <w:t xml:space="preserve">. Iro </w:t>
      </w:r>
      <w:proofErr w:type="spellStart"/>
      <w:r>
        <w:rPr>
          <w:rFonts w:ascii="Arial" w:hAnsi="Arial" w:cs="Arial"/>
          <w:sz w:val="28"/>
          <w:szCs w:val="28"/>
        </w:rPr>
        <w:t>Bhaibhiri</w:t>
      </w:r>
      <w:proofErr w:type="spellEnd"/>
      <w:r>
        <w:rPr>
          <w:rFonts w:ascii="Arial" w:hAnsi="Arial" w:cs="Arial"/>
          <w:sz w:val="28"/>
          <w:szCs w:val="28"/>
        </w:rPr>
        <w:t xml:space="preserve"> </w:t>
      </w:r>
      <w:proofErr w:type="spellStart"/>
      <w:r>
        <w:rPr>
          <w:rFonts w:ascii="Arial" w:hAnsi="Arial" w:cs="Arial"/>
          <w:sz w:val="28"/>
          <w:szCs w:val="28"/>
        </w:rPr>
        <w:t>rakati</w:t>
      </w:r>
      <w:proofErr w:type="spellEnd"/>
      <w:r>
        <w:rPr>
          <w:rFonts w:ascii="Arial" w:hAnsi="Arial" w:cs="Arial"/>
          <w:sz w:val="28"/>
          <w:szCs w:val="28"/>
        </w:rPr>
        <w:t>, “</w:t>
      </w:r>
      <w:proofErr w:type="spellStart"/>
      <w:r>
        <w:rPr>
          <w:rFonts w:ascii="Arial" w:hAnsi="Arial" w:cs="Arial"/>
          <w:sz w:val="28"/>
          <w:szCs w:val="28"/>
        </w:rPr>
        <w:t>Musakanganwe</w:t>
      </w:r>
      <w:proofErr w:type="spellEnd"/>
      <w:r>
        <w:rPr>
          <w:rFonts w:ascii="Arial" w:hAnsi="Arial" w:cs="Arial"/>
          <w:sz w:val="28"/>
          <w:szCs w:val="28"/>
        </w:rPr>
        <w:t xml:space="preserve"> </w:t>
      </w:r>
      <w:proofErr w:type="spellStart"/>
      <w:r>
        <w:rPr>
          <w:rFonts w:ascii="Arial" w:hAnsi="Arial" w:cs="Arial"/>
          <w:sz w:val="28"/>
          <w:szCs w:val="28"/>
        </w:rPr>
        <w:t>muRevhi</w:t>
      </w:r>
      <w:proofErr w:type="spellEnd"/>
      <w:r>
        <w:rPr>
          <w:rFonts w:ascii="Arial" w:hAnsi="Arial" w:cs="Arial"/>
          <w:sz w:val="28"/>
          <w:szCs w:val="28"/>
        </w:rPr>
        <w:t xml:space="preserve"> </w:t>
      </w:r>
      <w:proofErr w:type="spellStart"/>
      <w:r>
        <w:rPr>
          <w:rFonts w:ascii="Arial" w:hAnsi="Arial" w:cs="Arial"/>
          <w:sz w:val="28"/>
          <w:szCs w:val="28"/>
        </w:rPr>
        <w:t>ari</w:t>
      </w:r>
      <w:proofErr w:type="spellEnd"/>
      <w:r>
        <w:rPr>
          <w:rFonts w:ascii="Arial" w:hAnsi="Arial" w:cs="Arial"/>
          <w:sz w:val="28"/>
          <w:szCs w:val="28"/>
        </w:rPr>
        <w:t xml:space="preserve"> </w:t>
      </w:r>
      <w:proofErr w:type="spellStart"/>
      <w:r>
        <w:rPr>
          <w:rFonts w:ascii="Arial" w:hAnsi="Arial" w:cs="Arial"/>
          <w:sz w:val="28"/>
          <w:szCs w:val="28"/>
        </w:rPr>
        <w:t>pakati</w:t>
      </w:r>
      <w:proofErr w:type="spellEnd"/>
      <w:r>
        <w:rPr>
          <w:rFonts w:ascii="Arial" w:hAnsi="Arial" w:cs="Arial"/>
          <w:sz w:val="28"/>
          <w:szCs w:val="28"/>
        </w:rPr>
        <w:t xml:space="preserve"> </w:t>
      </w:r>
      <w:proofErr w:type="spellStart"/>
      <w:r>
        <w:rPr>
          <w:rFonts w:ascii="Arial" w:hAnsi="Arial" w:cs="Arial"/>
          <w:sz w:val="28"/>
          <w:szCs w:val="28"/>
        </w:rPr>
        <w:t>penyu</w:t>
      </w:r>
      <w:proofErr w:type="spellEnd"/>
      <w:r>
        <w:rPr>
          <w:rFonts w:ascii="Arial" w:hAnsi="Arial" w:cs="Arial"/>
          <w:sz w:val="28"/>
          <w:szCs w:val="28"/>
        </w:rPr>
        <w:t>.</w:t>
      </w:r>
      <w:r w:rsidRPr="008D72D7">
        <w:rPr>
          <w:rFonts w:ascii="Arial" w:hAnsi="Arial" w:cs="Arial"/>
          <w:sz w:val="18"/>
          <w:szCs w:val="18"/>
        </w:rPr>
        <w:t xml:space="preserve"> </w:t>
      </w:r>
      <w:r w:rsidRPr="00AE4311">
        <w:rPr>
          <w:rFonts w:ascii="Arial" w:hAnsi="Arial" w:cs="Arial"/>
          <w:sz w:val="18"/>
          <w:szCs w:val="18"/>
        </w:rPr>
        <w:t xml:space="preserve">[Congregation says, </w:t>
      </w:r>
      <w:r>
        <w:rPr>
          <w:rFonts w:ascii="Arial" w:hAnsi="Arial" w:cs="Arial"/>
          <w:sz w:val="18"/>
          <w:szCs w:val="18"/>
        </w:rPr>
        <w:t>‘</w:t>
      </w:r>
      <w:r w:rsidRPr="00AE4311">
        <w:rPr>
          <w:rFonts w:ascii="Arial" w:hAnsi="Arial" w:cs="Arial"/>
          <w:sz w:val="18"/>
          <w:szCs w:val="18"/>
        </w:rPr>
        <w:t>Amen.</w:t>
      </w:r>
      <w:r>
        <w:rPr>
          <w:rFonts w:ascii="Arial" w:hAnsi="Arial" w:cs="Arial"/>
          <w:sz w:val="18"/>
          <w:szCs w:val="18"/>
        </w:rPr>
        <w:t>’</w:t>
      </w:r>
      <w:r w:rsidRPr="00AE4311">
        <w:rPr>
          <w:rFonts w:ascii="Arial" w:hAnsi="Arial" w:cs="Arial"/>
          <w:sz w:val="18"/>
          <w:szCs w:val="18"/>
        </w:rPr>
        <w:t>]</w:t>
      </w:r>
      <w:r w:rsidRPr="00AE4311">
        <w:rPr>
          <w:rFonts w:ascii="Arial" w:hAnsi="Arial" w:cs="Arial"/>
          <w:sz w:val="28"/>
          <w:szCs w:val="28"/>
        </w:rPr>
        <w:t xml:space="preserve"> </w:t>
      </w:r>
      <w:r>
        <w:rPr>
          <w:rFonts w:ascii="Arial" w:hAnsi="Arial" w:cs="Arial"/>
          <w:sz w:val="28"/>
          <w:szCs w:val="28"/>
        </w:rPr>
        <w:t xml:space="preserve">No matter what happens, </w:t>
      </w:r>
      <w:proofErr w:type="spellStart"/>
      <w:r>
        <w:rPr>
          <w:rFonts w:ascii="Arial" w:hAnsi="Arial" w:cs="Arial"/>
          <w:sz w:val="28"/>
          <w:szCs w:val="28"/>
        </w:rPr>
        <w:t>musakanganwe</w:t>
      </w:r>
      <w:proofErr w:type="spellEnd"/>
      <w:r>
        <w:rPr>
          <w:rFonts w:ascii="Arial" w:hAnsi="Arial" w:cs="Arial"/>
          <w:sz w:val="28"/>
          <w:szCs w:val="28"/>
        </w:rPr>
        <w:t xml:space="preserve"> kana </w:t>
      </w:r>
      <w:proofErr w:type="spellStart"/>
      <w:r>
        <w:rPr>
          <w:rFonts w:ascii="Arial" w:hAnsi="Arial" w:cs="Arial"/>
          <w:sz w:val="28"/>
          <w:szCs w:val="28"/>
        </w:rPr>
        <w:t>masvika</w:t>
      </w:r>
      <w:proofErr w:type="spellEnd"/>
      <w:r>
        <w:rPr>
          <w:rFonts w:ascii="Arial" w:hAnsi="Arial" w:cs="Arial"/>
          <w:sz w:val="28"/>
          <w:szCs w:val="28"/>
        </w:rPr>
        <w:t xml:space="preserve"> </w:t>
      </w:r>
      <w:proofErr w:type="spellStart"/>
      <w:r>
        <w:rPr>
          <w:rFonts w:ascii="Arial" w:hAnsi="Arial" w:cs="Arial"/>
          <w:sz w:val="28"/>
          <w:szCs w:val="28"/>
        </w:rPr>
        <w:t>panzvimbo</w:t>
      </w:r>
      <w:proofErr w:type="spellEnd"/>
      <w:r>
        <w:rPr>
          <w:rFonts w:ascii="Arial" w:hAnsi="Arial" w:cs="Arial"/>
          <w:sz w:val="28"/>
          <w:szCs w:val="28"/>
        </w:rPr>
        <w:t xml:space="preserve"> </w:t>
      </w:r>
      <w:proofErr w:type="spellStart"/>
      <w:r>
        <w:rPr>
          <w:rFonts w:ascii="Arial" w:hAnsi="Arial" w:cs="Arial"/>
          <w:sz w:val="28"/>
          <w:szCs w:val="28"/>
        </w:rPr>
        <w:t>iyo</w:t>
      </w:r>
      <w:proofErr w:type="spellEnd"/>
      <w:r>
        <w:rPr>
          <w:rFonts w:ascii="Arial" w:hAnsi="Arial" w:cs="Arial"/>
          <w:sz w:val="28"/>
          <w:szCs w:val="28"/>
        </w:rPr>
        <w:t xml:space="preserve">…?” </w:t>
      </w:r>
      <w:r w:rsidRPr="00AE4311">
        <w:rPr>
          <w:rFonts w:ascii="Arial" w:hAnsi="Arial" w:cs="Arial"/>
          <w:sz w:val="18"/>
          <w:szCs w:val="18"/>
        </w:rPr>
        <w:t>[Congregation says, “</w:t>
      </w:r>
      <w:proofErr w:type="spellStart"/>
      <w:r>
        <w:rPr>
          <w:rFonts w:ascii="Arial" w:hAnsi="Arial" w:cs="Arial"/>
          <w:sz w:val="18"/>
          <w:szCs w:val="18"/>
        </w:rPr>
        <w:t>iyoyo</w:t>
      </w:r>
      <w:proofErr w:type="spellEnd"/>
      <w:r w:rsidRPr="00AE4311">
        <w:rPr>
          <w:rFonts w:ascii="Arial" w:hAnsi="Arial" w:cs="Arial"/>
          <w:sz w:val="18"/>
          <w:szCs w:val="18"/>
        </w:rPr>
        <w:t>.”]</w:t>
      </w:r>
      <w:r w:rsidRPr="00AE4311">
        <w:rPr>
          <w:rFonts w:ascii="Arial" w:hAnsi="Arial" w:cs="Arial"/>
          <w:sz w:val="28"/>
          <w:szCs w:val="28"/>
        </w:rPr>
        <w:t xml:space="preserve"> </w:t>
      </w:r>
    </w:p>
    <w:p w:rsidRPr="00E07F60" w:rsidR="001847F0" w:rsidP="001847F0" w:rsidRDefault="001847F0" w14:paraId="1932A3B4" w14:textId="77777777">
      <w:pPr>
        <w:jc w:val="both"/>
        <w:rPr>
          <w:rFonts w:ascii="Arial" w:hAnsi="Arial" w:cs="Arial"/>
          <w:sz w:val="28"/>
          <w:szCs w:val="28"/>
          <w:lang w:val="fr-FR"/>
        </w:rPr>
      </w:pPr>
      <w:r w:rsidRPr="00D01BA0">
        <w:rPr>
          <w:rFonts w:ascii="Arial" w:hAnsi="Arial" w:cs="Arial"/>
          <w:sz w:val="28"/>
          <w:szCs w:val="28"/>
          <w:vertAlign w:val="superscript"/>
        </w:rPr>
        <w:t>256</w:t>
      </w:r>
      <w:r>
        <w:rPr>
          <w:rFonts w:ascii="Arial" w:hAnsi="Arial" w:cs="Arial"/>
          <w:sz w:val="28"/>
          <w:szCs w:val="28"/>
        </w:rPr>
        <w:t xml:space="preserve">Tingaita Amen here </w:t>
      </w:r>
      <w:proofErr w:type="spellStart"/>
      <w:r>
        <w:rPr>
          <w:rFonts w:ascii="Arial" w:hAnsi="Arial" w:cs="Arial"/>
          <w:sz w:val="28"/>
          <w:szCs w:val="28"/>
        </w:rPr>
        <w:t>varanda</w:t>
      </w:r>
      <w:proofErr w:type="spellEnd"/>
      <w:r>
        <w:rPr>
          <w:rFonts w:ascii="Arial" w:hAnsi="Arial" w:cs="Arial"/>
          <w:sz w:val="28"/>
          <w:szCs w:val="28"/>
        </w:rPr>
        <w:t xml:space="preserve"> </w:t>
      </w:r>
      <w:proofErr w:type="spellStart"/>
      <w:r>
        <w:rPr>
          <w:rFonts w:ascii="Arial" w:hAnsi="Arial" w:cs="Arial"/>
          <w:sz w:val="28"/>
          <w:szCs w:val="28"/>
        </w:rPr>
        <w:t>vaMwari</w:t>
      </w:r>
      <w:proofErr w:type="spellEnd"/>
      <w:r>
        <w:rPr>
          <w:rFonts w:ascii="Arial" w:hAnsi="Arial" w:cs="Arial"/>
          <w:sz w:val="28"/>
          <w:szCs w:val="28"/>
        </w:rPr>
        <w:t>.</w:t>
      </w:r>
      <w:r w:rsidRPr="00921B4E">
        <w:rPr>
          <w:rFonts w:ascii="Arial" w:hAnsi="Arial" w:cs="Arial"/>
          <w:sz w:val="18"/>
          <w:szCs w:val="1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 xml:space="preserve"> Amen </w:t>
      </w:r>
      <w:proofErr w:type="spellStart"/>
      <w:r>
        <w:rPr>
          <w:rFonts w:ascii="Arial" w:hAnsi="Arial" w:cs="Arial"/>
          <w:sz w:val="28"/>
          <w:szCs w:val="28"/>
        </w:rPr>
        <w:t>handisi</w:t>
      </w:r>
      <w:proofErr w:type="spellEnd"/>
      <w:r>
        <w:rPr>
          <w:rFonts w:ascii="Arial" w:hAnsi="Arial" w:cs="Arial"/>
          <w:sz w:val="28"/>
          <w:szCs w:val="28"/>
        </w:rPr>
        <w:t xml:space="preserve"> </w:t>
      </w:r>
      <w:proofErr w:type="spellStart"/>
      <w:r>
        <w:rPr>
          <w:rFonts w:ascii="Arial" w:hAnsi="Arial" w:cs="Arial"/>
          <w:sz w:val="28"/>
          <w:szCs w:val="28"/>
        </w:rPr>
        <w:t>kumunzwa</w:t>
      </w:r>
      <w:proofErr w:type="spellEnd"/>
      <w:r>
        <w:rPr>
          <w:rFonts w:ascii="Arial" w:hAnsi="Arial" w:cs="Arial"/>
          <w:sz w:val="28"/>
          <w:szCs w:val="28"/>
        </w:rPr>
        <w:t xml:space="preserve"> </w:t>
      </w:r>
      <w:proofErr w:type="spellStart"/>
      <w:r>
        <w:rPr>
          <w:rFonts w:ascii="Arial" w:hAnsi="Arial" w:cs="Arial"/>
          <w:sz w:val="28"/>
          <w:szCs w:val="28"/>
        </w:rPr>
        <w:t>iyeye</w:t>
      </w:r>
      <w:proofErr w:type="spellEnd"/>
      <w:r>
        <w:rPr>
          <w:rFonts w:ascii="Arial" w:hAnsi="Arial" w:cs="Arial"/>
          <w:sz w:val="28"/>
          <w:szCs w:val="28"/>
        </w:rPr>
        <w:t xml:space="preserve">. </w:t>
      </w:r>
      <w:r w:rsidRPr="00AE4311">
        <w:rPr>
          <w:rFonts w:ascii="Arial" w:hAnsi="Arial" w:cs="Arial"/>
          <w:sz w:val="18"/>
          <w:szCs w:val="18"/>
        </w:rPr>
        <w:t>[Congregation says, “Amen.”]</w:t>
      </w:r>
      <w:r w:rsidRPr="00AE4311">
        <w:rPr>
          <w:rFonts w:ascii="Arial" w:hAnsi="Arial" w:cs="Arial"/>
          <w:sz w:val="28"/>
          <w:szCs w:val="28"/>
        </w:rPr>
        <w:t xml:space="preserve"> </w:t>
      </w:r>
      <w:r>
        <w:rPr>
          <w:rFonts w:ascii="Arial" w:hAnsi="Arial" w:cs="Arial"/>
          <w:sz w:val="28"/>
          <w:szCs w:val="28"/>
        </w:rPr>
        <w:t>Amen, Hallelujah!</w:t>
      </w:r>
      <w:r w:rsidRPr="004F5DF1">
        <w:rPr>
          <w:rFonts w:ascii="Arial" w:hAnsi="Arial" w:cs="Arial"/>
          <w:sz w:val="18"/>
          <w:szCs w:val="18"/>
        </w:rPr>
        <w:t xml:space="preserve"> </w:t>
      </w:r>
      <w:r w:rsidRPr="00AE4311">
        <w:rPr>
          <w:rFonts w:ascii="Arial" w:hAnsi="Arial" w:cs="Arial"/>
          <w:sz w:val="18"/>
          <w:szCs w:val="18"/>
        </w:rPr>
        <w:t>[Congregation says, “Amen</w:t>
      </w:r>
      <w:r>
        <w:rPr>
          <w:rFonts w:ascii="Arial" w:hAnsi="Arial" w:cs="Arial"/>
          <w:sz w:val="18"/>
          <w:szCs w:val="18"/>
        </w:rPr>
        <w:t xml:space="preserve"> Hallelujah!</w:t>
      </w:r>
      <w:r w:rsidRPr="00AE4311">
        <w:rPr>
          <w:rFonts w:ascii="Arial" w:hAnsi="Arial" w:cs="Arial"/>
          <w:sz w:val="18"/>
          <w:szCs w:val="18"/>
        </w:rPr>
        <w:t>”]</w:t>
      </w:r>
      <w:r w:rsidRPr="00AE4311">
        <w:rPr>
          <w:rFonts w:ascii="Arial" w:hAnsi="Arial" w:cs="Arial"/>
          <w:sz w:val="28"/>
          <w:szCs w:val="28"/>
        </w:rPr>
        <w:t xml:space="preserve"> </w:t>
      </w:r>
      <w:r w:rsidRPr="00CB6BAF">
        <w:rPr>
          <w:rFonts w:ascii="Arial" w:hAnsi="Arial" w:cs="Arial"/>
          <w:sz w:val="28"/>
          <w:szCs w:val="28"/>
          <w:lang w:val="en-ZW"/>
          <w:rPrChange w:author="Transcriber01 JHB" w:date="2025-08-26T08:37:00Z" w16du:dateUtc="2025-08-26T06:37:00Z" w:id="206">
            <w:rPr>
              <w:rFonts w:ascii="Arial" w:hAnsi="Arial" w:cs="Arial"/>
              <w:sz w:val="28"/>
              <w:szCs w:val="28"/>
            </w:rPr>
          </w:rPrChange>
        </w:rPr>
        <w:t>“</w:t>
      </w:r>
      <w:proofErr w:type="spellStart"/>
      <w:r w:rsidRPr="00CB6BAF">
        <w:rPr>
          <w:rFonts w:ascii="Arial" w:hAnsi="Arial" w:cs="Arial"/>
          <w:sz w:val="28"/>
          <w:szCs w:val="28"/>
          <w:lang w:val="en-ZW"/>
        </w:rPr>
        <w:t>U</w:t>
      </w:r>
      <w:r w:rsidRPr="00CB6BAF">
        <w:rPr>
          <w:rFonts w:ascii="Arial" w:hAnsi="Arial" w:cs="Arial"/>
          <w:sz w:val="28"/>
          <w:szCs w:val="28"/>
          <w:lang w:val="en-ZW"/>
          <w:rPrChange w:author="Transcriber01 JHB" w:date="2025-08-26T08:37:00Z" w16du:dateUtc="2025-08-26T06:37:00Z" w:id="207">
            <w:rPr>
              <w:rFonts w:ascii="Arial" w:hAnsi="Arial" w:cs="Arial"/>
              <w:sz w:val="28"/>
              <w:szCs w:val="28"/>
            </w:rPr>
          </w:rPrChange>
        </w:rPr>
        <w:t>nzai</w:t>
      </w:r>
      <w:proofErr w:type="spellEnd"/>
      <w:r w:rsidRPr="00CB6BAF">
        <w:rPr>
          <w:rFonts w:ascii="Arial" w:hAnsi="Arial" w:cs="Arial"/>
          <w:sz w:val="28"/>
          <w:szCs w:val="28"/>
          <w:lang w:val="en-ZW"/>
          <w:rPrChange w:author="Transcriber01 JHB" w:date="2025-08-26T08:37:00Z" w16du:dateUtc="2025-08-26T06:37:00Z" w:id="208">
            <w:rPr>
              <w:rFonts w:ascii="Arial" w:hAnsi="Arial" w:cs="Arial"/>
              <w:sz w:val="28"/>
              <w:szCs w:val="28"/>
            </w:rPr>
          </w:rPrChange>
        </w:rPr>
        <w:t xml:space="preserve"> </w:t>
      </w:r>
      <w:proofErr w:type="spellStart"/>
      <w:r w:rsidRPr="00CB6BAF">
        <w:rPr>
          <w:rFonts w:ascii="Arial" w:hAnsi="Arial" w:cs="Arial"/>
          <w:sz w:val="28"/>
          <w:szCs w:val="28"/>
          <w:lang w:val="en-ZW"/>
          <w:rPrChange w:author="Transcriber01 JHB" w:date="2025-08-26T08:37:00Z" w16du:dateUtc="2025-08-26T06:37:00Z" w:id="209">
            <w:rPr>
              <w:rFonts w:ascii="Arial" w:hAnsi="Arial" w:cs="Arial"/>
              <w:sz w:val="28"/>
              <w:szCs w:val="28"/>
            </w:rPr>
          </w:rPrChange>
        </w:rPr>
        <w:t>zvegumi</w:t>
      </w:r>
      <w:proofErr w:type="spellEnd"/>
      <w:r w:rsidRPr="00CB6BAF">
        <w:rPr>
          <w:rFonts w:ascii="Arial" w:hAnsi="Arial" w:cs="Arial"/>
          <w:sz w:val="28"/>
          <w:szCs w:val="28"/>
          <w:lang w:val="en-ZW"/>
          <w:rPrChange w:author="Transcriber01 JHB" w:date="2025-08-26T08:37:00Z" w16du:dateUtc="2025-08-26T06:37:00Z" w:id="210">
            <w:rPr>
              <w:rFonts w:ascii="Arial" w:hAnsi="Arial" w:cs="Arial"/>
              <w:sz w:val="28"/>
              <w:szCs w:val="28"/>
            </w:rPr>
          </w:rPrChange>
        </w:rPr>
        <w:t xml:space="preserve">. </w:t>
      </w:r>
      <w:proofErr w:type="spellStart"/>
      <w:ins w:author="Transcriber01 JHB" w:date="2025-08-25T15:22:00Z" w16du:dateUtc="2025-08-25T13:22:00Z" w:id="211">
        <w:r w:rsidRPr="00EA18DD">
          <w:rPr>
            <w:rFonts w:ascii="Arial" w:hAnsi="Arial" w:cs="Arial"/>
            <w:sz w:val="28"/>
            <w:szCs w:val="28"/>
            <w:lang w:val="fr-FR"/>
            <w:rPrChange w:author="Transcriber01 JHB" w:date="2025-08-26T08:37:00Z" w16du:dateUtc="2025-08-26T06:37:00Z" w:id="212">
              <w:rPr>
                <w:rFonts w:ascii="Arial" w:hAnsi="Arial" w:cs="Arial"/>
                <w:sz w:val="28"/>
                <w:szCs w:val="28"/>
              </w:rPr>
            </w:rPrChange>
          </w:rPr>
          <w:t>U</w:t>
        </w:r>
      </w:ins>
      <w:del w:author="Transcriber01 JHB" w:date="2025-08-25T15:22:00Z" w16du:dateUtc="2025-08-25T13:22:00Z" w:id="213">
        <w:r w:rsidRPr="00816AFA" w:rsidDel="00C10037">
          <w:rPr>
            <w:rFonts w:ascii="Arial" w:hAnsi="Arial" w:cs="Arial"/>
            <w:sz w:val="28"/>
            <w:szCs w:val="28"/>
            <w:lang w:val="fr-FR"/>
          </w:rPr>
          <w:delText>H</w:delText>
        </w:r>
      </w:del>
      <w:r w:rsidRPr="00816AFA">
        <w:rPr>
          <w:rFonts w:ascii="Arial" w:hAnsi="Arial" w:cs="Arial"/>
          <w:sz w:val="28"/>
          <w:szCs w:val="28"/>
          <w:lang w:val="fr-FR"/>
        </w:rPr>
        <w:t>unzai</w:t>
      </w:r>
      <w:proofErr w:type="spellEnd"/>
      <w:r w:rsidRPr="00816AFA">
        <w:rPr>
          <w:rFonts w:ascii="Arial" w:hAnsi="Arial" w:cs="Arial"/>
          <w:sz w:val="28"/>
          <w:szCs w:val="28"/>
          <w:lang w:val="fr-FR"/>
        </w:rPr>
        <w:t xml:space="preserve"> </w:t>
      </w:r>
      <w:proofErr w:type="spellStart"/>
      <w:r w:rsidRPr="00816AFA">
        <w:rPr>
          <w:rFonts w:ascii="Arial" w:hAnsi="Arial" w:cs="Arial"/>
          <w:sz w:val="28"/>
          <w:szCs w:val="28"/>
          <w:lang w:val="fr-FR"/>
        </w:rPr>
        <w:t>zvipiriso</w:t>
      </w:r>
      <w:proofErr w:type="spellEnd"/>
      <w:r w:rsidRPr="00816AFA">
        <w:rPr>
          <w:rFonts w:ascii="Arial" w:hAnsi="Arial" w:cs="Arial"/>
          <w:sz w:val="28"/>
          <w:szCs w:val="28"/>
          <w:lang w:val="fr-FR"/>
        </w:rPr>
        <w:t xml:space="preserve">. </w:t>
      </w:r>
      <w:proofErr w:type="spellStart"/>
      <w:r w:rsidRPr="005D2D04">
        <w:rPr>
          <w:rFonts w:ascii="Arial" w:hAnsi="Arial" w:cs="Arial"/>
          <w:sz w:val="28"/>
          <w:szCs w:val="28"/>
          <w:lang w:val="fr-FR"/>
        </w:rPr>
        <w:t>Chengetayi</w:t>
      </w:r>
      <w:proofErr w:type="spellEnd"/>
      <w:r w:rsidRPr="005D2D04">
        <w:rPr>
          <w:rFonts w:ascii="Arial" w:hAnsi="Arial" w:cs="Arial"/>
          <w:sz w:val="28"/>
          <w:szCs w:val="28"/>
          <w:lang w:val="fr-FR"/>
        </w:rPr>
        <w:t xml:space="preserve"> ma </w:t>
      </w:r>
      <w:proofErr w:type="spellStart"/>
      <w:r w:rsidRPr="005D2D04">
        <w:rPr>
          <w:rFonts w:ascii="Arial" w:hAnsi="Arial" w:cs="Arial"/>
          <w:sz w:val="28"/>
          <w:szCs w:val="28"/>
          <w:lang w:val="fr-FR"/>
        </w:rPr>
        <w:t>commandments</w:t>
      </w:r>
      <w:proofErr w:type="spellEnd"/>
      <w:r w:rsidRPr="005D2D04">
        <w:rPr>
          <w:rFonts w:ascii="Arial" w:hAnsi="Arial" w:cs="Arial"/>
          <w:sz w:val="28"/>
          <w:szCs w:val="28"/>
          <w:lang w:val="fr-FR"/>
        </w:rPr>
        <w:t xml:space="preserve"> </w:t>
      </w:r>
      <w:proofErr w:type="spellStart"/>
      <w:r w:rsidRPr="005D2D04">
        <w:rPr>
          <w:rFonts w:ascii="Arial" w:hAnsi="Arial" w:cs="Arial"/>
          <w:sz w:val="28"/>
          <w:szCs w:val="28"/>
          <w:lang w:val="fr-FR"/>
        </w:rPr>
        <w:t>Angu</w:t>
      </w:r>
      <w:proofErr w:type="spellEnd"/>
      <w:r w:rsidRPr="005D2D04">
        <w:rPr>
          <w:rFonts w:ascii="Arial" w:hAnsi="Arial" w:cs="Arial"/>
          <w:sz w:val="28"/>
          <w:szCs w:val="28"/>
          <w:lang w:val="fr-FR"/>
        </w:rPr>
        <w:t xml:space="preserve">. Ende </w:t>
      </w:r>
      <w:proofErr w:type="spellStart"/>
      <w:r w:rsidRPr="005D2D04">
        <w:rPr>
          <w:rFonts w:ascii="Arial" w:hAnsi="Arial" w:cs="Arial"/>
          <w:sz w:val="28"/>
          <w:szCs w:val="28"/>
          <w:lang w:val="fr-FR"/>
        </w:rPr>
        <w:t>m</w:t>
      </w:r>
      <w:r>
        <w:rPr>
          <w:rFonts w:ascii="Arial" w:hAnsi="Arial" w:cs="Arial"/>
          <w:sz w:val="28"/>
          <w:szCs w:val="28"/>
          <w:lang w:val="fr-FR"/>
        </w:rPr>
        <w:t>usakanganwe</w:t>
      </w:r>
      <w:proofErr w:type="spellEnd"/>
      <w:r>
        <w:rPr>
          <w:rFonts w:ascii="Arial" w:hAnsi="Arial" w:cs="Arial"/>
          <w:sz w:val="28"/>
          <w:szCs w:val="28"/>
          <w:lang w:val="fr-FR"/>
        </w:rPr>
        <w:t xml:space="preserve"> </w:t>
      </w:r>
      <w:proofErr w:type="spellStart"/>
      <w:r>
        <w:rPr>
          <w:rFonts w:ascii="Arial" w:hAnsi="Arial" w:cs="Arial"/>
          <w:sz w:val="28"/>
          <w:szCs w:val="28"/>
          <w:lang w:val="fr-FR"/>
        </w:rPr>
        <w:t>muRevhi</w:t>
      </w:r>
      <w:proofErr w:type="spellEnd"/>
      <w:r>
        <w:rPr>
          <w:rFonts w:ascii="Arial" w:hAnsi="Arial" w:cs="Arial"/>
          <w:sz w:val="28"/>
          <w:szCs w:val="28"/>
          <w:lang w:val="fr-FR"/>
        </w:rPr>
        <w:t xml:space="preserve"> </w:t>
      </w:r>
      <w:proofErr w:type="spellStart"/>
      <w:r>
        <w:rPr>
          <w:rFonts w:ascii="Arial" w:hAnsi="Arial" w:cs="Arial"/>
          <w:sz w:val="28"/>
          <w:szCs w:val="28"/>
          <w:lang w:val="fr-FR"/>
        </w:rPr>
        <w:t>ari</w:t>
      </w:r>
      <w:proofErr w:type="spellEnd"/>
      <w:r>
        <w:rPr>
          <w:rFonts w:ascii="Arial" w:hAnsi="Arial" w:cs="Arial"/>
          <w:sz w:val="28"/>
          <w:szCs w:val="28"/>
          <w:lang w:val="fr-FR"/>
        </w:rPr>
        <w:t xml:space="preserve"> </w:t>
      </w:r>
      <w:proofErr w:type="spellStart"/>
      <w:r>
        <w:rPr>
          <w:rFonts w:ascii="Arial" w:hAnsi="Arial" w:cs="Arial"/>
          <w:sz w:val="28"/>
          <w:szCs w:val="28"/>
          <w:lang w:val="fr-FR"/>
        </w:rPr>
        <w:t>pakati</w:t>
      </w:r>
      <w:proofErr w:type="spellEnd"/>
      <w:r>
        <w:rPr>
          <w:rFonts w:ascii="Arial" w:hAnsi="Arial" w:cs="Arial"/>
          <w:sz w:val="28"/>
          <w:szCs w:val="28"/>
          <w:lang w:val="fr-FR"/>
        </w:rPr>
        <w:t xml:space="preserve"> </w:t>
      </w:r>
      <w:proofErr w:type="spellStart"/>
      <w:r>
        <w:rPr>
          <w:rFonts w:ascii="Arial" w:hAnsi="Arial" w:cs="Arial"/>
          <w:sz w:val="28"/>
          <w:szCs w:val="28"/>
          <w:lang w:val="fr-FR"/>
        </w:rPr>
        <w:t>penyu</w:t>
      </w:r>
      <w:proofErr w:type="spellEnd"/>
      <w:r>
        <w:rPr>
          <w:rFonts w:ascii="Arial" w:hAnsi="Arial" w:cs="Arial"/>
          <w:sz w:val="28"/>
          <w:szCs w:val="28"/>
          <w:lang w:val="fr-FR"/>
        </w:rPr>
        <w:t>.</w:t>
      </w:r>
      <w:r w:rsidRPr="000D7732">
        <w:rPr>
          <w:rFonts w:ascii="Arial" w:hAnsi="Arial" w:cs="Arial"/>
          <w:sz w:val="28"/>
          <w:szCs w:val="28"/>
          <w:lang w:val="fr-FR"/>
        </w:rPr>
        <w:t>”</w:t>
      </w:r>
      <w:r>
        <w:rPr>
          <w:rFonts w:ascii="Arial" w:hAnsi="Arial" w:cs="Arial"/>
          <w:sz w:val="28"/>
          <w:szCs w:val="28"/>
          <w:lang w:val="fr-FR"/>
        </w:rPr>
        <w:t xml:space="preserve">  </w:t>
      </w:r>
      <w:proofErr w:type="spellStart"/>
      <w:r>
        <w:rPr>
          <w:rFonts w:ascii="Arial" w:hAnsi="Arial" w:cs="Arial"/>
          <w:sz w:val="28"/>
          <w:szCs w:val="28"/>
          <w:lang w:val="fr-FR"/>
        </w:rPr>
        <w:t>Handi’moona</w:t>
      </w:r>
      <w:proofErr w:type="spellEnd"/>
      <w:r>
        <w:rPr>
          <w:rFonts w:ascii="Arial" w:hAnsi="Arial" w:cs="Arial"/>
          <w:sz w:val="28"/>
          <w:szCs w:val="28"/>
          <w:lang w:val="fr-FR"/>
        </w:rPr>
        <w:t xml:space="preserve"> </w:t>
      </w:r>
      <w:proofErr w:type="spellStart"/>
      <w:r>
        <w:rPr>
          <w:rFonts w:ascii="Arial" w:hAnsi="Arial" w:cs="Arial"/>
          <w:sz w:val="28"/>
          <w:szCs w:val="28"/>
          <w:lang w:val="fr-FR"/>
        </w:rPr>
        <w:t>zvaari</w:t>
      </w:r>
      <w:proofErr w:type="spellEnd"/>
      <w:r>
        <w:rPr>
          <w:rFonts w:ascii="Arial" w:hAnsi="Arial" w:cs="Arial"/>
          <w:sz w:val="28"/>
          <w:szCs w:val="28"/>
          <w:lang w:val="fr-FR"/>
        </w:rPr>
        <w:t xml:space="preserve"> </w:t>
      </w:r>
      <w:proofErr w:type="spellStart"/>
      <w:proofErr w:type="gramStart"/>
      <w:r>
        <w:rPr>
          <w:rFonts w:ascii="Arial" w:hAnsi="Arial" w:cs="Arial"/>
          <w:sz w:val="28"/>
          <w:szCs w:val="28"/>
          <w:lang w:val="fr-FR"/>
        </w:rPr>
        <w:t>kutaura</w:t>
      </w:r>
      <w:proofErr w:type="spellEnd"/>
      <w:r>
        <w:rPr>
          <w:rFonts w:ascii="Arial" w:hAnsi="Arial" w:cs="Arial"/>
          <w:sz w:val="28"/>
          <w:szCs w:val="28"/>
          <w:lang w:val="fr-FR"/>
        </w:rPr>
        <w:t>?</w:t>
      </w:r>
      <w:proofErr w:type="gramEnd"/>
      <w:r>
        <w:rPr>
          <w:rFonts w:ascii="Arial" w:hAnsi="Arial" w:cs="Arial"/>
          <w:sz w:val="28"/>
          <w:szCs w:val="28"/>
          <w:lang w:val="fr-FR"/>
        </w:rPr>
        <w:t xml:space="preserve"> </w:t>
      </w:r>
      <w:proofErr w:type="spellStart"/>
      <w:r>
        <w:rPr>
          <w:rFonts w:ascii="Arial" w:hAnsi="Arial" w:cs="Arial"/>
          <w:sz w:val="28"/>
          <w:szCs w:val="28"/>
          <w:lang w:val="fr-FR"/>
        </w:rPr>
        <w:t>Farai</w:t>
      </w:r>
      <w:proofErr w:type="spellEnd"/>
      <w:r>
        <w:rPr>
          <w:rFonts w:ascii="Arial" w:hAnsi="Arial" w:cs="Arial"/>
          <w:sz w:val="28"/>
          <w:szCs w:val="28"/>
          <w:lang w:val="fr-FR"/>
        </w:rPr>
        <w:t xml:space="preserve"> muri </w:t>
      </w:r>
      <w:proofErr w:type="spellStart"/>
      <w:r>
        <w:rPr>
          <w:rFonts w:ascii="Arial" w:hAnsi="Arial" w:cs="Arial"/>
          <w:sz w:val="28"/>
          <w:szCs w:val="28"/>
          <w:lang w:val="fr-FR"/>
        </w:rPr>
        <w:t>mudzimba</w:t>
      </w:r>
      <w:proofErr w:type="spellEnd"/>
      <w:r>
        <w:rPr>
          <w:rFonts w:ascii="Arial" w:hAnsi="Arial" w:cs="Arial"/>
          <w:sz w:val="28"/>
          <w:szCs w:val="28"/>
          <w:lang w:val="fr-FR"/>
        </w:rPr>
        <w:t xml:space="preserve"> </w:t>
      </w:r>
      <w:proofErr w:type="spellStart"/>
      <w:r>
        <w:rPr>
          <w:rFonts w:ascii="Arial" w:hAnsi="Arial" w:cs="Arial"/>
          <w:sz w:val="28"/>
          <w:szCs w:val="28"/>
          <w:lang w:val="fr-FR"/>
        </w:rPr>
        <w:t>dzenyu</w:t>
      </w:r>
      <w:proofErr w:type="spellEnd"/>
      <w:r>
        <w:rPr>
          <w:rFonts w:ascii="Arial" w:hAnsi="Arial" w:cs="Arial"/>
          <w:sz w:val="28"/>
          <w:szCs w:val="28"/>
          <w:lang w:val="fr-FR"/>
        </w:rPr>
        <w:t xml:space="preserve">. </w:t>
      </w:r>
      <w:proofErr w:type="spellStart"/>
      <w:r>
        <w:rPr>
          <w:rFonts w:ascii="Arial" w:hAnsi="Arial" w:cs="Arial"/>
          <w:sz w:val="28"/>
          <w:szCs w:val="28"/>
          <w:lang w:val="fr-FR"/>
        </w:rPr>
        <w:t>Chamada</w:t>
      </w:r>
      <w:proofErr w:type="spellEnd"/>
      <w:r>
        <w:rPr>
          <w:rFonts w:ascii="Arial" w:hAnsi="Arial" w:cs="Arial"/>
          <w:sz w:val="28"/>
          <w:szCs w:val="28"/>
          <w:lang w:val="fr-FR"/>
        </w:rPr>
        <w:t xml:space="preserve"> </w:t>
      </w:r>
      <w:proofErr w:type="spellStart"/>
      <w:r>
        <w:rPr>
          <w:rFonts w:ascii="Arial" w:hAnsi="Arial" w:cs="Arial"/>
          <w:sz w:val="28"/>
          <w:szCs w:val="28"/>
          <w:lang w:val="fr-FR"/>
        </w:rPr>
        <w:t>kuita</w:t>
      </w:r>
      <w:proofErr w:type="spellEnd"/>
      <w:r>
        <w:rPr>
          <w:rFonts w:ascii="Arial" w:hAnsi="Arial" w:cs="Arial"/>
          <w:sz w:val="28"/>
          <w:szCs w:val="28"/>
          <w:lang w:val="fr-FR"/>
        </w:rPr>
        <w:t xml:space="preserve"> </w:t>
      </w:r>
      <w:proofErr w:type="spellStart"/>
      <w:r>
        <w:rPr>
          <w:rFonts w:ascii="Arial" w:hAnsi="Arial" w:cs="Arial"/>
          <w:sz w:val="28"/>
          <w:szCs w:val="28"/>
          <w:lang w:val="fr-FR"/>
        </w:rPr>
        <w:t>neruoko</w:t>
      </w:r>
      <w:proofErr w:type="spellEnd"/>
      <w:r>
        <w:rPr>
          <w:rFonts w:ascii="Arial" w:hAnsi="Arial" w:cs="Arial"/>
          <w:sz w:val="28"/>
          <w:szCs w:val="28"/>
          <w:lang w:val="fr-FR"/>
        </w:rPr>
        <w:t xml:space="preserve"> </w:t>
      </w:r>
      <w:proofErr w:type="spellStart"/>
      <w:r>
        <w:rPr>
          <w:rFonts w:ascii="Arial" w:hAnsi="Arial" w:cs="Arial"/>
          <w:sz w:val="28"/>
          <w:szCs w:val="28"/>
          <w:lang w:val="fr-FR"/>
        </w:rPr>
        <w:t>rwenyu</w:t>
      </w:r>
      <w:proofErr w:type="spellEnd"/>
      <w:r>
        <w:rPr>
          <w:rFonts w:ascii="Arial" w:hAnsi="Arial" w:cs="Arial"/>
          <w:sz w:val="28"/>
          <w:szCs w:val="28"/>
          <w:lang w:val="fr-FR"/>
        </w:rPr>
        <w:t xml:space="preserve">, Mwari </w:t>
      </w:r>
      <w:proofErr w:type="spellStart"/>
      <w:r>
        <w:rPr>
          <w:rFonts w:ascii="Arial" w:hAnsi="Arial" w:cs="Arial"/>
          <w:sz w:val="28"/>
          <w:szCs w:val="28"/>
          <w:lang w:val="fr-FR"/>
        </w:rPr>
        <w:t>vachachiropafa</w:t>
      </w:r>
      <w:proofErr w:type="spellEnd"/>
      <w:r>
        <w:rPr>
          <w:rFonts w:ascii="Arial" w:hAnsi="Arial" w:cs="Arial"/>
          <w:sz w:val="28"/>
          <w:szCs w:val="28"/>
          <w:lang w:val="fr-FR"/>
        </w:rPr>
        <w:t xml:space="preserve">… ? </w:t>
      </w:r>
      <w:r w:rsidRPr="00856A34">
        <w:rPr>
          <w:rFonts w:ascii="Arial" w:hAnsi="Arial" w:cs="Arial"/>
          <w:sz w:val="18"/>
          <w:szCs w:val="18"/>
          <w:lang w:val="fr-FR"/>
        </w:rPr>
        <w:t xml:space="preserve">[Congregation </w:t>
      </w:r>
      <w:proofErr w:type="spellStart"/>
      <w:r w:rsidRPr="00856A34">
        <w:rPr>
          <w:rFonts w:ascii="Arial" w:hAnsi="Arial" w:cs="Arial"/>
          <w:sz w:val="18"/>
          <w:szCs w:val="18"/>
          <w:lang w:val="fr-FR"/>
        </w:rPr>
        <w:t>says</w:t>
      </w:r>
      <w:proofErr w:type="spellEnd"/>
      <w:r w:rsidRPr="00856A34">
        <w:rPr>
          <w:rFonts w:ascii="Arial" w:hAnsi="Arial" w:cs="Arial"/>
          <w:sz w:val="18"/>
          <w:szCs w:val="18"/>
          <w:lang w:val="fr-FR"/>
        </w:rPr>
        <w:t>, “</w:t>
      </w:r>
      <w:proofErr w:type="spellStart"/>
      <w:r w:rsidRPr="00856A34">
        <w:rPr>
          <w:rFonts w:ascii="Arial" w:hAnsi="Arial" w:cs="Arial"/>
          <w:sz w:val="18"/>
          <w:szCs w:val="18"/>
          <w:lang w:val="fr-FR"/>
        </w:rPr>
        <w:t>vachachiropafadza</w:t>
      </w:r>
      <w:proofErr w:type="spellEnd"/>
      <w:r w:rsidRPr="00856A34">
        <w:rPr>
          <w:rFonts w:ascii="Arial" w:hAnsi="Arial" w:cs="Arial"/>
          <w:sz w:val="18"/>
          <w:szCs w:val="18"/>
          <w:lang w:val="fr-FR"/>
        </w:rPr>
        <w:t>.”]</w:t>
      </w:r>
    </w:p>
    <w:p w:rsidR="001847F0" w:rsidP="001847F0" w:rsidRDefault="001847F0" w14:paraId="46BEFC25" w14:textId="77777777">
      <w:pPr>
        <w:jc w:val="both"/>
        <w:rPr>
          <w:rFonts w:ascii="Arial" w:hAnsi="Arial" w:cs="Arial"/>
          <w:sz w:val="28"/>
          <w:szCs w:val="28"/>
        </w:rPr>
      </w:pPr>
      <w:r w:rsidRPr="00D01BA0">
        <w:rPr>
          <w:rFonts w:ascii="Arial" w:hAnsi="Arial" w:cs="Arial"/>
          <w:sz w:val="28"/>
          <w:szCs w:val="28"/>
          <w:vertAlign w:val="superscript"/>
          <w:lang w:val="fr-FR"/>
        </w:rPr>
        <w:t>257</w:t>
      </w:r>
      <w:r>
        <w:rPr>
          <w:rFonts w:ascii="Arial" w:hAnsi="Arial" w:cs="Arial"/>
          <w:sz w:val="28"/>
          <w:szCs w:val="28"/>
          <w:lang w:val="fr-FR"/>
        </w:rPr>
        <w:t xml:space="preserve">Hama </w:t>
      </w:r>
      <w:proofErr w:type="spellStart"/>
      <w:r>
        <w:rPr>
          <w:rFonts w:ascii="Arial" w:hAnsi="Arial" w:cs="Arial"/>
          <w:sz w:val="28"/>
          <w:szCs w:val="28"/>
          <w:lang w:val="fr-FR"/>
        </w:rPr>
        <w:t>ikatanga</w:t>
      </w:r>
      <w:proofErr w:type="spellEnd"/>
      <w:r>
        <w:rPr>
          <w:rFonts w:ascii="Arial" w:hAnsi="Arial" w:cs="Arial"/>
          <w:sz w:val="28"/>
          <w:szCs w:val="28"/>
          <w:lang w:val="fr-FR"/>
        </w:rPr>
        <w:t xml:space="preserve"> </w:t>
      </w:r>
      <w:proofErr w:type="spellStart"/>
      <w:r>
        <w:rPr>
          <w:rFonts w:ascii="Arial" w:hAnsi="Arial" w:cs="Arial"/>
          <w:sz w:val="28"/>
          <w:szCs w:val="28"/>
          <w:lang w:val="fr-FR"/>
        </w:rPr>
        <w:t>huku</w:t>
      </w:r>
      <w:proofErr w:type="spellEnd"/>
      <w:r>
        <w:rPr>
          <w:rFonts w:ascii="Arial" w:hAnsi="Arial" w:cs="Arial"/>
          <w:sz w:val="28"/>
          <w:szCs w:val="28"/>
          <w:lang w:val="fr-FR"/>
        </w:rPr>
        <w:t xml:space="preserve">… </w:t>
      </w:r>
      <w:proofErr w:type="spellStart"/>
      <w:r>
        <w:rPr>
          <w:rFonts w:ascii="Arial" w:hAnsi="Arial" w:cs="Arial"/>
          <w:sz w:val="28"/>
          <w:szCs w:val="28"/>
          <w:lang w:val="fr-FR"/>
        </w:rPr>
        <w:t>Ndakazviona</w:t>
      </w:r>
      <w:proofErr w:type="spellEnd"/>
      <w:r>
        <w:rPr>
          <w:rFonts w:ascii="Arial" w:hAnsi="Arial" w:cs="Arial"/>
          <w:sz w:val="28"/>
          <w:szCs w:val="28"/>
          <w:lang w:val="fr-FR"/>
        </w:rPr>
        <w:t xml:space="preserve"> </w:t>
      </w:r>
      <w:proofErr w:type="spellStart"/>
      <w:r>
        <w:rPr>
          <w:rFonts w:ascii="Arial" w:hAnsi="Arial" w:cs="Arial"/>
          <w:sz w:val="28"/>
          <w:szCs w:val="28"/>
          <w:lang w:val="fr-FR"/>
        </w:rPr>
        <w:t>ini</w:t>
      </w:r>
      <w:proofErr w:type="spellEnd"/>
      <w:r>
        <w:rPr>
          <w:rFonts w:ascii="Arial" w:hAnsi="Arial" w:cs="Arial"/>
          <w:sz w:val="28"/>
          <w:szCs w:val="28"/>
          <w:lang w:val="fr-FR"/>
        </w:rPr>
        <w:t xml:space="preserve"> </w:t>
      </w:r>
      <w:proofErr w:type="spellStart"/>
      <w:r>
        <w:rPr>
          <w:rFonts w:ascii="Arial" w:hAnsi="Arial" w:cs="Arial"/>
          <w:sz w:val="28"/>
          <w:szCs w:val="28"/>
          <w:lang w:val="fr-FR"/>
        </w:rPr>
        <w:t>munhu</w:t>
      </w:r>
      <w:proofErr w:type="spellEnd"/>
      <w:r>
        <w:rPr>
          <w:rFonts w:ascii="Arial" w:hAnsi="Arial" w:cs="Arial"/>
          <w:sz w:val="28"/>
          <w:szCs w:val="28"/>
          <w:lang w:val="fr-FR"/>
        </w:rPr>
        <w:t xml:space="preserve"> </w:t>
      </w:r>
      <w:proofErr w:type="spellStart"/>
      <w:r>
        <w:rPr>
          <w:rFonts w:ascii="Arial" w:hAnsi="Arial" w:cs="Arial"/>
          <w:sz w:val="28"/>
          <w:szCs w:val="28"/>
          <w:lang w:val="fr-FR"/>
        </w:rPr>
        <w:t>achitanga</w:t>
      </w:r>
      <w:proofErr w:type="spellEnd"/>
      <w:r>
        <w:rPr>
          <w:rFonts w:ascii="Arial" w:hAnsi="Arial" w:cs="Arial"/>
          <w:sz w:val="28"/>
          <w:szCs w:val="28"/>
          <w:lang w:val="fr-FR"/>
        </w:rPr>
        <w:t xml:space="preserve"> matches, </w:t>
      </w:r>
      <w:proofErr w:type="spellStart"/>
      <w:r>
        <w:rPr>
          <w:rFonts w:ascii="Arial" w:hAnsi="Arial" w:cs="Arial"/>
          <w:sz w:val="28"/>
          <w:szCs w:val="28"/>
          <w:lang w:val="fr-FR"/>
        </w:rPr>
        <w:t>akaita</w:t>
      </w:r>
      <w:proofErr w:type="spellEnd"/>
      <w:r>
        <w:rPr>
          <w:rFonts w:ascii="Arial" w:hAnsi="Arial" w:cs="Arial"/>
          <w:sz w:val="28"/>
          <w:szCs w:val="28"/>
          <w:lang w:val="fr-FR"/>
        </w:rPr>
        <w:t xml:space="preserve"> </w:t>
      </w:r>
      <w:proofErr w:type="spellStart"/>
      <w:r>
        <w:rPr>
          <w:rFonts w:ascii="Arial" w:hAnsi="Arial" w:cs="Arial"/>
          <w:sz w:val="28"/>
          <w:szCs w:val="28"/>
          <w:lang w:val="fr-FR"/>
        </w:rPr>
        <w:t>miriyoni</w:t>
      </w:r>
      <w:proofErr w:type="spellEnd"/>
      <w:r>
        <w:rPr>
          <w:rFonts w:ascii="Arial" w:hAnsi="Arial" w:cs="Arial"/>
          <w:sz w:val="28"/>
          <w:szCs w:val="28"/>
          <w:lang w:val="fr-FR"/>
        </w:rPr>
        <w:t xml:space="preserve"> ne matches. </w:t>
      </w:r>
      <w:proofErr w:type="spellStart"/>
      <w:r>
        <w:rPr>
          <w:rFonts w:ascii="Arial" w:hAnsi="Arial" w:cs="Arial"/>
          <w:sz w:val="28"/>
          <w:szCs w:val="28"/>
          <w:lang w:val="fr-FR"/>
        </w:rPr>
        <w:t>Hamuna</w:t>
      </w:r>
      <w:proofErr w:type="spellEnd"/>
      <w:r>
        <w:rPr>
          <w:rFonts w:ascii="Arial" w:hAnsi="Arial" w:cs="Arial"/>
          <w:sz w:val="28"/>
          <w:szCs w:val="28"/>
          <w:lang w:val="fr-FR"/>
        </w:rPr>
        <w:t xml:space="preserve"> </w:t>
      </w:r>
      <w:proofErr w:type="spellStart"/>
      <w:proofErr w:type="gramStart"/>
      <w:r>
        <w:rPr>
          <w:rFonts w:ascii="Arial" w:hAnsi="Arial" w:cs="Arial"/>
          <w:sz w:val="28"/>
          <w:szCs w:val="28"/>
          <w:lang w:val="fr-FR"/>
        </w:rPr>
        <w:t>kuzviona</w:t>
      </w:r>
      <w:proofErr w:type="spellEnd"/>
      <w:r>
        <w:rPr>
          <w:rFonts w:ascii="Arial" w:hAnsi="Arial" w:cs="Arial"/>
          <w:sz w:val="28"/>
          <w:szCs w:val="28"/>
          <w:lang w:val="fr-FR"/>
        </w:rPr>
        <w:t>?</w:t>
      </w:r>
      <w:proofErr w:type="gramEnd"/>
      <w:r>
        <w:rPr>
          <w:rFonts w:ascii="Arial" w:hAnsi="Arial" w:cs="Arial"/>
          <w:sz w:val="28"/>
          <w:szCs w:val="28"/>
          <w:lang w:val="fr-FR"/>
        </w:rPr>
        <w:t xml:space="preserve"> </w:t>
      </w:r>
      <w:proofErr w:type="spellStart"/>
      <w:r w:rsidRPr="007F2AFC">
        <w:rPr>
          <w:rFonts w:ascii="Arial" w:hAnsi="Arial" w:cs="Arial"/>
          <w:sz w:val="28"/>
          <w:szCs w:val="28"/>
        </w:rPr>
        <w:t>Munhu</w:t>
      </w:r>
      <w:proofErr w:type="spellEnd"/>
      <w:r w:rsidRPr="007F2AFC">
        <w:rPr>
          <w:rFonts w:ascii="Arial" w:hAnsi="Arial" w:cs="Arial"/>
          <w:sz w:val="28"/>
          <w:szCs w:val="28"/>
        </w:rPr>
        <w:t xml:space="preserve"> </w:t>
      </w:r>
      <w:proofErr w:type="spellStart"/>
      <w:r w:rsidRPr="007F2AFC">
        <w:rPr>
          <w:rFonts w:ascii="Arial" w:hAnsi="Arial" w:cs="Arial"/>
          <w:sz w:val="28"/>
          <w:szCs w:val="28"/>
        </w:rPr>
        <w:t>akatanga</w:t>
      </w:r>
      <w:proofErr w:type="spellEnd"/>
      <w:r w:rsidRPr="007F2AFC">
        <w:rPr>
          <w:rFonts w:ascii="Arial" w:hAnsi="Arial" w:cs="Arial"/>
          <w:sz w:val="28"/>
          <w:szCs w:val="28"/>
        </w:rPr>
        <w:t xml:space="preserve"> </w:t>
      </w:r>
      <w:proofErr w:type="spellStart"/>
      <w:r w:rsidRPr="007F2AFC">
        <w:rPr>
          <w:rFonts w:ascii="Arial" w:hAnsi="Arial" w:cs="Arial"/>
          <w:sz w:val="28"/>
          <w:szCs w:val="28"/>
        </w:rPr>
        <w:t>makenduru</w:t>
      </w:r>
      <w:proofErr w:type="spellEnd"/>
      <w:r w:rsidRPr="007F2AFC">
        <w:rPr>
          <w:rFonts w:ascii="Arial" w:hAnsi="Arial" w:cs="Arial"/>
          <w:sz w:val="28"/>
          <w:szCs w:val="28"/>
        </w:rPr>
        <w:t xml:space="preserve"> </w:t>
      </w:r>
      <w:r w:rsidRPr="007F2AFC">
        <w:rPr>
          <w:rFonts w:ascii="Arial" w:hAnsi="Arial" w:cs="Arial"/>
          <w:sz w:val="18"/>
          <w:szCs w:val="18"/>
        </w:rPr>
        <w:t>[candle—ED]</w:t>
      </w:r>
      <w:r w:rsidRPr="007F2AFC">
        <w:rPr>
          <w:rFonts w:ascii="Arial" w:hAnsi="Arial" w:cs="Arial"/>
          <w:sz w:val="28"/>
          <w:szCs w:val="28"/>
        </w:rPr>
        <w:t xml:space="preserve">, </w:t>
      </w:r>
      <w:proofErr w:type="spellStart"/>
      <w:r w:rsidRPr="007F2AFC">
        <w:rPr>
          <w:rFonts w:ascii="Arial" w:hAnsi="Arial" w:cs="Arial"/>
          <w:sz w:val="28"/>
          <w:szCs w:val="28"/>
        </w:rPr>
        <w:t>achiisa</w:t>
      </w:r>
      <w:proofErr w:type="spellEnd"/>
      <w:r w:rsidRPr="007F2AFC">
        <w:rPr>
          <w:rFonts w:ascii="Arial" w:hAnsi="Arial" w:cs="Arial"/>
          <w:sz w:val="28"/>
          <w:szCs w:val="28"/>
        </w:rPr>
        <w:t xml:space="preserve"> </w:t>
      </w:r>
      <w:proofErr w:type="spellStart"/>
      <w:r w:rsidRPr="007F2AFC">
        <w:rPr>
          <w:rFonts w:ascii="Arial" w:hAnsi="Arial" w:cs="Arial"/>
          <w:sz w:val="28"/>
          <w:szCs w:val="28"/>
        </w:rPr>
        <w:t>shinda</w:t>
      </w:r>
      <w:proofErr w:type="spellEnd"/>
      <w:r w:rsidRPr="007F2AFC">
        <w:rPr>
          <w:rFonts w:ascii="Arial" w:hAnsi="Arial" w:cs="Arial"/>
          <w:sz w:val="28"/>
          <w:szCs w:val="28"/>
        </w:rPr>
        <w:t xml:space="preserve"> </w:t>
      </w:r>
      <w:proofErr w:type="spellStart"/>
      <w:r w:rsidRPr="007F2AFC">
        <w:rPr>
          <w:rFonts w:ascii="Arial" w:hAnsi="Arial" w:cs="Arial"/>
          <w:sz w:val="28"/>
          <w:szCs w:val="28"/>
        </w:rPr>
        <w:t>pakati</w:t>
      </w:r>
      <w:proofErr w:type="spellEnd"/>
      <w:r w:rsidRPr="007F2AFC">
        <w:rPr>
          <w:rFonts w:ascii="Arial" w:hAnsi="Arial" w:cs="Arial"/>
          <w:sz w:val="28"/>
          <w:szCs w:val="28"/>
        </w:rPr>
        <w:t xml:space="preserve"> ye wax, </w:t>
      </w:r>
      <w:proofErr w:type="spellStart"/>
      <w:r w:rsidRPr="007F2AFC">
        <w:rPr>
          <w:rFonts w:ascii="Arial" w:hAnsi="Arial" w:cs="Arial"/>
          <w:sz w:val="28"/>
          <w:szCs w:val="28"/>
        </w:rPr>
        <w:t>akaita</w:t>
      </w:r>
      <w:proofErr w:type="spellEnd"/>
      <w:r w:rsidRPr="007F2AFC">
        <w:rPr>
          <w:rFonts w:ascii="Arial" w:hAnsi="Arial" w:cs="Arial"/>
          <w:sz w:val="28"/>
          <w:szCs w:val="28"/>
        </w:rPr>
        <w:t xml:space="preserve"> </w:t>
      </w:r>
      <w:proofErr w:type="spellStart"/>
      <w:r w:rsidRPr="007F2AFC">
        <w:rPr>
          <w:rFonts w:ascii="Arial" w:hAnsi="Arial" w:cs="Arial"/>
          <w:sz w:val="28"/>
          <w:szCs w:val="28"/>
        </w:rPr>
        <w:t>miriyoni</w:t>
      </w:r>
      <w:proofErr w:type="spellEnd"/>
      <w:r w:rsidRPr="007F2AFC">
        <w:rPr>
          <w:rFonts w:ascii="Arial" w:hAnsi="Arial" w:cs="Arial"/>
          <w:sz w:val="28"/>
          <w:szCs w:val="28"/>
        </w:rPr>
        <w:t xml:space="preserve">. </w:t>
      </w:r>
      <w:proofErr w:type="spellStart"/>
      <w:r w:rsidRPr="007F2AFC">
        <w:rPr>
          <w:rFonts w:ascii="Arial" w:hAnsi="Arial" w:cs="Arial"/>
          <w:sz w:val="28"/>
          <w:szCs w:val="28"/>
        </w:rPr>
        <w:t>Munhu</w:t>
      </w:r>
      <w:proofErr w:type="spellEnd"/>
      <w:r w:rsidRPr="007F2AFC">
        <w:rPr>
          <w:rFonts w:ascii="Arial" w:hAnsi="Arial" w:cs="Arial"/>
          <w:sz w:val="28"/>
          <w:szCs w:val="28"/>
        </w:rPr>
        <w:t xml:space="preserve"> </w:t>
      </w:r>
      <w:proofErr w:type="spellStart"/>
      <w:r w:rsidRPr="007F2AFC">
        <w:rPr>
          <w:rFonts w:ascii="Arial" w:hAnsi="Arial" w:cs="Arial"/>
          <w:sz w:val="28"/>
          <w:szCs w:val="28"/>
        </w:rPr>
        <w:t>akatanga</w:t>
      </w:r>
      <w:proofErr w:type="spellEnd"/>
      <w:r w:rsidRPr="007F2AFC">
        <w:rPr>
          <w:rFonts w:ascii="Arial" w:hAnsi="Arial" w:cs="Arial"/>
          <w:sz w:val="28"/>
          <w:szCs w:val="28"/>
        </w:rPr>
        <w:t xml:space="preserve"> </w:t>
      </w:r>
      <w:proofErr w:type="spellStart"/>
      <w:r w:rsidRPr="007F2AFC">
        <w:rPr>
          <w:rFonts w:ascii="Arial" w:hAnsi="Arial" w:cs="Arial"/>
          <w:sz w:val="28"/>
          <w:szCs w:val="28"/>
        </w:rPr>
        <w:t>mazai</w:t>
      </w:r>
      <w:proofErr w:type="spellEnd"/>
      <w:r w:rsidRPr="007F2AFC">
        <w:rPr>
          <w:rFonts w:ascii="Arial" w:hAnsi="Arial" w:cs="Arial"/>
          <w:sz w:val="28"/>
          <w:szCs w:val="28"/>
        </w:rPr>
        <w:t xml:space="preserve"> </w:t>
      </w:r>
      <w:proofErr w:type="spellStart"/>
      <w:r w:rsidRPr="007F2AFC">
        <w:rPr>
          <w:rFonts w:ascii="Arial" w:hAnsi="Arial" w:cs="Arial"/>
          <w:sz w:val="28"/>
          <w:szCs w:val="28"/>
        </w:rPr>
        <w:t>ehuku</w:t>
      </w:r>
      <w:proofErr w:type="spellEnd"/>
      <w:r w:rsidRPr="007F2AFC">
        <w:rPr>
          <w:rFonts w:ascii="Arial" w:hAnsi="Arial" w:cs="Arial"/>
          <w:sz w:val="28"/>
          <w:szCs w:val="28"/>
        </w:rPr>
        <w:t xml:space="preserve"> </w:t>
      </w:r>
      <w:proofErr w:type="spellStart"/>
      <w:r w:rsidRPr="007F2AFC">
        <w:rPr>
          <w:rFonts w:ascii="Arial" w:hAnsi="Arial" w:cs="Arial"/>
          <w:sz w:val="28"/>
          <w:szCs w:val="28"/>
        </w:rPr>
        <w:t>akaita</w:t>
      </w:r>
      <w:proofErr w:type="spellEnd"/>
      <w:r w:rsidRPr="007F2AFC">
        <w:rPr>
          <w:rFonts w:ascii="Arial" w:hAnsi="Arial" w:cs="Arial"/>
          <w:sz w:val="28"/>
          <w:szCs w:val="28"/>
        </w:rPr>
        <w:t xml:space="preserve"> </w:t>
      </w:r>
      <w:proofErr w:type="spellStart"/>
      <w:r w:rsidRPr="007F2AFC">
        <w:rPr>
          <w:rFonts w:ascii="Arial" w:hAnsi="Arial" w:cs="Arial"/>
          <w:sz w:val="28"/>
          <w:szCs w:val="28"/>
        </w:rPr>
        <w:t>miriyoni</w:t>
      </w:r>
      <w:proofErr w:type="spellEnd"/>
      <w:r w:rsidRPr="007F2AFC">
        <w:rPr>
          <w:rFonts w:ascii="Arial" w:hAnsi="Arial" w:cs="Arial"/>
          <w:sz w:val="28"/>
          <w:szCs w:val="28"/>
        </w:rPr>
        <w:t xml:space="preserve">. </w:t>
      </w:r>
      <w:r w:rsidRPr="007F2AFC">
        <w:rPr>
          <w:rFonts w:ascii="Arial" w:hAnsi="Arial" w:cs="Arial"/>
          <w:sz w:val="18"/>
          <w:szCs w:val="18"/>
        </w:rPr>
        <w:t>[Apostle claps once—ED]</w:t>
      </w:r>
      <w:r w:rsidRPr="007F2AFC">
        <w:rPr>
          <w:rFonts w:ascii="Arial" w:hAnsi="Arial" w:cs="Arial"/>
          <w:sz w:val="28"/>
          <w:szCs w:val="28"/>
        </w:rPr>
        <w:t xml:space="preserve"> </w:t>
      </w:r>
      <w:proofErr w:type="spellStart"/>
      <w:r w:rsidRPr="007F2AFC">
        <w:rPr>
          <w:rFonts w:ascii="Arial" w:hAnsi="Arial" w:cs="Arial"/>
          <w:sz w:val="28"/>
          <w:szCs w:val="28"/>
        </w:rPr>
        <w:t>Kureva</w:t>
      </w:r>
      <w:proofErr w:type="spellEnd"/>
      <w:r w:rsidRPr="007F2AFC">
        <w:rPr>
          <w:rFonts w:ascii="Arial" w:hAnsi="Arial" w:cs="Arial"/>
          <w:sz w:val="28"/>
          <w:szCs w:val="28"/>
        </w:rPr>
        <w:t xml:space="preserve"> </w:t>
      </w:r>
      <w:proofErr w:type="spellStart"/>
      <w:r w:rsidRPr="007F2AFC">
        <w:rPr>
          <w:rFonts w:ascii="Arial" w:hAnsi="Arial" w:cs="Arial"/>
          <w:sz w:val="28"/>
          <w:szCs w:val="28"/>
        </w:rPr>
        <w:t>iwewe</w:t>
      </w:r>
      <w:proofErr w:type="spellEnd"/>
      <w:r w:rsidRPr="007F2AFC">
        <w:rPr>
          <w:rFonts w:ascii="Arial" w:hAnsi="Arial" w:cs="Arial"/>
          <w:sz w:val="28"/>
          <w:szCs w:val="28"/>
        </w:rPr>
        <w:t xml:space="preserve"> </w:t>
      </w:r>
      <w:proofErr w:type="spellStart"/>
      <w:r w:rsidRPr="007F2AFC">
        <w:rPr>
          <w:rFonts w:ascii="Arial" w:hAnsi="Arial" w:cs="Arial"/>
          <w:sz w:val="28"/>
          <w:szCs w:val="28"/>
        </w:rPr>
        <w:t>kutika</w:t>
      </w:r>
      <w:proofErr w:type="spellEnd"/>
      <w:r w:rsidRPr="007F2AFC">
        <w:rPr>
          <w:rFonts w:ascii="Arial" w:hAnsi="Arial" w:cs="Arial"/>
          <w:sz w:val="28"/>
          <w:szCs w:val="28"/>
        </w:rPr>
        <w:t xml:space="preserve">, </w:t>
      </w:r>
      <w:proofErr w:type="spellStart"/>
      <w:r w:rsidRPr="007F2AFC">
        <w:rPr>
          <w:rFonts w:ascii="Arial" w:hAnsi="Arial" w:cs="Arial"/>
          <w:sz w:val="28"/>
          <w:szCs w:val="28"/>
        </w:rPr>
        <w:t>chiri</w:t>
      </w:r>
      <w:proofErr w:type="spellEnd"/>
      <w:r w:rsidRPr="007F2AFC">
        <w:rPr>
          <w:rFonts w:ascii="Arial" w:hAnsi="Arial" w:cs="Arial"/>
          <w:sz w:val="28"/>
          <w:szCs w:val="28"/>
        </w:rPr>
        <w:t xml:space="preserve"> </w:t>
      </w:r>
      <w:proofErr w:type="spellStart"/>
      <w:r w:rsidRPr="007F2AFC">
        <w:rPr>
          <w:rFonts w:ascii="Arial" w:hAnsi="Arial" w:cs="Arial"/>
          <w:sz w:val="28"/>
          <w:szCs w:val="28"/>
        </w:rPr>
        <w:t>kungoshaikwa</w:t>
      </w:r>
      <w:proofErr w:type="spellEnd"/>
      <w:r w:rsidRPr="007F2AFC">
        <w:rPr>
          <w:rFonts w:ascii="Arial" w:hAnsi="Arial" w:cs="Arial"/>
          <w:sz w:val="28"/>
          <w:szCs w:val="28"/>
        </w:rPr>
        <w:t xml:space="preserve"> </w:t>
      </w:r>
      <w:proofErr w:type="spellStart"/>
      <w:r w:rsidRPr="007F2AFC">
        <w:rPr>
          <w:rFonts w:ascii="Arial" w:hAnsi="Arial" w:cs="Arial"/>
          <w:sz w:val="28"/>
          <w:szCs w:val="28"/>
        </w:rPr>
        <w:t>iropafadzo</w:t>
      </w:r>
      <w:proofErr w:type="spellEnd"/>
      <w:r w:rsidRPr="007F2AFC">
        <w:rPr>
          <w:rFonts w:ascii="Arial" w:hAnsi="Arial" w:cs="Arial"/>
          <w:sz w:val="28"/>
          <w:szCs w:val="28"/>
        </w:rPr>
        <w:t xml:space="preserve"> </w:t>
      </w:r>
      <w:proofErr w:type="spellStart"/>
      <w:r w:rsidRPr="007F2AFC">
        <w:rPr>
          <w:rFonts w:ascii="Arial" w:hAnsi="Arial" w:cs="Arial"/>
          <w:sz w:val="28"/>
          <w:szCs w:val="28"/>
        </w:rPr>
        <w:t>che</w:t>
      </w:r>
      <w:proofErr w:type="spellEnd"/>
      <w:r w:rsidRPr="007F2AFC">
        <w:rPr>
          <w:rFonts w:ascii="Arial" w:hAnsi="Arial" w:cs="Arial"/>
          <w:sz w:val="28"/>
          <w:szCs w:val="28"/>
        </w:rPr>
        <w:t xml:space="preserve">…? </w:t>
      </w:r>
      <w:r w:rsidRPr="00152FB3">
        <w:rPr>
          <w:rFonts w:ascii="Arial" w:hAnsi="Arial" w:cs="Arial"/>
          <w:sz w:val="18"/>
          <w:szCs w:val="18"/>
        </w:rPr>
        <w:t>[Congregation says, “</w:t>
      </w:r>
      <w:proofErr w:type="spellStart"/>
      <w:r>
        <w:rPr>
          <w:rFonts w:ascii="Arial" w:hAnsi="Arial" w:cs="Arial"/>
          <w:sz w:val="18"/>
          <w:szCs w:val="18"/>
        </w:rPr>
        <w:t>chete</w:t>
      </w:r>
      <w:proofErr w:type="spellEnd"/>
      <w:r w:rsidRPr="00152FB3">
        <w:rPr>
          <w:rFonts w:ascii="Arial" w:hAnsi="Arial" w:cs="Arial"/>
          <w:sz w:val="18"/>
          <w:szCs w:val="18"/>
        </w:rPr>
        <w:t>.”]</w:t>
      </w:r>
      <w:r>
        <w:rPr>
          <w:rFonts w:ascii="Arial" w:hAnsi="Arial" w:cs="Arial"/>
          <w:sz w:val="28"/>
          <w:szCs w:val="28"/>
        </w:rPr>
        <w:t xml:space="preserve"> Asi </w:t>
      </w:r>
      <w:proofErr w:type="spellStart"/>
      <w:r>
        <w:rPr>
          <w:rFonts w:ascii="Arial" w:hAnsi="Arial" w:cs="Arial"/>
          <w:sz w:val="28"/>
          <w:szCs w:val="28"/>
        </w:rPr>
        <w:t>wauya</w:t>
      </w:r>
      <w:proofErr w:type="spellEnd"/>
      <w:r>
        <w:rPr>
          <w:rFonts w:ascii="Arial" w:hAnsi="Arial" w:cs="Arial"/>
          <w:sz w:val="28"/>
          <w:szCs w:val="28"/>
        </w:rPr>
        <w:t xml:space="preserve"> </w:t>
      </w:r>
      <w:proofErr w:type="spellStart"/>
      <w:r>
        <w:rPr>
          <w:rFonts w:ascii="Arial" w:hAnsi="Arial" w:cs="Arial"/>
          <w:sz w:val="28"/>
          <w:szCs w:val="28"/>
        </w:rPr>
        <w:t>panzvimbo</w:t>
      </w:r>
      <w:proofErr w:type="spellEnd"/>
      <w:r>
        <w:rPr>
          <w:rFonts w:ascii="Arial" w:hAnsi="Arial" w:cs="Arial"/>
          <w:sz w:val="28"/>
          <w:szCs w:val="28"/>
        </w:rPr>
        <w:t xml:space="preserve"> </w:t>
      </w:r>
      <w:proofErr w:type="spellStart"/>
      <w:r>
        <w:rPr>
          <w:rFonts w:ascii="Arial" w:hAnsi="Arial" w:cs="Arial"/>
          <w:sz w:val="28"/>
          <w:szCs w:val="28"/>
        </w:rPr>
        <w:t>tsve</w:t>
      </w:r>
      <w:proofErr w:type="spellEnd"/>
      <w:r>
        <w:rPr>
          <w:rFonts w:ascii="Arial" w:hAnsi="Arial" w:cs="Arial"/>
          <w:sz w:val="28"/>
          <w:szCs w:val="28"/>
        </w:rPr>
        <w:t xml:space="preserve">…? </w:t>
      </w:r>
      <w:r w:rsidRPr="00152FB3">
        <w:rPr>
          <w:rFonts w:ascii="Arial" w:hAnsi="Arial" w:cs="Arial"/>
          <w:sz w:val="18"/>
          <w:szCs w:val="18"/>
        </w:rPr>
        <w:t>[Congregation says, “</w:t>
      </w:r>
      <w:proofErr w:type="spellStart"/>
      <w:r>
        <w:rPr>
          <w:rFonts w:ascii="Arial" w:hAnsi="Arial" w:cs="Arial"/>
          <w:sz w:val="18"/>
          <w:szCs w:val="18"/>
        </w:rPr>
        <w:t>tsvene</w:t>
      </w:r>
      <w:proofErr w:type="spellEnd"/>
      <w:r w:rsidRPr="00152FB3">
        <w:rPr>
          <w:rFonts w:ascii="Arial" w:hAnsi="Arial" w:cs="Arial"/>
          <w:sz w:val="18"/>
          <w:szCs w:val="18"/>
        </w:rPr>
        <w:t>.”]</w:t>
      </w:r>
      <w:r>
        <w:rPr>
          <w:rFonts w:ascii="Arial" w:hAnsi="Arial" w:cs="Arial"/>
          <w:sz w:val="18"/>
          <w:szCs w:val="18"/>
        </w:rPr>
        <w:t xml:space="preserve">  </w:t>
      </w:r>
      <w:proofErr w:type="spellStart"/>
      <w:r w:rsidRPr="001A6DC1">
        <w:rPr>
          <w:rFonts w:ascii="Arial" w:hAnsi="Arial" w:cs="Arial"/>
          <w:sz w:val="28"/>
          <w:szCs w:val="28"/>
        </w:rPr>
        <w:t>Ts</w:t>
      </w:r>
      <w:r>
        <w:rPr>
          <w:rFonts w:ascii="Arial" w:hAnsi="Arial" w:cs="Arial"/>
          <w:sz w:val="28"/>
          <w:szCs w:val="28"/>
        </w:rPr>
        <w:t>u</w:t>
      </w:r>
      <w:r w:rsidRPr="001A6DC1">
        <w:rPr>
          <w:rFonts w:ascii="Arial" w:hAnsi="Arial" w:cs="Arial"/>
          <w:sz w:val="28"/>
          <w:szCs w:val="28"/>
        </w:rPr>
        <w:t>ura</w:t>
      </w:r>
      <w:proofErr w:type="spellEnd"/>
      <w:r w:rsidRPr="001A6DC1">
        <w:rPr>
          <w:rFonts w:ascii="Arial" w:hAnsi="Arial" w:cs="Arial"/>
          <w:sz w:val="28"/>
          <w:szCs w:val="28"/>
        </w:rPr>
        <w:t xml:space="preserve"> </w:t>
      </w:r>
      <w:proofErr w:type="spellStart"/>
      <w:r>
        <w:rPr>
          <w:rFonts w:ascii="Arial" w:hAnsi="Arial" w:cs="Arial"/>
          <w:sz w:val="28"/>
          <w:szCs w:val="28"/>
        </w:rPr>
        <w:t>S</w:t>
      </w:r>
      <w:r w:rsidRPr="001A6DC1">
        <w:rPr>
          <w:rFonts w:ascii="Arial" w:hAnsi="Arial" w:cs="Arial"/>
          <w:sz w:val="28"/>
          <w:szCs w:val="28"/>
        </w:rPr>
        <w:t>atani</w:t>
      </w:r>
      <w:proofErr w:type="spellEnd"/>
      <w:r w:rsidRPr="001A6DC1">
        <w:rPr>
          <w:rFonts w:ascii="Arial" w:hAnsi="Arial" w:cs="Arial"/>
          <w:sz w:val="28"/>
          <w:szCs w:val="28"/>
        </w:rPr>
        <w:t xml:space="preserve"> manheru </w:t>
      </w:r>
      <w:proofErr w:type="spellStart"/>
      <w:r w:rsidRPr="001A6DC1">
        <w:rPr>
          <w:rFonts w:ascii="Arial" w:hAnsi="Arial" w:cs="Arial"/>
          <w:sz w:val="28"/>
          <w:szCs w:val="28"/>
        </w:rPr>
        <w:t>ano</w:t>
      </w:r>
      <w:proofErr w:type="spellEnd"/>
      <w:r w:rsidRPr="001A6DC1">
        <w:rPr>
          <w:rFonts w:ascii="Arial" w:hAnsi="Arial" w:cs="Arial"/>
          <w:sz w:val="28"/>
          <w:szCs w:val="28"/>
        </w:rPr>
        <w:t xml:space="preserve"> </w:t>
      </w:r>
      <w:proofErr w:type="spellStart"/>
      <w:r w:rsidRPr="001A6DC1">
        <w:rPr>
          <w:rFonts w:ascii="Arial" w:hAnsi="Arial" w:cs="Arial"/>
          <w:sz w:val="28"/>
          <w:szCs w:val="28"/>
        </w:rPr>
        <w:t>hama</w:t>
      </w:r>
      <w:proofErr w:type="spellEnd"/>
      <w:r>
        <w:rPr>
          <w:rFonts w:ascii="Arial" w:hAnsi="Arial" w:cs="Arial"/>
          <w:sz w:val="28"/>
          <w:szCs w:val="28"/>
        </w:rPr>
        <w:t xml:space="preserve">! </w:t>
      </w:r>
      <w:proofErr w:type="spellStart"/>
      <w:r>
        <w:rPr>
          <w:rFonts w:ascii="Arial" w:hAnsi="Arial" w:cs="Arial"/>
          <w:sz w:val="28"/>
          <w:szCs w:val="28"/>
        </w:rPr>
        <w:t>Chawaisa</w:t>
      </w:r>
      <w:proofErr w:type="spellEnd"/>
      <w:r>
        <w:rPr>
          <w:rFonts w:ascii="Arial" w:hAnsi="Arial" w:cs="Arial"/>
          <w:sz w:val="28"/>
          <w:szCs w:val="28"/>
        </w:rPr>
        <w:t xml:space="preserve"> </w:t>
      </w:r>
      <w:proofErr w:type="spellStart"/>
      <w:r>
        <w:rPr>
          <w:rFonts w:ascii="Arial" w:hAnsi="Arial" w:cs="Arial"/>
          <w:sz w:val="28"/>
          <w:szCs w:val="28"/>
        </w:rPr>
        <w:t>ruwoko</w:t>
      </w:r>
      <w:proofErr w:type="spellEnd"/>
      <w:r>
        <w:rPr>
          <w:rFonts w:ascii="Arial" w:hAnsi="Arial" w:cs="Arial"/>
          <w:sz w:val="28"/>
          <w:szCs w:val="28"/>
        </w:rPr>
        <w:t xml:space="preserve"> </w:t>
      </w:r>
      <w:proofErr w:type="spellStart"/>
      <w:r>
        <w:rPr>
          <w:rFonts w:ascii="Arial" w:hAnsi="Arial" w:cs="Arial"/>
          <w:sz w:val="28"/>
          <w:szCs w:val="28"/>
        </w:rPr>
        <w:t>rwako</w:t>
      </w:r>
      <w:proofErr w:type="spellEnd"/>
      <w:r>
        <w:rPr>
          <w:rFonts w:ascii="Arial" w:hAnsi="Arial" w:cs="Arial"/>
          <w:sz w:val="28"/>
          <w:szCs w:val="28"/>
        </w:rPr>
        <w:t xml:space="preserve"> </w:t>
      </w:r>
      <w:proofErr w:type="spellStart"/>
      <w:r>
        <w:rPr>
          <w:rFonts w:ascii="Arial" w:hAnsi="Arial" w:cs="Arial"/>
          <w:sz w:val="28"/>
          <w:szCs w:val="28"/>
        </w:rPr>
        <w:t>ngachiende</w:t>
      </w:r>
      <w:proofErr w:type="spellEnd"/>
      <w:r>
        <w:rPr>
          <w:rFonts w:ascii="Arial" w:hAnsi="Arial" w:cs="Arial"/>
          <w:sz w:val="28"/>
          <w:szCs w:val="28"/>
        </w:rPr>
        <w:t xml:space="preserve">…? </w:t>
      </w:r>
      <w:r w:rsidRPr="00152FB3">
        <w:rPr>
          <w:rFonts w:ascii="Arial" w:hAnsi="Arial" w:cs="Arial"/>
          <w:sz w:val="18"/>
          <w:szCs w:val="18"/>
        </w:rPr>
        <w:t>[Congregation says, “</w:t>
      </w:r>
      <w:proofErr w:type="spellStart"/>
      <w:r>
        <w:rPr>
          <w:rFonts w:ascii="Arial" w:hAnsi="Arial" w:cs="Arial"/>
          <w:sz w:val="18"/>
          <w:szCs w:val="18"/>
        </w:rPr>
        <w:t>ngachiendeke</w:t>
      </w:r>
      <w:proofErr w:type="spellEnd"/>
      <w:r>
        <w:rPr>
          <w:rFonts w:ascii="Arial" w:hAnsi="Arial" w:cs="Arial"/>
          <w:sz w:val="18"/>
          <w:szCs w:val="18"/>
        </w:rPr>
        <w:t>,</w:t>
      </w:r>
      <w:r w:rsidRPr="00152FB3">
        <w:rPr>
          <w:rFonts w:ascii="Arial" w:hAnsi="Arial" w:cs="Arial"/>
          <w:sz w:val="18"/>
          <w:szCs w:val="18"/>
        </w:rPr>
        <w:t>”]</w:t>
      </w:r>
      <w:r>
        <w:rPr>
          <w:rFonts w:ascii="Arial" w:hAnsi="Arial" w:cs="Arial"/>
          <w:sz w:val="28"/>
          <w:szCs w:val="28"/>
        </w:rPr>
        <w:t xml:space="preserve"> kana </w:t>
      </w:r>
      <w:proofErr w:type="spellStart"/>
      <w:r>
        <w:rPr>
          <w:rFonts w:ascii="Arial" w:hAnsi="Arial" w:cs="Arial"/>
          <w:sz w:val="28"/>
          <w:szCs w:val="28"/>
        </w:rPr>
        <w:t>wasvika</w:t>
      </w:r>
      <w:proofErr w:type="spellEnd"/>
      <w:r>
        <w:rPr>
          <w:rFonts w:ascii="Arial" w:hAnsi="Arial" w:cs="Arial"/>
          <w:sz w:val="28"/>
          <w:szCs w:val="28"/>
        </w:rPr>
        <w:t xml:space="preserve"> </w:t>
      </w:r>
      <w:proofErr w:type="spellStart"/>
      <w:r>
        <w:rPr>
          <w:rFonts w:ascii="Arial" w:hAnsi="Arial" w:cs="Arial"/>
          <w:sz w:val="28"/>
          <w:szCs w:val="28"/>
        </w:rPr>
        <w:t>panzvimbo</w:t>
      </w:r>
      <w:proofErr w:type="spellEnd"/>
      <w:r>
        <w:rPr>
          <w:rFonts w:ascii="Arial" w:hAnsi="Arial" w:cs="Arial"/>
          <w:sz w:val="28"/>
          <w:szCs w:val="28"/>
        </w:rPr>
        <w:t xml:space="preserve"> </w:t>
      </w:r>
      <w:proofErr w:type="spellStart"/>
      <w:r>
        <w:rPr>
          <w:rFonts w:ascii="Arial" w:hAnsi="Arial" w:cs="Arial"/>
          <w:sz w:val="28"/>
          <w:szCs w:val="28"/>
        </w:rPr>
        <w:t>tsve</w:t>
      </w:r>
      <w:proofErr w:type="spellEnd"/>
      <w:r>
        <w:rPr>
          <w:rFonts w:ascii="Arial" w:hAnsi="Arial" w:cs="Arial"/>
          <w:sz w:val="28"/>
          <w:szCs w:val="28"/>
        </w:rPr>
        <w:t xml:space="preserve">…? </w:t>
      </w:r>
      <w:r w:rsidRPr="00152FB3">
        <w:rPr>
          <w:rFonts w:ascii="Arial" w:hAnsi="Arial" w:cs="Arial"/>
          <w:sz w:val="18"/>
          <w:szCs w:val="18"/>
        </w:rPr>
        <w:t>[Congregation says, “</w:t>
      </w:r>
      <w:proofErr w:type="spellStart"/>
      <w:r>
        <w:rPr>
          <w:rFonts w:ascii="Arial" w:hAnsi="Arial" w:cs="Arial"/>
          <w:sz w:val="18"/>
          <w:szCs w:val="18"/>
        </w:rPr>
        <w:t>tsvene</w:t>
      </w:r>
      <w:proofErr w:type="spellEnd"/>
      <w:r w:rsidRPr="00152FB3">
        <w:rPr>
          <w:rFonts w:ascii="Arial" w:hAnsi="Arial" w:cs="Arial"/>
          <w:sz w:val="18"/>
          <w:szCs w:val="18"/>
        </w:rPr>
        <w:t>.”]</w:t>
      </w:r>
      <w:r>
        <w:rPr>
          <w:rFonts w:ascii="Arial" w:hAnsi="Arial" w:cs="Arial"/>
          <w:sz w:val="28"/>
          <w:szCs w:val="28"/>
        </w:rPr>
        <w:t xml:space="preserve"> </w:t>
      </w:r>
    </w:p>
    <w:p w:rsidRPr="00816AFA" w:rsidR="001847F0" w:rsidP="001847F0" w:rsidRDefault="001847F0" w14:paraId="27DBE36C" w14:textId="77777777">
      <w:pPr>
        <w:jc w:val="both"/>
        <w:rPr>
          <w:rFonts w:ascii="Arial" w:hAnsi="Arial" w:cs="Arial"/>
          <w:sz w:val="28"/>
          <w:szCs w:val="28"/>
        </w:rPr>
      </w:pPr>
      <w:r w:rsidRPr="00D01BA0">
        <w:rPr>
          <w:rFonts w:ascii="Arial" w:hAnsi="Arial" w:cs="Arial"/>
          <w:sz w:val="28"/>
          <w:szCs w:val="28"/>
          <w:vertAlign w:val="superscript"/>
        </w:rPr>
        <w:t>258</w:t>
      </w:r>
      <w:r>
        <w:rPr>
          <w:rFonts w:ascii="Arial" w:hAnsi="Arial" w:cs="Arial"/>
          <w:sz w:val="28"/>
          <w:szCs w:val="28"/>
        </w:rPr>
        <w:t xml:space="preserve">Hallelujah, Hallelujah! </w:t>
      </w:r>
      <w:r w:rsidRPr="00152FB3">
        <w:rPr>
          <w:rFonts w:ascii="Arial" w:hAnsi="Arial" w:cs="Arial"/>
          <w:sz w:val="18"/>
          <w:szCs w:val="18"/>
        </w:rPr>
        <w:t>[Congregation says, “Amen.”]</w:t>
      </w:r>
      <w:r>
        <w:rPr>
          <w:rFonts w:ascii="Arial" w:hAnsi="Arial" w:cs="Arial"/>
          <w:sz w:val="28"/>
          <w:szCs w:val="28"/>
        </w:rPr>
        <w:t xml:space="preserve"> Amen! </w:t>
      </w:r>
      <w:r w:rsidRPr="00152FB3">
        <w:rPr>
          <w:rFonts w:ascii="Arial" w:hAnsi="Arial" w:cs="Arial"/>
          <w:sz w:val="18"/>
          <w:szCs w:val="18"/>
        </w:rPr>
        <w:t>[Congregation says, “Amen.”]</w:t>
      </w:r>
      <w:r>
        <w:rPr>
          <w:rFonts w:ascii="Arial" w:hAnsi="Arial" w:cs="Arial"/>
          <w:sz w:val="28"/>
          <w:szCs w:val="28"/>
        </w:rPr>
        <w:t xml:space="preserve"> Hanzi, “Vane </w:t>
      </w:r>
      <w:proofErr w:type="spellStart"/>
      <w:r>
        <w:rPr>
          <w:rFonts w:ascii="Arial" w:hAnsi="Arial" w:cs="Arial"/>
          <w:sz w:val="28"/>
          <w:szCs w:val="28"/>
        </w:rPr>
        <w:t>nzeve</w:t>
      </w:r>
      <w:proofErr w:type="spellEnd"/>
      <w:r>
        <w:rPr>
          <w:rFonts w:ascii="Arial" w:hAnsi="Arial" w:cs="Arial"/>
          <w:sz w:val="28"/>
          <w:szCs w:val="28"/>
        </w:rPr>
        <w:t xml:space="preserve"> </w:t>
      </w:r>
      <w:proofErr w:type="spellStart"/>
      <w:r>
        <w:rPr>
          <w:rFonts w:ascii="Arial" w:hAnsi="Arial" w:cs="Arial"/>
          <w:sz w:val="28"/>
          <w:szCs w:val="28"/>
        </w:rPr>
        <w:t>dzekunzwa</w:t>
      </w:r>
      <w:proofErr w:type="spellEnd"/>
      <w:r>
        <w:rPr>
          <w:rFonts w:ascii="Arial" w:hAnsi="Arial" w:cs="Arial"/>
          <w:sz w:val="28"/>
          <w:szCs w:val="28"/>
        </w:rPr>
        <w:t xml:space="preserve"> </w:t>
      </w:r>
      <w:proofErr w:type="spellStart"/>
      <w:r>
        <w:rPr>
          <w:rFonts w:ascii="Arial" w:hAnsi="Arial" w:cs="Arial"/>
          <w:sz w:val="28"/>
          <w:szCs w:val="28"/>
        </w:rPr>
        <w:t>ngavadii</w:t>
      </w:r>
      <w:proofErr w:type="spellEnd"/>
      <w:r>
        <w:rPr>
          <w:rFonts w:ascii="Arial" w:hAnsi="Arial" w:cs="Arial"/>
          <w:sz w:val="28"/>
          <w:szCs w:val="28"/>
        </w:rPr>
        <w:t xml:space="preserve">…? </w:t>
      </w:r>
      <w:r w:rsidRPr="00152FB3">
        <w:rPr>
          <w:rFonts w:ascii="Arial" w:hAnsi="Arial" w:cs="Arial"/>
          <w:sz w:val="18"/>
          <w:szCs w:val="18"/>
        </w:rPr>
        <w:t xml:space="preserve">[Congregation says, </w:t>
      </w:r>
      <w:r>
        <w:rPr>
          <w:rFonts w:ascii="Arial" w:hAnsi="Arial" w:cs="Arial"/>
          <w:sz w:val="18"/>
          <w:szCs w:val="18"/>
        </w:rPr>
        <w:t>‘</w:t>
      </w:r>
      <w:proofErr w:type="spellStart"/>
      <w:r>
        <w:rPr>
          <w:rFonts w:ascii="Arial" w:hAnsi="Arial" w:cs="Arial"/>
          <w:sz w:val="18"/>
          <w:szCs w:val="18"/>
        </w:rPr>
        <w:t>ngavanzwe</w:t>
      </w:r>
      <w:proofErr w:type="spellEnd"/>
      <w:r w:rsidRPr="00152FB3">
        <w:rPr>
          <w:rFonts w:ascii="Arial" w:hAnsi="Arial" w:cs="Arial"/>
          <w:sz w:val="18"/>
          <w:szCs w:val="18"/>
        </w:rPr>
        <w:t>.</w:t>
      </w:r>
      <w:r>
        <w:rPr>
          <w:rFonts w:ascii="Arial" w:hAnsi="Arial" w:cs="Arial"/>
          <w:sz w:val="18"/>
          <w:szCs w:val="18"/>
        </w:rPr>
        <w:t>’</w:t>
      </w:r>
      <w:r w:rsidRPr="00152FB3">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rPr>
        <w:t>Zvinotaura</w:t>
      </w:r>
      <w:proofErr w:type="spellEnd"/>
      <w:r>
        <w:rPr>
          <w:rFonts w:ascii="Arial" w:hAnsi="Arial" w:cs="Arial"/>
          <w:sz w:val="28"/>
          <w:szCs w:val="28"/>
        </w:rPr>
        <w:t xml:space="preserve"> </w:t>
      </w:r>
      <w:proofErr w:type="spellStart"/>
      <w:r>
        <w:rPr>
          <w:rFonts w:ascii="Arial" w:hAnsi="Arial" w:cs="Arial"/>
          <w:sz w:val="28"/>
          <w:szCs w:val="28"/>
        </w:rPr>
        <w:t>chii</w:t>
      </w:r>
      <w:proofErr w:type="spellEnd"/>
      <w:r>
        <w:rPr>
          <w:rFonts w:ascii="Arial" w:hAnsi="Arial" w:cs="Arial"/>
          <w:sz w:val="28"/>
          <w:szCs w:val="28"/>
        </w:rPr>
        <w:t xml:space="preserve">…?” </w:t>
      </w:r>
      <w:r w:rsidRPr="00152FB3">
        <w:rPr>
          <w:rFonts w:ascii="Arial" w:hAnsi="Arial" w:cs="Arial"/>
          <w:sz w:val="18"/>
          <w:szCs w:val="18"/>
        </w:rPr>
        <w:t>[Congregation says, “</w:t>
      </w:r>
      <w:r>
        <w:rPr>
          <w:rFonts w:ascii="Arial" w:hAnsi="Arial" w:cs="Arial"/>
          <w:sz w:val="18"/>
          <w:szCs w:val="18"/>
        </w:rPr>
        <w:t>Mweya</w:t>
      </w:r>
      <w:r w:rsidRPr="00152FB3">
        <w:rPr>
          <w:rFonts w:ascii="Arial" w:hAnsi="Arial" w:cs="Arial"/>
          <w:sz w:val="18"/>
          <w:szCs w:val="18"/>
        </w:rPr>
        <w:t>.”]</w:t>
      </w:r>
      <w:r>
        <w:rPr>
          <w:rFonts w:ascii="Arial" w:hAnsi="Arial" w:cs="Arial"/>
          <w:sz w:val="18"/>
          <w:szCs w:val="18"/>
        </w:rPr>
        <w:t xml:space="preserve"> </w:t>
      </w:r>
      <w:r>
        <w:rPr>
          <w:rFonts w:ascii="Arial" w:hAnsi="Arial" w:cs="Arial"/>
          <w:sz w:val="28"/>
          <w:szCs w:val="28"/>
        </w:rPr>
        <w:t xml:space="preserve">Kana </w:t>
      </w:r>
      <w:proofErr w:type="spellStart"/>
      <w:r>
        <w:rPr>
          <w:rFonts w:ascii="Arial" w:hAnsi="Arial" w:cs="Arial"/>
          <w:sz w:val="28"/>
          <w:szCs w:val="28"/>
        </w:rPr>
        <w:t>wabudirira</w:t>
      </w:r>
      <w:proofErr w:type="spellEnd"/>
      <w:r>
        <w:rPr>
          <w:rFonts w:ascii="Arial" w:hAnsi="Arial" w:cs="Arial"/>
          <w:sz w:val="28"/>
          <w:szCs w:val="28"/>
        </w:rPr>
        <w:t xml:space="preserve">, </w:t>
      </w:r>
      <w:proofErr w:type="spellStart"/>
      <w:r>
        <w:rPr>
          <w:rFonts w:ascii="Arial" w:hAnsi="Arial" w:cs="Arial"/>
          <w:sz w:val="28"/>
          <w:szCs w:val="28"/>
        </w:rPr>
        <w:t>hanzi</w:t>
      </w:r>
      <w:proofErr w:type="spellEnd"/>
      <w:r>
        <w:rPr>
          <w:rFonts w:ascii="Arial" w:hAnsi="Arial" w:cs="Arial"/>
          <w:sz w:val="28"/>
          <w:szCs w:val="28"/>
        </w:rPr>
        <w:t xml:space="preserve"> </w:t>
      </w:r>
      <w:proofErr w:type="spellStart"/>
      <w:r>
        <w:rPr>
          <w:rFonts w:ascii="Arial" w:hAnsi="Arial" w:cs="Arial"/>
          <w:sz w:val="28"/>
          <w:szCs w:val="28"/>
        </w:rPr>
        <w:t>vanhu</w:t>
      </w:r>
      <w:proofErr w:type="spellEnd"/>
      <w:r>
        <w:rPr>
          <w:rFonts w:ascii="Arial" w:hAnsi="Arial" w:cs="Arial"/>
          <w:sz w:val="28"/>
          <w:szCs w:val="28"/>
        </w:rPr>
        <w:t xml:space="preserve"> </w:t>
      </w:r>
      <w:proofErr w:type="spellStart"/>
      <w:r>
        <w:rPr>
          <w:rFonts w:ascii="Arial" w:hAnsi="Arial" w:cs="Arial"/>
          <w:sz w:val="28"/>
          <w:szCs w:val="28"/>
        </w:rPr>
        <w:t>vachakuona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w:t>
      </w:r>
      <w:proofErr w:type="spellStart"/>
      <w:r>
        <w:rPr>
          <w:rFonts w:ascii="Arial" w:hAnsi="Arial" w:cs="Arial"/>
          <w:sz w:val="28"/>
          <w:szCs w:val="28"/>
        </w:rPr>
        <w:t>wabudirira</w:t>
      </w:r>
      <w:proofErr w:type="spellEnd"/>
      <w:r>
        <w:rPr>
          <w:rFonts w:ascii="Arial" w:hAnsi="Arial" w:cs="Arial"/>
          <w:sz w:val="28"/>
          <w:szCs w:val="28"/>
        </w:rPr>
        <w:t xml:space="preserve">. </w:t>
      </w:r>
      <w:proofErr w:type="spellStart"/>
      <w:r w:rsidRPr="00E07F60">
        <w:rPr>
          <w:rFonts w:ascii="Arial" w:hAnsi="Arial" w:cs="Arial"/>
          <w:sz w:val="28"/>
          <w:szCs w:val="28"/>
        </w:rPr>
        <w:t>W</w:t>
      </w:r>
      <w:r>
        <w:rPr>
          <w:rFonts w:ascii="Arial" w:hAnsi="Arial" w:cs="Arial"/>
          <w:sz w:val="28"/>
          <w:szCs w:val="28"/>
        </w:rPr>
        <w:t>a</w:t>
      </w:r>
      <w:r w:rsidRPr="00E07F60">
        <w:rPr>
          <w:rFonts w:ascii="Arial" w:hAnsi="Arial" w:cs="Arial"/>
          <w:sz w:val="28"/>
          <w:szCs w:val="28"/>
        </w:rPr>
        <w:t>akumera</w:t>
      </w:r>
      <w:proofErr w:type="spellEnd"/>
      <w:r w:rsidRPr="00E07F60">
        <w:rPr>
          <w:rFonts w:ascii="Arial" w:hAnsi="Arial" w:cs="Arial"/>
          <w:sz w:val="28"/>
          <w:szCs w:val="28"/>
        </w:rPr>
        <w:t xml:space="preserve"> </w:t>
      </w:r>
      <w:proofErr w:type="spellStart"/>
      <w:r w:rsidRPr="00E07F60">
        <w:rPr>
          <w:rFonts w:ascii="Arial" w:hAnsi="Arial" w:cs="Arial"/>
          <w:sz w:val="28"/>
          <w:szCs w:val="28"/>
        </w:rPr>
        <w:t>dumbu</w:t>
      </w:r>
      <w:proofErr w:type="spellEnd"/>
      <w:r w:rsidRPr="00E07F60">
        <w:rPr>
          <w:rFonts w:ascii="Arial" w:hAnsi="Arial" w:cs="Arial"/>
          <w:sz w:val="28"/>
          <w:szCs w:val="28"/>
        </w:rPr>
        <w:t xml:space="preserve">. </w:t>
      </w:r>
      <w:proofErr w:type="spellStart"/>
      <w:r w:rsidRPr="00E07F60">
        <w:rPr>
          <w:rFonts w:ascii="Arial" w:hAnsi="Arial" w:cs="Arial"/>
          <w:sz w:val="28"/>
          <w:szCs w:val="28"/>
        </w:rPr>
        <w:t>Wa</w:t>
      </w:r>
      <w:r>
        <w:rPr>
          <w:rFonts w:ascii="Arial" w:hAnsi="Arial" w:cs="Arial"/>
          <w:sz w:val="28"/>
          <w:szCs w:val="28"/>
        </w:rPr>
        <w:t>a</w:t>
      </w:r>
      <w:r w:rsidRPr="00E07F60">
        <w:rPr>
          <w:rFonts w:ascii="Arial" w:hAnsi="Arial" w:cs="Arial"/>
          <w:sz w:val="28"/>
          <w:szCs w:val="28"/>
        </w:rPr>
        <w:t>ne</w:t>
      </w:r>
      <w:proofErr w:type="spellEnd"/>
      <w:r w:rsidRPr="00E07F60">
        <w:rPr>
          <w:rFonts w:ascii="Arial" w:hAnsi="Arial" w:cs="Arial"/>
          <w:sz w:val="28"/>
          <w:szCs w:val="28"/>
        </w:rPr>
        <w:t xml:space="preserve"> </w:t>
      </w:r>
      <w:proofErr w:type="spellStart"/>
      <w:r w:rsidRPr="00E07F60">
        <w:rPr>
          <w:rFonts w:ascii="Arial" w:hAnsi="Arial" w:cs="Arial"/>
          <w:sz w:val="28"/>
          <w:szCs w:val="28"/>
        </w:rPr>
        <w:t>ganda</w:t>
      </w:r>
      <w:proofErr w:type="spellEnd"/>
      <w:r w:rsidRPr="00E07F60">
        <w:rPr>
          <w:rFonts w:ascii="Arial" w:hAnsi="Arial" w:cs="Arial"/>
          <w:sz w:val="28"/>
          <w:szCs w:val="28"/>
        </w:rPr>
        <w:t xml:space="preserve"> </w:t>
      </w:r>
      <w:proofErr w:type="spellStart"/>
      <w:r w:rsidRPr="00E07F60">
        <w:rPr>
          <w:rFonts w:ascii="Arial" w:hAnsi="Arial" w:cs="Arial"/>
          <w:sz w:val="28"/>
          <w:szCs w:val="28"/>
        </w:rPr>
        <w:t>rakanaka</w:t>
      </w:r>
      <w:proofErr w:type="spellEnd"/>
      <w:r w:rsidRPr="00E07F60">
        <w:rPr>
          <w:rFonts w:ascii="Arial" w:hAnsi="Arial" w:cs="Arial"/>
          <w:sz w:val="28"/>
          <w:szCs w:val="28"/>
        </w:rPr>
        <w:t xml:space="preserve">. </w:t>
      </w:r>
      <w:proofErr w:type="spellStart"/>
      <w:r w:rsidRPr="00E07F60">
        <w:rPr>
          <w:rFonts w:ascii="Arial" w:hAnsi="Arial" w:cs="Arial"/>
          <w:sz w:val="28"/>
          <w:szCs w:val="28"/>
        </w:rPr>
        <w:t>Vakadzi</w:t>
      </w:r>
      <w:proofErr w:type="spellEnd"/>
      <w:r w:rsidRPr="00E07F60">
        <w:rPr>
          <w:rFonts w:ascii="Arial" w:hAnsi="Arial" w:cs="Arial"/>
          <w:sz w:val="28"/>
          <w:szCs w:val="28"/>
        </w:rPr>
        <w:t xml:space="preserve"> </w:t>
      </w:r>
      <w:proofErr w:type="spellStart"/>
      <w:r w:rsidRPr="00E07F60">
        <w:rPr>
          <w:rFonts w:ascii="Arial" w:hAnsi="Arial" w:cs="Arial"/>
          <w:sz w:val="28"/>
          <w:szCs w:val="28"/>
        </w:rPr>
        <w:t>vakanaka</w:t>
      </w:r>
      <w:proofErr w:type="spellEnd"/>
      <w:r w:rsidRPr="00E07F60">
        <w:rPr>
          <w:rFonts w:ascii="Arial" w:hAnsi="Arial" w:cs="Arial"/>
          <w:sz w:val="28"/>
          <w:szCs w:val="28"/>
        </w:rPr>
        <w:t xml:space="preserve">. Vana </w:t>
      </w:r>
      <w:proofErr w:type="spellStart"/>
      <w:r w:rsidRPr="00E07F60">
        <w:rPr>
          <w:rFonts w:ascii="Arial" w:hAnsi="Arial" w:cs="Arial"/>
          <w:sz w:val="28"/>
          <w:szCs w:val="28"/>
        </w:rPr>
        <w:t>vakanaka</w:t>
      </w:r>
      <w:proofErr w:type="spellEnd"/>
      <w:r w:rsidRPr="00E07F60">
        <w:rPr>
          <w:rFonts w:ascii="Arial" w:hAnsi="Arial" w:cs="Arial"/>
          <w:sz w:val="28"/>
          <w:szCs w:val="28"/>
        </w:rPr>
        <w:t xml:space="preserve">. </w:t>
      </w:r>
      <w:proofErr w:type="spellStart"/>
      <w:r w:rsidRPr="00E07F60">
        <w:rPr>
          <w:rFonts w:ascii="Arial" w:hAnsi="Arial" w:cs="Arial"/>
          <w:sz w:val="28"/>
          <w:szCs w:val="28"/>
        </w:rPr>
        <w:t>Vanokuvenga</w:t>
      </w:r>
      <w:proofErr w:type="spellEnd"/>
      <w:r w:rsidRPr="00E07F60">
        <w:rPr>
          <w:rFonts w:ascii="Arial" w:hAnsi="Arial" w:cs="Arial"/>
          <w:sz w:val="28"/>
          <w:szCs w:val="28"/>
        </w:rPr>
        <w:t xml:space="preserve"> </w:t>
      </w:r>
      <w:proofErr w:type="spellStart"/>
      <w:r w:rsidRPr="00E07F60">
        <w:rPr>
          <w:rFonts w:ascii="Arial" w:hAnsi="Arial" w:cs="Arial"/>
          <w:sz w:val="28"/>
          <w:szCs w:val="28"/>
        </w:rPr>
        <w:t>vachawanda</w:t>
      </w:r>
      <w:proofErr w:type="spellEnd"/>
      <w:r w:rsidRPr="00E07F60">
        <w:rPr>
          <w:rFonts w:ascii="Arial" w:hAnsi="Arial" w:cs="Arial"/>
          <w:sz w:val="28"/>
          <w:szCs w:val="28"/>
        </w:rPr>
        <w:t xml:space="preserve">. </w:t>
      </w:r>
      <w:r w:rsidRPr="008032DB">
        <w:rPr>
          <w:rFonts w:ascii="Arial" w:hAnsi="Arial" w:cs="Arial"/>
          <w:sz w:val="28"/>
          <w:szCs w:val="28"/>
        </w:rPr>
        <w:t xml:space="preserve">Saka </w:t>
      </w:r>
      <w:proofErr w:type="spellStart"/>
      <w:r w:rsidRPr="008032DB">
        <w:rPr>
          <w:rFonts w:ascii="Arial" w:hAnsi="Arial" w:cs="Arial"/>
          <w:sz w:val="28"/>
          <w:szCs w:val="28"/>
        </w:rPr>
        <w:t>unofanira</w:t>
      </w:r>
      <w:proofErr w:type="spellEnd"/>
      <w:r w:rsidRPr="008032DB">
        <w:rPr>
          <w:rFonts w:ascii="Arial" w:hAnsi="Arial" w:cs="Arial"/>
          <w:sz w:val="28"/>
          <w:szCs w:val="28"/>
        </w:rPr>
        <w:t xml:space="preserve"> </w:t>
      </w:r>
      <w:proofErr w:type="spellStart"/>
      <w:r w:rsidRPr="008032DB">
        <w:rPr>
          <w:rFonts w:ascii="Arial" w:hAnsi="Arial" w:cs="Arial"/>
          <w:sz w:val="28"/>
          <w:szCs w:val="28"/>
        </w:rPr>
        <w:t>kunorombawo</w:t>
      </w:r>
      <w:proofErr w:type="spellEnd"/>
      <w:r w:rsidRPr="008032DB">
        <w:rPr>
          <w:rFonts w:ascii="Arial" w:hAnsi="Arial" w:cs="Arial"/>
          <w:sz w:val="28"/>
          <w:szCs w:val="28"/>
        </w:rPr>
        <w:t xml:space="preserve"> </w:t>
      </w:r>
      <w:proofErr w:type="spellStart"/>
      <w:r w:rsidRPr="008032DB">
        <w:rPr>
          <w:rFonts w:ascii="Arial" w:hAnsi="Arial" w:cs="Arial"/>
          <w:sz w:val="28"/>
          <w:szCs w:val="28"/>
        </w:rPr>
        <w:t>kuzvichengeta</w:t>
      </w:r>
      <w:proofErr w:type="spellEnd"/>
      <w:r w:rsidRPr="008032DB">
        <w:rPr>
          <w:rFonts w:ascii="Arial" w:hAnsi="Arial" w:cs="Arial"/>
          <w:sz w:val="28"/>
          <w:szCs w:val="28"/>
        </w:rPr>
        <w:t xml:space="preserve">? Next verse </w:t>
      </w:r>
      <w:proofErr w:type="spellStart"/>
      <w:r w:rsidRPr="008032DB">
        <w:rPr>
          <w:rFonts w:ascii="Arial" w:hAnsi="Arial" w:cs="Arial"/>
          <w:sz w:val="28"/>
          <w:szCs w:val="28"/>
        </w:rPr>
        <w:t>rinoti</w:t>
      </w:r>
      <w:proofErr w:type="spellEnd"/>
      <w:r w:rsidRPr="008032DB">
        <w:rPr>
          <w:rFonts w:ascii="Arial" w:hAnsi="Arial" w:cs="Arial"/>
          <w:sz w:val="28"/>
          <w:szCs w:val="28"/>
        </w:rPr>
        <w:t xml:space="preserve"> </w:t>
      </w:r>
      <w:r w:rsidRPr="008032DB">
        <w:rPr>
          <w:rFonts w:ascii="Arial" w:hAnsi="Arial" w:cs="Arial"/>
          <w:i/>
          <w:iCs/>
          <w:sz w:val="28"/>
          <w:szCs w:val="28"/>
        </w:rPr>
        <w:t>protect-a</w:t>
      </w:r>
      <w:r w:rsidRPr="008032DB">
        <w:rPr>
          <w:rFonts w:ascii="Arial" w:hAnsi="Arial" w:cs="Arial"/>
          <w:sz w:val="28"/>
          <w:szCs w:val="28"/>
        </w:rPr>
        <w:t xml:space="preserve">. </w:t>
      </w:r>
      <w:proofErr w:type="spellStart"/>
      <w:r w:rsidRPr="008032DB">
        <w:rPr>
          <w:rFonts w:ascii="Arial" w:hAnsi="Arial" w:cs="Arial"/>
          <w:sz w:val="28"/>
          <w:szCs w:val="28"/>
        </w:rPr>
        <w:t>Hatitariseyi</w:t>
      </w:r>
      <w:proofErr w:type="spellEnd"/>
      <w:r w:rsidRPr="008032DB">
        <w:rPr>
          <w:rFonts w:ascii="Arial" w:hAnsi="Arial" w:cs="Arial"/>
          <w:sz w:val="28"/>
          <w:szCs w:val="28"/>
        </w:rPr>
        <w:t xml:space="preserve"> verse </w:t>
      </w:r>
      <w:proofErr w:type="spellStart"/>
      <w:r w:rsidRPr="008032DB">
        <w:rPr>
          <w:rFonts w:ascii="Arial" w:hAnsi="Arial" w:cs="Arial"/>
          <w:sz w:val="28"/>
          <w:szCs w:val="28"/>
        </w:rPr>
        <w:t>rinotevera</w:t>
      </w:r>
      <w:proofErr w:type="spellEnd"/>
      <w:r w:rsidRPr="008032DB">
        <w:rPr>
          <w:rFonts w:ascii="Arial" w:hAnsi="Arial" w:cs="Arial"/>
          <w:sz w:val="28"/>
          <w:szCs w:val="28"/>
        </w:rPr>
        <w:t xml:space="preserve"> </w:t>
      </w:r>
      <w:proofErr w:type="spellStart"/>
      <w:r w:rsidRPr="008032DB">
        <w:rPr>
          <w:rFonts w:ascii="Arial" w:hAnsi="Arial" w:cs="Arial"/>
          <w:sz w:val="28"/>
          <w:szCs w:val="28"/>
        </w:rPr>
        <w:t>racho</w:t>
      </w:r>
      <w:proofErr w:type="spellEnd"/>
      <w:r w:rsidRPr="008032DB">
        <w:rPr>
          <w:rFonts w:ascii="Arial" w:hAnsi="Arial" w:cs="Arial"/>
          <w:sz w:val="28"/>
          <w:szCs w:val="28"/>
        </w:rPr>
        <w:t xml:space="preserve">. </w:t>
      </w:r>
      <w:proofErr w:type="spellStart"/>
      <w:r w:rsidRPr="008032DB">
        <w:rPr>
          <w:rFonts w:ascii="Arial" w:hAnsi="Arial" w:cs="Arial"/>
          <w:sz w:val="28"/>
          <w:szCs w:val="28"/>
        </w:rPr>
        <w:t>Hatitariseyi</w:t>
      </w:r>
      <w:proofErr w:type="spellEnd"/>
      <w:r w:rsidRPr="008032DB">
        <w:rPr>
          <w:rFonts w:ascii="Arial" w:hAnsi="Arial" w:cs="Arial"/>
          <w:sz w:val="28"/>
          <w:szCs w:val="28"/>
        </w:rPr>
        <w:t xml:space="preserve"> verse</w:t>
      </w:r>
      <w:r>
        <w:rPr>
          <w:rFonts w:ascii="Arial" w:hAnsi="Arial" w:cs="Arial"/>
          <w:sz w:val="28"/>
          <w:szCs w:val="28"/>
        </w:rPr>
        <w:t>—</w:t>
      </w:r>
      <w:r w:rsidRPr="008032DB">
        <w:rPr>
          <w:rFonts w:ascii="Arial" w:hAnsi="Arial" w:cs="Arial"/>
          <w:sz w:val="28"/>
          <w:szCs w:val="28"/>
        </w:rPr>
        <w:t>…</w:t>
      </w:r>
      <w:r w:rsidRPr="00B9210F">
        <w:rPr>
          <w:rFonts w:ascii="Arial" w:hAnsi="Arial" w:cs="Arial"/>
          <w:sz w:val="18"/>
          <w:szCs w:val="18"/>
        </w:rPr>
        <w:t xml:space="preserve">[Blank </w:t>
      </w:r>
      <w:proofErr w:type="gramStart"/>
      <w:r w:rsidRPr="00B9210F">
        <w:rPr>
          <w:rFonts w:ascii="Arial" w:hAnsi="Arial" w:cs="Arial"/>
          <w:sz w:val="18"/>
          <w:szCs w:val="18"/>
        </w:rPr>
        <w:t>spot on</w:t>
      </w:r>
      <w:proofErr w:type="gramEnd"/>
      <w:r w:rsidRPr="00B9210F">
        <w:rPr>
          <w:rFonts w:ascii="Arial" w:hAnsi="Arial" w:cs="Arial"/>
          <w:sz w:val="18"/>
          <w:szCs w:val="18"/>
        </w:rPr>
        <w:t xml:space="preserve"> tape—ED] </w:t>
      </w:r>
      <w:r w:rsidRPr="008032DB">
        <w:rPr>
          <w:rFonts w:ascii="Arial" w:hAnsi="Arial" w:cs="Arial"/>
          <w:sz w:val="28"/>
          <w:szCs w:val="28"/>
        </w:rPr>
        <w:t xml:space="preserve">Verse 3 tese. </w:t>
      </w:r>
      <w:proofErr w:type="spellStart"/>
      <w:r w:rsidRPr="00816AFA">
        <w:rPr>
          <w:rFonts w:ascii="Arial" w:hAnsi="Arial" w:cs="Arial"/>
          <w:sz w:val="28"/>
          <w:szCs w:val="28"/>
        </w:rPr>
        <w:t>Hativerengeyi</w:t>
      </w:r>
      <w:proofErr w:type="spellEnd"/>
      <w:r w:rsidRPr="00816AFA">
        <w:rPr>
          <w:rFonts w:ascii="Arial" w:hAnsi="Arial" w:cs="Arial"/>
          <w:sz w:val="28"/>
          <w:szCs w:val="28"/>
        </w:rPr>
        <w:t xml:space="preserve"> verse 3 tese:</w:t>
      </w:r>
    </w:p>
    <w:p w:rsidRPr="00197523" w:rsidR="001847F0" w:rsidP="001847F0" w:rsidRDefault="001847F0" w14:paraId="39B060C1" w14:textId="77777777">
      <w:pPr>
        <w:ind w:left="720"/>
        <w:jc w:val="both"/>
        <w:rPr>
          <w:rFonts w:ascii="Arial" w:hAnsi="Arial" w:cs="Arial"/>
          <w:i/>
          <w:iCs/>
          <w:sz w:val="28"/>
          <w:szCs w:val="28"/>
          <w:lang w:val="x-none"/>
        </w:rPr>
      </w:pPr>
      <w:r w:rsidRPr="00197523">
        <w:rPr>
          <w:rFonts w:ascii="Arial" w:hAnsi="Arial" w:cs="Arial"/>
          <w:i/>
          <w:iCs/>
          <w:sz w:val="28"/>
          <w:szCs w:val="28"/>
          <w:lang w:val="x-none"/>
        </w:rPr>
        <w:t xml:space="preserve">And I will bless them that bless thee, and curse him that </w:t>
      </w:r>
      <w:proofErr w:type="spellStart"/>
      <w:r w:rsidRPr="00197523">
        <w:rPr>
          <w:rFonts w:ascii="Arial" w:hAnsi="Arial" w:cs="Arial"/>
          <w:i/>
          <w:iCs/>
          <w:sz w:val="28"/>
          <w:szCs w:val="28"/>
          <w:lang w:val="x-none"/>
        </w:rPr>
        <w:t>curseth</w:t>
      </w:r>
      <w:proofErr w:type="spellEnd"/>
      <w:r w:rsidRPr="00197523">
        <w:rPr>
          <w:rFonts w:ascii="Arial" w:hAnsi="Arial" w:cs="Arial"/>
          <w:i/>
          <w:iCs/>
          <w:sz w:val="28"/>
          <w:szCs w:val="28"/>
          <w:lang w:val="x-none"/>
        </w:rPr>
        <w:t xml:space="preserve"> thee: and in thee shall all families of the earth be blessed. </w:t>
      </w:r>
    </w:p>
    <w:p w:rsidR="001847F0" w:rsidP="001847F0" w:rsidRDefault="001847F0" w14:paraId="3E7CA0A2" w14:textId="77777777">
      <w:pPr>
        <w:jc w:val="both"/>
        <w:rPr>
          <w:rFonts w:ascii="Arial" w:hAnsi="Arial" w:cs="Arial"/>
          <w:sz w:val="28"/>
          <w:szCs w:val="28"/>
          <w:lang w:val="x-none"/>
        </w:rPr>
      </w:pPr>
      <w:r w:rsidRPr="00D01BA0">
        <w:rPr>
          <w:rFonts w:ascii="Arial" w:hAnsi="Arial" w:cs="Arial"/>
          <w:sz w:val="28"/>
          <w:szCs w:val="28"/>
          <w:vertAlign w:val="superscript"/>
          <w:lang w:val="x-none"/>
        </w:rPr>
        <w:t>259</w:t>
      </w:r>
      <w:r>
        <w:rPr>
          <w:rFonts w:ascii="Arial" w:hAnsi="Arial" w:cs="Arial"/>
          <w:sz w:val="28"/>
          <w:szCs w:val="28"/>
          <w:lang w:val="x-none"/>
        </w:rPr>
        <w:t xml:space="preserve">Muroyi </w:t>
      </w:r>
      <w:proofErr w:type="spellStart"/>
      <w:r>
        <w:rPr>
          <w:rFonts w:ascii="Arial" w:hAnsi="Arial" w:cs="Arial"/>
          <w:sz w:val="28"/>
          <w:szCs w:val="28"/>
          <w:lang w:val="x-none"/>
        </w:rPr>
        <w:t>anokuroya</w:t>
      </w:r>
      <w:proofErr w:type="spellEnd"/>
      <w:r>
        <w:rPr>
          <w:rFonts w:ascii="Arial" w:hAnsi="Arial" w:cs="Arial"/>
          <w:sz w:val="28"/>
          <w:szCs w:val="28"/>
          <w:lang w:val="x-none"/>
        </w:rPr>
        <w:t xml:space="preserve">, </w:t>
      </w:r>
      <w:proofErr w:type="spellStart"/>
      <w:r>
        <w:rPr>
          <w:rFonts w:ascii="Arial" w:hAnsi="Arial" w:cs="Arial"/>
          <w:sz w:val="28"/>
          <w:szCs w:val="28"/>
          <w:lang w:val="x-none"/>
        </w:rPr>
        <w:t>achava</w:t>
      </w:r>
      <w:proofErr w:type="spellEnd"/>
      <w:r>
        <w:rPr>
          <w:rFonts w:ascii="Arial" w:hAnsi="Arial" w:cs="Arial"/>
          <w:sz w:val="28"/>
          <w:szCs w:val="28"/>
          <w:lang w:val="x-none"/>
        </w:rPr>
        <w:t xml:space="preserve"> </w:t>
      </w:r>
      <w:proofErr w:type="spellStart"/>
      <w:r>
        <w:rPr>
          <w:rFonts w:ascii="Arial" w:hAnsi="Arial" w:cs="Arial"/>
          <w:sz w:val="28"/>
          <w:szCs w:val="28"/>
          <w:lang w:val="x-none"/>
        </w:rPr>
        <w:t>akatu</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akatukwa</w:t>
      </w:r>
      <w:proofErr w:type="spellEnd"/>
      <w:r w:rsidRPr="00152FB3">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anokuvenga</w:t>
      </w:r>
      <w:proofErr w:type="spellEnd"/>
      <w:r>
        <w:rPr>
          <w:rFonts w:ascii="Arial" w:hAnsi="Arial" w:cs="Arial"/>
          <w:sz w:val="28"/>
          <w:szCs w:val="28"/>
          <w:lang w:val="x-none"/>
        </w:rPr>
        <w:t xml:space="preserve"> </w:t>
      </w:r>
      <w:proofErr w:type="spellStart"/>
      <w:r>
        <w:rPr>
          <w:rFonts w:ascii="Arial" w:hAnsi="Arial" w:cs="Arial"/>
          <w:sz w:val="28"/>
          <w:szCs w:val="28"/>
          <w:lang w:val="x-none"/>
        </w:rPr>
        <w:t>achava</w:t>
      </w:r>
      <w:proofErr w:type="spellEnd"/>
      <w:r>
        <w:rPr>
          <w:rFonts w:ascii="Arial" w:hAnsi="Arial" w:cs="Arial"/>
          <w:sz w:val="28"/>
          <w:szCs w:val="28"/>
          <w:lang w:val="x-none"/>
        </w:rPr>
        <w:t xml:space="preserve"> </w:t>
      </w:r>
      <w:proofErr w:type="spellStart"/>
      <w:r>
        <w:rPr>
          <w:rFonts w:ascii="Arial" w:hAnsi="Arial" w:cs="Arial"/>
          <w:sz w:val="28"/>
          <w:szCs w:val="28"/>
          <w:lang w:val="x-none"/>
        </w:rPr>
        <w:t>akatu</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akatukwa</w:t>
      </w:r>
      <w:proofErr w:type="spellEnd"/>
      <w:r w:rsidRPr="00152FB3">
        <w:rPr>
          <w:rFonts w:ascii="Arial" w:hAnsi="Arial" w:cs="Arial"/>
          <w:sz w:val="18"/>
          <w:szCs w:val="18"/>
        </w:rPr>
        <w:t>.”]</w:t>
      </w:r>
      <w:r>
        <w:rPr>
          <w:rFonts w:ascii="Arial" w:hAnsi="Arial" w:cs="Arial"/>
          <w:sz w:val="28"/>
          <w:szCs w:val="28"/>
          <w:lang w:val="x-none"/>
        </w:rPr>
        <w:t xml:space="preserve"> Asi </w:t>
      </w:r>
      <w:proofErr w:type="spellStart"/>
      <w:r>
        <w:rPr>
          <w:rFonts w:ascii="Arial" w:hAnsi="Arial" w:cs="Arial"/>
          <w:sz w:val="28"/>
          <w:szCs w:val="28"/>
          <w:lang w:val="x-none"/>
        </w:rPr>
        <w:t>anokufarira</w:t>
      </w:r>
      <w:proofErr w:type="spellEnd"/>
      <w:r>
        <w:rPr>
          <w:rFonts w:ascii="Arial" w:hAnsi="Arial" w:cs="Arial"/>
          <w:sz w:val="28"/>
          <w:szCs w:val="28"/>
          <w:lang w:val="x-none"/>
        </w:rPr>
        <w:t xml:space="preserve"> </w:t>
      </w:r>
      <w:proofErr w:type="spellStart"/>
      <w:r>
        <w:rPr>
          <w:rFonts w:ascii="Arial" w:hAnsi="Arial" w:cs="Arial"/>
          <w:sz w:val="28"/>
          <w:szCs w:val="28"/>
          <w:lang w:val="x-none"/>
        </w:rPr>
        <w:t>achava</w:t>
      </w:r>
      <w:proofErr w:type="spellEnd"/>
      <w:r>
        <w:rPr>
          <w:rFonts w:ascii="Arial" w:hAnsi="Arial" w:cs="Arial"/>
          <w:sz w:val="28"/>
          <w:szCs w:val="28"/>
          <w:lang w:val="x-none"/>
        </w:rPr>
        <w:t xml:space="preserve"> </w:t>
      </w:r>
      <w:proofErr w:type="spellStart"/>
      <w:r>
        <w:rPr>
          <w:rFonts w:ascii="Arial" w:hAnsi="Arial" w:cs="Arial"/>
          <w:sz w:val="28"/>
          <w:szCs w:val="28"/>
          <w:lang w:val="x-none"/>
        </w:rPr>
        <w:t>akafarirwawo</w:t>
      </w:r>
      <w:proofErr w:type="spellEnd"/>
      <w:r>
        <w:rPr>
          <w:rFonts w:ascii="Arial" w:hAnsi="Arial" w:cs="Arial"/>
          <w:sz w:val="28"/>
          <w:szCs w:val="28"/>
          <w:lang w:val="x-none"/>
        </w:rPr>
        <w:t xml:space="preserve"> </w:t>
      </w:r>
      <w:proofErr w:type="spellStart"/>
      <w:r>
        <w:rPr>
          <w:rFonts w:ascii="Arial" w:hAnsi="Arial" w:cs="Arial"/>
          <w:sz w:val="28"/>
          <w:szCs w:val="28"/>
          <w:lang w:val="x-none"/>
        </w:rPr>
        <w:t>zvakare</w:t>
      </w:r>
      <w:proofErr w:type="spellEnd"/>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Blessed with blessed A…? </w:t>
      </w:r>
      <w:r w:rsidRPr="00152FB3">
        <w:rPr>
          <w:rFonts w:ascii="Arial" w:hAnsi="Arial" w:cs="Arial"/>
          <w:sz w:val="18"/>
          <w:szCs w:val="18"/>
        </w:rPr>
        <w:t>[Congregation says, “A</w:t>
      </w:r>
      <w:r>
        <w:rPr>
          <w:rFonts w:ascii="Arial" w:hAnsi="Arial" w:cs="Arial"/>
          <w:sz w:val="18"/>
          <w:szCs w:val="18"/>
        </w:rPr>
        <w:t>braham</w:t>
      </w:r>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 Now, that was…</w:t>
      </w:r>
      <w:r w:rsidRPr="00D56A98">
        <w:rPr>
          <w:rFonts w:ascii="Arial" w:hAnsi="Arial" w:cs="Arial"/>
          <w:sz w:val="18"/>
          <w:szCs w:val="18"/>
          <w:lang w:val="x-none"/>
        </w:rPr>
        <w:t>[Apostle starts to sing—ED]</w:t>
      </w:r>
    </w:p>
    <w:p w:rsidR="001847F0" w:rsidP="001847F0" w:rsidRDefault="001847F0" w14:paraId="4E2B3C7E" w14:textId="77777777">
      <w:pPr>
        <w:jc w:val="center"/>
        <w:rPr>
          <w:rFonts w:ascii="Arial" w:hAnsi="Arial" w:cs="Arial"/>
          <w:i/>
          <w:iCs/>
          <w:sz w:val="28"/>
          <w:szCs w:val="28"/>
          <w:lang w:val="x-none"/>
        </w:rPr>
      </w:pPr>
      <w:r w:rsidRPr="00330FEB">
        <w:rPr>
          <w:rFonts w:ascii="Arial" w:hAnsi="Arial" w:cs="Arial"/>
          <w:i/>
          <w:iCs/>
          <w:sz w:val="28"/>
          <w:szCs w:val="28"/>
          <w:lang w:val="x-none"/>
        </w:rPr>
        <w:t xml:space="preserve">Father Abraham, had many sons, </w:t>
      </w:r>
    </w:p>
    <w:p w:rsidR="001847F0" w:rsidP="001847F0" w:rsidRDefault="001847F0" w14:paraId="6BBC9F36" w14:textId="77777777">
      <w:pPr>
        <w:jc w:val="center"/>
        <w:rPr>
          <w:rFonts w:ascii="Arial" w:hAnsi="Arial" w:cs="Arial"/>
          <w:i/>
          <w:iCs/>
          <w:sz w:val="28"/>
          <w:szCs w:val="28"/>
          <w:lang w:val="x-none"/>
        </w:rPr>
      </w:pPr>
      <w:r>
        <w:rPr>
          <w:rFonts w:ascii="Arial" w:hAnsi="Arial" w:cs="Arial"/>
          <w:i/>
          <w:iCs/>
          <w:sz w:val="28"/>
          <w:szCs w:val="28"/>
          <w:lang w:val="x-none"/>
        </w:rPr>
        <w:t>M</w:t>
      </w:r>
      <w:r w:rsidRPr="00330FEB">
        <w:rPr>
          <w:rFonts w:ascii="Arial" w:hAnsi="Arial" w:cs="Arial"/>
          <w:i/>
          <w:iCs/>
          <w:sz w:val="28"/>
          <w:szCs w:val="28"/>
          <w:lang w:val="x-none"/>
        </w:rPr>
        <w:t>any sons</w:t>
      </w:r>
      <w:r>
        <w:rPr>
          <w:rFonts w:ascii="Arial" w:hAnsi="Arial" w:cs="Arial"/>
          <w:i/>
          <w:iCs/>
          <w:sz w:val="28"/>
          <w:szCs w:val="28"/>
          <w:lang w:val="x-none"/>
        </w:rPr>
        <w:t xml:space="preserve"> ha</w:t>
      </w:r>
      <w:r w:rsidRPr="00330FEB">
        <w:rPr>
          <w:rFonts w:ascii="Arial" w:hAnsi="Arial" w:cs="Arial"/>
          <w:i/>
          <w:iCs/>
          <w:sz w:val="28"/>
          <w:szCs w:val="28"/>
          <w:lang w:val="x-none"/>
        </w:rPr>
        <w:t xml:space="preserve">d Father Abraham, </w:t>
      </w:r>
    </w:p>
    <w:p w:rsidRPr="00330FEB" w:rsidR="001847F0" w:rsidP="001847F0" w:rsidRDefault="001847F0" w14:paraId="3E34DAF8" w14:textId="77777777">
      <w:pPr>
        <w:jc w:val="center"/>
        <w:rPr>
          <w:rFonts w:ascii="Arial" w:hAnsi="Arial" w:cs="Arial"/>
          <w:i/>
          <w:iCs/>
          <w:sz w:val="28"/>
          <w:szCs w:val="28"/>
          <w:lang w:val="x-none"/>
        </w:rPr>
      </w:pPr>
      <w:r w:rsidRPr="00330FEB">
        <w:rPr>
          <w:rFonts w:ascii="Arial" w:hAnsi="Arial" w:cs="Arial"/>
          <w:i/>
          <w:iCs/>
          <w:sz w:val="28"/>
          <w:szCs w:val="28"/>
          <w:lang w:val="x-none"/>
        </w:rPr>
        <w:t>I am one of the</w:t>
      </w:r>
      <w:r>
        <w:rPr>
          <w:rFonts w:ascii="Arial" w:hAnsi="Arial" w:cs="Arial"/>
          <w:i/>
          <w:iCs/>
          <w:sz w:val="28"/>
          <w:szCs w:val="28"/>
          <w:lang w:val="x-none"/>
        </w:rPr>
        <w:t>m</w:t>
      </w:r>
      <w:r w:rsidRPr="00330FEB">
        <w:rPr>
          <w:rFonts w:ascii="Arial" w:hAnsi="Arial" w:cs="Arial"/>
          <w:i/>
          <w:iCs/>
          <w:sz w:val="28"/>
          <w:szCs w:val="28"/>
          <w:lang w:val="x-none"/>
        </w:rPr>
        <w:t>, so are you</w:t>
      </w:r>
    </w:p>
    <w:p w:rsidRPr="00650C2C" w:rsidR="001847F0" w:rsidP="001847F0" w:rsidRDefault="001847F0" w14:paraId="0CC13BC8" w14:textId="77777777">
      <w:pPr>
        <w:jc w:val="center"/>
        <w:rPr>
          <w:rFonts w:ascii="Arial" w:hAnsi="Arial" w:cs="Arial"/>
          <w:i/>
          <w:iCs/>
          <w:sz w:val="18"/>
          <w:szCs w:val="18"/>
          <w:lang w:val="x-none"/>
        </w:rPr>
      </w:pPr>
      <w:r w:rsidRPr="00330FEB">
        <w:rPr>
          <w:rFonts w:ascii="Arial" w:hAnsi="Arial" w:cs="Arial"/>
          <w:i/>
          <w:iCs/>
          <w:sz w:val="28"/>
          <w:szCs w:val="28"/>
          <w:lang w:val="x-none"/>
        </w:rPr>
        <w:t>Let’s clap our hand</w:t>
      </w:r>
      <w:r>
        <w:rPr>
          <w:rFonts w:ascii="Arial" w:hAnsi="Arial" w:cs="Arial"/>
          <w:i/>
          <w:iCs/>
          <w:sz w:val="28"/>
          <w:szCs w:val="28"/>
          <w:lang w:val="x-none"/>
        </w:rPr>
        <w:t>s.</w:t>
      </w:r>
      <w:r w:rsidRPr="00650C2C">
        <w:rPr>
          <w:rFonts w:ascii="Arial" w:hAnsi="Arial" w:cs="Arial"/>
          <w:i/>
          <w:iCs/>
          <w:sz w:val="18"/>
          <w:szCs w:val="18"/>
          <w:lang w:val="x-none"/>
        </w:rPr>
        <w:t>[Apostle claps three times—ED]</w:t>
      </w:r>
    </w:p>
    <w:p w:rsidR="001847F0" w:rsidP="001847F0" w:rsidRDefault="001847F0" w14:paraId="6C1F1968" w14:textId="77777777">
      <w:pPr>
        <w:jc w:val="both"/>
        <w:rPr>
          <w:rFonts w:ascii="Arial" w:hAnsi="Arial" w:cs="Arial"/>
          <w:sz w:val="28"/>
          <w:szCs w:val="28"/>
          <w:lang w:val="x-none"/>
        </w:rPr>
      </w:pPr>
      <w:r w:rsidRPr="00D01BA0">
        <w:rPr>
          <w:rFonts w:ascii="Arial" w:hAnsi="Arial" w:cs="Arial"/>
          <w:sz w:val="28"/>
          <w:szCs w:val="28"/>
          <w:vertAlign w:val="superscript"/>
          <w:lang w:val="x-none"/>
        </w:rPr>
        <w:t>260</w:t>
      </w:r>
      <w:r>
        <w:rPr>
          <w:rFonts w:ascii="Arial" w:hAnsi="Arial" w:cs="Arial"/>
          <w:sz w:val="28"/>
          <w:szCs w:val="28"/>
          <w:lang w:val="x-none"/>
        </w:rPr>
        <w:t xml:space="preserve">Handi’moona </w:t>
      </w:r>
      <w:proofErr w:type="spellStart"/>
      <w:r>
        <w:rPr>
          <w:rFonts w:ascii="Arial" w:hAnsi="Arial" w:cs="Arial"/>
          <w:sz w:val="28"/>
          <w:szCs w:val="28"/>
          <w:lang w:val="x-none"/>
        </w:rPr>
        <w:t>zvataiimba</w:t>
      </w:r>
      <w:proofErr w:type="spellEnd"/>
      <w:r>
        <w:rPr>
          <w:rFonts w:ascii="Arial" w:hAnsi="Arial" w:cs="Arial"/>
          <w:sz w:val="28"/>
          <w:szCs w:val="28"/>
          <w:lang w:val="x-none"/>
        </w:rPr>
        <w:t xml:space="preserve"> </w:t>
      </w:r>
      <w:proofErr w:type="spellStart"/>
      <w:r>
        <w:rPr>
          <w:rFonts w:ascii="Arial" w:hAnsi="Arial" w:cs="Arial"/>
          <w:sz w:val="28"/>
          <w:szCs w:val="28"/>
          <w:lang w:val="x-none"/>
        </w:rPr>
        <w:t>kudhara</w:t>
      </w:r>
      <w:proofErr w:type="spellEnd"/>
      <w:r>
        <w:rPr>
          <w:rFonts w:ascii="Arial" w:hAnsi="Arial" w:cs="Arial"/>
          <w:sz w:val="28"/>
          <w:szCs w:val="28"/>
          <w:lang w:val="x-none"/>
        </w:rPr>
        <w:t>?</w:t>
      </w:r>
      <w:r w:rsidRPr="00082FCE">
        <w:rPr>
          <w:rFonts w:ascii="Arial" w:hAnsi="Arial" w:cs="Arial"/>
          <w:sz w:val="18"/>
          <w:szCs w:val="18"/>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 Father Abraham, Baba </w:t>
      </w:r>
      <w:proofErr w:type="spellStart"/>
      <w:r>
        <w:rPr>
          <w:rFonts w:ascii="Arial" w:hAnsi="Arial" w:cs="Arial"/>
          <w:sz w:val="28"/>
          <w:szCs w:val="28"/>
          <w:lang w:val="x-none"/>
        </w:rPr>
        <w:t>vekute</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vekutenda</w:t>
      </w:r>
      <w:proofErr w:type="spellEnd"/>
      <w:r w:rsidRPr="00152FB3">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Handeyi</w:t>
      </w:r>
      <w:proofErr w:type="spellEnd"/>
      <w:r>
        <w:rPr>
          <w:rFonts w:ascii="Arial" w:hAnsi="Arial" w:cs="Arial"/>
          <w:sz w:val="28"/>
          <w:szCs w:val="28"/>
          <w:lang w:val="x-none"/>
        </w:rPr>
        <w:t xml:space="preserve"> kune patriarch </w:t>
      </w:r>
      <w:proofErr w:type="spellStart"/>
      <w:r>
        <w:rPr>
          <w:rFonts w:ascii="Arial" w:hAnsi="Arial" w:cs="Arial"/>
          <w:sz w:val="28"/>
          <w:szCs w:val="28"/>
          <w:lang w:val="x-none"/>
        </w:rPr>
        <w:t>yatabva</w:t>
      </w:r>
      <w:proofErr w:type="spellEnd"/>
      <w:r>
        <w:rPr>
          <w:rFonts w:ascii="Arial" w:hAnsi="Arial" w:cs="Arial"/>
          <w:sz w:val="28"/>
          <w:szCs w:val="28"/>
          <w:lang w:val="x-none"/>
        </w:rPr>
        <w:t xml:space="preserve"> </w:t>
      </w:r>
      <w:proofErr w:type="spellStart"/>
      <w:r>
        <w:rPr>
          <w:rFonts w:ascii="Arial" w:hAnsi="Arial" w:cs="Arial"/>
          <w:sz w:val="28"/>
          <w:szCs w:val="28"/>
          <w:lang w:val="x-none"/>
        </w:rPr>
        <w:t>kuverenga</w:t>
      </w:r>
      <w:proofErr w:type="spellEnd"/>
      <w:r>
        <w:rPr>
          <w:rFonts w:ascii="Arial" w:hAnsi="Arial" w:cs="Arial"/>
          <w:sz w:val="28"/>
          <w:szCs w:val="28"/>
          <w:lang w:val="x-none"/>
        </w:rPr>
        <w:t xml:space="preserve"> </w:t>
      </w:r>
      <w:proofErr w:type="spellStart"/>
      <w:r>
        <w:rPr>
          <w:rFonts w:ascii="Arial" w:hAnsi="Arial" w:cs="Arial"/>
          <w:sz w:val="28"/>
          <w:szCs w:val="28"/>
          <w:lang w:val="x-none"/>
        </w:rPr>
        <w:t>Jakobho</w:t>
      </w:r>
      <w:proofErr w:type="spellEnd"/>
      <w:r>
        <w:rPr>
          <w:rFonts w:ascii="Arial" w:hAnsi="Arial" w:cs="Arial"/>
          <w:sz w:val="28"/>
          <w:szCs w:val="28"/>
          <w:lang w:val="x-none"/>
        </w:rPr>
        <w:t xml:space="preserve"> iyi </w:t>
      </w:r>
      <w:proofErr w:type="spellStart"/>
      <w:r>
        <w:rPr>
          <w:rFonts w:ascii="Arial" w:hAnsi="Arial" w:cs="Arial"/>
          <w:sz w:val="28"/>
          <w:szCs w:val="28"/>
          <w:lang w:val="x-none"/>
        </w:rPr>
        <w:t>yakuropafadza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Handeyi</w:t>
      </w:r>
      <w:proofErr w:type="spellEnd"/>
      <w:r>
        <w:rPr>
          <w:rFonts w:ascii="Arial" w:hAnsi="Arial" w:cs="Arial"/>
          <w:sz w:val="28"/>
          <w:szCs w:val="28"/>
          <w:lang w:val="x-none"/>
        </w:rPr>
        <w:t xml:space="preserve"> Genesis chapter 32. </w:t>
      </w:r>
      <w:proofErr w:type="spellStart"/>
      <w:r>
        <w:rPr>
          <w:rFonts w:ascii="Arial" w:hAnsi="Arial" w:cs="Arial"/>
          <w:sz w:val="28"/>
          <w:szCs w:val="28"/>
          <w:lang w:val="x-none"/>
        </w:rPr>
        <w:t>Handeyi</w:t>
      </w:r>
      <w:proofErr w:type="spellEnd"/>
      <w:r>
        <w:rPr>
          <w:rFonts w:ascii="Arial" w:hAnsi="Arial" w:cs="Arial"/>
          <w:sz w:val="28"/>
          <w:szCs w:val="28"/>
          <w:lang w:val="x-none"/>
        </w:rPr>
        <w:t xml:space="preserve"> kuna Genesis chapter 32 </w:t>
      </w:r>
      <w:proofErr w:type="spellStart"/>
      <w:r>
        <w:rPr>
          <w:rFonts w:ascii="Arial" w:hAnsi="Arial" w:cs="Arial"/>
          <w:sz w:val="28"/>
          <w:szCs w:val="28"/>
          <w:lang w:val="x-none"/>
        </w:rPr>
        <w:t>tione</w:t>
      </w:r>
      <w:proofErr w:type="spellEnd"/>
      <w:r>
        <w:rPr>
          <w:rFonts w:ascii="Arial" w:hAnsi="Arial" w:cs="Arial"/>
          <w:sz w:val="28"/>
          <w:szCs w:val="28"/>
          <w:lang w:val="x-none"/>
        </w:rPr>
        <w:t xml:space="preserve">. </w:t>
      </w:r>
      <w:proofErr w:type="spellStart"/>
      <w:r>
        <w:rPr>
          <w:rFonts w:ascii="Arial" w:hAnsi="Arial" w:cs="Arial"/>
          <w:sz w:val="28"/>
          <w:szCs w:val="28"/>
          <w:lang w:val="x-none"/>
        </w:rPr>
        <w:t>Tasvika</w:t>
      </w:r>
      <w:proofErr w:type="spellEnd"/>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Handeyi</w:t>
      </w:r>
      <w:proofErr w:type="spellEnd"/>
      <w:r>
        <w:rPr>
          <w:rFonts w:ascii="Arial" w:hAnsi="Arial" w:cs="Arial"/>
          <w:sz w:val="28"/>
          <w:szCs w:val="28"/>
          <w:lang w:val="x-none"/>
        </w:rPr>
        <w:t xml:space="preserve"> pa verse 22. </w:t>
      </w:r>
      <w:proofErr w:type="spellStart"/>
      <w:r>
        <w:rPr>
          <w:rFonts w:ascii="Arial" w:hAnsi="Arial" w:cs="Arial"/>
          <w:sz w:val="28"/>
          <w:szCs w:val="28"/>
          <w:lang w:val="x-none"/>
        </w:rPr>
        <w:t>Tingaita</w:t>
      </w:r>
      <w:proofErr w:type="spellEnd"/>
      <w:r>
        <w:rPr>
          <w:rFonts w:ascii="Arial" w:hAnsi="Arial" w:cs="Arial"/>
          <w:sz w:val="28"/>
          <w:szCs w:val="28"/>
          <w:lang w:val="x-none"/>
        </w:rPr>
        <w:t xml:space="preserve"> Ameni here.</w:t>
      </w:r>
      <w:r w:rsidRPr="00515DE0">
        <w:rPr>
          <w:rFonts w:ascii="Arial" w:hAnsi="Arial" w:cs="Arial"/>
          <w:sz w:val="18"/>
          <w:szCs w:val="18"/>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Toda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Genesis chapter 32, verse 22, </w:t>
      </w:r>
      <w:proofErr w:type="spellStart"/>
      <w:r>
        <w:rPr>
          <w:rFonts w:ascii="Arial" w:hAnsi="Arial" w:cs="Arial"/>
          <w:sz w:val="28"/>
          <w:szCs w:val="28"/>
          <w:lang w:val="x-none"/>
        </w:rPr>
        <w:t>tiripo</w:t>
      </w:r>
      <w:proofErr w:type="spellEnd"/>
      <w:r>
        <w:rPr>
          <w:rFonts w:ascii="Arial" w:hAnsi="Arial" w:cs="Arial"/>
          <w:sz w:val="28"/>
          <w:szCs w:val="28"/>
          <w:lang w:val="x-none"/>
        </w:rPr>
        <w:t xml:space="preserve"> tese? </w:t>
      </w:r>
      <w:r w:rsidRPr="00152FB3">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Ukabata</w:t>
      </w:r>
      <w:proofErr w:type="spellEnd"/>
      <w:r>
        <w:rPr>
          <w:rFonts w:ascii="Arial" w:hAnsi="Arial" w:cs="Arial"/>
          <w:sz w:val="28"/>
          <w:szCs w:val="28"/>
          <w:lang w:val="x-none"/>
        </w:rPr>
        <w:t xml:space="preserve"> </w:t>
      </w:r>
      <w:proofErr w:type="spellStart"/>
      <w:r>
        <w:rPr>
          <w:rFonts w:ascii="Arial" w:hAnsi="Arial" w:cs="Arial"/>
          <w:sz w:val="28"/>
          <w:szCs w:val="28"/>
          <w:lang w:val="x-none"/>
        </w:rPr>
        <w:t>MaGwaro</w:t>
      </w:r>
      <w:proofErr w:type="spellEnd"/>
      <w:r>
        <w:rPr>
          <w:rFonts w:ascii="Arial" w:hAnsi="Arial" w:cs="Arial"/>
          <w:sz w:val="28"/>
          <w:szCs w:val="28"/>
          <w:lang w:val="x-none"/>
        </w:rPr>
        <w:t xml:space="preserve"> </w:t>
      </w:r>
      <w:proofErr w:type="spellStart"/>
      <w:r>
        <w:rPr>
          <w:rFonts w:ascii="Arial" w:hAnsi="Arial" w:cs="Arial"/>
          <w:sz w:val="28"/>
          <w:szCs w:val="28"/>
          <w:lang w:val="x-none"/>
        </w:rPr>
        <w:t>aya</w:t>
      </w:r>
      <w:proofErr w:type="spellEnd"/>
      <w:r>
        <w:rPr>
          <w:rFonts w:ascii="Arial" w:hAnsi="Arial" w:cs="Arial"/>
          <w:sz w:val="28"/>
          <w:szCs w:val="28"/>
          <w:lang w:val="x-none"/>
        </w:rPr>
        <w:t xml:space="preserve"> </w:t>
      </w:r>
      <w:proofErr w:type="spellStart"/>
      <w:r>
        <w:rPr>
          <w:rFonts w:ascii="Arial" w:hAnsi="Arial" w:cs="Arial"/>
          <w:sz w:val="28"/>
          <w:szCs w:val="28"/>
          <w:lang w:val="x-none"/>
        </w:rPr>
        <w:t>ukaaisa</w:t>
      </w:r>
      <w:proofErr w:type="spellEnd"/>
      <w:r>
        <w:rPr>
          <w:rFonts w:ascii="Arial" w:hAnsi="Arial" w:cs="Arial"/>
          <w:sz w:val="28"/>
          <w:szCs w:val="28"/>
          <w:lang w:val="x-none"/>
        </w:rPr>
        <w:t xml:space="preserve"> </w:t>
      </w:r>
      <w:proofErr w:type="spellStart"/>
      <w:r>
        <w:rPr>
          <w:rFonts w:ascii="Arial" w:hAnsi="Arial" w:cs="Arial"/>
          <w:sz w:val="28"/>
          <w:szCs w:val="28"/>
          <w:lang w:val="x-none"/>
        </w:rPr>
        <w:t>muchipfuva</w:t>
      </w:r>
      <w:proofErr w:type="spellEnd"/>
      <w:r>
        <w:rPr>
          <w:rFonts w:ascii="Arial" w:hAnsi="Arial" w:cs="Arial"/>
          <w:sz w:val="28"/>
          <w:szCs w:val="28"/>
          <w:lang w:val="x-none"/>
        </w:rPr>
        <w:t xml:space="preserve"> </w:t>
      </w:r>
      <w:proofErr w:type="spellStart"/>
      <w:r>
        <w:rPr>
          <w:rFonts w:ascii="Arial" w:hAnsi="Arial" w:cs="Arial"/>
          <w:sz w:val="28"/>
          <w:szCs w:val="28"/>
          <w:lang w:val="x-none"/>
        </w:rPr>
        <w:t>chako</w:t>
      </w:r>
      <w:proofErr w:type="spellEnd"/>
      <w:r>
        <w:rPr>
          <w:rFonts w:ascii="Arial" w:hAnsi="Arial" w:cs="Arial"/>
          <w:sz w:val="28"/>
          <w:szCs w:val="28"/>
          <w:lang w:val="x-none"/>
        </w:rPr>
        <w:t xml:space="preserve">, “You shall know the Truth and the Truth shall set you free.” </w:t>
      </w:r>
      <w:r w:rsidRPr="00152FB3">
        <w:rPr>
          <w:rFonts w:ascii="Arial" w:hAnsi="Arial" w:cs="Arial"/>
          <w:sz w:val="18"/>
          <w:szCs w:val="18"/>
        </w:rPr>
        <w:t>[Congregation says, “Amen.”]</w:t>
      </w:r>
    </w:p>
    <w:p w:rsidR="001847F0" w:rsidP="001847F0" w:rsidRDefault="001847F0" w14:paraId="001E9C01" w14:textId="77777777">
      <w:pPr>
        <w:jc w:val="both"/>
        <w:rPr>
          <w:rFonts w:ascii="Arial" w:hAnsi="Arial" w:cs="Arial"/>
          <w:sz w:val="28"/>
          <w:szCs w:val="28"/>
          <w:lang w:val="x-none"/>
        </w:rPr>
      </w:pPr>
      <w:r w:rsidRPr="00D01BA0">
        <w:rPr>
          <w:rFonts w:ascii="Arial" w:hAnsi="Arial" w:cs="Arial"/>
          <w:sz w:val="28"/>
          <w:szCs w:val="28"/>
          <w:vertAlign w:val="superscript"/>
          <w:lang w:val="x-none"/>
        </w:rPr>
        <w:t>261</w:t>
      </w:r>
      <w:r>
        <w:rPr>
          <w:rFonts w:ascii="Arial" w:hAnsi="Arial" w:cs="Arial"/>
          <w:sz w:val="28"/>
          <w:szCs w:val="28"/>
          <w:lang w:val="x-none"/>
        </w:rPr>
        <w:t xml:space="preserve">Wapinda mu road </w:t>
      </w:r>
      <w:proofErr w:type="spellStart"/>
      <w:r>
        <w:rPr>
          <w:rFonts w:ascii="Arial" w:hAnsi="Arial" w:cs="Arial"/>
          <w:sz w:val="28"/>
          <w:szCs w:val="28"/>
          <w:lang w:val="x-none"/>
        </w:rPr>
        <w:t>yokunoropafadzwa</w:t>
      </w:r>
      <w:proofErr w:type="spellEnd"/>
      <w:r>
        <w:rPr>
          <w:rFonts w:ascii="Arial" w:hAnsi="Arial" w:cs="Arial"/>
          <w:sz w:val="28"/>
          <w:szCs w:val="28"/>
          <w:lang w:val="x-none"/>
        </w:rPr>
        <w:t xml:space="preserve"> chai…?</w:t>
      </w:r>
      <w:r w:rsidRPr="00152FB3">
        <w:rPr>
          <w:rFonts w:ascii="Arial" w:hAnsi="Arial" w:cs="Arial"/>
          <w:sz w:val="18"/>
          <w:szCs w:val="18"/>
        </w:rPr>
        <w:t>[Congregation says, “</w:t>
      </w:r>
      <w:r>
        <w:rPr>
          <w:rFonts w:ascii="Arial" w:hAnsi="Arial" w:cs="Arial"/>
          <w:sz w:val="18"/>
          <w:szCs w:val="18"/>
        </w:rPr>
        <w:t>chaiyo</w:t>
      </w:r>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 Gore </w:t>
      </w:r>
      <w:proofErr w:type="spellStart"/>
      <w:r>
        <w:rPr>
          <w:rFonts w:ascii="Arial" w:hAnsi="Arial" w:cs="Arial"/>
          <w:sz w:val="28"/>
          <w:szCs w:val="28"/>
          <w:lang w:val="x-none"/>
        </w:rPr>
        <w:t>rakunopera</w:t>
      </w:r>
      <w:proofErr w:type="spellEnd"/>
      <w:r>
        <w:rPr>
          <w:rFonts w:ascii="Arial" w:hAnsi="Arial" w:cs="Arial"/>
          <w:sz w:val="28"/>
          <w:szCs w:val="28"/>
          <w:lang w:val="x-none"/>
        </w:rPr>
        <w:t xml:space="preserve"> zvakanaka. It’s a good time, these messages coming due. While </w:t>
      </w:r>
      <w:proofErr w:type="spellStart"/>
      <w:r>
        <w:rPr>
          <w:rFonts w:ascii="Arial" w:hAnsi="Arial" w:cs="Arial"/>
          <w:sz w:val="28"/>
          <w:szCs w:val="28"/>
          <w:lang w:val="x-none"/>
        </w:rPr>
        <w:t>rino</w:t>
      </w:r>
      <w:proofErr w:type="spellEnd"/>
      <w:r>
        <w:rPr>
          <w:rFonts w:ascii="Arial" w:hAnsi="Arial" w:cs="Arial"/>
          <w:sz w:val="28"/>
          <w:szCs w:val="28"/>
          <w:lang w:val="x-none"/>
        </w:rPr>
        <w:t xml:space="preserve"> </w:t>
      </w:r>
      <w:proofErr w:type="spellStart"/>
      <w:r>
        <w:rPr>
          <w:rFonts w:ascii="Arial" w:hAnsi="Arial" w:cs="Arial"/>
          <w:sz w:val="28"/>
          <w:szCs w:val="28"/>
          <w:lang w:val="x-none"/>
        </w:rPr>
        <w:t>iri</w:t>
      </w:r>
      <w:proofErr w:type="spellEnd"/>
      <w:r>
        <w:rPr>
          <w:rFonts w:ascii="Arial" w:hAnsi="Arial" w:cs="Arial"/>
          <w:sz w:val="28"/>
          <w:szCs w:val="28"/>
          <w:lang w:val="x-none"/>
        </w:rPr>
        <w:t xml:space="preserve"> </w:t>
      </w:r>
      <w:proofErr w:type="spellStart"/>
      <w:r>
        <w:rPr>
          <w:rFonts w:ascii="Arial" w:hAnsi="Arial" w:cs="Arial"/>
          <w:sz w:val="28"/>
          <w:szCs w:val="28"/>
          <w:lang w:val="x-none"/>
        </w:rPr>
        <w:t>riri</w:t>
      </w:r>
      <w:proofErr w:type="spellEnd"/>
      <w:r>
        <w:rPr>
          <w:rFonts w:ascii="Arial" w:hAnsi="Arial" w:cs="Arial"/>
          <w:sz w:val="28"/>
          <w:szCs w:val="28"/>
          <w:lang w:val="x-none"/>
        </w:rPr>
        <w:t xml:space="preserve"> gore </w:t>
      </w:r>
      <w:proofErr w:type="spellStart"/>
      <w:r>
        <w:rPr>
          <w:rFonts w:ascii="Arial" w:hAnsi="Arial" w:cs="Arial"/>
          <w:sz w:val="28"/>
          <w:szCs w:val="28"/>
          <w:lang w:val="x-none"/>
        </w:rPr>
        <w:t>resa</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resanduko</w:t>
      </w:r>
      <w:proofErr w:type="spellEnd"/>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You have six months to see, to become </w:t>
      </w:r>
      <w:proofErr w:type="spellStart"/>
      <w:r>
        <w:rPr>
          <w:rFonts w:ascii="Arial" w:hAnsi="Arial" w:cs="Arial"/>
          <w:sz w:val="28"/>
          <w:szCs w:val="28"/>
          <w:lang w:val="x-none"/>
        </w:rPr>
        <w:t>fle</w:t>
      </w:r>
      <w:proofErr w:type="spellEnd"/>
      <w:r>
        <w:rPr>
          <w:rFonts w:ascii="Arial" w:hAnsi="Arial" w:cs="Arial"/>
          <w:sz w:val="28"/>
          <w:szCs w:val="28"/>
          <w:lang w:val="x-none"/>
        </w:rPr>
        <w:t xml:space="preserve">…? </w:t>
      </w:r>
      <w:r w:rsidRPr="00152FB3">
        <w:rPr>
          <w:rFonts w:ascii="Arial" w:hAnsi="Arial" w:cs="Arial"/>
          <w:sz w:val="18"/>
          <w:szCs w:val="18"/>
        </w:rPr>
        <w:t>[Congregation says, “</w:t>
      </w:r>
      <w:r>
        <w:rPr>
          <w:rFonts w:ascii="Arial" w:hAnsi="Arial" w:cs="Arial"/>
          <w:sz w:val="18"/>
          <w:szCs w:val="18"/>
        </w:rPr>
        <w:t>flesh</w:t>
      </w:r>
      <w:r w:rsidRPr="00152FB3">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Tingaita</w:t>
      </w:r>
      <w:proofErr w:type="spellEnd"/>
      <w:r>
        <w:rPr>
          <w:rFonts w:ascii="Arial" w:hAnsi="Arial" w:cs="Arial"/>
          <w:sz w:val="28"/>
          <w:szCs w:val="28"/>
          <w:lang w:val="x-none"/>
        </w:rPr>
        <w:t xml:space="preserve"> Amen here </w:t>
      </w:r>
      <w:proofErr w:type="spellStart"/>
      <w:r>
        <w:rPr>
          <w:rFonts w:ascii="Arial" w:hAnsi="Arial" w:cs="Arial"/>
          <w:sz w:val="28"/>
          <w:szCs w:val="28"/>
          <w:lang w:val="x-none"/>
        </w:rPr>
        <w:t>varanda</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Handeyi</w:t>
      </w:r>
      <w:proofErr w:type="spellEnd"/>
      <w:r>
        <w:rPr>
          <w:rFonts w:ascii="Arial" w:hAnsi="Arial" w:cs="Arial"/>
          <w:sz w:val="28"/>
          <w:szCs w:val="28"/>
          <w:lang w:val="x-none"/>
        </w:rPr>
        <w:t xml:space="preserve"> pa verse 22 </w:t>
      </w:r>
      <w:proofErr w:type="spellStart"/>
      <w:r>
        <w:rPr>
          <w:rFonts w:ascii="Arial" w:hAnsi="Arial" w:cs="Arial"/>
          <w:sz w:val="28"/>
          <w:szCs w:val="28"/>
          <w:lang w:val="x-none"/>
        </w:rPr>
        <w:t>tiverenge</w:t>
      </w:r>
      <w:proofErr w:type="spellEnd"/>
      <w:r>
        <w:rPr>
          <w:rFonts w:ascii="Arial" w:hAnsi="Arial" w:cs="Arial"/>
          <w:sz w:val="28"/>
          <w:szCs w:val="28"/>
          <w:lang w:val="x-none"/>
        </w:rPr>
        <w:t xml:space="preserve"> </w:t>
      </w:r>
      <w:proofErr w:type="spellStart"/>
      <w:r>
        <w:rPr>
          <w:rFonts w:ascii="Arial" w:hAnsi="Arial" w:cs="Arial"/>
          <w:sz w:val="28"/>
          <w:szCs w:val="28"/>
          <w:lang w:val="x-none"/>
        </w:rPr>
        <w:t>tose</w:t>
      </w:r>
      <w:proofErr w:type="spellEnd"/>
      <w:r>
        <w:rPr>
          <w:rFonts w:ascii="Arial" w:hAnsi="Arial" w:cs="Arial"/>
          <w:sz w:val="28"/>
          <w:szCs w:val="28"/>
          <w:lang w:val="x-none"/>
        </w:rPr>
        <w:t>. Verse 22 tese:</w:t>
      </w:r>
    </w:p>
    <w:p w:rsidRPr="00C8020B" w:rsidR="001847F0" w:rsidP="001847F0" w:rsidRDefault="001847F0" w14:paraId="31537129" w14:textId="77777777">
      <w:pPr>
        <w:ind w:left="720"/>
        <w:jc w:val="both"/>
        <w:rPr>
          <w:rFonts w:ascii="Arial" w:hAnsi="Arial" w:cs="Arial"/>
          <w:i/>
          <w:iCs/>
          <w:sz w:val="28"/>
          <w:szCs w:val="28"/>
          <w:lang w:val="x-none"/>
        </w:rPr>
      </w:pPr>
      <w:r w:rsidRPr="00C8020B">
        <w:rPr>
          <w:rFonts w:ascii="Arial" w:hAnsi="Arial" w:cs="Arial"/>
          <w:i/>
          <w:iCs/>
          <w:sz w:val="28"/>
          <w:szCs w:val="28"/>
          <w:lang w:val="x-none"/>
        </w:rPr>
        <w:t xml:space="preserve">And he rose up that night, and took his two wives, and his two </w:t>
      </w:r>
      <w:proofErr w:type="spellStart"/>
      <w:r w:rsidRPr="00C8020B">
        <w:rPr>
          <w:rFonts w:ascii="Arial" w:hAnsi="Arial" w:cs="Arial"/>
          <w:i/>
          <w:iCs/>
          <w:sz w:val="28"/>
          <w:szCs w:val="28"/>
          <w:lang w:val="x-none"/>
        </w:rPr>
        <w:t>womenservants</w:t>
      </w:r>
      <w:proofErr w:type="spellEnd"/>
      <w:r w:rsidRPr="00C8020B">
        <w:rPr>
          <w:rFonts w:ascii="Arial" w:hAnsi="Arial" w:cs="Arial"/>
          <w:i/>
          <w:iCs/>
          <w:sz w:val="28"/>
          <w:szCs w:val="28"/>
          <w:lang w:val="x-none"/>
        </w:rPr>
        <w:t>, and his eleven sons, and passed over the ford Jabbok.</w:t>
      </w:r>
    </w:p>
    <w:p w:rsidR="001847F0" w:rsidP="001847F0" w:rsidRDefault="001847F0" w14:paraId="6928FE78" w14:textId="77777777">
      <w:pPr>
        <w:jc w:val="both"/>
        <w:rPr>
          <w:rFonts w:ascii="Arial" w:hAnsi="Arial" w:cs="Arial"/>
          <w:sz w:val="28"/>
          <w:szCs w:val="28"/>
          <w:lang w:val="x-none"/>
        </w:rPr>
      </w:pPr>
      <w:r>
        <w:rPr>
          <w:rFonts w:ascii="Arial" w:hAnsi="Arial" w:cs="Arial"/>
          <w:sz w:val="28"/>
          <w:szCs w:val="28"/>
          <w:lang w:val="x-none"/>
        </w:rPr>
        <w:t>Verse 23:</w:t>
      </w:r>
    </w:p>
    <w:p w:rsidRPr="00C8020B" w:rsidR="001847F0" w:rsidP="001847F0" w:rsidRDefault="001847F0" w14:paraId="64B7423E" w14:textId="77777777">
      <w:pPr>
        <w:ind w:left="720"/>
        <w:jc w:val="both"/>
        <w:rPr>
          <w:rFonts w:ascii="Arial" w:hAnsi="Arial" w:cs="Arial"/>
          <w:i/>
          <w:iCs/>
          <w:sz w:val="28"/>
          <w:szCs w:val="28"/>
          <w:lang w:val="x-none"/>
        </w:rPr>
      </w:pPr>
      <w:r w:rsidRPr="00C8020B">
        <w:rPr>
          <w:rFonts w:ascii="Arial" w:hAnsi="Arial" w:cs="Arial"/>
          <w:i/>
          <w:iCs/>
          <w:sz w:val="28"/>
          <w:szCs w:val="28"/>
          <w:lang w:val="x-none"/>
        </w:rPr>
        <w:t>And he took them, and sent them over the brook, and sent over that he had. </w:t>
      </w:r>
    </w:p>
    <w:p w:rsidR="001847F0" w:rsidP="001847F0" w:rsidRDefault="001847F0" w14:paraId="65754001" w14:textId="77777777">
      <w:pPr>
        <w:jc w:val="both"/>
        <w:rPr>
          <w:rFonts w:ascii="Arial" w:hAnsi="Arial" w:cs="Arial"/>
          <w:sz w:val="28"/>
          <w:szCs w:val="28"/>
          <w:lang w:val="x-none"/>
        </w:rPr>
      </w:pPr>
      <w:r>
        <w:rPr>
          <w:rFonts w:ascii="Arial" w:hAnsi="Arial" w:cs="Arial"/>
          <w:sz w:val="28"/>
          <w:szCs w:val="28"/>
          <w:lang w:val="x-none"/>
        </w:rPr>
        <w:t>Verse 24:</w:t>
      </w:r>
    </w:p>
    <w:p w:rsidRPr="00C8020B" w:rsidR="001847F0" w:rsidP="001847F0" w:rsidRDefault="001847F0" w14:paraId="5E254D63" w14:textId="77777777">
      <w:pPr>
        <w:ind w:left="720"/>
        <w:jc w:val="both"/>
        <w:rPr>
          <w:rFonts w:ascii="Arial" w:hAnsi="Arial" w:cs="Arial"/>
          <w:i/>
          <w:iCs/>
          <w:sz w:val="28"/>
          <w:szCs w:val="28"/>
          <w:lang w:val="x-none"/>
        </w:rPr>
      </w:pPr>
      <w:r w:rsidRPr="00C8020B">
        <w:rPr>
          <w:rFonts w:ascii="Arial" w:hAnsi="Arial" w:cs="Arial"/>
          <w:i/>
          <w:iCs/>
          <w:sz w:val="28"/>
          <w:szCs w:val="28"/>
          <w:lang w:val="x-none"/>
        </w:rPr>
        <w:t>And Jacob was left alone; and there wrestled a man with him until the breaking of the day. </w:t>
      </w:r>
    </w:p>
    <w:p w:rsidR="001847F0" w:rsidP="001847F0" w:rsidRDefault="001847F0" w14:paraId="5816C5CD" w14:textId="77777777">
      <w:pPr>
        <w:jc w:val="both"/>
        <w:rPr>
          <w:rFonts w:ascii="Arial" w:hAnsi="Arial" w:cs="Arial"/>
          <w:sz w:val="28"/>
          <w:szCs w:val="28"/>
          <w:lang w:val="x-none"/>
        </w:rPr>
      </w:pPr>
      <w:r w:rsidRPr="004A72F1">
        <w:rPr>
          <w:rFonts w:ascii="Arial" w:hAnsi="Arial" w:cs="Arial"/>
          <w:sz w:val="28"/>
          <w:szCs w:val="28"/>
          <w:vertAlign w:val="superscript"/>
          <w:lang w:val="x-none"/>
        </w:rPr>
        <w:t>262</w:t>
      </w:r>
      <w:r>
        <w:rPr>
          <w:rFonts w:ascii="Arial" w:hAnsi="Arial" w:cs="Arial"/>
          <w:sz w:val="28"/>
          <w:szCs w:val="28"/>
          <w:lang w:val="x-none"/>
        </w:rPr>
        <w:t xml:space="preserve">Handi’moona </w:t>
      </w:r>
      <w:proofErr w:type="spellStart"/>
      <w:r>
        <w:rPr>
          <w:rFonts w:ascii="Arial" w:hAnsi="Arial" w:cs="Arial"/>
          <w:sz w:val="28"/>
          <w:szCs w:val="28"/>
          <w:lang w:val="x-none"/>
        </w:rPr>
        <w:t>abva</w:t>
      </w:r>
      <w:proofErr w:type="spellEnd"/>
      <w:r>
        <w:rPr>
          <w:rFonts w:ascii="Arial" w:hAnsi="Arial" w:cs="Arial"/>
          <w:sz w:val="28"/>
          <w:szCs w:val="28"/>
          <w:lang w:val="x-none"/>
        </w:rPr>
        <w:t xml:space="preserve"> </w:t>
      </w:r>
      <w:proofErr w:type="spellStart"/>
      <w:r>
        <w:rPr>
          <w:rFonts w:ascii="Arial" w:hAnsi="Arial" w:cs="Arial"/>
          <w:sz w:val="28"/>
          <w:szCs w:val="28"/>
          <w:lang w:val="x-none"/>
        </w:rPr>
        <w:t>kwaadzingwa</w:t>
      </w:r>
      <w:proofErr w:type="spellEnd"/>
      <w:r>
        <w:rPr>
          <w:rFonts w:ascii="Arial" w:hAnsi="Arial" w:cs="Arial"/>
          <w:sz w:val="28"/>
          <w:szCs w:val="28"/>
          <w:lang w:val="x-none"/>
        </w:rPr>
        <w:t xml:space="preserve"> </w:t>
      </w:r>
      <w:proofErr w:type="spellStart"/>
      <w:r>
        <w:rPr>
          <w:rFonts w:ascii="Arial" w:hAnsi="Arial" w:cs="Arial"/>
          <w:sz w:val="28"/>
          <w:szCs w:val="28"/>
          <w:lang w:val="x-none"/>
        </w:rPr>
        <w:t>uko</w:t>
      </w:r>
      <w:proofErr w:type="spellEnd"/>
      <w:r>
        <w:rPr>
          <w:rFonts w:ascii="Arial" w:hAnsi="Arial" w:cs="Arial"/>
          <w:sz w:val="28"/>
          <w:szCs w:val="28"/>
          <w:lang w:val="x-none"/>
        </w:rPr>
        <w:t>?</w:t>
      </w:r>
      <w:r w:rsidRPr="00253DC8">
        <w:rPr>
          <w:rFonts w:ascii="Arial" w:hAnsi="Arial" w:cs="Arial"/>
          <w:sz w:val="18"/>
          <w:szCs w:val="18"/>
        </w:rPr>
        <w:t xml:space="preserve"> </w:t>
      </w:r>
      <w:r w:rsidRPr="00152FB3">
        <w:rPr>
          <w:rFonts w:ascii="Arial" w:hAnsi="Arial" w:cs="Arial"/>
          <w:sz w:val="18"/>
          <w:szCs w:val="18"/>
        </w:rPr>
        <w:t>[Congregation says, “Amen.”]</w:t>
      </w:r>
      <w:r>
        <w:rPr>
          <w:rFonts w:ascii="Arial" w:hAnsi="Arial" w:cs="Arial"/>
          <w:sz w:val="28"/>
          <w:szCs w:val="28"/>
          <w:lang w:val="x-none"/>
        </w:rPr>
        <w:t xml:space="preserve"> </w:t>
      </w:r>
      <w:proofErr w:type="spellStart"/>
      <w:r>
        <w:rPr>
          <w:rFonts w:ascii="Arial" w:hAnsi="Arial" w:cs="Arial"/>
          <w:sz w:val="28"/>
          <w:szCs w:val="28"/>
          <w:lang w:val="x-none"/>
        </w:rPr>
        <w:t>Atora</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zvake</w:t>
      </w:r>
      <w:proofErr w:type="spellEnd"/>
      <w:r>
        <w:rPr>
          <w:rFonts w:ascii="Arial" w:hAnsi="Arial" w:cs="Arial"/>
          <w:sz w:val="28"/>
          <w:szCs w:val="28"/>
          <w:lang w:val="x-none"/>
        </w:rPr>
        <w:t xml:space="preserve">. Ati, “Ah, </w:t>
      </w:r>
      <w:proofErr w:type="spellStart"/>
      <w:r>
        <w:rPr>
          <w:rFonts w:ascii="Arial" w:hAnsi="Arial" w:cs="Arial"/>
          <w:sz w:val="28"/>
          <w:szCs w:val="28"/>
          <w:lang w:val="x-none"/>
        </w:rPr>
        <w:t>chiregayi</w:t>
      </w:r>
      <w:proofErr w:type="spellEnd"/>
      <w:r>
        <w:rPr>
          <w:rFonts w:ascii="Arial" w:hAnsi="Arial" w:cs="Arial"/>
          <w:sz w:val="28"/>
          <w:szCs w:val="28"/>
          <w:lang w:val="x-none"/>
        </w:rPr>
        <w:t xml:space="preserve"> </w:t>
      </w:r>
      <w:proofErr w:type="spellStart"/>
      <w:r>
        <w:rPr>
          <w:rFonts w:ascii="Arial" w:hAnsi="Arial" w:cs="Arial"/>
          <w:sz w:val="28"/>
          <w:szCs w:val="28"/>
          <w:lang w:val="x-none"/>
        </w:rPr>
        <w:t>ndiende</w:t>
      </w:r>
      <w:proofErr w:type="spellEnd"/>
      <w:r>
        <w:rPr>
          <w:rFonts w:ascii="Arial" w:hAnsi="Arial" w:cs="Arial"/>
          <w:sz w:val="28"/>
          <w:szCs w:val="28"/>
          <w:lang w:val="x-none"/>
        </w:rPr>
        <w:t xml:space="preserve">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roofErr w:type="spellStart"/>
      <w:r>
        <w:rPr>
          <w:rFonts w:ascii="Arial" w:hAnsi="Arial" w:cs="Arial"/>
          <w:sz w:val="28"/>
          <w:szCs w:val="28"/>
          <w:lang w:val="x-none"/>
        </w:rPr>
        <w:t>Ndakuenda</w:t>
      </w:r>
      <w:proofErr w:type="spellEnd"/>
      <w:r>
        <w:rPr>
          <w:rFonts w:ascii="Arial" w:hAnsi="Arial" w:cs="Arial"/>
          <w:sz w:val="28"/>
          <w:szCs w:val="28"/>
          <w:lang w:val="x-none"/>
        </w:rPr>
        <w:t>.”</w:t>
      </w:r>
    </w:p>
    <w:p w:rsidR="001847F0" w:rsidP="001847F0" w:rsidRDefault="001847F0" w14:paraId="7CAF2675" w14:textId="77777777">
      <w:pPr>
        <w:jc w:val="both"/>
        <w:rPr>
          <w:rFonts w:ascii="Arial" w:hAnsi="Arial" w:cs="Arial"/>
          <w:sz w:val="28"/>
          <w:szCs w:val="28"/>
          <w:lang w:val="x-none"/>
        </w:rPr>
      </w:pPr>
      <w:r w:rsidRPr="00BD3002">
        <w:rPr>
          <w:rFonts w:ascii="Arial" w:hAnsi="Arial" w:cs="Arial"/>
          <w:sz w:val="28"/>
          <w:szCs w:val="28"/>
          <w:vertAlign w:val="superscript"/>
          <w:lang w:val="x-none"/>
        </w:rPr>
        <w:t>263</w:t>
      </w:r>
      <w:r>
        <w:rPr>
          <w:rFonts w:ascii="Arial" w:hAnsi="Arial" w:cs="Arial"/>
          <w:sz w:val="28"/>
          <w:szCs w:val="28"/>
          <w:lang w:val="x-none"/>
        </w:rPr>
        <w:t xml:space="preserve">Atora </w:t>
      </w:r>
      <w:proofErr w:type="spellStart"/>
      <w:r>
        <w:rPr>
          <w:rFonts w:ascii="Arial" w:hAnsi="Arial" w:cs="Arial"/>
          <w:sz w:val="28"/>
          <w:szCs w:val="28"/>
          <w:lang w:val="x-none"/>
        </w:rPr>
        <w:t>mombe</w:t>
      </w:r>
      <w:proofErr w:type="spellEnd"/>
      <w:r>
        <w:rPr>
          <w:rFonts w:ascii="Arial" w:hAnsi="Arial" w:cs="Arial"/>
          <w:sz w:val="28"/>
          <w:szCs w:val="28"/>
          <w:lang w:val="x-none"/>
        </w:rPr>
        <w:t xml:space="preserve"> </w:t>
      </w:r>
      <w:proofErr w:type="spellStart"/>
      <w:r>
        <w:rPr>
          <w:rFonts w:ascii="Arial" w:hAnsi="Arial" w:cs="Arial"/>
          <w:sz w:val="28"/>
          <w:szCs w:val="28"/>
          <w:lang w:val="x-none"/>
        </w:rPr>
        <w:t>dzake</w:t>
      </w:r>
      <w:proofErr w:type="spellEnd"/>
      <w:r>
        <w:rPr>
          <w:rFonts w:ascii="Arial" w:hAnsi="Arial" w:cs="Arial"/>
          <w:sz w:val="28"/>
          <w:szCs w:val="28"/>
          <w:lang w:val="x-none"/>
        </w:rPr>
        <w:t xml:space="preserve">, </w:t>
      </w:r>
      <w:proofErr w:type="spellStart"/>
      <w:r>
        <w:rPr>
          <w:rFonts w:ascii="Arial" w:hAnsi="Arial" w:cs="Arial"/>
          <w:sz w:val="28"/>
          <w:szCs w:val="28"/>
          <w:lang w:val="x-none"/>
        </w:rPr>
        <w:t>nevakadzi</w:t>
      </w:r>
      <w:proofErr w:type="spellEnd"/>
      <w:r>
        <w:rPr>
          <w:rFonts w:ascii="Arial" w:hAnsi="Arial" w:cs="Arial"/>
          <w:sz w:val="28"/>
          <w:szCs w:val="28"/>
          <w:lang w:val="x-none"/>
        </w:rPr>
        <w:t xml:space="preserve"> </w:t>
      </w:r>
      <w:proofErr w:type="spellStart"/>
      <w:r>
        <w:rPr>
          <w:rFonts w:ascii="Arial" w:hAnsi="Arial" w:cs="Arial"/>
          <w:sz w:val="28"/>
          <w:szCs w:val="28"/>
          <w:lang w:val="x-none"/>
        </w:rPr>
        <w:t>vake</w:t>
      </w:r>
      <w:proofErr w:type="spellEnd"/>
      <w:r>
        <w:rPr>
          <w:rFonts w:ascii="Arial" w:hAnsi="Arial" w:cs="Arial"/>
          <w:sz w:val="28"/>
          <w:szCs w:val="28"/>
          <w:lang w:val="x-none"/>
        </w:rPr>
        <w:t xml:space="preserve">, </w:t>
      </w:r>
      <w:proofErr w:type="spellStart"/>
      <w:r>
        <w:rPr>
          <w:rFonts w:ascii="Arial" w:hAnsi="Arial" w:cs="Arial"/>
          <w:sz w:val="28"/>
          <w:szCs w:val="28"/>
          <w:lang w:val="x-none"/>
        </w:rPr>
        <w:t>nevana</w:t>
      </w:r>
      <w:proofErr w:type="spellEnd"/>
      <w:r>
        <w:rPr>
          <w:rFonts w:ascii="Arial" w:hAnsi="Arial" w:cs="Arial"/>
          <w:sz w:val="28"/>
          <w:szCs w:val="28"/>
          <w:lang w:val="x-none"/>
        </w:rPr>
        <w:t xml:space="preserve"> </w:t>
      </w:r>
      <w:proofErr w:type="spellStart"/>
      <w:r>
        <w:rPr>
          <w:rFonts w:ascii="Arial" w:hAnsi="Arial" w:cs="Arial"/>
          <w:sz w:val="28"/>
          <w:szCs w:val="28"/>
          <w:lang w:val="x-none"/>
        </w:rPr>
        <w:t>vake</w:t>
      </w:r>
      <w:proofErr w:type="spellEnd"/>
      <w:r>
        <w:rPr>
          <w:rFonts w:ascii="Arial" w:hAnsi="Arial" w:cs="Arial"/>
          <w:sz w:val="28"/>
          <w:szCs w:val="28"/>
          <w:lang w:val="x-none"/>
        </w:rPr>
        <w:t xml:space="preserve"> eleven, </w:t>
      </w:r>
      <w:proofErr w:type="spellStart"/>
      <w:r>
        <w:rPr>
          <w:rFonts w:ascii="Arial" w:hAnsi="Arial" w:cs="Arial"/>
          <w:sz w:val="28"/>
          <w:szCs w:val="28"/>
          <w:lang w:val="x-none"/>
        </w:rPr>
        <w:t>aakuenda</w:t>
      </w:r>
      <w:proofErr w:type="spellEnd"/>
      <w:r>
        <w:rPr>
          <w:rFonts w:ascii="Arial" w:hAnsi="Arial" w:cs="Arial"/>
          <w:sz w:val="28"/>
          <w:szCs w:val="28"/>
          <w:lang w:val="x-none"/>
        </w:rPr>
        <w:t xml:space="preserve">. Ari mu road </w:t>
      </w:r>
      <w:proofErr w:type="spellStart"/>
      <w:r>
        <w:rPr>
          <w:rFonts w:ascii="Arial" w:hAnsi="Arial" w:cs="Arial"/>
          <w:sz w:val="28"/>
          <w:szCs w:val="28"/>
          <w:lang w:val="x-none"/>
        </w:rPr>
        <w:t>yekuenda</w:t>
      </w:r>
      <w:proofErr w:type="spellEnd"/>
      <w:r>
        <w:rPr>
          <w:rFonts w:ascii="Arial" w:hAnsi="Arial" w:cs="Arial"/>
          <w:sz w:val="28"/>
          <w:szCs w:val="28"/>
          <w:lang w:val="x-none"/>
        </w:rPr>
        <w:t xml:space="preserve"> </w:t>
      </w:r>
      <w:proofErr w:type="spellStart"/>
      <w:r>
        <w:rPr>
          <w:rFonts w:ascii="Arial" w:hAnsi="Arial" w:cs="Arial"/>
          <w:sz w:val="28"/>
          <w:szCs w:val="28"/>
          <w:lang w:val="x-none"/>
        </w:rPr>
        <w:t>kwacho</w:t>
      </w:r>
      <w:proofErr w:type="spellEnd"/>
      <w:r>
        <w:rPr>
          <w:rFonts w:ascii="Arial" w:hAnsi="Arial" w:cs="Arial"/>
          <w:sz w:val="28"/>
          <w:szCs w:val="28"/>
          <w:lang w:val="x-none"/>
        </w:rPr>
        <w:t xml:space="preserve"> </w:t>
      </w:r>
      <w:proofErr w:type="spellStart"/>
      <w:r>
        <w:rPr>
          <w:rFonts w:ascii="Arial" w:hAnsi="Arial" w:cs="Arial"/>
          <w:sz w:val="28"/>
          <w:szCs w:val="28"/>
          <w:lang w:val="x-none"/>
        </w:rPr>
        <w:t>kwaakanga</w:t>
      </w:r>
      <w:proofErr w:type="spellEnd"/>
      <w:r>
        <w:rPr>
          <w:rFonts w:ascii="Arial" w:hAnsi="Arial" w:cs="Arial"/>
          <w:sz w:val="28"/>
          <w:szCs w:val="28"/>
          <w:lang w:val="x-none"/>
        </w:rPr>
        <w:t xml:space="preserve"> </w:t>
      </w:r>
      <w:proofErr w:type="spellStart"/>
      <w:r>
        <w:rPr>
          <w:rFonts w:ascii="Arial" w:hAnsi="Arial" w:cs="Arial"/>
          <w:sz w:val="28"/>
          <w:szCs w:val="28"/>
          <w:lang w:val="x-none"/>
        </w:rPr>
        <w:t>anzi</w:t>
      </w:r>
      <w:proofErr w:type="spellEnd"/>
      <w:r>
        <w:rPr>
          <w:rFonts w:ascii="Arial" w:hAnsi="Arial" w:cs="Arial"/>
          <w:sz w:val="28"/>
          <w:szCs w:val="28"/>
          <w:lang w:val="x-none"/>
        </w:rPr>
        <w:t xml:space="preserve"> </w:t>
      </w:r>
      <w:proofErr w:type="spellStart"/>
      <w:r>
        <w:rPr>
          <w:rFonts w:ascii="Arial" w:hAnsi="Arial" w:cs="Arial"/>
          <w:sz w:val="28"/>
          <w:szCs w:val="28"/>
          <w:lang w:val="x-none"/>
        </w:rPr>
        <w:t>anonogara</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ikoko</w:t>
      </w:r>
      <w:proofErr w:type="spellEnd"/>
      <w:r>
        <w:rPr>
          <w:rFonts w:ascii="Arial" w:hAnsi="Arial" w:cs="Arial"/>
          <w:sz w:val="28"/>
          <w:szCs w:val="28"/>
          <w:lang w:val="x-none"/>
        </w:rPr>
        <w:t xml:space="preserve">, </w:t>
      </w:r>
      <w:proofErr w:type="spellStart"/>
      <w:r>
        <w:rPr>
          <w:rFonts w:ascii="Arial" w:hAnsi="Arial" w:cs="Arial"/>
          <w:sz w:val="28"/>
          <w:szCs w:val="28"/>
          <w:lang w:val="x-none"/>
        </w:rPr>
        <w:t>wakabva</w:t>
      </w:r>
      <w:proofErr w:type="spellEnd"/>
      <w:r>
        <w:rPr>
          <w:rFonts w:ascii="Arial" w:hAnsi="Arial" w:cs="Arial"/>
          <w:sz w:val="28"/>
          <w:szCs w:val="28"/>
          <w:lang w:val="x-none"/>
        </w:rPr>
        <w:t xml:space="preserve"> </w:t>
      </w:r>
      <w:proofErr w:type="spellStart"/>
      <w:r>
        <w:rPr>
          <w:rFonts w:ascii="Arial" w:hAnsi="Arial" w:cs="Arial"/>
          <w:sz w:val="28"/>
          <w:szCs w:val="28"/>
          <w:lang w:val="x-none"/>
        </w:rPr>
        <w:t>asangana</w:t>
      </w:r>
      <w:proofErr w:type="spellEnd"/>
      <w:r>
        <w:rPr>
          <w:rFonts w:ascii="Arial" w:hAnsi="Arial" w:cs="Arial"/>
          <w:sz w:val="28"/>
          <w:szCs w:val="28"/>
          <w:lang w:val="x-none"/>
        </w:rPr>
        <w:t xml:space="preserve"> </w:t>
      </w:r>
      <w:proofErr w:type="spellStart"/>
      <w:r>
        <w:rPr>
          <w:rFonts w:ascii="Arial" w:hAnsi="Arial" w:cs="Arial"/>
          <w:sz w:val="28"/>
          <w:szCs w:val="28"/>
          <w:lang w:val="x-none"/>
        </w:rPr>
        <w:t>nemumwe</w:t>
      </w:r>
      <w:proofErr w:type="spellEnd"/>
      <w:r>
        <w:rPr>
          <w:rFonts w:ascii="Arial" w:hAnsi="Arial" w:cs="Arial"/>
          <w:sz w:val="28"/>
          <w:szCs w:val="28"/>
          <w:lang w:val="x-none"/>
        </w:rPr>
        <w:t xml:space="preserve">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mu road. </w:t>
      </w:r>
      <w:proofErr w:type="spellStart"/>
      <w:r>
        <w:rPr>
          <w:rFonts w:ascii="Arial" w:hAnsi="Arial" w:cs="Arial"/>
          <w:sz w:val="28"/>
          <w:szCs w:val="28"/>
          <w:lang w:val="x-none"/>
        </w:rPr>
        <w:t>Handeyi</w:t>
      </w:r>
      <w:proofErr w:type="spellEnd"/>
      <w:r>
        <w:rPr>
          <w:rFonts w:ascii="Arial" w:hAnsi="Arial" w:cs="Arial"/>
          <w:sz w:val="28"/>
          <w:szCs w:val="28"/>
          <w:lang w:val="x-none"/>
        </w:rPr>
        <w:t xml:space="preserve"> pa verse </w:t>
      </w:r>
      <w:proofErr w:type="spellStart"/>
      <w:r>
        <w:rPr>
          <w:rFonts w:ascii="Arial" w:hAnsi="Arial" w:cs="Arial"/>
          <w:sz w:val="28"/>
          <w:szCs w:val="28"/>
          <w:lang w:val="x-none"/>
        </w:rPr>
        <w:t>ya</w:t>
      </w:r>
      <w:proofErr w:type="spellEnd"/>
      <w:r>
        <w:rPr>
          <w:rFonts w:ascii="Arial" w:hAnsi="Arial" w:cs="Arial"/>
          <w:sz w:val="28"/>
          <w:szCs w:val="28"/>
          <w:lang w:val="x-none"/>
        </w:rPr>
        <w:t xml:space="preserve"> 25 tese. Tese:</w:t>
      </w:r>
    </w:p>
    <w:p w:rsidRPr="00AA710C" w:rsidR="001847F0" w:rsidP="001847F0" w:rsidRDefault="001847F0" w14:paraId="6663404D" w14:textId="77777777">
      <w:pPr>
        <w:ind w:left="720"/>
        <w:jc w:val="both"/>
        <w:rPr>
          <w:rFonts w:ascii="Arial" w:hAnsi="Arial" w:cs="Arial"/>
          <w:i/>
          <w:iCs/>
          <w:sz w:val="28"/>
          <w:szCs w:val="28"/>
          <w:lang w:val="x-none"/>
        </w:rPr>
      </w:pPr>
      <w:r w:rsidRPr="00AA710C">
        <w:rPr>
          <w:rFonts w:ascii="Arial" w:hAnsi="Arial" w:cs="Arial"/>
          <w:i/>
          <w:iCs/>
          <w:sz w:val="28"/>
          <w:szCs w:val="28"/>
          <w:lang w:val="x-none"/>
        </w:rPr>
        <w:t>And when he saw that he prevailed not against him, he touched the hollow of his thigh; and the hollow of Jacob's thigh was out of joint, as he wrestled with him.</w:t>
      </w:r>
    </w:p>
    <w:p w:rsidR="001847F0" w:rsidP="001847F0" w:rsidRDefault="001847F0" w14:paraId="08A6B619" w14:textId="77777777">
      <w:pPr>
        <w:jc w:val="both"/>
        <w:rPr>
          <w:rFonts w:ascii="Arial" w:hAnsi="Arial" w:cs="Arial"/>
          <w:sz w:val="28"/>
          <w:szCs w:val="28"/>
          <w:lang w:val="x-none"/>
        </w:rPr>
      </w:pPr>
      <w:r>
        <w:rPr>
          <w:rFonts w:ascii="Arial" w:hAnsi="Arial" w:cs="Arial"/>
          <w:sz w:val="28"/>
          <w:szCs w:val="28"/>
          <w:lang w:val="x-none"/>
        </w:rPr>
        <w:t>Verse 26, tese:</w:t>
      </w:r>
    </w:p>
    <w:p w:rsidRPr="00AA710C" w:rsidR="001847F0" w:rsidP="001847F0" w:rsidRDefault="001847F0" w14:paraId="7EA494AD" w14:textId="77777777">
      <w:pPr>
        <w:ind w:left="720"/>
        <w:jc w:val="both"/>
        <w:rPr>
          <w:rFonts w:ascii="Arial" w:hAnsi="Arial" w:cs="Arial"/>
          <w:i/>
          <w:iCs/>
          <w:sz w:val="28"/>
          <w:szCs w:val="28"/>
          <w:lang w:val="x-none"/>
        </w:rPr>
      </w:pPr>
      <w:r>
        <w:rPr>
          <w:rFonts w:ascii="Arial" w:hAnsi="Arial" w:cs="Arial"/>
          <w:sz w:val="28"/>
          <w:szCs w:val="28"/>
          <w:lang w:val="x-none"/>
        </w:rPr>
        <w:t xml:space="preserve"> </w:t>
      </w:r>
      <w:r w:rsidRPr="00AA710C">
        <w:rPr>
          <w:rFonts w:ascii="Arial" w:hAnsi="Arial" w:cs="Arial"/>
          <w:i/>
          <w:iCs/>
          <w:sz w:val="28"/>
          <w:szCs w:val="28"/>
          <w:lang w:val="x-none"/>
        </w:rPr>
        <w:t xml:space="preserve">And he said, Let me go, for the day </w:t>
      </w:r>
      <w:proofErr w:type="spellStart"/>
      <w:r w:rsidRPr="00AA710C">
        <w:rPr>
          <w:rFonts w:ascii="Arial" w:hAnsi="Arial" w:cs="Arial"/>
          <w:i/>
          <w:iCs/>
          <w:sz w:val="28"/>
          <w:szCs w:val="28"/>
          <w:lang w:val="x-none"/>
        </w:rPr>
        <w:t>breaketh</w:t>
      </w:r>
      <w:proofErr w:type="spellEnd"/>
      <w:r w:rsidRPr="00AA710C">
        <w:rPr>
          <w:rFonts w:ascii="Arial" w:hAnsi="Arial" w:cs="Arial"/>
          <w:i/>
          <w:iCs/>
          <w:sz w:val="28"/>
          <w:szCs w:val="28"/>
          <w:lang w:val="x-none"/>
        </w:rPr>
        <w:t>. And he said, I will not let thee go, except thou bless me. </w:t>
      </w:r>
    </w:p>
    <w:p w:rsidR="001847F0" w:rsidP="001847F0" w:rsidRDefault="001847F0" w14:paraId="0AE8A883" w14:textId="77777777">
      <w:pPr>
        <w:jc w:val="both"/>
        <w:rPr>
          <w:rFonts w:ascii="Arial" w:hAnsi="Arial" w:cs="Arial"/>
          <w:sz w:val="28"/>
          <w:szCs w:val="28"/>
          <w:lang w:val="x-none"/>
        </w:rPr>
      </w:pPr>
      <w:r w:rsidRPr="00BD3002">
        <w:rPr>
          <w:rFonts w:ascii="Arial" w:hAnsi="Arial" w:cs="Arial"/>
          <w:sz w:val="28"/>
          <w:szCs w:val="28"/>
          <w:vertAlign w:val="superscript"/>
          <w:lang w:val="x-none"/>
        </w:rPr>
        <w:t>264</w:t>
      </w:r>
      <w:r w:rsidRPr="00152FB3">
        <w:rPr>
          <w:rFonts w:ascii="Arial" w:hAnsi="Arial" w:cs="Arial"/>
          <w:sz w:val="18"/>
          <w:szCs w:val="18"/>
        </w:rPr>
        <w:t>[Congregation says, “Amen.”]</w:t>
      </w:r>
      <w:r>
        <w:rPr>
          <w:rFonts w:ascii="Arial" w:hAnsi="Arial" w:cs="Arial"/>
          <w:sz w:val="28"/>
          <w:szCs w:val="28"/>
          <w:lang w:val="x-none"/>
        </w:rPr>
        <w:t xml:space="preserve">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kunzwa</w:t>
      </w:r>
      <w:proofErr w:type="spellEnd"/>
      <w:r>
        <w:rPr>
          <w:rFonts w:ascii="Arial" w:hAnsi="Arial" w:cs="Arial"/>
          <w:sz w:val="28"/>
          <w:szCs w:val="28"/>
          <w:lang w:val="x-none"/>
        </w:rPr>
        <w:t xml:space="preserve"> Ameni </w:t>
      </w:r>
      <w:proofErr w:type="spellStart"/>
      <w:r>
        <w:rPr>
          <w:rFonts w:ascii="Arial" w:hAnsi="Arial" w:cs="Arial"/>
          <w:sz w:val="28"/>
          <w:szCs w:val="28"/>
          <w:lang w:val="x-none"/>
        </w:rPr>
        <w:t>ipapa</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w:t>
      </w:r>
      <w:r w:rsidRPr="001847F0">
        <w:rPr>
          <w:rFonts w:ascii="Arial" w:hAnsi="Arial" w:cs="Arial"/>
          <w:sz w:val="18"/>
          <w:szCs w:val="18"/>
          <w:lang w:val="en-ZW"/>
        </w:rPr>
        <w:t xml:space="preserve"> </w:t>
      </w:r>
      <w:r w:rsidRPr="00152FB3">
        <w:rPr>
          <w:rFonts w:ascii="Arial" w:hAnsi="Arial" w:cs="Arial"/>
          <w:sz w:val="18"/>
          <w:szCs w:val="18"/>
        </w:rPr>
        <w:t>[Congregation says, “Amen.”]</w:t>
      </w:r>
      <w:r>
        <w:rPr>
          <w:rFonts w:ascii="Arial" w:hAnsi="Arial" w:cs="Arial"/>
          <w:sz w:val="28"/>
          <w:szCs w:val="28"/>
          <w:lang w:val="x-none"/>
        </w:rPr>
        <w:t xml:space="preserve"> Hapana </w:t>
      </w:r>
      <w:proofErr w:type="spellStart"/>
      <w:r>
        <w:rPr>
          <w:rFonts w:ascii="Arial" w:hAnsi="Arial" w:cs="Arial"/>
          <w:sz w:val="28"/>
          <w:szCs w:val="28"/>
          <w:lang w:val="x-none"/>
        </w:rPr>
        <w:t>mutendi</w:t>
      </w:r>
      <w:proofErr w:type="spellEnd"/>
      <w:r>
        <w:rPr>
          <w:rFonts w:ascii="Arial" w:hAnsi="Arial" w:cs="Arial"/>
          <w:sz w:val="28"/>
          <w:szCs w:val="28"/>
          <w:lang w:val="x-none"/>
        </w:rPr>
        <w:t xml:space="preserve"> </w:t>
      </w:r>
      <w:proofErr w:type="spellStart"/>
      <w:r>
        <w:rPr>
          <w:rFonts w:ascii="Arial" w:hAnsi="Arial" w:cs="Arial"/>
          <w:sz w:val="28"/>
          <w:szCs w:val="28"/>
          <w:lang w:val="x-none"/>
        </w:rPr>
        <w:t>aidanwa</w:t>
      </w:r>
      <w:proofErr w:type="spellEnd"/>
      <w:r>
        <w:rPr>
          <w:rFonts w:ascii="Arial" w:hAnsi="Arial" w:cs="Arial"/>
          <w:sz w:val="28"/>
          <w:szCs w:val="28"/>
          <w:lang w:val="x-none"/>
        </w:rPr>
        <w:t xml:space="preserve"> </w:t>
      </w:r>
      <w:proofErr w:type="spellStart"/>
      <w:r>
        <w:rPr>
          <w:rFonts w:ascii="Arial" w:hAnsi="Arial" w:cs="Arial"/>
          <w:sz w:val="28"/>
          <w:szCs w:val="28"/>
          <w:lang w:val="x-none"/>
        </w:rPr>
        <w:t>naMwari</w:t>
      </w:r>
      <w:proofErr w:type="spellEnd"/>
      <w:r>
        <w:rPr>
          <w:rFonts w:ascii="Arial" w:hAnsi="Arial" w:cs="Arial"/>
          <w:sz w:val="28"/>
          <w:szCs w:val="28"/>
          <w:lang w:val="x-none"/>
        </w:rPr>
        <w:t xml:space="preserve"> </w:t>
      </w:r>
      <w:proofErr w:type="spellStart"/>
      <w:r>
        <w:rPr>
          <w:rFonts w:ascii="Arial" w:hAnsi="Arial" w:cs="Arial"/>
          <w:sz w:val="28"/>
          <w:szCs w:val="28"/>
          <w:lang w:val="x-none"/>
        </w:rPr>
        <w:t>akanga</w:t>
      </w:r>
      <w:proofErr w:type="spellEnd"/>
      <w:r>
        <w:rPr>
          <w:rFonts w:ascii="Arial" w:hAnsi="Arial" w:cs="Arial"/>
          <w:sz w:val="28"/>
          <w:szCs w:val="28"/>
          <w:lang w:val="x-none"/>
        </w:rPr>
        <w:t xml:space="preserve"> </w:t>
      </w:r>
      <w:proofErr w:type="spellStart"/>
      <w:r>
        <w:rPr>
          <w:rFonts w:ascii="Arial" w:hAnsi="Arial" w:cs="Arial"/>
          <w:sz w:val="28"/>
          <w:szCs w:val="28"/>
          <w:lang w:val="x-none"/>
        </w:rPr>
        <w:t>asingazivi</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chandadanirwa</w:t>
      </w:r>
      <w:proofErr w:type="spellEnd"/>
      <w:r>
        <w:rPr>
          <w:rFonts w:ascii="Arial" w:hAnsi="Arial" w:cs="Arial"/>
          <w:sz w:val="28"/>
          <w:szCs w:val="28"/>
          <w:lang w:val="x-none"/>
        </w:rPr>
        <w:t xml:space="preserve"> </w:t>
      </w:r>
      <w:proofErr w:type="spellStart"/>
      <w:r>
        <w:rPr>
          <w:rFonts w:ascii="Arial" w:hAnsi="Arial" w:cs="Arial"/>
          <w:sz w:val="28"/>
          <w:szCs w:val="28"/>
          <w:lang w:val="x-none"/>
        </w:rPr>
        <w:t>kuropafa</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kuropafadzwa</w:t>
      </w:r>
      <w:proofErr w:type="spellEnd"/>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Mombe </w:t>
      </w:r>
      <w:proofErr w:type="spellStart"/>
      <w:r>
        <w:rPr>
          <w:rFonts w:ascii="Arial" w:hAnsi="Arial" w:cs="Arial"/>
          <w:sz w:val="28"/>
          <w:szCs w:val="28"/>
          <w:lang w:val="x-none"/>
        </w:rPr>
        <w:t>dzakafuta</w:t>
      </w:r>
      <w:proofErr w:type="spellEnd"/>
      <w:r>
        <w:rPr>
          <w:rFonts w:ascii="Arial" w:hAnsi="Arial" w:cs="Arial"/>
          <w:sz w:val="28"/>
          <w:szCs w:val="28"/>
          <w:lang w:val="x-none"/>
        </w:rPr>
        <w:t xml:space="preserve">. </w:t>
      </w:r>
      <w:proofErr w:type="spellStart"/>
      <w:r>
        <w:rPr>
          <w:rFonts w:ascii="Arial" w:hAnsi="Arial" w:cs="Arial"/>
          <w:sz w:val="28"/>
          <w:szCs w:val="28"/>
          <w:lang w:val="x-none"/>
        </w:rPr>
        <w:t>Hwayi</w:t>
      </w:r>
      <w:proofErr w:type="spellEnd"/>
      <w:r>
        <w:rPr>
          <w:rFonts w:ascii="Arial" w:hAnsi="Arial" w:cs="Arial"/>
          <w:sz w:val="28"/>
          <w:szCs w:val="28"/>
          <w:lang w:val="x-none"/>
        </w:rPr>
        <w:t xml:space="preserve"> </w:t>
      </w:r>
      <w:proofErr w:type="spellStart"/>
      <w:r>
        <w:rPr>
          <w:rFonts w:ascii="Arial" w:hAnsi="Arial" w:cs="Arial"/>
          <w:sz w:val="28"/>
          <w:szCs w:val="28"/>
          <w:lang w:val="x-none"/>
        </w:rPr>
        <w:t>dzakafuta</w:t>
      </w:r>
      <w:proofErr w:type="spellEnd"/>
      <w:r>
        <w:rPr>
          <w:rFonts w:ascii="Arial" w:hAnsi="Arial" w:cs="Arial"/>
          <w:sz w:val="28"/>
          <w:szCs w:val="28"/>
          <w:lang w:val="x-none"/>
        </w:rPr>
        <w:t xml:space="preserve">. </w:t>
      </w:r>
      <w:proofErr w:type="spellStart"/>
      <w:r>
        <w:rPr>
          <w:rFonts w:ascii="Arial" w:hAnsi="Arial" w:cs="Arial"/>
          <w:sz w:val="28"/>
          <w:szCs w:val="28"/>
          <w:lang w:val="x-none"/>
        </w:rPr>
        <w:t>Imba</w:t>
      </w:r>
      <w:proofErr w:type="spellEnd"/>
      <w:r>
        <w:rPr>
          <w:rFonts w:ascii="Arial" w:hAnsi="Arial" w:cs="Arial"/>
          <w:sz w:val="28"/>
          <w:szCs w:val="28"/>
          <w:lang w:val="x-none"/>
        </w:rPr>
        <w:t xml:space="preserve"> </w:t>
      </w:r>
      <w:proofErr w:type="spellStart"/>
      <w:r>
        <w:rPr>
          <w:rFonts w:ascii="Arial" w:hAnsi="Arial" w:cs="Arial"/>
          <w:sz w:val="28"/>
          <w:szCs w:val="28"/>
          <w:lang w:val="x-none"/>
        </w:rPr>
        <w:t>yakanaka</w:t>
      </w:r>
      <w:proofErr w:type="spellEnd"/>
      <w:r>
        <w:rPr>
          <w:rFonts w:ascii="Arial" w:hAnsi="Arial" w:cs="Arial"/>
          <w:sz w:val="28"/>
          <w:szCs w:val="28"/>
          <w:lang w:val="x-none"/>
        </w:rPr>
        <w:t xml:space="preserve">. </w:t>
      </w:r>
      <w:proofErr w:type="spellStart"/>
      <w:r>
        <w:rPr>
          <w:rFonts w:ascii="Arial" w:hAnsi="Arial" w:cs="Arial"/>
          <w:sz w:val="28"/>
          <w:szCs w:val="28"/>
          <w:lang w:val="x-none"/>
        </w:rPr>
        <w:t>Chimiro</w:t>
      </w:r>
      <w:proofErr w:type="spellEnd"/>
      <w:r>
        <w:rPr>
          <w:rFonts w:ascii="Arial" w:hAnsi="Arial" w:cs="Arial"/>
          <w:sz w:val="28"/>
          <w:szCs w:val="28"/>
          <w:lang w:val="x-none"/>
        </w:rPr>
        <w:t xml:space="preserve"> </w:t>
      </w:r>
      <w:proofErr w:type="spellStart"/>
      <w:r>
        <w:rPr>
          <w:rFonts w:ascii="Arial" w:hAnsi="Arial" w:cs="Arial"/>
          <w:sz w:val="28"/>
          <w:szCs w:val="28"/>
          <w:lang w:val="x-none"/>
        </w:rPr>
        <w:t>chakanaka</w:t>
      </w:r>
      <w:proofErr w:type="spellEnd"/>
      <w:r>
        <w:rPr>
          <w:rFonts w:ascii="Arial" w:hAnsi="Arial" w:cs="Arial"/>
          <w:sz w:val="28"/>
          <w:szCs w:val="28"/>
          <w:lang w:val="x-none"/>
        </w:rPr>
        <w:t xml:space="preserve">. Hakuna </w:t>
      </w:r>
      <w:proofErr w:type="spellStart"/>
      <w:r>
        <w:rPr>
          <w:rFonts w:ascii="Arial" w:hAnsi="Arial" w:cs="Arial"/>
          <w:sz w:val="28"/>
          <w:szCs w:val="28"/>
          <w:lang w:val="x-none"/>
        </w:rPr>
        <w:t>anodaidzirwa</w:t>
      </w:r>
      <w:proofErr w:type="spellEnd"/>
      <w:r>
        <w:rPr>
          <w:rFonts w:ascii="Arial" w:hAnsi="Arial" w:cs="Arial"/>
          <w:sz w:val="28"/>
          <w:szCs w:val="28"/>
          <w:lang w:val="x-none"/>
        </w:rPr>
        <w:t xml:space="preserve"> </w:t>
      </w:r>
      <w:proofErr w:type="spellStart"/>
      <w:r>
        <w:rPr>
          <w:rFonts w:ascii="Arial" w:hAnsi="Arial" w:cs="Arial"/>
          <w:sz w:val="28"/>
          <w:szCs w:val="28"/>
          <w:lang w:val="x-none"/>
        </w:rPr>
        <w:t>kutambura</w:t>
      </w:r>
      <w:proofErr w:type="spellEnd"/>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Those are the wages of sin.</w:t>
      </w:r>
      <w:r w:rsidRPr="00374268">
        <w:rPr>
          <w:rFonts w:ascii="Arial" w:hAnsi="Arial" w:cs="Arial"/>
          <w:sz w:val="18"/>
          <w:szCs w:val="18"/>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 </w:t>
      </w:r>
    </w:p>
    <w:p w:rsidR="001847F0" w:rsidP="001847F0" w:rsidRDefault="001847F0" w14:paraId="1A956037" w14:textId="77777777">
      <w:pPr>
        <w:jc w:val="both"/>
        <w:rPr>
          <w:rFonts w:ascii="Arial" w:hAnsi="Arial" w:cs="Arial"/>
          <w:sz w:val="28"/>
          <w:szCs w:val="28"/>
          <w:lang w:val="x-none"/>
        </w:rPr>
      </w:pPr>
      <w:proofErr w:type="spellStart"/>
      <w:r>
        <w:rPr>
          <w:rFonts w:ascii="Arial" w:hAnsi="Arial" w:cs="Arial"/>
          <w:sz w:val="28"/>
          <w:szCs w:val="28"/>
          <w:lang w:val="x-none"/>
        </w:rPr>
        <w:t>Machionaka</w:t>
      </w:r>
      <w:proofErr w:type="spellEnd"/>
      <w:r>
        <w:rPr>
          <w:rFonts w:ascii="Arial" w:hAnsi="Arial" w:cs="Arial"/>
          <w:sz w:val="28"/>
          <w:szCs w:val="28"/>
          <w:lang w:val="x-none"/>
        </w:rPr>
        <w:t xml:space="preserve"> </w:t>
      </w:r>
      <w:proofErr w:type="spellStart"/>
      <w:r>
        <w:rPr>
          <w:rFonts w:ascii="Arial" w:hAnsi="Arial" w:cs="Arial"/>
          <w:sz w:val="28"/>
          <w:szCs w:val="28"/>
          <w:lang w:val="x-none"/>
        </w:rPr>
        <w:t>icho</w:t>
      </w:r>
      <w:proofErr w:type="spellEnd"/>
      <w:r>
        <w:rPr>
          <w:rFonts w:ascii="Arial" w:hAnsi="Arial" w:cs="Arial"/>
          <w:sz w:val="28"/>
          <w:szCs w:val="28"/>
          <w:lang w:val="x-none"/>
        </w:rPr>
        <w:t xml:space="preserve"> Jacob </w:t>
      </w:r>
      <w:proofErr w:type="spellStart"/>
      <w:r>
        <w:rPr>
          <w:rFonts w:ascii="Arial" w:hAnsi="Arial" w:cs="Arial"/>
          <w:sz w:val="28"/>
          <w:szCs w:val="28"/>
          <w:lang w:val="x-none"/>
        </w:rPr>
        <w:t>icho</w:t>
      </w:r>
      <w:proofErr w:type="spellEnd"/>
      <w:r>
        <w:rPr>
          <w:rFonts w:ascii="Arial" w:hAnsi="Arial" w:cs="Arial"/>
          <w:sz w:val="28"/>
          <w:szCs w:val="28"/>
          <w:lang w:val="x-none"/>
        </w:rPr>
        <w:t xml:space="preserve">? </w:t>
      </w:r>
      <w:proofErr w:type="spellStart"/>
      <w:r>
        <w:rPr>
          <w:rFonts w:ascii="Arial" w:hAnsi="Arial" w:cs="Arial"/>
          <w:sz w:val="28"/>
          <w:szCs w:val="28"/>
          <w:lang w:val="x-none"/>
        </w:rPr>
        <w:t>Chakabva</w:t>
      </w:r>
      <w:proofErr w:type="spellEnd"/>
      <w:r>
        <w:rPr>
          <w:rFonts w:ascii="Arial" w:hAnsi="Arial" w:cs="Arial"/>
          <w:sz w:val="28"/>
          <w:szCs w:val="28"/>
          <w:lang w:val="x-none"/>
        </w:rPr>
        <w:t xml:space="preserve"> chanzi, “</w:t>
      </w:r>
      <w:proofErr w:type="spellStart"/>
      <w:r>
        <w:rPr>
          <w:rFonts w:ascii="Arial" w:hAnsi="Arial" w:cs="Arial"/>
          <w:sz w:val="28"/>
          <w:szCs w:val="28"/>
          <w:lang w:val="x-none"/>
        </w:rPr>
        <w:t>Unonzani</w:t>
      </w:r>
      <w:proofErr w:type="spellEnd"/>
      <w:r>
        <w:rPr>
          <w:rFonts w:ascii="Arial" w:hAnsi="Arial" w:cs="Arial"/>
          <w:sz w:val="28"/>
          <w:szCs w:val="28"/>
          <w:lang w:val="x-none"/>
        </w:rPr>
        <w:t>?”</w:t>
      </w:r>
    </w:p>
    <w:p w:rsidR="001847F0" w:rsidP="001847F0" w:rsidRDefault="001847F0" w14:paraId="6F98E16A" w14:textId="77777777">
      <w:pPr>
        <w:jc w:val="both"/>
        <w:rPr>
          <w:rFonts w:ascii="Arial" w:hAnsi="Arial" w:cs="Arial"/>
          <w:sz w:val="28"/>
          <w:szCs w:val="28"/>
          <w:lang w:val="x-none"/>
        </w:rPr>
      </w:pPr>
      <w:r>
        <w:rPr>
          <w:rFonts w:ascii="Arial" w:hAnsi="Arial" w:cs="Arial"/>
          <w:sz w:val="28"/>
          <w:szCs w:val="28"/>
          <w:lang w:val="x-none"/>
        </w:rPr>
        <w:t>Zvikanzi, “</w:t>
      </w:r>
      <w:proofErr w:type="spellStart"/>
      <w:r>
        <w:rPr>
          <w:rFonts w:ascii="Arial" w:hAnsi="Arial" w:cs="Arial"/>
          <w:sz w:val="28"/>
          <w:szCs w:val="28"/>
          <w:lang w:val="x-none"/>
        </w:rPr>
        <w:t>Ndonzi</w:t>
      </w:r>
      <w:proofErr w:type="spellEnd"/>
      <w:r>
        <w:rPr>
          <w:rFonts w:ascii="Arial" w:hAnsi="Arial" w:cs="Arial"/>
          <w:sz w:val="28"/>
          <w:szCs w:val="28"/>
          <w:lang w:val="x-none"/>
        </w:rPr>
        <w:t xml:space="preserve"> Jacob.”</w:t>
      </w:r>
    </w:p>
    <w:p w:rsidR="001847F0" w:rsidP="001847F0" w:rsidRDefault="001847F0" w14:paraId="570C8BA1" w14:textId="77777777">
      <w:pPr>
        <w:jc w:val="both"/>
        <w:rPr>
          <w:rFonts w:ascii="Arial" w:hAnsi="Arial" w:cs="Arial"/>
          <w:sz w:val="28"/>
          <w:szCs w:val="28"/>
        </w:rPr>
      </w:pPr>
      <w:r>
        <w:rPr>
          <w:rFonts w:ascii="Arial" w:hAnsi="Arial" w:cs="Arial"/>
          <w:sz w:val="28"/>
          <w:szCs w:val="28"/>
          <w:lang w:val="x-none"/>
        </w:rPr>
        <w:t>Zvikanzi, “</w:t>
      </w:r>
      <w:proofErr w:type="spellStart"/>
      <w:r>
        <w:rPr>
          <w:rFonts w:ascii="Arial" w:hAnsi="Arial" w:cs="Arial"/>
          <w:sz w:val="28"/>
          <w:szCs w:val="28"/>
          <w:lang w:val="x-none"/>
        </w:rPr>
        <w:t>Kubva</w:t>
      </w:r>
      <w:proofErr w:type="spellEnd"/>
      <w:r>
        <w:rPr>
          <w:rFonts w:ascii="Arial" w:hAnsi="Arial" w:cs="Arial"/>
          <w:sz w:val="28"/>
          <w:szCs w:val="28"/>
          <w:lang w:val="x-none"/>
        </w:rPr>
        <w:t xml:space="preserve"> </w:t>
      </w:r>
      <w:proofErr w:type="spellStart"/>
      <w:r>
        <w:rPr>
          <w:rFonts w:ascii="Arial" w:hAnsi="Arial" w:cs="Arial"/>
          <w:sz w:val="28"/>
          <w:szCs w:val="28"/>
          <w:lang w:val="x-none"/>
        </w:rPr>
        <w:t>nhasi</w:t>
      </w:r>
      <w:proofErr w:type="spellEnd"/>
      <w:r>
        <w:rPr>
          <w:rFonts w:ascii="Arial" w:hAnsi="Arial" w:cs="Arial"/>
          <w:sz w:val="28"/>
          <w:szCs w:val="28"/>
          <w:lang w:val="x-none"/>
        </w:rPr>
        <w:t xml:space="preserve">, </w:t>
      </w:r>
      <w:proofErr w:type="spellStart"/>
      <w:r>
        <w:rPr>
          <w:rFonts w:ascii="Arial" w:hAnsi="Arial" w:cs="Arial"/>
          <w:sz w:val="28"/>
          <w:szCs w:val="28"/>
          <w:lang w:val="x-none"/>
        </w:rPr>
        <w:t>hausiri</w:t>
      </w:r>
      <w:proofErr w:type="spellEnd"/>
      <w:r>
        <w:rPr>
          <w:rFonts w:ascii="Arial" w:hAnsi="Arial" w:cs="Arial"/>
          <w:sz w:val="28"/>
          <w:szCs w:val="28"/>
          <w:lang w:val="x-none"/>
        </w:rPr>
        <w:t xml:space="preserve"> Jacob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proofErr w:type="spellStart"/>
      <w:r>
        <w:rPr>
          <w:rFonts w:ascii="Arial" w:hAnsi="Arial" w:cs="Arial"/>
          <w:sz w:val="28"/>
          <w:szCs w:val="28"/>
          <w:lang w:val="x-none"/>
        </w:rPr>
        <w:t>Wakunzi</w:t>
      </w:r>
      <w:proofErr w:type="spellEnd"/>
      <w:r>
        <w:rPr>
          <w:rFonts w:ascii="Arial" w:hAnsi="Arial" w:cs="Arial"/>
          <w:sz w:val="28"/>
          <w:szCs w:val="28"/>
          <w:lang w:val="x-none"/>
        </w:rPr>
        <w:t xml:space="preserve"> I…? </w:t>
      </w:r>
      <w:r w:rsidRPr="00152FB3">
        <w:rPr>
          <w:rFonts w:ascii="Arial" w:hAnsi="Arial" w:cs="Arial"/>
          <w:sz w:val="18"/>
          <w:szCs w:val="18"/>
        </w:rPr>
        <w:t xml:space="preserve">[Congregation says, </w:t>
      </w:r>
      <w:r>
        <w:rPr>
          <w:rFonts w:ascii="Arial" w:hAnsi="Arial" w:cs="Arial"/>
          <w:sz w:val="18"/>
          <w:szCs w:val="18"/>
        </w:rPr>
        <w:t>‘Israel.’</w:t>
      </w:r>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A prince with Go…? </w:t>
      </w:r>
      <w:r w:rsidRPr="00152FB3">
        <w:rPr>
          <w:rFonts w:ascii="Arial" w:hAnsi="Arial" w:cs="Arial"/>
          <w:sz w:val="18"/>
          <w:szCs w:val="18"/>
        </w:rPr>
        <w:t xml:space="preserve">[Congregation says, </w:t>
      </w:r>
      <w:r>
        <w:rPr>
          <w:rFonts w:ascii="Arial" w:hAnsi="Arial" w:cs="Arial"/>
          <w:sz w:val="18"/>
          <w:szCs w:val="18"/>
        </w:rPr>
        <w:t>‘with God.’</w:t>
      </w:r>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Because thou hast wrestled with God  and you have </w:t>
      </w:r>
      <w:proofErr w:type="spellStart"/>
      <w:r>
        <w:rPr>
          <w:rFonts w:ascii="Arial" w:hAnsi="Arial" w:cs="Arial"/>
          <w:sz w:val="28"/>
          <w:szCs w:val="28"/>
          <w:lang w:val="x-none"/>
        </w:rPr>
        <w:t>preva</w:t>
      </w:r>
      <w:proofErr w:type="spellEnd"/>
      <w:r>
        <w:rPr>
          <w:rFonts w:ascii="Arial" w:hAnsi="Arial" w:cs="Arial"/>
          <w:sz w:val="28"/>
          <w:szCs w:val="28"/>
          <w:lang w:val="x-none"/>
        </w:rPr>
        <w:t xml:space="preserve">…?” </w:t>
      </w:r>
      <w:r w:rsidRPr="00152FB3">
        <w:rPr>
          <w:rFonts w:ascii="Arial" w:hAnsi="Arial" w:cs="Arial"/>
          <w:sz w:val="18"/>
          <w:szCs w:val="18"/>
        </w:rPr>
        <w:t>[Congregation says, “</w:t>
      </w:r>
      <w:r>
        <w:rPr>
          <w:rFonts w:ascii="Arial" w:hAnsi="Arial" w:cs="Arial"/>
          <w:sz w:val="18"/>
          <w:szCs w:val="18"/>
        </w:rPr>
        <w:t>prevailed</w:t>
      </w:r>
      <w:r w:rsidRPr="00152FB3">
        <w:rPr>
          <w:rFonts w:ascii="Arial" w:hAnsi="Arial" w:cs="Arial"/>
          <w:sz w:val="18"/>
          <w:szCs w:val="18"/>
        </w:rPr>
        <w:t>.”]</w:t>
      </w:r>
      <w:r>
        <w:rPr>
          <w:rFonts w:ascii="Arial" w:hAnsi="Arial" w:cs="Arial"/>
          <w:sz w:val="28"/>
          <w:szCs w:val="28"/>
        </w:rPr>
        <w:t xml:space="preserve"> </w:t>
      </w:r>
    </w:p>
    <w:p w:rsidR="001847F0" w:rsidP="001847F0" w:rsidRDefault="001847F0" w14:paraId="17557D87" w14:textId="77777777">
      <w:pPr>
        <w:jc w:val="both"/>
        <w:rPr>
          <w:rFonts w:ascii="Arial" w:hAnsi="Arial" w:cs="Arial"/>
          <w:sz w:val="28"/>
          <w:szCs w:val="28"/>
          <w:lang w:val="x-none"/>
        </w:rPr>
      </w:pPr>
      <w:r w:rsidRPr="00BE21BF">
        <w:rPr>
          <w:rFonts w:ascii="Arial" w:hAnsi="Arial" w:cs="Arial"/>
          <w:sz w:val="28"/>
          <w:szCs w:val="28"/>
          <w:vertAlign w:val="superscript"/>
          <w:lang w:val="x-none"/>
        </w:rPr>
        <w:t>265</w:t>
      </w:r>
      <w:r>
        <w:rPr>
          <w:rFonts w:ascii="Arial" w:hAnsi="Arial" w:cs="Arial"/>
          <w:sz w:val="28"/>
          <w:szCs w:val="28"/>
          <w:lang w:val="x-none"/>
        </w:rPr>
        <w:t xml:space="preserve">Tine manheru </w:t>
      </w:r>
      <w:proofErr w:type="spellStart"/>
      <w:r>
        <w:rPr>
          <w:rFonts w:ascii="Arial" w:hAnsi="Arial" w:cs="Arial"/>
          <w:sz w:val="28"/>
          <w:szCs w:val="28"/>
          <w:lang w:val="x-none"/>
        </w:rPr>
        <w:t>ano</w:t>
      </w:r>
      <w:proofErr w:type="spellEnd"/>
      <w:r>
        <w:rPr>
          <w:rFonts w:ascii="Arial" w:hAnsi="Arial" w:cs="Arial"/>
          <w:sz w:val="28"/>
          <w:szCs w:val="28"/>
          <w:lang w:val="x-none"/>
        </w:rPr>
        <w:t xml:space="preserve"> </w:t>
      </w:r>
      <w:proofErr w:type="spellStart"/>
      <w:r>
        <w:rPr>
          <w:rFonts w:ascii="Arial" w:hAnsi="Arial" w:cs="Arial"/>
          <w:sz w:val="28"/>
          <w:szCs w:val="28"/>
          <w:lang w:val="x-none"/>
        </w:rPr>
        <w:t>eku</w:t>
      </w:r>
      <w:proofErr w:type="spellEnd"/>
      <w:r>
        <w:rPr>
          <w:rFonts w:ascii="Arial" w:hAnsi="Arial" w:cs="Arial"/>
          <w:sz w:val="28"/>
          <w:szCs w:val="28"/>
          <w:lang w:val="x-none"/>
        </w:rPr>
        <w:t xml:space="preserve"> </w:t>
      </w:r>
      <w:r w:rsidRPr="006E3A43">
        <w:rPr>
          <w:rFonts w:ascii="Arial" w:hAnsi="Arial" w:cs="Arial"/>
          <w:i/>
          <w:iCs/>
          <w:sz w:val="28"/>
          <w:szCs w:val="28"/>
          <w:lang w:val="x-none"/>
        </w:rPr>
        <w:t>prevail-a</w:t>
      </w:r>
      <w:r>
        <w:rPr>
          <w:rFonts w:ascii="Arial" w:hAnsi="Arial" w:cs="Arial"/>
          <w:sz w:val="28"/>
          <w:szCs w:val="28"/>
          <w:lang w:val="x-none"/>
        </w:rPr>
        <w:t xml:space="preserve"> </w:t>
      </w:r>
      <w:proofErr w:type="spellStart"/>
      <w:r>
        <w:rPr>
          <w:rFonts w:ascii="Arial" w:hAnsi="Arial" w:cs="Arial"/>
          <w:sz w:val="28"/>
          <w:szCs w:val="28"/>
          <w:lang w:val="x-none"/>
        </w:rPr>
        <w:t>nhasi</w:t>
      </w:r>
      <w:proofErr w:type="spellEnd"/>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Kuti, “Baba </w:t>
      </w:r>
      <w:proofErr w:type="spellStart"/>
      <w:r>
        <w:rPr>
          <w:rFonts w:ascii="Arial" w:hAnsi="Arial" w:cs="Arial"/>
          <w:sz w:val="28"/>
          <w:szCs w:val="28"/>
          <w:lang w:val="x-none"/>
        </w:rPr>
        <w:t>inini</w:t>
      </w:r>
      <w:proofErr w:type="spellEnd"/>
      <w:r>
        <w:rPr>
          <w:rFonts w:ascii="Arial" w:hAnsi="Arial" w:cs="Arial"/>
          <w:sz w:val="28"/>
          <w:szCs w:val="28"/>
          <w:lang w:val="x-none"/>
        </w:rPr>
        <w:t xml:space="preserve">, </w:t>
      </w:r>
      <w:proofErr w:type="spellStart"/>
      <w:r>
        <w:rPr>
          <w:rFonts w:ascii="Arial" w:hAnsi="Arial" w:cs="Arial"/>
          <w:sz w:val="28"/>
          <w:szCs w:val="28"/>
          <w:lang w:val="x-none"/>
        </w:rPr>
        <w:t>mweya</w:t>
      </w:r>
      <w:proofErr w:type="spellEnd"/>
      <w:r>
        <w:rPr>
          <w:rFonts w:ascii="Arial" w:hAnsi="Arial" w:cs="Arial"/>
          <w:sz w:val="28"/>
          <w:szCs w:val="28"/>
          <w:lang w:val="x-none"/>
        </w:rPr>
        <w:t xml:space="preserve"> </w:t>
      </w:r>
      <w:proofErr w:type="spellStart"/>
      <w:r>
        <w:rPr>
          <w:rFonts w:ascii="Arial" w:hAnsi="Arial" w:cs="Arial"/>
          <w:sz w:val="28"/>
          <w:szCs w:val="28"/>
          <w:lang w:val="x-none"/>
        </w:rPr>
        <w:t>wedzinza</w:t>
      </w:r>
      <w:proofErr w:type="spellEnd"/>
      <w:r>
        <w:rPr>
          <w:rFonts w:ascii="Arial" w:hAnsi="Arial" w:cs="Arial"/>
          <w:sz w:val="28"/>
          <w:szCs w:val="28"/>
          <w:lang w:val="x-none"/>
        </w:rPr>
        <w:t xml:space="preserve"> </w:t>
      </w:r>
      <w:proofErr w:type="spellStart"/>
      <w:r>
        <w:rPr>
          <w:rFonts w:ascii="Arial" w:hAnsi="Arial" w:cs="Arial"/>
          <w:sz w:val="28"/>
          <w:szCs w:val="28"/>
          <w:lang w:val="x-none"/>
        </w:rPr>
        <w:t>handichauda</w:t>
      </w:r>
      <w:proofErr w:type="spellEnd"/>
      <w:r>
        <w:rPr>
          <w:rFonts w:ascii="Arial" w:hAnsi="Arial" w:cs="Arial"/>
          <w:sz w:val="28"/>
          <w:szCs w:val="28"/>
          <w:lang w:val="x-none"/>
        </w:rPr>
        <w:t xml:space="preserve"> </w:t>
      </w:r>
      <w:proofErr w:type="spellStart"/>
      <w:r>
        <w:rPr>
          <w:rFonts w:ascii="Arial" w:hAnsi="Arial" w:cs="Arial"/>
          <w:sz w:val="28"/>
          <w:szCs w:val="28"/>
          <w:lang w:val="x-none"/>
        </w:rPr>
        <w:t>ini</w:t>
      </w:r>
      <w:proofErr w:type="spellEnd"/>
      <w:r>
        <w:rPr>
          <w:rFonts w:ascii="Arial" w:hAnsi="Arial" w:cs="Arial"/>
          <w:sz w:val="28"/>
          <w:szCs w:val="28"/>
          <w:lang w:val="x-none"/>
        </w:rPr>
        <w:t xml:space="preserve">. Mweya </w:t>
      </w:r>
      <w:proofErr w:type="spellStart"/>
      <w:r>
        <w:rPr>
          <w:rFonts w:ascii="Arial" w:hAnsi="Arial" w:cs="Arial"/>
          <w:sz w:val="28"/>
          <w:szCs w:val="28"/>
          <w:lang w:val="x-none"/>
        </w:rPr>
        <w:t>wedzinza</w:t>
      </w:r>
      <w:proofErr w:type="spellEnd"/>
      <w:r>
        <w:rPr>
          <w:rFonts w:ascii="Arial" w:hAnsi="Arial" w:cs="Arial"/>
          <w:sz w:val="28"/>
          <w:szCs w:val="28"/>
          <w:lang w:val="x-none"/>
        </w:rPr>
        <w:t xml:space="preserve"> </w:t>
      </w:r>
      <w:proofErr w:type="spellStart"/>
      <w:r>
        <w:rPr>
          <w:rFonts w:ascii="Arial" w:hAnsi="Arial" w:cs="Arial"/>
          <w:sz w:val="28"/>
          <w:szCs w:val="28"/>
          <w:lang w:val="x-none"/>
        </w:rPr>
        <w:t>handichauda</w:t>
      </w:r>
      <w:proofErr w:type="spellEnd"/>
      <w:r>
        <w:rPr>
          <w:rFonts w:ascii="Arial" w:hAnsi="Arial" w:cs="Arial"/>
          <w:sz w:val="28"/>
          <w:szCs w:val="28"/>
          <w:lang w:val="x-none"/>
        </w:rPr>
        <w:t xml:space="preserve">. </w:t>
      </w:r>
      <w:proofErr w:type="spellStart"/>
      <w:r>
        <w:rPr>
          <w:rFonts w:ascii="Arial" w:hAnsi="Arial" w:cs="Arial"/>
          <w:sz w:val="28"/>
          <w:szCs w:val="28"/>
          <w:lang w:val="x-none"/>
        </w:rPr>
        <w:t>Wanditambudza</w:t>
      </w:r>
      <w:proofErr w:type="spellEnd"/>
      <w:r>
        <w:rPr>
          <w:rFonts w:ascii="Arial" w:hAnsi="Arial" w:cs="Arial"/>
          <w:sz w:val="28"/>
          <w:szCs w:val="28"/>
          <w:lang w:val="x-none"/>
        </w:rPr>
        <w:t xml:space="preserve"> </w:t>
      </w:r>
      <w:proofErr w:type="spellStart"/>
      <w:r>
        <w:rPr>
          <w:rFonts w:ascii="Arial" w:hAnsi="Arial" w:cs="Arial"/>
          <w:sz w:val="28"/>
          <w:szCs w:val="28"/>
          <w:lang w:val="x-none"/>
        </w:rPr>
        <w:t>mweya</w:t>
      </w:r>
      <w:proofErr w:type="spellEnd"/>
      <w:r>
        <w:rPr>
          <w:rFonts w:ascii="Arial" w:hAnsi="Arial" w:cs="Arial"/>
          <w:sz w:val="28"/>
          <w:szCs w:val="28"/>
          <w:lang w:val="x-none"/>
        </w:rPr>
        <w:t xml:space="preserve"> </w:t>
      </w:r>
      <w:proofErr w:type="spellStart"/>
      <w:r>
        <w:rPr>
          <w:rFonts w:ascii="Arial" w:hAnsi="Arial" w:cs="Arial"/>
          <w:sz w:val="28"/>
          <w:szCs w:val="28"/>
          <w:lang w:val="x-none"/>
        </w:rPr>
        <w:t>wedzinza</w:t>
      </w:r>
      <w:proofErr w:type="spellEnd"/>
      <w:r>
        <w:rPr>
          <w:rFonts w:ascii="Arial" w:hAnsi="Arial" w:cs="Arial"/>
          <w:sz w:val="28"/>
          <w:szCs w:val="28"/>
          <w:lang w:val="x-none"/>
        </w:rPr>
        <w:t xml:space="preserve">. </w:t>
      </w:r>
      <w:proofErr w:type="spellStart"/>
      <w:r>
        <w:rPr>
          <w:rFonts w:ascii="Arial" w:hAnsi="Arial" w:cs="Arial"/>
          <w:sz w:val="28"/>
          <w:szCs w:val="28"/>
          <w:lang w:val="x-none"/>
        </w:rPr>
        <w:t>Handina</w:t>
      </w:r>
      <w:proofErr w:type="spellEnd"/>
      <w:r>
        <w:rPr>
          <w:rFonts w:ascii="Arial" w:hAnsi="Arial" w:cs="Arial"/>
          <w:sz w:val="28"/>
          <w:szCs w:val="28"/>
          <w:lang w:val="x-none"/>
        </w:rPr>
        <w:t xml:space="preserve"> kana </w:t>
      </w:r>
      <w:proofErr w:type="spellStart"/>
      <w:r>
        <w:rPr>
          <w:rFonts w:ascii="Arial" w:hAnsi="Arial" w:cs="Arial"/>
          <w:sz w:val="28"/>
          <w:szCs w:val="28"/>
          <w:lang w:val="x-none"/>
        </w:rPr>
        <w:t>bhutsu</w:t>
      </w:r>
      <w:proofErr w:type="spellEnd"/>
      <w:r>
        <w:rPr>
          <w:rFonts w:ascii="Arial" w:hAnsi="Arial" w:cs="Arial"/>
          <w:sz w:val="28"/>
          <w:szCs w:val="28"/>
          <w:lang w:val="x-none"/>
        </w:rPr>
        <w:t xml:space="preserve"> </w:t>
      </w:r>
      <w:proofErr w:type="spellStart"/>
      <w:r>
        <w:rPr>
          <w:rFonts w:ascii="Arial" w:hAnsi="Arial" w:cs="Arial"/>
          <w:sz w:val="28"/>
          <w:szCs w:val="28"/>
          <w:lang w:val="x-none"/>
        </w:rPr>
        <w:t>mumba</w:t>
      </w:r>
      <w:proofErr w:type="spellEnd"/>
      <w:r>
        <w:rPr>
          <w:rFonts w:ascii="Arial" w:hAnsi="Arial" w:cs="Arial"/>
          <w:sz w:val="28"/>
          <w:szCs w:val="28"/>
          <w:lang w:val="x-none"/>
        </w:rPr>
        <w:t xml:space="preserve"> </w:t>
      </w:r>
      <w:proofErr w:type="spellStart"/>
      <w:r>
        <w:rPr>
          <w:rFonts w:ascii="Arial" w:hAnsi="Arial" w:cs="Arial"/>
          <w:sz w:val="28"/>
          <w:szCs w:val="28"/>
          <w:lang w:val="x-none"/>
        </w:rPr>
        <w:t>mangu</w:t>
      </w:r>
      <w:proofErr w:type="spellEnd"/>
      <w:r>
        <w:rPr>
          <w:rFonts w:ascii="Arial" w:hAnsi="Arial" w:cs="Arial"/>
          <w:sz w:val="28"/>
          <w:szCs w:val="28"/>
          <w:lang w:val="x-none"/>
        </w:rPr>
        <w:t xml:space="preserve">, </w:t>
      </w:r>
      <w:proofErr w:type="spellStart"/>
      <w:r>
        <w:rPr>
          <w:rFonts w:ascii="Arial" w:hAnsi="Arial" w:cs="Arial"/>
          <w:sz w:val="28"/>
          <w:szCs w:val="28"/>
          <w:lang w:val="x-none"/>
        </w:rPr>
        <w:t>Mwa</w:t>
      </w:r>
      <w:proofErr w:type="spellEnd"/>
      <w:r>
        <w:rPr>
          <w:rFonts w:ascii="Arial" w:hAnsi="Arial" w:cs="Arial"/>
          <w:sz w:val="28"/>
          <w:szCs w:val="28"/>
          <w:lang w:val="x-none"/>
        </w:rPr>
        <w:t xml:space="preserve">—Mwari </w:t>
      </w:r>
      <w:proofErr w:type="spellStart"/>
      <w:r>
        <w:rPr>
          <w:rFonts w:ascii="Arial" w:hAnsi="Arial" w:cs="Arial"/>
          <w:sz w:val="28"/>
          <w:szCs w:val="28"/>
          <w:lang w:val="x-none"/>
        </w:rPr>
        <w:t>ndatambura</w:t>
      </w:r>
      <w:proofErr w:type="spellEnd"/>
      <w:r>
        <w:rPr>
          <w:rFonts w:ascii="Arial" w:hAnsi="Arial" w:cs="Arial"/>
          <w:sz w:val="28"/>
          <w:szCs w:val="28"/>
          <w:lang w:val="x-none"/>
        </w:rPr>
        <w:t xml:space="preserve">. </w:t>
      </w:r>
      <w:proofErr w:type="spellStart"/>
      <w:r>
        <w:rPr>
          <w:rFonts w:ascii="Arial" w:hAnsi="Arial" w:cs="Arial"/>
          <w:sz w:val="28"/>
          <w:szCs w:val="28"/>
          <w:lang w:val="x-none"/>
        </w:rPr>
        <w:t>Handina</w:t>
      </w:r>
      <w:proofErr w:type="spellEnd"/>
      <w:r>
        <w:rPr>
          <w:rFonts w:ascii="Arial" w:hAnsi="Arial" w:cs="Arial"/>
          <w:sz w:val="28"/>
          <w:szCs w:val="28"/>
          <w:lang w:val="x-none"/>
        </w:rPr>
        <w:t xml:space="preserve"> kana </w:t>
      </w:r>
      <w:proofErr w:type="spellStart"/>
      <w:r>
        <w:rPr>
          <w:rFonts w:ascii="Arial" w:hAnsi="Arial" w:cs="Arial"/>
          <w:sz w:val="28"/>
          <w:szCs w:val="28"/>
          <w:lang w:val="x-none"/>
        </w:rPr>
        <w:t>magumbeze</w:t>
      </w:r>
      <w:proofErr w:type="spellEnd"/>
      <w:r>
        <w:rPr>
          <w:rFonts w:ascii="Arial" w:hAnsi="Arial" w:cs="Arial"/>
          <w:sz w:val="28"/>
          <w:szCs w:val="28"/>
          <w:lang w:val="x-none"/>
        </w:rPr>
        <w:t xml:space="preserve"> mu winter </w:t>
      </w:r>
      <w:proofErr w:type="spellStart"/>
      <w:r>
        <w:rPr>
          <w:rFonts w:ascii="Arial" w:hAnsi="Arial" w:cs="Arial"/>
          <w:sz w:val="28"/>
          <w:szCs w:val="28"/>
          <w:lang w:val="x-none"/>
        </w:rPr>
        <w:t>ino</w:t>
      </w:r>
      <w:proofErr w:type="spellEnd"/>
      <w:r>
        <w:rPr>
          <w:rFonts w:ascii="Arial" w:hAnsi="Arial" w:cs="Arial"/>
          <w:sz w:val="28"/>
          <w:szCs w:val="28"/>
          <w:lang w:val="x-none"/>
        </w:rPr>
        <w:t xml:space="preserve">, kana </w:t>
      </w:r>
      <w:proofErr w:type="spellStart"/>
      <w:ins w:author="Transcriber01 JHB" w:date="2025-08-25T15:34:00Z" w16du:dateUtc="2025-08-25T13:34:00Z" w:id="214">
        <w:r>
          <w:rPr>
            <w:rFonts w:ascii="Arial" w:hAnsi="Arial" w:cs="Arial"/>
            <w:sz w:val="28"/>
            <w:szCs w:val="28"/>
            <w:lang w:val="x-none"/>
          </w:rPr>
          <w:t>chi</w:t>
        </w:r>
      </w:ins>
      <w:r>
        <w:rPr>
          <w:rFonts w:ascii="Arial" w:hAnsi="Arial" w:cs="Arial"/>
          <w:sz w:val="28"/>
          <w:szCs w:val="28"/>
          <w:lang w:val="x-none"/>
        </w:rPr>
        <w:t>juzi</w:t>
      </w:r>
      <w:proofErr w:type="spellEnd"/>
      <w:r>
        <w:rPr>
          <w:rFonts w:ascii="Arial" w:hAnsi="Arial" w:cs="Arial"/>
          <w:sz w:val="28"/>
          <w:szCs w:val="28"/>
          <w:lang w:val="x-none"/>
        </w:rPr>
        <w:t xml:space="preserve"> </w:t>
      </w:r>
      <w:proofErr w:type="spellStart"/>
      <w:r>
        <w:rPr>
          <w:rFonts w:ascii="Arial" w:hAnsi="Arial" w:cs="Arial"/>
          <w:sz w:val="28"/>
          <w:szCs w:val="28"/>
          <w:lang w:val="x-none"/>
        </w:rPr>
        <w:t>chairo</w:t>
      </w:r>
      <w:proofErr w:type="spellEnd"/>
      <w:r>
        <w:rPr>
          <w:rFonts w:ascii="Arial" w:hAnsi="Arial" w:cs="Arial"/>
          <w:sz w:val="28"/>
          <w:szCs w:val="28"/>
          <w:lang w:val="x-none"/>
        </w:rPr>
        <w:t xml:space="preserve"> </w:t>
      </w:r>
      <w:proofErr w:type="spellStart"/>
      <w:r>
        <w:rPr>
          <w:rFonts w:ascii="Arial" w:hAnsi="Arial" w:cs="Arial"/>
          <w:sz w:val="28"/>
          <w:szCs w:val="28"/>
          <w:lang w:val="x-none"/>
        </w:rPr>
        <w:t>chairo</w:t>
      </w:r>
      <w:proofErr w:type="spellEnd"/>
      <w:r>
        <w:rPr>
          <w:rFonts w:ascii="Arial" w:hAnsi="Arial" w:cs="Arial"/>
          <w:sz w:val="28"/>
          <w:szCs w:val="28"/>
          <w:lang w:val="x-none"/>
        </w:rPr>
        <w:t xml:space="preserve">. </w:t>
      </w:r>
      <w:proofErr w:type="spellStart"/>
      <w:r>
        <w:rPr>
          <w:rFonts w:ascii="Arial" w:hAnsi="Arial" w:cs="Arial"/>
          <w:sz w:val="28"/>
          <w:szCs w:val="28"/>
          <w:lang w:val="x-none"/>
        </w:rPr>
        <w:t>Nhai</w:t>
      </w:r>
      <w:proofErr w:type="spellEnd"/>
      <w:r>
        <w:rPr>
          <w:rFonts w:ascii="Arial" w:hAnsi="Arial" w:cs="Arial"/>
          <w:sz w:val="28"/>
          <w:szCs w:val="28"/>
          <w:lang w:val="x-none"/>
        </w:rPr>
        <w:t xml:space="preserve"> Jehovha?”</w:t>
      </w:r>
    </w:p>
    <w:p w:rsidR="001847F0" w:rsidP="001847F0" w:rsidRDefault="001847F0" w14:paraId="45BD55F2" w14:textId="77777777">
      <w:pPr>
        <w:jc w:val="both"/>
        <w:rPr>
          <w:rFonts w:ascii="Arial" w:hAnsi="Arial" w:cs="Arial"/>
          <w:sz w:val="28"/>
          <w:szCs w:val="28"/>
          <w:lang w:val="x-none"/>
        </w:rPr>
      </w:pPr>
      <w:r w:rsidRPr="00BE21BF">
        <w:rPr>
          <w:rFonts w:ascii="Arial" w:hAnsi="Arial" w:cs="Arial"/>
          <w:sz w:val="28"/>
          <w:szCs w:val="28"/>
          <w:vertAlign w:val="superscript"/>
          <w:lang w:val="x-none"/>
        </w:rPr>
        <w:t>266</w:t>
      </w:r>
      <w:r>
        <w:rPr>
          <w:rFonts w:ascii="Arial" w:hAnsi="Arial" w:cs="Arial"/>
          <w:sz w:val="28"/>
          <w:szCs w:val="28"/>
          <w:lang w:val="x-none"/>
        </w:rPr>
        <w:t xml:space="preserve">Hah. </w:t>
      </w:r>
      <w:proofErr w:type="spellStart"/>
      <w:r>
        <w:rPr>
          <w:rFonts w:ascii="Arial" w:hAnsi="Arial" w:cs="Arial"/>
          <w:sz w:val="28"/>
          <w:szCs w:val="28"/>
          <w:lang w:val="x-none"/>
        </w:rPr>
        <w:t>Ndoda</w:t>
      </w:r>
      <w:proofErr w:type="spellEnd"/>
      <w:r>
        <w:rPr>
          <w:rFonts w:ascii="Arial" w:hAnsi="Arial" w:cs="Arial"/>
          <w:sz w:val="28"/>
          <w:szCs w:val="28"/>
          <w:lang w:val="x-none"/>
        </w:rPr>
        <w:t xml:space="preserve"> </w:t>
      </w:r>
      <w:proofErr w:type="spellStart"/>
      <w:r>
        <w:rPr>
          <w:rFonts w:ascii="Arial" w:hAnsi="Arial" w:cs="Arial"/>
          <w:sz w:val="28"/>
          <w:szCs w:val="28"/>
          <w:lang w:val="x-none"/>
        </w:rPr>
        <w:t>kutaurawo</w:t>
      </w:r>
      <w:proofErr w:type="spellEnd"/>
      <w:r>
        <w:rPr>
          <w:rFonts w:ascii="Arial" w:hAnsi="Arial" w:cs="Arial"/>
          <w:sz w:val="28"/>
          <w:szCs w:val="28"/>
          <w:lang w:val="x-none"/>
        </w:rPr>
        <w:t xml:space="preserve"> </w:t>
      </w:r>
      <w:proofErr w:type="spellStart"/>
      <w:r>
        <w:rPr>
          <w:rFonts w:ascii="Arial" w:hAnsi="Arial" w:cs="Arial"/>
          <w:sz w:val="28"/>
          <w:szCs w:val="28"/>
          <w:lang w:val="x-none"/>
        </w:rPr>
        <w:t>sa</w:t>
      </w:r>
      <w:proofErr w:type="spellEnd"/>
      <w:r>
        <w:rPr>
          <w:rFonts w:ascii="Arial" w:hAnsi="Arial" w:cs="Arial"/>
          <w:sz w:val="28"/>
          <w:szCs w:val="28"/>
          <w:lang w:val="x-none"/>
        </w:rPr>
        <w:t xml:space="preserve"> Jacob ka, </w:t>
      </w:r>
      <w:proofErr w:type="spellStart"/>
      <w:r>
        <w:rPr>
          <w:rFonts w:ascii="Arial" w:hAnsi="Arial" w:cs="Arial"/>
          <w:sz w:val="28"/>
          <w:szCs w:val="28"/>
          <w:lang w:val="x-none"/>
        </w:rPr>
        <w:t>kuti</w:t>
      </w:r>
      <w:proofErr w:type="spellEnd"/>
      <w:r>
        <w:rPr>
          <w:rFonts w:ascii="Arial" w:hAnsi="Arial" w:cs="Arial"/>
          <w:sz w:val="28"/>
          <w:szCs w:val="28"/>
          <w:lang w:val="x-none"/>
        </w:rPr>
        <w:t xml:space="preserve">,“Mwari </w:t>
      </w:r>
      <w:proofErr w:type="spellStart"/>
      <w:r>
        <w:rPr>
          <w:rFonts w:ascii="Arial" w:hAnsi="Arial" w:cs="Arial"/>
          <w:sz w:val="28"/>
          <w:szCs w:val="28"/>
          <w:lang w:val="x-none"/>
        </w:rPr>
        <w:t>akandi</w:t>
      </w:r>
      <w:proofErr w:type="spellEnd"/>
      <w:r>
        <w:rPr>
          <w:rFonts w:ascii="Arial" w:hAnsi="Arial" w:cs="Arial"/>
          <w:sz w:val="28"/>
          <w:szCs w:val="28"/>
          <w:lang w:val="x-none"/>
        </w:rPr>
        <w:t xml:space="preserve"> feeder </w:t>
      </w:r>
      <w:proofErr w:type="spellStart"/>
      <w:r>
        <w:rPr>
          <w:rFonts w:ascii="Arial" w:hAnsi="Arial" w:cs="Arial"/>
          <w:sz w:val="28"/>
          <w:szCs w:val="28"/>
          <w:lang w:val="x-none"/>
        </w:rPr>
        <w:t>mazuva</w:t>
      </w:r>
      <w:proofErr w:type="spellEnd"/>
      <w:r>
        <w:rPr>
          <w:rFonts w:ascii="Arial" w:hAnsi="Arial" w:cs="Arial"/>
          <w:sz w:val="28"/>
          <w:szCs w:val="28"/>
          <w:lang w:val="x-none"/>
        </w:rPr>
        <w:t xml:space="preserve"> </w:t>
      </w:r>
      <w:proofErr w:type="spellStart"/>
      <w:r>
        <w:rPr>
          <w:rFonts w:ascii="Arial" w:hAnsi="Arial" w:cs="Arial"/>
          <w:sz w:val="28"/>
          <w:szCs w:val="28"/>
          <w:lang w:val="x-none"/>
        </w:rPr>
        <w:t>angu</w:t>
      </w:r>
      <w:proofErr w:type="spellEnd"/>
      <w:r>
        <w:rPr>
          <w:rFonts w:ascii="Arial" w:hAnsi="Arial" w:cs="Arial"/>
          <w:sz w:val="28"/>
          <w:szCs w:val="28"/>
          <w:lang w:val="x-none"/>
        </w:rPr>
        <w:t xml:space="preserve"> o…? </w:t>
      </w:r>
      <w:r w:rsidRPr="00152FB3">
        <w:rPr>
          <w:rFonts w:ascii="Arial" w:hAnsi="Arial" w:cs="Arial"/>
          <w:sz w:val="18"/>
          <w:szCs w:val="18"/>
        </w:rPr>
        <w:t xml:space="preserve">[Congregation says, </w:t>
      </w:r>
      <w:r>
        <w:rPr>
          <w:rFonts w:ascii="Arial" w:hAnsi="Arial" w:cs="Arial"/>
          <w:sz w:val="18"/>
          <w:szCs w:val="18"/>
        </w:rPr>
        <w:t>‘</w:t>
      </w:r>
      <w:proofErr w:type="spellStart"/>
      <w:r>
        <w:rPr>
          <w:rFonts w:ascii="Arial" w:hAnsi="Arial" w:cs="Arial"/>
          <w:sz w:val="18"/>
          <w:szCs w:val="18"/>
        </w:rPr>
        <w:t>ose</w:t>
      </w:r>
      <w:proofErr w:type="spellEnd"/>
      <w:r w:rsidRPr="00152FB3">
        <w:rPr>
          <w:rFonts w:ascii="Arial" w:hAnsi="Arial" w:cs="Arial"/>
          <w:sz w:val="18"/>
          <w:szCs w:val="18"/>
        </w:rPr>
        <w:t>.</w:t>
      </w:r>
      <w:r>
        <w:rPr>
          <w:rFonts w:ascii="Arial" w:hAnsi="Arial" w:cs="Arial"/>
          <w:sz w:val="18"/>
          <w:szCs w:val="18"/>
        </w:rPr>
        <w:t>’</w:t>
      </w:r>
      <w:r w:rsidRPr="00152FB3">
        <w:rPr>
          <w:rFonts w:ascii="Arial" w:hAnsi="Arial" w:cs="Arial"/>
          <w:sz w:val="18"/>
          <w:szCs w:val="18"/>
        </w:rPr>
        <w:t>]</w:t>
      </w:r>
      <w:r>
        <w:rPr>
          <w:rFonts w:ascii="Arial" w:hAnsi="Arial" w:cs="Arial"/>
          <w:sz w:val="28"/>
          <w:szCs w:val="28"/>
          <w:lang w:val="x-none"/>
        </w:rPr>
        <w:t xml:space="preserve"> The Angel that redeemed me from all evil!”</w:t>
      </w:r>
      <w:r w:rsidRPr="00107559">
        <w:rPr>
          <w:rFonts w:ascii="Arial" w:hAnsi="Arial" w:cs="Arial"/>
          <w:sz w:val="18"/>
          <w:szCs w:val="18"/>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 Hallelujah!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Mwari </w:t>
      </w:r>
      <w:proofErr w:type="spellStart"/>
      <w:r>
        <w:rPr>
          <w:rFonts w:ascii="Arial" w:hAnsi="Arial" w:cs="Arial"/>
          <w:sz w:val="28"/>
          <w:szCs w:val="28"/>
          <w:lang w:val="x-none"/>
        </w:rPr>
        <w:t>akati</w:t>
      </w:r>
      <w:proofErr w:type="spellEnd"/>
      <w:r>
        <w:rPr>
          <w:rFonts w:ascii="Arial" w:hAnsi="Arial" w:cs="Arial"/>
          <w:sz w:val="28"/>
          <w:szCs w:val="28"/>
          <w:lang w:val="x-none"/>
        </w:rPr>
        <w:t>,“You shall multiply. You shall be fruitful.”</w:t>
      </w:r>
    </w:p>
    <w:p w:rsidR="001847F0" w:rsidP="001847F0" w:rsidRDefault="001847F0" w14:paraId="0B96FDB5" w14:textId="77777777">
      <w:pPr>
        <w:jc w:val="both"/>
        <w:rPr>
          <w:rFonts w:ascii="Arial" w:hAnsi="Arial" w:cs="Arial"/>
          <w:sz w:val="28"/>
          <w:szCs w:val="28"/>
          <w:lang w:val="x-none"/>
        </w:rPr>
      </w:pPr>
      <w:r w:rsidRPr="00BE21BF">
        <w:rPr>
          <w:rFonts w:ascii="Arial" w:hAnsi="Arial" w:cs="Arial"/>
          <w:sz w:val="28"/>
          <w:szCs w:val="28"/>
          <w:vertAlign w:val="superscript"/>
          <w:lang w:val="x-none"/>
        </w:rPr>
        <w:t>267</w:t>
      </w:r>
      <w:r>
        <w:rPr>
          <w:rFonts w:ascii="Arial" w:hAnsi="Arial" w:cs="Arial"/>
          <w:sz w:val="28"/>
          <w:szCs w:val="28"/>
          <w:lang w:val="x-none"/>
        </w:rPr>
        <w:t xml:space="preserve">Iye </w:t>
      </w:r>
      <w:proofErr w:type="spellStart"/>
      <w:r>
        <w:rPr>
          <w:rFonts w:ascii="Arial" w:hAnsi="Arial" w:cs="Arial"/>
          <w:sz w:val="28"/>
          <w:szCs w:val="28"/>
          <w:lang w:val="x-none"/>
        </w:rPr>
        <w:t>zvino</w:t>
      </w:r>
      <w:proofErr w:type="spellEnd"/>
      <w:r>
        <w:rPr>
          <w:rFonts w:ascii="Arial" w:hAnsi="Arial" w:cs="Arial"/>
          <w:sz w:val="28"/>
          <w:szCs w:val="28"/>
          <w:lang w:val="x-none"/>
        </w:rPr>
        <w:t xml:space="preserve"> </w:t>
      </w:r>
      <w:proofErr w:type="spellStart"/>
      <w:r>
        <w:rPr>
          <w:rFonts w:ascii="Arial" w:hAnsi="Arial" w:cs="Arial"/>
          <w:sz w:val="28"/>
          <w:szCs w:val="28"/>
          <w:lang w:val="x-none"/>
        </w:rPr>
        <w:t>raakudzoka</w:t>
      </w:r>
      <w:proofErr w:type="spellEnd"/>
      <w:r>
        <w:rPr>
          <w:rFonts w:ascii="Arial" w:hAnsi="Arial" w:cs="Arial"/>
          <w:sz w:val="28"/>
          <w:szCs w:val="28"/>
          <w:lang w:val="x-none"/>
        </w:rPr>
        <w:t xml:space="preserve">. </w:t>
      </w:r>
      <w:proofErr w:type="spellStart"/>
      <w:r>
        <w:rPr>
          <w:rFonts w:ascii="Arial" w:hAnsi="Arial" w:cs="Arial"/>
          <w:sz w:val="28"/>
          <w:szCs w:val="28"/>
          <w:lang w:val="x-none"/>
        </w:rPr>
        <w:t>Rakayambuka</w:t>
      </w:r>
      <w:proofErr w:type="spellEnd"/>
      <w:r>
        <w:rPr>
          <w:rFonts w:ascii="Arial" w:hAnsi="Arial" w:cs="Arial"/>
          <w:sz w:val="28"/>
          <w:szCs w:val="28"/>
          <w:lang w:val="x-none"/>
        </w:rPr>
        <w:t xml:space="preserve"> </w:t>
      </w:r>
      <w:proofErr w:type="spellStart"/>
      <w:r>
        <w:rPr>
          <w:rFonts w:ascii="Arial" w:hAnsi="Arial" w:cs="Arial"/>
          <w:sz w:val="28"/>
          <w:szCs w:val="28"/>
          <w:lang w:val="x-none"/>
        </w:rPr>
        <w:t>riri</w:t>
      </w:r>
      <w:proofErr w:type="spellEnd"/>
      <w:r>
        <w:rPr>
          <w:rFonts w:ascii="Arial" w:hAnsi="Arial" w:cs="Arial"/>
          <w:sz w:val="28"/>
          <w:szCs w:val="28"/>
          <w:lang w:val="x-none"/>
        </w:rPr>
        <w:t xml:space="preserve"> one, </w:t>
      </w:r>
      <w:proofErr w:type="spellStart"/>
      <w:r>
        <w:rPr>
          <w:rFonts w:ascii="Arial" w:hAnsi="Arial" w:cs="Arial"/>
          <w:sz w:val="28"/>
          <w:szCs w:val="28"/>
          <w:lang w:val="x-none"/>
        </w:rPr>
        <w:t>raakudzoka</w:t>
      </w:r>
      <w:proofErr w:type="spellEnd"/>
      <w:r>
        <w:rPr>
          <w:rFonts w:ascii="Arial" w:hAnsi="Arial" w:cs="Arial"/>
          <w:sz w:val="28"/>
          <w:szCs w:val="28"/>
          <w:lang w:val="x-none"/>
        </w:rPr>
        <w:t xml:space="preserve"> </w:t>
      </w:r>
      <w:proofErr w:type="spellStart"/>
      <w:r>
        <w:rPr>
          <w:rFonts w:ascii="Arial" w:hAnsi="Arial" w:cs="Arial"/>
          <w:sz w:val="28"/>
          <w:szCs w:val="28"/>
          <w:lang w:val="x-none"/>
        </w:rPr>
        <w:t>rine</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gumi</w:t>
      </w:r>
      <w:proofErr w:type="spellEnd"/>
      <w:r>
        <w:rPr>
          <w:rFonts w:ascii="Arial" w:hAnsi="Arial" w:cs="Arial"/>
          <w:sz w:val="28"/>
          <w:szCs w:val="28"/>
          <w:lang w:val="x-none"/>
        </w:rPr>
        <w:t xml:space="preserve"> </w:t>
      </w:r>
      <w:proofErr w:type="spellStart"/>
      <w:r>
        <w:rPr>
          <w:rFonts w:ascii="Arial" w:hAnsi="Arial" w:cs="Arial"/>
          <w:sz w:val="28"/>
          <w:szCs w:val="28"/>
          <w:lang w:val="x-none"/>
        </w:rPr>
        <w:t>nemumwe</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nerimwe</w:t>
      </w:r>
      <w:proofErr w:type="spellEnd"/>
      <w:r>
        <w:rPr>
          <w:rFonts w:ascii="Arial" w:hAnsi="Arial" w:cs="Arial"/>
          <w:sz w:val="18"/>
          <w:szCs w:val="18"/>
        </w:rPr>
        <w:t xml:space="preserve"> </w:t>
      </w:r>
      <w:proofErr w:type="spellStart"/>
      <w:r>
        <w:rPr>
          <w:rFonts w:ascii="Arial" w:hAnsi="Arial" w:cs="Arial"/>
          <w:sz w:val="18"/>
          <w:szCs w:val="18"/>
        </w:rPr>
        <w:t>chete</w:t>
      </w:r>
      <w:proofErr w:type="spellEnd"/>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Tadii </w:t>
      </w:r>
      <w:proofErr w:type="spellStart"/>
      <w:r>
        <w:rPr>
          <w:rFonts w:ascii="Arial" w:hAnsi="Arial" w:cs="Arial"/>
          <w:sz w:val="28"/>
          <w:szCs w:val="28"/>
          <w:lang w:val="x-none"/>
        </w:rPr>
        <w:t>tamutsvaka</w:t>
      </w:r>
      <w:proofErr w:type="spellEnd"/>
      <w:r>
        <w:rPr>
          <w:rFonts w:ascii="Arial" w:hAnsi="Arial" w:cs="Arial"/>
          <w:sz w:val="28"/>
          <w:szCs w:val="28"/>
          <w:lang w:val="x-none"/>
        </w:rPr>
        <w:t xml:space="preserve"> Mwari </w:t>
      </w:r>
      <w:proofErr w:type="spellStart"/>
      <w:r>
        <w:rPr>
          <w:rFonts w:ascii="Arial" w:hAnsi="Arial" w:cs="Arial"/>
          <w:sz w:val="28"/>
          <w:szCs w:val="28"/>
          <w:lang w:val="x-none"/>
        </w:rPr>
        <w:t>uyu</w:t>
      </w:r>
      <w:proofErr w:type="spellEnd"/>
      <w:r>
        <w:rPr>
          <w:rFonts w:ascii="Arial" w:hAnsi="Arial" w:cs="Arial"/>
          <w:sz w:val="28"/>
          <w:szCs w:val="28"/>
          <w:lang w:val="x-none"/>
        </w:rPr>
        <w:t xml:space="preserve"> manheru </w:t>
      </w:r>
      <w:proofErr w:type="spellStart"/>
      <w:r>
        <w:rPr>
          <w:rFonts w:ascii="Arial" w:hAnsi="Arial" w:cs="Arial"/>
          <w:sz w:val="28"/>
          <w:szCs w:val="28"/>
          <w:lang w:val="x-none"/>
        </w:rPr>
        <w:t>anhasi</w:t>
      </w:r>
      <w:proofErr w:type="spellEnd"/>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Hatichionayi</w:t>
      </w:r>
      <w:proofErr w:type="spellEnd"/>
      <w:r>
        <w:rPr>
          <w:rFonts w:ascii="Arial" w:hAnsi="Arial" w:cs="Arial"/>
          <w:sz w:val="28"/>
          <w:szCs w:val="28"/>
          <w:lang w:val="x-none"/>
        </w:rPr>
        <w:t xml:space="preserve"> </w:t>
      </w:r>
      <w:proofErr w:type="spellStart"/>
      <w:r>
        <w:rPr>
          <w:rFonts w:ascii="Arial" w:hAnsi="Arial" w:cs="Arial"/>
          <w:sz w:val="28"/>
          <w:szCs w:val="28"/>
          <w:lang w:val="x-none"/>
        </w:rPr>
        <w:t>muporofita</w:t>
      </w:r>
      <w:proofErr w:type="spellEnd"/>
      <w:r>
        <w:rPr>
          <w:rFonts w:ascii="Arial" w:hAnsi="Arial" w:cs="Arial"/>
          <w:sz w:val="28"/>
          <w:szCs w:val="28"/>
          <w:lang w:val="x-none"/>
        </w:rPr>
        <w:t xml:space="preserve"> </w:t>
      </w:r>
      <w:proofErr w:type="spellStart"/>
      <w:r>
        <w:rPr>
          <w:rFonts w:ascii="Arial" w:hAnsi="Arial" w:cs="Arial"/>
          <w:sz w:val="28"/>
          <w:szCs w:val="28"/>
          <w:lang w:val="x-none"/>
        </w:rPr>
        <w:t>Mozisi</w:t>
      </w:r>
      <w:proofErr w:type="spellEnd"/>
      <w:r>
        <w:rPr>
          <w:rFonts w:ascii="Arial" w:hAnsi="Arial" w:cs="Arial"/>
          <w:sz w:val="28"/>
          <w:szCs w:val="28"/>
          <w:lang w:val="x-none"/>
        </w:rPr>
        <w:t xml:space="preserve"> </w:t>
      </w:r>
      <w:proofErr w:type="spellStart"/>
      <w:r>
        <w:rPr>
          <w:rFonts w:ascii="Arial" w:hAnsi="Arial" w:cs="Arial"/>
          <w:sz w:val="28"/>
          <w:szCs w:val="28"/>
          <w:lang w:val="x-none"/>
        </w:rPr>
        <w:t>akuudza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w:t>
      </w:r>
      <w:proofErr w:type="spellEnd"/>
      <w:r>
        <w:rPr>
          <w:rFonts w:ascii="Arial" w:hAnsi="Arial" w:cs="Arial"/>
          <w:sz w:val="28"/>
          <w:szCs w:val="28"/>
          <w:lang w:val="x-none"/>
        </w:rPr>
        <w:t xml:space="preserve"> Israel. </w:t>
      </w:r>
      <w:proofErr w:type="spellStart"/>
      <w:r>
        <w:rPr>
          <w:rFonts w:ascii="Arial" w:hAnsi="Arial" w:cs="Arial"/>
          <w:sz w:val="28"/>
          <w:szCs w:val="28"/>
          <w:lang w:val="x-none"/>
        </w:rPr>
        <w:t>Handeyi</w:t>
      </w:r>
      <w:proofErr w:type="spellEnd"/>
      <w:r>
        <w:rPr>
          <w:rFonts w:ascii="Arial" w:hAnsi="Arial" w:cs="Arial"/>
          <w:sz w:val="28"/>
          <w:szCs w:val="28"/>
          <w:lang w:val="x-none"/>
        </w:rPr>
        <w:t xml:space="preserve"> </w:t>
      </w:r>
      <w:proofErr w:type="spellStart"/>
      <w:r>
        <w:rPr>
          <w:rFonts w:ascii="Arial" w:hAnsi="Arial" w:cs="Arial"/>
          <w:sz w:val="28"/>
          <w:szCs w:val="28"/>
          <w:lang w:val="x-none"/>
        </w:rPr>
        <w:t>muone</w:t>
      </w:r>
      <w:proofErr w:type="spellEnd"/>
      <w:r>
        <w:rPr>
          <w:rFonts w:ascii="Arial" w:hAnsi="Arial" w:cs="Arial"/>
          <w:sz w:val="28"/>
          <w:szCs w:val="28"/>
          <w:lang w:val="x-none"/>
        </w:rPr>
        <w:t xml:space="preserve"> kuna Deuteronomy 28. </w:t>
      </w:r>
      <w:proofErr w:type="spellStart"/>
      <w:r>
        <w:rPr>
          <w:rFonts w:ascii="Arial" w:hAnsi="Arial" w:cs="Arial"/>
          <w:sz w:val="28"/>
          <w:szCs w:val="28"/>
          <w:lang w:val="x-none"/>
        </w:rPr>
        <w:t>Handeyi</w:t>
      </w:r>
      <w:proofErr w:type="spellEnd"/>
      <w:r>
        <w:rPr>
          <w:rFonts w:ascii="Arial" w:hAnsi="Arial" w:cs="Arial"/>
          <w:sz w:val="28"/>
          <w:szCs w:val="28"/>
          <w:lang w:val="x-none"/>
        </w:rPr>
        <w:t xml:space="preserve"> kuna Deuteronomy twenty…</w:t>
      </w:r>
      <w:r w:rsidRPr="00E6718E">
        <w:rPr>
          <w:rFonts w:ascii="Arial" w:hAnsi="Arial" w:cs="Arial"/>
          <w:sz w:val="18"/>
          <w:szCs w:val="18"/>
          <w:lang w:val="x-none"/>
        </w:rPr>
        <w:t xml:space="preserve">[Blank spot on tape—ED] </w:t>
      </w:r>
      <w:r>
        <w:rPr>
          <w:rFonts w:ascii="Arial" w:hAnsi="Arial" w:cs="Arial"/>
          <w:sz w:val="28"/>
          <w:szCs w:val="28"/>
          <w:lang w:val="x-none"/>
        </w:rPr>
        <w:t xml:space="preserve">Deuteronomy 28 </w:t>
      </w:r>
      <w:proofErr w:type="spellStart"/>
      <w:r>
        <w:rPr>
          <w:rFonts w:ascii="Arial" w:hAnsi="Arial" w:cs="Arial"/>
          <w:sz w:val="28"/>
          <w:szCs w:val="28"/>
          <w:lang w:val="x-none"/>
        </w:rPr>
        <w:t>tione</w:t>
      </w:r>
      <w:proofErr w:type="spellEnd"/>
      <w:r>
        <w:rPr>
          <w:rFonts w:ascii="Arial" w:hAnsi="Arial" w:cs="Arial"/>
          <w:sz w:val="28"/>
          <w:szCs w:val="28"/>
          <w:lang w:val="x-none"/>
        </w:rPr>
        <w:t xml:space="preserve">. </w:t>
      </w:r>
    </w:p>
    <w:p w:rsidR="001847F0" w:rsidP="001847F0" w:rsidRDefault="001847F0" w14:paraId="3A8FC599" w14:textId="77777777">
      <w:pPr>
        <w:jc w:val="both"/>
        <w:rPr>
          <w:rFonts w:ascii="Arial" w:hAnsi="Arial" w:cs="Arial"/>
          <w:sz w:val="28"/>
          <w:szCs w:val="28"/>
          <w:lang w:val="x-none"/>
        </w:rPr>
      </w:pPr>
      <w:r w:rsidRPr="00BE21BF">
        <w:rPr>
          <w:rFonts w:ascii="Arial" w:hAnsi="Arial" w:cs="Arial"/>
          <w:sz w:val="28"/>
          <w:szCs w:val="28"/>
          <w:vertAlign w:val="superscript"/>
          <w:lang w:val="x-none"/>
        </w:rPr>
        <w:t>268</w:t>
      </w:r>
      <w:r>
        <w:rPr>
          <w:rFonts w:ascii="Arial" w:hAnsi="Arial" w:cs="Arial"/>
          <w:sz w:val="28"/>
          <w:szCs w:val="28"/>
          <w:lang w:val="x-none"/>
        </w:rPr>
        <w:t xml:space="preserve">Hameno </w:t>
      </w:r>
      <w:proofErr w:type="spellStart"/>
      <w:r>
        <w:rPr>
          <w:rFonts w:ascii="Arial" w:hAnsi="Arial" w:cs="Arial"/>
          <w:sz w:val="28"/>
          <w:szCs w:val="28"/>
          <w:lang w:val="x-none"/>
        </w:rPr>
        <w:t>zvake</w:t>
      </w:r>
      <w:proofErr w:type="spellEnd"/>
      <w:r>
        <w:rPr>
          <w:rFonts w:ascii="Arial" w:hAnsi="Arial" w:cs="Arial"/>
          <w:sz w:val="28"/>
          <w:szCs w:val="28"/>
          <w:lang w:val="x-none"/>
        </w:rPr>
        <w:t xml:space="preserve"> </w:t>
      </w:r>
      <w:proofErr w:type="spellStart"/>
      <w:r>
        <w:rPr>
          <w:rFonts w:ascii="Arial" w:hAnsi="Arial" w:cs="Arial"/>
          <w:sz w:val="28"/>
          <w:szCs w:val="28"/>
          <w:lang w:val="x-none"/>
        </w:rPr>
        <w:t>anopedza</w:t>
      </w:r>
      <w:proofErr w:type="spellEnd"/>
      <w:r>
        <w:rPr>
          <w:rFonts w:ascii="Arial" w:hAnsi="Arial" w:cs="Arial"/>
          <w:sz w:val="28"/>
          <w:szCs w:val="28"/>
          <w:lang w:val="x-none"/>
        </w:rPr>
        <w:t xml:space="preserve"> gore </w:t>
      </w:r>
      <w:proofErr w:type="spellStart"/>
      <w:r>
        <w:rPr>
          <w:rFonts w:ascii="Arial" w:hAnsi="Arial" w:cs="Arial"/>
          <w:sz w:val="28"/>
          <w:szCs w:val="28"/>
          <w:lang w:val="x-none"/>
        </w:rPr>
        <w:t>rino</w:t>
      </w:r>
      <w:proofErr w:type="spellEnd"/>
      <w:r>
        <w:rPr>
          <w:rFonts w:ascii="Arial" w:hAnsi="Arial" w:cs="Arial"/>
          <w:sz w:val="28"/>
          <w:szCs w:val="28"/>
          <w:lang w:val="x-none"/>
        </w:rPr>
        <w:t xml:space="preserve"> </w:t>
      </w:r>
      <w:proofErr w:type="spellStart"/>
      <w:r>
        <w:rPr>
          <w:rFonts w:ascii="Arial" w:hAnsi="Arial" w:cs="Arial"/>
          <w:sz w:val="28"/>
          <w:szCs w:val="28"/>
          <w:lang w:val="x-none"/>
        </w:rPr>
        <w:t>asina</w:t>
      </w:r>
      <w:proofErr w:type="spellEnd"/>
      <w:r>
        <w:rPr>
          <w:rFonts w:ascii="Arial" w:hAnsi="Arial" w:cs="Arial"/>
          <w:sz w:val="28"/>
          <w:szCs w:val="28"/>
          <w:lang w:val="x-none"/>
        </w:rPr>
        <w:t xml:space="preserve"> </w:t>
      </w:r>
      <w:proofErr w:type="spellStart"/>
      <w:r>
        <w:rPr>
          <w:rFonts w:ascii="Arial" w:hAnsi="Arial" w:cs="Arial"/>
          <w:sz w:val="28"/>
          <w:szCs w:val="28"/>
          <w:lang w:val="x-none"/>
        </w:rPr>
        <w:t>sanduko</w:t>
      </w:r>
      <w:proofErr w:type="spellEnd"/>
      <w:r>
        <w:rPr>
          <w:rFonts w:ascii="Arial" w:hAnsi="Arial" w:cs="Arial"/>
          <w:sz w:val="28"/>
          <w:szCs w:val="28"/>
          <w:lang w:val="x-none"/>
        </w:rPr>
        <w:t xml:space="preserve">. </w:t>
      </w:r>
      <w:proofErr w:type="spellStart"/>
      <w:r>
        <w:rPr>
          <w:rFonts w:ascii="Arial" w:hAnsi="Arial" w:cs="Arial"/>
          <w:sz w:val="28"/>
          <w:szCs w:val="28"/>
          <w:lang w:val="x-none"/>
        </w:rPr>
        <w:t>Kurasikirwa</w:t>
      </w:r>
      <w:proofErr w:type="spellEnd"/>
      <w:r>
        <w:rPr>
          <w:rFonts w:ascii="Arial" w:hAnsi="Arial" w:cs="Arial"/>
          <w:sz w:val="28"/>
          <w:szCs w:val="28"/>
          <w:lang w:val="x-none"/>
        </w:rPr>
        <w:t xml:space="preserve"> </w:t>
      </w:r>
      <w:proofErr w:type="spellStart"/>
      <w:r>
        <w:rPr>
          <w:rFonts w:ascii="Arial" w:hAnsi="Arial" w:cs="Arial"/>
          <w:sz w:val="28"/>
          <w:szCs w:val="28"/>
          <w:lang w:val="x-none"/>
        </w:rPr>
        <w:t>nekutenda</w:t>
      </w:r>
      <w:proofErr w:type="spellEnd"/>
      <w:r>
        <w:rPr>
          <w:rFonts w:ascii="Arial" w:hAnsi="Arial" w:cs="Arial"/>
          <w:sz w:val="28"/>
          <w:szCs w:val="28"/>
          <w:lang w:val="x-none"/>
        </w:rPr>
        <w:t xml:space="preserve">. </w:t>
      </w:r>
      <w:proofErr w:type="spellStart"/>
      <w:r>
        <w:rPr>
          <w:rFonts w:ascii="Arial" w:hAnsi="Arial" w:cs="Arial"/>
          <w:sz w:val="28"/>
          <w:szCs w:val="28"/>
          <w:lang w:val="x-none"/>
        </w:rPr>
        <w:t>Kusabata</w:t>
      </w:r>
      <w:proofErr w:type="spellEnd"/>
      <w:r>
        <w:rPr>
          <w:rFonts w:ascii="Arial" w:hAnsi="Arial" w:cs="Arial"/>
          <w:sz w:val="28"/>
          <w:szCs w:val="28"/>
          <w:lang w:val="x-none"/>
        </w:rPr>
        <w:t xml:space="preserve"> </w:t>
      </w:r>
      <w:proofErr w:type="spellStart"/>
      <w:r>
        <w:rPr>
          <w:rFonts w:ascii="Arial" w:hAnsi="Arial" w:cs="Arial"/>
          <w:sz w:val="28"/>
          <w:szCs w:val="28"/>
          <w:lang w:val="x-none"/>
        </w:rPr>
        <w:t>chizaruro</w:t>
      </w:r>
      <w:proofErr w:type="spellEnd"/>
      <w:r>
        <w:rPr>
          <w:rFonts w:ascii="Arial" w:hAnsi="Arial" w:cs="Arial"/>
          <w:sz w:val="28"/>
          <w:szCs w:val="28"/>
          <w:lang w:val="x-none"/>
        </w:rPr>
        <w:t xml:space="preserve">. Asi </w:t>
      </w:r>
      <w:proofErr w:type="spellStart"/>
      <w:r>
        <w:rPr>
          <w:rFonts w:ascii="Arial" w:hAnsi="Arial" w:cs="Arial"/>
          <w:sz w:val="28"/>
          <w:szCs w:val="28"/>
          <w:lang w:val="x-none"/>
        </w:rPr>
        <w:t>MaGwaro</w:t>
      </w:r>
      <w:proofErr w:type="spellEnd"/>
      <w:r>
        <w:rPr>
          <w:rFonts w:ascii="Arial" w:hAnsi="Arial" w:cs="Arial"/>
          <w:sz w:val="28"/>
          <w:szCs w:val="28"/>
          <w:lang w:val="x-none"/>
        </w:rPr>
        <w:t xml:space="preserve"> </w:t>
      </w:r>
      <w:proofErr w:type="spellStart"/>
      <w:r>
        <w:rPr>
          <w:rFonts w:ascii="Arial" w:hAnsi="Arial" w:cs="Arial"/>
          <w:sz w:val="28"/>
          <w:szCs w:val="28"/>
          <w:lang w:val="x-none"/>
        </w:rPr>
        <w:t>anozvi</w:t>
      </w:r>
      <w:proofErr w:type="spellEnd"/>
      <w:r>
        <w:rPr>
          <w:rFonts w:ascii="Arial" w:hAnsi="Arial" w:cs="Arial"/>
          <w:sz w:val="28"/>
          <w:szCs w:val="28"/>
          <w:lang w:val="x-none"/>
        </w:rPr>
        <w:t xml:space="preserve"> confirmer!</w:t>
      </w:r>
      <w:r w:rsidRPr="00720BC7">
        <w:rPr>
          <w:rFonts w:ascii="Arial" w:hAnsi="Arial" w:cs="Arial"/>
          <w:sz w:val="18"/>
          <w:szCs w:val="18"/>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 Amen!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Deuteronomy 28. </w:t>
      </w:r>
      <w:proofErr w:type="spellStart"/>
      <w:r>
        <w:rPr>
          <w:rFonts w:ascii="Arial" w:hAnsi="Arial" w:cs="Arial"/>
          <w:sz w:val="28"/>
          <w:szCs w:val="28"/>
          <w:lang w:val="x-none"/>
        </w:rPr>
        <w:t>Tasvika</w:t>
      </w:r>
      <w:proofErr w:type="spellEnd"/>
      <w:r>
        <w:rPr>
          <w:rFonts w:ascii="Arial" w:hAnsi="Arial" w:cs="Arial"/>
          <w:sz w:val="28"/>
          <w:szCs w:val="28"/>
          <w:lang w:val="x-none"/>
        </w:rPr>
        <w:t xml:space="preserve"> here? Right. </w:t>
      </w:r>
      <w:proofErr w:type="spellStart"/>
      <w:r>
        <w:rPr>
          <w:rFonts w:ascii="Arial" w:hAnsi="Arial" w:cs="Arial"/>
          <w:sz w:val="28"/>
          <w:szCs w:val="28"/>
          <w:lang w:val="x-none"/>
        </w:rPr>
        <w:t>Ndoda</w:t>
      </w:r>
      <w:proofErr w:type="spellEnd"/>
      <w:r>
        <w:rPr>
          <w:rFonts w:ascii="Arial" w:hAnsi="Arial" w:cs="Arial"/>
          <w:sz w:val="28"/>
          <w:szCs w:val="28"/>
          <w:lang w:val="x-none"/>
        </w:rPr>
        <w:t>…</w:t>
      </w:r>
      <w:r w:rsidRPr="007F70DE">
        <w:rPr>
          <w:rFonts w:ascii="Arial" w:hAnsi="Arial" w:cs="Arial"/>
          <w:sz w:val="18"/>
          <w:szCs w:val="18"/>
          <w:lang w:val="x-none"/>
        </w:rPr>
        <w:t xml:space="preserve">[Blank spot on tape—ED] </w:t>
      </w:r>
      <w:r>
        <w:rPr>
          <w:rFonts w:ascii="Arial" w:hAnsi="Arial" w:cs="Arial"/>
          <w:sz w:val="28"/>
          <w:szCs w:val="28"/>
          <w:lang w:val="x-none"/>
        </w:rPr>
        <w:t xml:space="preserve">Verse 1. </w:t>
      </w:r>
      <w:proofErr w:type="spellStart"/>
      <w:r>
        <w:rPr>
          <w:rFonts w:ascii="Arial" w:hAnsi="Arial" w:cs="Arial"/>
          <w:sz w:val="28"/>
          <w:szCs w:val="28"/>
          <w:lang w:val="x-none"/>
        </w:rPr>
        <w:t>Tiripo</w:t>
      </w:r>
      <w:proofErr w:type="spellEnd"/>
      <w:r>
        <w:rPr>
          <w:rFonts w:ascii="Arial" w:hAnsi="Arial" w:cs="Arial"/>
          <w:sz w:val="28"/>
          <w:szCs w:val="28"/>
          <w:lang w:val="x-none"/>
        </w:rPr>
        <w:t xml:space="preserve"> tese pa verse 1?</w:t>
      </w:r>
      <w:r w:rsidRPr="005E532A">
        <w:rPr>
          <w:rFonts w:ascii="Arial" w:hAnsi="Arial" w:cs="Arial"/>
          <w:sz w:val="18"/>
          <w:szCs w:val="18"/>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 </w:t>
      </w:r>
      <w:proofErr w:type="spellStart"/>
      <w:r>
        <w:rPr>
          <w:rFonts w:ascii="Arial" w:hAnsi="Arial" w:cs="Arial"/>
          <w:sz w:val="28"/>
          <w:szCs w:val="28"/>
          <w:lang w:val="x-none"/>
        </w:rPr>
        <w:t>Hativerengeyi</w:t>
      </w:r>
      <w:proofErr w:type="spellEnd"/>
      <w:r>
        <w:rPr>
          <w:rFonts w:ascii="Arial" w:hAnsi="Arial" w:cs="Arial"/>
          <w:sz w:val="28"/>
          <w:szCs w:val="28"/>
          <w:lang w:val="x-none"/>
        </w:rPr>
        <w:t xml:space="preserve"> verse 1</w:t>
      </w:r>
      <w:r w:rsidRPr="00FA61EC">
        <w:rPr>
          <w:rFonts w:ascii="Arial" w:hAnsi="Arial" w:cs="Arial"/>
          <w:sz w:val="28"/>
          <w:szCs w:val="28"/>
          <w:lang w:val="x-none"/>
        </w:rPr>
        <w:t xml:space="preserve"> tese</w:t>
      </w:r>
      <w:r>
        <w:rPr>
          <w:rFonts w:ascii="Arial" w:hAnsi="Arial" w:cs="Arial"/>
          <w:sz w:val="28"/>
          <w:szCs w:val="28"/>
          <w:lang w:val="x-none"/>
        </w:rPr>
        <w:t xml:space="preserve">, Deuteronomy 28, </w:t>
      </w:r>
      <w:proofErr w:type="spellStart"/>
      <w:r>
        <w:rPr>
          <w:rFonts w:ascii="Arial" w:hAnsi="Arial" w:cs="Arial"/>
          <w:sz w:val="28"/>
          <w:szCs w:val="28"/>
          <w:lang w:val="x-none"/>
        </w:rPr>
        <w:t>muone</w:t>
      </w:r>
      <w:proofErr w:type="spellEnd"/>
      <w:r>
        <w:rPr>
          <w:rFonts w:ascii="Arial" w:hAnsi="Arial" w:cs="Arial"/>
          <w:sz w:val="28"/>
          <w:szCs w:val="28"/>
          <w:lang w:val="x-none"/>
        </w:rPr>
        <w:t xml:space="preserve"> Dha—</w:t>
      </w:r>
      <w:proofErr w:type="spellStart"/>
      <w:r>
        <w:rPr>
          <w:rFonts w:ascii="Arial" w:hAnsi="Arial" w:cs="Arial"/>
          <w:sz w:val="28"/>
          <w:szCs w:val="28"/>
          <w:lang w:val="x-none"/>
        </w:rPr>
        <w:t>Mozisi</w:t>
      </w:r>
      <w:proofErr w:type="spellEnd"/>
      <w:r>
        <w:rPr>
          <w:rFonts w:ascii="Arial" w:hAnsi="Arial" w:cs="Arial"/>
          <w:sz w:val="28"/>
          <w:szCs w:val="28"/>
          <w:lang w:val="x-none"/>
        </w:rPr>
        <w:t xml:space="preserve"> </w:t>
      </w:r>
      <w:proofErr w:type="spellStart"/>
      <w:r>
        <w:rPr>
          <w:rFonts w:ascii="Arial" w:hAnsi="Arial" w:cs="Arial"/>
          <w:sz w:val="28"/>
          <w:szCs w:val="28"/>
          <w:lang w:val="x-none"/>
        </w:rPr>
        <w:t>aakuudza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w:t>
      </w:r>
      <w:proofErr w:type="spellEnd"/>
      <w:r>
        <w:rPr>
          <w:rFonts w:ascii="Arial" w:hAnsi="Arial" w:cs="Arial"/>
          <w:sz w:val="28"/>
          <w:szCs w:val="28"/>
          <w:lang w:val="x-none"/>
        </w:rPr>
        <w:t xml:space="preserve"> Israel. </w:t>
      </w:r>
      <w:proofErr w:type="spellStart"/>
      <w:r>
        <w:rPr>
          <w:rFonts w:ascii="Arial" w:hAnsi="Arial" w:cs="Arial"/>
          <w:sz w:val="28"/>
          <w:szCs w:val="28"/>
          <w:lang w:val="x-none"/>
        </w:rPr>
        <w:t>Hativerengeyi</w:t>
      </w:r>
      <w:proofErr w:type="spellEnd"/>
      <w:r>
        <w:rPr>
          <w:rFonts w:ascii="Arial" w:hAnsi="Arial" w:cs="Arial"/>
          <w:sz w:val="28"/>
          <w:szCs w:val="28"/>
          <w:lang w:val="x-none"/>
        </w:rPr>
        <w:t xml:space="preserve"> tese </w:t>
      </w:r>
      <w:proofErr w:type="spellStart"/>
      <w:r>
        <w:rPr>
          <w:rFonts w:ascii="Arial" w:hAnsi="Arial" w:cs="Arial"/>
          <w:sz w:val="28"/>
          <w:szCs w:val="28"/>
          <w:lang w:val="x-none"/>
        </w:rPr>
        <w:t>tione</w:t>
      </w:r>
      <w:proofErr w:type="spellEnd"/>
      <w:r>
        <w:rPr>
          <w:rFonts w:ascii="Arial" w:hAnsi="Arial" w:cs="Arial"/>
          <w:sz w:val="28"/>
          <w:szCs w:val="28"/>
          <w:lang w:val="x-none"/>
        </w:rPr>
        <w:t>. Tese:</w:t>
      </w:r>
    </w:p>
    <w:p w:rsidRPr="005D57E6" w:rsidR="001847F0" w:rsidP="001847F0" w:rsidRDefault="001847F0" w14:paraId="389C44F1" w14:textId="77777777">
      <w:pPr>
        <w:ind w:left="720"/>
        <w:jc w:val="both"/>
        <w:rPr>
          <w:rFonts w:ascii="Arial" w:hAnsi="Arial" w:cs="Arial"/>
          <w:i/>
          <w:iCs/>
          <w:sz w:val="28"/>
          <w:szCs w:val="28"/>
          <w:lang w:val="x-none"/>
        </w:rPr>
      </w:pPr>
      <w:r w:rsidRPr="005D57E6">
        <w:rPr>
          <w:rFonts w:ascii="Arial" w:hAnsi="Arial" w:cs="Arial"/>
          <w:i/>
          <w:iCs/>
          <w:sz w:val="28"/>
          <w:szCs w:val="28"/>
          <w:lang w:val="x-none"/>
        </w:rPr>
        <w:t>And it shall come to pass, if thou shalt hearken diligently unto the voice of the LORD thy God, to observe and to do all his commandments which I command thee this day, that the LORD thy God will set thee on high above all nations of the earth: </w:t>
      </w:r>
    </w:p>
    <w:p w:rsidR="001847F0" w:rsidP="001847F0" w:rsidRDefault="001847F0" w14:paraId="5E0D9A88" w14:textId="77777777">
      <w:pPr>
        <w:jc w:val="both"/>
        <w:rPr>
          <w:rFonts w:ascii="Arial" w:hAnsi="Arial" w:cs="Arial"/>
          <w:sz w:val="28"/>
          <w:szCs w:val="28"/>
          <w:lang w:val="x-none"/>
        </w:rPr>
      </w:pPr>
      <w:r w:rsidRPr="00E32A92">
        <w:rPr>
          <w:rFonts w:ascii="Arial" w:hAnsi="Arial" w:cs="Arial"/>
          <w:sz w:val="28"/>
          <w:szCs w:val="28"/>
          <w:vertAlign w:val="superscript"/>
        </w:rPr>
        <w:t>269</w:t>
      </w:r>
      <w:r w:rsidRPr="00152FB3">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Ayehwa</w:t>
      </w:r>
      <w:proofErr w:type="spellEnd"/>
      <w:r>
        <w:rPr>
          <w:rFonts w:ascii="Arial" w:hAnsi="Arial" w:cs="Arial"/>
          <w:sz w:val="28"/>
          <w:szCs w:val="28"/>
          <w:lang w:val="x-none"/>
        </w:rPr>
        <w:t xml:space="preserve"> Ameni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kumunzwaka</w:t>
      </w:r>
      <w:proofErr w:type="spellEnd"/>
      <w:r>
        <w:rPr>
          <w:rFonts w:ascii="Arial" w:hAnsi="Arial" w:cs="Arial"/>
          <w:sz w:val="28"/>
          <w:szCs w:val="28"/>
          <w:lang w:val="x-none"/>
        </w:rPr>
        <w:t>?</w:t>
      </w:r>
      <w:r w:rsidRPr="007D5F41">
        <w:rPr>
          <w:rFonts w:ascii="Arial" w:hAnsi="Arial" w:cs="Arial"/>
          <w:sz w:val="18"/>
          <w:szCs w:val="18"/>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Ameni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Brother, </w:t>
      </w:r>
      <w:proofErr w:type="spellStart"/>
      <w:r>
        <w:rPr>
          <w:rFonts w:ascii="Arial" w:hAnsi="Arial" w:cs="Arial"/>
          <w:sz w:val="28"/>
          <w:szCs w:val="28"/>
          <w:lang w:val="x-none"/>
        </w:rPr>
        <w:t>ukateerera</w:t>
      </w:r>
      <w:proofErr w:type="spellEnd"/>
      <w:r>
        <w:rPr>
          <w:rFonts w:ascii="Arial" w:hAnsi="Arial" w:cs="Arial"/>
          <w:sz w:val="28"/>
          <w:szCs w:val="28"/>
          <w:lang w:val="x-none"/>
        </w:rPr>
        <w:t xml:space="preserve"> Mwari </w:t>
      </w:r>
      <w:proofErr w:type="spellStart"/>
      <w:r>
        <w:rPr>
          <w:rFonts w:ascii="Arial" w:hAnsi="Arial" w:cs="Arial"/>
          <w:sz w:val="28"/>
          <w:szCs w:val="28"/>
          <w:lang w:val="x-none"/>
        </w:rPr>
        <w:t>nemurairo</w:t>
      </w:r>
      <w:proofErr w:type="spellEnd"/>
      <w:r>
        <w:rPr>
          <w:rFonts w:ascii="Arial" w:hAnsi="Arial" w:cs="Arial"/>
          <w:sz w:val="28"/>
          <w:szCs w:val="28"/>
          <w:lang w:val="x-none"/>
        </w:rPr>
        <w:t xml:space="preserve"> Yavo, </w:t>
      </w:r>
      <w:proofErr w:type="spellStart"/>
      <w:r>
        <w:rPr>
          <w:rFonts w:ascii="Arial" w:hAnsi="Arial" w:cs="Arial"/>
          <w:sz w:val="28"/>
          <w:szCs w:val="28"/>
          <w:lang w:val="x-none"/>
        </w:rPr>
        <w:t>uchaitwa</w:t>
      </w:r>
      <w:proofErr w:type="spellEnd"/>
      <w:r>
        <w:rPr>
          <w:rFonts w:ascii="Arial" w:hAnsi="Arial" w:cs="Arial"/>
          <w:sz w:val="28"/>
          <w:szCs w:val="28"/>
          <w:lang w:val="x-none"/>
        </w:rPr>
        <w:t xml:space="preserve">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mukuru</w:t>
      </w:r>
      <w:proofErr w:type="spellEnd"/>
      <w:r>
        <w:rPr>
          <w:rFonts w:ascii="Arial" w:hAnsi="Arial" w:cs="Arial"/>
          <w:sz w:val="28"/>
          <w:szCs w:val="28"/>
          <w:lang w:val="x-none"/>
        </w:rPr>
        <w:t xml:space="preserve"> </w:t>
      </w:r>
      <w:proofErr w:type="spellStart"/>
      <w:r>
        <w:rPr>
          <w:rFonts w:ascii="Arial" w:hAnsi="Arial" w:cs="Arial"/>
          <w:sz w:val="28"/>
          <w:szCs w:val="28"/>
          <w:lang w:val="x-none"/>
        </w:rPr>
        <w:t>kudarika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vose</w:t>
      </w:r>
      <w:proofErr w:type="spellEnd"/>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Zvokuti</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proofErr w:type="spellStart"/>
      <w:r>
        <w:rPr>
          <w:rFonts w:ascii="Arial" w:hAnsi="Arial" w:cs="Arial"/>
          <w:sz w:val="28"/>
          <w:szCs w:val="28"/>
          <w:lang w:val="x-none"/>
        </w:rPr>
        <w:t>vanotarisa</w:t>
      </w:r>
      <w:proofErr w:type="spellEnd"/>
      <w:r>
        <w:rPr>
          <w:rFonts w:ascii="Arial" w:hAnsi="Arial" w:cs="Arial"/>
          <w:sz w:val="28"/>
          <w:szCs w:val="28"/>
          <w:lang w:val="x-none"/>
        </w:rPr>
        <w:t xml:space="preserve"> </w:t>
      </w:r>
      <w:proofErr w:type="spellStart"/>
      <w:r>
        <w:rPr>
          <w:rFonts w:ascii="Arial" w:hAnsi="Arial" w:cs="Arial"/>
          <w:sz w:val="28"/>
          <w:szCs w:val="28"/>
          <w:lang w:val="x-none"/>
        </w:rPr>
        <w:t>kwau</w:t>
      </w:r>
      <w:proofErr w:type="spellEnd"/>
      <w:r>
        <w:rPr>
          <w:rFonts w:ascii="Arial" w:hAnsi="Arial" w:cs="Arial"/>
          <w:sz w:val="28"/>
          <w:szCs w:val="28"/>
          <w:lang w:val="x-none"/>
        </w:rPr>
        <w:t>…?</w:t>
      </w:r>
      <w:ins w:author="Transcriber01 JHB" w:date="2025-08-25T15:38:00Z" w16du:dateUtc="2025-08-25T13:38:00Z" w:id="215">
        <w:r>
          <w:rPr>
            <w:rFonts w:ascii="Arial" w:hAnsi="Arial" w:cs="Arial"/>
            <w:sz w:val="28"/>
            <w:szCs w:val="28"/>
            <w:lang w:val="x-none"/>
          </w:rPr>
          <w:t xml:space="preserve"> </w:t>
        </w:r>
      </w:ins>
      <w:r w:rsidRPr="00152FB3">
        <w:rPr>
          <w:rFonts w:ascii="Arial" w:hAnsi="Arial" w:cs="Arial"/>
          <w:sz w:val="18"/>
          <w:szCs w:val="18"/>
        </w:rPr>
        <w:t>[Congregation says, “</w:t>
      </w:r>
      <w:proofErr w:type="spellStart"/>
      <w:r>
        <w:rPr>
          <w:rFonts w:ascii="Arial" w:hAnsi="Arial" w:cs="Arial"/>
          <w:sz w:val="18"/>
          <w:szCs w:val="18"/>
        </w:rPr>
        <w:t>kwauri</w:t>
      </w:r>
      <w:proofErr w:type="spellEnd"/>
      <w:r w:rsidRPr="00152FB3">
        <w:rPr>
          <w:rFonts w:ascii="Arial" w:hAnsi="Arial" w:cs="Arial"/>
          <w:sz w:val="18"/>
          <w:szCs w:val="18"/>
        </w:rPr>
        <w:t>.”]</w:t>
      </w:r>
      <w:r>
        <w:rPr>
          <w:rFonts w:ascii="Arial" w:hAnsi="Arial" w:cs="Arial"/>
          <w:sz w:val="28"/>
          <w:szCs w:val="28"/>
          <w:lang w:val="x-none"/>
        </w:rPr>
        <w:t xml:space="preserve"> Kwete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unoita</w:t>
      </w:r>
      <w:proofErr w:type="spellEnd"/>
      <w:r>
        <w:rPr>
          <w:rFonts w:ascii="Arial" w:hAnsi="Arial" w:cs="Arial"/>
          <w:sz w:val="28"/>
          <w:szCs w:val="28"/>
          <w:lang w:val="x-none"/>
        </w:rPr>
        <w:t xml:space="preserve">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hweshuro</w:t>
      </w:r>
      <w:proofErr w:type="spellEnd"/>
      <w:r>
        <w:rPr>
          <w:rFonts w:ascii="Arial" w:hAnsi="Arial" w:cs="Arial"/>
          <w:sz w:val="28"/>
          <w:szCs w:val="28"/>
          <w:lang w:val="x-none"/>
        </w:rPr>
        <w:t xml:space="preserve">.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hweshuro</w:t>
      </w:r>
      <w:proofErr w:type="spellEnd"/>
      <w:r>
        <w:rPr>
          <w:rFonts w:ascii="Arial" w:hAnsi="Arial" w:cs="Arial"/>
          <w:sz w:val="28"/>
          <w:szCs w:val="28"/>
          <w:lang w:val="x-none"/>
        </w:rPr>
        <w:t xml:space="preserve"> </w:t>
      </w:r>
      <w:proofErr w:type="spellStart"/>
      <w:r>
        <w:rPr>
          <w:rFonts w:ascii="Arial" w:hAnsi="Arial" w:cs="Arial"/>
          <w:sz w:val="28"/>
          <w:szCs w:val="28"/>
          <w:lang w:val="x-none"/>
        </w:rPr>
        <w:t>ngatihusiyeyi</w:t>
      </w:r>
      <w:proofErr w:type="spellEnd"/>
      <w:r>
        <w:rPr>
          <w:rFonts w:ascii="Arial" w:hAnsi="Arial" w:cs="Arial"/>
          <w:sz w:val="28"/>
          <w:szCs w:val="28"/>
          <w:lang w:val="x-none"/>
        </w:rPr>
        <w:t xml:space="preserve"> </w:t>
      </w:r>
      <w:proofErr w:type="spellStart"/>
      <w:r>
        <w:rPr>
          <w:rFonts w:ascii="Arial" w:hAnsi="Arial" w:cs="Arial"/>
          <w:sz w:val="28"/>
          <w:szCs w:val="28"/>
          <w:lang w:val="x-none"/>
        </w:rPr>
        <w:t>muno</w:t>
      </w:r>
      <w:proofErr w:type="spellEnd"/>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Jeso</w:t>
      </w:r>
      <w:proofErr w:type="spellEnd"/>
      <w:r>
        <w:rPr>
          <w:rFonts w:ascii="Arial" w:hAnsi="Arial" w:cs="Arial"/>
          <w:sz w:val="28"/>
          <w:szCs w:val="28"/>
          <w:lang w:val="x-none"/>
        </w:rPr>
        <w:t xml:space="preserve"> </w:t>
      </w:r>
      <w:proofErr w:type="spellStart"/>
      <w:r>
        <w:rPr>
          <w:rFonts w:ascii="Arial" w:hAnsi="Arial" w:cs="Arial"/>
          <w:sz w:val="28"/>
          <w:szCs w:val="28"/>
          <w:lang w:val="x-none"/>
        </w:rPr>
        <w:t>ngaadambure</w:t>
      </w:r>
      <w:proofErr w:type="spellEnd"/>
      <w:r>
        <w:rPr>
          <w:rFonts w:ascii="Arial" w:hAnsi="Arial" w:cs="Arial"/>
          <w:sz w:val="28"/>
          <w:szCs w:val="28"/>
          <w:lang w:val="x-none"/>
        </w:rPr>
        <w:t xml:space="preserve"> </w:t>
      </w:r>
      <w:proofErr w:type="spellStart"/>
      <w:r>
        <w:rPr>
          <w:rFonts w:ascii="Arial" w:hAnsi="Arial" w:cs="Arial"/>
          <w:sz w:val="28"/>
          <w:szCs w:val="28"/>
          <w:lang w:val="x-none"/>
        </w:rPr>
        <w:t>maka</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makashu</w:t>
      </w:r>
      <w:proofErr w:type="spellEnd"/>
      <w:r w:rsidRPr="00152FB3">
        <w:rPr>
          <w:rFonts w:ascii="Arial" w:hAnsi="Arial" w:cs="Arial"/>
          <w:sz w:val="18"/>
          <w:szCs w:val="18"/>
        </w:rPr>
        <w:t>.”]</w:t>
      </w:r>
    </w:p>
    <w:p w:rsidR="001847F0" w:rsidP="001847F0" w:rsidRDefault="001847F0" w14:paraId="4AEE2A19" w14:textId="77777777">
      <w:pPr>
        <w:jc w:val="both"/>
        <w:rPr>
          <w:rFonts w:ascii="Arial" w:hAnsi="Arial" w:cs="Arial"/>
          <w:sz w:val="28"/>
          <w:szCs w:val="28"/>
        </w:rPr>
      </w:pPr>
      <w:r w:rsidRPr="00E32A92">
        <w:rPr>
          <w:rFonts w:ascii="Arial" w:hAnsi="Arial" w:cs="Arial"/>
          <w:sz w:val="28"/>
          <w:szCs w:val="28"/>
          <w:vertAlign w:val="superscript"/>
          <w:lang w:val="x-none"/>
        </w:rPr>
        <w:t>270</w:t>
      </w:r>
      <w:r>
        <w:rPr>
          <w:rFonts w:ascii="Arial" w:hAnsi="Arial" w:cs="Arial"/>
          <w:sz w:val="28"/>
          <w:szCs w:val="28"/>
          <w:lang w:val="x-none"/>
        </w:rPr>
        <w:t xml:space="preserve">Patakaparidza change of status, </w:t>
      </w:r>
      <w:proofErr w:type="spellStart"/>
      <w:r>
        <w:rPr>
          <w:rFonts w:ascii="Arial" w:hAnsi="Arial" w:cs="Arial"/>
          <w:sz w:val="28"/>
          <w:szCs w:val="28"/>
          <w:lang w:val="x-none"/>
        </w:rPr>
        <w:t>taingoparidza</w:t>
      </w:r>
      <w:proofErr w:type="spellEnd"/>
      <w:r>
        <w:rPr>
          <w:rFonts w:ascii="Arial" w:hAnsi="Arial" w:cs="Arial"/>
          <w:sz w:val="28"/>
          <w:szCs w:val="28"/>
          <w:lang w:val="x-none"/>
        </w:rPr>
        <w:t xml:space="preserve"> ma rights </w:t>
      </w:r>
      <w:proofErr w:type="spellStart"/>
      <w:r>
        <w:rPr>
          <w:rFonts w:ascii="Arial" w:hAnsi="Arial" w:cs="Arial"/>
          <w:sz w:val="28"/>
          <w:szCs w:val="28"/>
          <w:lang w:val="x-none"/>
        </w:rPr>
        <w:t>edu</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zvakagara</w:t>
      </w:r>
      <w:proofErr w:type="spellEnd"/>
      <w:r>
        <w:rPr>
          <w:rFonts w:ascii="Arial" w:hAnsi="Arial" w:cs="Arial"/>
          <w:sz w:val="28"/>
          <w:szCs w:val="28"/>
          <w:lang w:val="x-none"/>
        </w:rPr>
        <w:t xml:space="preserve"> </w:t>
      </w:r>
      <w:proofErr w:type="spellStart"/>
      <w:r>
        <w:rPr>
          <w:rFonts w:ascii="Arial" w:hAnsi="Arial" w:cs="Arial"/>
          <w:sz w:val="28"/>
          <w:szCs w:val="28"/>
          <w:lang w:val="x-none"/>
        </w:rPr>
        <w:t>zvakavimbiswa</w:t>
      </w:r>
      <w:proofErr w:type="spellEnd"/>
      <w:r>
        <w:rPr>
          <w:rFonts w:ascii="Arial" w:hAnsi="Arial" w:cs="Arial"/>
          <w:sz w:val="28"/>
          <w:szCs w:val="28"/>
          <w:lang w:val="x-none"/>
        </w:rPr>
        <w:t xml:space="preserve"> </w:t>
      </w:r>
      <w:proofErr w:type="spellStart"/>
      <w:r>
        <w:rPr>
          <w:rFonts w:ascii="Arial" w:hAnsi="Arial" w:cs="Arial"/>
          <w:sz w:val="28"/>
          <w:szCs w:val="28"/>
          <w:lang w:val="x-none"/>
        </w:rPr>
        <w:t>muShoko</w:t>
      </w:r>
      <w:proofErr w:type="spellEnd"/>
      <w:r>
        <w:rPr>
          <w:rFonts w:ascii="Arial" w:hAnsi="Arial" w:cs="Arial"/>
          <w:sz w:val="28"/>
          <w:szCs w:val="28"/>
          <w:lang w:val="x-none"/>
        </w:rPr>
        <w:t xml:space="preserve"> </w:t>
      </w:r>
      <w:proofErr w:type="spellStart"/>
      <w:r>
        <w:rPr>
          <w:rFonts w:ascii="Arial" w:hAnsi="Arial" w:cs="Arial"/>
          <w:sz w:val="28"/>
          <w:szCs w:val="28"/>
          <w:lang w:val="x-none"/>
        </w:rPr>
        <w:t>raMwa</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raMwari</w:t>
      </w:r>
      <w:proofErr w:type="spellEnd"/>
      <w:r w:rsidRPr="00152FB3">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zvakanga</w:t>
      </w:r>
      <w:proofErr w:type="spellEnd"/>
      <w:r>
        <w:rPr>
          <w:rFonts w:ascii="Arial" w:hAnsi="Arial" w:cs="Arial"/>
          <w:sz w:val="28"/>
          <w:szCs w:val="28"/>
          <w:lang w:val="x-none"/>
        </w:rPr>
        <w:t xml:space="preserve"> </w:t>
      </w:r>
      <w:proofErr w:type="spellStart"/>
      <w:r>
        <w:rPr>
          <w:rFonts w:ascii="Arial" w:hAnsi="Arial" w:cs="Arial"/>
          <w:sz w:val="28"/>
          <w:szCs w:val="28"/>
          <w:lang w:val="x-none"/>
        </w:rPr>
        <w:t>zviri</w:t>
      </w:r>
      <w:proofErr w:type="spellEnd"/>
      <w:r>
        <w:rPr>
          <w:rFonts w:ascii="Arial" w:hAnsi="Arial" w:cs="Arial"/>
          <w:sz w:val="28"/>
          <w:szCs w:val="28"/>
          <w:lang w:val="x-none"/>
        </w:rPr>
        <w:t xml:space="preserve"> rightfully supposed to be our…? </w:t>
      </w:r>
      <w:r w:rsidRPr="00152FB3">
        <w:rPr>
          <w:rFonts w:ascii="Arial" w:hAnsi="Arial" w:cs="Arial"/>
          <w:sz w:val="18"/>
          <w:szCs w:val="18"/>
        </w:rPr>
        <w:t>[Congregation says, “</w:t>
      </w:r>
      <w:r>
        <w:rPr>
          <w:rFonts w:ascii="Arial" w:hAnsi="Arial" w:cs="Arial"/>
          <w:sz w:val="18"/>
          <w:szCs w:val="18"/>
        </w:rPr>
        <w:t>ours</w:t>
      </w:r>
      <w:r w:rsidRPr="00152FB3">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Ndozvamuri</w:t>
      </w:r>
      <w:proofErr w:type="spellEnd"/>
      <w:r>
        <w:rPr>
          <w:rFonts w:ascii="Arial" w:hAnsi="Arial" w:cs="Arial"/>
          <w:sz w:val="28"/>
          <w:szCs w:val="28"/>
          <w:lang w:val="x-none"/>
        </w:rPr>
        <w:t xml:space="preserve"> </w:t>
      </w:r>
      <w:proofErr w:type="spellStart"/>
      <w:r>
        <w:rPr>
          <w:rFonts w:ascii="Arial" w:hAnsi="Arial" w:cs="Arial"/>
          <w:sz w:val="28"/>
          <w:szCs w:val="28"/>
          <w:lang w:val="x-none"/>
        </w:rPr>
        <w:t>ku</w:t>
      </w:r>
      <w:proofErr w:type="spellEnd"/>
      <w:r>
        <w:rPr>
          <w:rFonts w:ascii="Arial" w:hAnsi="Arial" w:cs="Arial"/>
          <w:sz w:val="28"/>
          <w:szCs w:val="28"/>
          <w:lang w:val="x-none"/>
        </w:rPr>
        <w:t xml:space="preserve"> </w:t>
      </w:r>
      <w:r w:rsidRPr="001A44A1">
        <w:rPr>
          <w:rFonts w:ascii="Arial" w:hAnsi="Arial" w:cs="Arial"/>
          <w:i/>
          <w:iCs/>
          <w:sz w:val="28"/>
          <w:szCs w:val="28"/>
          <w:lang w:val="x-none"/>
        </w:rPr>
        <w:t>cheat-</w:t>
      </w:r>
      <w:proofErr w:type="spellStart"/>
      <w:r w:rsidRPr="001A44A1">
        <w:rPr>
          <w:rFonts w:ascii="Arial" w:hAnsi="Arial" w:cs="Arial"/>
          <w:i/>
          <w:iCs/>
          <w:sz w:val="28"/>
          <w:szCs w:val="28"/>
          <w:lang w:val="x-none"/>
        </w:rPr>
        <w:t>wa</w:t>
      </w:r>
      <w:proofErr w:type="spellEnd"/>
      <w:r>
        <w:rPr>
          <w:rFonts w:ascii="Arial" w:hAnsi="Arial" w:cs="Arial"/>
          <w:sz w:val="28"/>
          <w:szCs w:val="28"/>
          <w:lang w:val="x-none"/>
        </w:rPr>
        <w:t xml:space="preserve"> </w:t>
      </w:r>
      <w:proofErr w:type="spellStart"/>
      <w:r>
        <w:rPr>
          <w:rFonts w:ascii="Arial" w:hAnsi="Arial" w:cs="Arial"/>
          <w:sz w:val="28"/>
          <w:szCs w:val="28"/>
          <w:lang w:val="x-none"/>
        </w:rPr>
        <w:t>naSatani</w:t>
      </w:r>
      <w:proofErr w:type="spellEnd"/>
      <w:r>
        <w:rPr>
          <w:rFonts w:ascii="Arial" w:hAnsi="Arial" w:cs="Arial"/>
          <w:sz w:val="28"/>
          <w:szCs w:val="28"/>
          <w:lang w:val="x-none"/>
        </w:rPr>
        <w:t xml:space="preserve">, </w:t>
      </w:r>
      <w:proofErr w:type="spellStart"/>
      <w:r>
        <w:rPr>
          <w:rFonts w:ascii="Arial" w:hAnsi="Arial" w:cs="Arial"/>
          <w:sz w:val="28"/>
          <w:szCs w:val="28"/>
          <w:lang w:val="x-none"/>
        </w:rPr>
        <w:t>achinokurombesai</w:t>
      </w:r>
      <w:proofErr w:type="spellEnd"/>
      <w:r>
        <w:rPr>
          <w:rFonts w:ascii="Arial" w:hAnsi="Arial" w:cs="Arial"/>
          <w:sz w:val="28"/>
          <w:szCs w:val="28"/>
          <w:lang w:val="x-none"/>
        </w:rPr>
        <w:t xml:space="preserve">, </w:t>
      </w:r>
      <w:proofErr w:type="spellStart"/>
      <w:r>
        <w:rPr>
          <w:rFonts w:ascii="Arial" w:hAnsi="Arial" w:cs="Arial"/>
          <w:sz w:val="28"/>
          <w:szCs w:val="28"/>
          <w:lang w:val="x-none"/>
        </w:rPr>
        <w:t>achinokutoresai</w:t>
      </w:r>
      <w:proofErr w:type="spellEnd"/>
      <w:r>
        <w:rPr>
          <w:rFonts w:ascii="Arial" w:hAnsi="Arial" w:cs="Arial"/>
          <w:sz w:val="28"/>
          <w:szCs w:val="28"/>
          <w:lang w:val="x-none"/>
        </w:rPr>
        <w:t xml:space="preserve"> </w:t>
      </w:r>
      <w:proofErr w:type="spellStart"/>
      <w:r>
        <w:rPr>
          <w:rFonts w:ascii="Arial" w:hAnsi="Arial" w:cs="Arial"/>
          <w:sz w:val="28"/>
          <w:szCs w:val="28"/>
          <w:lang w:val="x-none"/>
        </w:rPr>
        <w:t>zvikwambo</w:t>
      </w:r>
      <w:proofErr w:type="spellEnd"/>
      <w:r>
        <w:rPr>
          <w:rFonts w:ascii="Arial" w:hAnsi="Arial" w:cs="Arial"/>
          <w:sz w:val="28"/>
          <w:szCs w:val="28"/>
          <w:lang w:val="x-none"/>
        </w:rPr>
        <w:t xml:space="preserve">, </w:t>
      </w:r>
      <w:proofErr w:type="spellStart"/>
      <w:r>
        <w:rPr>
          <w:rFonts w:ascii="Arial" w:hAnsi="Arial" w:cs="Arial"/>
          <w:sz w:val="28"/>
          <w:szCs w:val="28"/>
          <w:lang w:val="x-none"/>
        </w:rPr>
        <w:t>achinokutoresai</w:t>
      </w:r>
      <w:proofErr w:type="spellEnd"/>
      <w:r>
        <w:rPr>
          <w:rFonts w:ascii="Arial" w:hAnsi="Arial" w:cs="Arial"/>
          <w:sz w:val="28"/>
          <w:szCs w:val="28"/>
          <w:lang w:val="x-none"/>
        </w:rPr>
        <w:t xml:space="preserve"> </w:t>
      </w:r>
      <w:proofErr w:type="spellStart"/>
      <w:r>
        <w:rPr>
          <w:rFonts w:ascii="Arial" w:hAnsi="Arial" w:cs="Arial"/>
          <w:sz w:val="28"/>
          <w:szCs w:val="28"/>
          <w:lang w:val="x-none"/>
        </w:rPr>
        <w:t>mushonga</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zvamakagara</w:t>
      </w:r>
      <w:proofErr w:type="spellEnd"/>
      <w:r>
        <w:rPr>
          <w:rFonts w:ascii="Arial" w:hAnsi="Arial" w:cs="Arial"/>
          <w:sz w:val="28"/>
          <w:szCs w:val="28"/>
          <w:lang w:val="x-none"/>
        </w:rPr>
        <w:t xml:space="preserve"> </w:t>
      </w:r>
      <w:proofErr w:type="spellStart"/>
      <w:r>
        <w:rPr>
          <w:rFonts w:ascii="Arial" w:hAnsi="Arial" w:cs="Arial"/>
          <w:sz w:val="28"/>
          <w:szCs w:val="28"/>
          <w:lang w:val="x-none"/>
        </w:rPr>
        <w:t>manzi</w:t>
      </w:r>
      <w:proofErr w:type="spellEnd"/>
      <w:r>
        <w:rPr>
          <w:rFonts w:ascii="Arial" w:hAnsi="Arial" w:cs="Arial"/>
          <w:sz w:val="28"/>
          <w:szCs w:val="28"/>
          <w:lang w:val="x-none"/>
        </w:rPr>
        <w:t xml:space="preserve"> </w:t>
      </w:r>
      <w:proofErr w:type="spellStart"/>
      <w:r>
        <w:rPr>
          <w:rFonts w:ascii="Arial" w:hAnsi="Arial" w:cs="Arial"/>
          <w:sz w:val="28"/>
          <w:szCs w:val="28"/>
          <w:lang w:val="x-none"/>
        </w:rPr>
        <w:t>naMwari</w:t>
      </w:r>
      <w:proofErr w:type="spellEnd"/>
      <w:r>
        <w:rPr>
          <w:rFonts w:ascii="Arial" w:hAnsi="Arial" w:cs="Arial"/>
          <w:sz w:val="28"/>
          <w:szCs w:val="28"/>
          <w:lang w:val="x-none"/>
        </w:rPr>
        <w:t xml:space="preserve"> </w:t>
      </w:r>
      <w:proofErr w:type="spellStart"/>
      <w:r>
        <w:rPr>
          <w:rFonts w:ascii="Arial" w:hAnsi="Arial" w:cs="Arial"/>
          <w:sz w:val="28"/>
          <w:szCs w:val="28"/>
          <w:lang w:val="x-none"/>
        </w:rPr>
        <w:t>ndinokupa</w:t>
      </w:r>
      <w:proofErr w:type="spellEnd"/>
      <w:r>
        <w:rPr>
          <w:rFonts w:ascii="Arial" w:hAnsi="Arial" w:cs="Arial"/>
          <w:sz w:val="28"/>
          <w:szCs w:val="28"/>
          <w:lang w:val="x-none"/>
        </w:rPr>
        <w:t xml:space="preserve"> </w:t>
      </w:r>
      <w:proofErr w:type="spellStart"/>
      <w:r>
        <w:rPr>
          <w:rFonts w:ascii="Arial" w:hAnsi="Arial" w:cs="Arial"/>
          <w:sz w:val="28"/>
          <w:szCs w:val="28"/>
          <w:lang w:val="x-none"/>
        </w:rPr>
        <w:t>kudha</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kudhara</w:t>
      </w:r>
      <w:proofErr w:type="spellEnd"/>
      <w:r w:rsidRPr="00152FB3">
        <w:rPr>
          <w:rFonts w:ascii="Arial" w:hAnsi="Arial" w:cs="Arial"/>
          <w:sz w:val="18"/>
          <w:szCs w:val="18"/>
        </w:rPr>
        <w:t>.”]</w:t>
      </w:r>
      <w:r>
        <w:rPr>
          <w:rFonts w:ascii="Arial" w:hAnsi="Arial" w:cs="Arial"/>
          <w:sz w:val="28"/>
          <w:szCs w:val="28"/>
        </w:rPr>
        <w:t xml:space="preserve"> </w:t>
      </w:r>
    </w:p>
    <w:p w:rsidR="001847F0" w:rsidP="001847F0" w:rsidRDefault="001847F0" w14:paraId="2DD1E0FE" w14:textId="77777777">
      <w:pPr>
        <w:jc w:val="both"/>
        <w:rPr>
          <w:rFonts w:ascii="Arial" w:hAnsi="Arial" w:cs="Arial"/>
          <w:sz w:val="28"/>
          <w:szCs w:val="28"/>
          <w:lang w:val="x-none"/>
        </w:rPr>
      </w:pPr>
      <w:r w:rsidRPr="00E32A92">
        <w:rPr>
          <w:rFonts w:ascii="Arial" w:hAnsi="Arial" w:cs="Arial"/>
          <w:sz w:val="28"/>
          <w:szCs w:val="28"/>
          <w:vertAlign w:val="superscript"/>
          <w:lang w:val="x-none"/>
        </w:rPr>
        <w:t>271</w:t>
      </w:r>
      <w:r>
        <w:rPr>
          <w:rFonts w:ascii="Arial" w:hAnsi="Arial" w:cs="Arial"/>
          <w:sz w:val="28"/>
          <w:szCs w:val="28"/>
          <w:lang w:val="x-none"/>
        </w:rPr>
        <w:t xml:space="preserve">Hazvidi </w:t>
      </w:r>
      <w:proofErr w:type="spellStart"/>
      <w:r>
        <w:rPr>
          <w:rFonts w:ascii="Arial" w:hAnsi="Arial" w:cs="Arial"/>
          <w:sz w:val="28"/>
          <w:szCs w:val="28"/>
          <w:lang w:val="x-none"/>
        </w:rPr>
        <w:t>kuromba</w:t>
      </w:r>
      <w:proofErr w:type="spellEnd"/>
      <w:r>
        <w:rPr>
          <w:rFonts w:ascii="Arial" w:hAnsi="Arial" w:cs="Arial"/>
          <w:sz w:val="28"/>
          <w:szCs w:val="28"/>
          <w:lang w:val="x-none"/>
        </w:rPr>
        <w:t xml:space="preserve"> </w:t>
      </w:r>
      <w:proofErr w:type="spellStart"/>
      <w:r>
        <w:rPr>
          <w:rFonts w:ascii="Arial" w:hAnsi="Arial" w:cs="Arial"/>
          <w:sz w:val="28"/>
          <w:szCs w:val="28"/>
          <w:lang w:val="x-none"/>
        </w:rPr>
        <w:t>izvi</w:t>
      </w:r>
      <w:proofErr w:type="spellEnd"/>
      <w:r>
        <w:rPr>
          <w:rFonts w:ascii="Arial" w:hAnsi="Arial" w:cs="Arial"/>
          <w:sz w:val="28"/>
          <w:szCs w:val="28"/>
          <w:lang w:val="x-none"/>
        </w:rPr>
        <w:t xml:space="preserve">. </w:t>
      </w:r>
      <w:proofErr w:type="spellStart"/>
      <w:r>
        <w:rPr>
          <w:rFonts w:ascii="Arial" w:hAnsi="Arial" w:cs="Arial"/>
          <w:sz w:val="28"/>
          <w:szCs w:val="28"/>
          <w:lang w:val="x-none"/>
        </w:rPr>
        <w:t>Zvinoda</w:t>
      </w:r>
      <w:proofErr w:type="spellEnd"/>
      <w:r>
        <w:rPr>
          <w:rFonts w:ascii="Arial" w:hAnsi="Arial" w:cs="Arial"/>
          <w:sz w:val="28"/>
          <w:szCs w:val="28"/>
          <w:lang w:val="x-none"/>
        </w:rPr>
        <w:t xml:space="preserve"> </w:t>
      </w:r>
      <w:proofErr w:type="spellStart"/>
      <w:r>
        <w:rPr>
          <w:rFonts w:ascii="Arial" w:hAnsi="Arial" w:cs="Arial"/>
          <w:sz w:val="28"/>
          <w:szCs w:val="28"/>
          <w:lang w:val="x-none"/>
        </w:rPr>
        <w:t>kupfugama</w:t>
      </w:r>
      <w:proofErr w:type="spellEnd"/>
      <w:r>
        <w:rPr>
          <w:rFonts w:ascii="Arial" w:hAnsi="Arial" w:cs="Arial"/>
          <w:sz w:val="28"/>
          <w:szCs w:val="28"/>
          <w:lang w:val="x-none"/>
        </w:rPr>
        <w:t xml:space="preserve"> </w:t>
      </w:r>
      <w:proofErr w:type="spellStart"/>
      <w:r>
        <w:rPr>
          <w:rFonts w:ascii="Arial" w:hAnsi="Arial" w:cs="Arial"/>
          <w:sz w:val="28"/>
          <w:szCs w:val="28"/>
          <w:lang w:val="x-none"/>
        </w:rPr>
        <w:t>nemabvi</w:t>
      </w:r>
      <w:proofErr w:type="spellEnd"/>
      <w:r>
        <w:rPr>
          <w:rFonts w:ascii="Arial" w:hAnsi="Arial" w:cs="Arial"/>
          <w:sz w:val="28"/>
          <w:szCs w:val="28"/>
          <w:lang w:val="x-none"/>
        </w:rPr>
        <w:t xml:space="preserve"> </w:t>
      </w:r>
      <w:proofErr w:type="spellStart"/>
      <w:r>
        <w:rPr>
          <w:rFonts w:ascii="Arial" w:hAnsi="Arial" w:cs="Arial"/>
          <w:sz w:val="28"/>
          <w:szCs w:val="28"/>
          <w:lang w:val="x-none"/>
        </w:rPr>
        <w:t>namagoko</w:t>
      </w:r>
      <w:proofErr w:type="spellEnd"/>
      <w:r>
        <w:rPr>
          <w:rFonts w:ascii="Arial" w:hAnsi="Arial" w:cs="Arial"/>
          <w:sz w:val="28"/>
          <w:szCs w:val="28"/>
          <w:lang w:val="x-none"/>
        </w:rPr>
        <w:t>…?</w:t>
      </w:r>
      <w:ins w:author="Transcriber01 JHB" w:date="2025-08-22T15:29:00Z" w16du:dateUtc="2025-08-22T13:29:00Z" w:id="216">
        <w:r>
          <w:rPr>
            <w:rFonts w:ascii="Arial" w:hAnsi="Arial" w:cs="Arial"/>
            <w:sz w:val="28"/>
            <w:szCs w:val="28"/>
            <w:lang w:val="x-none"/>
          </w:rPr>
          <w:t xml:space="preserve"> </w:t>
        </w:r>
      </w:ins>
      <w:r w:rsidRPr="00152FB3">
        <w:rPr>
          <w:rFonts w:ascii="Arial" w:hAnsi="Arial" w:cs="Arial"/>
          <w:sz w:val="18"/>
          <w:szCs w:val="18"/>
        </w:rPr>
        <w:t>[Congregation says, “</w:t>
      </w:r>
      <w:proofErr w:type="spellStart"/>
      <w:r>
        <w:rPr>
          <w:rFonts w:ascii="Arial" w:hAnsi="Arial" w:cs="Arial"/>
          <w:sz w:val="18"/>
          <w:szCs w:val="18"/>
        </w:rPr>
        <w:t>gokora</w:t>
      </w:r>
      <w:proofErr w:type="spellEnd"/>
      <w:r w:rsidRPr="00152FB3">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Zvoda</w:t>
      </w:r>
      <w:proofErr w:type="spellEnd"/>
      <w:r>
        <w:rPr>
          <w:rFonts w:ascii="Arial" w:hAnsi="Arial" w:cs="Arial"/>
          <w:sz w:val="28"/>
          <w:szCs w:val="28"/>
          <w:lang w:val="x-none"/>
        </w:rPr>
        <w:t xml:space="preserve"> </w:t>
      </w:r>
      <w:proofErr w:type="spellStart"/>
      <w:r>
        <w:rPr>
          <w:rFonts w:ascii="Arial" w:hAnsi="Arial" w:cs="Arial"/>
          <w:sz w:val="28"/>
          <w:szCs w:val="28"/>
          <w:lang w:val="x-none"/>
        </w:rPr>
        <w:t>kutsa</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kutsanya</w:t>
      </w:r>
      <w:proofErr w:type="spellEnd"/>
      <w:r w:rsidRPr="00152FB3">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Zvoda</w:t>
      </w:r>
      <w:proofErr w:type="spellEnd"/>
      <w:r>
        <w:rPr>
          <w:rFonts w:ascii="Arial" w:hAnsi="Arial" w:cs="Arial"/>
          <w:sz w:val="28"/>
          <w:szCs w:val="28"/>
          <w:lang w:val="x-none"/>
        </w:rPr>
        <w:t xml:space="preserve"> </w:t>
      </w:r>
      <w:proofErr w:type="spellStart"/>
      <w:r>
        <w:rPr>
          <w:rFonts w:ascii="Arial" w:hAnsi="Arial" w:cs="Arial"/>
          <w:sz w:val="28"/>
          <w:szCs w:val="28"/>
          <w:lang w:val="x-none"/>
        </w:rPr>
        <w:t>kutsiura</w:t>
      </w:r>
      <w:proofErr w:type="spellEnd"/>
      <w:r>
        <w:rPr>
          <w:rFonts w:ascii="Arial" w:hAnsi="Arial" w:cs="Arial"/>
          <w:sz w:val="28"/>
          <w:szCs w:val="28"/>
          <w:lang w:val="x-none"/>
        </w:rPr>
        <w:t xml:space="preserve"> waka…?</w:t>
      </w:r>
      <w:r w:rsidRPr="00152FB3">
        <w:rPr>
          <w:rFonts w:ascii="Arial" w:hAnsi="Arial" w:cs="Arial"/>
          <w:sz w:val="18"/>
          <w:szCs w:val="18"/>
        </w:rPr>
        <w:t>[Congregation says, “</w:t>
      </w:r>
      <w:proofErr w:type="spellStart"/>
      <w:r>
        <w:rPr>
          <w:rFonts w:ascii="Arial" w:hAnsi="Arial" w:cs="Arial"/>
          <w:sz w:val="18"/>
          <w:szCs w:val="18"/>
        </w:rPr>
        <w:t>wakaipa</w:t>
      </w:r>
      <w:proofErr w:type="spellEnd"/>
      <w:r w:rsidRPr="00152FB3">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Zvoda</w:t>
      </w:r>
      <w:proofErr w:type="spellEnd"/>
      <w:r>
        <w:rPr>
          <w:rFonts w:ascii="Arial" w:hAnsi="Arial" w:cs="Arial"/>
          <w:sz w:val="28"/>
          <w:szCs w:val="28"/>
          <w:lang w:val="x-none"/>
        </w:rPr>
        <w:t xml:space="preserve"> </w:t>
      </w:r>
      <w:proofErr w:type="spellStart"/>
      <w:r>
        <w:rPr>
          <w:rFonts w:ascii="Arial" w:hAnsi="Arial" w:cs="Arial"/>
          <w:sz w:val="28"/>
          <w:szCs w:val="28"/>
          <w:lang w:val="x-none"/>
        </w:rPr>
        <w:t>kuchengeta</w:t>
      </w:r>
      <w:proofErr w:type="spellEnd"/>
      <w:r>
        <w:rPr>
          <w:rFonts w:ascii="Arial" w:hAnsi="Arial" w:cs="Arial"/>
          <w:sz w:val="28"/>
          <w:szCs w:val="28"/>
          <w:lang w:val="x-none"/>
        </w:rPr>
        <w:t xml:space="preserve"> </w:t>
      </w:r>
      <w:proofErr w:type="spellStart"/>
      <w:r>
        <w:rPr>
          <w:rFonts w:ascii="Arial" w:hAnsi="Arial" w:cs="Arial"/>
          <w:sz w:val="28"/>
          <w:szCs w:val="28"/>
          <w:lang w:val="x-none"/>
        </w:rPr>
        <w:t>mirairo</w:t>
      </w:r>
      <w:proofErr w:type="spellEnd"/>
      <w:r>
        <w:rPr>
          <w:rFonts w:ascii="Arial" w:hAnsi="Arial" w:cs="Arial"/>
          <w:sz w:val="28"/>
          <w:szCs w:val="28"/>
          <w:lang w:val="x-none"/>
        </w:rPr>
        <w:t xml:space="preserve"> </w:t>
      </w:r>
      <w:proofErr w:type="spellStart"/>
      <w:r>
        <w:rPr>
          <w:rFonts w:ascii="Arial" w:hAnsi="Arial" w:cs="Arial"/>
          <w:sz w:val="28"/>
          <w:szCs w:val="28"/>
          <w:lang w:val="x-none"/>
        </w:rPr>
        <w:t>yeShoko</w:t>
      </w:r>
      <w:proofErr w:type="spellEnd"/>
      <w:r>
        <w:rPr>
          <w:rFonts w:ascii="Arial" w:hAnsi="Arial" w:cs="Arial"/>
          <w:sz w:val="28"/>
          <w:szCs w:val="28"/>
          <w:lang w:val="x-none"/>
        </w:rPr>
        <w:t xml:space="preserve"> </w:t>
      </w:r>
      <w:proofErr w:type="spellStart"/>
      <w:r>
        <w:rPr>
          <w:rFonts w:ascii="Arial" w:hAnsi="Arial" w:cs="Arial"/>
          <w:sz w:val="28"/>
          <w:szCs w:val="28"/>
          <w:lang w:val="x-none"/>
        </w:rPr>
        <w:t>raani</w:t>
      </w:r>
      <w:proofErr w:type="spellEnd"/>
      <w:r>
        <w:rPr>
          <w:rFonts w:ascii="Arial" w:hAnsi="Arial" w:cs="Arial"/>
          <w:sz w:val="28"/>
          <w:szCs w:val="28"/>
          <w:lang w:val="x-none"/>
        </w:rPr>
        <w:t>...?</w:t>
      </w:r>
      <w:r w:rsidRPr="00214288">
        <w:rPr>
          <w:rFonts w:ascii="Arial" w:hAnsi="Arial" w:cs="Arial"/>
          <w:sz w:val="18"/>
          <w:szCs w:val="18"/>
        </w:rPr>
        <w:t xml:space="preserve"> </w:t>
      </w:r>
      <w:r w:rsidRPr="00152FB3">
        <w:rPr>
          <w:rFonts w:ascii="Arial" w:hAnsi="Arial" w:cs="Arial"/>
          <w:sz w:val="18"/>
          <w:szCs w:val="18"/>
        </w:rPr>
        <w:t>[Congregation says, “</w:t>
      </w:r>
      <w:proofErr w:type="spellStart"/>
      <w:r>
        <w:rPr>
          <w:rFonts w:ascii="Arial" w:hAnsi="Arial" w:cs="Arial"/>
          <w:sz w:val="18"/>
          <w:szCs w:val="18"/>
        </w:rPr>
        <w:t>raMwari</w:t>
      </w:r>
      <w:proofErr w:type="spellEnd"/>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 Hallelujah!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Amen. </w:t>
      </w: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mberi</w:t>
      </w:r>
      <w:proofErr w:type="spellEnd"/>
      <w:del w:author="Transcriber01 JHB" w:date="2025-08-25T15:40:00Z" w16du:dateUtc="2025-08-25T13:40:00Z" w:id="217">
        <w:r w:rsidDel="0010519B">
          <w:rPr>
            <w:rFonts w:ascii="Arial" w:hAnsi="Arial" w:cs="Arial"/>
            <w:sz w:val="28"/>
            <w:szCs w:val="28"/>
            <w:lang w:val="x-none"/>
          </w:rPr>
          <w:delText>…</w:delText>
        </w:r>
      </w:del>
      <w:r w:rsidRPr="00F02FE5">
        <w:rPr>
          <w:rFonts w:ascii="Arial" w:hAnsi="Arial" w:cs="Arial"/>
          <w:sz w:val="18"/>
          <w:szCs w:val="18"/>
          <w:lang w:val="x-none"/>
        </w:rPr>
        <w:t>[Blank spot on tape—ED]</w:t>
      </w:r>
      <w:r>
        <w:rPr>
          <w:rFonts w:ascii="Arial" w:hAnsi="Arial" w:cs="Arial"/>
          <w:sz w:val="28"/>
          <w:szCs w:val="28"/>
          <w:lang w:val="x-none"/>
        </w:rPr>
        <w:t xml:space="preserve"> Verse 2. </w:t>
      </w:r>
      <w:proofErr w:type="spellStart"/>
      <w:r>
        <w:rPr>
          <w:rFonts w:ascii="Arial" w:hAnsi="Arial" w:cs="Arial"/>
          <w:sz w:val="28"/>
          <w:szCs w:val="28"/>
          <w:lang w:val="x-none"/>
        </w:rPr>
        <w:t>Hativerengeyi</w:t>
      </w:r>
      <w:proofErr w:type="spellEnd"/>
      <w:r>
        <w:rPr>
          <w:rFonts w:ascii="Arial" w:hAnsi="Arial" w:cs="Arial"/>
          <w:sz w:val="28"/>
          <w:szCs w:val="28"/>
          <w:lang w:val="x-none"/>
        </w:rPr>
        <w:t xml:space="preserve"> verse 2 tese. </w:t>
      </w:r>
      <w:proofErr w:type="spellStart"/>
      <w:r>
        <w:rPr>
          <w:rFonts w:ascii="Arial" w:hAnsi="Arial" w:cs="Arial"/>
          <w:sz w:val="28"/>
          <w:szCs w:val="28"/>
          <w:lang w:val="x-none"/>
        </w:rPr>
        <w:t>Hativerengeyi</w:t>
      </w:r>
      <w:proofErr w:type="spellEnd"/>
      <w:r>
        <w:rPr>
          <w:rFonts w:ascii="Arial" w:hAnsi="Arial" w:cs="Arial"/>
          <w:sz w:val="28"/>
          <w:szCs w:val="28"/>
          <w:lang w:val="x-none"/>
        </w:rPr>
        <w:t xml:space="preserve"> </w:t>
      </w:r>
      <w:proofErr w:type="spellStart"/>
      <w:r>
        <w:rPr>
          <w:rFonts w:ascii="Arial" w:hAnsi="Arial" w:cs="Arial"/>
          <w:sz w:val="28"/>
          <w:szCs w:val="28"/>
          <w:lang w:val="x-none"/>
        </w:rPr>
        <w:t>tose</w:t>
      </w:r>
      <w:proofErr w:type="spellEnd"/>
      <w:r>
        <w:rPr>
          <w:rFonts w:ascii="Arial" w:hAnsi="Arial" w:cs="Arial"/>
          <w:sz w:val="28"/>
          <w:szCs w:val="28"/>
          <w:lang w:val="x-none"/>
        </w:rPr>
        <w:t>:</w:t>
      </w:r>
    </w:p>
    <w:p w:rsidRPr="00C31A6A" w:rsidR="001847F0" w:rsidP="001847F0" w:rsidRDefault="001847F0" w14:paraId="67B136EE" w14:textId="77777777">
      <w:pPr>
        <w:ind w:left="720"/>
        <w:jc w:val="both"/>
        <w:rPr>
          <w:rFonts w:ascii="Arial" w:hAnsi="Arial" w:cs="Arial"/>
          <w:i/>
          <w:iCs/>
          <w:sz w:val="28"/>
          <w:szCs w:val="28"/>
          <w:lang w:val="x-none"/>
        </w:rPr>
      </w:pPr>
      <w:r w:rsidRPr="00C31A6A">
        <w:rPr>
          <w:rFonts w:ascii="Arial" w:hAnsi="Arial" w:cs="Arial"/>
          <w:i/>
          <w:iCs/>
          <w:sz w:val="28"/>
          <w:szCs w:val="28"/>
          <w:lang w:val="x-none"/>
        </w:rPr>
        <w:t>And all these blessings shall come on thee, and overtake thee, if thou shalt hearken unto the voice of the LORD thy God. </w:t>
      </w:r>
    </w:p>
    <w:p w:rsidRPr="00A07022" w:rsidR="001847F0" w:rsidP="001847F0" w:rsidRDefault="001847F0" w14:paraId="14952D51" w14:textId="77777777">
      <w:pPr>
        <w:jc w:val="both"/>
        <w:rPr>
          <w:rFonts w:ascii="Arial" w:hAnsi="Arial" w:cs="Arial"/>
          <w:sz w:val="28"/>
          <w:szCs w:val="28"/>
          <w:lang w:val="x-none"/>
        </w:rPr>
      </w:pPr>
      <w:r w:rsidRPr="00E32A92">
        <w:rPr>
          <w:rFonts w:ascii="Arial" w:hAnsi="Arial" w:cs="Arial"/>
          <w:sz w:val="28"/>
          <w:szCs w:val="28"/>
          <w:vertAlign w:val="superscript"/>
          <w:lang w:val="x-none"/>
        </w:rPr>
        <w:t>272</w:t>
      </w:r>
      <w:r>
        <w:rPr>
          <w:rFonts w:ascii="Arial" w:hAnsi="Arial" w:cs="Arial"/>
          <w:sz w:val="28"/>
          <w:szCs w:val="28"/>
          <w:lang w:val="x-none"/>
        </w:rPr>
        <w:t xml:space="preserve">Amen! </w:t>
      </w:r>
      <w:r w:rsidRPr="00152FB3">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rPr>
        <w:t>Hativerenge</w:t>
      </w:r>
      <w:proofErr w:type="spellEnd"/>
      <w:r>
        <w:rPr>
          <w:rFonts w:ascii="Arial" w:hAnsi="Arial" w:cs="Arial"/>
          <w:sz w:val="28"/>
          <w:szCs w:val="28"/>
        </w:rPr>
        <w:t>–</w:t>
      </w:r>
      <w:r>
        <w:rPr>
          <w:rFonts w:ascii="Arial" w:hAnsi="Arial" w:cs="Arial"/>
          <w:sz w:val="28"/>
          <w:szCs w:val="28"/>
          <w:lang w:val="x-none"/>
        </w:rPr>
        <w:t xml:space="preserve">Hanzi, “All these blessings shall come upon thee, and what?” </w:t>
      </w:r>
      <w:r w:rsidRPr="00152FB3">
        <w:rPr>
          <w:rFonts w:ascii="Arial" w:hAnsi="Arial" w:cs="Arial"/>
          <w:sz w:val="18"/>
          <w:szCs w:val="18"/>
        </w:rPr>
        <w:t>[Congregation says, “</w:t>
      </w:r>
      <w:r>
        <w:rPr>
          <w:rFonts w:ascii="Arial" w:hAnsi="Arial" w:cs="Arial"/>
          <w:sz w:val="18"/>
          <w:szCs w:val="18"/>
        </w:rPr>
        <w:t>overtake thee</w:t>
      </w:r>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They will come upon thee and overtake you. </w:t>
      </w:r>
      <w:r w:rsidRPr="00152FB3">
        <w:rPr>
          <w:rFonts w:ascii="Arial" w:hAnsi="Arial" w:cs="Arial"/>
          <w:sz w:val="18"/>
          <w:szCs w:val="18"/>
        </w:rPr>
        <w:t>[Congregation says, “Amen.”]</w:t>
      </w:r>
      <w:r>
        <w:rPr>
          <w:rFonts w:ascii="Arial" w:hAnsi="Arial" w:cs="Arial"/>
          <w:sz w:val="28"/>
          <w:szCs w:val="28"/>
        </w:rPr>
        <w:t xml:space="preserve"> </w:t>
      </w:r>
      <w:r w:rsidRPr="00B15E18">
        <w:rPr>
          <w:rFonts w:ascii="Arial" w:hAnsi="Arial" w:cs="Arial"/>
          <w:sz w:val="18"/>
          <w:szCs w:val="18"/>
          <w:lang w:val="x-none"/>
        </w:rPr>
        <w:t>[Apostle laughs—ED]</w:t>
      </w:r>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Nhasi</w:t>
      </w:r>
      <w:proofErr w:type="spellEnd"/>
      <w:r>
        <w:rPr>
          <w:rFonts w:ascii="Arial" w:hAnsi="Arial" w:cs="Arial"/>
          <w:sz w:val="28"/>
          <w:szCs w:val="28"/>
          <w:lang w:val="x-none"/>
        </w:rPr>
        <w:t xml:space="preserve"> </w:t>
      </w:r>
      <w:proofErr w:type="spellStart"/>
      <w:r>
        <w:rPr>
          <w:rFonts w:ascii="Arial" w:hAnsi="Arial" w:cs="Arial"/>
          <w:sz w:val="28"/>
          <w:szCs w:val="28"/>
          <w:lang w:val="x-none"/>
        </w:rPr>
        <w:t>kunyangwe</w:t>
      </w:r>
      <w:proofErr w:type="spellEnd"/>
      <w:r>
        <w:rPr>
          <w:rFonts w:ascii="Arial" w:hAnsi="Arial" w:cs="Arial"/>
          <w:sz w:val="28"/>
          <w:szCs w:val="28"/>
          <w:lang w:val="x-none"/>
        </w:rPr>
        <w:t xml:space="preserve"> </w:t>
      </w:r>
      <w:proofErr w:type="spellStart"/>
      <w:r>
        <w:rPr>
          <w:rFonts w:ascii="Arial" w:hAnsi="Arial" w:cs="Arial"/>
          <w:sz w:val="28"/>
          <w:szCs w:val="28"/>
          <w:lang w:val="x-none"/>
        </w:rPr>
        <w:t>dai</w:t>
      </w:r>
      <w:proofErr w:type="spellEnd"/>
      <w:r>
        <w:rPr>
          <w:rFonts w:ascii="Arial" w:hAnsi="Arial" w:cs="Arial"/>
          <w:sz w:val="28"/>
          <w:szCs w:val="28"/>
          <w:lang w:val="x-none"/>
        </w:rPr>
        <w:t xml:space="preserve"> </w:t>
      </w:r>
      <w:proofErr w:type="spellStart"/>
      <w:r>
        <w:rPr>
          <w:rFonts w:ascii="Arial" w:hAnsi="Arial" w:cs="Arial"/>
          <w:sz w:val="28"/>
          <w:szCs w:val="28"/>
          <w:lang w:val="x-none"/>
        </w:rPr>
        <w:t>ndanga</w:t>
      </w:r>
      <w:proofErr w:type="spellEnd"/>
      <w:r>
        <w:rPr>
          <w:rFonts w:ascii="Arial" w:hAnsi="Arial" w:cs="Arial"/>
          <w:sz w:val="28"/>
          <w:szCs w:val="28"/>
          <w:lang w:val="x-none"/>
        </w:rPr>
        <w:t xml:space="preserve"> </w:t>
      </w:r>
      <w:proofErr w:type="spellStart"/>
      <w:r>
        <w:rPr>
          <w:rFonts w:ascii="Arial" w:hAnsi="Arial" w:cs="Arial"/>
          <w:sz w:val="28"/>
          <w:szCs w:val="28"/>
          <w:lang w:val="x-none"/>
        </w:rPr>
        <w:t>ndisingatende</w:t>
      </w:r>
      <w:proofErr w:type="spellEnd"/>
      <w:r>
        <w:rPr>
          <w:rFonts w:ascii="Arial" w:hAnsi="Arial" w:cs="Arial"/>
          <w:sz w:val="28"/>
          <w:szCs w:val="28"/>
          <w:lang w:val="x-none"/>
        </w:rPr>
        <w:t xml:space="preserve">, </w:t>
      </w:r>
      <w:proofErr w:type="spellStart"/>
      <w:r>
        <w:rPr>
          <w:rFonts w:ascii="Arial" w:hAnsi="Arial" w:cs="Arial"/>
          <w:sz w:val="28"/>
          <w:szCs w:val="28"/>
          <w:lang w:val="x-none"/>
        </w:rPr>
        <w:t>ndaiisa</w:t>
      </w:r>
      <w:proofErr w:type="spellEnd"/>
      <w:r>
        <w:rPr>
          <w:rFonts w:ascii="Arial" w:hAnsi="Arial" w:cs="Arial"/>
          <w:sz w:val="28"/>
          <w:szCs w:val="28"/>
          <w:lang w:val="x-none"/>
        </w:rPr>
        <w:t xml:space="preserve"> kutenda </w:t>
      </w:r>
      <w:proofErr w:type="spellStart"/>
      <w:r>
        <w:rPr>
          <w:rFonts w:ascii="Arial" w:hAnsi="Arial" w:cs="Arial"/>
          <w:sz w:val="28"/>
          <w:szCs w:val="28"/>
          <w:lang w:val="x-none"/>
        </w:rPr>
        <w:t>kwangu</w:t>
      </w:r>
      <w:proofErr w:type="spellEnd"/>
      <w:r>
        <w:rPr>
          <w:rFonts w:ascii="Arial" w:hAnsi="Arial" w:cs="Arial"/>
          <w:sz w:val="28"/>
          <w:szCs w:val="28"/>
          <w:lang w:val="x-none"/>
        </w:rPr>
        <w:t xml:space="preserve"> </w:t>
      </w:r>
      <w:proofErr w:type="spellStart"/>
      <w:r>
        <w:rPr>
          <w:rFonts w:ascii="Arial" w:hAnsi="Arial" w:cs="Arial"/>
          <w:sz w:val="28"/>
          <w:szCs w:val="28"/>
          <w:lang w:val="x-none"/>
        </w:rPr>
        <w:t>paShoko</w:t>
      </w:r>
      <w:proofErr w:type="spellEnd"/>
      <w:r>
        <w:rPr>
          <w:rFonts w:ascii="Arial" w:hAnsi="Arial" w:cs="Arial"/>
          <w:sz w:val="28"/>
          <w:szCs w:val="28"/>
          <w:lang w:val="x-none"/>
        </w:rPr>
        <w:t xml:space="preserve"> </w:t>
      </w:r>
      <w:proofErr w:type="spellStart"/>
      <w:r>
        <w:rPr>
          <w:rFonts w:ascii="Arial" w:hAnsi="Arial" w:cs="Arial"/>
          <w:sz w:val="28"/>
          <w:szCs w:val="28"/>
          <w:lang w:val="x-none"/>
        </w:rPr>
        <w:t>raMwari</w:t>
      </w:r>
      <w:proofErr w:type="spellEnd"/>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Kuti </w:t>
      </w:r>
      <w:proofErr w:type="spellStart"/>
      <w:r>
        <w:rPr>
          <w:rFonts w:ascii="Arial" w:hAnsi="Arial" w:cs="Arial"/>
          <w:sz w:val="28"/>
          <w:szCs w:val="28"/>
          <w:lang w:val="x-none"/>
        </w:rPr>
        <w:t>maropafadzo</w:t>
      </w:r>
      <w:proofErr w:type="spellEnd"/>
      <w:r>
        <w:rPr>
          <w:rFonts w:ascii="Arial" w:hAnsi="Arial" w:cs="Arial"/>
          <w:sz w:val="28"/>
          <w:szCs w:val="28"/>
          <w:lang w:val="x-none"/>
        </w:rPr>
        <w:t xml:space="preserve"> </w:t>
      </w:r>
      <w:proofErr w:type="spellStart"/>
      <w:r>
        <w:rPr>
          <w:rFonts w:ascii="Arial" w:hAnsi="Arial" w:cs="Arial"/>
          <w:sz w:val="28"/>
          <w:szCs w:val="28"/>
          <w:lang w:val="x-none"/>
        </w:rPr>
        <w:t>anouya</w:t>
      </w:r>
      <w:proofErr w:type="spellEnd"/>
      <w:r>
        <w:rPr>
          <w:rFonts w:ascii="Arial" w:hAnsi="Arial" w:cs="Arial"/>
          <w:sz w:val="28"/>
          <w:szCs w:val="28"/>
          <w:lang w:val="x-none"/>
        </w:rPr>
        <w:t xml:space="preserve"> </w:t>
      </w:r>
      <w:proofErr w:type="spellStart"/>
      <w:r>
        <w:rPr>
          <w:rFonts w:ascii="Arial" w:hAnsi="Arial" w:cs="Arial"/>
          <w:sz w:val="28"/>
          <w:szCs w:val="28"/>
          <w:lang w:val="x-none"/>
        </w:rPr>
        <w:t>pandiri</w:t>
      </w:r>
      <w:proofErr w:type="spellEnd"/>
      <w:r>
        <w:rPr>
          <w:rFonts w:ascii="Arial" w:hAnsi="Arial" w:cs="Arial"/>
          <w:sz w:val="28"/>
          <w:szCs w:val="28"/>
          <w:lang w:val="x-none"/>
        </w:rPr>
        <w:t xml:space="preserve"> </w:t>
      </w:r>
      <w:proofErr w:type="spellStart"/>
      <w:r>
        <w:rPr>
          <w:rFonts w:ascii="Arial" w:hAnsi="Arial" w:cs="Arial"/>
          <w:sz w:val="28"/>
          <w:szCs w:val="28"/>
          <w:lang w:val="x-none"/>
        </w:rPr>
        <w:t>aya</w:t>
      </w:r>
      <w:proofErr w:type="spellEnd"/>
      <w:r>
        <w:rPr>
          <w:rFonts w:ascii="Arial" w:hAnsi="Arial" w:cs="Arial"/>
          <w:sz w:val="28"/>
          <w:szCs w:val="28"/>
          <w:lang w:val="x-none"/>
        </w:rPr>
        <w:t xml:space="preserve">, </w:t>
      </w:r>
      <w:proofErr w:type="spellStart"/>
      <w:r>
        <w:rPr>
          <w:rFonts w:ascii="Arial" w:hAnsi="Arial" w:cs="Arial"/>
          <w:sz w:val="28"/>
          <w:szCs w:val="28"/>
          <w:lang w:val="x-none"/>
        </w:rPr>
        <w:t>ondiita</w:t>
      </w:r>
      <w:proofErr w:type="spellEnd"/>
      <w:r>
        <w:rPr>
          <w:rFonts w:ascii="Arial" w:hAnsi="Arial" w:cs="Arial"/>
          <w:sz w:val="28"/>
          <w:szCs w:val="28"/>
          <w:lang w:val="x-none"/>
        </w:rPr>
        <w:t xml:space="preserve"> over what…? </w:t>
      </w:r>
      <w:r w:rsidRPr="00152FB3">
        <w:rPr>
          <w:rFonts w:ascii="Arial" w:hAnsi="Arial" w:cs="Arial"/>
          <w:sz w:val="18"/>
          <w:szCs w:val="18"/>
        </w:rPr>
        <w:t>[Congregation says, “</w:t>
      </w:r>
      <w:r>
        <w:rPr>
          <w:rFonts w:ascii="Arial" w:hAnsi="Arial" w:cs="Arial"/>
          <w:sz w:val="18"/>
          <w:szCs w:val="18"/>
        </w:rPr>
        <w:t>overtake</w:t>
      </w:r>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What will overtake you? </w:t>
      </w:r>
      <w:proofErr w:type="spellStart"/>
      <w:r>
        <w:rPr>
          <w:rFonts w:ascii="Arial" w:hAnsi="Arial" w:cs="Arial"/>
          <w:sz w:val="28"/>
          <w:szCs w:val="28"/>
          <w:lang w:val="x-none"/>
        </w:rPr>
        <w:t>Hativerengeyi</w:t>
      </w:r>
      <w:proofErr w:type="spellEnd"/>
      <w:r>
        <w:rPr>
          <w:rFonts w:ascii="Arial" w:hAnsi="Arial" w:cs="Arial"/>
          <w:sz w:val="28"/>
          <w:szCs w:val="28"/>
          <w:lang w:val="x-none"/>
        </w:rPr>
        <w:t xml:space="preserve"> </w:t>
      </w:r>
      <w:proofErr w:type="spellStart"/>
      <w:r>
        <w:rPr>
          <w:rFonts w:ascii="Arial" w:hAnsi="Arial" w:cs="Arial"/>
          <w:sz w:val="28"/>
          <w:szCs w:val="28"/>
          <w:lang w:val="x-none"/>
        </w:rPr>
        <w:t>tione</w:t>
      </w:r>
      <w:proofErr w:type="spellEnd"/>
      <w:r>
        <w:rPr>
          <w:rFonts w:ascii="Arial" w:hAnsi="Arial" w:cs="Arial"/>
          <w:sz w:val="28"/>
          <w:szCs w:val="28"/>
          <w:lang w:val="x-none"/>
        </w:rPr>
        <w:t xml:space="preserve"> </w:t>
      </w:r>
      <w:proofErr w:type="spellStart"/>
      <w:r>
        <w:rPr>
          <w:rFonts w:ascii="Arial" w:hAnsi="Arial" w:cs="Arial"/>
          <w:sz w:val="28"/>
          <w:szCs w:val="28"/>
          <w:lang w:val="x-none"/>
        </w:rPr>
        <w:t>zvinoku</w:t>
      </w:r>
      <w:proofErr w:type="spellEnd"/>
      <w:r>
        <w:rPr>
          <w:rFonts w:ascii="Arial" w:hAnsi="Arial" w:cs="Arial"/>
          <w:sz w:val="28"/>
          <w:szCs w:val="28"/>
          <w:lang w:val="x-none"/>
        </w:rPr>
        <w:t xml:space="preserve"> </w:t>
      </w:r>
      <w:proofErr w:type="spellStart"/>
      <w:r w:rsidRPr="00253B16">
        <w:rPr>
          <w:rFonts w:ascii="Arial" w:hAnsi="Arial" w:cs="Arial"/>
          <w:i/>
          <w:iCs/>
          <w:sz w:val="28"/>
          <w:szCs w:val="28"/>
          <w:lang w:val="x-none"/>
        </w:rPr>
        <w:t>overtaker-yi</w:t>
      </w:r>
      <w:proofErr w:type="spellEnd"/>
      <w:r>
        <w:rPr>
          <w:rFonts w:ascii="Arial" w:hAnsi="Arial" w:cs="Arial"/>
          <w:i/>
          <w:iCs/>
          <w:sz w:val="28"/>
          <w:szCs w:val="28"/>
          <w:lang w:val="x-none"/>
        </w:rPr>
        <w:t xml:space="preserve"> </w:t>
      </w:r>
      <w:r w:rsidRPr="00A07022">
        <w:rPr>
          <w:rFonts w:ascii="Arial" w:hAnsi="Arial" w:cs="Arial"/>
          <w:sz w:val="18"/>
          <w:szCs w:val="18"/>
          <w:lang w:val="x-none"/>
        </w:rPr>
        <w:t>[to overtake—ED</w:t>
      </w:r>
      <w:r>
        <w:rPr>
          <w:rFonts w:ascii="Arial" w:hAnsi="Arial" w:cs="Arial"/>
          <w:sz w:val="18"/>
          <w:szCs w:val="18"/>
          <w:lang w:val="x-none"/>
        </w:rPr>
        <w:t>.</w:t>
      </w:r>
      <w:r w:rsidRPr="00A07022">
        <w:rPr>
          <w:rFonts w:ascii="Arial" w:hAnsi="Arial" w:cs="Arial"/>
          <w:sz w:val="18"/>
          <w:szCs w:val="18"/>
          <w:lang w:val="x-none"/>
        </w:rPr>
        <w:t xml:space="preserve">] </w:t>
      </w:r>
      <w:proofErr w:type="spellStart"/>
      <w:r>
        <w:rPr>
          <w:rFonts w:ascii="Arial" w:hAnsi="Arial" w:cs="Arial"/>
          <w:sz w:val="28"/>
          <w:szCs w:val="28"/>
          <w:lang w:val="x-none"/>
        </w:rPr>
        <w:t>Hativerengeyi</w:t>
      </w:r>
      <w:proofErr w:type="spellEnd"/>
      <w:r>
        <w:rPr>
          <w:rFonts w:ascii="Arial" w:hAnsi="Arial" w:cs="Arial"/>
          <w:sz w:val="28"/>
          <w:szCs w:val="28"/>
          <w:lang w:val="x-none"/>
        </w:rPr>
        <w:t>. Verse 3 tese:</w:t>
      </w:r>
    </w:p>
    <w:p w:rsidRPr="00C31A6A" w:rsidR="001847F0" w:rsidP="001847F0" w:rsidRDefault="001847F0" w14:paraId="39F842A2" w14:textId="77777777">
      <w:pPr>
        <w:ind w:left="720"/>
        <w:jc w:val="both"/>
        <w:rPr>
          <w:rFonts w:ascii="Arial" w:hAnsi="Arial" w:cs="Arial"/>
          <w:i/>
          <w:iCs/>
          <w:sz w:val="28"/>
          <w:szCs w:val="28"/>
          <w:lang w:val="x-none"/>
        </w:rPr>
      </w:pPr>
      <w:r w:rsidRPr="00C31A6A">
        <w:rPr>
          <w:rFonts w:ascii="Arial" w:hAnsi="Arial" w:cs="Arial"/>
          <w:i/>
          <w:iCs/>
          <w:sz w:val="28"/>
          <w:szCs w:val="28"/>
          <w:lang w:val="x-none"/>
        </w:rPr>
        <w:t>Blessed shalt thou be in the city, and blessed shalt thou be in the field. </w:t>
      </w:r>
    </w:p>
    <w:p w:rsidR="001847F0" w:rsidP="001847F0" w:rsidRDefault="001847F0" w14:paraId="04212243" w14:textId="77777777">
      <w:pPr>
        <w:jc w:val="both"/>
        <w:rPr>
          <w:rFonts w:ascii="Arial" w:hAnsi="Arial" w:cs="Arial"/>
          <w:sz w:val="18"/>
          <w:szCs w:val="18"/>
        </w:rPr>
      </w:pPr>
      <w:r w:rsidRPr="00872021">
        <w:rPr>
          <w:rFonts w:ascii="Arial" w:hAnsi="Arial" w:cs="Arial"/>
          <w:sz w:val="28"/>
          <w:szCs w:val="28"/>
          <w:vertAlign w:val="superscript"/>
          <w:lang w:val="x-none"/>
        </w:rPr>
        <w:t>273</w:t>
      </w:r>
      <w:r>
        <w:rPr>
          <w:rFonts w:ascii="Arial" w:hAnsi="Arial" w:cs="Arial"/>
          <w:sz w:val="28"/>
          <w:szCs w:val="28"/>
          <w:lang w:val="x-none"/>
        </w:rPr>
        <w:t xml:space="preserve">Muri </w:t>
      </w:r>
      <w:proofErr w:type="spellStart"/>
      <w:r>
        <w:rPr>
          <w:rFonts w:ascii="Arial" w:hAnsi="Arial" w:cs="Arial"/>
          <w:sz w:val="28"/>
          <w:szCs w:val="28"/>
          <w:lang w:val="x-none"/>
        </w:rPr>
        <w:t>kuzviona</w:t>
      </w:r>
      <w:proofErr w:type="spellEnd"/>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MuGweru</w:t>
      </w:r>
      <w:proofErr w:type="spellEnd"/>
      <w:r>
        <w:rPr>
          <w:rFonts w:ascii="Arial" w:hAnsi="Arial" w:cs="Arial"/>
          <w:sz w:val="28"/>
          <w:szCs w:val="28"/>
          <w:lang w:val="x-none"/>
        </w:rPr>
        <w:t xml:space="preserve"> </w:t>
      </w:r>
      <w:proofErr w:type="spellStart"/>
      <w:r>
        <w:rPr>
          <w:rFonts w:ascii="Arial" w:hAnsi="Arial" w:cs="Arial"/>
          <w:sz w:val="28"/>
          <w:szCs w:val="28"/>
          <w:lang w:val="x-none"/>
        </w:rPr>
        <w:t>unenge</w:t>
      </w:r>
      <w:proofErr w:type="spellEnd"/>
      <w:r>
        <w:rPr>
          <w:rFonts w:ascii="Arial" w:hAnsi="Arial" w:cs="Arial"/>
          <w:sz w:val="28"/>
          <w:szCs w:val="28"/>
          <w:lang w:val="x-none"/>
        </w:rPr>
        <w:t xml:space="preserve"> </w:t>
      </w:r>
      <w:proofErr w:type="spellStart"/>
      <w:r>
        <w:rPr>
          <w:rFonts w:ascii="Arial" w:hAnsi="Arial" w:cs="Arial"/>
          <w:sz w:val="28"/>
          <w:szCs w:val="28"/>
          <w:lang w:val="x-none"/>
        </w:rPr>
        <w:t>wakaropafadzwa</w:t>
      </w:r>
      <w:proofErr w:type="spellEnd"/>
      <w:r>
        <w:rPr>
          <w:rFonts w:ascii="Arial" w:hAnsi="Arial" w:cs="Arial"/>
          <w:sz w:val="28"/>
          <w:szCs w:val="28"/>
          <w:lang w:val="x-none"/>
        </w:rPr>
        <w:t xml:space="preserve"> here?</w:t>
      </w:r>
      <w:r w:rsidRPr="00F64E78">
        <w:rPr>
          <w:rFonts w:ascii="Arial" w:hAnsi="Arial" w:cs="Arial"/>
          <w:sz w:val="18"/>
          <w:szCs w:val="18"/>
        </w:rPr>
        <w:t xml:space="preserve"> </w:t>
      </w:r>
      <w:r w:rsidRPr="00152FB3">
        <w:rPr>
          <w:rFonts w:ascii="Arial" w:hAnsi="Arial" w:cs="Arial"/>
          <w:sz w:val="18"/>
          <w:szCs w:val="18"/>
        </w:rPr>
        <w:t>[Congregation says, “Amen.”]</w:t>
      </w:r>
      <w:r>
        <w:rPr>
          <w:rFonts w:ascii="Arial" w:hAnsi="Arial" w:cs="Arial"/>
          <w:sz w:val="28"/>
          <w:szCs w:val="28"/>
          <w:lang w:val="x-none"/>
        </w:rPr>
        <w:t xml:space="preserve"> Ko, </w:t>
      </w:r>
      <w:proofErr w:type="spellStart"/>
      <w:r>
        <w:rPr>
          <w:rFonts w:ascii="Arial" w:hAnsi="Arial" w:cs="Arial"/>
          <w:sz w:val="28"/>
          <w:szCs w:val="28"/>
          <w:lang w:val="x-none"/>
        </w:rPr>
        <w:t>kumunda</w:t>
      </w:r>
      <w:proofErr w:type="spellEnd"/>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Kunenge</w:t>
      </w:r>
      <w:proofErr w:type="spellEnd"/>
      <w:r>
        <w:rPr>
          <w:rFonts w:ascii="Arial" w:hAnsi="Arial" w:cs="Arial"/>
          <w:sz w:val="28"/>
          <w:szCs w:val="28"/>
          <w:lang w:val="x-none"/>
        </w:rPr>
        <w:t xml:space="preserve"> </w:t>
      </w:r>
      <w:proofErr w:type="spellStart"/>
      <w:r>
        <w:rPr>
          <w:rFonts w:ascii="Arial" w:hAnsi="Arial" w:cs="Arial"/>
          <w:sz w:val="28"/>
          <w:szCs w:val="28"/>
          <w:lang w:val="x-none"/>
        </w:rPr>
        <w:t>kuchibuda</w:t>
      </w:r>
      <w:proofErr w:type="spellEnd"/>
      <w:r>
        <w:rPr>
          <w:rFonts w:ascii="Arial" w:hAnsi="Arial" w:cs="Arial"/>
          <w:sz w:val="28"/>
          <w:szCs w:val="28"/>
          <w:lang w:val="x-none"/>
        </w:rPr>
        <w:t xml:space="preserve"> seventy three what? </w:t>
      </w:r>
      <w:r w:rsidRPr="00152FB3">
        <w:rPr>
          <w:rFonts w:ascii="Arial" w:hAnsi="Arial" w:cs="Arial"/>
          <w:sz w:val="18"/>
          <w:szCs w:val="18"/>
        </w:rPr>
        <w:t>[Congregation says, “</w:t>
      </w:r>
      <w:r>
        <w:rPr>
          <w:rFonts w:ascii="Arial" w:hAnsi="Arial" w:cs="Arial"/>
          <w:sz w:val="18"/>
          <w:szCs w:val="18"/>
        </w:rPr>
        <w:t>tonnes</w:t>
      </w:r>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Mombe </w:t>
      </w:r>
      <w:proofErr w:type="spellStart"/>
      <w:r>
        <w:rPr>
          <w:rFonts w:ascii="Arial" w:hAnsi="Arial" w:cs="Arial"/>
          <w:sz w:val="28"/>
          <w:szCs w:val="28"/>
          <w:lang w:val="x-none"/>
        </w:rPr>
        <w:t>dzinenge</w:t>
      </w:r>
      <w:proofErr w:type="spellEnd"/>
      <w:r>
        <w:rPr>
          <w:rFonts w:ascii="Arial" w:hAnsi="Arial" w:cs="Arial"/>
          <w:sz w:val="28"/>
          <w:szCs w:val="28"/>
          <w:lang w:val="x-none"/>
        </w:rPr>
        <w:t xml:space="preserve"> </w:t>
      </w:r>
      <w:proofErr w:type="spellStart"/>
      <w:r>
        <w:rPr>
          <w:rFonts w:ascii="Arial" w:hAnsi="Arial" w:cs="Arial"/>
          <w:sz w:val="28"/>
          <w:szCs w:val="28"/>
          <w:lang w:val="x-none"/>
        </w:rPr>
        <w:t>dziri</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dziriko</w:t>
      </w:r>
      <w:proofErr w:type="spellEnd"/>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Ma turkey </w:t>
      </w:r>
      <w:proofErr w:type="spellStart"/>
      <w:r>
        <w:rPr>
          <w:rFonts w:ascii="Arial" w:hAnsi="Arial" w:cs="Arial"/>
          <w:sz w:val="28"/>
          <w:szCs w:val="28"/>
          <w:lang w:val="x-none"/>
        </w:rPr>
        <w:t>anenge</w:t>
      </w:r>
      <w:proofErr w:type="spellEnd"/>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ariko</w:t>
      </w:r>
      <w:proofErr w:type="spellEnd"/>
      <w:r w:rsidRPr="00152FB3">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Huku</w:t>
      </w:r>
      <w:proofErr w:type="spellEnd"/>
      <w:r>
        <w:rPr>
          <w:rFonts w:ascii="Arial" w:hAnsi="Arial" w:cs="Arial"/>
          <w:sz w:val="28"/>
          <w:szCs w:val="28"/>
          <w:lang w:val="x-none"/>
        </w:rPr>
        <w:t xml:space="preserve"> </w:t>
      </w:r>
      <w:proofErr w:type="spellStart"/>
      <w:r>
        <w:rPr>
          <w:rFonts w:ascii="Arial" w:hAnsi="Arial" w:cs="Arial"/>
          <w:sz w:val="28"/>
          <w:szCs w:val="28"/>
          <w:lang w:val="x-none"/>
        </w:rPr>
        <w:t>dzinenge</w:t>
      </w:r>
      <w:proofErr w:type="spellEnd"/>
      <w:r>
        <w:rPr>
          <w:rFonts w:ascii="Arial" w:hAnsi="Arial" w:cs="Arial"/>
          <w:sz w:val="28"/>
          <w:szCs w:val="28"/>
          <w:lang w:val="x-none"/>
        </w:rPr>
        <w:t xml:space="preserve"> </w:t>
      </w:r>
      <w:proofErr w:type="spellStart"/>
      <w:r>
        <w:rPr>
          <w:rFonts w:ascii="Arial" w:hAnsi="Arial" w:cs="Arial"/>
          <w:sz w:val="28"/>
          <w:szCs w:val="28"/>
          <w:lang w:val="x-none"/>
        </w:rPr>
        <w:t>dziri</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dziriko</w:t>
      </w:r>
      <w:proofErr w:type="spellEnd"/>
      <w:r w:rsidRPr="00152FB3">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Mbudzi</w:t>
      </w:r>
      <w:proofErr w:type="spellEnd"/>
      <w:r>
        <w:rPr>
          <w:rFonts w:ascii="Arial" w:hAnsi="Arial" w:cs="Arial"/>
          <w:sz w:val="28"/>
          <w:szCs w:val="28"/>
          <w:lang w:val="x-none"/>
        </w:rPr>
        <w:t xml:space="preserve"> </w:t>
      </w:r>
      <w:proofErr w:type="spellStart"/>
      <w:r>
        <w:rPr>
          <w:rFonts w:ascii="Arial" w:hAnsi="Arial" w:cs="Arial"/>
          <w:sz w:val="28"/>
          <w:szCs w:val="28"/>
          <w:lang w:val="x-none"/>
        </w:rPr>
        <w:t>dzinenge</w:t>
      </w:r>
      <w:proofErr w:type="spellEnd"/>
      <w:r>
        <w:rPr>
          <w:rFonts w:ascii="Arial" w:hAnsi="Arial" w:cs="Arial"/>
          <w:sz w:val="28"/>
          <w:szCs w:val="28"/>
          <w:lang w:val="x-none"/>
        </w:rPr>
        <w:t xml:space="preserve"> </w:t>
      </w:r>
      <w:proofErr w:type="spellStart"/>
      <w:r>
        <w:rPr>
          <w:rFonts w:ascii="Arial" w:hAnsi="Arial" w:cs="Arial"/>
          <w:sz w:val="28"/>
          <w:szCs w:val="28"/>
          <w:lang w:val="x-none"/>
        </w:rPr>
        <w:t>dziri</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dziriko</w:t>
      </w:r>
      <w:proofErr w:type="spellEnd"/>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 Beans </w:t>
      </w:r>
      <w:proofErr w:type="spellStart"/>
      <w:r>
        <w:rPr>
          <w:rFonts w:ascii="Arial" w:hAnsi="Arial" w:cs="Arial"/>
          <w:sz w:val="28"/>
          <w:szCs w:val="28"/>
          <w:lang w:val="x-none"/>
        </w:rPr>
        <w:t>dzinenge</w:t>
      </w:r>
      <w:proofErr w:type="spellEnd"/>
      <w:r>
        <w:rPr>
          <w:rFonts w:ascii="Arial" w:hAnsi="Arial" w:cs="Arial"/>
          <w:sz w:val="28"/>
          <w:szCs w:val="28"/>
          <w:lang w:val="x-none"/>
        </w:rPr>
        <w:t xml:space="preserve"> </w:t>
      </w:r>
      <w:proofErr w:type="spellStart"/>
      <w:r>
        <w:rPr>
          <w:rFonts w:ascii="Arial" w:hAnsi="Arial" w:cs="Arial"/>
          <w:sz w:val="28"/>
          <w:szCs w:val="28"/>
          <w:lang w:val="x-none"/>
        </w:rPr>
        <w:t>dziri</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dziriko</w:t>
      </w:r>
      <w:proofErr w:type="spellEnd"/>
      <w:r w:rsidRPr="00152FB3">
        <w:rPr>
          <w:rFonts w:ascii="Arial" w:hAnsi="Arial" w:cs="Arial"/>
          <w:sz w:val="18"/>
          <w:szCs w:val="18"/>
        </w:rPr>
        <w:t>.”]</w:t>
      </w:r>
    </w:p>
    <w:p w:rsidR="001847F0" w:rsidP="001847F0" w:rsidRDefault="001847F0" w14:paraId="062C1CEA" w14:textId="77777777">
      <w:pPr>
        <w:jc w:val="both"/>
        <w:rPr>
          <w:rFonts w:ascii="Arial" w:hAnsi="Arial" w:cs="Arial"/>
          <w:sz w:val="28"/>
          <w:szCs w:val="28"/>
          <w:lang w:val="x-none"/>
        </w:rPr>
      </w:pPr>
      <w:r w:rsidRPr="00872021">
        <w:rPr>
          <w:rFonts w:ascii="Arial" w:hAnsi="Arial" w:cs="Arial"/>
          <w:sz w:val="28"/>
          <w:szCs w:val="28"/>
          <w:vertAlign w:val="superscript"/>
          <w:lang w:val="x-none"/>
        </w:rPr>
        <w:t>274</w:t>
      </w:r>
      <w:r>
        <w:rPr>
          <w:rFonts w:ascii="Arial" w:hAnsi="Arial" w:cs="Arial"/>
          <w:sz w:val="28"/>
          <w:szCs w:val="28"/>
          <w:lang w:val="x-none"/>
        </w:rPr>
        <w:t xml:space="preserve">Topinda </w:t>
      </w:r>
      <w:proofErr w:type="spellStart"/>
      <w:r>
        <w:rPr>
          <w:rFonts w:ascii="Arial" w:hAnsi="Arial" w:cs="Arial"/>
          <w:sz w:val="28"/>
          <w:szCs w:val="28"/>
          <w:lang w:val="x-none"/>
        </w:rPr>
        <w:t>mutaundi</w:t>
      </w:r>
      <w:proofErr w:type="spellEnd"/>
      <w:r>
        <w:rPr>
          <w:rFonts w:ascii="Arial" w:hAnsi="Arial" w:cs="Arial"/>
          <w:sz w:val="28"/>
          <w:szCs w:val="28"/>
          <w:lang w:val="x-none"/>
        </w:rPr>
        <w:t xml:space="preserve"> </w:t>
      </w:r>
      <w:proofErr w:type="spellStart"/>
      <w:r>
        <w:rPr>
          <w:rFonts w:ascii="Arial" w:hAnsi="Arial" w:cs="Arial"/>
          <w:sz w:val="28"/>
          <w:szCs w:val="28"/>
          <w:lang w:val="x-none"/>
        </w:rPr>
        <w:t>munenge</w:t>
      </w:r>
      <w:proofErr w:type="spellEnd"/>
      <w:r>
        <w:rPr>
          <w:rFonts w:ascii="Arial" w:hAnsi="Arial" w:cs="Arial"/>
          <w:sz w:val="28"/>
          <w:szCs w:val="28"/>
          <w:lang w:val="x-none"/>
        </w:rPr>
        <w:t xml:space="preserve"> </w:t>
      </w:r>
      <w:proofErr w:type="spellStart"/>
      <w:r>
        <w:rPr>
          <w:rFonts w:ascii="Arial" w:hAnsi="Arial" w:cs="Arial"/>
          <w:sz w:val="28"/>
          <w:szCs w:val="28"/>
          <w:lang w:val="x-none"/>
        </w:rPr>
        <w:t>muneyi</w:t>
      </w:r>
      <w:proofErr w:type="spellEnd"/>
      <w:r>
        <w:rPr>
          <w:rFonts w:ascii="Arial" w:hAnsi="Arial" w:cs="Arial"/>
          <w:sz w:val="28"/>
          <w:szCs w:val="28"/>
          <w:lang w:val="x-none"/>
        </w:rPr>
        <w:t>…</w:t>
      </w:r>
      <w:proofErr w:type="spellStart"/>
      <w:r>
        <w:rPr>
          <w:rFonts w:ascii="Arial" w:hAnsi="Arial" w:cs="Arial"/>
          <w:sz w:val="28"/>
          <w:szCs w:val="28"/>
          <w:lang w:val="x-none"/>
        </w:rPr>
        <w:t>zimba</w:t>
      </w:r>
      <w:proofErr w:type="spellEnd"/>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Benz </w:t>
      </w:r>
      <w:proofErr w:type="spellStart"/>
      <w:r>
        <w:rPr>
          <w:rFonts w:ascii="Arial" w:hAnsi="Arial" w:cs="Arial"/>
          <w:sz w:val="28"/>
          <w:szCs w:val="28"/>
          <w:lang w:val="x-none"/>
        </w:rPr>
        <w:t>inenge</w:t>
      </w:r>
      <w:proofErr w:type="spellEnd"/>
      <w:r>
        <w:rPr>
          <w:rFonts w:ascii="Arial" w:hAnsi="Arial" w:cs="Arial"/>
          <w:sz w:val="28"/>
          <w:szCs w:val="28"/>
          <w:lang w:val="x-none"/>
        </w:rPr>
        <w:t xml:space="preserve"> </w:t>
      </w:r>
      <w:proofErr w:type="spellStart"/>
      <w:r>
        <w:rPr>
          <w:rFonts w:ascii="Arial" w:hAnsi="Arial" w:cs="Arial"/>
          <w:sz w:val="28"/>
          <w:szCs w:val="28"/>
          <w:lang w:val="x-none"/>
        </w:rPr>
        <w:t>iri</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iripo</w:t>
      </w:r>
      <w:proofErr w:type="spellEnd"/>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Ka grocery </w:t>
      </w:r>
      <w:proofErr w:type="spellStart"/>
      <w:r>
        <w:rPr>
          <w:rFonts w:ascii="Arial" w:hAnsi="Arial" w:cs="Arial"/>
          <w:sz w:val="28"/>
          <w:szCs w:val="28"/>
          <w:lang w:val="x-none"/>
        </w:rPr>
        <w:t>keku</w:t>
      </w:r>
      <w:proofErr w:type="spellEnd"/>
      <w:r>
        <w:rPr>
          <w:rFonts w:ascii="Arial" w:hAnsi="Arial" w:cs="Arial"/>
          <w:sz w:val="28"/>
          <w:szCs w:val="28"/>
          <w:lang w:val="x-none"/>
        </w:rPr>
        <w:t xml:space="preserve"> </w:t>
      </w:r>
      <w:proofErr w:type="spellStart"/>
      <w:r>
        <w:rPr>
          <w:rFonts w:ascii="Arial" w:hAnsi="Arial" w:cs="Arial"/>
          <w:sz w:val="28"/>
          <w:szCs w:val="28"/>
          <w:lang w:val="x-none"/>
        </w:rPr>
        <w:t>shopesa</w:t>
      </w:r>
      <w:proofErr w:type="spellEnd"/>
      <w:r>
        <w:rPr>
          <w:rFonts w:ascii="Arial" w:hAnsi="Arial" w:cs="Arial"/>
          <w:sz w:val="28"/>
          <w:szCs w:val="28"/>
          <w:lang w:val="x-none"/>
        </w:rPr>
        <w:t xml:space="preserve"> </w:t>
      </w:r>
      <w:r w:rsidRPr="00C124DD">
        <w:rPr>
          <w:rFonts w:ascii="Arial" w:hAnsi="Arial" w:cs="Arial"/>
          <w:sz w:val="18"/>
          <w:szCs w:val="18"/>
          <w:lang w:val="x-none"/>
        </w:rPr>
        <w:t>[</w:t>
      </w:r>
      <w:r>
        <w:rPr>
          <w:rFonts w:ascii="Arial" w:hAnsi="Arial" w:cs="Arial"/>
          <w:sz w:val="18"/>
          <w:szCs w:val="18"/>
          <w:lang w:val="x-none"/>
        </w:rPr>
        <w:t>s</w:t>
      </w:r>
      <w:r w:rsidRPr="00C124DD">
        <w:rPr>
          <w:rFonts w:ascii="Arial" w:hAnsi="Arial" w:cs="Arial"/>
          <w:sz w:val="18"/>
          <w:szCs w:val="18"/>
          <w:lang w:val="x-none"/>
        </w:rPr>
        <w:t>hopping—ED]</w:t>
      </w:r>
      <w:r>
        <w:rPr>
          <w:rFonts w:ascii="Arial" w:hAnsi="Arial" w:cs="Arial"/>
          <w:sz w:val="28"/>
          <w:szCs w:val="28"/>
          <w:lang w:val="x-none"/>
        </w:rPr>
        <w:t xml:space="preserve"> ka 406, </w:t>
      </w:r>
      <w:proofErr w:type="spellStart"/>
      <w:r>
        <w:rPr>
          <w:rFonts w:ascii="Arial" w:hAnsi="Arial" w:cs="Arial"/>
          <w:sz w:val="28"/>
          <w:szCs w:val="28"/>
          <w:lang w:val="x-none"/>
        </w:rPr>
        <w:t>kanenge</w:t>
      </w:r>
      <w:proofErr w:type="spellEnd"/>
      <w:r>
        <w:rPr>
          <w:rFonts w:ascii="Arial" w:hAnsi="Arial" w:cs="Arial"/>
          <w:sz w:val="28"/>
          <w:szCs w:val="28"/>
          <w:lang w:val="x-none"/>
        </w:rPr>
        <w:t xml:space="preserve"> kari…? </w:t>
      </w:r>
      <w:r w:rsidRPr="00152FB3">
        <w:rPr>
          <w:rFonts w:ascii="Arial" w:hAnsi="Arial" w:cs="Arial"/>
          <w:sz w:val="18"/>
          <w:szCs w:val="18"/>
        </w:rPr>
        <w:t>[Congregation says, “</w:t>
      </w:r>
      <w:proofErr w:type="spellStart"/>
      <w:r>
        <w:rPr>
          <w:rFonts w:ascii="Arial" w:hAnsi="Arial" w:cs="Arial"/>
          <w:sz w:val="18"/>
          <w:szCs w:val="18"/>
        </w:rPr>
        <w:t>karipo</w:t>
      </w:r>
      <w:proofErr w:type="spellEnd"/>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 Aah! Kombi </w:t>
      </w:r>
      <w:proofErr w:type="spellStart"/>
      <w:r>
        <w:rPr>
          <w:rFonts w:ascii="Arial" w:hAnsi="Arial" w:cs="Arial"/>
          <w:sz w:val="28"/>
          <w:szCs w:val="28"/>
          <w:lang w:val="x-none"/>
        </w:rPr>
        <w:t>yekuendesa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kuchikoro</w:t>
      </w:r>
      <w:proofErr w:type="spellEnd"/>
      <w:r>
        <w:rPr>
          <w:rFonts w:ascii="Arial" w:hAnsi="Arial" w:cs="Arial"/>
          <w:sz w:val="28"/>
          <w:szCs w:val="28"/>
          <w:lang w:val="x-none"/>
        </w:rPr>
        <w:t xml:space="preserve"> </w:t>
      </w:r>
      <w:proofErr w:type="spellStart"/>
      <w:r>
        <w:rPr>
          <w:rFonts w:ascii="Arial" w:hAnsi="Arial" w:cs="Arial"/>
          <w:sz w:val="28"/>
          <w:szCs w:val="28"/>
          <w:lang w:val="x-none"/>
        </w:rPr>
        <w:t>inenge</w:t>
      </w:r>
      <w:proofErr w:type="spellEnd"/>
      <w:r>
        <w:rPr>
          <w:rFonts w:ascii="Arial" w:hAnsi="Arial" w:cs="Arial"/>
          <w:sz w:val="28"/>
          <w:szCs w:val="28"/>
          <w:lang w:val="x-none"/>
        </w:rPr>
        <w:t xml:space="preserve"> </w:t>
      </w:r>
      <w:proofErr w:type="spellStart"/>
      <w:r>
        <w:rPr>
          <w:rFonts w:ascii="Arial" w:hAnsi="Arial" w:cs="Arial"/>
          <w:sz w:val="28"/>
          <w:szCs w:val="28"/>
          <w:lang w:val="x-none"/>
        </w:rPr>
        <w:t>iri</w:t>
      </w:r>
      <w:proofErr w:type="spellEnd"/>
      <w:r>
        <w:rPr>
          <w:rFonts w:ascii="Arial" w:hAnsi="Arial" w:cs="Arial"/>
          <w:sz w:val="28"/>
          <w:szCs w:val="28"/>
          <w:lang w:val="x-none"/>
        </w:rPr>
        <w:t>…?</w:t>
      </w:r>
      <w:r w:rsidRPr="00152FB3">
        <w:rPr>
          <w:rFonts w:ascii="Arial" w:hAnsi="Arial" w:cs="Arial"/>
          <w:sz w:val="18"/>
          <w:szCs w:val="18"/>
        </w:rPr>
        <w:t>[Congregation says, “</w:t>
      </w:r>
      <w:proofErr w:type="spellStart"/>
      <w:r>
        <w:rPr>
          <w:rFonts w:ascii="Arial" w:hAnsi="Arial" w:cs="Arial"/>
          <w:sz w:val="18"/>
          <w:szCs w:val="18"/>
        </w:rPr>
        <w:t>iripo</w:t>
      </w:r>
      <w:proofErr w:type="spellEnd"/>
      <w:r w:rsidRPr="00152FB3">
        <w:rPr>
          <w:rFonts w:ascii="Arial" w:hAnsi="Arial" w:cs="Arial"/>
          <w:sz w:val="18"/>
          <w:szCs w:val="18"/>
        </w:rPr>
        <w:t>.”]</w:t>
      </w:r>
      <w:r>
        <w:rPr>
          <w:rFonts w:ascii="Arial" w:hAnsi="Arial" w:cs="Arial"/>
          <w:sz w:val="28"/>
          <w:szCs w:val="28"/>
          <w:lang w:val="x-none"/>
        </w:rPr>
        <w:t xml:space="preserve"> Generator </w:t>
      </w:r>
      <w:proofErr w:type="spellStart"/>
      <w:r>
        <w:rPr>
          <w:rFonts w:ascii="Arial" w:hAnsi="Arial" w:cs="Arial"/>
          <w:sz w:val="28"/>
          <w:szCs w:val="28"/>
          <w:lang w:val="x-none"/>
        </w:rPr>
        <w:t>rinenge</w:t>
      </w:r>
      <w:proofErr w:type="spellEnd"/>
      <w:r>
        <w:rPr>
          <w:rFonts w:ascii="Arial" w:hAnsi="Arial" w:cs="Arial"/>
          <w:sz w:val="28"/>
          <w:szCs w:val="28"/>
          <w:lang w:val="x-none"/>
        </w:rPr>
        <w:t xml:space="preserve"> </w:t>
      </w:r>
      <w:proofErr w:type="spellStart"/>
      <w:r>
        <w:rPr>
          <w:rFonts w:ascii="Arial" w:hAnsi="Arial" w:cs="Arial"/>
          <w:sz w:val="28"/>
          <w:szCs w:val="28"/>
          <w:lang w:val="x-none"/>
        </w:rPr>
        <w:t>ririchi</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tii</w:t>
      </w:r>
      <w:proofErr w:type="spellEnd"/>
      <w:r>
        <w:rPr>
          <w:rFonts w:ascii="Arial" w:hAnsi="Arial" w:cs="Arial"/>
          <w:sz w:val="18"/>
          <w:szCs w:val="18"/>
        </w:rPr>
        <w:t>,</w:t>
      </w:r>
      <w:r w:rsidRPr="00152FB3">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tii</w:t>
      </w:r>
      <w:proofErr w:type="spellEnd"/>
      <w:r>
        <w:rPr>
          <w:rFonts w:ascii="Arial" w:hAnsi="Arial" w:cs="Arial"/>
          <w:sz w:val="28"/>
          <w:szCs w:val="28"/>
          <w:lang w:val="x-none"/>
        </w:rPr>
        <w:t>.</w:t>
      </w:r>
      <w:r w:rsidRPr="00D6274B">
        <w:rPr>
          <w:rFonts w:ascii="Arial" w:hAnsi="Arial" w:cs="Arial"/>
          <w:sz w:val="18"/>
          <w:szCs w:val="18"/>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 </w:t>
      </w:r>
    </w:p>
    <w:p w:rsidR="001847F0" w:rsidP="001847F0" w:rsidRDefault="001847F0" w14:paraId="655DF5CD" w14:textId="77777777">
      <w:pPr>
        <w:jc w:val="both"/>
        <w:rPr>
          <w:rFonts w:ascii="Arial" w:hAnsi="Arial" w:cs="Arial"/>
          <w:sz w:val="28"/>
          <w:szCs w:val="28"/>
          <w:lang w:val="x-none"/>
        </w:rPr>
      </w:pPr>
      <w:r w:rsidRPr="00872021">
        <w:rPr>
          <w:rFonts w:ascii="Arial" w:hAnsi="Arial" w:cs="Arial"/>
          <w:sz w:val="28"/>
          <w:szCs w:val="28"/>
          <w:vertAlign w:val="superscript"/>
          <w:lang w:val="x-none"/>
        </w:rPr>
        <w:t>275</w:t>
      </w:r>
      <w:r>
        <w:rPr>
          <w:rFonts w:ascii="Arial" w:hAnsi="Arial" w:cs="Arial"/>
          <w:sz w:val="28"/>
          <w:szCs w:val="28"/>
          <w:lang w:val="x-none"/>
        </w:rPr>
        <w:t xml:space="preserve">Hanzi </w:t>
      </w:r>
      <w:proofErr w:type="spellStart"/>
      <w:r>
        <w:rPr>
          <w:rFonts w:ascii="Arial" w:hAnsi="Arial" w:cs="Arial"/>
          <w:sz w:val="28"/>
          <w:szCs w:val="28"/>
          <w:lang w:val="x-none"/>
        </w:rPr>
        <w:t>unoropafadzwa</w:t>
      </w:r>
      <w:proofErr w:type="spellEnd"/>
      <w:r>
        <w:rPr>
          <w:rFonts w:ascii="Arial" w:hAnsi="Arial" w:cs="Arial"/>
          <w:sz w:val="28"/>
          <w:szCs w:val="28"/>
          <w:lang w:val="x-none"/>
        </w:rPr>
        <w:t xml:space="preserve"> </w:t>
      </w:r>
      <w:proofErr w:type="spellStart"/>
      <w:r>
        <w:rPr>
          <w:rFonts w:ascii="Arial" w:hAnsi="Arial" w:cs="Arial"/>
          <w:sz w:val="28"/>
          <w:szCs w:val="28"/>
          <w:lang w:val="x-none"/>
        </w:rPr>
        <w:t>kwese</w:t>
      </w:r>
      <w:proofErr w:type="spellEnd"/>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kunzwa</w:t>
      </w:r>
      <w:proofErr w:type="spellEnd"/>
      <w:r>
        <w:rPr>
          <w:rFonts w:ascii="Arial" w:hAnsi="Arial" w:cs="Arial"/>
          <w:sz w:val="28"/>
          <w:szCs w:val="28"/>
          <w:lang w:val="x-none"/>
        </w:rPr>
        <w:t xml:space="preserve"> Amen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w:t>
      </w:r>
      <w:r w:rsidRPr="00D6274B">
        <w:rPr>
          <w:rFonts w:ascii="Arial" w:hAnsi="Arial" w:cs="Arial"/>
          <w:sz w:val="18"/>
          <w:szCs w:val="18"/>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 Manje </w:t>
      </w:r>
      <w:proofErr w:type="spellStart"/>
      <w:r>
        <w:rPr>
          <w:rFonts w:ascii="Arial" w:hAnsi="Arial" w:cs="Arial"/>
          <w:sz w:val="28"/>
          <w:szCs w:val="28"/>
          <w:lang w:val="x-none"/>
        </w:rPr>
        <w:t>ndiri</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ndikadaiso</w:t>
      </w:r>
      <w:proofErr w:type="spellEnd"/>
      <w:r>
        <w:rPr>
          <w:rFonts w:ascii="Arial" w:hAnsi="Arial" w:cs="Arial"/>
          <w:sz w:val="28"/>
          <w:szCs w:val="28"/>
          <w:lang w:val="x-none"/>
        </w:rPr>
        <w:t xml:space="preserve">, </w:t>
      </w:r>
      <w:r w:rsidRPr="004A47FE">
        <w:rPr>
          <w:rFonts w:ascii="Arial" w:hAnsi="Arial" w:cs="Arial"/>
          <w:sz w:val="18"/>
          <w:szCs w:val="18"/>
          <w:lang w:val="x-none"/>
        </w:rPr>
        <w:t>[Apostle demonstrates—ED]</w:t>
      </w:r>
      <w:r>
        <w:rPr>
          <w:rFonts w:ascii="Arial" w:hAnsi="Arial" w:cs="Arial"/>
          <w:sz w:val="28"/>
          <w:szCs w:val="28"/>
          <w:lang w:val="x-none"/>
        </w:rPr>
        <w:t xml:space="preserve"> </w:t>
      </w:r>
      <w:proofErr w:type="spellStart"/>
      <w:r>
        <w:rPr>
          <w:rFonts w:ascii="Arial" w:hAnsi="Arial" w:cs="Arial"/>
          <w:sz w:val="28"/>
          <w:szCs w:val="28"/>
          <w:lang w:val="x-none"/>
        </w:rPr>
        <w:t>unoona</w:t>
      </w:r>
      <w:proofErr w:type="spellEnd"/>
      <w:r>
        <w:rPr>
          <w:rFonts w:ascii="Arial" w:hAnsi="Arial" w:cs="Arial"/>
          <w:sz w:val="28"/>
          <w:szCs w:val="28"/>
          <w:lang w:val="x-none"/>
        </w:rPr>
        <w:t xml:space="preserve"> </w:t>
      </w:r>
      <w:proofErr w:type="spellStart"/>
      <w:r>
        <w:rPr>
          <w:rFonts w:ascii="Arial" w:hAnsi="Arial" w:cs="Arial"/>
          <w:sz w:val="28"/>
          <w:szCs w:val="28"/>
          <w:lang w:val="x-none"/>
        </w:rPr>
        <w:t>vamwe</w:t>
      </w:r>
      <w:proofErr w:type="spellEnd"/>
      <w:r>
        <w:rPr>
          <w:rFonts w:ascii="Arial" w:hAnsi="Arial" w:cs="Arial"/>
          <w:sz w:val="28"/>
          <w:szCs w:val="28"/>
          <w:lang w:val="x-none"/>
        </w:rPr>
        <w:t xml:space="preserve"> </w:t>
      </w:r>
      <w:proofErr w:type="spellStart"/>
      <w:r>
        <w:rPr>
          <w:rFonts w:ascii="Arial" w:hAnsi="Arial" w:cs="Arial"/>
          <w:sz w:val="28"/>
          <w:szCs w:val="28"/>
          <w:lang w:val="x-none"/>
        </w:rPr>
        <w:t>vanobva</w:t>
      </w:r>
      <w:proofErr w:type="spellEnd"/>
      <w:r>
        <w:rPr>
          <w:rFonts w:ascii="Arial" w:hAnsi="Arial" w:cs="Arial"/>
          <w:sz w:val="28"/>
          <w:szCs w:val="28"/>
          <w:lang w:val="x-none"/>
        </w:rPr>
        <w:t xml:space="preserve"> </w:t>
      </w:r>
      <w:proofErr w:type="spellStart"/>
      <w:r>
        <w:rPr>
          <w:rFonts w:ascii="Arial" w:hAnsi="Arial" w:cs="Arial"/>
          <w:sz w:val="28"/>
          <w:szCs w:val="28"/>
          <w:lang w:val="x-none"/>
        </w:rPr>
        <w:t>vatarisana</w:t>
      </w:r>
      <w:proofErr w:type="spellEnd"/>
      <w:r>
        <w:rPr>
          <w:rFonts w:ascii="Arial" w:hAnsi="Arial" w:cs="Arial"/>
          <w:sz w:val="28"/>
          <w:szCs w:val="28"/>
          <w:lang w:val="x-none"/>
        </w:rPr>
        <w:t xml:space="preserve"> </w:t>
      </w:r>
      <w:proofErr w:type="spellStart"/>
      <w:r>
        <w:rPr>
          <w:rFonts w:ascii="Arial" w:hAnsi="Arial" w:cs="Arial"/>
          <w:sz w:val="28"/>
          <w:szCs w:val="28"/>
          <w:lang w:val="x-none"/>
        </w:rPr>
        <w:t>kudai</w:t>
      </w:r>
      <w:proofErr w:type="spellEnd"/>
      <w:r>
        <w:rPr>
          <w:rFonts w:ascii="Arial" w:hAnsi="Arial" w:cs="Arial"/>
          <w:sz w:val="28"/>
          <w:szCs w:val="28"/>
          <w:lang w:val="x-none"/>
        </w:rPr>
        <w:t xml:space="preserve">. </w:t>
      </w:r>
      <w:r w:rsidRPr="004A47FE">
        <w:rPr>
          <w:rFonts w:ascii="Arial" w:hAnsi="Arial" w:cs="Arial"/>
          <w:sz w:val="18"/>
          <w:szCs w:val="18"/>
          <w:lang w:val="x-none"/>
        </w:rPr>
        <w:t>[Apostle illustrates; Congregation laughs—ED]</w:t>
      </w:r>
      <w:r>
        <w:rPr>
          <w:rFonts w:ascii="Arial" w:hAnsi="Arial" w:cs="Arial"/>
          <w:sz w:val="28"/>
          <w:szCs w:val="28"/>
          <w:lang w:val="x-none"/>
        </w:rPr>
        <w:t xml:space="preserve"> Hanzi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vhairira</w:t>
      </w:r>
      <w:proofErr w:type="spellEnd"/>
      <w:r>
        <w:rPr>
          <w:rFonts w:ascii="Arial" w:hAnsi="Arial" w:cs="Arial"/>
          <w:sz w:val="28"/>
          <w:szCs w:val="28"/>
          <w:lang w:val="x-none"/>
        </w:rPr>
        <w:t xml:space="preserve">. </w:t>
      </w:r>
      <w:proofErr w:type="spellStart"/>
      <w:r>
        <w:rPr>
          <w:rFonts w:ascii="Arial" w:hAnsi="Arial" w:cs="Arial"/>
          <w:sz w:val="28"/>
          <w:szCs w:val="28"/>
          <w:lang w:val="x-none"/>
        </w:rPr>
        <w:t>Iwewe</w:t>
      </w:r>
      <w:proofErr w:type="spellEnd"/>
      <w:r>
        <w:rPr>
          <w:rFonts w:ascii="Arial" w:hAnsi="Arial" w:cs="Arial"/>
          <w:sz w:val="28"/>
          <w:szCs w:val="28"/>
          <w:lang w:val="x-none"/>
        </w:rPr>
        <w:t xml:space="preserve"> </w:t>
      </w:r>
      <w:proofErr w:type="spellStart"/>
      <w:r>
        <w:rPr>
          <w:rFonts w:ascii="Arial" w:hAnsi="Arial" w:cs="Arial"/>
          <w:sz w:val="28"/>
          <w:szCs w:val="28"/>
          <w:lang w:val="x-none"/>
        </w:rPr>
        <w:t>unogovhairirwa</w:t>
      </w:r>
      <w:proofErr w:type="spellEnd"/>
      <w:r>
        <w:rPr>
          <w:rFonts w:ascii="Arial" w:hAnsi="Arial" w:cs="Arial"/>
          <w:sz w:val="28"/>
          <w:szCs w:val="28"/>
          <w:lang w:val="x-none"/>
        </w:rPr>
        <w:t xml:space="preserve">, </w:t>
      </w:r>
      <w:proofErr w:type="spellStart"/>
      <w:r>
        <w:rPr>
          <w:rFonts w:ascii="Arial" w:hAnsi="Arial" w:cs="Arial"/>
          <w:sz w:val="28"/>
          <w:szCs w:val="28"/>
          <w:lang w:val="x-none"/>
        </w:rPr>
        <w:t>asi</w:t>
      </w:r>
      <w:proofErr w:type="spellEnd"/>
      <w:r>
        <w:rPr>
          <w:rFonts w:ascii="Arial" w:hAnsi="Arial" w:cs="Arial"/>
          <w:sz w:val="28"/>
          <w:szCs w:val="28"/>
          <w:lang w:val="x-none"/>
        </w:rPr>
        <w:t xml:space="preserve"> Mwari </w:t>
      </w:r>
      <w:proofErr w:type="spellStart"/>
      <w:r>
        <w:rPr>
          <w:rFonts w:ascii="Arial" w:hAnsi="Arial" w:cs="Arial"/>
          <w:sz w:val="28"/>
          <w:szCs w:val="28"/>
          <w:lang w:val="x-none"/>
        </w:rPr>
        <w:t>hauna</w:t>
      </w:r>
      <w:proofErr w:type="spellEnd"/>
      <w:r>
        <w:rPr>
          <w:rFonts w:ascii="Arial" w:hAnsi="Arial" w:cs="Arial"/>
          <w:sz w:val="28"/>
          <w:szCs w:val="28"/>
          <w:lang w:val="x-none"/>
        </w:rPr>
        <w:t xml:space="preserve">? </w:t>
      </w:r>
      <w:proofErr w:type="spellStart"/>
      <w:r>
        <w:rPr>
          <w:rFonts w:ascii="Arial" w:hAnsi="Arial" w:cs="Arial"/>
          <w:sz w:val="28"/>
          <w:szCs w:val="28"/>
          <w:lang w:val="x-none"/>
        </w:rPr>
        <w:t>Unozviziva</w:t>
      </w:r>
      <w:proofErr w:type="spellEnd"/>
      <w:r>
        <w:rPr>
          <w:rFonts w:ascii="Arial" w:hAnsi="Arial" w:cs="Arial"/>
          <w:sz w:val="28"/>
          <w:szCs w:val="28"/>
          <w:lang w:val="x-none"/>
        </w:rPr>
        <w:t xml:space="preserve"> </w:t>
      </w:r>
      <w:proofErr w:type="spellStart"/>
      <w:r>
        <w:rPr>
          <w:rFonts w:ascii="Arial" w:hAnsi="Arial" w:cs="Arial"/>
          <w:sz w:val="28"/>
          <w:szCs w:val="28"/>
          <w:lang w:val="x-none"/>
        </w:rPr>
        <w:t>zvako</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proofErr w:type="spellStart"/>
      <w:r>
        <w:rPr>
          <w:rFonts w:ascii="Arial" w:hAnsi="Arial" w:cs="Arial"/>
          <w:sz w:val="28"/>
          <w:szCs w:val="28"/>
          <w:lang w:val="x-none"/>
        </w:rPr>
        <w:t>haakupi</w:t>
      </w:r>
      <w:proofErr w:type="spellEnd"/>
      <w:r>
        <w:rPr>
          <w:rFonts w:ascii="Arial" w:hAnsi="Arial" w:cs="Arial"/>
          <w:sz w:val="28"/>
          <w:szCs w:val="28"/>
          <w:lang w:val="x-none"/>
        </w:rPr>
        <w:t xml:space="preserve">? Saka </w:t>
      </w:r>
      <w:proofErr w:type="spellStart"/>
      <w:r>
        <w:rPr>
          <w:rFonts w:ascii="Arial" w:hAnsi="Arial" w:cs="Arial"/>
          <w:sz w:val="28"/>
          <w:szCs w:val="28"/>
          <w:lang w:val="x-none"/>
        </w:rPr>
        <w:t>uri</w:t>
      </w:r>
      <w:proofErr w:type="spellEnd"/>
      <w:r>
        <w:rPr>
          <w:rFonts w:ascii="Arial" w:hAnsi="Arial" w:cs="Arial"/>
          <w:sz w:val="28"/>
          <w:szCs w:val="28"/>
          <w:lang w:val="x-none"/>
        </w:rPr>
        <w:t xml:space="preserve"> </w:t>
      </w:r>
      <w:proofErr w:type="spellStart"/>
      <w:r>
        <w:rPr>
          <w:rFonts w:ascii="Arial" w:hAnsi="Arial" w:cs="Arial"/>
          <w:sz w:val="28"/>
          <w:szCs w:val="28"/>
          <w:lang w:val="x-none"/>
        </w:rPr>
        <w:t>kuiteyi</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I am provoking you unto good works!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Toda Ameni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w:t>
      </w:r>
      <w:proofErr w:type="spellStart"/>
      <w:r>
        <w:rPr>
          <w:rFonts w:ascii="Arial" w:hAnsi="Arial" w:cs="Arial"/>
          <w:sz w:val="28"/>
          <w:szCs w:val="28"/>
          <w:lang w:val="x-none"/>
        </w:rPr>
        <w:t>ipa</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ipapo</w:t>
      </w:r>
      <w:proofErr w:type="spellEnd"/>
      <w:r w:rsidRPr="00152FB3">
        <w:rPr>
          <w:rFonts w:ascii="Arial" w:hAnsi="Arial" w:cs="Arial"/>
          <w:sz w:val="18"/>
          <w:szCs w:val="18"/>
        </w:rPr>
        <w:t>.”]</w:t>
      </w:r>
      <w:r>
        <w:rPr>
          <w:rFonts w:ascii="Arial" w:hAnsi="Arial" w:cs="Arial"/>
          <w:sz w:val="28"/>
          <w:szCs w:val="28"/>
          <w:lang w:val="x-none"/>
        </w:rPr>
        <w:t xml:space="preserve"> Kuti </w:t>
      </w:r>
      <w:proofErr w:type="spellStart"/>
      <w:r>
        <w:rPr>
          <w:rFonts w:ascii="Arial" w:hAnsi="Arial" w:cs="Arial"/>
          <w:sz w:val="28"/>
          <w:szCs w:val="28"/>
          <w:lang w:val="x-none"/>
        </w:rPr>
        <w:t>uti</w:t>
      </w:r>
      <w:proofErr w:type="spellEnd"/>
      <w:r>
        <w:rPr>
          <w:rFonts w:ascii="Arial" w:hAnsi="Arial" w:cs="Arial"/>
          <w:sz w:val="28"/>
          <w:szCs w:val="28"/>
          <w:lang w:val="x-none"/>
        </w:rPr>
        <w:t xml:space="preserve">, “Kana Mwari </w:t>
      </w:r>
      <w:proofErr w:type="spellStart"/>
      <w:r>
        <w:rPr>
          <w:rFonts w:ascii="Arial" w:hAnsi="Arial" w:cs="Arial"/>
          <w:sz w:val="28"/>
          <w:szCs w:val="28"/>
          <w:lang w:val="x-none"/>
        </w:rPr>
        <w:t>akaitira</w:t>
      </w:r>
      <w:proofErr w:type="spellEnd"/>
      <w:r>
        <w:rPr>
          <w:rFonts w:ascii="Arial" w:hAnsi="Arial" w:cs="Arial"/>
          <w:sz w:val="28"/>
          <w:szCs w:val="28"/>
          <w:lang w:val="x-none"/>
        </w:rPr>
        <w:t xml:space="preserve"> Pastor, every disciple can be like his ma…?” </w:t>
      </w:r>
      <w:r w:rsidRPr="00152FB3">
        <w:rPr>
          <w:rFonts w:ascii="Arial" w:hAnsi="Arial" w:cs="Arial"/>
          <w:sz w:val="18"/>
          <w:szCs w:val="18"/>
        </w:rPr>
        <w:t>[Congregation says, “</w:t>
      </w:r>
      <w:r>
        <w:rPr>
          <w:rFonts w:ascii="Arial" w:hAnsi="Arial" w:cs="Arial"/>
          <w:sz w:val="18"/>
          <w:szCs w:val="18"/>
        </w:rPr>
        <w:t>master</w:t>
      </w:r>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 </w:t>
      </w:r>
    </w:p>
    <w:p w:rsidR="001847F0" w:rsidP="001847F0" w:rsidRDefault="001847F0" w14:paraId="60ABAD89" w14:textId="77777777">
      <w:pPr>
        <w:jc w:val="both"/>
        <w:rPr>
          <w:rFonts w:ascii="Arial" w:hAnsi="Arial" w:cs="Arial"/>
          <w:sz w:val="28"/>
          <w:szCs w:val="28"/>
          <w:lang w:val="x-none"/>
        </w:rPr>
      </w:pPr>
      <w:r w:rsidRPr="00EC5A54">
        <w:rPr>
          <w:rFonts w:ascii="Arial" w:hAnsi="Arial" w:cs="Arial"/>
          <w:sz w:val="28"/>
          <w:szCs w:val="28"/>
          <w:vertAlign w:val="superscript"/>
          <w:lang w:val="x-none"/>
        </w:rPr>
        <w:t>276</w:t>
      </w:r>
      <w:r>
        <w:rPr>
          <w:rFonts w:ascii="Arial" w:hAnsi="Arial" w:cs="Arial"/>
          <w:sz w:val="28"/>
          <w:szCs w:val="28"/>
          <w:lang w:val="x-none"/>
        </w:rPr>
        <w:t xml:space="preserve">Munhu </w:t>
      </w:r>
      <w:proofErr w:type="spellStart"/>
      <w:r>
        <w:rPr>
          <w:rFonts w:ascii="Arial" w:hAnsi="Arial" w:cs="Arial"/>
          <w:sz w:val="28"/>
          <w:szCs w:val="28"/>
          <w:lang w:val="x-none"/>
        </w:rPr>
        <w:t>wese</w:t>
      </w:r>
      <w:proofErr w:type="spellEnd"/>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w:t>
      </w:r>
      <w:proofErr w:type="spellStart"/>
      <w:r>
        <w:rPr>
          <w:rFonts w:ascii="Arial" w:hAnsi="Arial" w:cs="Arial"/>
          <w:sz w:val="28"/>
          <w:szCs w:val="28"/>
          <w:lang w:val="x-none"/>
        </w:rPr>
        <w:t>ndozvaanenge</w:t>
      </w:r>
      <w:proofErr w:type="spellEnd"/>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Ma brother ese </w:t>
      </w:r>
      <w:proofErr w:type="spellStart"/>
      <w:r>
        <w:rPr>
          <w:rFonts w:ascii="Arial" w:hAnsi="Arial" w:cs="Arial"/>
          <w:sz w:val="28"/>
          <w:szCs w:val="28"/>
          <w:lang w:val="x-none"/>
        </w:rPr>
        <w:t>auya</w:t>
      </w:r>
      <w:proofErr w:type="spellEnd"/>
      <w:r>
        <w:rPr>
          <w:rFonts w:ascii="Arial" w:hAnsi="Arial" w:cs="Arial"/>
          <w:sz w:val="28"/>
          <w:szCs w:val="28"/>
          <w:lang w:val="x-none"/>
        </w:rPr>
        <w:t xml:space="preserve"> </w:t>
      </w:r>
      <w:proofErr w:type="spellStart"/>
      <w:r>
        <w:rPr>
          <w:rFonts w:ascii="Arial" w:hAnsi="Arial" w:cs="Arial"/>
          <w:sz w:val="28"/>
          <w:szCs w:val="28"/>
          <w:lang w:val="x-none"/>
        </w:rPr>
        <w:t>netsoka</w:t>
      </w:r>
      <w:proofErr w:type="spellEnd"/>
      <w:r>
        <w:rPr>
          <w:rFonts w:ascii="Arial" w:hAnsi="Arial" w:cs="Arial"/>
          <w:sz w:val="28"/>
          <w:szCs w:val="28"/>
          <w:lang w:val="x-none"/>
        </w:rPr>
        <w:t xml:space="preserve"> </w:t>
      </w:r>
      <w:proofErr w:type="spellStart"/>
      <w:r>
        <w:rPr>
          <w:rFonts w:ascii="Arial" w:hAnsi="Arial" w:cs="Arial"/>
          <w:sz w:val="28"/>
          <w:szCs w:val="28"/>
          <w:lang w:val="x-none"/>
        </w:rPr>
        <w:t>hazvifaniri</w:t>
      </w:r>
      <w:proofErr w:type="spellEnd"/>
      <w:r>
        <w:rPr>
          <w:rFonts w:ascii="Arial" w:hAnsi="Arial" w:cs="Arial"/>
          <w:sz w:val="28"/>
          <w:szCs w:val="28"/>
          <w:lang w:val="x-none"/>
        </w:rPr>
        <w:t xml:space="preserve"> </w:t>
      </w:r>
      <w:proofErr w:type="spellStart"/>
      <w:r>
        <w:rPr>
          <w:rFonts w:ascii="Arial" w:hAnsi="Arial" w:cs="Arial"/>
          <w:sz w:val="28"/>
          <w:szCs w:val="28"/>
          <w:lang w:val="x-none"/>
        </w:rPr>
        <w:t>kunge</w:t>
      </w:r>
      <w:proofErr w:type="spellEnd"/>
      <w:r>
        <w:rPr>
          <w:rFonts w:ascii="Arial" w:hAnsi="Arial" w:cs="Arial"/>
          <w:sz w:val="28"/>
          <w:szCs w:val="28"/>
          <w:lang w:val="x-none"/>
        </w:rPr>
        <w:t xml:space="preserve"> </w:t>
      </w:r>
      <w:proofErr w:type="spellStart"/>
      <w:r>
        <w:rPr>
          <w:rFonts w:ascii="Arial" w:hAnsi="Arial" w:cs="Arial"/>
          <w:sz w:val="28"/>
          <w:szCs w:val="28"/>
          <w:lang w:val="x-none"/>
        </w:rPr>
        <w:t>zvakadii</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zvakadaro</w:t>
      </w:r>
      <w:proofErr w:type="spellEnd"/>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Heh? </w:t>
      </w:r>
      <w:proofErr w:type="spellStart"/>
      <w:r>
        <w:rPr>
          <w:rFonts w:ascii="Arial" w:hAnsi="Arial" w:cs="Arial"/>
          <w:sz w:val="28"/>
          <w:szCs w:val="28"/>
          <w:lang w:val="x-none"/>
        </w:rPr>
        <w:t>Unofanira</w:t>
      </w:r>
      <w:proofErr w:type="spellEnd"/>
      <w:r>
        <w:rPr>
          <w:rFonts w:ascii="Arial" w:hAnsi="Arial" w:cs="Arial"/>
          <w:sz w:val="28"/>
          <w:szCs w:val="28"/>
          <w:lang w:val="x-none"/>
        </w:rPr>
        <w:t xml:space="preserve"> </w:t>
      </w:r>
      <w:proofErr w:type="spellStart"/>
      <w:r>
        <w:rPr>
          <w:rFonts w:ascii="Arial" w:hAnsi="Arial" w:cs="Arial"/>
          <w:sz w:val="28"/>
          <w:szCs w:val="28"/>
          <w:lang w:val="x-none"/>
        </w:rPr>
        <w:t>kunge</w:t>
      </w:r>
      <w:proofErr w:type="spellEnd"/>
      <w:r>
        <w:rPr>
          <w:rFonts w:ascii="Arial" w:hAnsi="Arial" w:cs="Arial"/>
          <w:sz w:val="28"/>
          <w:szCs w:val="28"/>
          <w:lang w:val="x-none"/>
        </w:rPr>
        <w:t xml:space="preserve"> wanga </w:t>
      </w:r>
      <w:proofErr w:type="spellStart"/>
      <w:r>
        <w:rPr>
          <w:rFonts w:ascii="Arial" w:hAnsi="Arial" w:cs="Arial"/>
          <w:sz w:val="28"/>
          <w:szCs w:val="28"/>
          <w:lang w:val="x-none"/>
        </w:rPr>
        <w:t>wauya</w:t>
      </w:r>
      <w:proofErr w:type="spellEnd"/>
      <w:r>
        <w:rPr>
          <w:rFonts w:ascii="Arial" w:hAnsi="Arial" w:cs="Arial"/>
          <w:sz w:val="28"/>
          <w:szCs w:val="28"/>
          <w:lang w:val="x-none"/>
        </w:rPr>
        <w:t xml:space="preserve"> </w:t>
      </w:r>
      <w:proofErr w:type="spellStart"/>
      <w:r>
        <w:rPr>
          <w:rFonts w:ascii="Arial" w:hAnsi="Arial" w:cs="Arial"/>
          <w:sz w:val="28"/>
          <w:szCs w:val="28"/>
          <w:lang w:val="x-none"/>
        </w:rPr>
        <w:t>nemuchina</w:t>
      </w:r>
      <w:proofErr w:type="spellEnd"/>
      <w:r>
        <w:rPr>
          <w:rFonts w:ascii="Arial" w:hAnsi="Arial" w:cs="Arial"/>
          <w:sz w:val="28"/>
          <w:szCs w:val="28"/>
          <w:lang w:val="x-none"/>
        </w:rPr>
        <w:t xml:space="preserve"> </w:t>
      </w:r>
      <w:proofErr w:type="spellStart"/>
      <w:r>
        <w:rPr>
          <w:rFonts w:ascii="Arial" w:hAnsi="Arial" w:cs="Arial"/>
          <w:sz w:val="28"/>
          <w:szCs w:val="28"/>
          <w:lang w:val="x-none"/>
        </w:rPr>
        <w:t>wako</w:t>
      </w:r>
      <w:proofErr w:type="spellEnd"/>
      <w:r>
        <w:rPr>
          <w:rFonts w:ascii="Arial" w:hAnsi="Arial" w:cs="Arial"/>
          <w:sz w:val="28"/>
          <w:szCs w:val="28"/>
          <w:lang w:val="x-none"/>
        </w:rPr>
        <w:t xml:space="preserve">. Job </w:t>
      </w:r>
      <w:proofErr w:type="spellStart"/>
      <w:r>
        <w:rPr>
          <w:rFonts w:ascii="Arial" w:hAnsi="Arial" w:cs="Arial"/>
          <w:sz w:val="28"/>
          <w:szCs w:val="28"/>
          <w:lang w:val="x-none"/>
        </w:rPr>
        <w:t>akanga</w:t>
      </w:r>
      <w:proofErr w:type="spellEnd"/>
      <w:r>
        <w:rPr>
          <w:rFonts w:ascii="Arial" w:hAnsi="Arial" w:cs="Arial"/>
          <w:sz w:val="28"/>
          <w:szCs w:val="28"/>
          <w:lang w:val="x-none"/>
        </w:rPr>
        <w:t xml:space="preserve"> </w:t>
      </w:r>
      <w:proofErr w:type="spellStart"/>
      <w:r>
        <w:rPr>
          <w:rFonts w:ascii="Arial" w:hAnsi="Arial" w:cs="Arial"/>
          <w:sz w:val="28"/>
          <w:szCs w:val="28"/>
          <w:lang w:val="x-none"/>
        </w:rPr>
        <w:t>aine</w:t>
      </w:r>
      <w:proofErr w:type="spellEnd"/>
      <w:r>
        <w:rPr>
          <w:rFonts w:ascii="Arial" w:hAnsi="Arial" w:cs="Arial"/>
          <w:sz w:val="28"/>
          <w:szCs w:val="28"/>
          <w:lang w:val="x-none"/>
        </w:rPr>
        <w:t xml:space="preserve"> </w:t>
      </w:r>
      <w:proofErr w:type="spellStart"/>
      <w:r>
        <w:rPr>
          <w:rFonts w:ascii="Arial" w:hAnsi="Arial" w:cs="Arial"/>
          <w:sz w:val="28"/>
          <w:szCs w:val="28"/>
          <w:lang w:val="x-none"/>
        </w:rPr>
        <w:t>hanzi</w:t>
      </w:r>
      <w:proofErr w:type="spellEnd"/>
      <w:r>
        <w:rPr>
          <w:rFonts w:ascii="Arial" w:hAnsi="Arial" w:cs="Arial"/>
          <w:sz w:val="28"/>
          <w:szCs w:val="28"/>
          <w:lang w:val="x-none"/>
        </w:rPr>
        <w:t xml:space="preserve"> five thousand camels. Meaning Job </w:t>
      </w:r>
      <w:proofErr w:type="spellStart"/>
      <w:r>
        <w:rPr>
          <w:rFonts w:ascii="Arial" w:hAnsi="Arial" w:cs="Arial"/>
          <w:sz w:val="28"/>
          <w:szCs w:val="28"/>
          <w:lang w:val="x-none"/>
        </w:rPr>
        <w:t>akanga</w:t>
      </w:r>
      <w:proofErr w:type="spellEnd"/>
      <w:r>
        <w:rPr>
          <w:rFonts w:ascii="Arial" w:hAnsi="Arial" w:cs="Arial"/>
          <w:sz w:val="28"/>
          <w:szCs w:val="28"/>
          <w:lang w:val="x-none"/>
        </w:rPr>
        <w:t xml:space="preserve"> </w:t>
      </w:r>
      <w:proofErr w:type="spellStart"/>
      <w:r>
        <w:rPr>
          <w:rFonts w:ascii="Arial" w:hAnsi="Arial" w:cs="Arial"/>
          <w:sz w:val="28"/>
          <w:szCs w:val="28"/>
          <w:lang w:val="x-none"/>
        </w:rPr>
        <w:t>asingafambe</w:t>
      </w:r>
      <w:proofErr w:type="spellEnd"/>
      <w:r>
        <w:rPr>
          <w:rFonts w:ascii="Arial" w:hAnsi="Arial" w:cs="Arial"/>
          <w:sz w:val="28"/>
          <w:szCs w:val="28"/>
          <w:lang w:val="x-none"/>
        </w:rPr>
        <w:t xml:space="preserve"> </w:t>
      </w:r>
      <w:proofErr w:type="spellStart"/>
      <w:r>
        <w:rPr>
          <w:rFonts w:ascii="Arial" w:hAnsi="Arial" w:cs="Arial"/>
          <w:sz w:val="28"/>
          <w:szCs w:val="28"/>
          <w:lang w:val="x-none"/>
        </w:rPr>
        <w:t>netso</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sidRPr="00152FB3">
        <w:rPr>
          <w:rFonts w:ascii="Arial" w:hAnsi="Arial" w:cs="Arial"/>
          <w:sz w:val="18"/>
          <w:szCs w:val="18"/>
        </w:rPr>
        <w:t>n</w:t>
      </w:r>
      <w:r>
        <w:rPr>
          <w:rFonts w:ascii="Arial" w:hAnsi="Arial" w:cs="Arial"/>
          <w:sz w:val="18"/>
          <w:szCs w:val="18"/>
        </w:rPr>
        <w:t>etsoka</w:t>
      </w:r>
      <w:proofErr w:type="spellEnd"/>
      <w:r w:rsidRPr="00152FB3">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Ndoyaive</w:t>
      </w:r>
      <w:proofErr w:type="spellEnd"/>
      <w:r>
        <w:rPr>
          <w:rFonts w:ascii="Arial" w:hAnsi="Arial" w:cs="Arial"/>
          <w:sz w:val="28"/>
          <w:szCs w:val="28"/>
          <w:lang w:val="x-none"/>
        </w:rPr>
        <w:t xml:space="preserve"> mode of transport </w:t>
      </w:r>
      <w:proofErr w:type="spellStart"/>
      <w:r>
        <w:rPr>
          <w:rFonts w:ascii="Arial" w:hAnsi="Arial" w:cs="Arial"/>
          <w:sz w:val="28"/>
          <w:szCs w:val="28"/>
          <w:lang w:val="x-none"/>
        </w:rPr>
        <w:t>panguva</w:t>
      </w:r>
      <w:proofErr w:type="spellEnd"/>
      <w:r>
        <w:rPr>
          <w:rFonts w:ascii="Arial" w:hAnsi="Arial" w:cs="Arial"/>
          <w:sz w:val="28"/>
          <w:szCs w:val="28"/>
          <w:lang w:val="x-none"/>
        </w:rPr>
        <w:t xml:space="preserve"> </w:t>
      </w:r>
      <w:proofErr w:type="spellStart"/>
      <w:r>
        <w:rPr>
          <w:rFonts w:ascii="Arial" w:hAnsi="Arial" w:cs="Arial"/>
          <w:sz w:val="28"/>
          <w:szCs w:val="28"/>
          <w:lang w:val="x-none"/>
        </w:rPr>
        <w:t>i</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iyoyo</w:t>
      </w:r>
      <w:proofErr w:type="spellEnd"/>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 If it was now, Job </w:t>
      </w:r>
      <w:proofErr w:type="spellStart"/>
      <w:r>
        <w:rPr>
          <w:rFonts w:ascii="Arial" w:hAnsi="Arial" w:cs="Arial"/>
          <w:sz w:val="28"/>
          <w:szCs w:val="28"/>
          <w:lang w:val="x-none"/>
        </w:rPr>
        <w:t>angadei</w:t>
      </w:r>
      <w:proofErr w:type="spellEnd"/>
      <w:r>
        <w:rPr>
          <w:rFonts w:ascii="Arial" w:hAnsi="Arial" w:cs="Arial"/>
          <w:sz w:val="28"/>
          <w:szCs w:val="28"/>
          <w:lang w:val="x-none"/>
        </w:rPr>
        <w:t xml:space="preserve"> </w:t>
      </w:r>
      <w:proofErr w:type="spellStart"/>
      <w:r>
        <w:rPr>
          <w:rFonts w:ascii="Arial" w:hAnsi="Arial" w:cs="Arial"/>
          <w:sz w:val="28"/>
          <w:szCs w:val="28"/>
          <w:lang w:val="x-none"/>
        </w:rPr>
        <w:t>anga</w:t>
      </w:r>
      <w:proofErr w:type="spellEnd"/>
      <w:r>
        <w:rPr>
          <w:rFonts w:ascii="Arial" w:hAnsi="Arial" w:cs="Arial"/>
          <w:sz w:val="28"/>
          <w:szCs w:val="28"/>
          <w:lang w:val="x-none"/>
        </w:rPr>
        <w:t xml:space="preserve"> </w:t>
      </w:r>
      <w:proofErr w:type="spellStart"/>
      <w:r>
        <w:rPr>
          <w:rFonts w:ascii="Arial" w:hAnsi="Arial" w:cs="Arial"/>
          <w:sz w:val="28"/>
          <w:szCs w:val="28"/>
          <w:lang w:val="x-none"/>
        </w:rPr>
        <w:t>aine</w:t>
      </w:r>
      <w:proofErr w:type="spellEnd"/>
      <w:r>
        <w:rPr>
          <w:rFonts w:ascii="Arial" w:hAnsi="Arial" w:cs="Arial"/>
          <w:sz w:val="28"/>
          <w:szCs w:val="28"/>
          <w:lang w:val="x-none"/>
        </w:rPr>
        <w:t xml:space="preserve"> the best car </w:t>
      </w:r>
      <w:proofErr w:type="spellStart"/>
      <w:r>
        <w:rPr>
          <w:rFonts w:ascii="Arial" w:hAnsi="Arial" w:cs="Arial"/>
          <w:sz w:val="28"/>
          <w:szCs w:val="28"/>
          <w:lang w:val="x-none"/>
        </w:rPr>
        <w:t>iripo</w:t>
      </w:r>
      <w:proofErr w:type="spellEnd"/>
      <w:r>
        <w:rPr>
          <w:rFonts w:ascii="Arial" w:hAnsi="Arial" w:cs="Arial"/>
          <w:sz w:val="28"/>
          <w:szCs w:val="28"/>
          <w:lang w:val="x-none"/>
        </w:rPr>
        <w:t xml:space="preserve"> available no…? </w:t>
      </w:r>
      <w:r w:rsidRPr="00152FB3">
        <w:rPr>
          <w:rFonts w:ascii="Arial" w:hAnsi="Arial" w:cs="Arial"/>
          <w:sz w:val="18"/>
          <w:szCs w:val="18"/>
        </w:rPr>
        <w:t>[Congregation says, “</w:t>
      </w:r>
      <w:r>
        <w:rPr>
          <w:rFonts w:ascii="Arial" w:hAnsi="Arial" w:cs="Arial"/>
          <w:sz w:val="18"/>
          <w:szCs w:val="18"/>
        </w:rPr>
        <w:t>now</w:t>
      </w:r>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 </w:t>
      </w:r>
    </w:p>
    <w:p w:rsidR="001847F0" w:rsidP="001847F0" w:rsidRDefault="001847F0" w14:paraId="352D4879" w14:textId="77777777">
      <w:pPr>
        <w:jc w:val="both"/>
        <w:rPr>
          <w:rFonts w:ascii="Arial" w:hAnsi="Arial" w:cs="Arial"/>
          <w:sz w:val="28"/>
          <w:szCs w:val="28"/>
          <w:lang w:val="x-none"/>
        </w:rPr>
      </w:pPr>
      <w:r w:rsidRPr="00EC5A54">
        <w:rPr>
          <w:rFonts w:ascii="Arial" w:hAnsi="Arial" w:cs="Arial"/>
          <w:sz w:val="28"/>
          <w:szCs w:val="28"/>
          <w:vertAlign w:val="superscript"/>
          <w:lang w:val="x-none"/>
        </w:rPr>
        <w:t>277</w:t>
      </w:r>
      <w:r>
        <w:rPr>
          <w:rFonts w:ascii="Arial" w:hAnsi="Arial" w:cs="Arial"/>
          <w:sz w:val="28"/>
          <w:szCs w:val="28"/>
          <w:lang w:val="x-none"/>
        </w:rPr>
        <w:t xml:space="preserve">Kana Zimbabwe </w:t>
      </w:r>
      <w:proofErr w:type="spellStart"/>
      <w:r>
        <w:rPr>
          <w:rFonts w:ascii="Arial" w:hAnsi="Arial" w:cs="Arial"/>
          <w:sz w:val="28"/>
          <w:szCs w:val="28"/>
          <w:lang w:val="x-none"/>
        </w:rPr>
        <w:t>yese</w:t>
      </w:r>
      <w:proofErr w:type="spellEnd"/>
      <w:r>
        <w:rPr>
          <w:rFonts w:ascii="Arial" w:hAnsi="Arial" w:cs="Arial"/>
          <w:sz w:val="28"/>
          <w:szCs w:val="28"/>
          <w:lang w:val="x-none"/>
        </w:rPr>
        <w:t xml:space="preserve"> </w:t>
      </w:r>
      <w:proofErr w:type="spellStart"/>
      <w:r>
        <w:rPr>
          <w:rFonts w:ascii="Arial" w:hAnsi="Arial" w:cs="Arial"/>
          <w:sz w:val="28"/>
          <w:szCs w:val="28"/>
          <w:lang w:val="x-none"/>
        </w:rPr>
        <w:t>ichifamba</w:t>
      </w:r>
      <w:proofErr w:type="spellEnd"/>
      <w:r>
        <w:rPr>
          <w:rFonts w:ascii="Arial" w:hAnsi="Arial" w:cs="Arial"/>
          <w:sz w:val="28"/>
          <w:szCs w:val="28"/>
          <w:lang w:val="x-none"/>
        </w:rPr>
        <w:t xml:space="preserve"> </w:t>
      </w:r>
      <w:proofErr w:type="spellStart"/>
      <w:r>
        <w:rPr>
          <w:rFonts w:ascii="Arial" w:hAnsi="Arial" w:cs="Arial"/>
          <w:sz w:val="28"/>
          <w:szCs w:val="28"/>
          <w:lang w:val="x-none"/>
        </w:rPr>
        <w:t>nemadhongi</w:t>
      </w:r>
      <w:proofErr w:type="spellEnd"/>
      <w:r>
        <w:rPr>
          <w:rFonts w:ascii="Arial" w:hAnsi="Arial" w:cs="Arial"/>
          <w:sz w:val="28"/>
          <w:szCs w:val="28"/>
          <w:lang w:val="x-none"/>
        </w:rPr>
        <w:t xml:space="preserve">,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proofErr w:type="spellStart"/>
      <w:r>
        <w:rPr>
          <w:rFonts w:ascii="Arial" w:hAnsi="Arial" w:cs="Arial"/>
          <w:sz w:val="28"/>
          <w:szCs w:val="28"/>
          <w:lang w:val="x-none"/>
        </w:rPr>
        <w:t>ita</w:t>
      </w:r>
      <w:proofErr w:type="spellEnd"/>
      <w:r>
        <w:rPr>
          <w:rFonts w:ascii="Arial" w:hAnsi="Arial" w:cs="Arial"/>
          <w:sz w:val="28"/>
          <w:szCs w:val="28"/>
          <w:lang w:val="x-none"/>
        </w:rPr>
        <w:t xml:space="preserve"> </w:t>
      </w:r>
      <w:proofErr w:type="spellStart"/>
      <w:r>
        <w:rPr>
          <w:rFonts w:ascii="Arial" w:hAnsi="Arial" w:cs="Arial"/>
          <w:sz w:val="28"/>
          <w:szCs w:val="28"/>
          <w:lang w:val="x-none"/>
        </w:rPr>
        <w:t>ako</w:t>
      </w:r>
      <w:proofErr w:type="spellEnd"/>
      <w:r>
        <w:rPr>
          <w:rFonts w:ascii="Arial" w:hAnsi="Arial" w:cs="Arial"/>
          <w:sz w:val="28"/>
          <w:szCs w:val="28"/>
          <w:lang w:val="x-none"/>
        </w:rPr>
        <w:t xml:space="preserve">. Kana Zimbabwe </w:t>
      </w:r>
      <w:proofErr w:type="spellStart"/>
      <w:r>
        <w:rPr>
          <w:rFonts w:ascii="Arial" w:hAnsi="Arial" w:cs="Arial"/>
          <w:sz w:val="28"/>
          <w:szCs w:val="28"/>
          <w:lang w:val="x-none"/>
        </w:rPr>
        <w:t>ino</w:t>
      </w:r>
      <w:proofErr w:type="spellEnd"/>
      <w:r>
        <w:rPr>
          <w:rFonts w:ascii="Arial" w:hAnsi="Arial" w:cs="Arial"/>
          <w:sz w:val="28"/>
          <w:szCs w:val="28"/>
          <w:lang w:val="x-none"/>
        </w:rPr>
        <w:t xml:space="preserve"> </w:t>
      </w:r>
      <w:proofErr w:type="spellStart"/>
      <w:r>
        <w:rPr>
          <w:rFonts w:ascii="Arial" w:hAnsi="Arial" w:cs="Arial"/>
          <w:sz w:val="28"/>
          <w:szCs w:val="28"/>
          <w:lang w:val="x-none"/>
        </w:rPr>
        <w:t>ichifamba</w:t>
      </w:r>
      <w:proofErr w:type="spellEnd"/>
      <w:r>
        <w:rPr>
          <w:rFonts w:ascii="Arial" w:hAnsi="Arial" w:cs="Arial"/>
          <w:sz w:val="28"/>
          <w:szCs w:val="28"/>
          <w:lang w:val="x-none"/>
        </w:rPr>
        <w:t xml:space="preserve"> </w:t>
      </w:r>
      <w:proofErr w:type="spellStart"/>
      <w:r>
        <w:rPr>
          <w:rFonts w:ascii="Arial" w:hAnsi="Arial" w:cs="Arial"/>
          <w:sz w:val="28"/>
          <w:szCs w:val="28"/>
          <w:lang w:val="x-none"/>
        </w:rPr>
        <w:t>nengamera</w:t>
      </w:r>
      <w:proofErr w:type="spellEnd"/>
      <w:r>
        <w:rPr>
          <w:rFonts w:ascii="Arial" w:hAnsi="Arial" w:cs="Arial"/>
          <w:sz w:val="28"/>
          <w:szCs w:val="28"/>
          <w:lang w:val="x-none"/>
        </w:rPr>
        <w:t xml:space="preserve">,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proofErr w:type="spellStart"/>
      <w:r>
        <w:rPr>
          <w:rFonts w:ascii="Arial" w:hAnsi="Arial" w:cs="Arial"/>
          <w:sz w:val="28"/>
          <w:szCs w:val="28"/>
          <w:lang w:val="x-none"/>
        </w:rPr>
        <w:t>ita</w:t>
      </w:r>
      <w:proofErr w:type="spellEnd"/>
      <w:r>
        <w:rPr>
          <w:rFonts w:ascii="Arial" w:hAnsi="Arial" w:cs="Arial"/>
          <w:sz w:val="28"/>
          <w:szCs w:val="28"/>
          <w:lang w:val="x-none"/>
        </w:rPr>
        <w:t xml:space="preserve"> </w:t>
      </w:r>
      <w:proofErr w:type="spellStart"/>
      <w:r>
        <w:rPr>
          <w:rFonts w:ascii="Arial" w:hAnsi="Arial" w:cs="Arial"/>
          <w:sz w:val="28"/>
          <w:szCs w:val="28"/>
          <w:lang w:val="x-none"/>
        </w:rPr>
        <w:t>dzaani</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dzako</w:t>
      </w:r>
      <w:proofErr w:type="spellEnd"/>
      <w:r w:rsidRPr="00152FB3">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Unofanira</w:t>
      </w:r>
      <w:proofErr w:type="spellEnd"/>
      <w:r>
        <w:rPr>
          <w:rFonts w:ascii="Arial" w:hAnsi="Arial" w:cs="Arial"/>
          <w:sz w:val="28"/>
          <w:szCs w:val="28"/>
          <w:lang w:val="x-none"/>
        </w:rPr>
        <w:t xml:space="preserve"> </w:t>
      </w:r>
      <w:proofErr w:type="spellStart"/>
      <w:r>
        <w:rPr>
          <w:rFonts w:ascii="Arial" w:hAnsi="Arial" w:cs="Arial"/>
          <w:sz w:val="28"/>
          <w:szCs w:val="28"/>
          <w:lang w:val="x-none"/>
        </w:rPr>
        <w:t>kuva</w:t>
      </w:r>
      <w:proofErr w:type="spellEnd"/>
      <w:r>
        <w:rPr>
          <w:rFonts w:ascii="Arial" w:hAnsi="Arial" w:cs="Arial"/>
          <w:sz w:val="28"/>
          <w:szCs w:val="28"/>
          <w:lang w:val="x-none"/>
        </w:rPr>
        <w:t xml:space="preserve">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akaropafadzwa</w:t>
      </w:r>
      <w:proofErr w:type="spellEnd"/>
      <w:r>
        <w:rPr>
          <w:rFonts w:ascii="Arial" w:hAnsi="Arial" w:cs="Arial"/>
          <w:sz w:val="28"/>
          <w:szCs w:val="28"/>
          <w:lang w:val="x-none"/>
        </w:rPr>
        <w:t xml:space="preserve"> </w:t>
      </w:r>
      <w:proofErr w:type="spellStart"/>
      <w:ins w:author="Transcriber01 JHB" w:date="2025-08-25T15:43:00Z" w16du:dateUtc="2025-08-25T13:43:00Z" w:id="218">
        <w:r>
          <w:rPr>
            <w:rFonts w:ascii="Arial" w:hAnsi="Arial" w:cs="Arial"/>
            <w:sz w:val="28"/>
            <w:szCs w:val="28"/>
            <w:lang w:val="x-none"/>
          </w:rPr>
          <w:t>m</w:t>
        </w:r>
      </w:ins>
      <w:del w:author="Transcriber01 JHB" w:date="2025-08-25T15:43:00Z" w16du:dateUtc="2025-08-25T13:43:00Z" w:id="219">
        <w:r w:rsidDel="00D95F9D">
          <w:rPr>
            <w:rFonts w:ascii="Arial" w:hAnsi="Arial" w:cs="Arial"/>
            <w:sz w:val="28"/>
            <w:szCs w:val="28"/>
            <w:lang w:val="x-none"/>
          </w:rPr>
          <w:delText>k</w:delText>
        </w:r>
      </w:del>
      <w:r>
        <w:rPr>
          <w:rFonts w:ascii="Arial" w:hAnsi="Arial" w:cs="Arial"/>
          <w:sz w:val="28"/>
          <w:szCs w:val="28"/>
          <w:lang w:val="x-none"/>
        </w:rPr>
        <w:t>utaundi</w:t>
      </w:r>
      <w:proofErr w:type="spellEnd"/>
      <w:r>
        <w:rPr>
          <w:rFonts w:ascii="Arial" w:hAnsi="Arial" w:cs="Arial"/>
          <w:sz w:val="28"/>
          <w:szCs w:val="28"/>
          <w:lang w:val="x-none"/>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w:t>
      </w:r>
      <w:proofErr w:type="spellStart"/>
      <w:r>
        <w:rPr>
          <w:rFonts w:ascii="Arial" w:hAnsi="Arial" w:cs="Arial"/>
          <w:sz w:val="28"/>
          <w:szCs w:val="28"/>
          <w:lang w:val="x-none"/>
        </w:rPr>
        <w:t>ndiri</w:t>
      </w:r>
      <w:proofErr w:type="spellEnd"/>
      <w:r>
        <w:rPr>
          <w:rFonts w:ascii="Arial" w:hAnsi="Arial" w:cs="Arial"/>
          <w:sz w:val="28"/>
          <w:szCs w:val="28"/>
          <w:lang w:val="x-none"/>
        </w:rPr>
        <w:t xml:space="preserve"> </w:t>
      </w:r>
      <w:proofErr w:type="spellStart"/>
      <w:r>
        <w:rPr>
          <w:rFonts w:ascii="Arial" w:hAnsi="Arial" w:cs="Arial"/>
          <w:sz w:val="28"/>
          <w:szCs w:val="28"/>
          <w:lang w:val="x-none"/>
        </w:rPr>
        <w:t>kukutaurirayi</w:t>
      </w:r>
      <w:proofErr w:type="spellEnd"/>
      <w:r>
        <w:rPr>
          <w:rFonts w:ascii="Arial" w:hAnsi="Arial" w:cs="Arial"/>
          <w:sz w:val="28"/>
          <w:szCs w:val="28"/>
          <w:lang w:val="x-none"/>
        </w:rPr>
        <w:t xml:space="preserve"> </w:t>
      </w:r>
      <w:proofErr w:type="spellStart"/>
      <w:r>
        <w:rPr>
          <w:rFonts w:ascii="Arial" w:hAnsi="Arial" w:cs="Arial"/>
          <w:sz w:val="28"/>
          <w:szCs w:val="28"/>
          <w:lang w:val="x-none"/>
        </w:rPr>
        <w:t>chokwadi</w:t>
      </w:r>
      <w:proofErr w:type="spellEnd"/>
      <w:r>
        <w:rPr>
          <w:rFonts w:ascii="Arial" w:hAnsi="Arial" w:cs="Arial"/>
          <w:sz w:val="28"/>
          <w:szCs w:val="28"/>
          <w:lang w:val="x-none"/>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w:t>
      </w:r>
      <w:proofErr w:type="spellStart"/>
      <w:r>
        <w:rPr>
          <w:rFonts w:ascii="Arial" w:hAnsi="Arial" w:cs="Arial"/>
          <w:sz w:val="28"/>
          <w:szCs w:val="28"/>
          <w:lang w:val="x-none"/>
        </w:rPr>
        <w:t>muchiona</w:t>
      </w:r>
      <w:proofErr w:type="spellEnd"/>
      <w:r>
        <w:rPr>
          <w:rFonts w:ascii="Arial" w:hAnsi="Arial" w:cs="Arial"/>
          <w:sz w:val="28"/>
          <w:szCs w:val="28"/>
          <w:lang w:val="x-none"/>
        </w:rPr>
        <w:t xml:space="preserve"> ma… </w:t>
      </w:r>
      <w:proofErr w:type="spellStart"/>
      <w:r>
        <w:rPr>
          <w:rFonts w:ascii="Arial" w:hAnsi="Arial" w:cs="Arial"/>
          <w:sz w:val="28"/>
          <w:szCs w:val="28"/>
          <w:lang w:val="x-none"/>
        </w:rPr>
        <w:t>Mukaona</w:t>
      </w:r>
      <w:proofErr w:type="spellEnd"/>
      <w:r>
        <w:rPr>
          <w:rFonts w:ascii="Arial" w:hAnsi="Arial" w:cs="Arial"/>
          <w:sz w:val="28"/>
          <w:szCs w:val="28"/>
          <w:lang w:val="x-none"/>
        </w:rPr>
        <w:t xml:space="preserve"> </w:t>
      </w:r>
      <w:proofErr w:type="spellStart"/>
      <w:r>
        <w:rPr>
          <w:rFonts w:ascii="Arial" w:hAnsi="Arial" w:cs="Arial"/>
          <w:sz w:val="28"/>
          <w:szCs w:val="28"/>
          <w:lang w:val="x-none"/>
        </w:rPr>
        <w:t>paChechi</w:t>
      </w:r>
      <w:proofErr w:type="spellEnd"/>
      <w:r>
        <w:rPr>
          <w:rFonts w:ascii="Arial" w:hAnsi="Arial" w:cs="Arial"/>
          <w:sz w:val="28"/>
          <w:szCs w:val="28"/>
          <w:lang w:val="x-none"/>
        </w:rPr>
        <w:t xml:space="preserve"> </w:t>
      </w:r>
      <w:proofErr w:type="spellStart"/>
      <w:r>
        <w:rPr>
          <w:rFonts w:ascii="Arial" w:hAnsi="Arial" w:cs="Arial"/>
          <w:sz w:val="28"/>
          <w:szCs w:val="28"/>
          <w:lang w:val="x-none"/>
        </w:rPr>
        <w:t>panapa</w:t>
      </w:r>
      <w:proofErr w:type="spellEnd"/>
      <w:r>
        <w:rPr>
          <w:rFonts w:ascii="Arial" w:hAnsi="Arial" w:cs="Arial"/>
          <w:sz w:val="28"/>
          <w:szCs w:val="28"/>
          <w:lang w:val="x-none"/>
        </w:rPr>
        <w:t xml:space="preserve">, pane </w:t>
      </w:r>
      <w:proofErr w:type="spellStart"/>
      <w:r>
        <w:rPr>
          <w:rFonts w:ascii="Arial" w:hAnsi="Arial" w:cs="Arial"/>
          <w:sz w:val="28"/>
          <w:szCs w:val="28"/>
          <w:lang w:val="x-none"/>
        </w:rPr>
        <w:t>vanhu</w:t>
      </w:r>
      <w:proofErr w:type="spellEnd"/>
      <w:r>
        <w:rPr>
          <w:rFonts w:ascii="Arial" w:hAnsi="Arial" w:cs="Arial"/>
          <w:sz w:val="28"/>
          <w:szCs w:val="28"/>
          <w:lang w:val="x-none"/>
        </w:rPr>
        <w:t xml:space="preserve"> vane </w:t>
      </w:r>
      <w:proofErr w:type="spellStart"/>
      <w:r>
        <w:rPr>
          <w:rFonts w:ascii="Arial" w:hAnsi="Arial" w:cs="Arial"/>
          <w:sz w:val="28"/>
          <w:szCs w:val="28"/>
          <w:lang w:val="x-none"/>
        </w:rPr>
        <w:t>makuhwa</w:t>
      </w:r>
      <w:proofErr w:type="spellEnd"/>
      <w:r>
        <w:rPr>
          <w:rFonts w:ascii="Arial" w:hAnsi="Arial" w:cs="Arial"/>
          <w:sz w:val="28"/>
          <w:szCs w:val="28"/>
          <w:lang w:val="x-none"/>
        </w:rPr>
        <w:t xml:space="preserve"> </w:t>
      </w:r>
      <w:proofErr w:type="spellStart"/>
      <w:r>
        <w:rPr>
          <w:rFonts w:ascii="Arial" w:hAnsi="Arial" w:cs="Arial"/>
          <w:sz w:val="28"/>
          <w:szCs w:val="28"/>
          <w:lang w:val="x-none"/>
        </w:rPr>
        <w:t>vakawanda</w:t>
      </w:r>
      <w:proofErr w:type="spellEnd"/>
      <w:r>
        <w:rPr>
          <w:rFonts w:ascii="Arial" w:hAnsi="Arial" w:cs="Arial"/>
          <w:sz w:val="28"/>
          <w:szCs w:val="28"/>
          <w:lang w:val="x-none"/>
        </w:rPr>
        <w:t xml:space="preserve"> too…? </w:t>
      </w:r>
      <w:r w:rsidRPr="00152FB3">
        <w:rPr>
          <w:rFonts w:ascii="Arial" w:hAnsi="Arial" w:cs="Arial"/>
          <w:sz w:val="18"/>
          <w:szCs w:val="18"/>
        </w:rPr>
        <w:t>[Congregation says, “</w:t>
      </w:r>
      <w:r>
        <w:rPr>
          <w:rFonts w:ascii="Arial" w:hAnsi="Arial" w:cs="Arial"/>
          <w:sz w:val="18"/>
          <w:szCs w:val="18"/>
        </w:rPr>
        <w:t>too much</w:t>
      </w:r>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 </w:t>
      </w:r>
      <w:proofErr w:type="spellStart"/>
      <w:r>
        <w:rPr>
          <w:rFonts w:ascii="Arial" w:hAnsi="Arial" w:cs="Arial"/>
          <w:sz w:val="28"/>
          <w:szCs w:val="28"/>
          <w:lang w:val="x-none"/>
        </w:rPr>
        <w:t>Vanongoenda</w:t>
      </w:r>
      <w:proofErr w:type="spellEnd"/>
      <w:r>
        <w:rPr>
          <w:rFonts w:ascii="Arial" w:hAnsi="Arial" w:cs="Arial"/>
          <w:sz w:val="28"/>
          <w:szCs w:val="28"/>
          <w:lang w:val="x-none"/>
        </w:rPr>
        <w:t xml:space="preserve"> kune </w:t>
      </w:r>
      <w:proofErr w:type="spellStart"/>
      <w:r>
        <w:rPr>
          <w:rFonts w:ascii="Arial" w:hAnsi="Arial" w:cs="Arial"/>
          <w:sz w:val="28"/>
          <w:szCs w:val="28"/>
          <w:lang w:val="x-none"/>
        </w:rPr>
        <w:t>vanhu</w:t>
      </w:r>
      <w:proofErr w:type="spellEnd"/>
      <w:r>
        <w:rPr>
          <w:rFonts w:ascii="Arial" w:hAnsi="Arial" w:cs="Arial"/>
          <w:sz w:val="28"/>
          <w:szCs w:val="28"/>
          <w:lang w:val="x-none"/>
        </w:rPr>
        <w:t>, “</w:t>
      </w:r>
      <w:proofErr w:type="spellStart"/>
      <w:r>
        <w:rPr>
          <w:rFonts w:ascii="Arial" w:hAnsi="Arial" w:cs="Arial"/>
          <w:sz w:val="28"/>
          <w:szCs w:val="28"/>
          <w:lang w:val="x-none"/>
        </w:rPr>
        <w:t>Haa</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pane </w:t>
      </w:r>
      <w:proofErr w:type="spellStart"/>
      <w:r>
        <w:rPr>
          <w:rFonts w:ascii="Arial" w:hAnsi="Arial" w:cs="Arial"/>
          <w:sz w:val="28"/>
          <w:szCs w:val="28"/>
          <w:lang w:val="x-none"/>
        </w:rPr>
        <w:t>zviri</w:t>
      </w:r>
      <w:proofErr w:type="spellEnd"/>
      <w:r>
        <w:rPr>
          <w:rFonts w:ascii="Arial" w:hAnsi="Arial" w:cs="Arial"/>
          <w:sz w:val="28"/>
          <w:szCs w:val="28"/>
          <w:lang w:val="x-none"/>
        </w:rPr>
        <w:t xml:space="preserve"> </w:t>
      </w:r>
      <w:proofErr w:type="spellStart"/>
      <w:r>
        <w:rPr>
          <w:rFonts w:ascii="Arial" w:hAnsi="Arial" w:cs="Arial"/>
          <w:sz w:val="28"/>
          <w:szCs w:val="28"/>
          <w:lang w:val="x-none"/>
        </w:rPr>
        <w:t>kuitika</w:t>
      </w:r>
      <w:proofErr w:type="spellEnd"/>
      <w:r>
        <w:rPr>
          <w:rFonts w:ascii="Arial" w:hAnsi="Arial" w:cs="Arial"/>
          <w:sz w:val="28"/>
          <w:szCs w:val="28"/>
          <w:lang w:val="x-none"/>
        </w:rPr>
        <w:t xml:space="preserve"> </w:t>
      </w:r>
      <w:proofErr w:type="spellStart"/>
      <w:r>
        <w:rPr>
          <w:rFonts w:ascii="Arial" w:hAnsi="Arial" w:cs="Arial"/>
          <w:sz w:val="28"/>
          <w:szCs w:val="28"/>
          <w:lang w:val="x-none"/>
        </w:rPr>
        <w:t>pana</w:t>
      </w:r>
      <w:proofErr w:type="spellEnd"/>
      <w:r>
        <w:rPr>
          <w:rFonts w:ascii="Arial" w:hAnsi="Arial" w:cs="Arial"/>
          <w:sz w:val="28"/>
          <w:szCs w:val="28"/>
          <w:lang w:val="x-none"/>
        </w:rPr>
        <w:t xml:space="preserve"> </w:t>
      </w:r>
      <w:proofErr w:type="spellStart"/>
      <w:r>
        <w:rPr>
          <w:rFonts w:ascii="Arial" w:hAnsi="Arial" w:cs="Arial"/>
          <w:sz w:val="28"/>
          <w:szCs w:val="28"/>
          <w:lang w:val="x-none"/>
        </w:rPr>
        <w:t>apa</w:t>
      </w:r>
      <w:proofErr w:type="spellEnd"/>
      <w:r>
        <w:rPr>
          <w:rFonts w:ascii="Arial" w:hAnsi="Arial" w:cs="Arial"/>
          <w:sz w:val="28"/>
          <w:szCs w:val="28"/>
          <w:lang w:val="x-none"/>
        </w:rPr>
        <w:t>.”</w:t>
      </w:r>
    </w:p>
    <w:p w:rsidR="001847F0" w:rsidP="001847F0" w:rsidRDefault="001847F0" w14:paraId="25420C6C" w14:textId="77777777">
      <w:pPr>
        <w:jc w:val="both"/>
        <w:rPr>
          <w:rFonts w:ascii="Arial" w:hAnsi="Arial" w:cs="Arial"/>
          <w:sz w:val="28"/>
          <w:szCs w:val="28"/>
          <w:lang w:val="x-none"/>
        </w:rPr>
      </w:pPr>
      <w:proofErr w:type="spellStart"/>
      <w:r>
        <w:rPr>
          <w:rFonts w:ascii="Arial" w:hAnsi="Arial" w:cs="Arial"/>
          <w:sz w:val="28"/>
          <w:szCs w:val="28"/>
          <w:lang w:val="x-none"/>
        </w:rPr>
        <w:t>Unomuona</w:t>
      </w:r>
      <w:proofErr w:type="spellEnd"/>
      <w:r>
        <w:rPr>
          <w:rFonts w:ascii="Arial" w:hAnsi="Arial" w:cs="Arial"/>
          <w:sz w:val="28"/>
          <w:szCs w:val="28"/>
          <w:lang w:val="x-none"/>
        </w:rPr>
        <w:t xml:space="preserve"> </w:t>
      </w:r>
      <w:proofErr w:type="spellStart"/>
      <w:r>
        <w:rPr>
          <w:rFonts w:ascii="Arial" w:hAnsi="Arial" w:cs="Arial"/>
          <w:sz w:val="28"/>
          <w:szCs w:val="28"/>
          <w:lang w:val="x-none"/>
        </w:rPr>
        <w:t>achishoropodza</w:t>
      </w:r>
      <w:proofErr w:type="spellEnd"/>
      <w:r>
        <w:rPr>
          <w:rFonts w:ascii="Arial" w:hAnsi="Arial" w:cs="Arial"/>
          <w:sz w:val="28"/>
          <w:szCs w:val="28"/>
          <w:lang w:val="x-none"/>
        </w:rPr>
        <w:t xml:space="preserve"> kana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tiri</w:t>
      </w:r>
      <w:proofErr w:type="spellEnd"/>
      <w:r>
        <w:rPr>
          <w:rFonts w:ascii="Arial" w:hAnsi="Arial" w:cs="Arial"/>
          <w:sz w:val="28"/>
          <w:szCs w:val="28"/>
          <w:lang w:val="x-none"/>
        </w:rPr>
        <w:t xml:space="preserve"> pa Marlborough. “Hah. Ini pa Marlborough </w:t>
      </w:r>
      <w:proofErr w:type="spellStart"/>
      <w:r>
        <w:rPr>
          <w:rFonts w:ascii="Arial" w:hAnsi="Arial" w:cs="Arial"/>
          <w:sz w:val="28"/>
          <w:szCs w:val="28"/>
          <w:lang w:val="x-none"/>
        </w:rPr>
        <w:t>pano</w:t>
      </w:r>
      <w:proofErr w:type="spellEnd"/>
      <w:r>
        <w:rPr>
          <w:rFonts w:ascii="Arial" w:hAnsi="Arial" w:cs="Arial"/>
          <w:sz w:val="28"/>
          <w:szCs w:val="28"/>
          <w:lang w:val="x-none"/>
        </w:rPr>
        <w:t xml:space="preserve">, </w:t>
      </w:r>
      <w:proofErr w:type="spellStart"/>
      <w:r>
        <w:rPr>
          <w:rFonts w:ascii="Arial" w:hAnsi="Arial" w:cs="Arial"/>
          <w:sz w:val="28"/>
          <w:szCs w:val="28"/>
          <w:lang w:val="x-none"/>
        </w:rPr>
        <w:t>handipanzwisisi</w:t>
      </w:r>
      <w:proofErr w:type="spellEnd"/>
      <w:r>
        <w:rPr>
          <w:rFonts w:ascii="Arial" w:hAnsi="Arial" w:cs="Arial"/>
          <w:sz w:val="28"/>
          <w:szCs w:val="28"/>
          <w:lang w:val="x-none"/>
        </w:rPr>
        <w:t xml:space="preserve">. </w:t>
      </w:r>
      <w:proofErr w:type="spellStart"/>
      <w:r>
        <w:rPr>
          <w:rFonts w:ascii="Arial" w:hAnsi="Arial" w:cs="Arial"/>
          <w:sz w:val="28"/>
          <w:szCs w:val="28"/>
          <w:lang w:val="x-none"/>
        </w:rPr>
        <w:t>Haa</w:t>
      </w:r>
      <w:proofErr w:type="spellEnd"/>
      <w:r>
        <w:rPr>
          <w:rFonts w:ascii="Arial" w:hAnsi="Arial" w:cs="Arial"/>
          <w:sz w:val="28"/>
          <w:szCs w:val="28"/>
          <w:lang w:val="x-none"/>
        </w:rPr>
        <w:t xml:space="preserve">,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roofErr w:type="spellStart"/>
      <w:r>
        <w:rPr>
          <w:rFonts w:ascii="Arial" w:hAnsi="Arial" w:cs="Arial"/>
          <w:sz w:val="28"/>
          <w:szCs w:val="28"/>
          <w:lang w:val="x-none"/>
        </w:rPr>
        <w:t>handimboona</w:t>
      </w:r>
      <w:proofErr w:type="spellEnd"/>
      <w:r>
        <w:rPr>
          <w:rFonts w:ascii="Arial" w:hAnsi="Arial" w:cs="Arial"/>
          <w:sz w:val="28"/>
          <w:szCs w:val="28"/>
          <w:lang w:val="x-none"/>
        </w:rPr>
        <w:t xml:space="preserve"> </w:t>
      </w:r>
      <w:proofErr w:type="spellStart"/>
      <w:r>
        <w:rPr>
          <w:rFonts w:ascii="Arial" w:hAnsi="Arial" w:cs="Arial"/>
          <w:sz w:val="28"/>
          <w:szCs w:val="28"/>
          <w:lang w:val="x-none"/>
        </w:rPr>
        <w:t>zviri</w:t>
      </w:r>
      <w:proofErr w:type="spellEnd"/>
      <w:r>
        <w:rPr>
          <w:rFonts w:ascii="Arial" w:hAnsi="Arial" w:cs="Arial"/>
          <w:sz w:val="28"/>
          <w:szCs w:val="28"/>
          <w:lang w:val="x-none"/>
        </w:rPr>
        <w:t xml:space="preserve"> </w:t>
      </w:r>
      <w:proofErr w:type="spellStart"/>
      <w:r>
        <w:rPr>
          <w:rFonts w:ascii="Arial" w:hAnsi="Arial" w:cs="Arial"/>
          <w:sz w:val="28"/>
          <w:szCs w:val="28"/>
          <w:lang w:val="x-none"/>
        </w:rPr>
        <w:t>kuitika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w:t>
      </w:r>
    </w:p>
    <w:p w:rsidR="001847F0" w:rsidP="001847F0" w:rsidRDefault="001847F0" w14:paraId="71E34321" w14:textId="77777777">
      <w:pPr>
        <w:jc w:val="both"/>
        <w:rPr>
          <w:rFonts w:ascii="Arial" w:hAnsi="Arial" w:cs="Arial"/>
          <w:sz w:val="28"/>
          <w:szCs w:val="28"/>
          <w:lang w:val="x-none"/>
        </w:rPr>
      </w:pPr>
      <w:r w:rsidRPr="00EC5A54">
        <w:rPr>
          <w:rFonts w:ascii="Arial" w:hAnsi="Arial" w:cs="Arial"/>
          <w:sz w:val="28"/>
          <w:szCs w:val="28"/>
          <w:vertAlign w:val="superscript"/>
          <w:lang w:val="x-none"/>
        </w:rPr>
        <w:t>278</w:t>
      </w:r>
      <w:r>
        <w:rPr>
          <w:rFonts w:ascii="Arial" w:hAnsi="Arial" w:cs="Arial"/>
          <w:sz w:val="28"/>
          <w:szCs w:val="28"/>
          <w:lang w:val="x-none"/>
        </w:rPr>
        <w:t xml:space="preserve">Asi </w:t>
      </w:r>
      <w:proofErr w:type="spellStart"/>
      <w:r>
        <w:rPr>
          <w:rFonts w:ascii="Arial" w:hAnsi="Arial" w:cs="Arial"/>
          <w:sz w:val="28"/>
          <w:szCs w:val="28"/>
          <w:lang w:val="x-none"/>
        </w:rPr>
        <w:t>aguta</w:t>
      </w:r>
      <w:proofErr w:type="spellEnd"/>
      <w:r>
        <w:rPr>
          <w:rFonts w:ascii="Arial" w:hAnsi="Arial" w:cs="Arial"/>
          <w:sz w:val="28"/>
          <w:szCs w:val="28"/>
          <w:lang w:val="x-none"/>
        </w:rPr>
        <w:t xml:space="preserve">. </w:t>
      </w:r>
      <w:proofErr w:type="spellStart"/>
      <w:r>
        <w:rPr>
          <w:rFonts w:ascii="Arial" w:hAnsi="Arial" w:cs="Arial"/>
          <w:sz w:val="28"/>
          <w:szCs w:val="28"/>
          <w:lang w:val="x-none"/>
        </w:rPr>
        <w:t>Kutaura</w:t>
      </w:r>
      <w:proofErr w:type="spellEnd"/>
      <w:r>
        <w:rPr>
          <w:rFonts w:ascii="Arial" w:hAnsi="Arial" w:cs="Arial"/>
          <w:sz w:val="28"/>
          <w:szCs w:val="28"/>
          <w:lang w:val="x-none"/>
        </w:rPr>
        <w:t xml:space="preserve"> uku </w:t>
      </w:r>
      <w:proofErr w:type="spellStart"/>
      <w:r>
        <w:rPr>
          <w:rFonts w:ascii="Arial" w:hAnsi="Arial" w:cs="Arial"/>
          <w:sz w:val="28"/>
          <w:szCs w:val="28"/>
          <w:lang w:val="x-none"/>
        </w:rPr>
        <w:t>kudii</w:t>
      </w:r>
      <w:proofErr w:type="spellEnd"/>
      <w:r>
        <w:rPr>
          <w:rFonts w:ascii="Arial" w:hAnsi="Arial" w:cs="Arial"/>
          <w:sz w:val="28"/>
          <w:szCs w:val="28"/>
          <w:lang w:val="x-none"/>
        </w:rPr>
        <w:t xml:space="preserve"> uku?</w:t>
      </w:r>
      <w:r w:rsidRPr="00234612">
        <w:rPr>
          <w:rFonts w:ascii="Arial" w:hAnsi="Arial" w:cs="Arial"/>
          <w:sz w:val="18"/>
          <w:szCs w:val="18"/>
          <w:lang w:val="fr-FR"/>
        </w:rPr>
        <w:t xml:space="preserve"> </w:t>
      </w:r>
      <w:r w:rsidRPr="00152FB3">
        <w:rPr>
          <w:rFonts w:ascii="Arial" w:hAnsi="Arial" w:cs="Arial"/>
          <w:sz w:val="18"/>
          <w:szCs w:val="18"/>
        </w:rPr>
        <w:t>[Congregation says, “</w:t>
      </w:r>
      <w:proofErr w:type="spellStart"/>
      <w:r>
        <w:rPr>
          <w:rFonts w:ascii="Arial" w:hAnsi="Arial" w:cs="Arial"/>
          <w:sz w:val="18"/>
          <w:szCs w:val="18"/>
        </w:rPr>
        <w:t>kuguta</w:t>
      </w:r>
      <w:proofErr w:type="spellEnd"/>
      <w:r w:rsidRPr="00152FB3">
        <w:rPr>
          <w:rFonts w:ascii="Arial" w:hAnsi="Arial" w:cs="Arial"/>
          <w:sz w:val="18"/>
          <w:szCs w:val="18"/>
        </w:rPr>
        <w:t>.”]</w:t>
      </w:r>
      <w:r>
        <w:rPr>
          <w:rFonts w:ascii="Arial" w:hAnsi="Arial" w:cs="Arial"/>
          <w:sz w:val="28"/>
          <w:szCs w:val="28"/>
          <w:lang w:val="x-none"/>
        </w:rPr>
        <w:t xml:space="preserve"> I beans </w:t>
      </w:r>
      <w:proofErr w:type="spellStart"/>
      <w:r>
        <w:rPr>
          <w:rFonts w:ascii="Arial" w:hAnsi="Arial" w:cs="Arial"/>
          <w:sz w:val="28"/>
          <w:szCs w:val="28"/>
          <w:lang w:val="x-none"/>
        </w:rPr>
        <w:t>dzekumunda</w:t>
      </w:r>
      <w:proofErr w:type="spellEnd"/>
      <w:r>
        <w:rPr>
          <w:rFonts w:ascii="Arial" w:hAnsi="Arial" w:cs="Arial"/>
          <w:sz w:val="28"/>
          <w:szCs w:val="28"/>
          <w:lang w:val="x-none"/>
        </w:rPr>
        <w:t xml:space="preserve"> </w:t>
      </w:r>
      <w:proofErr w:type="spellStart"/>
      <w:r>
        <w:rPr>
          <w:rFonts w:ascii="Arial" w:hAnsi="Arial" w:cs="Arial"/>
          <w:sz w:val="28"/>
          <w:szCs w:val="28"/>
          <w:lang w:val="x-none"/>
        </w:rPr>
        <w:t>idzi</w:t>
      </w:r>
      <w:proofErr w:type="spellEnd"/>
      <w:r>
        <w:rPr>
          <w:rFonts w:ascii="Arial" w:hAnsi="Arial" w:cs="Arial"/>
          <w:sz w:val="28"/>
          <w:szCs w:val="28"/>
          <w:lang w:val="x-none"/>
        </w:rPr>
        <w:t xml:space="preserve">. Haana </w:t>
      </w:r>
      <w:proofErr w:type="spellStart"/>
      <w:r>
        <w:rPr>
          <w:rFonts w:ascii="Arial" w:hAnsi="Arial" w:cs="Arial"/>
          <w:sz w:val="28"/>
          <w:szCs w:val="28"/>
          <w:lang w:val="x-none"/>
        </w:rPr>
        <w:t>bhudhi</w:t>
      </w:r>
      <w:proofErr w:type="spellEnd"/>
      <w:r>
        <w:rPr>
          <w:rFonts w:ascii="Arial" w:hAnsi="Arial" w:cs="Arial"/>
          <w:sz w:val="28"/>
          <w:szCs w:val="28"/>
          <w:lang w:val="x-none"/>
        </w:rPr>
        <w:t xml:space="preserve">, kana </w:t>
      </w:r>
      <w:proofErr w:type="spellStart"/>
      <w:r>
        <w:rPr>
          <w:rFonts w:ascii="Arial" w:hAnsi="Arial" w:cs="Arial"/>
          <w:sz w:val="28"/>
          <w:szCs w:val="28"/>
          <w:lang w:val="x-none"/>
        </w:rPr>
        <w:t>sisi</w:t>
      </w:r>
      <w:proofErr w:type="spellEnd"/>
      <w:r>
        <w:rPr>
          <w:rFonts w:ascii="Arial" w:hAnsi="Arial" w:cs="Arial"/>
          <w:sz w:val="28"/>
          <w:szCs w:val="28"/>
          <w:lang w:val="x-none"/>
        </w:rPr>
        <w:t xml:space="preserve">, kana ani </w:t>
      </w:r>
      <w:proofErr w:type="spellStart"/>
      <w:r>
        <w:rPr>
          <w:rFonts w:ascii="Arial" w:hAnsi="Arial" w:cs="Arial"/>
          <w:sz w:val="28"/>
          <w:szCs w:val="28"/>
          <w:lang w:val="x-none"/>
        </w:rPr>
        <w:t>anogona</w:t>
      </w:r>
      <w:proofErr w:type="spellEnd"/>
      <w:r>
        <w:rPr>
          <w:rFonts w:ascii="Arial" w:hAnsi="Arial" w:cs="Arial"/>
          <w:sz w:val="28"/>
          <w:szCs w:val="28"/>
          <w:lang w:val="x-none"/>
        </w:rPr>
        <w:t xml:space="preserve"> </w:t>
      </w:r>
      <w:proofErr w:type="spellStart"/>
      <w:r>
        <w:rPr>
          <w:rFonts w:ascii="Arial" w:hAnsi="Arial" w:cs="Arial"/>
          <w:sz w:val="28"/>
          <w:szCs w:val="28"/>
          <w:lang w:val="x-none"/>
        </w:rPr>
        <w:t>kumuchengeta</w:t>
      </w:r>
      <w:proofErr w:type="spellEnd"/>
      <w:r>
        <w:rPr>
          <w:rFonts w:ascii="Arial" w:hAnsi="Arial" w:cs="Arial"/>
          <w:sz w:val="28"/>
          <w:szCs w:val="28"/>
          <w:lang w:val="x-none"/>
        </w:rPr>
        <w:t xml:space="preserve"> </w:t>
      </w:r>
      <w:proofErr w:type="spellStart"/>
      <w:r>
        <w:rPr>
          <w:rFonts w:ascii="Arial" w:hAnsi="Arial" w:cs="Arial"/>
          <w:sz w:val="28"/>
          <w:szCs w:val="28"/>
          <w:lang w:val="x-none"/>
        </w:rPr>
        <w:t>semachengetero</w:t>
      </w:r>
      <w:proofErr w:type="spellEnd"/>
      <w:r>
        <w:rPr>
          <w:rFonts w:ascii="Arial" w:hAnsi="Arial" w:cs="Arial"/>
          <w:sz w:val="28"/>
          <w:szCs w:val="28"/>
          <w:lang w:val="x-none"/>
        </w:rPr>
        <w:t xml:space="preserve"> </w:t>
      </w:r>
      <w:proofErr w:type="spellStart"/>
      <w:r>
        <w:rPr>
          <w:rFonts w:ascii="Arial" w:hAnsi="Arial" w:cs="Arial"/>
          <w:sz w:val="28"/>
          <w:szCs w:val="28"/>
          <w:lang w:val="x-none"/>
        </w:rPr>
        <w:t>auri</w:t>
      </w:r>
      <w:proofErr w:type="spellEnd"/>
      <w:r>
        <w:rPr>
          <w:rFonts w:ascii="Arial" w:hAnsi="Arial" w:cs="Arial"/>
          <w:sz w:val="28"/>
          <w:szCs w:val="28"/>
          <w:lang w:val="x-none"/>
        </w:rPr>
        <w:t xml:space="preserve"> </w:t>
      </w:r>
      <w:proofErr w:type="spellStart"/>
      <w:r>
        <w:rPr>
          <w:rFonts w:ascii="Arial" w:hAnsi="Arial" w:cs="Arial"/>
          <w:sz w:val="28"/>
          <w:szCs w:val="28"/>
          <w:lang w:val="x-none"/>
        </w:rPr>
        <w:t>kumudii</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auri</w:t>
      </w:r>
      <w:proofErr w:type="spellEnd"/>
      <w:r>
        <w:rPr>
          <w:rFonts w:ascii="Arial" w:hAnsi="Arial" w:cs="Arial"/>
          <w:sz w:val="18"/>
          <w:szCs w:val="18"/>
        </w:rPr>
        <w:t xml:space="preserve"> </w:t>
      </w:r>
      <w:proofErr w:type="spellStart"/>
      <w:r>
        <w:rPr>
          <w:rFonts w:ascii="Arial" w:hAnsi="Arial" w:cs="Arial"/>
          <w:sz w:val="18"/>
          <w:szCs w:val="18"/>
        </w:rPr>
        <w:t>kumuita</w:t>
      </w:r>
      <w:proofErr w:type="spellEnd"/>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 And we know that. </w:t>
      </w:r>
      <w:proofErr w:type="spellStart"/>
      <w:r>
        <w:rPr>
          <w:rFonts w:ascii="Arial" w:hAnsi="Arial" w:cs="Arial"/>
          <w:sz w:val="28"/>
          <w:szCs w:val="28"/>
          <w:lang w:val="x-none"/>
        </w:rPr>
        <w:t>Iwewe</w:t>
      </w:r>
      <w:proofErr w:type="spellEnd"/>
      <w:r>
        <w:rPr>
          <w:rFonts w:ascii="Arial" w:hAnsi="Arial" w:cs="Arial"/>
          <w:sz w:val="28"/>
          <w:szCs w:val="28"/>
          <w:lang w:val="x-none"/>
        </w:rPr>
        <w:t xml:space="preserve"> kana </w:t>
      </w:r>
      <w:proofErr w:type="spellStart"/>
      <w:r>
        <w:rPr>
          <w:rFonts w:ascii="Arial" w:hAnsi="Arial" w:cs="Arial"/>
          <w:sz w:val="28"/>
          <w:szCs w:val="28"/>
          <w:lang w:val="x-none"/>
        </w:rPr>
        <w:t>uri</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this will always be there. Don’t </w:t>
      </w:r>
      <w:r>
        <w:rPr>
          <w:rFonts w:ascii="Arial" w:hAnsi="Arial" w:cs="Arial"/>
          <w:sz w:val="28"/>
          <w:szCs w:val="28"/>
          <w:lang w:val="x-none"/>
        </w:rPr>
        <w:t xml:space="preserve">worry about those people. We will always have them. Don’t ever think </w:t>
      </w:r>
      <w:proofErr w:type="spellStart"/>
      <w:r>
        <w:rPr>
          <w:rFonts w:ascii="Arial" w:hAnsi="Arial" w:cs="Arial"/>
          <w:sz w:val="28"/>
          <w:szCs w:val="28"/>
          <w:lang w:val="x-none"/>
        </w:rPr>
        <w:t>kuti</w:t>
      </w:r>
      <w:proofErr w:type="spellEnd"/>
      <w:r>
        <w:rPr>
          <w:rFonts w:ascii="Arial" w:hAnsi="Arial" w:cs="Arial"/>
          <w:sz w:val="28"/>
          <w:szCs w:val="28"/>
          <w:lang w:val="x-none"/>
        </w:rPr>
        <w:t xml:space="preserve"> if you buy the devil dinner, he will become Jesus. </w:t>
      </w:r>
      <w:r w:rsidRPr="00C36C0D">
        <w:rPr>
          <w:rFonts w:ascii="Arial" w:hAnsi="Arial" w:cs="Arial"/>
          <w:sz w:val="18"/>
          <w:szCs w:val="18"/>
          <w:lang w:val="x-none"/>
        </w:rPr>
        <w:t>[Congregation laughs—ED]</w:t>
      </w:r>
      <w:r>
        <w:rPr>
          <w:rFonts w:ascii="Arial" w:hAnsi="Arial" w:cs="Arial"/>
          <w:sz w:val="28"/>
          <w:szCs w:val="28"/>
          <w:lang w:val="x-none"/>
        </w:rPr>
        <w:t xml:space="preserve"> </w:t>
      </w:r>
      <w:proofErr w:type="spellStart"/>
      <w:r>
        <w:rPr>
          <w:rFonts w:ascii="Arial" w:hAnsi="Arial" w:cs="Arial"/>
          <w:sz w:val="28"/>
          <w:szCs w:val="28"/>
          <w:lang w:val="x-none"/>
        </w:rPr>
        <w:t>Handi’muri</w:t>
      </w:r>
      <w:proofErr w:type="spellEnd"/>
      <w:r>
        <w:rPr>
          <w:rFonts w:ascii="Arial" w:hAnsi="Arial" w:cs="Arial"/>
          <w:sz w:val="28"/>
          <w:szCs w:val="28"/>
          <w:lang w:val="x-none"/>
        </w:rPr>
        <w:t xml:space="preserve"> </w:t>
      </w:r>
      <w:proofErr w:type="spellStart"/>
      <w:r>
        <w:rPr>
          <w:rFonts w:ascii="Arial" w:hAnsi="Arial" w:cs="Arial"/>
          <w:sz w:val="28"/>
          <w:szCs w:val="28"/>
          <w:lang w:val="x-none"/>
        </w:rPr>
        <w:t>kuzviona</w:t>
      </w:r>
      <w:proofErr w:type="spellEnd"/>
      <w:r>
        <w:rPr>
          <w:rFonts w:ascii="Arial" w:hAnsi="Arial" w:cs="Arial"/>
          <w:sz w:val="28"/>
          <w:szCs w:val="28"/>
          <w:lang w:val="x-none"/>
        </w:rPr>
        <w:t xml:space="preserve"> </w:t>
      </w:r>
      <w:proofErr w:type="spellStart"/>
      <w:r>
        <w:rPr>
          <w:rFonts w:ascii="Arial" w:hAnsi="Arial" w:cs="Arial"/>
          <w:sz w:val="28"/>
          <w:szCs w:val="28"/>
          <w:lang w:val="x-none"/>
        </w:rPr>
        <w:t>izvozvo</w:t>
      </w:r>
      <w:proofErr w:type="spellEnd"/>
      <w:r>
        <w:rPr>
          <w:rFonts w:ascii="Arial" w:hAnsi="Arial" w:cs="Arial"/>
          <w:sz w:val="28"/>
          <w:szCs w:val="28"/>
          <w:lang w:val="x-none"/>
        </w:rPr>
        <w:t xml:space="preserve">, </w:t>
      </w:r>
      <w:proofErr w:type="spellStart"/>
      <w:r>
        <w:rPr>
          <w:rFonts w:ascii="Arial" w:hAnsi="Arial" w:cs="Arial"/>
          <w:sz w:val="28"/>
          <w:szCs w:val="28"/>
          <w:lang w:val="x-none"/>
        </w:rPr>
        <w:t>handiti</w:t>
      </w:r>
      <w:proofErr w:type="spellEnd"/>
      <w:r>
        <w:rPr>
          <w:rFonts w:ascii="Arial" w:hAnsi="Arial" w:cs="Arial"/>
          <w:sz w:val="28"/>
          <w:szCs w:val="28"/>
          <w:lang w:val="x-none"/>
        </w:rPr>
        <w:t xml:space="preserve">, </w:t>
      </w:r>
      <w:proofErr w:type="spellStart"/>
      <w:r>
        <w:rPr>
          <w:rFonts w:ascii="Arial" w:hAnsi="Arial" w:cs="Arial"/>
          <w:sz w:val="28"/>
          <w:szCs w:val="28"/>
          <w:lang w:val="x-none"/>
        </w:rPr>
        <w:t>ehe</w:t>
      </w:r>
      <w:proofErr w:type="spellEnd"/>
      <w:r>
        <w:rPr>
          <w:rFonts w:ascii="Arial" w:hAnsi="Arial" w:cs="Arial"/>
          <w:sz w:val="28"/>
          <w:szCs w:val="28"/>
          <w:lang w:val="x-none"/>
        </w:rPr>
        <w:t>?</w:t>
      </w:r>
      <w:r w:rsidRPr="00753788">
        <w:rPr>
          <w:rFonts w:ascii="Arial" w:hAnsi="Arial" w:cs="Arial"/>
          <w:sz w:val="18"/>
          <w:szCs w:val="18"/>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 </w:t>
      </w:r>
    </w:p>
    <w:p w:rsidR="001847F0" w:rsidP="001847F0" w:rsidRDefault="001847F0" w14:paraId="36933629" w14:textId="77777777">
      <w:pPr>
        <w:jc w:val="both"/>
        <w:rPr>
          <w:rFonts w:ascii="Arial" w:hAnsi="Arial" w:cs="Arial"/>
          <w:sz w:val="28"/>
          <w:szCs w:val="28"/>
        </w:rPr>
      </w:pPr>
      <w:r w:rsidRPr="00EC5A54">
        <w:rPr>
          <w:rFonts w:ascii="Arial" w:hAnsi="Arial" w:cs="Arial"/>
          <w:sz w:val="28"/>
          <w:szCs w:val="28"/>
          <w:vertAlign w:val="superscript"/>
          <w:lang w:val="x-none"/>
        </w:rPr>
        <w:t>279</w:t>
      </w:r>
      <w:r>
        <w:rPr>
          <w:rFonts w:ascii="Arial" w:hAnsi="Arial" w:cs="Arial"/>
          <w:sz w:val="28"/>
          <w:szCs w:val="28"/>
          <w:lang w:val="x-none"/>
        </w:rPr>
        <w:t xml:space="preserve">Ehe. Kana </w:t>
      </w:r>
      <w:proofErr w:type="spellStart"/>
      <w:r>
        <w:rPr>
          <w:rFonts w:ascii="Arial" w:hAnsi="Arial" w:cs="Arial"/>
          <w:sz w:val="28"/>
          <w:szCs w:val="28"/>
          <w:lang w:val="x-none"/>
        </w:rPr>
        <w:t>wangoronga</w:t>
      </w:r>
      <w:proofErr w:type="spellEnd"/>
      <w:r>
        <w:rPr>
          <w:rFonts w:ascii="Arial" w:hAnsi="Arial" w:cs="Arial"/>
          <w:sz w:val="28"/>
          <w:szCs w:val="28"/>
          <w:lang w:val="x-none"/>
        </w:rPr>
        <w:t xml:space="preserve"> </w:t>
      </w:r>
      <w:proofErr w:type="spellStart"/>
      <w:r>
        <w:rPr>
          <w:rFonts w:ascii="Arial" w:hAnsi="Arial" w:cs="Arial"/>
          <w:sz w:val="28"/>
          <w:szCs w:val="28"/>
          <w:lang w:val="x-none"/>
        </w:rPr>
        <w:t>kupa</w:t>
      </w:r>
      <w:proofErr w:type="spellEnd"/>
      <w:r>
        <w:rPr>
          <w:rFonts w:ascii="Arial" w:hAnsi="Arial" w:cs="Arial"/>
          <w:sz w:val="28"/>
          <w:szCs w:val="28"/>
          <w:lang w:val="x-none"/>
        </w:rPr>
        <w:t xml:space="preserve"> </w:t>
      </w:r>
      <w:proofErr w:type="spellStart"/>
      <w:r>
        <w:rPr>
          <w:rFonts w:ascii="Arial" w:hAnsi="Arial" w:cs="Arial"/>
          <w:sz w:val="28"/>
          <w:szCs w:val="28"/>
          <w:lang w:val="x-none"/>
        </w:rPr>
        <w:t>Satani</w:t>
      </w:r>
      <w:proofErr w:type="spellEnd"/>
      <w:r>
        <w:rPr>
          <w:rFonts w:ascii="Arial" w:hAnsi="Arial" w:cs="Arial"/>
          <w:sz w:val="28"/>
          <w:szCs w:val="28"/>
          <w:lang w:val="x-none"/>
        </w:rPr>
        <w:t xml:space="preserve"> </w:t>
      </w:r>
      <w:proofErr w:type="spellStart"/>
      <w:r>
        <w:rPr>
          <w:rFonts w:ascii="Arial" w:hAnsi="Arial" w:cs="Arial"/>
          <w:sz w:val="28"/>
          <w:szCs w:val="28"/>
          <w:lang w:val="x-none"/>
        </w:rPr>
        <w:t>chikafu</w:t>
      </w:r>
      <w:proofErr w:type="spellEnd"/>
      <w:r>
        <w:rPr>
          <w:rFonts w:ascii="Arial" w:hAnsi="Arial" w:cs="Arial"/>
          <w:sz w:val="28"/>
          <w:szCs w:val="28"/>
          <w:lang w:val="x-none"/>
        </w:rPr>
        <w:t xml:space="preserve">, </w:t>
      </w:r>
      <w:proofErr w:type="spellStart"/>
      <w:r>
        <w:rPr>
          <w:rFonts w:ascii="Arial" w:hAnsi="Arial" w:cs="Arial"/>
          <w:sz w:val="28"/>
          <w:szCs w:val="28"/>
          <w:lang w:val="x-none"/>
        </w:rPr>
        <w:t>mupe</w:t>
      </w:r>
      <w:proofErr w:type="spellEnd"/>
      <w:r>
        <w:rPr>
          <w:rFonts w:ascii="Arial" w:hAnsi="Arial" w:cs="Arial"/>
          <w:sz w:val="28"/>
          <w:szCs w:val="28"/>
          <w:lang w:val="x-none"/>
        </w:rPr>
        <w:t xml:space="preserve">. But </w:t>
      </w:r>
      <w:proofErr w:type="spellStart"/>
      <w:r>
        <w:rPr>
          <w:rFonts w:ascii="Arial" w:hAnsi="Arial" w:cs="Arial"/>
          <w:sz w:val="28"/>
          <w:szCs w:val="28"/>
          <w:lang w:val="x-none"/>
        </w:rPr>
        <w:t>rega</w:t>
      </w:r>
      <w:proofErr w:type="spellEnd"/>
      <w:r>
        <w:rPr>
          <w:rFonts w:ascii="Arial" w:hAnsi="Arial" w:cs="Arial"/>
          <w:sz w:val="28"/>
          <w:szCs w:val="28"/>
          <w:lang w:val="x-none"/>
        </w:rPr>
        <w:t xml:space="preserve"> </w:t>
      </w:r>
      <w:proofErr w:type="spellStart"/>
      <w:r>
        <w:rPr>
          <w:rFonts w:ascii="Arial" w:hAnsi="Arial" w:cs="Arial"/>
          <w:sz w:val="28"/>
          <w:szCs w:val="28"/>
          <w:lang w:val="x-none"/>
        </w:rPr>
        <w:t>kumutendeutsa</w:t>
      </w:r>
      <w:proofErr w:type="spellEnd"/>
      <w:r>
        <w:rPr>
          <w:rFonts w:ascii="Arial" w:hAnsi="Arial" w:cs="Arial"/>
          <w:sz w:val="28"/>
          <w:szCs w:val="28"/>
          <w:lang w:val="x-none"/>
        </w:rPr>
        <w:t xml:space="preserve">. </w:t>
      </w:r>
      <w:proofErr w:type="spellStart"/>
      <w:r>
        <w:rPr>
          <w:rFonts w:ascii="Arial" w:hAnsi="Arial" w:cs="Arial"/>
          <w:sz w:val="28"/>
          <w:szCs w:val="28"/>
          <w:lang w:val="x-none"/>
        </w:rPr>
        <w:t>Nekuti</w:t>
      </w:r>
      <w:proofErr w:type="spellEnd"/>
      <w:r>
        <w:rPr>
          <w:rFonts w:ascii="Arial" w:hAnsi="Arial" w:cs="Arial"/>
          <w:sz w:val="28"/>
          <w:szCs w:val="28"/>
          <w:lang w:val="x-none"/>
        </w:rPr>
        <w:t xml:space="preserve"> </w:t>
      </w:r>
      <w:proofErr w:type="spellStart"/>
      <w:r>
        <w:rPr>
          <w:rFonts w:ascii="Arial" w:hAnsi="Arial" w:cs="Arial"/>
          <w:sz w:val="28"/>
          <w:szCs w:val="28"/>
          <w:lang w:val="x-none"/>
        </w:rPr>
        <w:t>haatendeuke</w:t>
      </w:r>
      <w:proofErr w:type="spellEnd"/>
      <w:r>
        <w:rPr>
          <w:rFonts w:ascii="Arial" w:hAnsi="Arial" w:cs="Arial"/>
          <w:sz w:val="28"/>
          <w:szCs w:val="28"/>
          <w:lang w:val="x-none"/>
        </w:rPr>
        <w:t xml:space="preserve"> </w:t>
      </w:r>
      <w:proofErr w:type="spellStart"/>
      <w:r>
        <w:rPr>
          <w:rFonts w:ascii="Arial" w:hAnsi="Arial" w:cs="Arial"/>
          <w:sz w:val="28"/>
          <w:szCs w:val="28"/>
          <w:lang w:val="x-none"/>
        </w:rPr>
        <w:t>nekuda</w:t>
      </w:r>
      <w:proofErr w:type="spellEnd"/>
      <w:r>
        <w:rPr>
          <w:rFonts w:ascii="Arial" w:hAnsi="Arial" w:cs="Arial"/>
          <w:sz w:val="28"/>
          <w:szCs w:val="28"/>
          <w:lang w:val="x-none"/>
        </w:rPr>
        <w:t xml:space="preserve"> </w:t>
      </w:r>
      <w:proofErr w:type="spellStart"/>
      <w:r>
        <w:rPr>
          <w:rFonts w:ascii="Arial" w:hAnsi="Arial" w:cs="Arial"/>
          <w:sz w:val="28"/>
          <w:szCs w:val="28"/>
          <w:lang w:val="x-none"/>
        </w:rPr>
        <w:t>kwaizvo</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kwaizvozvo</w:t>
      </w:r>
      <w:proofErr w:type="spellEnd"/>
      <w:r>
        <w:rPr>
          <w:rFonts w:ascii="Arial" w:hAnsi="Arial" w:cs="Arial"/>
          <w:sz w:val="18"/>
          <w:szCs w:val="18"/>
        </w:rPr>
        <w:t>,</w:t>
      </w:r>
      <w:r w:rsidRPr="00152FB3">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kwaizvozvo</w:t>
      </w:r>
      <w:proofErr w:type="spellEnd"/>
      <w:r>
        <w:rPr>
          <w:rFonts w:ascii="Arial" w:hAnsi="Arial" w:cs="Arial"/>
          <w:sz w:val="28"/>
          <w:szCs w:val="28"/>
          <w:lang w:val="x-none"/>
        </w:rPr>
        <w:t xml:space="preserve">. </w:t>
      </w:r>
      <w:proofErr w:type="spellStart"/>
      <w:r>
        <w:rPr>
          <w:rFonts w:ascii="Arial" w:hAnsi="Arial" w:cs="Arial"/>
          <w:sz w:val="28"/>
          <w:szCs w:val="28"/>
          <w:lang w:val="x-none"/>
        </w:rPr>
        <w:t>Satani</w:t>
      </w:r>
      <w:proofErr w:type="spellEnd"/>
      <w:r>
        <w:rPr>
          <w:rFonts w:ascii="Arial" w:hAnsi="Arial" w:cs="Arial"/>
          <w:sz w:val="28"/>
          <w:szCs w:val="28"/>
          <w:lang w:val="x-none"/>
        </w:rPr>
        <w:t xml:space="preserve"> </w:t>
      </w:r>
      <w:proofErr w:type="spellStart"/>
      <w:r>
        <w:rPr>
          <w:rFonts w:ascii="Arial" w:hAnsi="Arial" w:cs="Arial"/>
          <w:sz w:val="28"/>
          <w:szCs w:val="28"/>
          <w:lang w:val="x-none"/>
        </w:rPr>
        <w:t>anogara</w:t>
      </w:r>
      <w:proofErr w:type="spellEnd"/>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chii</w:t>
      </w:r>
      <w:proofErr w:type="spellEnd"/>
      <w:r>
        <w:rPr>
          <w:rFonts w:ascii="Arial" w:hAnsi="Arial" w:cs="Arial"/>
          <w:sz w:val="28"/>
          <w:szCs w:val="28"/>
          <w:lang w:val="x-none"/>
        </w:rPr>
        <w:t xml:space="preserve"> </w:t>
      </w:r>
      <w:proofErr w:type="spellStart"/>
      <w:r>
        <w:rPr>
          <w:rFonts w:ascii="Arial" w:hAnsi="Arial" w:cs="Arial"/>
          <w:sz w:val="28"/>
          <w:szCs w:val="28"/>
          <w:lang w:val="x-none"/>
        </w:rPr>
        <w:t>chete</w:t>
      </w:r>
      <w:proofErr w:type="spellEnd"/>
      <w:r>
        <w:rPr>
          <w:rFonts w:ascii="Arial" w:hAnsi="Arial" w:cs="Arial"/>
          <w:sz w:val="28"/>
          <w:szCs w:val="28"/>
          <w:lang w:val="x-none"/>
        </w:rPr>
        <w:t>?</w:t>
      </w:r>
      <w:r w:rsidRPr="00753788">
        <w:rPr>
          <w:rFonts w:ascii="Arial" w:hAnsi="Arial" w:cs="Arial"/>
          <w:sz w:val="18"/>
          <w:szCs w:val="18"/>
        </w:rPr>
        <w:t xml:space="preserve"> </w:t>
      </w:r>
      <w:r w:rsidRPr="00152FB3">
        <w:rPr>
          <w:rFonts w:ascii="Arial" w:hAnsi="Arial" w:cs="Arial"/>
          <w:sz w:val="18"/>
          <w:szCs w:val="18"/>
        </w:rPr>
        <w:t>[Congregation says, “</w:t>
      </w:r>
      <w:proofErr w:type="spellStart"/>
      <w:r>
        <w:rPr>
          <w:rFonts w:ascii="Arial" w:hAnsi="Arial" w:cs="Arial"/>
          <w:sz w:val="18"/>
          <w:szCs w:val="18"/>
        </w:rPr>
        <w:t>Satani</w:t>
      </w:r>
      <w:proofErr w:type="spellEnd"/>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pamba</w:t>
      </w:r>
      <w:proofErr w:type="spellEnd"/>
      <w:r>
        <w:rPr>
          <w:rFonts w:ascii="Arial" w:hAnsi="Arial" w:cs="Arial"/>
          <w:sz w:val="28"/>
          <w:szCs w:val="28"/>
          <w:lang w:val="x-none"/>
        </w:rPr>
        <w:t xml:space="preserve"> </w:t>
      </w:r>
      <w:proofErr w:type="spellStart"/>
      <w:r>
        <w:rPr>
          <w:rFonts w:ascii="Arial" w:hAnsi="Arial" w:cs="Arial"/>
          <w:sz w:val="28"/>
          <w:szCs w:val="28"/>
          <w:lang w:val="x-none"/>
        </w:rPr>
        <w:t>pako</w:t>
      </w:r>
      <w:proofErr w:type="spellEnd"/>
      <w:r w:rsidRPr="008374EF">
        <w:rPr>
          <w:rFonts w:ascii="Arial" w:hAnsi="Arial" w:cs="Arial"/>
          <w:sz w:val="18"/>
          <w:szCs w:val="18"/>
          <w:lang w:val="x-none"/>
        </w:rPr>
        <w:t xml:space="preserve"> </w:t>
      </w:r>
      <w:proofErr w:type="spellStart"/>
      <w:r>
        <w:rPr>
          <w:rFonts w:ascii="Arial" w:hAnsi="Arial" w:cs="Arial"/>
          <w:sz w:val="28"/>
          <w:szCs w:val="28"/>
          <w:lang w:val="x-none"/>
        </w:rPr>
        <w:t>akadaro</w:t>
      </w:r>
      <w:proofErr w:type="spellEnd"/>
      <w:r>
        <w:rPr>
          <w:rFonts w:ascii="Arial" w:hAnsi="Arial" w:cs="Arial"/>
          <w:sz w:val="28"/>
          <w:szCs w:val="28"/>
          <w:lang w:val="x-none"/>
        </w:rPr>
        <w:t xml:space="preserve">, </w:t>
      </w:r>
      <w:proofErr w:type="spellStart"/>
      <w:r>
        <w:rPr>
          <w:rFonts w:ascii="Arial" w:hAnsi="Arial" w:cs="Arial"/>
          <w:sz w:val="28"/>
          <w:szCs w:val="28"/>
          <w:lang w:val="x-none"/>
        </w:rPr>
        <w:t>akaipa</w:t>
      </w:r>
      <w:proofErr w:type="spellEnd"/>
      <w:r>
        <w:rPr>
          <w:rFonts w:ascii="Arial" w:hAnsi="Arial" w:cs="Arial"/>
          <w:sz w:val="28"/>
          <w:szCs w:val="28"/>
          <w:lang w:val="x-none"/>
        </w:rPr>
        <w:t xml:space="preserve"> </w:t>
      </w:r>
      <w:proofErr w:type="spellStart"/>
      <w:r>
        <w:rPr>
          <w:rFonts w:ascii="Arial" w:hAnsi="Arial" w:cs="Arial"/>
          <w:sz w:val="28"/>
          <w:szCs w:val="28"/>
          <w:lang w:val="x-none"/>
        </w:rPr>
        <w:t>saizvozvo</w:t>
      </w:r>
      <w:proofErr w:type="spellEnd"/>
      <w:r>
        <w:rPr>
          <w:rFonts w:ascii="Arial" w:hAnsi="Arial" w:cs="Arial"/>
          <w:sz w:val="28"/>
          <w:szCs w:val="28"/>
          <w:lang w:val="x-none"/>
        </w:rPr>
        <w:t xml:space="preserve">, </w:t>
      </w:r>
      <w:proofErr w:type="spellStart"/>
      <w:r>
        <w:rPr>
          <w:rFonts w:ascii="Arial" w:hAnsi="Arial" w:cs="Arial"/>
          <w:sz w:val="28"/>
          <w:szCs w:val="28"/>
          <w:lang w:val="x-none"/>
        </w:rPr>
        <w:t>haafe</w:t>
      </w:r>
      <w:proofErr w:type="spellEnd"/>
      <w:r>
        <w:rPr>
          <w:rFonts w:ascii="Arial" w:hAnsi="Arial" w:cs="Arial"/>
          <w:sz w:val="28"/>
          <w:szCs w:val="28"/>
          <w:lang w:val="x-none"/>
        </w:rPr>
        <w:t xml:space="preserve"> </w:t>
      </w:r>
      <w:proofErr w:type="spellStart"/>
      <w:r>
        <w:rPr>
          <w:rFonts w:ascii="Arial" w:hAnsi="Arial" w:cs="Arial"/>
          <w:sz w:val="28"/>
          <w:szCs w:val="28"/>
          <w:lang w:val="x-none"/>
        </w:rPr>
        <w:t>akaita</w:t>
      </w:r>
      <w:proofErr w:type="spellEnd"/>
      <w:r>
        <w:rPr>
          <w:rFonts w:ascii="Arial" w:hAnsi="Arial" w:cs="Arial"/>
          <w:sz w:val="28"/>
          <w:szCs w:val="28"/>
          <w:lang w:val="x-none"/>
        </w:rPr>
        <w:t xml:space="preserve"> </w:t>
      </w:r>
      <w:proofErr w:type="spellStart"/>
      <w:r>
        <w:rPr>
          <w:rFonts w:ascii="Arial" w:hAnsi="Arial" w:cs="Arial"/>
          <w:sz w:val="28"/>
          <w:szCs w:val="28"/>
          <w:lang w:val="x-none"/>
        </w:rPr>
        <w:t>chinhu</w:t>
      </w:r>
      <w:proofErr w:type="spellEnd"/>
      <w:r>
        <w:rPr>
          <w:rFonts w:ascii="Arial" w:hAnsi="Arial" w:cs="Arial"/>
          <w:sz w:val="28"/>
          <w:szCs w:val="28"/>
          <w:lang w:val="x-none"/>
        </w:rPr>
        <w:t xml:space="preserve">. Musi </w:t>
      </w:r>
      <w:proofErr w:type="spellStart"/>
      <w:r>
        <w:rPr>
          <w:rFonts w:ascii="Arial" w:hAnsi="Arial" w:cs="Arial"/>
          <w:sz w:val="28"/>
          <w:szCs w:val="28"/>
          <w:lang w:val="x-none"/>
        </w:rPr>
        <w:t>waanomira</w:t>
      </w:r>
      <w:proofErr w:type="spellEnd"/>
      <w:r>
        <w:rPr>
          <w:rFonts w:ascii="Arial" w:hAnsi="Arial" w:cs="Arial"/>
          <w:sz w:val="28"/>
          <w:szCs w:val="28"/>
          <w:lang w:val="x-none"/>
        </w:rPr>
        <w:t xml:space="preserve"> </w:t>
      </w:r>
      <w:proofErr w:type="spellStart"/>
      <w:r>
        <w:rPr>
          <w:rFonts w:ascii="Arial" w:hAnsi="Arial" w:cs="Arial"/>
          <w:sz w:val="28"/>
          <w:szCs w:val="28"/>
          <w:lang w:val="x-none"/>
        </w:rPr>
        <w:t>oga</w:t>
      </w:r>
      <w:proofErr w:type="spellEnd"/>
      <w:r>
        <w:rPr>
          <w:rFonts w:ascii="Arial" w:hAnsi="Arial" w:cs="Arial"/>
          <w:sz w:val="28"/>
          <w:szCs w:val="28"/>
          <w:lang w:val="x-none"/>
        </w:rPr>
        <w:t xml:space="preserve"> </w:t>
      </w:r>
      <w:proofErr w:type="spellStart"/>
      <w:r>
        <w:rPr>
          <w:rFonts w:ascii="Arial" w:hAnsi="Arial" w:cs="Arial"/>
          <w:sz w:val="28"/>
          <w:szCs w:val="28"/>
          <w:lang w:val="x-none"/>
        </w:rPr>
        <w:t>zvinobva</w:t>
      </w:r>
      <w:proofErr w:type="spellEnd"/>
      <w:r>
        <w:rPr>
          <w:rFonts w:ascii="Arial" w:hAnsi="Arial" w:cs="Arial"/>
          <w:sz w:val="28"/>
          <w:szCs w:val="28"/>
          <w:lang w:val="x-none"/>
        </w:rPr>
        <w:t xml:space="preserve"> </w:t>
      </w:r>
      <w:proofErr w:type="spellStart"/>
      <w:r>
        <w:rPr>
          <w:rFonts w:ascii="Arial" w:hAnsi="Arial" w:cs="Arial"/>
          <w:sz w:val="28"/>
          <w:szCs w:val="28"/>
          <w:lang w:val="x-none"/>
        </w:rPr>
        <w:t>zva</w:t>
      </w:r>
      <w:proofErr w:type="spellEnd"/>
      <w:r>
        <w:rPr>
          <w:rFonts w:ascii="Arial" w:hAnsi="Arial" w:cs="Arial"/>
          <w:sz w:val="28"/>
          <w:szCs w:val="28"/>
          <w:lang w:val="x-none"/>
        </w:rPr>
        <w:t xml:space="preserve"> manifester. </w:t>
      </w:r>
      <w:proofErr w:type="spellStart"/>
      <w:r>
        <w:rPr>
          <w:rFonts w:ascii="Arial" w:hAnsi="Arial" w:cs="Arial"/>
          <w:sz w:val="28"/>
          <w:szCs w:val="28"/>
          <w:lang w:val="x-none"/>
        </w:rPr>
        <w:t>Hameno</w:t>
      </w:r>
      <w:proofErr w:type="spellEnd"/>
      <w:r>
        <w:rPr>
          <w:rFonts w:ascii="Arial" w:hAnsi="Arial" w:cs="Arial"/>
          <w:sz w:val="28"/>
          <w:szCs w:val="28"/>
          <w:lang w:val="x-none"/>
        </w:rPr>
        <w:t xml:space="preserve"> </w:t>
      </w:r>
      <w:proofErr w:type="spellStart"/>
      <w:r>
        <w:rPr>
          <w:rFonts w:ascii="Arial" w:hAnsi="Arial" w:cs="Arial"/>
          <w:sz w:val="28"/>
          <w:szCs w:val="28"/>
          <w:lang w:val="x-none"/>
        </w:rPr>
        <w:t>chinenge</w:t>
      </w:r>
      <w:proofErr w:type="spellEnd"/>
      <w:r>
        <w:rPr>
          <w:rFonts w:ascii="Arial" w:hAnsi="Arial" w:cs="Arial"/>
          <w:sz w:val="28"/>
          <w:szCs w:val="28"/>
          <w:lang w:val="x-none"/>
        </w:rPr>
        <w:t xml:space="preserve"> </w:t>
      </w:r>
      <w:proofErr w:type="spellStart"/>
      <w:r>
        <w:rPr>
          <w:rFonts w:ascii="Arial" w:hAnsi="Arial" w:cs="Arial"/>
          <w:sz w:val="28"/>
          <w:szCs w:val="28"/>
          <w:lang w:val="x-none"/>
        </w:rPr>
        <w:t>chanzwirwa</w:t>
      </w:r>
      <w:proofErr w:type="spellEnd"/>
      <w:r>
        <w:rPr>
          <w:rFonts w:ascii="Arial" w:hAnsi="Arial" w:cs="Arial"/>
          <w:sz w:val="28"/>
          <w:szCs w:val="28"/>
          <w:lang w:val="x-none"/>
        </w:rPr>
        <w:t xml:space="preserve"> </w:t>
      </w:r>
      <w:proofErr w:type="spellStart"/>
      <w:r>
        <w:rPr>
          <w:rFonts w:ascii="Arial" w:hAnsi="Arial" w:cs="Arial"/>
          <w:sz w:val="28"/>
          <w:szCs w:val="28"/>
          <w:lang w:val="x-none"/>
        </w:rPr>
        <w:t>tsitsi</w:t>
      </w:r>
      <w:proofErr w:type="spellEnd"/>
      <w:r>
        <w:rPr>
          <w:rFonts w:ascii="Arial" w:hAnsi="Arial" w:cs="Arial"/>
          <w:sz w:val="28"/>
          <w:szCs w:val="28"/>
          <w:lang w:val="x-none"/>
        </w:rPr>
        <w:t xml:space="preserve"> </w:t>
      </w:r>
      <w:proofErr w:type="spellStart"/>
      <w:r>
        <w:rPr>
          <w:rFonts w:ascii="Arial" w:hAnsi="Arial" w:cs="Arial"/>
          <w:sz w:val="28"/>
          <w:szCs w:val="28"/>
          <w:lang w:val="x-none"/>
        </w:rPr>
        <w:t>naMwari</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But </w:t>
      </w:r>
      <w:r w:rsidRPr="0013453A">
        <w:rPr>
          <w:rFonts w:ascii="Arial" w:hAnsi="Arial" w:cs="Arial"/>
          <w:sz w:val="28"/>
          <w:szCs w:val="28"/>
          <w:lang w:val="x-none"/>
        </w:rPr>
        <w:t xml:space="preserve">iye </w:t>
      </w:r>
      <w:proofErr w:type="spellStart"/>
      <w:r>
        <w:rPr>
          <w:rFonts w:ascii="Arial" w:hAnsi="Arial" w:cs="Arial"/>
          <w:sz w:val="28"/>
          <w:szCs w:val="28"/>
          <w:lang w:val="x-none"/>
        </w:rPr>
        <w:t>kwete</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ano</w:t>
      </w:r>
      <w:proofErr w:type="spellEnd"/>
      <w:r>
        <w:rPr>
          <w:rFonts w:ascii="Arial" w:hAnsi="Arial" w:cs="Arial"/>
          <w:sz w:val="28"/>
          <w:szCs w:val="28"/>
          <w:lang w:val="x-none"/>
        </w:rPr>
        <w:t xml:space="preserve"> appreciator kana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anotenda</w:t>
      </w:r>
      <w:proofErr w:type="spellEnd"/>
      <w:r>
        <w:rPr>
          <w:rFonts w:ascii="Arial" w:hAnsi="Arial" w:cs="Arial"/>
          <w:sz w:val="28"/>
          <w:szCs w:val="28"/>
          <w:lang w:val="x-none"/>
        </w:rPr>
        <w:t xml:space="preserve">, not even one day. </w:t>
      </w:r>
      <w:r w:rsidRPr="00AA3591">
        <w:rPr>
          <w:rFonts w:ascii="Arial" w:hAnsi="Arial" w:cs="Arial"/>
          <w:sz w:val="18"/>
          <w:szCs w:val="18"/>
          <w:lang w:val="x-none"/>
        </w:rPr>
        <w:t>[Apostle claps once—ED]</w:t>
      </w:r>
      <w:r>
        <w:rPr>
          <w:rFonts w:ascii="Arial" w:hAnsi="Arial" w:cs="Arial"/>
          <w:sz w:val="28"/>
          <w:szCs w:val="28"/>
          <w:lang w:val="x-none"/>
        </w:rPr>
        <w:t xml:space="preserve"> There are people like that in life. </w:t>
      </w:r>
      <w:r w:rsidRPr="00152FB3">
        <w:rPr>
          <w:rFonts w:ascii="Arial" w:hAnsi="Arial" w:cs="Arial"/>
          <w:sz w:val="18"/>
          <w:szCs w:val="18"/>
        </w:rPr>
        <w:t>[Congregation says, “Amen.”]</w:t>
      </w:r>
      <w:r>
        <w:rPr>
          <w:rFonts w:ascii="Arial" w:hAnsi="Arial" w:cs="Arial"/>
          <w:sz w:val="28"/>
          <w:szCs w:val="28"/>
        </w:rPr>
        <w:t xml:space="preserve"> </w:t>
      </w:r>
    </w:p>
    <w:p w:rsidR="001847F0" w:rsidP="001847F0" w:rsidRDefault="001847F0" w14:paraId="48918F65" w14:textId="77777777">
      <w:pPr>
        <w:jc w:val="both"/>
        <w:rPr>
          <w:rFonts w:ascii="Arial" w:hAnsi="Arial" w:cs="Arial"/>
          <w:sz w:val="28"/>
          <w:szCs w:val="28"/>
          <w:lang w:val="x-none"/>
        </w:rPr>
      </w:pPr>
      <w:r w:rsidRPr="00EC5A54">
        <w:rPr>
          <w:rFonts w:ascii="Arial" w:hAnsi="Arial" w:cs="Arial"/>
          <w:sz w:val="28"/>
          <w:szCs w:val="28"/>
          <w:vertAlign w:val="superscript"/>
          <w:lang w:val="x-none"/>
        </w:rPr>
        <w:t>280</w:t>
      </w:r>
      <w:r>
        <w:rPr>
          <w:rFonts w:ascii="Arial" w:hAnsi="Arial" w:cs="Arial"/>
          <w:sz w:val="28"/>
          <w:szCs w:val="28"/>
          <w:lang w:val="x-none"/>
        </w:rPr>
        <w:t xml:space="preserve">But, “Vane </w:t>
      </w:r>
      <w:proofErr w:type="spellStart"/>
      <w:r>
        <w:rPr>
          <w:rFonts w:ascii="Arial" w:hAnsi="Arial" w:cs="Arial"/>
          <w:sz w:val="28"/>
          <w:szCs w:val="28"/>
          <w:lang w:val="x-none"/>
        </w:rPr>
        <w:t>nzeve</w:t>
      </w:r>
      <w:proofErr w:type="spellEnd"/>
      <w:r>
        <w:rPr>
          <w:rFonts w:ascii="Arial" w:hAnsi="Arial" w:cs="Arial"/>
          <w:sz w:val="28"/>
          <w:szCs w:val="28"/>
          <w:lang w:val="x-none"/>
        </w:rPr>
        <w:t xml:space="preserve"> </w:t>
      </w:r>
      <w:proofErr w:type="spellStart"/>
      <w:r>
        <w:rPr>
          <w:rFonts w:ascii="Arial" w:hAnsi="Arial" w:cs="Arial"/>
          <w:sz w:val="28"/>
          <w:szCs w:val="28"/>
          <w:lang w:val="x-none"/>
        </w:rPr>
        <w:t>dzekunzwa</w:t>
      </w:r>
      <w:proofErr w:type="spellEnd"/>
      <w:r>
        <w:rPr>
          <w:rFonts w:ascii="Arial" w:hAnsi="Arial" w:cs="Arial"/>
          <w:sz w:val="28"/>
          <w:szCs w:val="28"/>
          <w:lang w:val="x-none"/>
        </w:rPr>
        <w:t xml:space="preserve"> </w:t>
      </w:r>
      <w:proofErr w:type="spellStart"/>
      <w:r>
        <w:rPr>
          <w:rFonts w:ascii="Arial" w:hAnsi="Arial" w:cs="Arial"/>
          <w:sz w:val="28"/>
          <w:szCs w:val="28"/>
          <w:lang w:val="x-none"/>
        </w:rPr>
        <w:t>ngavanzwe</w:t>
      </w:r>
      <w:proofErr w:type="spellEnd"/>
      <w:del w:author="Transcriber01 JHB" w:date="2025-08-25T15:46:00Z" w16du:dateUtc="2025-08-25T13:46:00Z" w:id="220">
        <w:r w:rsidDel="00B409AA">
          <w:rPr>
            <w:rFonts w:ascii="Arial" w:hAnsi="Arial" w:cs="Arial"/>
            <w:sz w:val="28"/>
            <w:szCs w:val="28"/>
            <w:lang w:val="x-none"/>
          </w:rPr>
          <w:delText>…</w:delText>
        </w:r>
      </w:del>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Amen! </w:t>
      </w:r>
      <w:r w:rsidRPr="00152FB3">
        <w:rPr>
          <w:rFonts w:ascii="Arial" w:hAnsi="Arial" w:cs="Arial"/>
          <w:sz w:val="18"/>
          <w:szCs w:val="18"/>
        </w:rPr>
        <w:t>[Congregation says, “Amen.”]</w:t>
      </w:r>
      <w:r>
        <w:rPr>
          <w:rFonts w:ascii="Arial" w:hAnsi="Arial" w:cs="Arial"/>
          <w:sz w:val="28"/>
          <w:szCs w:val="28"/>
          <w:lang w:val="x-none"/>
        </w:rPr>
        <w:t xml:space="preserve"> Mwari </w:t>
      </w:r>
      <w:proofErr w:type="spellStart"/>
      <w:r>
        <w:rPr>
          <w:rFonts w:ascii="Arial" w:hAnsi="Arial" w:cs="Arial"/>
          <w:sz w:val="28"/>
          <w:szCs w:val="28"/>
          <w:lang w:val="x-none"/>
        </w:rPr>
        <w:t>anoti</w:t>
      </w:r>
      <w:proofErr w:type="spellEnd"/>
      <w:r>
        <w:rPr>
          <w:rFonts w:ascii="Arial" w:hAnsi="Arial" w:cs="Arial"/>
          <w:sz w:val="28"/>
          <w:szCs w:val="28"/>
          <w:lang w:val="x-none"/>
        </w:rPr>
        <w:t>, “</w:t>
      </w:r>
      <w:proofErr w:type="spellStart"/>
      <w:r>
        <w:rPr>
          <w:rFonts w:ascii="Arial" w:hAnsi="Arial" w:cs="Arial"/>
          <w:sz w:val="28"/>
          <w:szCs w:val="28"/>
          <w:lang w:val="x-none"/>
        </w:rPr>
        <w:t>Unoropafadzwa</w:t>
      </w:r>
      <w:proofErr w:type="spellEnd"/>
      <w:r>
        <w:rPr>
          <w:rFonts w:ascii="Arial" w:hAnsi="Arial" w:cs="Arial"/>
          <w:sz w:val="28"/>
          <w:szCs w:val="28"/>
          <w:lang w:val="x-none"/>
        </w:rPr>
        <w:t xml:space="preserve"> </w:t>
      </w:r>
      <w:proofErr w:type="spellStart"/>
      <w:r>
        <w:rPr>
          <w:rFonts w:ascii="Arial" w:hAnsi="Arial" w:cs="Arial"/>
          <w:sz w:val="28"/>
          <w:szCs w:val="28"/>
          <w:lang w:val="x-none"/>
        </w:rPr>
        <w:t>muguta</w:t>
      </w:r>
      <w:proofErr w:type="spellEnd"/>
      <w:r>
        <w:rPr>
          <w:rFonts w:ascii="Arial" w:hAnsi="Arial" w:cs="Arial"/>
          <w:sz w:val="28"/>
          <w:szCs w:val="28"/>
          <w:lang w:val="x-none"/>
        </w:rPr>
        <w:t xml:space="preserve">, </w:t>
      </w:r>
      <w:proofErr w:type="spellStart"/>
      <w:r>
        <w:rPr>
          <w:rFonts w:ascii="Arial" w:hAnsi="Arial" w:cs="Arial"/>
          <w:sz w:val="28"/>
          <w:szCs w:val="28"/>
          <w:lang w:val="x-none"/>
        </w:rPr>
        <w:t>nemumunda</w:t>
      </w:r>
      <w:proofErr w:type="spellEnd"/>
      <w:r>
        <w:rPr>
          <w:rFonts w:ascii="Arial" w:hAnsi="Arial" w:cs="Arial"/>
          <w:sz w:val="28"/>
          <w:szCs w:val="28"/>
          <w:lang w:val="x-none"/>
        </w:rPr>
        <w:t xml:space="preserve">.” </w:t>
      </w:r>
      <w:proofErr w:type="spellStart"/>
      <w:r>
        <w:rPr>
          <w:rFonts w:ascii="Arial" w:hAnsi="Arial" w:cs="Arial"/>
          <w:sz w:val="28"/>
          <w:szCs w:val="28"/>
          <w:lang w:val="x-none"/>
        </w:rPr>
        <w:t>Zvakawanada</w:t>
      </w:r>
      <w:proofErr w:type="spellEnd"/>
      <w:r>
        <w:rPr>
          <w:rFonts w:ascii="Arial" w:hAnsi="Arial" w:cs="Arial"/>
          <w:sz w:val="28"/>
          <w:szCs w:val="28"/>
          <w:lang w:val="x-none"/>
        </w:rPr>
        <w:t xml:space="preserve"> </w:t>
      </w:r>
      <w:proofErr w:type="spellStart"/>
      <w:r>
        <w:rPr>
          <w:rFonts w:ascii="Arial" w:hAnsi="Arial" w:cs="Arial"/>
          <w:sz w:val="28"/>
          <w:szCs w:val="28"/>
          <w:lang w:val="x-none"/>
        </w:rPr>
        <w:t>zvaunoropafadzwa</w:t>
      </w:r>
      <w:proofErr w:type="spellEnd"/>
      <w:r>
        <w:rPr>
          <w:rFonts w:ascii="Arial" w:hAnsi="Arial" w:cs="Arial"/>
          <w:sz w:val="28"/>
          <w:szCs w:val="28"/>
          <w:lang w:val="x-none"/>
        </w:rPr>
        <w:t xml:space="preserve"> </w:t>
      </w:r>
      <w:proofErr w:type="spellStart"/>
      <w:r>
        <w:rPr>
          <w:rFonts w:ascii="Arial" w:hAnsi="Arial" w:cs="Arial"/>
          <w:sz w:val="28"/>
          <w:szCs w:val="28"/>
          <w:lang w:val="x-none"/>
        </w:rPr>
        <w:t>mazviri</w:t>
      </w:r>
      <w:proofErr w:type="spellEnd"/>
      <w:r>
        <w:rPr>
          <w:rFonts w:ascii="Arial" w:hAnsi="Arial" w:cs="Arial"/>
          <w:sz w:val="28"/>
          <w:szCs w:val="28"/>
          <w:lang w:val="x-none"/>
        </w:rPr>
        <w:t xml:space="preserve">. </w:t>
      </w:r>
      <w:proofErr w:type="spellStart"/>
      <w:r>
        <w:rPr>
          <w:rFonts w:ascii="Arial" w:hAnsi="Arial" w:cs="Arial"/>
          <w:sz w:val="28"/>
          <w:szCs w:val="28"/>
          <w:lang w:val="x-none"/>
        </w:rPr>
        <w:t>Hativerengeyi</w:t>
      </w:r>
      <w:proofErr w:type="spellEnd"/>
      <w:r>
        <w:rPr>
          <w:rFonts w:ascii="Arial" w:hAnsi="Arial" w:cs="Arial"/>
          <w:sz w:val="28"/>
          <w:szCs w:val="28"/>
          <w:lang w:val="x-none"/>
        </w:rPr>
        <w:t xml:space="preserve"> </w:t>
      </w:r>
      <w:proofErr w:type="spellStart"/>
      <w:r>
        <w:rPr>
          <w:rFonts w:ascii="Arial" w:hAnsi="Arial" w:cs="Arial"/>
          <w:sz w:val="28"/>
          <w:szCs w:val="28"/>
          <w:lang w:val="x-none"/>
        </w:rPr>
        <w:t>muone</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ins w:author="Transcriber01 JHB" w:date="2025-08-25T15:47:00Z" w16du:dateUtc="2025-08-25T13:47:00Z" w:id="221">
        <w:r w:rsidDel="0005771C">
          <w:rPr>
            <w:rFonts w:ascii="Arial" w:hAnsi="Arial" w:cs="Arial"/>
            <w:sz w:val="28"/>
            <w:szCs w:val="28"/>
            <w:lang w:val="x-none"/>
          </w:rPr>
          <w:t xml:space="preserve"> </w:t>
        </w:r>
      </w:ins>
      <w:del w:author="Transcriber01 JHB" w:date="2025-08-25T15:47:00Z" w16du:dateUtc="2025-08-25T13:47:00Z" w:id="222">
        <w:r w:rsidDel="0005771C">
          <w:rPr>
            <w:rFonts w:ascii="Arial" w:hAnsi="Arial" w:cs="Arial"/>
            <w:sz w:val="28"/>
            <w:szCs w:val="28"/>
            <w:lang w:val="x-none"/>
          </w:rPr>
          <w:delText>…</w:delText>
        </w:r>
      </w:del>
      <w:r w:rsidRPr="00E92100">
        <w:rPr>
          <w:rFonts w:ascii="Arial" w:hAnsi="Arial" w:cs="Arial"/>
          <w:sz w:val="18"/>
          <w:szCs w:val="18"/>
          <w:lang w:val="x-none"/>
        </w:rPr>
        <w:t>[Blank spot on tape—ED]</w:t>
      </w:r>
      <w:r>
        <w:rPr>
          <w:rFonts w:ascii="Arial" w:hAnsi="Arial" w:cs="Arial"/>
          <w:sz w:val="28"/>
          <w:szCs w:val="28"/>
          <w:lang w:val="x-none"/>
        </w:rPr>
        <w:t>…tese:</w:t>
      </w:r>
    </w:p>
    <w:p w:rsidRPr="00FF529E" w:rsidR="001847F0" w:rsidP="001847F0" w:rsidRDefault="001847F0" w14:paraId="133700FE" w14:textId="77777777">
      <w:pPr>
        <w:ind w:left="720"/>
        <w:jc w:val="both"/>
        <w:rPr>
          <w:rFonts w:ascii="Arial" w:hAnsi="Arial" w:cs="Arial"/>
          <w:i/>
          <w:iCs/>
          <w:sz w:val="28"/>
          <w:szCs w:val="28"/>
          <w:lang w:val="x-none"/>
        </w:rPr>
      </w:pPr>
      <w:r w:rsidRPr="00FF529E">
        <w:rPr>
          <w:rFonts w:ascii="Arial" w:hAnsi="Arial" w:cs="Arial"/>
          <w:i/>
          <w:iCs/>
          <w:sz w:val="28"/>
          <w:szCs w:val="28"/>
          <w:lang w:val="x-none"/>
        </w:rPr>
        <w:t>Blessed shall be the fruit of thy body,…</w:t>
      </w:r>
    </w:p>
    <w:p w:rsidR="001847F0" w:rsidP="001847F0" w:rsidRDefault="001847F0" w14:paraId="402DC7F2" w14:textId="77777777">
      <w:pPr>
        <w:jc w:val="both"/>
        <w:rPr>
          <w:rFonts w:ascii="Arial" w:hAnsi="Arial" w:cs="Arial"/>
          <w:sz w:val="28"/>
          <w:szCs w:val="28"/>
          <w:lang w:val="x-none"/>
        </w:rPr>
      </w:pPr>
      <w:r>
        <w:rPr>
          <w:rFonts w:ascii="Arial" w:hAnsi="Arial" w:cs="Arial"/>
          <w:sz w:val="28"/>
          <w:szCs w:val="28"/>
          <w:lang w:val="x-none"/>
        </w:rPr>
        <w:t xml:space="preserve">Vana. </w:t>
      </w: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mberi</w:t>
      </w:r>
      <w:proofErr w:type="spellEnd"/>
      <w:r>
        <w:rPr>
          <w:rFonts w:ascii="Arial" w:hAnsi="Arial" w:cs="Arial"/>
          <w:sz w:val="28"/>
          <w:szCs w:val="28"/>
          <w:lang w:val="x-none"/>
        </w:rPr>
        <w:t>.</w:t>
      </w:r>
    </w:p>
    <w:p w:rsidRPr="00FF529E" w:rsidR="001847F0" w:rsidP="001847F0" w:rsidRDefault="001847F0" w14:paraId="375C672E" w14:textId="77777777">
      <w:pPr>
        <w:ind w:left="720"/>
        <w:jc w:val="both"/>
        <w:rPr>
          <w:rFonts w:ascii="Arial" w:hAnsi="Arial" w:cs="Arial"/>
          <w:i/>
          <w:iCs/>
          <w:sz w:val="28"/>
          <w:szCs w:val="28"/>
          <w:lang w:val="x-none"/>
        </w:rPr>
      </w:pPr>
      <w:r w:rsidRPr="00FF529E">
        <w:rPr>
          <w:rFonts w:ascii="Arial" w:hAnsi="Arial" w:cs="Arial"/>
          <w:i/>
          <w:iCs/>
          <w:sz w:val="28"/>
          <w:szCs w:val="28"/>
          <w:lang w:val="x-none"/>
        </w:rPr>
        <w:t>…and the fruit of thy ground,…</w:t>
      </w:r>
    </w:p>
    <w:p w:rsidR="001847F0" w:rsidP="001847F0" w:rsidRDefault="001847F0" w14:paraId="6EEF2880" w14:textId="77777777">
      <w:pPr>
        <w:jc w:val="both"/>
        <w:rPr>
          <w:rFonts w:ascii="Arial" w:hAnsi="Arial" w:cs="Arial"/>
          <w:sz w:val="28"/>
          <w:szCs w:val="28"/>
          <w:lang w:val="x-none"/>
        </w:rPr>
      </w:pPr>
      <w:proofErr w:type="spellStart"/>
      <w:r>
        <w:rPr>
          <w:rFonts w:ascii="Arial" w:hAnsi="Arial" w:cs="Arial"/>
          <w:sz w:val="28"/>
          <w:szCs w:val="28"/>
          <w:lang w:val="x-none"/>
        </w:rPr>
        <w:t>Kumunda</w:t>
      </w:r>
      <w:proofErr w:type="spellEnd"/>
      <w:r>
        <w:rPr>
          <w:rFonts w:ascii="Arial" w:hAnsi="Arial" w:cs="Arial"/>
          <w:sz w:val="28"/>
          <w:szCs w:val="28"/>
          <w:lang w:val="x-none"/>
        </w:rPr>
        <w:t xml:space="preserve">. </w:t>
      </w: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mberi</w:t>
      </w:r>
      <w:proofErr w:type="spellEnd"/>
      <w:r>
        <w:rPr>
          <w:rFonts w:ascii="Arial" w:hAnsi="Arial" w:cs="Arial"/>
          <w:sz w:val="28"/>
          <w:szCs w:val="28"/>
          <w:lang w:val="x-none"/>
        </w:rPr>
        <w:t xml:space="preserve">. </w:t>
      </w:r>
    </w:p>
    <w:p w:rsidRPr="00FF529E" w:rsidR="001847F0" w:rsidP="001847F0" w:rsidRDefault="001847F0" w14:paraId="67F199B4" w14:textId="77777777">
      <w:pPr>
        <w:ind w:left="720"/>
        <w:jc w:val="both"/>
        <w:rPr>
          <w:rFonts w:ascii="Arial" w:hAnsi="Arial" w:cs="Arial"/>
          <w:i/>
          <w:iCs/>
          <w:sz w:val="28"/>
          <w:szCs w:val="28"/>
          <w:lang w:val="x-none"/>
        </w:rPr>
      </w:pPr>
      <w:r w:rsidRPr="00FF529E">
        <w:rPr>
          <w:rFonts w:ascii="Arial" w:hAnsi="Arial" w:cs="Arial"/>
          <w:i/>
          <w:iCs/>
          <w:sz w:val="28"/>
          <w:szCs w:val="28"/>
          <w:lang w:val="x-none"/>
        </w:rPr>
        <w:t>…and the fruit of thy cattle,…</w:t>
      </w:r>
    </w:p>
    <w:p w:rsidR="001847F0" w:rsidP="001847F0" w:rsidRDefault="001847F0" w14:paraId="3AA27B1D" w14:textId="77777777">
      <w:pPr>
        <w:jc w:val="both"/>
        <w:rPr>
          <w:rFonts w:ascii="Arial" w:hAnsi="Arial" w:cs="Arial"/>
          <w:sz w:val="28"/>
          <w:szCs w:val="28"/>
          <w:lang w:val="x-none"/>
        </w:rPr>
      </w:pPr>
      <w:r>
        <w:rPr>
          <w:rFonts w:ascii="Arial" w:hAnsi="Arial" w:cs="Arial"/>
          <w:sz w:val="28"/>
          <w:szCs w:val="28"/>
          <w:lang w:val="x-none"/>
        </w:rPr>
        <w:t xml:space="preserve">Mombe. </w:t>
      </w:r>
    </w:p>
    <w:p w:rsidRPr="000850EF" w:rsidR="001847F0" w:rsidP="001847F0" w:rsidRDefault="001847F0" w14:paraId="0659D085" w14:textId="77777777">
      <w:pPr>
        <w:ind w:left="720"/>
        <w:jc w:val="both"/>
        <w:rPr>
          <w:rFonts w:ascii="Arial" w:hAnsi="Arial" w:cs="Arial"/>
          <w:i/>
          <w:iCs/>
          <w:sz w:val="28"/>
          <w:szCs w:val="28"/>
          <w:lang w:val="x-none"/>
        </w:rPr>
      </w:pPr>
      <w:r w:rsidRPr="000850EF">
        <w:rPr>
          <w:rFonts w:ascii="Arial" w:hAnsi="Arial" w:cs="Arial"/>
          <w:i/>
          <w:iCs/>
          <w:sz w:val="28"/>
          <w:szCs w:val="28"/>
          <w:lang w:val="x-none"/>
        </w:rPr>
        <w:t xml:space="preserve">…the increase of thy </w:t>
      </w:r>
      <w:proofErr w:type="spellStart"/>
      <w:r w:rsidRPr="000850EF">
        <w:rPr>
          <w:rFonts w:ascii="Arial" w:hAnsi="Arial" w:cs="Arial"/>
          <w:i/>
          <w:iCs/>
          <w:sz w:val="28"/>
          <w:szCs w:val="28"/>
          <w:lang w:val="x-none"/>
        </w:rPr>
        <w:t>kine</w:t>
      </w:r>
      <w:proofErr w:type="spellEnd"/>
      <w:r w:rsidRPr="000850EF">
        <w:rPr>
          <w:rFonts w:ascii="Arial" w:hAnsi="Arial" w:cs="Arial"/>
          <w:i/>
          <w:iCs/>
          <w:sz w:val="28"/>
          <w:szCs w:val="28"/>
          <w:lang w:val="x-none"/>
        </w:rPr>
        <w:t>,…</w:t>
      </w:r>
    </w:p>
    <w:p w:rsidR="001847F0" w:rsidP="001847F0" w:rsidRDefault="001847F0" w14:paraId="3EA12EA5" w14:textId="77777777">
      <w:pPr>
        <w:jc w:val="both"/>
        <w:rPr>
          <w:rFonts w:ascii="Arial" w:hAnsi="Arial" w:cs="Arial"/>
          <w:sz w:val="28"/>
          <w:szCs w:val="28"/>
          <w:lang w:val="x-none"/>
        </w:rPr>
      </w:pP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mberi</w:t>
      </w:r>
      <w:proofErr w:type="spellEnd"/>
      <w:r>
        <w:rPr>
          <w:rFonts w:ascii="Arial" w:hAnsi="Arial" w:cs="Arial"/>
          <w:sz w:val="28"/>
          <w:szCs w:val="28"/>
          <w:lang w:val="x-none"/>
        </w:rPr>
        <w:t>.</w:t>
      </w:r>
    </w:p>
    <w:p w:rsidRPr="007B5FD3" w:rsidR="001847F0" w:rsidP="001847F0" w:rsidRDefault="001847F0" w14:paraId="48874FD9" w14:textId="77777777">
      <w:pPr>
        <w:ind w:left="720"/>
        <w:jc w:val="both"/>
        <w:rPr>
          <w:rFonts w:ascii="Arial" w:hAnsi="Arial" w:cs="Arial"/>
          <w:i/>
          <w:iCs/>
          <w:sz w:val="28"/>
          <w:szCs w:val="28"/>
          <w:lang w:val="x-none"/>
        </w:rPr>
      </w:pPr>
      <w:r w:rsidRPr="007B5FD3">
        <w:rPr>
          <w:rFonts w:ascii="Arial" w:hAnsi="Arial" w:cs="Arial"/>
          <w:i/>
          <w:iCs/>
          <w:sz w:val="28"/>
          <w:szCs w:val="28"/>
          <w:lang w:val="x-none"/>
        </w:rPr>
        <w:t>…and the flocks of thy sheep. </w:t>
      </w:r>
    </w:p>
    <w:p w:rsidR="001847F0" w:rsidP="001847F0" w:rsidRDefault="001847F0" w14:paraId="0A0F24DB" w14:textId="77777777">
      <w:pPr>
        <w:jc w:val="both"/>
        <w:rPr>
          <w:rFonts w:ascii="Arial" w:hAnsi="Arial" w:cs="Arial"/>
          <w:sz w:val="28"/>
          <w:szCs w:val="28"/>
          <w:lang w:val="x-none"/>
        </w:rPr>
      </w:pPr>
      <w:r>
        <w:rPr>
          <w:rFonts w:ascii="Arial" w:hAnsi="Arial" w:cs="Arial"/>
          <w:sz w:val="28"/>
          <w:szCs w:val="28"/>
          <w:lang w:val="x-none"/>
        </w:rPr>
        <w:t xml:space="preserve">Right. </w:t>
      </w: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mberi</w:t>
      </w:r>
      <w:proofErr w:type="spellEnd"/>
      <w:r>
        <w:rPr>
          <w:rFonts w:ascii="Arial" w:hAnsi="Arial" w:cs="Arial"/>
          <w:sz w:val="28"/>
          <w:szCs w:val="28"/>
          <w:lang w:val="x-none"/>
        </w:rPr>
        <w:t>.</w:t>
      </w:r>
    </w:p>
    <w:p w:rsidRPr="00780403" w:rsidR="001847F0" w:rsidP="001847F0" w:rsidRDefault="001847F0" w14:paraId="0205A40E" w14:textId="77777777">
      <w:pPr>
        <w:ind w:left="720"/>
        <w:jc w:val="both"/>
        <w:rPr>
          <w:rFonts w:ascii="Arial" w:hAnsi="Arial" w:cs="Arial"/>
          <w:i/>
          <w:iCs/>
          <w:sz w:val="28"/>
          <w:szCs w:val="28"/>
          <w:lang w:val="x-none"/>
        </w:rPr>
      </w:pPr>
      <w:r w:rsidRPr="00780403">
        <w:rPr>
          <w:rFonts w:ascii="Arial" w:hAnsi="Arial" w:cs="Arial"/>
          <w:i/>
          <w:iCs/>
          <w:sz w:val="28"/>
          <w:szCs w:val="28"/>
          <w:lang w:val="x-none"/>
        </w:rPr>
        <w:t>Blessed shall be thy basket and thy store. </w:t>
      </w:r>
    </w:p>
    <w:p w:rsidR="001847F0" w:rsidP="001847F0" w:rsidRDefault="001847F0" w14:paraId="2D734CEF" w14:textId="77777777">
      <w:pPr>
        <w:jc w:val="both"/>
        <w:rPr>
          <w:rFonts w:ascii="Arial" w:hAnsi="Arial" w:cs="Arial"/>
          <w:sz w:val="28"/>
          <w:szCs w:val="28"/>
          <w:lang w:val="x-none"/>
        </w:rPr>
      </w:pPr>
      <w:r w:rsidRPr="00B57E4B">
        <w:rPr>
          <w:rFonts w:ascii="Arial" w:hAnsi="Arial" w:cs="Arial"/>
          <w:sz w:val="28"/>
          <w:szCs w:val="28"/>
          <w:vertAlign w:val="superscript"/>
          <w:lang w:val="x-none"/>
        </w:rPr>
        <w:t>281</w:t>
      </w:r>
      <w:r>
        <w:rPr>
          <w:rFonts w:ascii="Arial" w:hAnsi="Arial" w:cs="Arial"/>
          <w:sz w:val="28"/>
          <w:szCs w:val="28"/>
          <w:lang w:val="x-none"/>
        </w:rPr>
        <w:t xml:space="preserve">Handei </w:t>
      </w:r>
      <w:proofErr w:type="spellStart"/>
      <w:r>
        <w:rPr>
          <w:rFonts w:ascii="Arial" w:hAnsi="Arial" w:cs="Arial"/>
          <w:sz w:val="28"/>
          <w:szCs w:val="28"/>
          <w:lang w:val="x-none"/>
        </w:rPr>
        <w:t>mberi</w:t>
      </w:r>
      <w:proofErr w:type="spellEnd"/>
      <w:r>
        <w:rPr>
          <w:rFonts w:ascii="Arial" w:hAnsi="Arial" w:cs="Arial"/>
          <w:sz w:val="28"/>
          <w:szCs w:val="28"/>
          <w:lang w:val="x-none"/>
        </w:rPr>
        <w:t>.</w:t>
      </w:r>
    </w:p>
    <w:p w:rsidRPr="00BE1519" w:rsidR="001847F0" w:rsidP="001847F0" w:rsidRDefault="001847F0" w14:paraId="3B5B27DF" w14:textId="77777777">
      <w:pPr>
        <w:ind w:left="720"/>
        <w:jc w:val="both"/>
        <w:rPr>
          <w:rFonts w:ascii="Arial" w:hAnsi="Arial" w:cs="Arial"/>
          <w:i/>
          <w:iCs/>
          <w:sz w:val="28"/>
          <w:szCs w:val="28"/>
          <w:lang w:val="x-none"/>
        </w:rPr>
      </w:pPr>
      <w:r w:rsidRPr="00BE1519">
        <w:rPr>
          <w:rFonts w:ascii="Arial" w:hAnsi="Arial" w:cs="Arial"/>
          <w:i/>
          <w:iCs/>
          <w:sz w:val="28"/>
          <w:szCs w:val="28"/>
          <w:lang w:val="x-none"/>
        </w:rPr>
        <w:t xml:space="preserve">Blessed shalt thou be when thou </w:t>
      </w:r>
      <w:proofErr w:type="spellStart"/>
      <w:r w:rsidRPr="00BE1519">
        <w:rPr>
          <w:rFonts w:ascii="Arial" w:hAnsi="Arial" w:cs="Arial"/>
          <w:i/>
          <w:iCs/>
          <w:sz w:val="28"/>
          <w:szCs w:val="28"/>
          <w:lang w:val="x-none"/>
        </w:rPr>
        <w:t>comest</w:t>
      </w:r>
      <w:proofErr w:type="spellEnd"/>
      <w:r w:rsidRPr="00BE1519">
        <w:rPr>
          <w:rFonts w:ascii="Arial" w:hAnsi="Arial" w:cs="Arial"/>
          <w:i/>
          <w:iCs/>
          <w:sz w:val="28"/>
          <w:szCs w:val="28"/>
          <w:lang w:val="x-none"/>
        </w:rPr>
        <w:t xml:space="preserve"> in, and blessed shalt thou be when thou </w:t>
      </w:r>
      <w:proofErr w:type="spellStart"/>
      <w:r w:rsidRPr="00BE1519">
        <w:rPr>
          <w:rFonts w:ascii="Arial" w:hAnsi="Arial" w:cs="Arial"/>
          <w:i/>
          <w:iCs/>
          <w:sz w:val="28"/>
          <w:szCs w:val="28"/>
          <w:lang w:val="x-none"/>
        </w:rPr>
        <w:t>goest</w:t>
      </w:r>
      <w:proofErr w:type="spellEnd"/>
      <w:r w:rsidRPr="00BE1519">
        <w:rPr>
          <w:rFonts w:ascii="Arial" w:hAnsi="Arial" w:cs="Arial"/>
          <w:i/>
          <w:iCs/>
          <w:sz w:val="28"/>
          <w:szCs w:val="28"/>
          <w:lang w:val="x-none"/>
        </w:rPr>
        <w:t xml:space="preserve"> out. </w:t>
      </w:r>
    </w:p>
    <w:p w:rsidR="001847F0" w:rsidP="001847F0" w:rsidRDefault="001847F0" w14:paraId="33156596" w14:textId="77777777">
      <w:pPr>
        <w:jc w:val="both"/>
        <w:rPr>
          <w:rFonts w:ascii="Arial" w:hAnsi="Arial" w:cs="Arial"/>
          <w:sz w:val="28"/>
          <w:szCs w:val="28"/>
          <w:lang w:val="x-none"/>
        </w:rPr>
      </w:pPr>
      <w:r>
        <w:rPr>
          <w:rFonts w:ascii="Arial" w:hAnsi="Arial" w:cs="Arial"/>
          <w:sz w:val="28"/>
          <w:szCs w:val="28"/>
          <w:lang w:val="x-none"/>
        </w:rPr>
        <w:t>V–v–</w:t>
      </w:r>
      <w:proofErr w:type="spellStart"/>
      <w:r>
        <w:rPr>
          <w:rFonts w:ascii="Arial" w:hAnsi="Arial" w:cs="Arial"/>
          <w:sz w:val="28"/>
          <w:szCs w:val="28"/>
          <w:lang w:val="x-none"/>
        </w:rPr>
        <w:t>ver</w:t>
      </w:r>
      <w:proofErr w:type="spellEnd"/>
      <w:r>
        <w:rPr>
          <w:rFonts w:ascii="Arial" w:hAnsi="Arial" w:cs="Arial"/>
          <w:sz w:val="28"/>
          <w:szCs w:val="28"/>
          <w:lang w:val="x-none"/>
        </w:rPr>
        <w:t>–verse 7:</w:t>
      </w:r>
    </w:p>
    <w:p w:rsidRPr="004B5D52" w:rsidR="001847F0" w:rsidP="001847F0" w:rsidRDefault="001847F0" w14:paraId="56E70195" w14:textId="77777777">
      <w:pPr>
        <w:ind w:left="720"/>
        <w:jc w:val="both"/>
        <w:rPr>
          <w:rFonts w:ascii="Arial" w:hAnsi="Arial" w:cs="Arial"/>
          <w:i/>
          <w:iCs/>
          <w:sz w:val="28"/>
          <w:szCs w:val="28"/>
          <w:lang w:val="x-none"/>
        </w:rPr>
      </w:pPr>
      <w:r w:rsidRPr="004B5D52">
        <w:rPr>
          <w:rFonts w:ascii="Arial" w:hAnsi="Arial" w:cs="Arial"/>
          <w:i/>
          <w:iCs/>
          <w:sz w:val="28"/>
          <w:szCs w:val="28"/>
          <w:lang w:val="x-none"/>
        </w:rPr>
        <w:t>The LORD shall cause thine enemies that rise up against thee to be smitten before thy face:…</w:t>
      </w:r>
    </w:p>
    <w:p w:rsidR="001847F0" w:rsidP="001847F0" w:rsidRDefault="001847F0" w14:paraId="7734A604" w14:textId="77777777">
      <w:pPr>
        <w:jc w:val="both"/>
        <w:rPr>
          <w:rFonts w:ascii="Arial" w:hAnsi="Arial" w:cs="Arial"/>
          <w:sz w:val="28"/>
          <w:szCs w:val="28"/>
          <w:lang w:val="x-none"/>
        </w:rPr>
      </w:pPr>
      <w:r w:rsidRPr="00B57E4B">
        <w:rPr>
          <w:rFonts w:ascii="Arial" w:hAnsi="Arial" w:cs="Arial"/>
          <w:sz w:val="28"/>
          <w:szCs w:val="28"/>
          <w:vertAlign w:val="superscript"/>
          <w:lang w:val="x-none"/>
        </w:rPr>
        <w:t>282</w:t>
      </w:r>
      <w:r>
        <w:rPr>
          <w:rFonts w:ascii="Arial" w:hAnsi="Arial" w:cs="Arial"/>
          <w:sz w:val="28"/>
          <w:szCs w:val="28"/>
          <w:lang w:val="x-none"/>
        </w:rPr>
        <w:t xml:space="preserve">“They come against you one…? </w:t>
      </w:r>
      <w:r w:rsidRPr="00152FB3">
        <w:rPr>
          <w:rFonts w:ascii="Arial" w:hAnsi="Arial" w:cs="Arial"/>
          <w:sz w:val="18"/>
          <w:szCs w:val="18"/>
        </w:rPr>
        <w:t xml:space="preserve">[Congregation says, </w:t>
      </w:r>
      <w:r>
        <w:rPr>
          <w:rFonts w:ascii="Arial" w:hAnsi="Arial" w:cs="Arial"/>
          <w:sz w:val="18"/>
          <w:szCs w:val="18"/>
        </w:rPr>
        <w:t>‘one way,’</w:t>
      </w:r>
      <w:r w:rsidRPr="00152FB3">
        <w:rPr>
          <w:rFonts w:ascii="Arial" w:hAnsi="Arial" w:cs="Arial"/>
          <w:sz w:val="18"/>
          <w:szCs w:val="18"/>
        </w:rPr>
        <w:t>]</w:t>
      </w:r>
      <w:r>
        <w:rPr>
          <w:rFonts w:ascii="Arial" w:hAnsi="Arial" w:cs="Arial"/>
          <w:sz w:val="28"/>
          <w:szCs w:val="28"/>
          <w:lang w:val="x-none"/>
        </w:rPr>
        <w:t xml:space="preserve"> and flee before thee…?” </w:t>
      </w:r>
      <w:r w:rsidRPr="00152FB3">
        <w:rPr>
          <w:rFonts w:ascii="Arial" w:hAnsi="Arial" w:cs="Arial"/>
          <w:sz w:val="18"/>
          <w:szCs w:val="18"/>
        </w:rPr>
        <w:t>[Congregation says, “</w:t>
      </w:r>
      <w:r>
        <w:rPr>
          <w:rFonts w:ascii="Arial" w:hAnsi="Arial" w:cs="Arial"/>
          <w:sz w:val="18"/>
          <w:szCs w:val="18"/>
        </w:rPr>
        <w:t>seven ways</w:t>
      </w:r>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Muri </w:t>
      </w:r>
      <w:proofErr w:type="spellStart"/>
      <w:r>
        <w:rPr>
          <w:rFonts w:ascii="Arial" w:hAnsi="Arial" w:cs="Arial"/>
          <w:sz w:val="28"/>
          <w:szCs w:val="28"/>
          <w:lang w:val="x-none"/>
        </w:rPr>
        <w:t>kuzviona</w:t>
      </w:r>
      <w:proofErr w:type="spellEnd"/>
      <w:r>
        <w:rPr>
          <w:rFonts w:ascii="Arial" w:hAnsi="Arial" w:cs="Arial"/>
          <w:sz w:val="28"/>
          <w:szCs w:val="28"/>
          <w:lang w:val="x-none"/>
        </w:rPr>
        <w:t>? Verse 6:</w:t>
      </w:r>
    </w:p>
    <w:p w:rsidRPr="00A534FB" w:rsidR="001847F0" w:rsidP="001847F0" w:rsidRDefault="001847F0" w14:paraId="39D1CF14" w14:textId="77777777">
      <w:pPr>
        <w:ind w:left="720"/>
        <w:jc w:val="both"/>
        <w:rPr>
          <w:rFonts w:ascii="Arial" w:hAnsi="Arial" w:cs="Arial"/>
          <w:i/>
          <w:iCs/>
          <w:sz w:val="28"/>
          <w:szCs w:val="28"/>
          <w:lang w:val="x-none"/>
        </w:rPr>
      </w:pPr>
      <w:r w:rsidRPr="00A534FB">
        <w:rPr>
          <w:rFonts w:ascii="Arial" w:hAnsi="Arial" w:cs="Arial"/>
          <w:i/>
          <w:iCs/>
          <w:sz w:val="28"/>
          <w:szCs w:val="28"/>
          <w:lang w:val="x-none"/>
        </w:rPr>
        <w:t xml:space="preserve">Blessed shalt thou be when thou </w:t>
      </w:r>
      <w:proofErr w:type="spellStart"/>
      <w:r w:rsidRPr="00A534FB">
        <w:rPr>
          <w:rFonts w:ascii="Arial" w:hAnsi="Arial" w:cs="Arial"/>
          <w:i/>
          <w:iCs/>
          <w:sz w:val="28"/>
          <w:szCs w:val="28"/>
          <w:lang w:val="x-none"/>
        </w:rPr>
        <w:t>comest</w:t>
      </w:r>
      <w:proofErr w:type="spellEnd"/>
      <w:r w:rsidRPr="00A534FB">
        <w:rPr>
          <w:rFonts w:ascii="Arial" w:hAnsi="Arial" w:cs="Arial"/>
          <w:i/>
          <w:iCs/>
          <w:sz w:val="28"/>
          <w:szCs w:val="28"/>
          <w:lang w:val="x-none"/>
        </w:rPr>
        <w:t xml:space="preserve"> in, and blessed shalt thou be when thou </w:t>
      </w:r>
      <w:proofErr w:type="spellStart"/>
      <w:r w:rsidRPr="00A534FB">
        <w:rPr>
          <w:rFonts w:ascii="Arial" w:hAnsi="Arial" w:cs="Arial"/>
          <w:i/>
          <w:iCs/>
          <w:sz w:val="28"/>
          <w:szCs w:val="28"/>
          <w:lang w:val="x-none"/>
        </w:rPr>
        <w:t>goest</w:t>
      </w:r>
      <w:proofErr w:type="spellEnd"/>
      <w:r>
        <w:rPr>
          <w:rFonts w:ascii="Arial" w:hAnsi="Arial" w:cs="Arial"/>
          <w:i/>
          <w:iCs/>
          <w:sz w:val="28"/>
          <w:szCs w:val="28"/>
          <w:lang w:val="x-none"/>
        </w:rPr>
        <w:t xml:space="preserve"> out.</w:t>
      </w:r>
    </w:p>
    <w:p w:rsidR="001847F0" w:rsidP="001847F0" w:rsidRDefault="001847F0" w14:paraId="41021432" w14:textId="77777777">
      <w:pPr>
        <w:jc w:val="both"/>
        <w:rPr>
          <w:rFonts w:ascii="Arial" w:hAnsi="Arial" w:cs="Arial"/>
          <w:sz w:val="28"/>
          <w:szCs w:val="28"/>
          <w:lang w:val="x-none"/>
        </w:rPr>
      </w:pPr>
      <w:r w:rsidRPr="00F737F1">
        <w:rPr>
          <w:rFonts w:ascii="Arial" w:hAnsi="Arial" w:cs="Arial"/>
          <w:sz w:val="28"/>
          <w:szCs w:val="28"/>
          <w:vertAlign w:val="superscript"/>
          <w:lang w:val="x-none"/>
        </w:rPr>
        <w:t>283</w:t>
      </w:r>
      <w:r>
        <w:rPr>
          <w:rFonts w:ascii="Arial" w:hAnsi="Arial" w:cs="Arial"/>
          <w:sz w:val="28"/>
          <w:szCs w:val="28"/>
          <w:lang w:val="x-none"/>
        </w:rPr>
        <w:t xml:space="preserve">Uka driver </w:t>
      </w:r>
      <w:proofErr w:type="spellStart"/>
      <w:r>
        <w:rPr>
          <w:rFonts w:ascii="Arial" w:hAnsi="Arial" w:cs="Arial"/>
          <w:sz w:val="28"/>
          <w:szCs w:val="28"/>
          <w:lang w:val="x-none"/>
        </w:rPr>
        <w:t>uchiuya</w:t>
      </w:r>
      <w:proofErr w:type="spellEnd"/>
      <w:r>
        <w:rPr>
          <w:rFonts w:ascii="Arial" w:hAnsi="Arial" w:cs="Arial"/>
          <w:sz w:val="28"/>
          <w:szCs w:val="28"/>
          <w:lang w:val="x-none"/>
        </w:rPr>
        <w:t xml:space="preserve"> </w:t>
      </w:r>
      <w:proofErr w:type="spellStart"/>
      <w:r>
        <w:rPr>
          <w:rFonts w:ascii="Arial" w:hAnsi="Arial" w:cs="Arial"/>
          <w:sz w:val="28"/>
          <w:szCs w:val="28"/>
          <w:lang w:val="x-none"/>
        </w:rPr>
        <w:t>kuGweru</w:t>
      </w:r>
      <w:proofErr w:type="spellEnd"/>
      <w:r>
        <w:rPr>
          <w:rFonts w:ascii="Arial" w:hAnsi="Arial" w:cs="Arial"/>
          <w:sz w:val="28"/>
          <w:szCs w:val="28"/>
          <w:lang w:val="x-none"/>
        </w:rPr>
        <w:t xml:space="preserve">, </w:t>
      </w:r>
      <w:proofErr w:type="spellStart"/>
      <w:r>
        <w:rPr>
          <w:rFonts w:ascii="Arial" w:hAnsi="Arial" w:cs="Arial"/>
          <w:sz w:val="28"/>
          <w:szCs w:val="28"/>
          <w:lang w:val="x-none"/>
        </w:rPr>
        <w:t>unenge</w:t>
      </w:r>
      <w:proofErr w:type="spellEnd"/>
      <w:r>
        <w:rPr>
          <w:rFonts w:ascii="Arial" w:hAnsi="Arial" w:cs="Arial"/>
          <w:sz w:val="28"/>
          <w:szCs w:val="28"/>
          <w:lang w:val="x-none"/>
        </w:rPr>
        <w:t xml:space="preserve"> </w:t>
      </w:r>
      <w:proofErr w:type="spellStart"/>
      <w:r>
        <w:rPr>
          <w:rFonts w:ascii="Arial" w:hAnsi="Arial" w:cs="Arial"/>
          <w:sz w:val="28"/>
          <w:szCs w:val="28"/>
          <w:lang w:val="x-none"/>
        </w:rPr>
        <w:t>wakaropafadzwa</w:t>
      </w:r>
      <w:proofErr w:type="spellEnd"/>
      <w:r>
        <w:rPr>
          <w:rFonts w:ascii="Arial" w:hAnsi="Arial" w:cs="Arial"/>
          <w:sz w:val="28"/>
          <w:szCs w:val="28"/>
          <w:lang w:val="x-none"/>
        </w:rPr>
        <w:t xml:space="preserve">. Uka driver </w:t>
      </w:r>
      <w:proofErr w:type="spellStart"/>
      <w:r>
        <w:rPr>
          <w:rFonts w:ascii="Arial" w:hAnsi="Arial" w:cs="Arial"/>
          <w:sz w:val="28"/>
          <w:szCs w:val="28"/>
          <w:lang w:val="x-none"/>
        </w:rPr>
        <w:t>uchienda</w:t>
      </w:r>
      <w:proofErr w:type="spellEnd"/>
      <w:r>
        <w:rPr>
          <w:rFonts w:ascii="Arial" w:hAnsi="Arial" w:cs="Arial"/>
          <w:sz w:val="28"/>
          <w:szCs w:val="28"/>
          <w:lang w:val="x-none"/>
        </w:rPr>
        <w:t xml:space="preserve"> </w:t>
      </w:r>
      <w:proofErr w:type="spellStart"/>
      <w:ins w:author="Transcriber01 JHB" w:date="2025-08-25T15:48:00Z" w16du:dateUtc="2025-08-25T13:48:00Z" w:id="223">
        <w:r>
          <w:rPr>
            <w:rFonts w:ascii="Arial" w:hAnsi="Arial" w:cs="Arial"/>
            <w:sz w:val="28"/>
            <w:szCs w:val="28"/>
            <w:lang w:val="x-none"/>
          </w:rPr>
          <w:t>k</w:t>
        </w:r>
      </w:ins>
      <w:del w:author="Transcriber01 JHB" w:date="2025-08-25T15:48:00Z" w16du:dateUtc="2025-08-25T13:48:00Z" w:id="224">
        <w:r w:rsidDel="004D4725">
          <w:rPr>
            <w:rFonts w:ascii="Arial" w:hAnsi="Arial" w:cs="Arial"/>
            <w:sz w:val="28"/>
            <w:szCs w:val="28"/>
            <w:lang w:val="x-none"/>
          </w:rPr>
          <w:delText>m</w:delText>
        </w:r>
      </w:del>
      <w:r>
        <w:rPr>
          <w:rFonts w:ascii="Arial" w:hAnsi="Arial" w:cs="Arial"/>
          <w:sz w:val="28"/>
          <w:szCs w:val="28"/>
          <w:lang w:val="x-none"/>
        </w:rPr>
        <w:t>uHarare</w:t>
      </w:r>
      <w:proofErr w:type="spellEnd"/>
      <w:r>
        <w:rPr>
          <w:rFonts w:ascii="Arial" w:hAnsi="Arial" w:cs="Arial"/>
          <w:sz w:val="28"/>
          <w:szCs w:val="28"/>
          <w:lang w:val="x-none"/>
        </w:rPr>
        <w:t xml:space="preserve">, </w:t>
      </w:r>
      <w:proofErr w:type="spellStart"/>
      <w:r>
        <w:rPr>
          <w:rFonts w:ascii="Arial" w:hAnsi="Arial" w:cs="Arial"/>
          <w:sz w:val="28"/>
          <w:szCs w:val="28"/>
          <w:lang w:val="x-none"/>
        </w:rPr>
        <w:t>unenge</w:t>
      </w:r>
      <w:proofErr w:type="spellEnd"/>
      <w:r>
        <w:rPr>
          <w:rFonts w:ascii="Arial" w:hAnsi="Arial" w:cs="Arial"/>
          <w:sz w:val="28"/>
          <w:szCs w:val="28"/>
          <w:lang w:val="x-none"/>
        </w:rPr>
        <w:t xml:space="preserve"> </w:t>
      </w:r>
      <w:proofErr w:type="spellStart"/>
      <w:r>
        <w:rPr>
          <w:rFonts w:ascii="Arial" w:hAnsi="Arial" w:cs="Arial"/>
          <w:sz w:val="28"/>
          <w:szCs w:val="28"/>
          <w:lang w:val="x-none"/>
        </w:rPr>
        <w:t>wakaropafadzwa</w:t>
      </w:r>
      <w:proofErr w:type="spellEnd"/>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Kana </w:t>
      </w:r>
      <w:proofErr w:type="spellStart"/>
      <w:r>
        <w:rPr>
          <w:rFonts w:ascii="Arial" w:hAnsi="Arial" w:cs="Arial"/>
          <w:sz w:val="28"/>
          <w:szCs w:val="28"/>
          <w:lang w:val="x-none"/>
        </w:rPr>
        <w:t>wakananga</w:t>
      </w:r>
      <w:proofErr w:type="spellEnd"/>
      <w:r>
        <w:rPr>
          <w:rFonts w:ascii="Arial" w:hAnsi="Arial" w:cs="Arial"/>
          <w:sz w:val="28"/>
          <w:szCs w:val="28"/>
          <w:lang w:val="x-none"/>
        </w:rPr>
        <w:t xml:space="preserve"> </w:t>
      </w:r>
      <w:proofErr w:type="spellStart"/>
      <w:r>
        <w:rPr>
          <w:rFonts w:ascii="Arial" w:hAnsi="Arial" w:cs="Arial"/>
          <w:sz w:val="28"/>
          <w:szCs w:val="28"/>
          <w:lang w:val="x-none"/>
        </w:rPr>
        <w:t>kuMaenga</w:t>
      </w:r>
      <w:proofErr w:type="spellEnd"/>
      <w:r>
        <w:rPr>
          <w:rFonts w:ascii="Arial" w:hAnsi="Arial" w:cs="Arial"/>
          <w:sz w:val="28"/>
          <w:szCs w:val="28"/>
          <w:lang w:val="x-none"/>
        </w:rPr>
        <w:t xml:space="preserve">, </w:t>
      </w:r>
      <w:proofErr w:type="spellStart"/>
      <w:r>
        <w:rPr>
          <w:rFonts w:ascii="Arial" w:hAnsi="Arial" w:cs="Arial"/>
          <w:sz w:val="28"/>
          <w:szCs w:val="28"/>
          <w:lang w:val="x-none"/>
        </w:rPr>
        <w:t>unenge</w:t>
      </w:r>
      <w:proofErr w:type="spellEnd"/>
      <w:r>
        <w:rPr>
          <w:rFonts w:ascii="Arial" w:hAnsi="Arial" w:cs="Arial"/>
          <w:sz w:val="28"/>
          <w:szCs w:val="28"/>
          <w:lang w:val="x-none"/>
        </w:rPr>
        <w:t xml:space="preserve"> </w:t>
      </w:r>
      <w:proofErr w:type="spellStart"/>
      <w:r>
        <w:rPr>
          <w:rFonts w:ascii="Arial" w:hAnsi="Arial" w:cs="Arial"/>
          <w:sz w:val="28"/>
          <w:szCs w:val="28"/>
          <w:lang w:val="x-none"/>
        </w:rPr>
        <w:t>wakaropafadzwa</w:t>
      </w:r>
      <w:proofErr w:type="spellEnd"/>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Kana wananga Joni, </w:t>
      </w:r>
      <w:proofErr w:type="spellStart"/>
      <w:r>
        <w:rPr>
          <w:rFonts w:ascii="Arial" w:hAnsi="Arial" w:cs="Arial"/>
          <w:sz w:val="28"/>
          <w:szCs w:val="28"/>
          <w:lang w:val="x-none"/>
        </w:rPr>
        <w:t>Jo’burg</w:t>
      </w:r>
      <w:proofErr w:type="spellEnd"/>
      <w:r>
        <w:rPr>
          <w:rFonts w:ascii="Arial" w:hAnsi="Arial" w:cs="Arial"/>
          <w:sz w:val="28"/>
          <w:szCs w:val="28"/>
          <w:lang w:val="x-none"/>
        </w:rPr>
        <w:t xml:space="preserve">, </w:t>
      </w:r>
      <w:proofErr w:type="spellStart"/>
      <w:r>
        <w:rPr>
          <w:rFonts w:ascii="Arial" w:hAnsi="Arial" w:cs="Arial"/>
          <w:sz w:val="28"/>
          <w:szCs w:val="28"/>
          <w:lang w:val="x-none"/>
        </w:rPr>
        <w:t>unenge</w:t>
      </w:r>
      <w:proofErr w:type="spellEnd"/>
      <w:r>
        <w:rPr>
          <w:rFonts w:ascii="Arial" w:hAnsi="Arial" w:cs="Arial"/>
          <w:sz w:val="28"/>
          <w:szCs w:val="28"/>
          <w:lang w:val="x-none"/>
        </w:rPr>
        <w:t xml:space="preserve"> </w:t>
      </w:r>
      <w:proofErr w:type="spellStart"/>
      <w:r>
        <w:rPr>
          <w:rFonts w:ascii="Arial" w:hAnsi="Arial" w:cs="Arial"/>
          <w:sz w:val="28"/>
          <w:szCs w:val="28"/>
          <w:lang w:val="x-none"/>
        </w:rPr>
        <w:t>wakaropafadzwa</w:t>
      </w:r>
      <w:proofErr w:type="spellEnd"/>
      <w:r>
        <w:rPr>
          <w:rFonts w:ascii="Arial" w:hAnsi="Arial" w:cs="Arial"/>
          <w:sz w:val="28"/>
          <w:szCs w:val="28"/>
          <w:lang w:val="x-none"/>
        </w:rPr>
        <w:t xml:space="preserve">. </w:t>
      </w:r>
      <w:proofErr w:type="spellStart"/>
      <w:r>
        <w:rPr>
          <w:rFonts w:ascii="Arial" w:hAnsi="Arial" w:cs="Arial"/>
          <w:sz w:val="28"/>
          <w:szCs w:val="28"/>
          <w:lang w:val="x-none"/>
        </w:rPr>
        <w:t>Ngirozi</w:t>
      </w:r>
      <w:proofErr w:type="spellEnd"/>
      <w:r>
        <w:rPr>
          <w:rFonts w:ascii="Arial" w:hAnsi="Arial" w:cs="Arial"/>
          <w:sz w:val="28"/>
          <w:szCs w:val="28"/>
          <w:lang w:val="x-none"/>
        </w:rPr>
        <w:t xml:space="preserve"> </w:t>
      </w:r>
      <w:proofErr w:type="spellStart"/>
      <w:r>
        <w:rPr>
          <w:rFonts w:ascii="Arial" w:hAnsi="Arial" w:cs="Arial"/>
          <w:sz w:val="28"/>
          <w:szCs w:val="28"/>
          <w:lang w:val="x-none"/>
        </w:rPr>
        <w:t>inoku</w:t>
      </w:r>
      <w:proofErr w:type="spellEnd"/>
      <w:r>
        <w:rPr>
          <w:rFonts w:ascii="Arial" w:hAnsi="Arial" w:cs="Arial"/>
          <w:sz w:val="28"/>
          <w:szCs w:val="28"/>
          <w:lang w:val="x-none"/>
        </w:rPr>
        <w:t xml:space="preserve"> deliver, </w:t>
      </w:r>
      <w:proofErr w:type="spellStart"/>
      <w:r>
        <w:rPr>
          <w:rFonts w:ascii="Arial" w:hAnsi="Arial" w:cs="Arial"/>
          <w:sz w:val="28"/>
          <w:szCs w:val="28"/>
          <w:lang w:val="x-none"/>
        </w:rPr>
        <w:t>mune</w:t>
      </w:r>
      <w:proofErr w:type="spellEnd"/>
      <w:r>
        <w:rPr>
          <w:rFonts w:ascii="Arial" w:hAnsi="Arial" w:cs="Arial"/>
          <w:sz w:val="28"/>
          <w:szCs w:val="28"/>
          <w:lang w:val="x-none"/>
        </w:rPr>
        <w:t xml:space="preserve"> </w:t>
      </w:r>
      <w:proofErr w:type="spellStart"/>
      <w:r>
        <w:rPr>
          <w:rFonts w:ascii="Arial" w:hAnsi="Arial" w:cs="Arial"/>
          <w:sz w:val="28"/>
          <w:szCs w:val="28"/>
          <w:lang w:val="x-none"/>
        </w:rPr>
        <w:t>zvisakarurama</w:t>
      </w:r>
      <w:proofErr w:type="spellEnd"/>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Listen to Moses’ conclusion of the whole matter. Verse 13. </w:t>
      </w:r>
      <w:proofErr w:type="spellStart"/>
      <w:r>
        <w:rPr>
          <w:rFonts w:ascii="Arial" w:hAnsi="Arial" w:cs="Arial"/>
          <w:sz w:val="28"/>
          <w:szCs w:val="28"/>
          <w:lang w:val="x-none"/>
        </w:rPr>
        <w:t>Horaiti</w:t>
      </w:r>
      <w:proofErr w:type="spellEnd"/>
      <w:r>
        <w:rPr>
          <w:rFonts w:ascii="Arial" w:hAnsi="Arial" w:cs="Arial"/>
          <w:sz w:val="28"/>
          <w:szCs w:val="28"/>
          <w:lang w:val="x-none"/>
        </w:rPr>
        <w:t xml:space="preserve">. Or–or verse 11. </w:t>
      </w:r>
      <w:proofErr w:type="spellStart"/>
      <w:r>
        <w:rPr>
          <w:rFonts w:ascii="Arial" w:hAnsi="Arial" w:cs="Arial"/>
          <w:sz w:val="28"/>
          <w:szCs w:val="28"/>
          <w:lang w:val="x-none"/>
        </w:rPr>
        <w:t>Hativerengeyi</w:t>
      </w:r>
      <w:proofErr w:type="spellEnd"/>
      <w:r>
        <w:rPr>
          <w:rFonts w:ascii="Arial" w:hAnsi="Arial" w:cs="Arial"/>
          <w:sz w:val="28"/>
          <w:szCs w:val="28"/>
          <w:lang w:val="x-none"/>
        </w:rPr>
        <w:t xml:space="preserve"> verse </w:t>
      </w:r>
      <w:proofErr w:type="spellStart"/>
      <w:r>
        <w:rPr>
          <w:rFonts w:ascii="Arial" w:hAnsi="Arial" w:cs="Arial"/>
          <w:sz w:val="28"/>
          <w:szCs w:val="28"/>
          <w:lang w:val="x-none"/>
        </w:rPr>
        <w:t>ele</w:t>
      </w:r>
      <w:proofErr w:type="spellEnd"/>
      <w:r>
        <w:rPr>
          <w:rFonts w:ascii="Arial" w:hAnsi="Arial" w:cs="Arial"/>
          <w:sz w:val="28"/>
          <w:szCs w:val="28"/>
          <w:lang w:val="x-none"/>
        </w:rPr>
        <w:t xml:space="preserve">–or–or verse 10…?... It’s so wonderful. </w:t>
      </w:r>
      <w:proofErr w:type="spellStart"/>
      <w:r>
        <w:rPr>
          <w:rFonts w:ascii="Arial" w:hAnsi="Arial" w:cs="Arial"/>
          <w:sz w:val="28"/>
          <w:szCs w:val="28"/>
          <w:lang w:val="x-none"/>
        </w:rPr>
        <w:t>Handeyi</w:t>
      </w:r>
      <w:proofErr w:type="spellEnd"/>
      <w:r>
        <w:rPr>
          <w:rFonts w:ascii="Arial" w:hAnsi="Arial" w:cs="Arial"/>
          <w:sz w:val="28"/>
          <w:szCs w:val="28"/>
          <w:lang w:val="x-none"/>
        </w:rPr>
        <w:t xml:space="preserve"> verse–verse 10, tese, </w:t>
      </w:r>
      <w:proofErr w:type="spellStart"/>
      <w:r>
        <w:rPr>
          <w:rFonts w:ascii="Arial" w:hAnsi="Arial" w:cs="Arial"/>
          <w:sz w:val="28"/>
          <w:szCs w:val="28"/>
          <w:lang w:val="x-none"/>
        </w:rPr>
        <w:t>hativerengeyi</w:t>
      </w:r>
      <w:proofErr w:type="spellEnd"/>
      <w:r>
        <w:rPr>
          <w:rFonts w:ascii="Arial" w:hAnsi="Arial" w:cs="Arial"/>
          <w:sz w:val="28"/>
          <w:szCs w:val="28"/>
          <w:lang w:val="x-none"/>
        </w:rPr>
        <w:t>:</w:t>
      </w:r>
    </w:p>
    <w:p w:rsidRPr="001C1C0E" w:rsidR="001847F0" w:rsidP="001847F0" w:rsidRDefault="001847F0" w14:paraId="07CDAB84" w14:textId="77777777">
      <w:pPr>
        <w:ind w:left="720"/>
        <w:jc w:val="both"/>
        <w:rPr>
          <w:rFonts w:ascii="Arial" w:hAnsi="Arial" w:cs="Arial"/>
          <w:i/>
          <w:iCs/>
          <w:sz w:val="28"/>
          <w:szCs w:val="28"/>
          <w:lang w:val="x-none"/>
        </w:rPr>
      </w:pPr>
      <w:r w:rsidRPr="001C1C0E">
        <w:rPr>
          <w:rFonts w:ascii="Arial" w:hAnsi="Arial" w:cs="Arial"/>
          <w:i/>
          <w:iCs/>
          <w:sz w:val="28"/>
          <w:szCs w:val="28"/>
          <w:lang w:val="x-none"/>
        </w:rPr>
        <w:t>And all people of the earth shall see that thou art called by the name of the LORD; and they shall be afraid of thee.</w:t>
      </w:r>
    </w:p>
    <w:p w:rsidR="001847F0" w:rsidP="001847F0" w:rsidRDefault="001847F0" w14:paraId="7839A943" w14:textId="77777777">
      <w:pPr>
        <w:jc w:val="both"/>
        <w:rPr>
          <w:rFonts w:ascii="Arial" w:hAnsi="Arial" w:cs="Arial"/>
          <w:sz w:val="28"/>
          <w:szCs w:val="28"/>
          <w:lang w:val="x-none"/>
        </w:rPr>
      </w:pPr>
      <w:r w:rsidRPr="00F737F1">
        <w:rPr>
          <w:rFonts w:ascii="Arial" w:hAnsi="Arial" w:cs="Arial"/>
          <w:sz w:val="28"/>
          <w:szCs w:val="28"/>
          <w:vertAlign w:val="superscript"/>
          <w:lang w:val="x-none"/>
        </w:rPr>
        <w:t>284</w:t>
      </w:r>
      <w:r>
        <w:rPr>
          <w:rFonts w:ascii="Arial" w:hAnsi="Arial" w:cs="Arial"/>
          <w:sz w:val="28"/>
          <w:szCs w:val="28"/>
          <w:lang w:val="x-none"/>
        </w:rPr>
        <w:t>Hallelujah!</w:t>
      </w:r>
      <w:r w:rsidRPr="00C03C3D">
        <w:rPr>
          <w:rFonts w:ascii="Arial" w:hAnsi="Arial" w:cs="Arial"/>
          <w:sz w:val="18"/>
          <w:szCs w:val="18"/>
        </w:rPr>
        <w:t xml:space="preserve"> </w:t>
      </w:r>
      <w:r w:rsidRPr="00152FB3">
        <w:rPr>
          <w:rFonts w:ascii="Arial" w:hAnsi="Arial" w:cs="Arial"/>
          <w:sz w:val="18"/>
          <w:szCs w:val="18"/>
        </w:rPr>
        <w:t>[Congregation says, “Amen.”]</w:t>
      </w:r>
      <w:r>
        <w:rPr>
          <w:rFonts w:ascii="Arial" w:hAnsi="Arial" w:cs="Arial"/>
          <w:sz w:val="28"/>
          <w:szCs w:val="28"/>
          <w:lang w:val="x-none"/>
        </w:rPr>
        <w:t xml:space="preserve"> </w:t>
      </w:r>
      <w:proofErr w:type="spellStart"/>
      <w:r>
        <w:rPr>
          <w:rFonts w:ascii="Arial" w:hAnsi="Arial" w:cs="Arial"/>
          <w:sz w:val="28"/>
          <w:szCs w:val="28"/>
          <w:lang w:val="x-none"/>
        </w:rPr>
        <w:t>Vahedheni</w:t>
      </w:r>
      <w:proofErr w:type="spellEnd"/>
      <w:r>
        <w:rPr>
          <w:rFonts w:ascii="Arial" w:hAnsi="Arial" w:cs="Arial"/>
          <w:sz w:val="28"/>
          <w:szCs w:val="28"/>
          <w:lang w:val="x-none"/>
        </w:rPr>
        <w:t xml:space="preserve"> </w:t>
      </w:r>
      <w:proofErr w:type="spellStart"/>
      <w:r>
        <w:rPr>
          <w:rFonts w:ascii="Arial" w:hAnsi="Arial" w:cs="Arial"/>
          <w:sz w:val="28"/>
          <w:szCs w:val="28"/>
          <w:lang w:val="x-none"/>
        </w:rPr>
        <w:t>vachazvidii</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vachazviona</w:t>
      </w:r>
      <w:proofErr w:type="spellEnd"/>
      <w:r w:rsidRPr="00152FB3">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Vachakutiyi</w:t>
      </w:r>
      <w:proofErr w:type="spellEnd"/>
      <w:r>
        <w:rPr>
          <w:rFonts w:ascii="Arial" w:hAnsi="Arial" w:cs="Arial"/>
          <w:sz w:val="28"/>
          <w:szCs w:val="28"/>
          <w:lang w:val="x-none"/>
        </w:rPr>
        <w:t xml:space="preserve"> ma satanist </w:t>
      </w:r>
      <w:proofErr w:type="spellStart"/>
      <w:r>
        <w:rPr>
          <w:rFonts w:ascii="Arial" w:hAnsi="Arial" w:cs="Arial"/>
          <w:sz w:val="28"/>
          <w:szCs w:val="28"/>
          <w:lang w:val="x-none"/>
        </w:rPr>
        <w:t>kuMaenga</w:t>
      </w:r>
      <w:proofErr w:type="spellEnd"/>
      <w:r>
        <w:rPr>
          <w:rFonts w:ascii="Arial" w:hAnsi="Arial" w:cs="Arial"/>
          <w:sz w:val="28"/>
          <w:szCs w:val="28"/>
          <w:lang w:val="x-none"/>
        </w:rPr>
        <w:t xml:space="preserve"> </w:t>
      </w:r>
      <w:proofErr w:type="spellStart"/>
      <w:r>
        <w:rPr>
          <w:rFonts w:ascii="Arial" w:hAnsi="Arial" w:cs="Arial"/>
          <w:sz w:val="28"/>
          <w:szCs w:val="28"/>
          <w:lang w:val="x-none"/>
        </w:rPr>
        <w:t>nokuti</w:t>
      </w:r>
      <w:proofErr w:type="spellEnd"/>
      <w:r>
        <w:rPr>
          <w:rFonts w:ascii="Arial" w:hAnsi="Arial" w:cs="Arial"/>
          <w:sz w:val="28"/>
          <w:szCs w:val="28"/>
          <w:lang w:val="x-none"/>
        </w:rPr>
        <w:t xml:space="preserve"> </w:t>
      </w:r>
      <w:proofErr w:type="spellStart"/>
      <w:r>
        <w:rPr>
          <w:rFonts w:ascii="Arial" w:hAnsi="Arial" w:cs="Arial"/>
          <w:sz w:val="28"/>
          <w:szCs w:val="28"/>
          <w:lang w:val="x-none"/>
        </w:rPr>
        <w:t>munogara</w:t>
      </w:r>
      <w:proofErr w:type="spellEnd"/>
      <w:r>
        <w:rPr>
          <w:rFonts w:ascii="Arial" w:hAnsi="Arial" w:cs="Arial"/>
          <w:sz w:val="28"/>
          <w:szCs w:val="28"/>
          <w:lang w:val="x-none"/>
        </w:rPr>
        <w:t xml:space="preserve"> </w:t>
      </w:r>
      <w:proofErr w:type="spellStart"/>
      <w:r>
        <w:rPr>
          <w:rFonts w:ascii="Arial" w:hAnsi="Arial" w:cs="Arial"/>
          <w:sz w:val="28"/>
          <w:szCs w:val="28"/>
          <w:lang w:val="x-none"/>
        </w:rPr>
        <w:t>makakohwa</w:t>
      </w:r>
      <w:proofErr w:type="spellEnd"/>
      <w:r>
        <w:rPr>
          <w:rFonts w:ascii="Arial" w:hAnsi="Arial" w:cs="Arial"/>
          <w:sz w:val="28"/>
          <w:szCs w:val="28"/>
          <w:lang w:val="x-none"/>
        </w:rPr>
        <w:t xml:space="preserve"> </w:t>
      </w:r>
      <w:proofErr w:type="spellStart"/>
      <w:r>
        <w:rPr>
          <w:rFonts w:ascii="Arial" w:hAnsi="Arial" w:cs="Arial"/>
          <w:sz w:val="28"/>
          <w:szCs w:val="28"/>
          <w:lang w:val="x-none"/>
        </w:rPr>
        <w:t>ivo</w:t>
      </w:r>
      <w:proofErr w:type="spellEnd"/>
      <w:r>
        <w:rPr>
          <w:rFonts w:ascii="Arial" w:hAnsi="Arial" w:cs="Arial"/>
          <w:sz w:val="28"/>
          <w:szCs w:val="28"/>
          <w:lang w:val="x-none"/>
        </w:rPr>
        <w:t xml:space="preserve"> </w:t>
      </w:r>
      <w:proofErr w:type="spellStart"/>
      <w:r>
        <w:rPr>
          <w:rFonts w:ascii="Arial" w:hAnsi="Arial" w:cs="Arial"/>
          <w:sz w:val="28"/>
          <w:szCs w:val="28"/>
          <w:lang w:val="x-none"/>
        </w:rPr>
        <w:t>vasi</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vasina</w:t>
      </w:r>
      <w:proofErr w:type="spellEnd"/>
      <w:r w:rsidRPr="00152FB3">
        <w:rPr>
          <w:rFonts w:ascii="Arial" w:hAnsi="Arial" w:cs="Arial"/>
          <w:sz w:val="18"/>
          <w:szCs w:val="18"/>
        </w:rPr>
        <w:t>.”]</w:t>
      </w:r>
      <w:r>
        <w:rPr>
          <w:rFonts w:ascii="Arial" w:hAnsi="Arial" w:cs="Arial"/>
          <w:sz w:val="28"/>
          <w:szCs w:val="28"/>
        </w:rPr>
        <w:t xml:space="preserve"> </w:t>
      </w:r>
      <w:r>
        <w:rPr>
          <w:rFonts w:ascii="Arial" w:hAnsi="Arial" w:cs="Arial"/>
          <w:sz w:val="28"/>
          <w:szCs w:val="28"/>
          <w:lang w:val="x-none"/>
        </w:rPr>
        <w:t xml:space="preserve"> </w:t>
      </w:r>
      <w:proofErr w:type="spellStart"/>
      <w:r>
        <w:rPr>
          <w:rFonts w:ascii="Arial" w:hAnsi="Arial" w:cs="Arial"/>
          <w:sz w:val="28"/>
          <w:szCs w:val="28"/>
          <w:lang w:val="x-none"/>
        </w:rPr>
        <w:t>Vanotaura</w:t>
      </w:r>
      <w:proofErr w:type="spellEnd"/>
      <w:r>
        <w:rPr>
          <w:rFonts w:ascii="Arial" w:hAnsi="Arial" w:cs="Arial"/>
          <w:sz w:val="28"/>
          <w:szCs w:val="28"/>
          <w:lang w:val="x-none"/>
        </w:rPr>
        <w:t xml:space="preserve"> </w:t>
      </w:r>
      <w:proofErr w:type="spellStart"/>
      <w:r>
        <w:rPr>
          <w:rFonts w:ascii="Arial" w:hAnsi="Arial" w:cs="Arial"/>
          <w:sz w:val="28"/>
          <w:szCs w:val="28"/>
          <w:lang w:val="x-none"/>
        </w:rPr>
        <w:t>kuMaenga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w:t>
      </w:r>
      <w:proofErr w:type="spellStart"/>
      <w:r>
        <w:rPr>
          <w:rFonts w:ascii="Arial" w:hAnsi="Arial" w:cs="Arial"/>
          <w:sz w:val="28"/>
          <w:szCs w:val="28"/>
          <w:lang w:val="x-none"/>
        </w:rPr>
        <w:t>Pakanga</w:t>
      </w:r>
      <w:proofErr w:type="spellEnd"/>
      <w:r>
        <w:rPr>
          <w:rFonts w:ascii="Arial" w:hAnsi="Arial" w:cs="Arial"/>
          <w:sz w:val="28"/>
          <w:szCs w:val="28"/>
          <w:lang w:val="x-none"/>
        </w:rPr>
        <w:t xml:space="preserve"> </w:t>
      </w:r>
      <w:proofErr w:type="spellStart"/>
      <w:r>
        <w:rPr>
          <w:rFonts w:ascii="Arial" w:hAnsi="Arial" w:cs="Arial"/>
          <w:sz w:val="28"/>
          <w:szCs w:val="28"/>
          <w:lang w:val="x-none"/>
        </w:rPr>
        <w:t>paine</w:t>
      </w:r>
      <w:proofErr w:type="spellEnd"/>
      <w:r>
        <w:rPr>
          <w:rFonts w:ascii="Arial" w:hAnsi="Arial" w:cs="Arial"/>
          <w:sz w:val="28"/>
          <w:szCs w:val="28"/>
          <w:lang w:val="x-none"/>
        </w:rPr>
        <w:t xml:space="preserve"> </w:t>
      </w:r>
      <w:proofErr w:type="spellStart"/>
      <w:r>
        <w:rPr>
          <w:rFonts w:ascii="Arial" w:hAnsi="Arial" w:cs="Arial"/>
          <w:sz w:val="28"/>
          <w:szCs w:val="28"/>
          <w:lang w:val="x-none"/>
        </w:rPr>
        <w:t>mombe</w:t>
      </w:r>
      <w:proofErr w:type="spellEnd"/>
      <w:r>
        <w:rPr>
          <w:rFonts w:ascii="Arial" w:hAnsi="Arial" w:cs="Arial"/>
          <w:sz w:val="28"/>
          <w:szCs w:val="28"/>
          <w:lang w:val="x-none"/>
        </w:rPr>
        <w:t xml:space="preserve"> four apo. Imi, </w:t>
      </w:r>
      <w:proofErr w:type="spellStart"/>
      <w:r>
        <w:rPr>
          <w:rFonts w:ascii="Arial" w:hAnsi="Arial" w:cs="Arial"/>
          <w:sz w:val="28"/>
          <w:szCs w:val="28"/>
          <w:lang w:val="x-none"/>
        </w:rPr>
        <w:t>zvadzaita</w:t>
      </w:r>
      <w:proofErr w:type="spellEnd"/>
      <w:r>
        <w:rPr>
          <w:rFonts w:ascii="Arial" w:hAnsi="Arial" w:cs="Arial"/>
          <w:sz w:val="28"/>
          <w:szCs w:val="28"/>
          <w:lang w:val="x-none"/>
        </w:rPr>
        <w:t xml:space="preserve">? Panga </w:t>
      </w:r>
      <w:proofErr w:type="spellStart"/>
      <w:r>
        <w:rPr>
          <w:rFonts w:ascii="Arial" w:hAnsi="Arial" w:cs="Arial"/>
          <w:sz w:val="28"/>
          <w:szCs w:val="28"/>
          <w:lang w:val="x-none"/>
        </w:rPr>
        <w:t>pasina</w:t>
      </w:r>
      <w:proofErr w:type="spellEnd"/>
      <w:r>
        <w:rPr>
          <w:rFonts w:ascii="Arial" w:hAnsi="Arial" w:cs="Arial"/>
          <w:sz w:val="28"/>
          <w:szCs w:val="28"/>
          <w:lang w:val="x-none"/>
        </w:rPr>
        <w:t xml:space="preserve"> kana </w:t>
      </w:r>
      <w:proofErr w:type="spellStart"/>
      <w:r>
        <w:rPr>
          <w:rFonts w:ascii="Arial" w:hAnsi="Arial" w:cs="Arial"/>
          <w:sz w:val="28"/>
          <w:szCs w:val="28"/>
          <w:lang w:val="x-none"/>
        </w:rPr>
        <w:t>mbudzi</w:t>
      </w:r>
      <w:proofErr w:type="spellEnd"/>
      <w:r>
        <w:rPr>
          <w:rFonts w:ascii="Arial" w:hAnsi="Arial" w:cs="Arial"/>
          <w:sz w:val="28"/>
          <w:szCs w:val="28"/>
          <w:lang w:val="x-none"/>
        </w:rPr>
        <w:t xml:space="preserve"> </w:t>
      </w:r>
      <w:proofErr w:type="spellStart"/>
      <w:r>
        <w:rPr>
          <w:rFonts w:ascii="Arial" w:hAnsi="Arial" w:cs="Arial"/>
          <w:sz w:val="28"/>
          <w:szCs w:val="28"/>
          <w:lang w:val="x-none"/>
        </w:rPr>
        <w:t>apa</w:t>
      </w:r>
      <w:proofErr w:type="spellEnd"/>
      <w:r>
        <w:rPr>
          <w:rFonts w:ascii="Arial" w:hAnsi="Arial" w:cs="Arial"/>
          <w:sz w:val="28"/>
          <w:szCs w:val="28"/>
          <w:lang w:val="x-none"/>
        </w:rPr>
        <w:t xml:space="preserve">. Imi!  </w:t>
      </w:r>
      <w:proofErr w:type="spellStart"/>
      <w:r>
        <w:rPr>
          <w:rFonts w:ascii="Arial" w:hAnsi="Arial" w:cs="Arial"/>
          <w:sz w:val="28"/>
          <w:szCs w:val="28"/>
          <w:lang w:val="x-none"/>
        </w:rPr>
        <w:t>Zviri</w:t>
      </w:r>
      <w:proofErr w:type="spellEnd"/>
      <w:r>
        <w:rPr>
          <w:rFonts w:ascii="Arial" w:hAnsi="Arial" w:cs="Arial"/>
          <w:sz w:val="28"/>
          <w:szCs w:val="28"/>
          <w:lang w:val="x-none"/>
        </w:rPr>
        <w:t xml:space="preserve"> </w:t>
      </w:r>
      <w:proofErr w:type="spellStart"/>
      <w:r>
        <w:rPr>
          <w:rFonts w:ascii="Arial" w:hAnsi="Arial" w:cs="Arial"/>
          <w:sz w:val="28"/>
          <w:szCs w:val="28"/>
          <w:lang w:val="x-none"/>
        </w:rPr>
        <w:t>pamba</w:t>
      </w:r>
      <w:proofErr w:type="spellEnd"/>
      <w:r>
        <w:rPr>
          <w:rFonts w:ascii="Arial" w:hAnsi="Arial" w:cs="Arial"/>
          <w:sz w:val="28"/>
          <w:szCs w:val="28"/>
          <w:lang w:val="x-none"/>
        </w:rPr>
        <w:t xml:space="preserve"> </w:t>
      </w:r>
      <w:proofErr w:type="spellStart"/>
      <w:r>
        <w:rPr>
          <w:rFonts w:ascii="Arial" w:hAnsi="Arial" w:cs="Arial"/>
          <w:sz w:val="28"/>
          <w:szCs w:val="28"/>
          <w:lang w:val="x-none"/>
        </w:rPr>
        <w:t>pana</w:t>
      </w:r>
      <w:proofErr w:type="spellEnd"/>
      <w:r>
        <w:rPr>
          <w:rFonts w:ascii="Arial" w:hAnsi="Arial" w:cs="Arial"/>
          <w:sz w:val="28"/>
          <w:szCs w:val="28"/>
          <w:lang w:val="x-none"/>
        </w:rPr>
        <w:t xml:space="preserve"> </w:t>
      </w:r>
      <w:proofErr w:type="spellStart"/>
      <w:r>
        <w:rPr>
          <w:rFonts w:ascii="Arial" w:hAnsi="Arial" w:cs="Arial"/>
          <w:sz w:val="28"/>
          <w:szCs w:val="28"/>
          <w:lang w:val="x-none"/>
        </w:rPr>
        <w:t>apa</w:t>
      </w:r>
      <w:proofErr w:type="spellEnd"/>
      <w:r>
        <w:rPr>
          <w:rFonts w:ascii="Arial" w:hAnsi="Arial" w:cs="Arial"/>
          <w:sz w:val="28"/>
          <w:szCs w:val="28"/>
          <w:lang w:val="x-none"/>
        </w:rPr>
        <w:t>.”</w:t>
      </w:r>
    </w:p>
    <w:p w:rsidR="001847F0" w:rsidP="001847F0" w:rsidRDefault="001847F0" w14:paraId="571F6606" w14:textId="77777777">
      <w:pPr>
        <w:jc w:val="both"/>
        <w:rPr>
          <w:rFonts w:ascii="Arial" w:hAnsi="Arial" w:cs="Arial"/>
          <w:sz w:val="28"/>
          <w:szCs w:val="28"/>
          <w:lang w:val="x-none"/>
        </w:rPr>
      </w:pPr>
      <w:proofErr w:type="spellStart"/>
      <w:r>
        <w:rPr>
          <w:rFonts w:ascii="Arial" w:hAnsi="Arial" w:cs="Arial"/>
          <w:sz w:val="28"/>
          <w:szCs w:val="28"/>
          <w:lang w:val="x-none"/>
        </w:rPr>
        <w:t>Vanenge</w:t>
      </w:r>
      <w:proofErr w:type="spellEnd"/>
      <w:r>
        <w:rPr>
          <w:rFonts w:ascii="Arial" w:hAnsi="Arial" w:cs="Arial"/>
          <w:sz w:val="28"/>
          <w:szCs w:val="28"/>
          <w:lang w:val="x-none"/>
        </w:rPr>
        <w:t xml:space="preserve"> </w:t>
      </w:r>
      <w:proofErr w:type="spellStart"/>
      <w:r>
        <w:rPr>
          <w:rFonts w:ascii="Arial" w:hAnsi="Arial" w:cs="Arial"/>
          <w:sz w:val="28"/>
          <w:szCs w:val="28"/>
          <w:lang w:val="x-none"/>
        </w:rPr>
        <w:t>vachikurukuraka</w:t>
      </w:r>
      <w:proofErr w:type="spellEnd"/>
      <w:r>
        <w:rPr>
          <w:rFonts w:ascii="Arial" w:hAnsi="Arial" w:cs="Arial"/>
          <w:sz w:val="28"/>
          <w:szCs w:val="28"/>
          <w:lang w:val="x-none"/>
        </w:rPr>
        <w:t xml:space="preserve">. Chii </w:t>
      </w:r>
      <w:proofErr w:type="spellStart"/>
      <w:r>
        <w:rPr>
          <w:rFonts w:ascii="Arial" w:hAnsi="Arial" w:cs="Arial"/>
          <w:sz w:val="28"/>
          <w:szCs w:val="28"/>
          <w:lang w:val="x-none"/>
        </w:rPr>
        <w:t>chavanenge</w:t>
      </w:r>
      <w:proofErr w:type="spellEnd"/>
      <w:r>
        <w:rPr>
          <w:rFonts w:ascii="Arial" w:hAnsi="Arial" w:cs="Arial"/>
          <w:sz w:val="28"/>
          <w:szCs w:val="28"/>
          <w:lang w:val="x-none"/>
        </w:rPr>
        <w:t xml:space="preserve"> </w:t>
      </w:r>
      <w:proofErr w:type="spellStart"/>
      <w:r>
        <w:rPr>
          <w:rFonts w:ascii="Arial" w:hAnsi="Arial" w:cs="Arial"/>
          <w:sz w:val="28"/>
          <w:szCs w:val="28"/>
          <w:lang w:val="x-none"/>
        </w:rPr>
        <w:t>vachiona</w:t>
      </w:r>
      <w:proofErr w:type="spellEnd"/>
      <w:r>
        <w:rPr>
          <w:rFonts w:ascii="Arial" w:hAnsi="Arial" w:cs="Arial"/>
          <w:sz w:val="28"/>
          <w:szCs w:val="28"/>
          <w:lang w:val="x-none"/>
        </w:rPr>
        <w:t xml:space="preserve">? </w:t>
      </w:r>
      <w:proofErr w:type="spellStart"/>
      <w:r>
        <w:rPr>
          <w:rFonts w:ascii="Arial" w:hAnsi="Arial" w:cs="Arial"/>
          <w:sz w:val="28"/>
          <w:szCs w:val="28"/>
          <w:lang w:val="x-none"/>
        </w:rPr>
        <w:t>Vaakuona</w:t>
      </w:r>
      <w:proofErr w:type="spellEnd"/>
      <w:r>
        <w:rPr>
          <w:rFonts w:ascii="Arial" w:hAnsi="Arial" w:cs="Arial"/>
          <w:sz w:val="28"/>
          <w:szCs w:val="28"/>
          <w:lang w:val="x-none"/>
        </w:rPr>
        <w:t xml:space="preserve"> Mwari. </w:t>
      </w:r>
      <w:proofErr w:type="spellStart"/>
      <w:r>
        <w:rPr>
          <w:rFonts w:ascii="Arial" w:hAnsi="Arial" w:cs="Arial"/>
          <w:sz w:val="28"/>
          <w:szCs w:val="28"/>
          <w:lang w:val="x-none"/>
        </w:rPr>
        <w:t>Wanzwa</w:t>
      </w:r>
      <w:proofErr w:type="spellEnd"/>
      <w:r>
        <w:rPr>
          <w:rFonts w:ascii="Arial" w:hAnsi="Arial" w:cs="Arial"/>
          <w:sz w:val="28"/>
          <w:szCs w:val="28"/>
          <w:lang w:val="x-none"/>
        </w:rPr>
        <w:t>, “Muri ma satanist.”</w:t>
      </w:r>
    </w:p>
    <w:p w:rsidR="00E04253" w:rsidP="00E04253" w:rsidRDefault="001847F0" w14:paraId="285B5ACB" w14:textId="07626C7C">
      <w:pPr>
        <w:jc w:val="both"/>
        <w:rPr>
          <w:rFonts w:ascii="Arial" w:hAnsi="Arial" w:cs="Arial"/>
          <w:sz w:val="28"/>
          <w:szCs w:val="28"/>
          <w:lang w:val="x-none"/>
        </w:rPr>
      </w:pPr>
      <w:r w:rsidRPr="00F737F1">
        <w:rPr>
          <w:rFonts w:ascii="Arial" w:hAnsi="Arial" w:cs="Arial"/>
          <w:sz w:val="28"/>
          <w:szCs w:val="28"/>
          <w:vertAlign w:val="superscript"/>
          <w:lang w:val="x-none"/>
        </w:rPr>
        <w:t>285</w:t>
      </w:r>
      <w:r>
        <w:rPr>
          <w:rFonts w:ascii="Arial" w:hAnsi="Arial" w:cs="Arial"/>
          <w:sz w:val="28"/>
          <w:szCs w:val="28"/>
          <w:lang w:val="x-none"/>
        </w:rPr>
        <w:t xml:space="preserve">Mu satanist </w:t>
      </w:r>
      <w:proofErr w:type="spellStart"/>
      <w:r>
        <w:rPr>
          <w:rFonts w:ascii="Arial" w:hAnsi="Arial" w:cs="Arial"/>
          <w:sz w:val="28"/>
          <w:szCs w:val="28"/>
          <w:lang w:val="x-none"/>
        </w:rPr>
        <w:t>anorarama</w:t>
      </w:r>
      <w:proofErr w:type="spellEnd"/>
      <w:r>
        <w:rPr>
          <w:rFonts w:ascii="Arial" w:hAnsi="Arial" w:cs="Arial"/>
          <w:sz w:val="28"/>
          <w:szCs w:val="28"/>
          <w:lang w:val="x-none"/>
        </w:rPr>
        <w:t xml:space="preserve">, </w:t>
      </w:r>
      <w:proofErr w:type="spellStart"/>
      <w:r>
        <w:rPr>
          <w:rFonts w:ascii="Arial" w:hAnsi="Arial" w:cs="Arial"/>
          <w:sz w:val="28"/>
          <w:szCs w:val="28"/>
          <w:lang w:val="x-none"/>
        </w:rPr>
        <w:t>achingorarama</w:t>
      </w:r>
      <w:proofErr w:type="spellEnd"/>
      <w:r>
        <w:rPr>
          <w:rFonts w:ascii="Arial" w:hAnsi="Arial" w:cs="Arial"/>
          <w:sz w:val="28"/>
          <w:szCs w:val="28"/>
          <w:lang w:val="x-none"/>
        </w:rPr>
        <w:t xml:space="preserve">, </w:t>
      </w:r>
      <w:proofErr w:type="spellStart"/>
      <w:r>
        <w:rPr>
          <w:rFonts w:ascii="Arial" w:hAnsi="Arial" w:cs="Arial"/>
          <w:sz w:val="28"/>
          <w:szCs w:val="28"/>
          <w:lang w:val="x-none"/>
        </w:rPr>
        <w:t>achingorarama</w:t>
      </w:r>
      <w:proofErr w:type="spellEnd"/>
      <w:r>
        <w:rPr>
          <w:rFonts w:ascii="Arial" w:hAnsi="Arial" w:cs="Arial"/>
          <w:sz w:val="28"/>
          <w:szCs w:val="28"/>
          <w:lang w:val="x-none"/>
        </w:rPr>
        <w:t xml:space="preserve">, </w:t>
      </w:r>
      <w:proofErr w:type="spellStart"/>
      <w:r>
        <w:rPr>
          <w:rFonts w:ascii="Arial" w:hAnsi="Arial" w:cs="Arial"/>
          <w:sz w:val="28"/>
          <w:szCs w:val="28"/>
          <w:lang w:val="x-none"/>
        </w:rPr>
        <w:t>asinawo</w:t>
      </w:r>
      <w:proofErr w:type="spellEnd"/>
      <w:r>
        <w:rPr>
          <w:rFonts w:ascii="Arial" w:hAnsi="Arial" w:cs="Arial"/>
          <w:sz w:val="28"/>
          <w:szCs w:val="28"/>
          <w:lang w:val="x-none"/>
        </w:rPr>
        <w:t xml:space="preserve"> </w:t>
      </w:r>
      <w:proofErr w:type="spellStart"/>
      <w:r>
        <w:rPr>
          <w:rFonts w:ascii="Arial" w:hAnsi="Arial" w:cs="Arial"/>
          <w:sz w:val="28"/>
          <w:szCs w:val="28"/>
          <w:lang w:val="x-none"/>
        </w:rPr>
        <w:t>anodhingura</w:t>
      </w:r>
      <w:proofErr w:type="spellEnd"/>
      <w:r>
        <w:rPr>
          <w:rFonts w:ascii="Arial" w:hAnsi="Arial" w:cs="Arial"/>
          <w:sz w:val="28"/>
          <w:szCs w:val="28"/>
          <w:lang w:val="x-none"/>
        </w:rPr>
        <w:t xml:space="preserve">? Aah. </w:t>
      </w:r>
      <w:proofErr w:type="spellStart"/>
      <w:r>
        <w:rPr>
          <w:rFonts w:ascii="Arial" w:hAnsi="Arial" w:cs="Arial"/>
          <w:sz w:val="28"/>
          <w:szCs w:val="28"/>
          <w:lang w:val="x-none"/>
        </w:rPr>
        <w:t>Ungadei</w:t>
      </w:r>
      <w:proofErr w:type="spellEnd"/>
      <w:r>
        <w:rPr>
          <w:rFonts w:ascii="Arial" w:hAnsi="Arial" w:cs="Arial"/>
          <w:sz w:val="28"/>
          <w:szCs w:val="28"/>
          <w:lang w:val="x-none"/>
        </w:rPr>
        <w:t xml:space="preserve"> </w:t>
      </w:r>
      <w:proofErr w:type="spellStart"/>
      <w:r>
        <w:rPr>
          <w:rFonts w:ascii="Arial" w:hAnsi="Arial" w:cs="Arial"/>
          <w:sz w:val="28"/>
          <w:szCs w:val="28"/>
          <w:lang w:val="x-none"/>
        </w:rPr>
        <w:t>takadhingurwa</w:t>
      </w:r>
      <w:proofErr w:type="spellEnd"/>
      <w:r>
        <w:rPr>
          <w:rFonts w:ascii="Arial" w:hAnsi="Arial" w:cs="Arial"/>
          <w:sz w:val="28"/>
          <w:szCs w:val="28"/>
          <w:lang w:val="x-none"/>
        </w:rPr>
        <w:t xml:space="preserve"> </w:t>
      </w:r>
      <w:proofErr w:type="spellStart"/>
      <w:r>
        <w:rPr>
          <w:rFonts w:ascii="Arial" w:hAnsi="Arial" w:cs="Arial"/>
          <w:sz w:val="28"/>
          <w:szCs w:val="28"/>
          <w:lang w:val="x-none"/>
        </w:rPr>
        <w:t>kudhara</w:t>
      </w:r>
      <w:proofErr w:type="spellEnd"/>
      <w:r>
        <w:rPr>
          <w:rFonts w:ascii="Arial" w:hAnsi="Arial" w:cs="Arial"/>
          <w:sz w:val="28"/>
          <w:szCs w:val="28"/>
          <w:lang w:val="x-none"/>
        </w:rPr>
        <w:t xml:space="preserve">. But </w:t>
      </w:r>
      <w:proofErr w:type="spellStart"/>
      <w:r>
        <w:rPr>
          <w:rFonts w:ascii="Arial" w:hAnsi="Arial" w:cs="Arial"/>
          <w:sz w:val="28"/>
          <w:szCs w:val="28"/>
          <w:lang w:val="x-none"/>
        </w:rPr>
        <w:t>pana</w:t>
      </w:r>
      <w:proofErr w:type="spellEnd"/>
      <w:r>
        <w:rPr>
          <w:rFonts w:ascii="Arial" w:hAnsi="Arial" w:cs="Arial"/>
          <w:sz w:val="28"/>
          <w:szCs w:val="28"/>
          <w:lang w:val="x-none"/>
        </w:rPr>
        <w:t xml:space="preserve"> </w:t>
      </w:r>
      <w:proofErr w:type="spellStart"/>
      <w:r>
        <w:rPr>
          <w:rFonts w:ascii="Arial" w:hAnsi="Arial" w:cs="Arial"/>
          <w:sz w:val="28"/>
          <w:szCs w:val="28"/>
          <w:lang w:val="x-none"/>
        </w:rPr>
        <w:t>apa</w:t>
      </w:r>
      <w:proofErr w:type="spellEnd"/>
      <w:r>
        <w:rPr>
          <w:rFonts w:ascii="Arial" w:hAnsi="Arial" w:cs="Arial"/>
          <w:sz w:val="28"/>
          <w:szCs w:val="28"/>
          <w:lang w:val="x-none"/>
        </w:rPr>
        <w:t xml:space="preserve">, </w:t>
      </w:r>
      <w:proofErr w:type="spellStart"/>
      <w:r>
        <w:rPr>
          <w:rFonts w:ascii="Arial" w:hAnsi="Arial" w:cs="Arial"/>
          <w:sz w:val="28"/>
          <w:szCs w:val="28"/>
          <w:lang w:val="x-none"/>
        </w:rPr>
        <w:t>inzvimbo</w:t>
      </w:r>
      <w:proofErr w:type="spellEnd"/>
      <w:r>
        <w:rPr>
          <w:rFonts w:ascii="Arial" w:hAnsi="Arial" w:cs="Arial"/>
          <w:sz w:val="28"/>
          <w:szCs w:val="28"/>
          <w:lang w:val="x-none"/>
        </w:rPr>
        <w:t xml:space="preserve"> </w:t>
      </w:r>
      <w:proofErr w:type="spellStart"/>
      <w:r>
        <w:rPr>
          <w:rFonts w:ascii="Arial" w:hAnsi="Arial" w:cs="Arial"/>
          <w:sz w:val="28"/>
          <w:szCs w:val="28"/>
          <w:lang w:val="x-none"/>
        </w:rPr>
        <w:t>yakaiswa</w:t>
      </w:r>
      <w:proofErr w:type="spellEnd"/>
      <w:r>
        <w:rPr>
          <w:rFonts w:ascii="Arial" w:hAnsi="Arial" w:cs="Arial"/>
          <w:sz w:val="28"/>
          <w:szCs w:val="28"/>
          <w:lang w:val="x-none"/>
        </w:rPr>
        <w:t xml:space="preserve"> Zita </w:t>
      </w:r>
      <w:proofErr w:type="spellStart"/>
      <w:r>
        <w:rPr>
          <w:rFonts w:ascii="Arial" w:hAnsi="Arial" w:cs="Arial"/>
          <w:sz w:val="28"/>
          <w:szCs w:val="28"/>
          <w:lang w:val="x-none"/>
        </w:rPr>
        <w:t>naMwari</w:t>
      </w:r>
      <w:proofErr w:type="spellEnd"/>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r>
        <w:rPr>
          <w:rFonts w:ascii="Arial" w:hAnsi="Arial" w:cs="Arial"/>
          <w:sz w:val="28"/>
          <w:szCs w:val="28"/>
          <w:lang w:val="x-none"/>
        </w:rPr>
        <w:t xml:space="preserve">Amen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kumunzwa</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152FB3">
        <w:rPr>
          <w:rFonts w:ascii="Arial" w:hAnsi="Arial" w:cs="Arial"/>
          <w:sz w:val="18"/>
          <w:szCs w:val="18"/>
        </w:rPr>
        <w:t>[Congregation says, “Amen.”]</w:t>
      </w:r>
      <w:r>
        <w:rPr>
          <w:rFonts w:ascii="Arial" w:hAnsi="Arial" w:cs="Arial"/>
          <w:sz w:val="28"/>
          <w:szCs w:val="28"/>
        </w:rPr>
        <w:t xml:space="preserve"> </w:t>
      </w:r>
      <w:proofErr w:type="spellStart"/>
      <w:r>
        <w:rPr>
          <w:rFonts w:ascii="Arial" w:hAnsi="Arial" w:cs="Arial"/>
          <w:sz w:val="28"/>
          <w:szCs w:val="28"/>
          <w:lang w:val="x-none"/>
        </w:rPr>
        <w:t>Inzvimbo</w:t>
      </w:r>
      <w:proofErr w:type="spellEnd"/>
      <w:r>
        <w:rPr>
          <w:rFonts w:ascii="Arial" w:hAnsi="Arial" w:cs="Arial"/>
          <w:sz w:val="28"/>
          <w:szCs w:val="28"/>
          <w:lang w:val="x-none"/>
        </w:rPr>
        <w:t xml:space="preserve"> </w:t>
      </w:r>
      <w:proofErr w:type="spellStart"/>
      <w:r>
        <w:rPr>
          <w:rFonts w:ascii="Arial" w:hAnsi="Arial" w:cs="Arial"/>
          <w:sz w:val="28"/>
          <w:szCs w:val="28"/>
          <w:lang w:val="x-none"/>
        </w:rPr>
        <w:t>yakaiswa</w:t>
      </w:r>
      <w:proofErr w:type="spellEnd"/>
      <w:r>
        <w:rPr>
          <w:rFonts w:ascii="Arial" w:hAnsi="Arial" w:cs="Arial"/>
          <w:sz w:val="28"/>
          <w:szCs w:val="28"/>
          <w:lang w:val="x-none"/>
        </w:rPr>
        <w:t xml:space="preserve"> Zita </w:t>
      </w:r>
      <w:proofErr w:type="spellStart"/>
      <w:r>
        <w:rPr>
          <w:rFonts w:ascii="Arial" w:hAnsi="Arial" w:cs="Arial"/>
          <w:sz w:val="28"/>
          <w:szCs w:val="28"/>
          <w:lang w:val="x-none"/>
        </w:rPr>
        <w:t>nani</w:t>
      </w:r>
      <w:proofErr w:type="spellEnd"/>
      <w:r>
        <w:rPr>
          <w:rFonts w:ascii="Arial" w:hAnsi="Arial" w:cs="Arial"/>
          <w:sz w:val="28"/>
          <w:szCs w:val="28"/>
          <w:lang w:val="x-none"/>
        </w:rPr>
        <w:t>...?</w:t>
      </w:r>
      <w:r w:rsidRPr="00CF31F4">
        <w:rPr>
          <w:rFonts w:ascii="Arial" w:hAnsi="Arial" w:cs="Arial"/>
          <w:sz w:val="18"/>
          <w:szCs w:val="18"/>
        </w:rPr>
        <w:t xml:space="preserve"> </w:t>
      </w:r>
      <w:r w:rsidRPr="00152FB3">
        <w:rPr>
          <w:rFonts w:ascii="Arial" w:hAnsi="Arial" w:cs="Arial"/>
          <w:sz w:val="18"/>
          <w:szCs w:val="18"/>
        </w:rPr>
        <w:t>[Congregation says, “</w:t>
      </w:r>
      <w:proofErr w:type="spellStart"/>
      <w:r>
        <w:rPr>
          <w:rFonts w:ascii="Arial" w:hAnsi="Arial" w:cs="Arial"/>
          <w:sz w:val="18"/>
          <w:szCs w:val="18"/>
        </w:rPr>
        <w:t>naMwari</w:t>
      </w:r>
      <w:proofErr w:type="spellEnd"/>
      <w:r w:rsidRPr="00152FB3">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Vanonamata</w:t>
      </w:r>
      <w:proofErr w:type="spellEnd"/>
      <w:r>
        <w:rPr>
          <w:rFonts w:ascii="Arial" w:hAnsi="Arial" w:cs="Arial"/>
          <w:sz w:val="28"/>
          <w:szCs w:val="28"/>
          <w:lang w:val="x-none"/>
        </w:rPr>
        <w:t xml:space="preserve"> </w:t>
      </w:r>
      <w:proofErr w:type="spellStart"/>
      <w:r>
        <w:rPr>
          <w:rFonts w:ascii="Arial" w:hAnsi="Arial" w:cs="Arial"/>
          <w:sz w:val="28"/>
          <w:szCs w:val="28"/>
          <w:lang w:val="x-none"/>
        </w:rPr>
        <w:t>nemwoyo</w:t>
      </w:r>
      <w:proofErr w:type="spellEnd"/>
      <w:r>
        <w:rPr>
          <w:rFonts w:ascii="Arial" w:hAnsi="Arial" w:cs="Arial"/>
          <w:sz w:val="28"/>
          <w:szCs w:val="28"/>
          <w:lang w:val="x-none"/>
        </w:rPr>
        <w:t xml:space="preserve"> </w:t>
      </w:r>
      <w:proofErr w:type="spellStart"/>
      <w:r>
        <w:rPr>
          <w:rFonts w:ascii="Arial" w:hAnsi="Arial" w:cs="Arial"/>
          <w:sz w:val="28"/>
          <w:szCs w:val="28"/>
          <w:lang w:val="x-none"/>
        </w:rPr>
        <w:t>yavo</w:t>
      </w:r>
      <w:proofErr w:type="spellEnd"/>
      <w:r>
        <w:rPr>
          <w:rFonts w:ascii="Arial" w:hAnsi="Arial" w:cs="Arial"/>
          <w:sz w:val="28"/>
          <w:szCs w:val="28"/>
          <w:lang w:val="x-none"/>
        </w:rPr>
        <w:t xml:space="preserve"> yose, </w:t>
      </w:r>
      <w:proofErr w:type="spellStart"/>
      <w:r>
        <w:rPr>
          <w:rFonts w:ascii="Arial" w:hAnsi="Arial" w:cs="Arial"/>
          <w:sz w:val="28"/>
          <w:szCs w:val="28"/>
          <w:lang w:val="x-none"/>
        </w:rPr>
        <w:t>zvavanoda</w:t>
      </w:r>
      <w:proofErr w:type="spellEnd"/>
      <w:r>
        <w:rPr>
          <w:rFonts w:ascii="Arial" w:hAnsi="Arial" w:cs="Arial"/>
          <w:sz w:val="28"/>
          <w:szCs w:val="28"/>
          <w:lang w:val="x-none"/>
        </w:rPr>
        <w:t xml:space="preserve"> </w:t>
      </w:r>
      <w:proofErr w:type="spellStart"/>
      <w:r>
        <w:rPr>
          <w:rFonts w:ascii="Arial" w:hAnsi="Arial" w:cs="Arial"/>
          <w:sz w:val="28"/>
          <w:szCs w:val="28"/>
          <w:lang w:val="x-none"/>
        </w:rPr>
        <w:t>vanosangana</w:t>
      </w:r>
      <w:proofErr w:type="spellEnd"/>
      <w:r>
        <w:rPr>
          <w:rFonts w:ascii="Arial" w:hAnsi="Arial" w:cs="Arial"/>
          <w:sz w:val="28"/>
          <w:szCs w:val="28"/>
          <w:lang w:val="x-none"/>
        </w:rPr>
        <w:t xml:space="preserve"> </w:t>
      </w:r>
      <w:proofErr w:type="spellStart"/>
      <w:r>
        <w:rPr>
          <w:rFonts w:ascii="Arial" w:hAnsi="Arial" w:cs="Arial"/>
          <w:sz w:val="28"/>
          <w:szCs w:val="28"/>
          <w:lang w:val="x-none"/>
        </w:rPr>
        <w:t>nani</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nazvo</w:t>
      </w:r>
      <w:proofErr w:type="spellEnd"/>
      <w:r w:rsidRPr="00152FB3">
        <w:rPr>
          <w:rFonts w:ascii="Arial" w:hAnsi="Arial" w:cs="Arial"/>
          <w:sz w:val="18"/>
          <w:szCs w:val="18"/>
        </w:rPr>
        <w:t>.”]</w:t>
      </w:r>
      <w:r>
        <w:rPr>
          <w:rFonts w:ascii="Arial" w:hAnsi="Arial" w:cs="Arial"/>
          <w:sz w:val="28"/>
          <w:szCs w:val="28"/>
        </w:rPr>
        <w:t xml:space="preserve"> </w:t>
      </w:r>
      <w:proofErr w:type="spellStart"/>
      <w:r>
        <w:rPr>
          <w:rFonts w:ascii="Arial" w:hAnsi="Arial" w:cs="Arial"/>
          <w:sz w:val="28"/>
          <w:szCs w:val="28"/>
          <w:lang w:val="x-none"/>
        </w:rPr>
        <w:t>Zvavanoisa</w:t>
      </w:r>
      <w:proofErr w:type="spellEnd"/>
      <w:r>
        <w:rPr>
          <w:rFonts w:ascii="Arial" w:hAnsi="Arial" w:cs="Arial"/>
          <w:sz w:val="28"/>
          <w:szCs w:val="28"/>
          <w:lang w:val="x-none"/>
        </w:rPr>
        <w:t xml:space="preserve"> </w:t>
      </w:r>
      <w:proofErr w:type="spellStart"/>
      <w:r>
        <w:rPr>
          <w:rFonts w:ascii="Arial" w:hAnsi="Arial" w:cs="Arial"/>
          <w:sz w:val="28"/>
          <w:szCs w:val="28"/>
          <w:lang w:val="x-none"/>
        </w:rPr>
        <w:t>ruwoko</w:t>
      </w:r>
      <w:proofErr w:type="spellEnd"/>
      <w:r>
        <w:rPr>
          <w:rFonts w:ascii="Arial" w:hAnsi="Arial" w:cs="Arial"/>
          <w:sz w:val="28"/>
          <w:szCs w:val="28"/>
          <w:lang w:val="x-none"/>
        </w:rPr>
        <w:t xml:space="preserve"> </w:t>
      </w:r>
      <w:proofErr w:type="spellStart"/>
      <w:r>
        <w:rPr>
          <w:rFonts w:ascii="Arial" w:hAnsi="Arial" w:cs="Arial"/>
          <w:sz w:val="28"/>
          <w:szCs w:val="28"/>
          <w:lang w:val="x-none"/>
        </w:rPr>
        <w:t>zvavo</w:t>
      </w:r>
      <w:proofErr w:type="spellEnd"/>
      <w:r>
        <w:rPr>
          <w:rFonts w:ascii="Arial" w:hAnsi="Arial" w:cs="Arial"/>
          <w:sz w:val="28"/>
          <w:szCs w:val="28"/>
          <w:lang w:val="x-none"/>
        </w:rPr>
        <w:t xml:space="preserve"> </w:t>
      </w:r>
      <w:proofErr w:type="spellStart"/>
      <w:r>
        <w:rPr>
          <w:rFonts w:ascii="Arial" w:hAnsi="Arial" w:cs="Arial"/>
          <w:sz w:val="28"/>
          <w:szCs w:val="28"/>
          <w:lang w:val="x-none"/>
        </w:rPr>
        <w:t>pazviri</w:t>
      </w:r>
      <w:proofErr w:type="spellEnd"/>
      <w:r>
        <w:rPr>
          <w:rFonts w:ascii="Arial" w:hAnsi="Arial" w:cs="Arial"/>
          <w:sz w:val="28"/>
          <w:szCs w:val="28"/>
          <w:lang w:val="x-none"/>
        </w:rPr>
        <w:t xml:space="preserve"> </w:t>
      </w:r>
      <w:proofErr w:type="spellStart"/>
      <w:r>
        <w:rPr>
          <w:rFonts w:ascii="Arial" w:hAnsi="Arial" w:cs="Arial"/>
          <w:sz w:val="28"/>
          <w:szCs w:val="28"/>
          <w:lang w:val="x-none"/>
        </w:rPr>
        <w:t>zvinoende</w:t>
      </w:r>
      <w:proofErr w:type="spellEnd"/>
      <w:r>
        <w:rPr>
          <w:rFonts w:ascii="Arial" w:hAnsi="Arial" w:cs="Arial"/>
          <w:sz w:val="28"/>
          <w:szCs w:val="28"/>
          <w:lang w:val="x-none"/>
        </w:rPr>
        <w:t xml:space="preserve">…? </w:t>
      </w:r>
      <w:r w:rsidRPr="00152FB3">
        <w:rPr>
          <w:rFonts w:ascii="Arial" w:hAnsi="Arial" w:cs="Arial"/>
          <w:sz w:val="18"/>
          <w:szCs w:val="18"/>
        </w:rPr>
        <w:t>[Congregation says, “</w:t>
      </w:r>
      <w:proofErr w:type="spellStart"/>
      <w:r>
        <w:rPr>
          <w:rFonts w:ascii="Arial" w:hAnsi="Arial" w:cs="Arial"/>
          <w:sz w:val="18"/>
          <w:szCs w:val="18"/>
        </w:rPr>
        <w:t>zvinoendeka</w:t>
      </w:r>
      <w:proofErr w:type="spellEnd"/>
      <w:r w:rsidRPr="00152FB3">
        <w:rPr>
          <w:rFonts w:ascii="Arial" w:hAnsi="Arial" w:cs="Arial"/>
          <w:sz w:val="18"/>
          <w:szCs w:val="18"/>
        </w:rPr>
        <w:t>.”]</w:t>
      </w:r>
      <w:r>
        <w:rPr>
          <w:rFonts w:ascii="Arial" w:hAnsi="Arial" w:cs="Arial"/>
          <w:sz w:val="28"/>
          <w:szCs w:val="28"/>
          <w:lang w:val="x-none"/>
        </w:rPr>
        <w:t xml:space="preserve"> </w:t>
      </w:r>
      <w:proofErr w:type="spellStart"/>
      <w:r>
        <w:rPr>
          <w:rFonts w:ascii="Arial" w:hAnsi="Arial" w:cs="Arial"/>
          <w:sz w:val="28"/>
          <w:szCs w:val="28"/>
          <w:lang w:val="x-none"/>
        </w:rPr>
        <w:t>Tingaita</w:t>
      </w:r>
      <w:proofErr w:type="spellEnd"/>
      <w:r>
        <w:rPr>
          <w:rFonts w:ascii="Arial" w:hAnsi="Arial" w:cs="Arial"/>
          <w:sz w:val="28"/>
          <w:szCs w:val="28"/>
          <w:lang w:val="x-none"/>
        </w:rPr>
        <w:t xml:space="preserve"> Amen here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w:t>
      </w:r>
      <w:r w:rsidRPr="00F055BC">
        <w:rPr>
          <w:rFonts w:ascii="Arial" w:hAnsi="Arial" w:cs="Arial"/>
          <w:sz w:val="18"/>
          <w:szCs w:val="18"/>
        </w:rPr>
        <w:t xml:space="preserve"> </w:t>
      </w:r>
      <w:r w:rsidRPr="00152FB3">
        <w:rPr>
          <w:rFonts w:ascii="Arial" w:hAnsi="Arial" w:cs="Arial"/>
          <w:sz w:val="18"/>
          <w:szCs w:val="18"/>
        </w:rPr>
        <w:t>[Congregation says, “Amen.”]</w:t>
      </w:r>
      <w:r>
        <w:rPr>
          <w:rFonts w:ascii="Arial" w:hAnsi="Arial" w:cs="Arial"/>
          <w:sz w:val="28"/>
          <w:szCs w:val="28"/>
          <w:lang w:val="x-none"/>
        </w:rPr>
        <w:t xml:space="preserve"> Amen. </w:t>
      </w: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muone</w:t>
      </w:r>
      <w:proofErr w:type="spellEnd"/>
      <w:r>
        <w:rPr>
          <w:rFonts w:ascii="Arial" w:hAnsi="Arial" w:cs="Arial"/>
          <w:sz w:val="28"/>
          <w:szCs w:val="28"/>
          <w:lang w:val="x-none"/>
        </w:rPr>
        <w:t xml:space="preserve"> verse 11. </w:t>
      </w:r>
      <w:proofErr w:type="spellStart"/>
      <w:r>
        <w:rPr>
          <w:rFonts w:ascii="Arial" w:hAnsi="Arial" w:cs="Arial"/>
          <w:sz w:val="28"/>
          <w:szCs w:val="28"/>
          <w:lang w:val="x-none"/>
        </w:rPr>
        <w:t>Muone</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ichokwadi</w:t>
      </w:r>
      <w:proofErr w:type="spellEnd"/>
      <w:r>
        <w:rPr>
          <w:rFonts w:ascii="Arial" w:hAnsi="Arial" w:cs="Arial"/>
          <w:sz w:val="28"/>
          <w:szCs w:val="28"/>
          <w:lang w:val="x-none"/>
        </w:rPr>
        <w:t xml:space="preserve"> </w:t>
      </w:r>
      <w:proofErr w:type="spellStart"/>
      <w:r>
        <w:rPr>
          <w:rFonts w:ascii="Arial" w:hAnsi="Arial" w:cs="Arial"/>
          <w:sz w:val="28"/>
          <w:szCs w:val="28"/>
          <w:lang w:val="x-none"/>
        </w:rPr>
        <w:t>chatiri</w:t>
      </w:r>
      <w:proofErr w:type="spellEnd"/>
      <w:r>
        <w:rPr>
          <w:rFonts w:ascii="Arial" w:hAnsi="Arial" w:cs="Arial"/>
          <w:sz w:val="28"/>
          <w:szCs w:val="28"/>
          <w:lang w:val="x-none"/>
        </w:rPr>
        <w:t xml:space="preserve"> </w:t>
      </w:r>
      <w:proofErr w:type="spellStart"/>
      <w:r>
        <w:rPr>
          <w:rFonts w:ascii="Arial" w:hAnsi="Arial" w:cs="Arial"/>
          <w:sz w:val="28"/>
          <w:szCs w:val="28"/>
          <w:lang w:val="x-none"/>
        </w:rPr>
        <w:t>kutaura</w:t>
      </w:r>
      <w:proofErr w:type="spellEnd"/>
      <w:r>
        <w:rPr>
          <w:rFonts w:ascii="Arial" w:hAnsi="Arial" w:cs="Arial"/>
          <w:sz w:val="28"/>
          <w:szCs w:val="28"/>
          <w:lang w:val="x-none"/>
        </w:rPr>
        <w:t xml:space="preserve">. </w:t>
      </w:r>
      <w:proofErr w:type="spellStart"/>
      <w:r>
        <w:rPr>
          <w:rFonts w:ascii="Arial" w:hAnsi="Arial" w:cs="Arial"/>
          <w:sz w:val="28"/>
          <w:szCs w:val="28"/>
          <w:lang w:val="x-none"/>
        </w:rPr>
        <w:t>Hativerengeyi</w:t>
      </w:r>
      <w:proofErr w:type="spellEnd"/>
      <w:r>
        <w:rPr>
          <w:rFonts w:ascii="Arial" w:hAnsi="Arial" w:cs="Arial"/>
          <w:sz w:val="28"/>
          <w:szCs w:val="28"/>
          <w:lang w:val="x-none"/>
        </w:rPr>
        <w:t>:</w:t>
      </w:r>
    </w:p>
    <w:p w:rsidRPr="00E04253" w:rsidR="00E04253" w:rsidP="00E04253" w:rsidRDefault="00E04253" w14:paraId="254D6D8D" w14:textId="77777777">
      <w:pPr>
        <w:jc w:val="both"/>
        <w:rPr>
          <w:rFonts w:ascii="Arial" w:hAnsi="Arial" w:cs="Arial"/>
          <w:sz w:val="28"/>
          <w:szCs w:val="28"/>
          <w:lang w:val="x-none"/>
        </w:rPr>
      </w:pPr>
    </w:p>
    <w:p w:rsidR="00E04253" w:rsidP="00E04253" w:rsidRDefault="00E04253" w14:paraId="53B6F7BC" w14:textId="77777777">
      <w:pPr>
        <w:ind w:left="720"/>
        <w:jc w:val="both"/>
        <w:rPr>
          <w:rFonts w:ascii="Arial" w:hAnsi="Arial" w:cs="Arial"/>
          <w:i/>
          <w:iCs/>
          <w:sz w:val="28"/>
          <w:szCs w:val="28"/>
          <w:lang w:val="x-none"/>
        </w:rPr>
      </w:pPr>
      <w:r w:rsidRPr="00B2480F">
        <w:rPr>
          <w:rFonts w:ascii="Arial" w:hAnsi="Arial" w:cs="Arial"/>
          <w:i/>
          <w:iCs/>
          <w:sz w:val="28"/>
          <w:szCs w:val="28"/>
          <w:lang w:val="x-none"/>
        </w:rPr>
        <w:t xml:space="preserve">And the LORD shall make thee plenteous in goods, in the fruit of thy body, </w:t>
      </w:r>
      <w:r>
        <w:rPr>
          <w:rFonts w:ascii="Arial" w:hAnsi="Arial" w:cs="Arial"/>
          <w:sz w:val="28"/>
          <w:szCs w:val="28"/>
          <w:lang w:val="x-none"/>
        </w:rPr>
        <w:t>(</w:t>
      </w:r>
      <w:proofErr w:type="spellStart"/>
      <w:r>
        <w:rPr>
          <w:rFonts w:ascii="Arial" w:hAnsi="Arial" w:cs="Arial"/>
          <w:sz w:val="28"/>
          <w:szCs w:val="28"/>
          <w:lang w:val="x-none"/>
        </w:rPr>
        <w:t>vana</w:t>
      </w:r>
      <w:proofErr w:type="spellEnd"/>
      <w:r>
        <w:rPr>
          <w:rFonts w:ascii="Arial" w:hAnsi="Arial" w:cs="Arial"/>
          <w:sz w:val="28"/>
          <w:szCs w:val="28"/>
          <w:lang w:val="x-none"/>
        </w:rPr>
        <w:t xml:space="preserve"> twenty-three) </w:t>
      </w:r>
      <w:r w:rsidRPr="00B2480F">
        <w:rPr>
          <w:rFonts w:ascii="Arial" w:hAnsi="Arial" w:cs="Arial"/>
          <w:i/>
          <w:iCs/>
          <w:sz w:val="28"/>
          <w:szCs w:val="28"/>
          <w:lang w:val="x-none"/>
        </w:rPr>
        <w:t xml:space="preserve">and in the fruit of thy cattle, and in the fruit of thy ground, in the land which the LORD </w:t>
      </w:r>
      <w:proofErr w:type="spellStart"/>
      <w:r w:rsidRPr="00B2480F">
        <w:rPr>
          <w:rFonts w:ascii="Arial" w:hAnsi="Arial" w:cs="Arial"/>
          <w:i/>
          <w:iCs/>
          <w:sz w:val="28"/>
          <w:szCs w:val="28"/>
          <w:lang w:val="x-none"/>
        </w:rPr>
        <w:t>sware</w:t>
      </w:r>
      <w:proofErr w:type="spellEnd"/>
      <w:r w:rsidRPr="00B2480F">
        <w:rPr>
          <w:rFonts w:ascii="Arial" w:hAnsi="Arial" w:cs="Arial"/>
          <w:i/>
          <w:iCs/>
          <w:sz w:val="28"/>
          <w:szCs w:val="28"/>
          <w:lang w:val="x-none"/>
        </w:rPr>
        <w:t xml:space="preserve"> unto thy fathers to give thee. </w:t>
      </w:r>
    </w:p>
    <w:p w:rsidR="00E04253" w:rsidP="00E04253" w:rsidRDefault="00E04253" w14:paraId="2D4AC6E8" w14:textId="77777777">
      <w:pPr>
        <w:jc w:val="both"/>
        <w:rPr>
          <w:rFonts w:ascii="Arial" w:hAnsi="Arial" w:cs="Arial"/>
          <w:sz w:val="28"/>
          <w:szCs w:val="28"/>
          <w:lang w:val="x-none"/>
        </w:rPr>
      </w:pPr>
      <w:r>
        <w:rPr>
          <w:rFonts w:ascii="Arial" w:hAnsi="Arial" w:cs="Arial"/>
          <w:sz w:val="28"/>
          <w:szCs w:val="28"/>
          <w:vertAlign w:val="superscript"/>
          <w:lang w:val="x-none"/>
        </w:rPr>
        <w:t xml:space="preserve">286 </w:t>
      </w:r>
      <w:r>
        <w:rPr>
          <w:rFonts w:ascii="Arial" w:hAnsi="Arial" w:cs="Arial"/>
          <w:sz w:val="28"/>
          <w:szCs w:val="28"/>
          <w:lang w:val="x-none"/>
        </w:rPr>
        <w:t>Verse 13.</w:t>
      </w:r>
    </w:p>
    <w:p w:rsidR="00E04253" w:rsidP="00E04253" w:rsidRDefault="00E04253" w14:paraId="28BD836E" w14:textId="77777777">
      <w:pPr>
        <w:ind w:left="720"/>
        <w:jc w:val="both"/>
        <w:rPr>
          <w:rFonts w:ascii="Arial" w:hAnsi="Arial" w:cs="Arial"/>
          <w:i/>
          <w:iCs/>
          <w:sz w:val="28"/>
          <w:szCs w:val="28"/>
          <w:lang w:val="x-none"/>
        </w:rPr>
      </w:pPr>
      <w:r w:rsidRPr="003919DF">
        <w:rPr>
          <w:rFonts w:ascii="Arial" w:hAnsi="Arial" w:cs="Arial"/>
          <w:i/>
          <w:iCs/>
          <w:sz w:val="28"/>
          <w:szCs w:val="28"/>
          <w:lang w:val="x-none"/>
        </w:rPr>
        <w:t>And the LORD shall make thee the head, and not the tail; and thou shalt be above only, and thou shalt not be beneath; if that thou hearken unto the commandments of the LORD thy God, which I command thee this day, to observe and to do them: </w:t>
      </w:r>
    </w:p>
    <w:p w:rsidR="00E04253" w:rsidP="00E04253" w:rsidRDefault="00E04253" w14:paraId="0967E1F0" w14:textId="77777777">
      <w:pPr>
        <w:jc w:val="both"/>
        <w:rPr>
          <w:rFonts w:ascii="Arial" w:hAnsi="Arial" w:cs="Arial"/>
          <w:sz w:val="18"/>
          <w:szCs w:val="18"/>
          <w:lang w:val="x-none"/>
        </w:rPr>
      </w:pPr>
      <w:r>
        <w:rPr>
          <w:rFonts w:ascii="Arial" w:hAnsi="Arial" w:cs="Arial"/>
          <w:sz w:val="18"/>
          <w:szCs w:val="18"/>
          <w:vertAlign w:val="superscript"/>
          <w:lang w:val="x-none"/>
        </w:rPr>
        <w:t xml:space="preserve">287 </w:t>
      </w:r>
      <w:r w:rsidRPr="005D2628">
        <w:rPr>
          <w:rFonts w:ascii="Arial" w:hAnsi="Arial" w:cs="Arial"/>
          <w:sz w:val="18"/>
          <w:szCs w:val="18"/>
          <w:lang w:val="x-none"/>
        </w:rPr>
        <w:t xml:space="preserve">[Congregation says, “Amen.”] </w:t>
      </w:r>
      <w:r>
        <w:rPr>
          <w:rFonts w:ascii="Arial" w:hAnsi="Arial" w:cs="Arial"/>
          <w:sz w:val="28"/>
          <w:szCs w:val="28"/>
          <w:lang w:val="x-none"/>
        </w:rPr>
        <w:t xml:space="preserve">Amen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kumunzwa</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5D2628">
        <w:rPr>
          <w:rFonts w:ascii="Arial" w:hAnsi="Arial" w:cs="Arial"/>
          <w:sz w:val="18"/>
          <w:szCs w:val="18"/>
          <w:lang w:val="x-none"/>
        </w:rPr>
        <w:t xml:space="preserve">[Congregation says, “Amen.”] </w:t>
      </w:r>
      <w:r>
        <w:rPr>
          <w:rFonts w:ascii="Arial" w:hAnsi="Arial" w:cs="Arial"/>
          <w:sz w:val="28"/>
          <w:szCs w:val="28"/>
          <w:lang w:val="x-none"/>
        </w:rPr>
        <w:t>Hanzi, “</w:t>
      </w:r>
      <w:proofErr w:type="spellStart"/>
      <w:r>
        <w:rPr>
          <w:rFonts w:ascii="Arial" w:hAnsi="Arial" w:cs="Arial"/>
          <w:sz w:val="28"/>
          <w:szCs w:val="28"/>
          <w:lang w:val="x-none"/>
        </w:rPr>
        <w:t>Uchava</w:t>
      </w:r>
      <w:proofErr w:type="spellEnd"/>
      <w:r>
        <w:rPr>
          <w:rFonts w:ascii="Arial" w:hAnsi="Arial" w:cs="Arial"/>
          <w:sz w:val="28"/>
          <w:szCs w:val="28"/>
          <w:lang w:val="x-none"/>
        </w:rPr>
        <w:t xml:space="preserve"> </w:t>
      </w:r>
      <w:proofErr w:type="spellStart"/>
      <w:r>
        <w:rPr>
          <w:rFonts w:ascii="Arial" w:hAnsi="Arial" w:cs="Arial"/>
          <w:sz w:val="28"/>
          <w:szCs w:val="28"/>
          <w:lang w:val="x-none"/>
        </w:rPr>
        <w:t>musoro</w:t>
      </w:r>
      <w:proofErr w:type="spellEnd"/>
      <w:r>
        <w:rPr>
          <w:rFonts w:ascii="Arial" w:hAnsi="Arial" w:cs="Arial"/>
          <w:sz w:val="28"/>
          <w:szCs w:val="28"/>
          <w:lang w:val="x-none"/>
        </w:rPr>
        <w:t xml:space="preserve"> </w:t>
      </w:r>
      <w:proofErr w:type="spellStart"/>
      <w:r>
        <w:rPr>
          <w:rFonts w:ascii="Arial" w:hAnsi="Arial" w:cs="Arial"/>
          <w:sz w:val="28"/>
          <w:szCs w:val="28"/>
        </w:rPr>
        <w:t>che</w:t>
      </w:r>
      <w:proofErr w:type="spellEnd"/>
      <w:r>
        <w:rPr>
          <w:rFonts w:ascii="Arial" w:hAnsi="Arial" w:cs="Arial"/>
          <w:sz w:val="28"/>
          <w:szCs w:val="28"/>
        </w:rPr>
        <w:t xml:space="preserve">…? </w:t>
      </w:r>
      <w:r w:rsidRPr="005D2628">
        <w:rPr>
          <w:rFonts w:ascii="Arial" w:hAnsi="Arial" w:cs="Arial"/>
          <w:sz w:val="18"/>
          <w:szCs w:val="18"/>
          <w:lang w:val="x-none"/>
        </w:rPr>
        <w:t xml:space="preserve">[Congregation says, </w:t>
      </w:r>
      <w:r>
        <w:rPr>
          <w:rFonts w:ascii="Arial" w:hAnsi="Arial" w:cs="Arial"/>
          <w:sz w:val="18"/>
          <w:szCs w:val="18"/>
          <w:lang w:val="x-none"/>
        </w:rPr>
        <w:t>‘</w:t>
      </w:r>
      <w:proofErr w:type="spellStart"/>
      <w:r>
        <w:rPr>
          <w:rFonts w:ascii="Arial" w:hAnsi="Arial" w:cs="Arial"/>
          <w:sz w:val="18"/>
          <w:szCs w:val="18"/>
          <w:lang w:val="x-none"/>
        </w:rPr>
        <w:t>chete</w:t>
      </w:r>
      <w:proofErr w:type="spellEnd"/>
      <w:r>
        <w:rPr>
          <w:rFonts w:ascii="Arial" w:hAnsi="Arial" w:cs="Arial"/>
          <w:sz w:val="18"/>
          <w:szCs w:val="18"/>
          <w:lang w:val="x-none"/>
        </w:rPr>
        <w:t>,’</w:t>
      </w:r>
      <w:r w:rsidRPr="005D2628">
        <w:rPr>
          <w:rFonts w:ascii="Arial" w:hAnsi="Arial" w:cs="Arial"/>
          <w:sz w:val="18"/>
          <w:szCs w:val="18"/>
          <w:lang w:val="x-none"/>
        </w:rPr>
        <w:t xml:space="preserve">] </w:t>
      </w:r>
      <w:proofErr w:type="spellStart"/>
      <w:r>
        <w:rPr>
          <w:rFonts w:ascii="Arial" w:hAnsi="Arial" w:cs="Arial"/>
          <w:sz w:val="28"/>
          <w:szCs w:val="28"/>
        </w:rPr>
        <w:t>kwete</w:t>
      </w:r>
      <w:proofErr w:type="spellEnd"/>
      <w:r>
        <w:rPr>
          <w:rFonts w:ascii="Arial" w:hAnsi="Arial" w:cs="Arial"/>
          <w:sz w:val="28"/>
          <w:szCs w:val="28"/>
        </w:rPr>
        <w:t xml:space="preserve"> </w:t>
      </w:r>
      <w:proofErr w:type="spellStart"/>
      <w:r>
        <w:rPr>
          <w:rFonts w:ascii="Arial" w:hAnsi="Arial" w:cs="Arial"/>
          <w:sz w:val="28"/>
          <w:szCs w:val="28"/>
        </w:rPr>
        <w:t>chii</w:t>
      </w:r>
      <w:proofErr w:type="spellEnd"/>
      <w:r>
        <w:rPr>
          <w:rFonts w:ascii="Arial" w:hAnsi="Arial" w:cs="Arial"/>
          <w:sz w:val="28"/>
          <w:szCs w:val="28"/>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muswe</w:t>
      </w:r>
      <w:proofErr w:type="spellEnd"/>
      <w:r w:rsidRPr="005D2628">
        <w:rPr>
          <w:rFonts w:ascii="Arial" w:hAnsi="Arial" w:cs="Arial"/>
          <w:sz w:val="18"/>
          <w:szCs w:val="18"/>
          <w:lang w:val="x-none"/>
        </w:rPr>
        <w:t xml:space="preserve">.”] </w:t>
      </w:r>
      <w:r>
        <w:rPr>
          <w:rFonts w:ascii="Arial" w:hAnsi="Arial" w:cs="Arial"/>
          <w:sz w:val="28"/>
          <w:szCs w:val="28"/>
          <w:lang w:val="x-none"/>
        </w:rPr>
        <w:t>“</w:t>
      </w:r>
      <w:r>
        <w:rPr>
          <w:rFonts w:ascii="Arial" w:hAnsi="Arial" w:cs="Arial"/>
          <w:sz w:val="28"/>
          <w:szCs w:val="28"/>
        </w:rPr>
        <w:t xml:space="preserve">Always abo…? </w:t>
      </w:r>
      <w:r w:rsidRPr="005D2628">
        <w:rPr>
          <w:rFonts w:ascii="Arial" w:hAnsi="Arial" w:cs="Arial"/>
          <w:sz w:val="18"/>
          <w:szCs w:val="18"/>
          <w:lang w:val="x-none"/>
        </w:rPr>
        <w:t xml:space="preserve">[Congregation says, </w:t>
      </w:r>
      <w:r>
        <w:rPr>
          <w:rFonts w:ascii="Arial" w:hAnsi="Arial" w:cs="Arial"/>
          <w:sz w:val="18"/>
          <w:szCs w:val="18"/>
          <w:lang w:val="x-none"/>
        </w:rPr>
        <w:t>‘above,’</w:t>
      </w:r>
      <w:r w:rsidRPr="005D2628">
        <w:rPr>
          <w:rFonts w:ascii="Arial" w:hAnsi="Arial" w:cs="Arial"/>
          <w:sz w:val="18"/>
          <w:szCs w:val="18"/>
          <w:lang w:val="x-none"/>
        </w:rPr>
        <w:t xml:space="preserve">] </w:t>
      </w:r>
      <w:r>
        <w:rPr>
          <w:rFonts w:ascii="Arial" w:hAnsi="Arial" w:cs="Arial"/>
          <w:sz w:val="28"/>
          <w:szCs w:val="28"/>
        </w:rPr>
        <w:t xml:space="preserve">never </w:t>
      </w:r>
      <w:proofErr w:type="spellStart"/>
      <w:r>
        <w:rPr>
          <w:rFonts w:ascii="Arial" w:hAnsi="Arial" w:cs="Arial"/>
          <w:sz w:val="28"/>
          <w:szCs w:val="28"/>
        </w:rPr>
        <w:t>benea</w:t>
      </w:r>
      <w:proofErr w:type="spellEnd"/>
      <w:r>
        <w:rPr>
          <w:rFonts w:ascii="Arial" w:hAnsi="Arial" w:cs="Arial"/>
          <w:sz w:val="28"/>
          <w:szCs w:val="28"/>
        </w:rPr>
        <w:t xml:space="preserve">…?” </w:t>
      </w:r>
      <w:r w:rsidRPr="005D2628">
        <w:rPr>
          <w:rFonts w:ascii="Arial" w:hAnsi="Arial" w:cs="Arial"/>
          <w:sz w:val="18"/>
          <w:szCs w:val="18"/>
          <w:lang w:val="x-none"/>
        </w:rPr>
        <w:t>[Congregation says, “</w:t>
      </w:r>
      <w:r>
        <w:rPr>
          <w:rFonts w:ascii="Arial" w:hAnsi="Arial" w:cs="Arial"/>
          <w:sz w:val="18"/>
          <w:szCs w:val="18"/>
          <w:lang w:val="x-none"/>
        </w:rPr>
        <w:t>beneath.</w:t>
      </w:r>
      <w:r w:rsidRPr="005D2628">
        <w:rPr>
          <w:rFonts w:ascii="Arial" w:hAnsi="Arial" w:cs="Arial"/>
          <w:sz w:val="18"/>
          <w:szCs w:val="18"/>
          <w:lang w:val="x-none"/>
        </w:rPr>
        <w:t xml:space="preserve">”] </w:t>
      </w:r>
      <w:r>
        <w:rPr>
          <w:rFonts w:ascii="Arial" w:hAnsi="Arial" w:cs="Arial"/>
          <w:sz w:val="28"/>
          <w:szCs w:val="28"/>
        </w:rPr>
        <w:t xml:space="preserve">Thus, says the Scripture! </w:t>
      </w:r>
      <w:r w:rsidRPr="005D2628">
        <w:rPr>
          <w:rFonts w:ascii="Arial" w:hAnsi="Arial" w:cs="Arial"/>
          <w:sz w:val="18"/>
          <w:szCs w:val="18"/>
          <w:lang w:val="x-none"/>
        </w:rPr>
        <w:t>[Congregation says, “Amen</w:t>
      </w:r>
      <w:r>
        <w:rPr>
          <w:rFonts w:ascii="Arial" w:hAnsi="Arial" w:cs="Arial"/>
          <w:sz w:val="18"/>
          <w:szCs w:val="18"/>
          <w:lang w:val="x-none"/>
        </w:rPr>
        <w:t>!</w:t>
      </w:r>
      <w:r w:rsidRPr="005D2628">
        <w:rPr>
          <w:rFonts w:ascii="Arial" w:hAnsi="Arial" w:cs="Arial"/>
          <w:sz w:val="18"/>
          <w:szCs w:val="18"/>
          <w:lang w:val="x-none"/>
        </w:rPr>
        <w:t xml:space="preserve">”] </w:t>
      </w:r>
    </w:p>
    <w:p w:rsidR="00E04253" w:rsidP="00E04253" w:rsidRDefault="00E04253" w14:paraId="715378E5" w14:textId="77777777">
      <w:pPr>
        <w:jc w:val="both"/>
        <w:rPr>
          <w:rFonts w:ascii="Arial" w:hAnsi="Arial" w:cs="Arial"/>
          <w:sz w:val="28"/>
          <w:szCs w:val="28"/>
        </w:rPr>
      </w:pPr>
      <w:r>
        <w:rPr>
          <w:rFonts w:ascii="Arial" w:hAnsi="Arial" w:cs="Arial"/>
          <w:sz w:val="28"/>
          <w:szCs w:val="28"/>
          <w:vertAlign w:val="superscript"/>
        </w:rPr>
        <w:t xml:space="preserve">288 </w:t>
      </w:r>
      <w:proofErr w:type="spellStart"/>
      <w:r>
        <w:rPr>
          <w:rFonts w:ascii="Arial" w:hAnsi="Arial" w:cs="Arial"/>
          <w:sz w:val="28"/>
          <w:szCs w:val="28"/>
        </w:rPr>
        <w:t>Ndosaka</w:t>
      </w:r>
      <w:proofErr w:type="spellEnd"/>
      <w:r>
        <w:rPr>
          <w:rFonts w:ascii="Arial" w:hAnsi="Arial" w:cs="Arial"/>
          <w:sz w:val="28"/>
          <w:szCs w:val="28"/>
        </w:rPr>
        <w:t xml:space="preserve">, </w:t>
      </w:r>
      <w:proofErr w:type="spellStart"/>
      <w:r>
        <w:rPr>
          <w:rFonts w:ascii="Arial" w:hAnsi="Arial" w:cs="Arial"/>
          <w:sz w:val="28"/>
          <w:szCs w:val="28"/>
        </w:rPr>
        <w:t>ini</w:t>
      </w:r>
      <w:proofErr w:type="spellEnd"/>
      <w:r>
        <w:rPr>
          <w:rFonts w:ascii="Arial" w:hAnsi="Arial" w:cs="Arial"/>
          <w:sz w:val="28"/>
          <w:szCs w:val="28"/>
        </w:rPr>
        <w:t xml:space="preserve"> </w:t>
      </w:r>
      <w:proofErr w:type="spellStart"/>
      <w:r>
        <w:rPr>
          <w:rFonts w:ascii="Arial" w:hAnsi="Arial" w:cs="Arial"/>
          <w:sz w:val="28"/>
          <w:szCs w:val="28"/>
        </w:rPr>
        <w:t>ndinofara</w:t>
      </w:r>
      <w:proofErr w:type="spellEnd"/>
      <w:r>
        <w:rPr>
          <w:rFonts w:ascii="Arial" w:hAnsi="Arial" w:cs="Arial"/>
          <w:sz w:val="28"/>
          <w:szCs w:val="28"/>
        </w:rPr>
        <w:t xml:space="preserve"> </w:t>
      </w:r>
      <w:proofErr w:type="spellStart"/>
      <w:r>
        <w:rPr>
          <w:rFonts w:ascii="Arial" w:hAnsi="Arial" w:cs="Arial"/>
          <w:sz w:val="28"/>
          <w:szCs w:val="28"/>
        </w:rPr>
        <w:t>kuparidza</w:t>
      </w:r>
      <w:proofErr w:type="spellEnd"/>
      <w:r>
        <w:rPr>
          <w:rFonts w:ascii="Arial" w:hAnsi="Arial" w:cs="Arial"/>
          <w:sz w:val="28"/>
          <w:szCs w:val="28"/>
        </w:rPr>
        <w:t xml:space="preserve"> because, I saw these things happen </w:t>
      </w:r>
      <w:proofErr w:type="spellStart"/>
      <w:r>
        <w:rPr>
          <w:rFonts w:ascii="Arial" w:hAnsi="Arial" w:cs="Arial"/>
          <w:sz w:val="28"/>
          <w:szCs w:val="28"/>
        </w:rPr>
        <w:t>muhupenyu</w:t>
      </w:r>
      <w:proofErr w:type="spellEnd"/>
      <w:r>
        <w:rPr>
          <w:rFonts w:ascii="Arial" w:hAnsi="Arial" w:cs="Arial"/>
          <w:sz w:val="28"/>
          <w:szCs w:val="28"/>
        </w:rPr>
        <w:t xml:space="preserve"> </w:t>
      </w:r>
      <w:proofErr w:type="spellStart"/>
      <w:r>
        <w:rPr>
          <w:rFonts w:ascii="Arial" w:hAnsi="Arial" w:cs="Arial"/>
          <w:sz w:val="28"/>
          <w:szCs w:val="28"/>
        </w:rPr>
        <w:t>hwangu</w:t>
      </w:r>
      <w:proofErr w:type="spellEnd"/>
      <w:r>
        <w:rPr>
          <w:rFonts w:ascii="Arial" w:hAnsi="Arial" w:cs="Arial"/>
          <w:sz w:val="28"/>
          <w:szCs w:val="28"/>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r>
        <w:rPr>
          <w:rFonts w:ascii="Arial" w:hAnsi="Arial" w:cs="Arial"/>
          <w:sz w:val="28"/>
          <w:szCs w:val="28"/>
        </w:rPr>
        <w:t xml:space="preserve">Inini </w:t>
      </w:r>
      <w:proofErr w:type="spellStart"/>
      <w:r>
        <w:rPr>
          <w:rFonts w:ascii="Arial" w:hAnsi="Arial" w:cs="Arial"/>
          <w:sz w:val="28"/>
          <w:szCs w:val="28"/>
        </w:rPr>
        <w:t>dai</w:t>
      </w:r>
      <w:proofErr w:type="spellEnd"/>
      <w:r>
        <w:rPr>
          <w:rFonts w:ascii="Arial" w:hAnsi="Arial" w:cs="Arial"/>
          <w:sz w:val="28"/>
          <w:szCs w:val="28"/>
        </w:rPr>
        <w:t xml:space="preserve"> </w:t>
      </w:r>
      <w:proofErr w:type="spellStart"/>
      <w:r>
        <w:rPr>
          <w:rFonts w:ascii="Arial" w:hAnsi="Arial" w:cs="Arial"/>
          <w:sz w:val="28"/>
          <w:szCs w:val="28"/>
        </w:rPr>
        <w:t>ndakanga</w:t>
      </w:r>
      <w:proofErr w:type="spellEnd"/>
      <w:r>
        <w:rPr>
          <w:rFonts w:ascii="Arial" w:hAnsi="Arial" w:cs="Arial"/>
          <w:sz w:val="28"/>
          <w:szCs w:val="28"/>
        </w:rPr>
        <w:t xml:space="preserve"> </w:t>
      </w:r>
      <w:proofErr w:type="spellStart"/>
      <w:r>
        <w:rPr>
          <w:rFonts w:ascii="Arial" w:hAnsi="Arial" w:cs="Arial"/>
          <w:sz w:val="28"/>
          <w:szCs w:val="28"/>
        </w:rPr>
        <w:t>ndisina</w:t>
      </w:r>
      <w:proofErr w:type="spellEnd"/>
      <w:r>
        <w:rPr>
          <w:rFonts w:ascii="Arial" w:hAnsi="Arial" w:cs="Arial"/>
          <w:sz w:val="28"/>
          <w:szCs w:val="28"/>
        </w:rPr>
        <w:t xml:space="preserve"> Mwari, </w:t>
      </w:r>
      <w:proofErr w:type="spellStart"/>
      <w:r>
        <w:rPr>
          <w:rFonts w:ascii="Arial" w:hAnsi="Arial" w:cs="Arial"/>
          <w:sz w:val="28"/>
          <w:szCs w:val="28"/>
        </w:rPr>
        <w:t>handifungi</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 xml:space="preserve"> kana </w:t>
      </w:r>
      <w:proofErr w:type="spellStart"/>
      <w:r>
        <w:rPr>
          <w:rFonts w:ascii="Arial" w:hAnsi="Arial" w:cs="Arial"/>
          <w:sz w:val="28"/>
          <w:szCs w:val="28"/>
        </w:rPr>
        <w:t>mudzimai</w:t>
      </w:r>
      <w:proofErr w:type="spellEnd"/>
      <w:r>
        <w:rPr>
          <w:rFonts w:ascii="Arial" w:hAnsi="Arial" w:cs="Arial"/>
          <w:sz w:val="28"/>
          <w:szCs w:val="28"/>
        </w:rPr>
        <w:t xml:space="preserve"> kana </w:t>
      </w:r>
      <w:proofErr w:type="spellStart"/>
      <w:r>
        <w:rPr>
          <w:rFonts w:ascii="Arial" w:hAnsi="Arial" w:cs="Arial"/>
          <w:sz w:val="28"/>
          <w:szCs w:val="28"/>
        </w:rPr>
        <w:t>hwani</w:t>
      </w:r>
      <w:proofErr w:type="spellEnd"/>
      <w:r>
        <w:rPr>
          <w:rFonts w:ascii="Arial" w:hAnsi="Arial" w:cs="Arial"/>
          <w:sz w:val="28"/>
          <w:szCs w:val="28"/>
        </w:rPr>
        <w:t xml:space="preserve"> </w:t>
      </w:r>
      <w:proofErr w:type="spellStart"/>
      <w:r>
        <w:rPr>
          <w:rFonts w:ascii="Arial" w:hAnsi="Arial" w:cs="Arial"/>
          <w:sz w:val="28"/>
          <w:szCs w:val="28"/>
        </w:rPr>
        <w:t>ndingadei</w:t>
      </w:r>
      <w:proofErr w:type="spellEnd"/>
      <w:r>
        <w:rPr>
          <w:rFonts w:ascii="Arial" w:hAnsi="Arial" w:cs="Arial"/>
          <w:sz w:val="28"/>
          <w:szCs w:val="28"/>
        </w:rPr>
        <w:t xml:space="preserve"> </w:t>
      </w:r>
      <w:proofErr w:type="spellStart"/>
      <w:r>
        <w:rPr>
          <w:rFonts w:ascii="Arial" w:hAnsi="Arial" w:cs="Arial"/>
          <w:sz w:val="28"/>
          <w:szCs w:val="28"/>
        </w:rPr>
        <w:t>ndakasara</w:t>
      </w:r>
      <w:proofErr w:type="spellEnd"/>
      <w:r>
        <w:rPr>
          <w:rFonts w:ascii="Arial" w:hAnsi="Arial" w:cs="Arial"/>
          <w:sz w:val="28"/>
          <w:szCs w:val="28"/>
        </w:rPr>
        <w:t xml:space="preserve"> </w:t>
      </w:r>
      <w:proofErr w:type="spellStart"/>
      <w:r>
        <w:rPr>
          <w:rFonts w:ascii="Arial" w:hAnsi="Arial" w:cs="Arial"/>
          <w:sz w:val="28"/>
          <w:szCs w:val="28"/>
        </w:rPr>
        <w:t>naye</w:t>
      </w:r>
      <w:proofErr w:type="spellEnd"/>
      <w:r>
        <w:rPr>
          <w:rFonts w:ascii="Arial" w:hAnsi="Arial" w:cs="Arial"/>
          <w:sz w:val="28"/>
          <w:szCs w:val="28"/>
        </w:rPr>
        <w:t xml:space="preserve">. </w:t>
      </w:r>
      <w:proofErr w:type="spellStart"/>
      <w:r>
        <w:rPr>
          <w:rFonts w:ascii="Arial" w:hAnsi="Arial" w:cs="Arial"/>
          <w:sz w:val="28"/>
          <w:szCs w:val="28"/>
        </w:rPr>
        <w:t>Ndaitizwa</w:t>
      </w:r>
      <w:proofErr w:type="spellEnd"/>
      <w:r>
        <w:rPr>
          <w:rFonts w:ascii="Arial" w:hAnsi="Arial" w:cs="Arial"/>
          <w:sz w:val="28"/>
          <w:szCs w:val="28"/>
        </w:rPr>
        <w:t xml:space="preserve"> </w:t>
      </w:r>
      <w:proofErr w:type="spellStart"/>
      <w:r>
        <w:rPr>
          <w:rFonts w:ascii="Arial" w:hAnsi="Arial" w:cs="Arial"/>
          <w:sz w:val="28"/>
          <w:szCs w:val="28"/>
        </w:rPr>
        <w:t>naMai</w:t>
      </w:r>
      <w:proofErr w:type="spellEnd"/>
      <w:r>
        <w:rPr>
          <w:rFonts w:ascii="Arial" w:hAnsi="Arial" w:cs="Arial"/>
          <w:sz w:val="28"/>
          <w:szCs w:val="28"/>
        </w:rPr>
        <w:t xml:space="preserve"> </w:t>
      </w:r>
      <w:proofErr w:type="spellStart"/>
      <w:r>
        <w:rPr>
          <w:rFonts w:ascii="Arial" w:hAnsi="Arial" w:cs="Arial"/>
          <w:sz w:val="28"/>
          <w:szCs w:val="28"/>
        </w:rPr>
        <w:t>Shiphra</w:t>
      </w:r>
      <w:proofErr w:type="spellEnd"/>
      <w:r>
        <w:rPr>
          <w:rFonts w:ascii="Arial" w:hAnsi="Arial" w:cs="Arial"/>
          <w:sz w:val="28"/>
          <w:szCs w:val="28"/>
        </w:rPr>
        <w:t xml:space="preserve"> </w:t>
      </w:r>
      <w:proofErr w:type="spellStart"/>
      <w:r>
        <w:rPr>
          <w:rFonts w:ascii="Arial" w:hAnsi="Arial" w:cs="Arial"/>
          <w:sz w:val="28"/>
          <w:szCs w:val="28"/>
        </w:rPr>
        <w:t>chaivo</w:t>
      </w:r>
      <w:proofErr w:type="spellEnd"/>
      <w:r>
        <w:rPr>
          <w:rFonts w:ascii="Arial" w:hAnsi="Arial" w:cs="Arial"/>
          <w:sz w:val="28"/>
          <w:szCs w:val="28"/>
        </w:rPr>
        <w:t xml:space="preserve"> ava, </w:t>
      </w:r>
      <w:proofErr w:type="spellStart"/>
      <w:r>
        <w:rPr>
          <w:rFonts w:ascii="Arial" w:hAnsi="Arial" w:cs="Arial"/>
          <w:sz w:val="28"/>
          <w:szCs w:val="28"/>
        </w:rPr>
        <w:t>nokuti</w:t>
      </w:r>
      <w:proofErr w:type="spellEnd"/>
      <w:r>
        <w:rPr>
          <w:rFonts w:ascii="Arial" w:hAnsi="Arial" w:cs="Arial"/>
          <w:sz w:val="28"/>
          <w:szCs w:val="28"/>
        </w:rPr>
        <w:t xml:space="preserve"> </w:t>
      </w:r>
      <w:proofErr w:type="spellStart"/>
      <w:r>
        <w:rPr>
          <w:rFonts w:ascii="Arial" w:hAnsi="Arial" w:cs="Arial"/>
          <w:sz w:val="28"/>
          <w:szCs w:val="28"/>
        </w:rPr>
        <w:t>zvinhu</w:t>
      </w:r>
      <w:proofErr w:type="spellEnd"/>
      <w:r>
        <w:rPr>
          <w:rFonts w:ascii="Arial" w:hAnsi="Arial" w:cs="Arial"/>
          <w:sz w:val="28"/>
          <w:szCs w:val="28"/>
        </w:rPr>
        <w:t xml:space="preserve"> </w:t>
      </w:r>
      <w:proofErr w:type="spellStart"/>
      <w:r>
        <w:rPr>
          <w:rFonts w:ascii="Arial" w:hAnsi="Arial" w:cs="Arial"/>
          <w:sz w:val="28"/>
          <w:szCs w:val="28"/>
        </w:rPr>
        <w:t>muhupenyu</w:t>
      </w:r>
      <w:proofErr w:type="spellEnd"/>
      <w:r>
        <w:rPr>
          <w:rFonts w:ascii="Arial" w:hAnsi="Arial" w:cs="Arial"/>
          <w:sz w:val="28"/>
          <w:szCs w:val="28"/>
        </w:rPr>
        <w:t xml:space="preserve"> </w:t>
      </w:r>
      <w:proofErr w:type="spellStart"/>
      <w:r>
        <w:rPr>
          <w:rFonts w:ascii="Arial" w:hAnsi="Arial" w:cs="Arial"/>
          <w:sz w:val="28"/>
          <w:szCs w:val="28"/>
        </w:rPr>
        <w:t>hwangu</w:t>
      </w:r>
      <w:proofErr w:type="spellEnd"/>
      <w:r>
        <w:rPr>
          <w:rFonts w:ascii="Arial" w:hAnsi="Arial" w:cs="Arial"/>
          <w:sz w:val="28"/>
          <w:szCs w:val="28"/>
        </w:rPr>
        <w:t xml:space="preserve"> </w:t>
      </w:r>
      <w:proofErr w:type="spellStart"/>
      <w:r>
        <w:rPr>
          <w:rFonts w:ascii="Arial" w:hAnsi="Arial" w:cs="Arial"/>
          <w:sz w:val="28"/>
          <w:szCs w:val="28"/>
        </w:rPr>
        <w:t>zvaimbomuka</w:t>
      </w:r>
      <w:proofErr w:type="spellEnd"/>
      <w:r>
        <w:rPr>
          <w:rFonts w:ascii="Arial" w:hAnsi="Arial" w:cs="Arial"/>
          <w:sz w:val="28"/>
          <w:szCs w:val="28"/>
        </w:rPr>
        <w:t xml:space="preserve">, “But the Angel that has delivered me out of all the evil...!” </w:t>
      </w:r>
      <w:r w:rsidRPr="005D2628">
        <w:rPr>
          <w:rFonts w:ascii="Arial" w:hAnsi="Arial" w:cs="Arial"/>
          <w:sz w:val="18"/>
          <w:szCs w:val="18"/>
          <w:lang w:val="x-none"/>
        </w:rPr>
        <w:t xml:space="preserve">[Congregation says, “Amen.”] </w:t>
      </w:r>
      <w:r>
        <w:rPr>
          <w:rFonts w:ascii="Arial" w:hAnsi="Arial" w:cs="Arial"/>
          <w:sz w:val="28"/>
          <w:szCs w:val="28"/>
        </w:rPr>
        <w:t>Heh?!</w:t>
      </w:r>
    </w:p>
    <w:p w:rsidR="00E04253" w:rsidP="00E04253" w:rsidRDefault="00E04253" w14:paraId="2A51D8B0" w14:textId="77777777">
      <w:pPr>
        <w:jc w:val="both"/>
        <w:rPr>
          <w:rFonts w:ascii="Arial" w:hAnsi="Arial" w:cs="Arial"/>
          <w:sz w:val="28"/>
          <w:szCs w:val="28"/>
        </w:rPr>
      </w:pPr>
      <w:r>
        <w:rPr>
          <w:rFonts w:ascii="Arial" w:hAnsi="Arial" w:cs="Arial"/>
          <w:sz w:val="28"/>
          <w:szCs w:val="28"/>
          <w:vertAlign w:val="superscript"/>
        </w:rPr>
        <w:t xml:space="preserve">289 </w:t>
      </w:r>
      <w:proofErr w:type="spellStart"/>
      <w:r>
        <w:rPr>
          <w:rFonts w:ascii="Arial" w:hAnsi="Arial" w:cs="Arial"/>
          <w:sz w:val="28"/>
          <w:szCs w:val="28"/>
        </w:rPr>
        <w:t>Tikatanga</w:t>
      </w:r>
      <w:proofErr w:type="spellEnd"/>
      <w:r>
        <w:rPr>
          <w:rFonts w:ascii="Arial" w:hAnsi="Arial" w:cs="Arial"/>
          <w:sz w:val="28"/>
          <w:szCs w:val="28"/>
        </w:rPr>
        <w:t xml:space="preserve"> </w:t>
      </w:r>
      <w:proofErr w:type="spellStart"/>
      <w:r>
        <w:rPr>
          <w:rFonts w:ascii="Arial" w:hAnsi="Arial" w:cs="Arial"/>
          <w:sz w:val="28"/>
          <w:szCs w:val="28"/>
        </w:rPr>
        <w:t>kuti</w:t>
      </w:r>
      <w:proofErr w:type="spellEnd"/>
      <w:r>
        <w:rPr>
          <w:rFonts w:ascii="Arial" w:hAnsi="Arial" w:cs="Arial"/>
          <w:sz w:val="28"/>
          <w:szCs w:val="28"/>
        </w:rPr>
        <w:t>;</w:t>
      </w:r>
    </w:p>
    <w:p w:rsidRPr="00C14A1A" w:rsidR="00E04253" w:rsidP="00E04253" w:rsidRDefault="00E04253" w14:paraId="20F29635" w14:textId="77777777">
      <w:pPr>
        <w:jc w:val="center"/>
        <w:rPr>
          <w:rFonts w:ascii="Arial" w:hAnsi="Arial" w:cs="Arial"/>
          <w:i/>
          <w:iCs/>
          <w:sz w:val="28"/>
          <w:szCs w:val="28"/>
        </w:rPr>
      </w:pPr>
      <w:proofErr w:type="spellStart"/>
      <w:r w:rsidRPr="00C14A1A">
        <w:rPr>
          <w:rFonts w:ascii="Arial" w:hAnsi="Arial" w:cs="Arial"/>
          <w:i/>
          <w:iCs/>
          <w:sz w:val="28"/>
          <w:szCs w:val="28"/>
        </w:rPr>
        <w:t>Tauya</w:t>
      </w:r>
      <w:proofErr w:type="spellEnd"/>
      <w:r w:rsidRPr="00C14A1A">
        <w:rPr>
          <w:rFonts w:ascii="Arial" w:hAnsi="Arial" w:cs="Arial"/>
          <w:i/>
          <w:iCs/>
          <w:sz w:val="28"/>
          <w:szCs w:val="28"/>
        </w:rPr>
        <w:t xml:space="preserve"> </w:t>
      </w:r>
      <w:proofErr w:type="spellStart"/>
      <w:r w:rsidRPr="00C14A1A">
        <w:rPr>
          <w:rFonts w:ascii="Arial" w:hAnsi="Arial" w:cs="Arial"/>
          <w:i/>
          <w:iCs/>
          <w:sz w:val="28"/>
          <w:szCs w:val="28"/>
        </w:rPr>
        <w:t>kuzomutenda</w:t>
      </w:r>
      <w:proofErr w:type="spellEnd"/>
      <w:r>
        <w:rPr>
          <w:rFonts w:ascii="Arial" w:hAnsi="Arial" w:cs="Arial"/>
          <w:i/>
          <w:iCs/>
          <w:sz w:val="28"/>
          <w:szCs w:val="28"/>
        </w:rPr>
        <w:t>,</w:t>
      </w:r>
    </w:p>
    <w:p w:rsidRPr="00C14A1A" w:rsidR="00E04253" w:rsidP="00E04253" w:rsidRDefault="00E04253" w14:paraId="1579208F" w14:textId="77777777">
      <w:pPr>
        <w:jc w:val="center"/>
        <w:rPr>
          <w:rFonts w:ascii="Arial" w:hAnsi="Arial" w:cs="Arial"/>
          <w:i/>
          <w:iCs/>
          <w:sz w:val="28"/>
          <w:szCs w:val="28"/>
        </w:rPr>
      </w:pPr>
      <w:proofErr w:type="spellStart"/>
      <w:r w:rsidRPr="00C14A1A">
        <w:rPr>
          <w:rFonts w:ascii="Arial" w:hAnsi="Arial" w:cs="Arial"/>
          <w:i/>
          <w:iCs/>
          <w:sz w:val="28"/>
          <w:szCs w:val="28"/>
        </w:rPr>
        <w:t>Haa</w:t>
      </w:r>
      <w:proofErr w:type="spellEnd"/>
      <w:r w:rsidRPr="00C14A1A">
        <w:rPr>
          <w:rFonts w:ascii="Arial" w:hAnsi="Arial" w:cs="Arial"/>
          <w:i/>
          <w:iCs/>
          <w:sz w:val="28"/>
          <w:szCs w:val="28"/>
        </w:rPr>
        <w:t xml:space="preserve">, </w:t>
      </w:r>
      <w:proofErr w:type="spellStart"/>
      <w:r w:rsidRPr="00C14A1A">
        <w:rPr>
          <w:rFonts w:ascii="Arial" w:hAnsi="Arial" w:cs="Arial"/>
          <w:i/>
          <w:iCs/>
          <w:sz w:val="28"/>
          <w:szCs w:val="28"/>
        </w:rPr>
        <w:t>tauya</w:t>
      </w:r>
      <w:proofErr w:type="spellEnd"/>
      <w:r w:rsidRPr="00C14A1A">
        <w:rPr>
          <w:rFonts w:ascii="Arial" w:hAnsi="Arial" w:cs="Arial"/>
          <w:i/>
          <w:iCs/>
          <w:sz w:val="28"/>
          <w:szCs w:val="28"/>
        </w:rPr>
        <w:t xml:space="preserve"> </w:t>
      </w:r>
      <w:proofErr w:type="spellStart"/>
      <w:r w:rsidRPr="00C14A1A">
        <w:rPr>
          <w:rFonts w:ascii="Arial" w:hAnsi="Arial" w:cs="Arial"/>
          <w:i/>
          <w:iCs/>
          <w:sz w:val="28"/>
          <w:szCs w:val="28"/>
        </w:rPr>
        <w:t>kuzomutenda</w:t>
      </w:r>
      <w:proofErr w:type="spellEnd"/>
      <w:r w:rsidRPr="00C14A1A">
        <w:rPr>
          <w:rFonts w:ascii="Arial" w:hAnsi="Arial" w:cs="Arial"/>
          <w:i/>
          <w:iCs/>
          <w:sz w:val="28"/>
          <w:szCs w:val="28"/>
        </w:rPr>
        <w:t>.</w:t>
      </w:r>
    </w:p>
    <w:p w:rsidRPr="00C14A1A" w:rsidR="00E04253" w:rsidP="00E04253" w:rsidRDefault="00E04253" w14:paraId="62E2D55B" w14:textId="77777777">
      <w:pPr>
        <w:jc w:val="center"/>
        <w:rPr>
          <w:rFonts w:ascii="Arial" w:hAnsi="Arial" w:cs="Arial"/>
          <w:i/>
          <w:iCs/>
          <w:sz w:val="28"/>
          <w:szCs w:val="28"/>
        </w:rPr>
      </w:pPr>
      <w:r>
        <w:rPr>
          <w:rFonts w:ascii="Arial" w:hAnsi="Arial" w:cs="Arial"/>
          <w:i/>
          <w:iCs/>
          <w:sz w:val="28"/>
          <w:szCs w:val="28"/>
        </w:rPr>
        <w:t>(</w:t>
      </w:r>
      <w:r w:rsidRPr="00C14A1A">
        <w:rPr>
          <w:rFonts w:ascii="Arial" w:hAnsi="Arial" w:cs="Arial"/>
          <w:i/>
          <w:iCs/>
          <w:sz w:val="28"/>
          <w:szCs w:val="28"/>
        </w:rPr>
        <w:t xml:space="preserve">Mwari </w:t>
      </w:r>
      <w:proofErr w:type="spellStart"/>
      <w:r w:rsidRPr="00C14A1A">
        <w:rPr>
          <w:rFonts w:ascii="Arial" w:hAnsi="Arial" w:cs="Arial"/>
          <w:i/>
          <w:iCs/>
          <w:sz w:val="28"/>
          <w:szCs w:val="28"/>
        </w:rPr>
        <w:t>wegohwo</w:t>
      </w:r>
      <w:proofErr w:type="spellEnd"/>
      <w:r>
        <w:rPr>
          <w:rFonts w:ascii="Arial" w:hAnsi="Arial" w:cs="Arial"/>
          <w:i/>
          <w:iCs/>
          <w:sz w:val="28"/>
          <w:szCs w:val="28"/>
        </w:rPr>
        <w:t>)</w:t>
      </w:r>
      <w:r w:rsidRPr="00C14A1A">
        <w:rPr>
          <w:rFonts w:ascii="Arial" w:hAnsi="Arial" w:cs="Arial"/>
          <w:i/>
          <w:iCs/>
          <w:sz w:val="28"/>
          <w:szCs w:val="28"/>
        </w:rPr>
        <w:t xml:space="preserve">, </w:t>
      </w:r>
      <w:proofErr w:type="spellStart"/>
      <w:r w:rsidRPr="00C14A1A">
        <w:rPr>
          <w:rFonts w:ascii="Arial" w:hAnsi="Arial" w:cs="Arial"/>
          <w:i/>
          <w:iCs/>
          <w:sz w:val="28"/>
          <w:szCs w:val="28"/>
        </w:rPr>
        <w:t>tauya</w:t>
      </w:r>
      <w:proofErr w:type="spellEnd"/>
      <w:r w:rsidRPr="00C14A1A">
        <w:rPr>
          <w:rFonts w:ascii="Arial" w:hAnsi="Arial" w:cs="Arial"/>
          <w:i/>
          <w:iCs/>
          <w:sz w:val="28"/>
          <w:szCs w:val="28"/>
        </w:rPr>
        <w:t xml:space="preserve"> </w:t>
      </w:r>
      <w:proofErr w:type="spellStart"/>
      <w:r w:rsidRPr="00C14A1A">
        <w:rPr>
          <w:rFonts w:ascii="Arial" w:hAnsi="Arial" w:cs="Arial"/>
          <w:i/>
          <w:iCs/>
          <w:sz w:val="28"/>
          <w:szCs w:val="28"/>
        </w:rPr>
        <w:t>kuzomutenda</w:t>
      </w:r>
      <w:proofErr w:type="spellEnd"/>
      <w:r w:rsidRPr="00C14A1A">
        <w:rPr>
          <w:rFonts w:ascii="Arial" w:hAnsi="Arial" w:cs="Arial"/>
          <w:i/>
          <w:iCs/>
          <w:sz w:val="28"/>
          <w:szCs w:val="28"/>
        </w:rPr>
        <w:t>,</w:t>
      </w:r>
    </w:p>
    <w:p w:rsidRPr="00C14A1A" w:rsidR="00E04253" w:rsidP="00E04253" w:rsidRDefault="00E04253" w14:paraId="331FE1DF" w14:textId="77777777">
      <w:pPr>
        <w:jc w:val="center"/>
        <w:rPr>
          <w:rFonts w:ascii="Arial" w:hAnsi="Arial" w:cs="Arial"/>
          <w:i/>
          <w:iCs/>
          <w:sz w:val="28"/>
          <w:szCs w:val="28"/>
        </w:rPr>
      </w:pPr>
      <w:proofErr w:type="spellStart"/>
      <w:r w:rsidRPr="00C14A1A">
        <w:rPr>
          <w:rFonts w:ascii="Arial" w:hAnsi="Arial" w:cs="Arial"/>
          <w:i/>
          <w:iCs/>
          <w:sz w:val="28"/>
          <w:szCs w:val="28"/>
        </w:rPr>
        <w:t>Haa</w:t>
      </w:r>
      <w:proofErr w:type="spellEnd"/>
      <w:r w:rsidRPr="00C14A1A">
        <w:rPr>
          <w:rFonts w:ascii="Arial" w:hAnsi="Arial" w:cs="Arial"/>
          <w:i/>
          <w:iCs/>
          <w:sz w:val="28"/>
          <w:szCs w:val="28"/>
        </w:rPr>
        <w:t xml:space="preserve">, </w:t>
      </w:r>
      <w:proofErr w:type="spellStart"/>
      <w:r w:rsidRPr="00C14A1A">
        <w:rPr>
          <w:rFonts w:ascii="Arial" w:hAnsi="Arial" w:cs="Arial"/>
          <w:i/>
          <w:iCs/>
          <w:sz w:val="28"/>
          <w:szCs w:val="28"/>
        </w:rPr>
        <w:t>tauya</w:t>
      </w:r>
      <w:proofErr w:type="spellEnd"/>
      <w:r w:rsidRPr="00C14A1A">
        <w:rPr>
          <w:rFonts w:ascii="Arial" w:hAnsi="Arial" w:cs="Arial"/>
          <w:i/>
          <w:iCs/>
          <w:sz w:val="28"/>
          <w:szCs w:val="28"/>
        </w:rPr>
        <w:t xml:space="preserve"> </w:t>
      </w:r>
      <w:proofErr w:type="spellStart"/>
      <w:r w:rsidRPr="00C14A1A">
        <w:rPr>
          <w:rFonts w:ascii="Arial" w:hAnsi="Arial" w:cs="Arial"/>
          <w:i/>
          <w:iCs/>
          <w:sz w:val="28"/>
          <w:szCs w:val="28"/>
        </w:rPr>
        <w:t>kuzomutenda</w:t>
      </w:r>
      <w:proofErr w:type="spellEnd"/>
      <w:r w:rsidRPr="00C14A1A">
        <w:rPr>
          <w:rFonts w:ascii="Arial" w:hAnsi="Arial" w:cs="Arial"/>
          <w:i/>
          <w:iCs/>
          <w:sz w:val="28"/>
          <w:szCs w:val="28"/>
        </w:rPr>
        <w:t>.</w:t>
      </w:r>
    </w:p>
    <w:p w:rsidRPr="00961429" w:rsidR="00E04253" w:rsidP="00E04253" w:rsidRDefault="00E04253" w14:paraId="6928EB5F" w14:textId="77777777">
      <w:pPr>
        <w:jc w:val="center"/>
        <w:rPr>
          <w:rFonts w:ascii="Arial" w:hAnsi="Arial" w:cs="Arial"/>
          <w:i/>
          <w:iCs/>
          <w:sz w:val="28"/>
          <w:szCs w:val="28"/>
        </w:rPr>
      </w:pPr>
      <w:r>
        <w:rPr>
          <w:rFonts w:ascii="Arial" w:hAnsi="Arial" w:cs="Arial"/>
          <w:i/>
          <w:iCs/>
          <w:sz w:val="28"/>
          <w:szCs w:val="28"/>
        </w:rPr>
        <w:t>(</w:t>
      </w:r>
      <w:r w:rsidRPr="00C14A1A">
        <w:rPr>
          <w:rFonts w:ascii="Arial" w:hAnsi="Arial" w:cs="Arial"/>
          <w:i/>
          <w:iCs/>
          <w:sz w:val="28"/>
          <w:szCs w:val="28"/>
        </w:rPr>
        <w:t xml:space="preserve">Mwari </w:t>
      </w:r>
      <w:proofErr w:type="spellStart"/>
      <w:r w:rsidRPr="00C14A1A">
        <w:rPr>
          <w:rFonts w:ascii="Arial" w:hAnsi="Arial" w:cs="Arial"/>
          <w:i/>
          <w:iCs/>
          <w:sz w:val="28"/>
          <w:szCs w:val="28"/>
        </w:rPr>
        <w:t>weBarika</w:t>
      </w:r>
      <w:proofErr w:type="spellEnd"/>
      <w:r>
        <w:rPr>
          <w:rFonts w:ascii="Arial" w:hAnsi="Arial" w:cs="Arial"/>
          <w:i/>
          <w:iCs/>
          <w:sz w:val="28"/>
          <w:szCs w:val="28"/>
        </w:rPr>
        <w:t>)</w:t>
      </w:r>
      <w:r w:rsidRPr="00C14A1A">
        <w:rPr>
          <w:rFonts w:ascii="Arial" w:hAnsi="Arial" w:cs="Arial"/>
          <w:i/>
          <w:iCs/>
          <w:sz w:val="28"/>
          <w:szCs w:val="28"/>
        </w:rPr>
        <w:t xml:space="preserve">, </w:t>
      </w:r>
      <w:proofErr w:type="spellStart"/>
      <w:r w:rsidRPr="00961429">
        <w:rPr>
          <w:rFonts w:ascii="Arial" w:hAnsi="Arial" w:cs="Arial"/>
          <w:i/>
          <w:iCs/>
          <w:sz w:val="28"/>
          <w:szCs w:val="28"/>
        </w:rPr>
        <w:t>tauya</w:t>
      </w:r>
      <w:proofErr w:type="spellEnd"/>
      <w:r w:rsidRPr="00961429">
        <w:rPr>
          <w:rFonts w:ascii="Arial" w:hAnsi="Arial" w:cs="Arial"/>
          <w:i/>
          <w:iCs/>
          <w:sz w:val="28"/>
          <w:szCs w:val="28"/>
        </w:rPr>
        <w:t xml:space="preserve"> </w:t>
      </w:r>
      <w:proofErr w:type="spellStart"/>
      <w:r w:rsidRPr="00961429">
        <w:rPr>
          <w:rFonts w:ascii="Arial" w:hAnsi="Arial" w:cs="Arial"/>
          <w:i/>
          <w:iCs/>
          <w:sz w:val="28"/>
          <w:szCs w:val="28"/>
        </w:rPr>
        <w:t>ku</w:t>
      </w:r>
      <w:r>
        <w:rPr>
          <w:rFonts w:ascii="Arial" w:hAnsi="Arial" w:cs="Arial"/>
          <w:i/>
          <w:iCs/>
          <w:sz w:val="28"/>
          <w:szCs w:val="28"/>
        </w:rPr>
        <w:t>z</w:t>
      </w:r>
      <w:r w:rsidRPr="00961429">
        <w:rPr>
          <w:rFonts w:ascii="Arial" w:hAnsi="Arial" w:cs="Arial"/>
          <w:i/>
          <w:iCs/>
          <w:sz w:val="28"/>
          <w:szCs w:val="28"/>
        </w:rPr>
        <w:t>omutenda</w:t>
      </w:r>
      <w:proofErr w:type="spellEnd"/>
      <w:r w:rsidRPr="00961429">
        <w:rPr>
          <w:rFonts w:ascii="Arial" w:hAnsi="Arial" w:cs="Arial"/>
          <w:i/>
          <w:iCs/>
          <w:sz w:val="28"/>
          <w:szCs w:val="28"/>
        </w:rPr>
        <w:t>.</w:t>
      </w:r>
    </w:p>
    <w:p w:rsidRPr="00961429" w:rsidR="00E04253" w:rsidP="00E04253" w:rsidRDefault="00E04253" w14:paraId="61DA80AA" w14:textId="77777777">
      <w:pPr>
        <w:jc w:val="center"/>
        <w:rPr>
          <w:rFonts w:ascii="Arial" w:hAnsi="Arial" w:cs="Arial"/>
          <w:i/>
          <w:iCs/>
          <w:sz w:val="28"/>
          <w:szCs w:val="28"/>
        </w:rPr>
      </w:pPr>
      <w:proofErr w:type="spellStart"/>
      <w:r w:rsidRPr="00961429">
        <w:rPr>
          <w:rFonts w:ascii="Arial" w:hAnsi="Arial" w:cs="Arial"/>
          <w:i/>
          <w:iCs/>
          <w:sz w:val="28"/>
          <w:szCs w:val="28"/>
        </w:rPr>
        <w:t>Haa</w:t>
      </w:r>
      <w:proofErr w:type="spellEnd"/>
      <w:r w:rsidRPr="00961429">
        <w:rPr>
          <w:rFonts w:ascii="Arial" w:hAnsi="Arial" w:cs="Arial"/>
          <w:i/>
          <w:iCs/>
          <w:sz w:val="28"/>
          <w:szCs w:val="28"/>
        </w:rPr>
        <w:t xml:space="preserve">, </w:t>
      </w:r>
      <w:proofErr w:type="spellStart"/>
      <w:r w:rsidRPr="00961429">
        <w:rPr>
          <w:rFonts w:ascii="Arial" w:hAnsi="Arial" w:cs="Arial"/>
          <w:i/>
          <w:iCs/>
          <w:sz w:val="28"/>
          <w:szCs w:val="28"/>
        </w:rPr>
        <w:t>tauya</w:t>
      </w:r>
      <w:proofErr w:type="spellEnd"/>
      <w:r w:rsidRPr="00961429">
        <w:rPr>
          <w:rFonts w:ascii="Arial" w:hAnsi="Arial" w:cs="Arial"/>
          <w:i/>
          <w:iCs/>
          <w:sz w:val="28"/>
          <w:szCs w:val="28"/>
        </w:rPr>
        <w:t xml:space="preserve"> </w:t>
      </w:r>
      <w:proofErr w:type="spellStart"/>
      <w:r w:rsidRPr="00961429">
        <w:rPr>
          <w:rFonts w:ascii="Arial" w:hAnsi="Arial" w:cs="Arial"/>
          <w:i/>
          <w:iCs/>
          <w:sz w:val="28"/>
          <w:szCs w:val="28"/>
        </w:rPr>
        <w:t>kuzomutenda</w:t>
      </w:r>
      <w:proofErr w:type="spellEnd"/>
      <w:r w:rsidRPr="00961429">
        <w:rPr>
          <w:rFonts w:ascii="Arial" w:hAnsi="Arial" w:cs="Arial"/>
          <w:i/>
          <w:iCs/>
          <w:sz w:val="28"/>
          <w:szCs w:val="28"/>
        </w:rPr>
        <w:t>.</w:t>
      </w:r>
    </w:p>
    <w:p w:rsidRPr="00961429" w:rsidR="00E04253" w:rsidP="00E04253" w:rsidRDefault="00E04253" w14:paraId="1686DBD8" w14:textId="77777777">
      <w:pPr>
        <w:jc w:val="center"/>
        <w:rPr>
          <w:rFonts w:ascii="Arial" w:hAnsi="Arial" w:cs="Arial"/>
          <w:i/>
          <w:iCs/>
          <w:sz w:val="28"/>
          <w:szCs w:val="28"/>
        </w:rPr>
      </w:pPr>
      <w:r>
        <w:rPr>
          <w:rFonts w:ascii="Arial" w:hAnsi="Arial" w:cs="Arial"/>
          <w:i/>
          <w:iCs/>
          <w:sz w:val="28"/>
          <w:szCs w:val="28"/>
        </w:rPr>
        <w:t>(</w:t>
      </w:r>
      <w:r w:rsidRPr="00961429">
        <w:rPr>
          <w:rFonts w:ascii="Arial" w:hAnsi="Arial" w:cs="Arial"/>
          <w:i/>
          <w:iCs/>
          <w:sz w:val="28"/>
          <w:szCs w:val="28"/>
        </w:rPr>
        <w:t xml:space="preserve">Mwari </w:t>
      </w:r>
      <w:proofErr w:type="spellStart"/>
      <w:r w:rsidRPr="00961429">
        <w:rPr>
          <w:rFonts w:ascii="Arial" w:hAnsi="Arial" w:cs="Arial"/>
          <w:i/>
          <w:iCs/>
          <w:sz w:val="28"/>
          <w:szCs w:val="28"/>
        </w:rPr>
        <w:t>wehutano</w:t>
      </w:r>
      <w:proofErr w:type="spellEnd"/>
      <w:r>
        <w:rPr>
          <w:rFonts w:ascii="Arial" w:hAnsi="Arial" w:cs="Arial"/>
          <w:i/>
          <w:iCs/>
          <w:sz w:val="28"/>
          <w:szCs w:val="28"/>
        </w:rPr>
        <w:t>)</w:t>
      </w:r>
      <w:r w:rsidRPr="00961429">
        <w:rPr>
          <w:rFonts w:ascii="Arial" w:hAnsi="Arial" w:cs="Arial"/>
          <w:i/>
          <w:iCs/>
          <w:sz w:val="28"/>
          <w:szCs w:val="28"/>
        </w:rPr>
        <w:t xml:space="preserve">, </w:t>
      </w:r>
      <w:proofErr w:type="spellStart"/>
      <w:r w:rsidRPr="00961429">
        <w:rPr>
          <w:rFonts w:ascii="Arial" w:hAnsi="Arial" w:cs="Arial"/>
          <w:i/>
          <w:iCs/>
          <w:sz w:val="28"/>
          <w:szCs w:val="28"/>
        </w:rPr>
        <w:t>tauya</w:t>
      </w:r>
      <w:proofErr w:type="spellEnd"/>
      <w:r w:rsidRPr="00961429">
        <w:rPr>
          <w:rFonts w:ascii="Arial" w:hAnsi="Arial" w:cs="Arial"/>
          <w:i/>
          <w:iCs/>
          <w:sz w:val="28"/>
          <w:szCs w:val="28"/>
        </w:rPr>
        <w:t xml:space="preserve"> </w:t>
      </w:r>
      <w:proofErr w:type="spellStart"/>
      <w:r w:rsidRPr="00961429">
        <w:rPr>
          <w:rFonts w:ascii="Arial" w:hAnsi="Arial" w:cs="Arial"/>
          <w:i/>
          <w:iCs/>
          <w:sz w:val="28"/>
          <w:szCs w:val="28"/>
        </w:rPr>
        <w:t>kuzomutenda</w:t>
      </w:r>
      <w:proofErr w:type="spellEnd"/>
      <w:r w:rsidRPr="00961429">
        <w:rPr>
          <w:rFonts w:ascii="Arial" w:hAnsi="Arial" w:cs="Arial"/>
          <w:i/>
          <w:iCs/>
          <w:sz w:val="28"/>
          <w:szCs w:val="28"/>
        </w:rPr>
        <w:t>.</w:t>
      </w:r>
    </w:p>
    <w:p w:rsidRPr="00961429" w:rsidR="00E04253" w:rsidP="00E04253" w:rsidRDefault="00E04253" w14:paraId="4EAC9807" w14:textId="77777777">
      <w:pPr>
        <w:jc w:val="center"/>
        <w:rPr>
          <w:rFonts w:ascii="Arial" w:hAnsi="Arial" w:cs="Arial"/>
          <w:i/>
          <w:iCs/>
          <w:sz w:val="28"/>
          <w:szCs w:val="28"/>
        </w:rPr>
      </w:pPr>
      <w:r w:rsidRPr="00961429">
        <w:rPr>
          <w:rFonts w:ascii="Arial" w:hAnsi="Arial" w:cs="Arial"/>
          <w:i/>
          <w:iCs/>
          <w:sz w:val="28"/>
          <w:szCs w:val="28"/>
        </w:rPr>
        <w:t>A</w:t>
      </w:r>
      <w:r>
        <w:rPr>
          <w:rFonts w:ascii="Arial" w:hAnsi="Arial" w:cs="Arial"/>
          <w:i/>
          <w:iCs/>
          <w:sz w:val="28"/>
          <w:szCs w:val="28"/>
        </w:rPr>
        <w:t>a</w:t>
      </w:r>
      <w:r w:rsidRPr="00961429">
        <w:rPr>
          <w:rFonts w:ascii="Arial" w:hAnsi="Arial" w:cs="Arial"/>
          <w:i/>
          <w:iCs/>
          <w:sz w:val="28"/>
          <w:szCs w:val="28"/>
        </w:rPr>
        <w:t xml:space="preserve">h, </w:t>
      </w:r>
      <w:proofErr w:type="spellStart"/>
      <w:r w:rsidRPr="00961429">
        <w:rPr>
          <w:rFonts w:ascii="Arial" w:hAnsi="Arial" w:cs="Arial"/>
          <w:i/>
          <w:iCs/>
          <w:sz w:val="28"/>
          <w:szCs w:val="28"/>
        </w:rPr>
        <w:t>tauya</w:t>
      </w:r>
      <w:proofErr w:type="spellEnd"/>
      <w:r w:rsidRPr="00961429">
        <w:rPr>
          <w:rFonts w:ascii="Arial" w:hAnsi="Arial" w:cs="Arial"/>
          <w:i/>
          <w:iCs/>
          <w:sz w:val="28"/>
          <w:szCs w:val="28"/>
        </w:rPr>
        <w:t xml:space="preserve"> </w:t>
      </w:r>
      <w:proofErr w:type="spellStart"/>
      <w:r w:rsidRPr="00961429">
        <w:rPr>
          <w:rFonts w:ascii="Arial" w:hAnsi="Arial" w:cs="Arial"/>
          <w:i/>
          <w:iCs/>
          <w:sz w:val="28"/>
          <w:szCs w:val="28"/>
        </w:rPr>
        <w:t>kuzomutenda</w:t>
      </w:r>
      <w:proofErr w:type="spellEnd"/>
      <w:r w:rsidRPr="00961429">
        <w:rPr>
          <w:rFonts w:ascii="Arial" w:hAnsi="Arial" w:cs="Arial"/>
          <w:i/>
          <w:iCs/>
          <w:sz w:val="28"/>
          <w:szCs w:val="28"/>
        </w:rPr>
        <w:t>.</w:t>
      </w:r>
    </w:p>
    <w:p w:rsidRPr="005F0338" w:rsidR="00E04253" w:rsidP="00E04253" w:rsidRDefault="00E04253" w14:paraId="4E5124FA" w14:textId="77777777">
      <w:pPr>
        <w:rPr>
          <w:rFonts w:ascii="Arial" w:hAnsi="Arial" w:cs="Arial"/>
          <w:sz w:val="28"/>
          <w:szCs w:val="28"/>
          <w:lang w:val="x-none"/>
        </w:rPr>
      </w:pPr>
      <w:r>
        <w:rPr>
          <w:rFonts w:ascii="Arial" w:hAnsi="Arial" w:cs="Arial"/>
          <w:sz w:val="28"/>
          <w:szCs w:val="28"/>
          <w:vertAlign w:val="superscript"/>
          <w:lang w:val="en-ZW"/>
        </w:rPr>
        <w:t xml:space="preserve">290 </w:t>
      </w:r>
      <w:proofErr w:type="spellStart"/>
      <w:r w:rsidRPr="00C14A1A">
        <w:rPr>
          <w:rFonts w:ascii="Arial" w:hAnsi="Arial" w:cs="Arial"/>
          <w:sz w:val="28"/>
          <w:szCs w:val="28"/>
          <w:lang w:val="en-ZW"/>
        </w:rPr>
        <w:t>Ndinenge</w:t>
      </w:r>
      <w:proofErr w:type="spellEnd"/>
      <w:r w:rsidRPr="00C14A1A">
        <w:rPr>
          <w:rFonts w:ascii="Arial" w:hAnsi="Arial" w:cs="Arial"/>
          <w:sz w:val="28"/>
          <w:szCs w:val="28"/>
          <w:lang w:val="en-ZW"/>
        </w:rPr>
        <w:t xml:space="preserve"> </w:t>
      </w:r>
      <w:proofErr w:type="spellStart"/>
      <w:r w:rsidRPr="00C14A1A">
        <w:rPr>
          <w:rFonts w:ascii="Arial" w:hAnsi="Arial" w:cs="Arial"/>
          <w:sz w:val="28"/>
          <w:szCs w:val="28"/>
          <w:lang w:val="en-ZW"/>
        </w:rPr>
        <w:t>ndine</w:t>
      </w:r>
      <w:proofErr w:type="spellEnd"/>
      <w:r w:rsidRPr="00C14A1A">
        <w:rPr>
          <w:rFonts w:ascii="Arial" w:hAnsi="Arial" w:cs="Arial"/>
          <w:sz w:val="28"/>
          <w:szCs w:val="28"/>
          <w:lang w:val="en-ZW"/>
        </w:rPr>
        <w:t xml:space="preserve"> </w:t>
      </w:r>
      <w:proofErr w:type="spellStart"/>
      <w:r w:rsidRPr="00C14A1A">
        <w:rPr>
          <w:rFonts w:ascii="Arial" w:hAnsi="Arial" w:cs="Arial"/>
          <w:sz w:val="28"/>
          <w:szCs w:val="28"/>
          <w:lang w:val="en-ZW"/>
        </w:rPr>
        <w:t>murabaraba</w:t>
      </w:r>
      <w:proofErr w:type="spellEnd"/>
      <w:r w:rsidRPr="00C14A1A">
        <w:rPr>
          <w:rFonts w:ascii="Arial" w:hAnsi="Arial" w:cs="Arial"/>
          <w:sz w:val="28"/>
          <w:szCs w:val="28"/>
          <w:lang w:val="en-ZW"/>
        </w:rPr>
        <w:t xml:space="preserve"> </w:t>
      </w:r>
      <w:proofErr w:type="spellStart"/>
      <w:r w:rsidRPr="00C14A1A">
        <w:rPr>
          <w:rFonts w:ascii="Arial" w:hAnsi="Arial" w:cs="Arial"/>
          <w:sz w:val="28"/>
          <w:szCs w:val="28"/>
          <w:lang w:val="en-ZW"/>
        </w:rPr>
        <w:t>wezvokutenda</w:t>
      </w:r>
      <w:proofErr w:type="spellEnd"/>
      <w:r w:rsidRPr="00C14A1A">
        <w:rPr>
          <w:rFonts w:ascii="Arial" w:hAnsi="Arial" w:cs="Arial"/>
          <w:sz w:val="28"/>
          <w:szCs w:val="28"/>
          <w:lang w:val="en-ZW"/>
        </w:rPr>
        <w:t xml:space="preserve"> Mwari. </w:t>
      </w:r>
      <w:r w:rsidRPr="005D2628">
        <w:rPr>
          <w:rFonts w:ascii="Arial" w:hAnsi="Arial" w:cs="Arial"/>
          <w:sz w:val="18"/>
          <w:szCs w:val="18"/>
          <w:lang w:val="x-none"/>
        </w:rPr>
        <w:t xml:space="preserve">[Congregation says, “Amen.”] </w:t>
      </w:r>
      <w:r w:rsidRPr="00C14A1A">
        <w:rPr>
          <w:rFonts w:ascii="Arial" w:hAnsi="Arial" w:cs="Arial"/>
          <w:sz w:val="28"/>
          <w:szCs w:val="28"/>
          <w:lang w:val="en-ZW"/>
        </w:rPr>
        <w:t>Eh.</w:t>
      </w:r>
      <w:r>
        <w:rPr>
          <w:rFonts w:ascii="Arial" w:hAnsi="Arial" w:cs="Arial"/>
          <w:sz w:val="28"/>
          <w:szCs w:val="28"/>
          <w:lang w:val="en-ZW"/>
        </w:rPr>
        <w:t xml:space="preserve"> The mighty Warrior in October 2000…? </w:t>
      </w:r>
      <w:r w:rsidRPr="005D2628">
        <w:rPr>
          <w:rFonts w:ascii="Arial" w:hAnsi="Arial" w:cs="Arial"/>
          <w:sz w:val="18"/>
          <w:szCs w:val="18"/>
          <w:lang w:val="x-none"/>
        </w:rPr>
        <w:t>[Congregation says, “</w:t>
      </w:r>
      <w:r>
        <w:rPr>
          <w:rFonts w:ascii="Arial" w:hAnsi="Arial" w:cs="Arial"/>
          <w:sz w:val="18"/>
          <w:szCs w:val="18"/>
          <w:lang w:val="x-none"/>
        </w:rPr>
        <w:t xml:space="preserve">2000;  </w:t>
      </w:r>
      <w:r w:rsidRPr="005D2628">
        <w:rPr>
          <w:rFonts w:ascii="Arial" w:hAnsi="Arial" w:cs="Arial"/>
          <w:sz w:val="18"/>
          <w:szCs w:val="18"/>
          <w:lang w:val="x-none"/>
        </w:rPr>
        <w:t xml:space="preserve">Amen.”] </w:t>
      </w:r>
      <w:r>
        <w:rPr>
          <w:rFonts w:ascii="Arial" w:hAnsi="Arial" w:cs="Arial"/>
          <w:sz w:val="18"/>
          <w:szCs w:val="18"/>
          <w:lang w:val="x-none"/>
        </w:rPr>
        <w:t xml:space="preserve"> </w:t>
      </w:r>
      <w:r w:rsidRPr="005F0338">
        <w:rPr>
          <w:rFonts w:ascii="Arial" w:hAnsi="Arial" w:cs="Arial"/>
          <w:sz w:val="28"/>
          <w:szCs w:val="28"/>
          <w:lang w:val="x-none"/>
        </w:rPr>
        <w:t>Hah?</w:t>
      </w:r>
    </w:p>
    <w:p w:rsidR="00E04253" w:rsidP="00E04253" w:rsidRDefault="00E04253" w14:paraId="1A045BE5" w14:textId="77777777">
      <w:pPr>
        <w:jc w:val="center"/>
        <w:rPr>
          <w:rFonts w:ascii="Arial" w:hAnsi="Arial" w:cs="Arial"/>
          <w:i/>
          <w:iCs/>
          <w:sz w:val="28"/>
          <w:szCs w:val="28"/>
          <w:lang w:val="en-ZW"/>
        </w:rPr>
      </w:pPr>
      <w:proofErr w:type="spellStart"/>
      <w:r w:rsidRPr="00352EF5">
        <w:rPr>
          <w:rFonts w:ascii="Arial" w:hAnsi="Arial" w:cs="Arial"/>
          <w:i/>
          <w:iCs/>
          <w:sz w:val="28"/>
          <w:szCs w:val="28"/>
          <w:lang w:val="en-ZW"/>
        </w:rPr>
        <w:t>Nyengetera</w:t>
      </w:r>
      <w:proofErr w:type="spellEnd"/>
      <w:r w:rsidRPr="00352EF5">
        <w:rPr>
          <w:rFonts w:ascii="Arial" w:hAnsi="Arial" w:cs="Arial"/>
          <w:i/>
          <w:iCs/>
          <w:sz w:val="28"/>
          <w:szCs w:val="28"/>
          <w:lang w:val="en-ZW"/>
        </w:rPr>
        <w:t>, hakuna…</w:t>
      </w:r>
    </w:p>
    <w:p w:rsidR="00E04253" w:rsidP="00E04253" w:rsidRDefault="00E04253" w14:paraId="34462833" w14:textId="77777777">
      <w:pPr>
        <w:jc w:val="both"/>
        <w:rPr>
          <w:rFonts w:ascii="Arial" w:hAnsi="Arial" w:cs="Arial"/>
          <w:sz w:val="18"/>
          <w:szCs w:val="18"/>
          <w:lang w:val="x-none"/>
        </w:rPr>
      </w:pPr>
      <w:r>
        <w:rPr>
          <w:rFonts w:ascii="Arial" w:hAnsi="Arial" w:cs="Arial"/>
          <w:sz w:val="28"/>
          <w:szCs w:val="28"/>
          <w:vertAlign w:val="superscript"/>
          <w:lang w:val="en-ZW"/>
        </w:rPr>
        <w:t xml:space="preserve">291 </w:t>
      </w:r>
      <w:proofErr w:type="spellStart"/>
      <w:r>
        <w:rPr>
          <w:rFonts w:ascii="Arial" w:hAnsi="Arial" w:cs="Arial"/>
          <w:sz w:val="28"/>
          <w:szCs w:val="28"/>
          <w:lang w:val="en-ZW"/>
        </w:rPr>
        <w:t>Unenge</w:t>
      </w:r>
      <w:proofErr w:type="spellEnd"/>
      <w:r>
        <w:rPr>
          <w:rFonts w:ascii="Arial" w:hAnsi="Arial" w:cs="Arial"/>
          <w:sz w:val="28"/>
          <w:szCs w:val="28"/>
          <w:lang w:val="en-ZW"/>
        </w:rPr>
        <w:t xml:space="preserve"> </w:t>
      </w:r>
      <w:proofErr w:type="spellStart"/>
      <w:r>
        <w:rPr>
          <w:rFonts w:ascii="Arial" w:hAnsi="Arial" w:cs="Arial"/>
          <w:sz w:val="28"/>
          <w:szCs w:val="28"/>
          <w:lang w:val="en-ZW"/>
        </w:rPr>
        <w:t>wakufunga</w:t>
      </w:r>
      <w:proofErr w:type="spellEnd"/>
      <w:r>
        <w:rPr>
          <w:rFonts w:ascii="Arial" w:hAnsi="Arial" w:cs="Arial"/>
          <w:sz w:val="28"/>
          <w:szCs w:val="28"/>
          <w:lang w:val="en-ZW"/>
        </w:rPr>
        <w:t xml:space="preserve"> </w:t>
      </w:r>
      <w:proofErr w:type="spellStart"/>
      <w:r>
        <w:rPr>
          <w:rFonts w:ascii="Arial" w:hAnsi="Arial" w:cs="Arial"/>
          <w:sz w:val="28"/>
          <w:szCs w:val="28"/>
          <w:lang w:val="en-ZW"/>
        </w:rPr>
        <w:t>zvose</w:t>
      </w:r>
      <w:proofErr w:type="spellEnd"/>
      <w:r>
        <w:rPr>
          <w:rFonts w:ascii="Arial" w:hAnsi="Arial" w:cs="Arial"/>
          <w:sz w:val="28"/>
          <w:szCs w:val="28"/>
          <w:lang w:val="en-ZW"/>
        </w:rPr>
        <w:t xml:space="preserve"> </w:t>
      </w:r>
      <w:proofErr w:type="spellStart"/>
      <w:r>
        <w:rPr>
          <w:rFonts w:ascii="Arial" w:hAnsi="Arial" w:cs="Arial"/>
          <w:sz w:val="28"/>
          <w:szCs w:val="28"/>
          <w:lang w:val="en-ZW"/>
        </w:rPr>
        <w:t>zvinhu</w:t>
      </w:r>
      <w:proofErr w:type="spellEnd"/>
      <w:r>
        <w:rPr>
          <w:rFonts w:ascii="Arial" w:hAnsi="Arial" w:cs="Arial"/>
          <w:sz w:val="28"/>
          <w:szCs w:val="28"/>
          <w:lang w:val="en-ZW"/>
        </w:rPr>
        <w:t xml:space="preserve"> </w:t>
      </w:r>
      <w:proofErr w:type="spellStart"/>
      <w:r>
        <w:rPr>
          <w:rFonts w:ascii="Arial" w:hAnsi="Arial" w:cs="Arial"/>
          <w:sz w:val="28"/>
          <w:szCs w:val="28"/>
          <w:lang w:val="en-ZW"/>
        </w:rPr>
        <w:t>kuti</w:t>
      </w:r>
      <w:proofErr w:type="spellEnd"/>
      <w:r>
        <w:rPr>
          <w:rFonts w:ascii="Arial" w:hAnsi="Arial" w:cs="Arial"/>
          <w:sz w:val="28"/>
          <w:szCs w:val="28"/>
          <w:lang w:val="en-ZW"/>
        </w:rPr>
        <w:t xml:space="preserve"> </w:t>
      </w:r>
      <w:proofErr w:type="spellStart"/>
      <w:r>
        <w:rPr>
          <w:rFonts w:ascii="Arial" w:hAnsi="Arial" w:cs="Arial"/>
          <w:sz w:val="28"/>
          <w:szCs w:val="28"/>
          <w:lang w:val="en-ZW"/>
        </w:rPr>
        <w:t>vakomana</w:t>
      </w:r>
      <w:proofErr w:type="spellEnd"/>
      <w:r>
        <w:rPr>
          <w:rFonts w:ascii="Arial" w:hAnsi="Arial" w:cs="Arial"/>
          <w:sz w:val="28"/>
          <w:szCs w:val="28"/>
          <w:lang w:val="en-ZW"/>
        </w:rPr>
        <w:t xml:space="preserve">, </w:t>
      </w:r>
      <w:proofErr w:type="spellStart"/>
      <w:r>
        <w:rPr>
          <w:rFonts w:ascii="Arial" w:hAnsi="Arial" w:cs="Arial"/>
          <w:sz w:val="28"/>
          <w:szCs w:val="28"/>
          <w:lang w:val="en-ZW"/>
        </w:rPr>
        <w:t>ndikafunga</w:t>
      </w:r>
      <w:proofErr w:type="spellEnd"/>
      <w:r>
        <w:rPr>
          <w:rFonts w:ascii="Arial" w:hAnsi="Arial" w:cs="Arial"/>
          <w:sz w:val="28"/>
          <w:szCs w:val="28"/>
          <w:lang w:val="en-ZW"/>
        </w:rPr>
        <w:t xml:space="preserve"> </w:t>
      </w:r>
      <w:proofErr w:type="spellStart"/>
      <w:r>
        <w:rPr>
          <w:rFonts w:ascii="Arial" w:hAnsi="Arial" w:cs="Arial"/>
          <w:sz w:val="28"/>
          <w:szCs w:val="28"/>
          <w:lang w:val="en-ZW"/>
        </w:rPr>
        <w:t>kutsanya</w:t>
      </w:r>
      <w:proofErr w:type="spellEnd"/>
      <w:r>
        <w:rPr>
          <w:rFonts w:ascii="Arial" w:hAnsi="Arial" w:cs="Arial"/>
          <w:sz w:val="28"/>
          <w:szCs w:val="28"/>
          <w:lang w:val="en-ZW"/>
        </w:rPr>
        <w:t xml:space="preserve"> </w:t>
      </w:r>
      <w:proofErr w:type="spellStart"/>
      <w:r>
        <w:rPr>
          <w:rFonts w:ascii="Arial" w:hAnsi="Arial" w:cs="Arial"/>
          <w:sz w:val="28"/>
          <w:szCs w:val="28"/>
          <w:lang w:val="en-ZW"/>
        </w:rPr>
        <w:t>kwandaiita</w:t>
      </w:r>
      <w:proofErr w:type="spellEnd"/>
      <w:r>
        <w:rPr>
          <w:rFonts w:ascii="Arial" w:hAnsi="Arial" w:cs="Arial"/>
          <w:sz w:val="28"/>
          <w:szCs w:val="28"/>
          <w:lang w:val="en-ZW"/>
        </w:rPr>
        <w:t xml:space="preserve"> </w:t>
      </w:r>
      <w:proofErr w:type="spellStart"/>
      <w:r>
        <w:rPr>
          <w:rFonts w:ascii="Arial" w:hAnsi="Arial" w:cs="Arial"/>
          <w:sz w:val="28"/>
          <w:szCs w:val="28"/>
          <w:lang w:val="en-ZW"/>
        </w:rPr>
        <w:t>nekunyengetera</w:t>
      </w:r>
      <w:proofErr w:type="spellEnd"/>
      <w:r>
        <w:rPr>
          <w:rFonts w:ascii="Arial" w:hAnsi="Arial" w:cs="Arial"/>
          <w:sz w:val="28"/>
          <w:szCs w:val="28"/>
          <w:lang w:val="en-ZW"/>
        </w:rPr>
        <w:t xml:space="preserve"> but Mwari </w:t>
      </w:r>
      <w:proofErr w:type="spellStart"/>
      <w:r>
        <w:rPr>
          <w:rFonts w:ascii="Arial" w:hAnsi="Arial" w:cs="Arial"/>
          <w:sz w:val="28"/>
          <w:szCs w:val="28"/>
          <w:lang w:val="en-ZW"/>
        </w:rPr>
        <w:t>vakandidaira</w:t>
      </w:r>
      <w:proofErr w:type="spellEnd"/>
      <w:r>
        <w:rPr>
          <w:rFonts w:ascii="Arial" w:hAnsi="Arial" w:cs="Arial"/>
          <w:sz w:val="28"/>
          <w:szCs w:val="28"/>
          <w:lang w:val="en-ZW"/>
        </w:rPr>
        <w:t xml:space="preserve">. </w:t>
      </w:r>
      <w:proofErr w:type="spellStart"/>
      <w:r>
        <w:rPr>
          <w:rFonts w:ascii="Arial" w:hAnsi="Arial" w:cs="Arial"/>
          <w:sz w:val="28"/>
          <w:szCs w:val="28"/>
          <w:lang w:val="en-ZW"/>
        </w:rPr>
        <w:t>Ha’maona</w:t>
      </w:r>
      <w:proofErr w:type="spellEnd"/>
      <w:r>
        <w:rPr>
          <w:rFonts w:ascii="Arial" w:hAnsi="Arial" w:cs="Arial"/>
          <w:sz w:val="28"/>
          <w:szCs w:val="28"/>
          <w:lang w:val="en-ZW"/>
        </w:rPr>
        <w:t xml:space="preserve">. </w:t>
      </w:r>
      <w:proofErr w:type="spellStart"/>
      <w:r>
        <w:rPr>
          <w:rFonts w:ascii="Arial" w:hAnsi="Arial" w:cs="Arial"/>
          <w:sz w:val="28"/>
          <w:szCs w:val="28"/>
          <w:lang w:val="en-ZW"/>
        </w:rPr>
        <w:t>Wazoona</w:t>
      </w:r>
      <w:proofErr w:type="spellEnd"/>
      <w:r>
        <w:rPr>
          <w:rFonts w:ascii="Arial" w:hAnsi="Arial" w:cs="Arial"/>
          <w:sz w:val="28"/>
          <w:szCs w:val="28"/>
          <w:lang w:val="en-ZW"/>
        </w:rPr>
        <w:t xml:space="preserve"> aah </w:t>
      </w:r>
      <w:proofErr w:type="spellStart"/>
      <w:r>
        <w:rPr>
          <w:rFonts w:ascii="Arial" w:hAnsi="Arial" w:cs="Arial"/>
          <w:sz w:val="28"/>
          <w:szCs w:val="28"/>
          <w:lang w:val="en-ZW"/>
        </w:rPr>
        <w:t>iwe</w:t>
      </w:r>
      <w:proofErr w:type="spellEnd"/>
      <w:r>
        <w:rPr>
          <w:rFonts w:ascii="Arial" w:hAnsi="Arial" w:cs="Arial"/>
          <w:sz w:val="28"/>
          <w:szCs w:val="28"/>
          <w:lang w:val="en-ZW"/>
        </w:rPr>
        <w:t xml:space="preserve">, </w:t>
      </w:r>
      <w:proofErr w:type="spellStart"/>
      <w:r>
        <w:rPr>
          <w:rFonts w:ascii="Arial" w:hAnsi="Arial" w:cs="Arial"/>
          <w:sz w:val="28"/>
          <w:szCs w:val="28"/>
          <w:lang w:val="en-ZW"/>
        </w:rPr>
        <w:t>chese</w:t>
      </w:r>
      <w:proofErr w:type="spellEnd"/>
      <w:r>
        <w:rPr>
          <w:rFonts w:ascii="Arial" w:hAnsi="Arial" w:cs="Arial"/>
          <w:sz w:val="28"/>
          <w:szCs w:val="28"/>
          <w:lang w:val="en-ZW"/>
        </w:rPr>
        <w:t xml:space="preserve"> </w:t>
      </w:r>
      <w:proofErr w:type="spellStart"/>
      <w:r>
        <w:rPr>
          <w:rFonts w:ascii="Arial" w:hAnsi="Arial" w:cs="Arial"/>
          <w:sz w:val="28"/>
          <w:szCs w:val="28"/>
          <w:lang w:val="en-ZW"/>
        </w:rPr>
        <w:t>chaunenge</w:t>
      </w:r>
      <w:proofErr w:type="spellEnd"/>
      <w:r>
        <w:rPr>
          <w:rFonts w:ascii="Arial" w:hAnsi="Arial" w:cs="Arial"/>
          <w:sz w:val="28"/>
          <w:szCs w:val="28"/>
          <w:lang w:val="en-ZW"/>
        </w:rPr>
        <w:t xml:space="preserve"> </w:t>
      </w:r>
      <w:proofErr w:type="spellStart"/>
      <w:r>
        <w:rPr>
          <w:rFonts w:ascii="Arial" w:hAnsi="Arial" w:cs="Arial"/>
          <w:sz w:val="28"/>
          <w:szCs w:val="28"/>
          <w:lang w:val="en-ZW"/>
        </w:rPr>
        <w:t>wakakumbira</w:t>
      </w:r>
      <w:proofErr w:type="spellEnd"/>
      <w:r>
        <w:rPr>
          <w:rFonts w:ascii="Arial" w:hAnsi="Arial" w:cs="Arial"/>
          <w:sz w:val="28"/>
          <w:szCs w:val="28"/>
          <w:lang w:val="en-ZW"/>
        </w:rPr>
        <w:t xml:space="preserve"> ten years ago, </w:t>
      </w:r>
      <w:proofErr w:type="spellStart"/>
      <w:r>
        <w:rPr>
          <w:rFonts w:ascii="Arial" w:hAnsi="Arial" w:cs="Arial"/>
          <w:sz w:val="28"/>
          <w:szCs w:val="28"/>
          <w:lang w:val="en-ZW"/>
        </w:rPr>
        <w:t>chava</w:t>
      </w:r>
      <w:proofErr w:type="spellEnd"/>
      <w:r>
        <w:rPr>
          <w:rFonts w:ascii="Arial" w:hAnsi="Arial" w:cs="Arial"/>
          <w:sz w:val="28"/>
          <w:szCs w:val="28"/>
          <w:lang w:val="en-ZW"/>
        </w:rPr>
        <w:t xml:space="preserve"> </w:t>
      </w:r>
      <w:proofErr w:type="spellStart"/>
      <w:r>
        <w:rPr>
          <w:rFonts w:ascii="Arial" w:hAnsi="Arial" w:cs="Arial"/>
          <w:sz w:val="28"/>
          <w:szCs w:val="28"/>
          <w:lang w:val="en-ZW"/>
        </w:rPr>
        <w:t>nyama</w:t>
      </w:r>
      <w:proofErr w:type="spellEnd"/>
      <w:r>
        <w:rPr>
          <w:rFonts w:ascii="Arial" w:hAnsi="Arial" w:cs="Arial"/>
          <w:sz w:val="28"/>
          <w:szCs w:val="28"/>
          <w:lang w:val="en-ZW"/>
        </w:rPr>
        <w:t xml:space="preserve"> iye </w:t>
      </w:r>
      <w:proofErr w:type="spellStart"/>
      <w:r>
        <w:rPr>
          <w:rFonts w:ascii="Arial" w:hAnsi="Arial" w:cs="Arial"/>
          <w:sz w:val="28"/>
          <w:szCs w:val="28"/>
          <w:lang w:val="en-ZW"/>
        </w:rPr>
        <w:t>zvi</w:t>
      </w:r>
      <w:proofErr w:type="spellEnd"/>
      <w:r>
        <w:rPr>
          <w:rFonts w:ascii="Arial" w:hAnsi="Arial" w:cs="Arial"/>
          <w:sz w:val="28"/>
          <w:szCs w:val="28"/>
          <w:lang w:val="en-ZW"/>
        </w:rPr>
        <w:t xml:space="preserve">…? </w:t>
      </w:r>
      <w:r w:rsidRPr="005D2628">
        <w:rPr>
          <w:rFonts w:ascii="Arial" w:hAnsi="Arial" w:cs="Arial"/>
          <w:sz w:val="18"/>
          <w:szCs w:val="18"/>
          <w:lang w:val="x-none"/>
        </w:rPr>
        <w:t>[Congregation says, “</w:t>
      </w:r>
      <w:r>
        <w:rPr>
          <w:rFonts w:ascii="Arial" w:hAnsi="Arial" w:cs="Arial"/>
          <w:sz w:val="18"/>
          <w:szCs w:val="18"/>
          <w:lang w:val="x-none"/>
        </w:rPr>
        <w:t xml:space="preserve">iye </w:t>
      </w:r>
      <w:proofErr w:type="spellStart"/>
      <w:r>
        <w:rPr>
          <w:rFonts w:ascii="Arial" w:hAnsi="Arial" w:cs="Arial"/>
          <w:sz w:val="18"/>
          <w:szCs w:val="18"/>
          <w:lang w:val="x-none"/>
        </w:rPr>
        <w:t>zvino</w:t>
      </w:r>
      <w:proofErr w:type="spellEnd"/>
      <w:r w:rsidRPr="005D2628">
        <w:rPr>
          <w:rFonts w:ascii="Arial" w:hAnsi="Arial" w:cs="Arial"/>
          <w:sz w:val="18"/>
          <w:szCs w:val="18"/>
          <w:lang w:val="x-none"/>
        </w:rPr>
        <w:t xml:space="preserve">.”] </w:t>
      </w:r>
      <w:r>
        <w:rPr>
          <w:rFonts w:ascii="Arial" w:hAnsi="Arial" w:cs="Arial"/>
          <w:sz w:val="28"/>
          <w:szCs w:val="28"/>
          <w:lang w:val="en-ZW"/>
        </w:rPr>
        <w:t xml:space="preserve">Namata Mwari </w:t>
      </w:r>
      <w:proofErr w:type="spellStart"/>
      <w:r>
        <w:rPr>
          <w:rFonts w:ascii="Arial" w:hAnsi="Arial" w:cs="Arial"/>
          <w:sz w:val="28"/>
          <w:szCs w:val="28"/>
          <w:lang w:val="en-ZW"/>
        </w:rPr>
        <w:t>waunoona</w:t>
      </w:r>
      <w:proofErr w:type="spellEnd"/>
      <w:r>
        <w:rPr>
          <w:rFonts w:ascii="Arial" w:hAnsi="Arial" w:cs="Arial"/>
          <w:sz w:val="28"/>
          <w:szCs w:val="28"/>
          <w:lang w:val="en-ZW"/>
        </w:rPr>
        <w:t xml:space="preserve">! </w:t>
      </w:r>
      <w:r w:rsidRPr="005D2628">
        <w:rPr>
          <w:rFonts w:ascii="Arial" w:hAnsi="Arial" w:cs="Arial"/>
          <w:sz w:val="18"/>
          <w:szCs w:val="18"/>
          <w:lang w:val="x-none"/>
        </w:rPr>
        <w:t>[Congregation says, “Amen.”]</w:t>
      </w:r>
      <w:r>
        <w:rPr>
          <w:rFonts w:ascii="Arial" w:hAnsi="Arial" w:cs="Arial"/>
          <w:sz w:val="28"/>
          <w:szCs w:val="28"/>
          <w:lang w:val="en-ZW"/>
        </w:rPr>
        <w:t xml:space="preserve"> Taura </w:t>
      </w:r>
      <w:proofErr w:type="spellStart"/>
      <w:r>
        <w:rPr>
          <w:rFonts w:ascii="Arial" w:hAnsi="Arial" w:cs="Arial"/>
          <w:sz w:val="28"/>
          <w:szCs w:val="28"/>
          <w:lang w:val="en-ZW"/>
        </w:rPr>
        <w:t>mashoko</w:t>
      </w:r>
      <w:proofErr w:type="spellEnd"/>
      <w:r>
        <w:rPr>
          <w:rFonts w:ascii="Arial" w:hAnsi="Arial" w:cs="Arial"/>
          <w:sz w:val="28"/>
          <w:szCs w:val="28"/>
          <w:lang w:val="en-ZW"/>
        </w:rPr>
        <w:t xml:space="preserve"> </w:t>
      </w:r>
      <w:proofErr w:type="spellStart"/>
      <w:r>
        <w:rPr>
          <w:rFonts w:ascii="Arial" w:hAnsi="Arial" w:cs="Arial"/>
          <w:sz w:val="28"/>
          <w:szCs w:val="28"/>
          <w:lang w:val="en-ZW"/>
        </w:rPr>
        <w:t>aitaura</w:t>
      </w:r>
      <w:proofErr w:type="spellEnd"/>
      <w:r>
        <w:rPr>
          <w:rFonts w:ascii="Arial" w:hAnsi="Arial" w:cs="Arial"/>
          <w:sz w:val="28"/>
          <w:szCs w:val="28"/>
          <w:lang w:val="en-ZW"/>
        </w:rPr>
        <w:t xml:space="preserve"> </w:t>
      </w:r>
      <w:proofErr w:type="spellStart"/>
      <w:r>
        <w:rPr>
          <w:rFonts w:ascii="Arial" w:hAnsi="Arial" w:cs="Arial"/>
          <w:sz w:val="28"/>
          <w:szCs w:val="28"/>
          <w:lang w:val="en-ZW"/>
        </w:rPr>
        <w:t>Jakobho</w:t>
      </w:r>
      <w:proofErr w:type="spellEnd"/>
      <w:r>
        <w:rPr>
          <w:rFonts w:ascii="Arial" w:hAnsi="Arial" w:cs="Arial"/>
          <w:sz w:val="28"/>
          <w:szCs w:val="28"/>
          <w:lang w:val="en-ZW"/>
        </w:rPr>
        <w:t xml:space="preserve"> chai…? </w:t>
      </w:r>
      <w:r w:rsidRPr="005D2628">
        <w:rPr>
          <w:rFonts w:ascii="Arial" w:hAnsi="Arial" w:cs="Arial"/>
          <w:sz w:val="18"/>
          <w:szCs w:val="18"/>
          <w:lang w:val="x-none"/>
        </w:rPr>
        <w:t>[Congregation says, “</w:t>
      </w:r>
      <w:proofErr w:type="spellStart"/>
      <w:r>
        <w:rPr>
          <w:rFonts w:ascii="Arial" w:hAnsi="Arial" w:cs="Arial"/>
          <w:sz w:val="18"/>
          <w:szCs w:val="18"/>
          <w:lang w:val="x-none"/>
        </w:rPr>
        <w:t>chaiwo</w:t>
      </w:r>
      <w:proofErr w:type="spellEnd"/>
      <w:r w:rsidRPr="005D2628">
        <w:rPr>
          <w:rFonts w:ascii="Arial" w:hAnsi="Arial" w:cs="Arial"/>
          <w:sz w:val="18"/>
          <w:szCs w:val="18"/>
          <w:lang w:val="x-none"/>
        </w:rPr>
        <w:t>.”]</w:t>
      </w:r>
      <w:r>
        <w:rPr>
          <w:rFonts w:ascii="Arial" w:hAnsi="Arial" w:cs="Arial"/>
          <w:sz w:val="28"/>
          <w:szCs w:val="28"/>
          <w:lang w:val="en-ZW"/>
        </w:rPr>
        <w:t xml:space="preserve"> </w:t>
      </w:r>
      <w:proofErr w:type="spellStart"/>
      <w:r>
        <w:rPr>
          <w:rFonts w:ascii="Arial" w:hAnsi="Arial" w:cs="Arial"/>
          <w:sz w:val="28"/>
          <w:szCs w:val="28"/>
          <w:lang w:val="en-ZW"/>
        </w:rPr>
        <w:t>Aaamen</w:t>
      </w:r>
      <w:proofErr w:type="spellEnd"/>
      <w:r>
        <w:rPr>
          <w:rFonts w:ascii="Arial" w:hAnsi="Arial" w:cs="Arial"/>
          <w:sz w:val="28"/>
          <w:szCs w:val="28"/>
          <w:lang w:val="en-ZW"/>
        </w:rPr>
        <w:t xml:space="preserve">! </w:t>
      </w:r>
      <w:r w:rsidRPr="005D2628">
        <w:rPr>
          <w:rFonts w:ascii="Arial" w:hAnsi="Arial" w:cs="Arial"/>
          <w:sz w:val="18"/>
          <w:szCs w:val="18"/>
          <w:lang w:val="x-none"/>
        </w:rPr>
        <w:t xml:space="preserve">[Congregation says, “Amen.”] </w:t>
      </w:r>
    </w:p>
    <w:p w:rsidR="00E04253" w:rsidP="00E04253" w:rsidRDefault="00E04253" w14:paraId="0280F55D" w14:textId="77777777">
      <w:pPr>
        <w:jc w:val="both"/>
        <w:rPr>
          <w:rFonts w:ascii="Arial" w:hAnsi="Arial" w:cs="Arial"/>
          <w:sz w:val="28"/>
          <w:szCs w:val="28"/>
          <w:lang w:val="en-ZW"/>
        </w:rPr>
      </w:pPr>
      <w:r>
        <w:rPr>
          <w:rFonts w:ascii="Arial" w:hAnsi="Arial" w:cs="Arial"/>
          <w:sz w:val="28"/>
          <w:szCs w:val="28"/>
          <w:vertAlign w:val="superscript"/>
          <w:lang w:val="en-ZW"/>
        </w:rPr>
        <w:t xml:space="preserve">292 </w:t>
      </w:r>
      <w:r>
        <w:rPr>
          <w:rFonts w:ascii="Arial" w:hAnsi="Arial" w:cs="Arial"/>
          <w:sz w:val="28"/>
          <w:szCs w:val="28"/>
          <w:lang w:val="en-ZW"/>
        </w:rPr>
        <w:t xml:space="preserve">Now </w:t>
      </w:r>
      <w:proofErr w:type="spellStart"/>
      <w:r>
        <w:rPr>
          <w:rFonts w:ascii="Arial" w:hAnsi="Arial" w:cs="Arial"/>
          <w:sz w:val="28"/>
          <w:szCs w:val="28"/>
          <w:lang w:val="en-ZW"/>
        </w:rPr>
        <w:t>hatichinzwai</w:t>
      </w:r>
      <w:proofErr w:type="spellEnd"/>
      <w:r>
        <w:rPr>
          <w:rFonts w:ascii="Arial" w:hAnsi="Arial" w:cs="Arial"/>
          <w:sz w:val="28"/>
          <w:szCs w:val="28"/>
          <w:lang w:val="en-ZW"/>
        </w:rPr>
        <w:t xml:space="preserve"> </w:t>
      </w:r>
      <w:proofErr w:type="spellStart"/>
      <w:r>
        <w:rPr>
          <w:rFonts w:ascii="Arial" w:hAnsi="Arial" w:cs="Arial"/>
          <w:sz w:val="28"/>
          <w:szCs w:val="28"/>
          <w:lang w:val="en-ZW"/>
        </w:rPr>
        <w:t>kuti</w:t>
      </w:r>
      <w:proofErr w:type="spellEnd"/>
      <w:r>
        <w:rPr>
          <w:rFonts w:ascii="Arial" w:hAnsi="Arial" w:cs="Arial"/>
          <w:sz w:val="28"/>
          <w:szCs w:val="28"/>
          <w:lang w:val="en-ZW"/>
        </w:rPr>
        <w:t xml:space="preserve"> </w:t>
      </w:r>
      <w:proofErr w:type="spellStart"/>
      <w:r>
        <w:rPr>
          <w:rFonts w:ascii="Arial" w:hAnsi="Arial" w:cs="Arial"/>
          <w:sz w:val="28"/>
          <w:szCs w:val="28"/>
          <w:lang w:val="en-ZW"/>
        </w:rPr>
        <w:t>Jeso</w:t>
      </w:r>
      <w:proofErr w:type="spellEnd"/>
      <w:r>
        <w:rPr>
          <w:rFonts w:ascii="Arial" w:hAnsi="Arial" w:cs="Arial"/>
          <w:sz w:val="28"/>
          <w:szCs w:val="28"/>
          <w:lang w:val="en-ZW"/>
        </w:rPr>
        <w:t xml:space="preserve"> </w:t>
      </w:r>
      <w:proofErr w:type="spellStart"/>
      <w:r>
        <w:rPr>
          <w:rFonts w:ascii="Arial" w:hAnsi="Arial" w:cs="Arial"/>
          <w:sz w:val="28"/>
          <w:szCs w:val="28"/>
          <w:lang w:val="en-ZW"/>
        </w:rPr>
        <w:t>akati</w:t>
      </w:r>
      <w:proofErr w:type="spellEnd"/>
      <w:r>
        <w:rPr>
          <w:rFonts w:ascii="Arial" w:hAnsi="Arial" w:cs="Arial"/>
          <w:sz w:val="28"/>
          <w:szCs w:val="28"/>
          <w:lang w:val="en-ZW"/>
        </w:rPr>
        <w:t xml:space="preserve"> </w:t>
      </w:r>
      <w:proofErr w:type="spellStart"/>
      <w:r>
        <w:rPr>
          <w:rFonts w:ascii="Arial" w:hAnsi="Arial" w:cs="Arial"/>
          <w:sz w:val="28"/>
          <w:szCs w:val="28"/>
          <w:lang w:val="en-ZW"/>
        </w:rPr>
        <w:t>kudii</w:t>
      </w:r>
      <w:proofErr w:type="spellEnd"/>
      <w:r>
        <w:rPr>
          <w:rFonts w:ascii="Arial" w:hAnsi="Arial" w:cs="Arial"/>
          <w:sz w:val="28"/>
          <w:szCs w:val="28"/>
          <w:lang w:val="en-ZW"/>
        </w:rPr>
        <w:t xml:space="preserve"> </w:t>
      </w:r>
      <w:proofErr w:type="spellStart"/>
      <w:r>
        <w:rPr>
          <w:rFonts w:ascii="Arial" w:hAnsi="Arial" w:cs="Arial"/>
          <w:sz w:val="28"/>
          <w:szCs w:val="28"/>
          <w:lang w:val="en-ZW"/>
        </w:rPr>
        <w:t>pamusoro</w:t>
      </w:r>
      <w:proofErr w:type="spellEnd"/>
      <w:r>
        <w:rPr>
          <w:rFonts w:ascii="Arial" w:hAnsi="Arial" w:cs="Arial"/>
          <w:sz w:val="28"/>
          <w:szCs w:val="28"/>
          <w:lang w:val="en-ZW"/>
        </w:rPr>
        <w:t xml:space="preserve"> </w:t>
      </w:r>
      <w:proofErr w:type="spellStart"/>
      <w:r>
        <w:rPr>
          <w:rFonts w:ascii="Arial" w:hAnsi="Arial" w:cs="Arial"/>
          <w:sz w:val="28"/>
          <w:szCs w:val="28"/>
          <w:lang w:val="en-ZW"/>
        </w:rPr>
        <w:t>pemaropafa</w:t>
      </w:r>
      <w:proofErr w:type="spellEnd"/>
      <w:r>
        <w:rPr>
          <w:rFonts w:ascii="Arial" w:hAnsi="Arial" w:cs="Arial"/>
          <w:sz w:val="28"/>
          <w:szCs w:val="28"/>
          <w:lang w:val="en-ZW"/>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maropafadzo</w:t>
      </w:r>
      <w:proofErr w:type="spellEnd"/>
      <w:r w:rsidRPr="005D2628">
        <w:rPr>
          <w:rFonts w:ascii="Arial" w:hAnsi="Arial" w:cs="Arial"/>
          <w:sz w:val="18"/>
          <w:szCs w:val="18"/>
          <w:lang w:val="x-none"/>
        </w:rPr>
        <w:t>.”]</w:t>
      </w:r>
      <w:r>
        <w:rPr>
          <w:rFonts w:ascii="Arial" w:hAnsi="Arial" w:cs="Arial"/>
          <w:sz w:val="28"/>
          <w:szCs w:val="28"/>
          <w:lang w:val="en-ZW"/>
        </w:rPr>
        <w:t xml:space="preserve"> </w:t>
      </w:r>
      <w:proofErr w:type="spellStart"/>
      <w:r>
        <w:rPr>
          <w:rFonts w:ascii="Arial" w:hAnsi="Arial" w:cs="Arial"/>
          <w:sz w:val="28"/>
          <w:szCs w:val="28"/>
          <w:lang w:val="en-ZW"/>
        </w:rPr>
        <w:t>Handei</w:t>
      </w:r>
      <w:proofErr w:type="spellEnd"/>
      <w:r>
        <w:rPr>
          <w:rFonts w:ascii="Arial" w:hAnsi="Arial" w:cs="Arial"/>
          <w:sz w:val="28"/>
          <w:szCs w:val="28"/>
          <w:lang w:val="en-ZW"/>
        </w:rPr>
        <w:t xml:space="preserve"> kuna Mark chapter 10, 10 </w:t>
      </w:r>
      <w:proofErr w:type="spellStart"/>
      <w:r>
        <w:rPr>
          <w:rFonts w:ascii="Arial" w:hAnsi="Arial" w:cs="Arial"/>
          <w:sz w:val="28"/>
          <w:szCs w:val="28"/>
          <w:lang w:val="en-ZW"/>
        </w:rPr>
        <w:t>tione</w:t>
      </w:r>
      <w:proofErr w:type="spellEnd"/>
      <w:r>
        <w:rPr>
          <w:rFonts w:ascii="Arial" w:hAnsi="Arial" w:cs="Arial"/>
          <w:sz w:val="28"/>
          <w:szCs w:val="28"/>
          <w:lang w:val="en-ZW"/>
        </w:rPr>
        <w:t xml:space="preserve">. Mark chapter 10 </w:t>
      </w:r>
      <w:proofErr w:type="spellStart"/>
      <w:r>
        <w:rPr>
          <w:rFonts w:ascii="Arial" w:hAnsi="Arial" w:cs="Arial"/>
          <w:sz w:val="28"/>
          <w:szCs w:val="28"/>
          <w:lang w:val="en-ZW"/>
        </w:rPr>
        <w:t>tasvika</w:t>
      </w:r>
      <w:proofErr w:type="spellEnd"/>
      <w:r>
        <w:rPr>
          <w:rFonts w:ascii="Arial" w:hAnsi="Arial" w:cs="Arial"/>
          <w:sz w:val="28"/>
          <w:szCs w:val="28"/>
          <w:lang w:val="en-ZW"/>
        </w:rPr>
        <w:t xml:space="preserve">? This is wonderful. </w:t>
      </w:r>
      <w:proofErr w:type="spellStart"/>
      <w:r>
        <w:rPr>
          <w:rFonts w:ascii="Arial" w:hAnsi="Arial" w:cs="Arial"/>
          <w:sz w:val="28"/>
          <w:szCs w:val="28"/>
          <w:lang w:val="en-ZW"/>
        </w:rPr>
        <w:t>Tasvika</w:t>
      </w:r>
      <w:proofErr w:type="spellEnd"/>
      <w:r>
        <w:rPr>
          <w:rFonts w:ascii="Arial" w:hAnsi="Arial" w:cs="Arial"/>
          <w:sz w:val="28"/>
          <w:szCs w:val="28"/>
          <w:lang w:val="en-ZW"/>
        </w:rPr>
        <w:t xml:space="preserve"> tese here? Right verse 28, </w:t>
      </w:r>
      <w:proofErr w:type="spellStart"/>
      <w:r>
        <w:rPr>
          <w:rFonts w:ascii="Arial" w:hAnsi="Arial" w:cs="Arial"/>
          <w:sz w:val="28"/>
          <w:szCs w:val="28"/>
          <w:lang w:val="en-ZW"/>
        </w:rPr>
        <w:t>tasvika</w:t>
      </w:r>
      <w:proofErr w:type="spellEnd"/>
      <w:r>
        <w:rPr>
          <w:rFonts w:ascii="Arial" w:hAnsi="Arial" w:cs="Arial"/>
          <w:sz w:val="28"/>
          <w:szCs w:val="28"/>
          <w:lang w:val="en-ZW"/>
        </w:rPr>
        <w:t xml:space="preserve"> </w:t>
      </w:r>
      <w:proofErr w:type="spellStart"/>
      <w:r>
        <w:rPr>
          <w:rFonts w:ascii="Arial" w:hAnsi="Arial" w:cs="Arial"/>
          <w:sz w:val="28"/>
          <w:szCs w:val="28"/>
          <w:lang w:val="en-ZW"/>
        </w:rPr>
        <w:t>tose</w:t>
      </w:r>
      <w:proofErr w:type="spellEnd"/>
      <w:r>
        <w:rPr>
          <w:rFonts w:ascii="Arial" w:hAnsi="Arial" w:cs="Arial"/>
          <w:sz w:val="28"/>
          <w:szCs w:val="28"/>
          <w:lang w:val="en-ZW"/>
        </w:rPr>
        <w:t xml:space="preserve">? </w:t>
      </w:r>
      <w:proofErr w:type="spellStart"/>
      <w:r>
        <w:rPr>
          <w:rFonts w:ascii="Arial" w:hAnsi="Arial" w:cs="Arial"/>
          <w:sz w:val="28"/>
          <w:szCs w:val="28"/>
          <w:lang w:val="en-ZW"/>
        </w:rPr>
        <w:t>Ndoda</w:t>
      </w:r>
      <w:proofErr w:type="spellEnd"/>
      <w:r>
        <w:rPr>
          <w:rFonts w:ascii="Arial" w:hAnsi="Arial" w:cs="Arial"/>
          <w:sz w:val="28"/>
          <w:szCs w:val="28"/>
          <w:lang w:val="en-ZW"/>
        </w:rPr>
        <w:t xml:space="preserve"> Amen </w:t>
      </w:r>
      <w:proofErr w:type="spellStart"/>
      <w:r>
        <w:rPr>
          <w:rFonts w:ascii="Arial" w:hAnsi="Arial" w:cs="Arial"/>
          <w:sz w:val="28"/>
          <w:szCs w:val="28"/>
          <w:lang w:val="en-ZW"/>
        </w:rPr>
        <w:t>munhu</w:t>
      </w:r>
      <w:proofErr w:type="spellEnd"/>
      <w:r>
        <w:rPr>
          <w:rFonts w:ascii="Arial" w:hAnsi="Arial" w:cs="Arial"/>
          <w:sz w:val="28"/>
          <w:szCs w:val="28"/>
          <w:lang w:val="en-ZW"/>
        </w:rPr>
        <w:t xml:space="preserve"> </w:t>
      </w:r>
      <w:proofErr w:type="spellStart"/>
      <w:r>
        <w:rPr>
          <w:rFonts w:ascii="Arial" w:hAnsi="Arial" w:cs="Arial"/>
          <w:sz w:val="28"/>
          <w:szCs w:val="28"/>
          <w:lang w:val="en-ZW"/>
        </w:rPr>
        <w:t>wese</w:t>
      </w:r>
      <w:proofErr w:type="spellEnd"/>
      <w:r>
        <w:rPr>
          <w:rFonts w:ascii="Arial" w:hAnsi="Arial" w:cs="Arial"/>
          <w:sz w:val="28"/>
          <w:szCs w:val="28"/>
          <w:lang w:val="en-ZW"/>
        </w:rPr>
        <w:t xml:space="preserve">. Mark 10 verse 28. Toda </w:t>
      </w:r>
      <w:proofErr w:type="spellStart"/>
      <w:r>
        <w:rPr>
          <w:rFonts w:ascii="Arial" w:hAnsi="Arial" w:cs="Arial"/>
          <w:sz w:val="28"/>
          <w:szCs w:val="28"/>
          <w:lang w:val="en-ZW"/>
        </w:rPr>
        <w:t>kunzwa</w:t>
      </w:r>
      <w:proofErr w:type="spellEnd"/>
      <w:r>
        <w:rPr>
          <w:rFonts w:ascii="Arial" w:hAnsi="Arial" w:cs="Arial"/>
          <w:sz w:val="28"/>
          <w:szCs w:val="28"/>
          <w:lang w:val="en-ZW"/>
        </w:rPr>
        <w:t xml:space="preserve"> </w:t>
      </w:r>
      <w:proofErr w:type="spellStart"/>
      <w:r>
        <w:rPr>
          <w:rFonts w:ascii="Arial" w:hAnsi="Arial" w:cs="Arial"/>
          <w:sz w:val="28"/>
          <w:szCs w:val="28"/>
          <w:lang w:val="en-ZW"/>
        </w:rPr>
        <w:t>kuti</w:t>
      </w:r>
      <w:proofErr w:type="spellEnd"/>
      <w:r>
        <w:rPr>
          <w:rFonts w:ascii="Arial" w:hAnsi="Arial" w:cs="Arial"/>
          <w:sz w:val="28"/>
          <w:szCs w:val="28"/>
          <w:lang w:val="en-ZW"/>
        </w:rPr>
        <w:t xml:space="preserve"> </w:t>
      </w:r>
      <w:proofErr w:type="spellStart"/>
      <w:r>
        <w:rPr>
          <w:rFonts w:ascii="Arial" w:hAnsi="Arial" w:cs="Arial"/>
          <w:sz w:val="28"/>
          <w:szCs w:val="28"/>
          <w:lang w:val="en-ZW"/>
        </w:rPr>
        <w:t>Jeso</w:t>
      </w:r>
      <w:proofErr w:type="spellEnd"/>
      <w:r>
        <w:rPr>
          <w:rFonts w:ascii="Arial" w:hAnsi="Arial" w:cs="Arial"/>
          <w:sz w:val="28"/>
          <w:szCs w:val="28"/>
          <w:lang w:val="en-ZW"/>
        </w:rPr>
        <w:t xml:space="preserve"> </w:t>
      </w:r>
      <w:proofErr w:type="spellStart"/>
      <w:r>
        <w:rPr>
          <w:rFonts w:ascii="Arial" w:hAnsi="Arial" w:cs="Arial"/>
          <w:sz w:val="28"/>
          <w:szCs w:val="28"/>
          <w:lang w:val="en-ZW"/>
        </w:rPr>
        <w:t>Vanoti</w:t>
      </w:r>
      <w:proofErr w:type="spellEnd"/>
      <w:r>
        <w:rPr>
          <w:rFonts w:ascii="Arial" w:hAnsi="Arial" w:cs="Arial"/>
          <w:sz w:val="28"/>
          <w:szCs w:val="28"/>
          <w:lang w:val="en-ZW"/>
        </w:rPr>
        <w:t xml:space="preserve"> </w:t>
      </w:r>
      <w:proofErr w:type="spellStart"/>
      <w:r>
        <w:rPr>
          <w:rFonts w:ascii="Arial" w:hAnsi="Arial" w:cs="Arial"/>
          <w:sz w:val="28"/>
          <w:szCs w:val="28"/>
          <w:lang w:val="en-ZW"/>
        </w:rPr>
        <w:t>kudii</w:t>
      </w:r>
      <w:proofErr w:type="spellEnd"/>
      <w:r>
        <w:rPr>
          <w:rFonts w:ascii="Arial" w:hAnsi="Arial" w:cs="Arial"/>
          <w:sz w:val="28"/>
          <w:szCs w:val="28"/>
          <w:lang w:val="en-ZW"/>
        </w:rPr>
        <w:t xml:space="preserve"> </w:t>
      </w:r>
      <w:proofErr w:type="spellStart"/>
      <w:r>
        <w:rPr>
          <w:rFonts w:ascii="Arial" w:hAnsi="Arial" w:cs="Arial"/>
          <w:sz w:val="28"/>
          <w:szCs w:val="28"/>
          <w:lang w:val="en-ZW"/>
        </w:rPr>
        <w:t>ipapapo</w:t>
      </w:r>
      <w:proofErr w:type="spellEnd"/>
      <w:r>
        <w:rPr>
          <w:rFonts w:ascii="Arial" w:hAnsi="Arial" w:cs="Arial"/>
          <w:sz w:val="28"/>
          <w:szCs w:val="28"/>
          <w:lang w:val="en-ZW"/>
        </w:rPr>
        <w:t xml:space="preserve">? </w:t>
      </w:r>
      <w:proofErr w:type="spellStart"/>
      <w:r>
        <w:rPr>
          <w:rFonts w:ascii="Arial" w:hAnsi="Arial" w:cs="Arial"/>
          <w:sz w:val="28"/>
          <w:szCs w:val="28"/>
          <w:lang w:val="en-ZW"/>
        </w:rPr>
        <w:t>Tasvika</w:t>
      </w:r>
      <w:proofErr w:type="spellEnd"/>
      <w:r>
        <w:rPr>
          <w:rFonts w:ascii="Arial" w:hAnsi="Arial" w:cs="Arial"/>
          <w:sz w:val="28"/>
          <w:szCs w:val="28"/>
          <w:lang w:val="en-ZW"/>
        </w:rPr>
        <w:t xml:space="preserve"> </w:t>
      </w:r>
      <w:proofErr w:type="spellStart"/>
      <w:r>
        <w:rPr>
          <w:rFonts w:ascii="Arial" w:hAnsi="Arial" w:cs="Arial"/>
          <w:sz w:val="28"/>
          <w:szCs w:val="28"/>
          <w:lang w:val="en-ZW"/>
        </w:rPr>
        <w:t>tose</w:t>
      </w:r>
      <w:proofErr w:type="spellEnd"/>
      <w:r>
        <w:rPr>
          <w:rFonts w:ascii="Arial" w:hAnsi="Arial" w:cs="Arial"/>
          <w:sz w:val="28"/>
          <w:szCs w:val="28"/>
          <w:lang w:val="en-ZW"/>
        </w:rPr>
        <w:t xml:space="preserve"> here? </w:t>
      </w:r>
      <w:r w:rsidRPr="005D262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en-ZW"/>
        </w:rPr>
        <w:t>Hatiite</w:t>
      </w:r>
      <w:proofErr w:type="spellEnd"/>
      <w:r>
        <w:rPr>
          <w:rFonts w:ascii="Arial" w:hAnsi="Arial" w:cs="Arial"/>
          <w:sz w:val="28"/>
          <w:szCs w:val="28"/>
          <w:lang w:val="en-ZW"/>
        </w:rPr>
        <w:t xml:space="preserve"> Amen </w:t>
      </w:r>
      <w:proofErr w:type="spellStart"/>
      <w:r>
        <w:rPr>
          <w:rFonts w:ascii="Arial" w:hAnsi="Arial" w:cs="Arial"/>
          <w:sz w:val="28"/>
          <w:szCs w:val="28"/>
          <w:lang w:val="en-ZW"/>
        </w:rPr>
        <w:t>zvakare</w:t>
      </w:r>
      <w:proofErr w:type="spellEnd"/>
      <w:r>
        <w:rPr>
          <w:rFonts w:ascii="Arial" w:hAnsi="Arial" w:cs="Arial"/>
          <w:sz w:val="28"/>
          <w:szCs w:val="28"/>
          <w:lang w:val="en-ZW"/>
        </w:rPr>
        <w:t xml:space="preserve">. </w:t>
      </w:r>
      <w:r w:rsidRPr="005D2628">
        <w:rPr>
          <w:rFonts w:ascii="Arial" w:hAnsi="Arial" w:cs="Arial"/>
          <w:sz w:val="18"/>
          <w:szCs w:val="18"/>
          <w:lang w:val="x-none"/>
        </w:rPr>
        <w:t xml:space="preserve">[Congregation says, “Amen.”] </w:t>
      </w:r>
      <w:proofErr w:type="spellStart"/>
      <w:r>
        <w:rPr>
          <w:rFonts w:ascii="Arial" w:hAnsi="Arial" w:cs="Arial"/>
          <w:sz w:val="28"/>
          <w:szCs w:val="28"/>
          <w:lang w:val="en-ZW"/>
        </w:rPr>
        <w:t>Hativerengei</w:t>
      </w:r>
      <w:proofErr w:type="spellEnd"/>
      <w:r>
        <w:rPr>
          <w:rFonts w:ascii="Arial" w:hAnsi="Arial" w:cs="Arial"/>
          <w:sz w:val="28"/>
          <w:szCs w:val="28"/>
          <w:lang w:val="en-ZW"/>
        </w:rPr>
        <w:t xml:space="preserve"> verse 28 tese. </w:t>
      </w:r>
    </w:p>
    <w:p w:rsidR="00E04253" w:rsidP="00E04253" w:rsidRDefault="00E04253" w14:paraId="2851932E" w14:textId="77777777">
      <w:pPr>
        <w:ind w:left="720"/>
        <w:jc w:val="both"/>
        <w:rPr>
          <w:rFonts w:ascii="Arial" w:hAnsi="Arial" w:cs="Arial"/>
          <w:i/>
          <w:iCs/>
          <w:sz w:val="28"/>
          <w:szCs w:val="28"/>
          <w:lang w:val="x-none"/>
        </w:rPr>
      </w:pPr>
      <w:r w:rsidRPr="00E43B3E">
        <w:rPr>
          <w:rFonts w:ascii="Arial" w:hAnsi="Arial" w:cs="Arial"/>
          <w:i/>
          <w:iCs/>
          <w:sz w:val="28"/>
          <w:szCs w:val="28"/>
          <w:lang w:val="x-none"/>
        </w:rPr>
        <w:t xml:space="preserve">Then Peter began to say unto </w:t>
      </w:r>
      <w:r>
        <w:rPr>
          <w:rFonts w:ascii="Arial" w:hAnsi="Arial" w:cs="Arial"/>
          <w:i/>
          <w:iCs/>
          <w:sz w:val="28"/>
          <w:szCs w:val="28"/>
          <w:lang w:val="x-none"/>
        </w:rPr>
        <w:t>H</w:t>
      </w:r>
      <w:r w:rsidRPr="00E43B3E">
        <w:rPr>
          <w:rFonts w:ascii="Arial" w:hAnsi="Arial" w:cs="Arial"/>
          <w:i/>
          <w:iCs/>
          <w:sz w:val="28"/>
          <w:szCs w:val="28"/>
          <w:lang w:val="x-none"/>
        </w:rPr>
        <w:t xml:space="preserve">im, Lo, we have left all, and have followed </w:t>
      </w:r>
      <w:r>
        <w:rPr>
          <w:rFonts w:ascii="Arial" w:hAnsi="Arial" w:cs="Arial"/>
          <w:i/>
          <w:iCs/>
          <w:sz w:val="28"/>
          <w:szCs w:val="28"/>
          <w:lang w:val="x-none"/>
        </w:rPr>
        <w:t>T</w:t>
      </w:r>
      <w:r w:rsidRPr="00E43B3E">
        <w:rPr>
          <w:rFonts w:ascii="Arial" w:hAnsi="Arial" w:cs="Arial"/>
          <w:i/>
          <w:iCs/>
          <w:sz w:val="28"/>
          <w:szCs w:val="28"/>
          <w:lang w:val="x-none"/>
        </w:rPr>
        <w:t>hee. </w:t>
      </w:r>
    </w:p>
    <w:p w:rsidR="00E04253" w:rsidP="00E04253" w:rsidRDefault="00E04253" w14:paraId="5C880D80" w14:textId="77777777">
      <w:pPr>
        <w:jc w:val="both"/>
        <w:rPr>
          <w:rFonts w:ascii="Arial" w:hAnsi="Arial" w:cs="Arial"/>
          <w:sz w:val="18"/>
          <w:szCs w:val="18"/>
          <w:lang w:val="x-none"/>
        </w:rPr>
      </w:pPr>
      <w:r>
        <w:rPr>
          <w:rFonts w:ascii="Arial" w:hAnsi="Arial" w:cs="Arial"/>
          <w:sz w:val="28"/>
          <w:szCs w:val="28"/>
          <w:vertAlign w:val="superscript"/>
          <w:lang w:val="x-none"/>
        </w:rPr>
        <w:t xml:space="preserve">293 </w:t>
      </w:r>
      <w:r>
        <w:rPr>
          <w:rFonts w:ascii="Arial" w:hAnsi="Arial" w:cs="Arial"/>
          <w:sz w:val="28"/>
          <w:szCs w:val="28"/>
          <w:lang w:val="x-none"/>
        </w:rPr>
        <w:t xml:space="preserve">Can we say the same thing? Have we left all and followed Jesus?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Have we?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Tasiya </w:t>
      </w:r>
      <w:proofErr w:type="spellStart"/>
      <w:r>
        <w:rPr>
          <w:rFonts w:ascii="Arial" w:hAnsi="Arial" w:cs="Arial"/>
          <w:sz w:val="28"/>
          <w:szCs w:val="28"/>
          <w:lang w:val="x-none"/>
        </w:rPr>
        <w:t>vakomana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Tasiya </w:t>
      </w:r>
      <w:proofErr w:type="spellStart"/>
      <w:r>
        <w:rPr>
          <w:rFonts w:ascii="Arial" w:hAnsi="Arial" w:cs="Arial"/>
          <w:sz w:val="28"/>
          <w:szCs w:val="28"/>
          <w:lang w:val="x-none"/>
        </w:rPr>
        <w:t>vasikana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Tasiya </w:t>
      </w:r>
      <w:proofErr w:type="spellStart"/>
      <w:r>
        <w:rPr>
          <w:rFonts w:ascii="Arial" w:hAnsi="Arial" w:cs="Arial"/>
          <w:sz w:val="28"/>
          <w:szCs w:val="28"/>
          <w:lang w:val="x-none"/>
        </w:rPr>
        <w:t>nziyo</w:t>
      </w:r>
      <w:proofErr w:type="spellEnd"/>
      <w:r>
        <w:rPr>
          <w:rFonts w:ascii="Arial" w:hAnsi="Arial" w:cs="Arial"/>
          <w:sz w:val="28"/>
          <w:szCs w:val="28"/>
          <w:lang w:val="x-none"/>
        </w:rPr>
        <w:t xml:space="preserve"> </w:t>
      </w:r>
      <w:proofErr w:type="spellStart"/>
      <w:r>
        <w:rPr>
          <w:rFonts w:ascii="Arial" w:hAnsi="Arial" w:cs="Arial"/>
          <w:sz w:val="28"/>
          <w:szCs w:val="28"/>
          <w:lang w:val="x-none"/>
        </w:rPr>
        <w:t>dzenyika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Tasiya </w:t>
      </w:r>
      <w:proofErr w:type="spellStart"/>
      <w:r>
        <w:rPr>
          <w:rFonts w:ascii="Arial" w:hAnsi="Arial" w:cs="Arial"/>
          <w:sz w:val="28"/>
          <w:szCs w:val="28"/>
          <w:lang w:val="x-none"/>
        </w:rPr>
        <w:t>kuba</w:t>
      </w:r>
      <w:proofErr w:type="spellEnd"/>
      <w:r>
        <w:rPr>
          <w:rFonts w:ascii="Arial" w:hAnsi="Arial" w:cs="Arial"/>
          <w:sz w:val="28"/>
          <w:szCs w:val="28"/>
          <w:lang w:val="x-none"/>
        </w:rPr>
        <w:t xml:space="preserve">? Tasiya </w:t>
      </w:r>
      <w:proofErr w:type="spellStart"/>
      <w:r>
        <w:rPr>
          <w:rFonts w:ascii="Arial" w:hAnsi="Arial" w:cs="Arial"/>
          <w:sz w:val="28"/>
          <w:szCs w:val="28"/>
          <w:lang w:val="x-none"/>
        </w:rPr>
        <w:t>kunyepa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Tasiya ungratefulness? Heh? Tasiya </w:t>
      </w:r>
      <w:proofErr w:type="spellStart"/>
      <w:r>
        <w:rPr>
          <w:rFonts w:ascii="Arial" w:hAnsi="Arial" w:cs="Arial"/>
          <w:sz w:val="28"/>
          <w:szCs w:val="28"/>
          <w:lang w:val="x-none"/>
        </w:rPr>
        <w:t>zvose</w:t>
      </w:r>
      <w:proofErr w:type="spellEnd"/>
      <w:r>
        <w:rPr>
          <w:rFonts w:ascii="Arial" w:hAnsi="Arial" w:cs="Arial"/>
          <w:sz w:val="28"/>
          <w:szCs w:val="28"/>
          <w:lang w:val="x-none"/>
        </w:rPr>
        <w:t xml:space="preserve"> here </w:t>
      </w:r>
      <w:proofErr w:type="spellStart"/>
      <w:r>
        <w:rPr>
          <w:rFonts w:ascii="Arial" w:hAnsi="Arial" w:cs="Arial"/>
          <w:sz w:val="28"/>
          <w:szCs w:val="28"/>
          <w:lang w:val="x-none"/>
        </w:rPr>
        <w:t>kutevera</w:t>
      </w:r>
      <w:proofErr w:type="spellEnd"/>
      <w:r>
        <w:rPr>
          <w:rFonts w:ascii="Arial" w:hAnsi="Arial" w:cs="Arial"/>
          <w:sz w:val="28"/>
          <w:szCs w:val="28"/>
          <w:lang w:val="x-none"/>
        </w:rPr>
        <w:t xml:space="preserve"> </w:t>
      </w:r>
      <w:proofErr w:type="spellStart"/>
      <w:r>
        <w:rPr>
          <w:rFonts w:ascii="Arial" w:hAnsi="Arial" w:cs="Arial"/>
          <w:sz w:val="28"/>
          <w:szCs w:val="28"/>
          <w:lang w:val="x-none"/>
        </w:rPr>
        <w:t>Jeso</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proofErr w:type="spellStart"/>
      <w:r>
        <w:rPr>
          <w:rFonts w:ascii="Arial" w:hAnsi="Arial" w:cs="Arial"/>
          <w:sz w:val="28"/>
          <w:szCs w:val="28"/>
          <w:lang w:val="x-none"/>
        </w:rPr>
        <w:t>Tingaita</w:t>
      </w:r>
      <w:proofErr w:type="spellEnd"/>
      <w:r>
        <w:rPr>
          <w:rFonts w:ascii="Arial" w:hAnsi="Arial" w:cs="Arial"/>
          <w:sz w:val="28"/>
          <w:szCs w:val="28"/>
          <w:lang w:val="x-none"/>
        </w:rPr>
        <w:t xml:space="preserve"> Amen here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p>
    <w:p w:rsidR="00E04253" w:rsidP="00E04253" w:rsidRDefault="00E04253" w14:paraId="6A7AC469" w14:textId="77777777">
      <w:pPr>
        <w:jc w:val="both"/>
        <w:rPr>
          <w:rFonts w:ascii="Arial" w:hAnsi="Arial" w:cs="Arial"/>
          <w:sz w:val="28"/>
          <w:szCs w:val="28"/>
          <w:lang w:val="x-none"/>
        </w:rPr>
      </w:pPr>
      <w:r>
        <w:rPr>
          <w:rFonts w:ascii="Arial" w:hAnsi="Arial" w:cs="Arial"/>
          <w:sz w:val="28"/>
          <w:szCs w:val="28"/>
          <w:vertAlign w:val="superscript"/>
          <w:lang w:val="x-none"/>
        </w:rPr>
        <w:t xml:space="preserve">294 </w:t>
      </w:r>
      <w:r>
        <w:rPr>
          <w:rFonts w:ascii="Arial" w:hAnsi="Arial" w:cs="Arial"/>
          <w:sz w:val="28"/>
          <w:szCs w:val="28"/>
          <w:lang w:val="x-none"/>
        </w:rPr>
        <w:t xml:space="preserve">Hanzi na Peter, “Takasiya </w:t>
      </w:r>
      <w:proofErr w:type="spellStart"/>
      <w:r>
        <w:rPr>
          <w:rFonts w:ascii="Arial" w:hAnsi="Arial" w:cs="Arial"/>
          <w:sz w:val="28"/>
          <w:szCs w:val="28"/>
          <w:lang w:val="x-none"/>
        </w:rPr>
        <w:t>zvose</w:t>
      </w:r>
      <w:proofErr w:type="spellEnd"/>
      <w:r>
        <w:rPr>
          <w:rFonts w:ascii="Arial" w:hAnsi="Arial" w:cs="Arial"/>
          <w:sz w:val="28"/>
          <w:szCs w:val="28"/>
          <w:lang w:val="x-none"/>
        </w:rPr>
        <w:t xml:space="preserve">.” </w:t>
      </w:r>
      <w:proofErr w:type="spellStart"/>
      <w:r>
        <w:rPr>
          <w:rFonts w:ascii="Arial" w:hAnsi="Arial" w:cs="Arial"/>
          <w:sz w:val="28"/>
          <w:szCs w:val="28"/>
          <w:lang w:val="x-none"/>
        </w:rPr>
        <w:t>Hatichinzwai</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Jeso</w:t>
      </w:r>
      <w:proofErr w:type="spellEnd"/>
      <w:r>
        <w:rPr>
          <w:rFonts w:ascii="Arial" w:hAnsi="Arial" w:cs="Arial"/>
          <w:sz w:val="28"/>
          <w:szCs w:val="28"/>
          <w:lang w:val="x-none"/>
        </w:rPr>
        <w:t xml:space="preserve"> </w:t>
      </w:r>
      <w:proofErr w:type="spellStart"/>
      <w:r>
        <w:rPr>
          <w:rFonts w:ascii="Arial" w:hAnsi="Arial" w:cs="Arial"/>
          <w:sz w:val="28"/>
          <w:szCs w:val="28"/>
          <w:lang w:val="x-none"/>
        </w:rPr>
        <w:t>anoti</w:t>
      </w:r>
      <w:proofErr w:type="spellEnd"/>
      <w:r>
        <w:rPr>
          <w:rFonts w:ascii="Arial" w:hAnsi="Arial" w:cs="Arial"/>
          <w:sz w:val="28"/>
          <w:szCs w:val="28"/>
          <w:lang w:val="x-none"/>
        </w:rPr>
        <w:t xml:space="preserve"> </w:t>
      </w:r>
      <w:proofErr w:type="spellStart"/>
      <w:r>
        <w:rPr>
          <w:rFonts w:ascii="Arial" w:hAnsi="Arial" w:cs="Arial"/>
          <w:sz w:val="28"/>
          <w:szCs w:val="28"/>
          <w:lang w:val="x-none"/>
        </w:rPr>
        <w:t>kudii</w:t>
      </w:r>
      <w:proofErr w:type="spellEnd"/>
      <w:r>
        <w:rPr>
          <w:rFonts w:ascii="Arial" w:hAnsi="Arial" w:cs="Arial"/>
          <w:sz w:val="28"/>
          <w:szCs w:val="28"/>
          <w:lang w:val="x-none"/>
        </w:rPr>
        <w:t xml:space="preserve">, kune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vanenge</w:t>
      </w:r>
      <w:proofErr w:type="spellEnd"/>
      <w:r>
        <w:rPr>
          <w:rFonts w:ascii="Arial" w:hAnsi="Arial" w:cs="Arial"/>
          <w:sz w:val="28"/>
          <w:szCs w:val="28"/>
          <w:lang w:val="x-none"/>
        </w:rPr>
        <w:t xml:space="preserve"> </w:t>
      </w:r>
      <w:proofErr w:type="spellStart"/>
      <w:r>
        <w:rPr>
          <w:rFonts w:ascii="Arial" w:hAnsi="Arial" w:cs="Arial"/>
          <w:sz w:val="28"/>
          <w:szCs w:val="28"/>
          <w:lang w:val="x-none"/>
        </w:rPr>
        <w:t>vasiya</w:t>
      </w:r>
      <w:proofErr w:type="spellEnd"/>
      <w:r>
        <w:rPr>
          <w:rFonts w:ascii="Arial" w:hAnsi="Arial" w:cs="Arial"/>
          <w:sz w:val="28"/>
          <w:szCs w:val="28"/>
          <w:lang w:val="x-none"/>
        </w:rPr>
        <w:t xml:space="preserve"> </w:t>
      </w:r>
      <w:proofErr w:type="spellStart"/>
      <w:r>
        <w:rPr>
          <w:rFonts w:ascii="Arial" w:hAnsi="Arial" w:cs="Arial"/>
          <w:sz w:val="28"/>
          <w:szCs w:val="28"/>
          <w:lang w:val="x-none"/>
        </w:rPr>
        <w:t>zvose</w:t>
      </w:r>
      <w:proofErr w:type="spellEnd"/>
      <w:r>
        <w:rPr>
          <w:rFonts w:ascii="Arial" w:hAnsi="Arial" w:cs="Arial"/>
          <w:sz w:val="28"/>
          <w:szCs w:val="28"/>
          <w:lang w:val="x-none"/>
        </w:rPr>
        <w:t xml:space="preserve">? Amen! </w:t>
      </w:r>
      <w:r w:rsidRPr="005D2628">
        <w:rPr>
          <w:rFonts w:ascii="Arial" w:hAnsi="Arial" w:cs="Arial"/>
          <w:sz w:val="18"/>
          <w:szCs w:val="18"/>
          <w:lang w:val="x-none"/>
        </w:rPr>
        <w:t>[Congregation says, “Amen.”]</w:t>
      </w:r>
      <w:r>
        <w:rPr>
          <w:rFonts w:ascii="Arial" w:hAnsi="Arial" w:cs="Arial"/>
          <w:sz w:val="18"/>
          <w:szCs w:val="18"/>
          <w:lang w:val="x-none"/>
        </w:rPr>
        <w:t xml:space="preserve"> </w:t>
      </w:r>
      <w:proofErr w:type="spellStart"/>
      <w:r>
        <w:rPr>
          <w:rFonts w:ascii="Arial" w:hAnsi="Arial" w:cs="Arial"/>
          <w:sz w:val="28"/>
          <w:szCs w:val="28"/>
          <w:lang w:val="x-none"/>
        </w:rPr>
        <w:t>Handei</w:t>
      </w:r>
      <w:proofErr w:type="spellEnd"/>
      <w:r>
        <w:rPr>
          <w:rFonts w:ascii="Arial" w:hAnsi="Arial" w:cs="Arial"/>
          <w:sz w:val="28"/>
          <w:szCs w:val="28"/>
          <w:lang w:val="x-none"/>
        </w:rPr>
        <w:t xml:space="preserve"> pa verse </w:t>
      </w:r>
      <w:r w:rsidRPr="00EE1A60">
        <w:rPr>
          <w:rFonts w:ascii="Arial" w:hAnsi="Arial" w:cs="Arial"/>
          <w:sz w:val="28"/>
          <w:szCs w:val="28"/>
          <w:lang w:val="x-none"/>
        </w:rPr>
        <w:t>29</w:t>
      </w:r>
      <w:r>
        <w:rPr>
          <w:rFonts w:ascii="Arial" w:hAnsi="Arial" w:cs="Arial"/>
          <w:sz w:val="28"/>
          <w:szCs w:val="28"/>
          <w:lang w:val="x-none"/>
        </w:rPr>
        <w:t xml:space="preserve"> tese.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verse </w:t>
      </w:r>
      <w:r w:rsidRPr="00EE1A60">
        <w:rPr>
          <w:rFonts w:ascii="Arial" w:hAnsi="Arial" w:cs="Arial"/>
          <w:sz w:val="28"/>
          <w:szCs w:val="28"/>
          <w:lang w:val="x-none"/>
        </w:rPr>
        <w:t>29</w:t>
      </w:r>
      <w:r>
        <w:rPr>
          <w:rFonts w:ascii="Arial" w:hAnsi="Arial" w:cs="Arial"/>
          <w:sz w:val="28"/>
          <w:szCs w:val="28"/>
          <w:lang w:val="x-none"/>
        </w:rPr>
        <w:t xml:space="preserve"> tese. </w:t>
      </w:r>
    </w:p>
    <w:p w:rsidR="00E04253" w:rsidP="00E04253" w:rsidRDefault="00E04253" w14:paraId="02CDD2FB" w14:textId="77777777">
      <w:pPr>
        <w:ind w:left="720"/>
        <w:jc w:val="both"/>
        <w:rPr>
          <w:rFonts w:ascii="Arial" w:hAnsi="Arial" w:cs="Arial"/>
          <w:i/>
          <w:iCs/>
          <w:sz w:val="28"/>
          <w:szCs w:val="28"/>
          <w:lang w:val="x-none"/>
        </w:rPr>
      </w:pPr>
      <w:r w:rsidRPr="00147206">
        <w:rPr>
          <w:rFonts w:ascii="Arial" w:hAnsi="Arial" w:cs="Arial"/>
          <w:i/>
          <w:iCs/>
          <w:sz w:val="28"/>
          <w:szCs w:val="28"/>
          <w:lang w:val="x-none"/>
        </w:rPr>
        <w:t>Then Peter began to say unto him, Lo, we have left all, and have followed thee. </w:t>
      </w:r>
    </w:p>
    <w:p w:rsidR="00E04253" w:rsidP="00E04253" w:rsidRDefault="00E04253" w14:paraId="2D238AB3" w14:textId="77777777">
      <w:pPr>
        <w:jc w:val="both"/>
        <w:rPr>
          <w:rFonts w:ascii="Arial" w:hAnsi="Arial" w:cs="Arial"/>
          <w:sz w:val="28"/>
          <w:szCs w:val="28"/>
          <w:lang w:val="x-none"/>
        </w:rPr>
      </w:pPr>
      <w:r>
        <w:rPr>
          <w:rFonts w:ascii="Arial" w:hAnsi="Arial" w:cs="Arial"/>
          <w:sz w:val="28"/>
          <w:szCs w:val="28"/>
          <w:vertAlign w:val="superscript"/>
          <w:lang w:val="x-none"/>
        </w:rPr>
        <w:t xml:space="preserve">295 </w:t>
      </w:r>
      <w:r>
        <w:rPr>
          <w:rFonts w:ascii="Arial" w:hAnsi="Arial" w:cs="Arial"/>
          <w:sz w:val="28"/>
          <w:szCs w:val="28"/>
          <w:lang w:val="x-none"/>
        </w:rPr>
        <w:t>Verse 29.</w:t>
      </w:r>
    </w:p>
    <w:p w:rsidR="00E04253" w:rsidP="00E04253" w:rsidRDefault="00E04253" w14:paraId="478CD29D" w14:textId="77777777">
      <w:pPr>
        <w:ind w:left="720"/>
        <w:jc w:val="both"/>
        <w:rPr>
          <w:rFonts w:ascii="Arial" w:hAnsi="Arial" w:cs="Arial"/>
          <w:i/>
          <w:iCs/>
          <w:sz w:val="28"/>
          <w:szCs w:val="28"/>
          <w:lang w:val="x-none"/>
        </w:rPr>
      </w:pPr>
      <w:r w:rsidRPr="00AB7396">
        <w:rPr>
          <w:rFonts w:ascii="Arial" w:hAnsi="Arial" w:cs="Arial"/>
          <w:i/>
          <w:iCs/>
          <w:sz w:val="28"/>
          <w:szCs w:val="28"/>
          <w:lang w:val="x-none"/>
        </w:rPr>
        <w:t>And Jesus answered and said, Verily I say unto you, There is no man that hath left</w:t>
      </w:r>
      <w:r>
        <w:rPr>
          <w:rFonts w:ascii="Arial" w:hAnsi="Arial" w:cs="Arial"/>
          <w:i/>
          <w:iCs/>
          <w:sz w:val="28"/>
          <w:szCs w:val="28"/>
          <w:lang w:val="x-none"/>
        </w:rPr>
        <w:t>…</w:t>
      </w:r>
    </w:p>
    <w:p w:rsidR="00E04253" w:rsidP="00E04253" w:rsidRDefault="00E04253" w14:paraId="0078BCDC" w14:textId="77777777">
      <w:pPr>
        <w:jc w:val="both"/>
        <w:rPr>
          <w:rFonts w:ascii="Arial" w:hAnsi="Arial" w:cs="Arial"/>
          <w:sz w:val="28"/>
          <w:szCs w:val="28"/>
          <w:lang w:val="x-none"/>
        </w:rPr>
      </w:pPr>
      <w:proofErr w:type="spellStart"/>
      <w:r w:rsidRPr="009C2D71">
        <w:rPr>
          <w:rFonts w:ascii="Arial" w:hAnsi="Arial" w:cs="Arial"/>
          <w:sz w:val="28"/>
          <w:szCs w:val="28"/>
          <w:lang w:val="x-none"/>
        </w:rPr>
        <w:t>Hatidzokorerei</w:t>
      </w:r>
      <w:proofErr w:type="spellEnd"/>
      <w:r w:rsidRPr="009C2D71">
        <w:rPr>
          <w:rFonts w:ascii="Arial" w:hAnsi="Arial" w:cs="Arial"/>
          <w:sz w:val="28"/>
          <w:szCs w:val="28"/>
          <w:lang w:val="x-none"/>
        </w:rPr>
        <w:t xml:space="preserve">, </w:t>
      </w:r>
    </w:p>
    <w:p w:rsidRPr="00E226C2" w:rsidR="00E04253" w:rsidP="00E04253" w:rsidRDefault="00E04253" w14:paraId="32F20602" w14:textId="77777777">
      <w:pPr>
        <w:ind w:left="720"/>
        <w:jc w:val="both"/>
        <w:rPr>
          <w:rFonts w:ascii="Arial" w:hAnsi="Arial" w:cs="Arial"/>
          <w:i/>
          <w:iCs/>
          <w:sz w:val="28"/>
          <w:szCs w:val="28"/>
          <w:lang w:val="x-none"/>
        </w:rPr>
      </w:pPr>
      <w:r w:rsidRPr="00E226C2">
        <w:rPr>
          <w:rFonts w:ascii="Arial" w:hAnsi="Arial" w:cs="Arial"/>
          <w:i/>
          <w:iCs/>
          <w:sz w:val="28"/>
          <w:szCs w:val="28"/>
          <w:lang w:val="x-none"/>
        </w:rPr>
        <w:t>…There is no man…</w:t>
      </w:r>
    </w:p>
    <w:p w:rsidR="00E04253" w:rsidP="00E04253" w:rsidRDefault="00E04253" w14:paraId="09DD5C83" w14:textId="77777777">
      <w:pPr>
        <w:jc w:val="both"/>
        <w:rPr>
          <w:rFonts w:ascii="Arial" w:hAnsi="Arial" w:cs="Arial"/>
          <w:sz w:val="28"/>
          <w:szCs w:val="28"/>
          <w:lang w:val="x-none"/>
        </w:rPr>
      </w:pPr>
      <w:proofErr w:type="spellStart"/>
      <w:r w:rsidRPr="009C2D71">
        <w:rPr>
          <w:rFonts w:ascii="Arial" w:hAnsi="Arial" w:cs="Arial"/>
          <w:sz w:val="28"/>
          <w:szCs w:val="28"/>
          <w:lang w:val="x-none"/>
        </w:rPr>
        <w:t>Hatidzokorerei</w:t>
      </w:r>
      <w:proofErr w:type="spellEnd"/>
      <w:r w:rsidRPr="009C2D71">
        <w:rPr>
          <w:rFonts w:ascii="Arial" w:hAnsi="Arial" w:cs="Arial"/>
          <w:sz w:val="28"/>
          <w:szCs w:val="28"/>
          <w:lang w:val="x-none"/>
        </w:rPr>
        <w:t xml:space="preserve">, </w:t>
      </w:r>
    </w:p>
    <w:p w:rsidRPr="00E226C2" w:rsidR="00E04253" w:rsidP="00E04253" w:rsidRDefault="00E04253" w14:paraId="0C32CE25" w14:textId="77777777">
      <w:pPr>
        <w:ind w:left="720"/>
        <w:jc w:val="both"/>
        <w:rPr>
          <w:rFonts w:ascii="Arial" w:hAnsi="Arial" w:cs="Arial"/>
          <w:i/>
          <w:iCs/>
          <w:sz w:val="28"/>
          <w:szCs w:val="28"/>
          <w:lang w:val="x-none"/>
        </w:rPr>
      </w:pPr>
      <w:r>
        <w:rPr>
          <w:rFonts w:ascii="Arial" w:hAnsi="Arial" w:cs="Arial"/>
          <w:i/>
          <w:iCs/>
          <w:sz w:val="28"/>
          <w:szCs w:val="28"/>
          <w:lang w:val="x-none"/>
        </w:rPr>
        <w:t>…</w:t>
      </w:r>
      <w:r w:rsidRPr="00E226C2">
        <w:rPr>
          <w:rFonts w:ascii="Arial" w:hAnsi="Arial" w:cs="Arial"/>
          <w:i/>
          <w:iCs/>
          <w:sz w:val="28"/>
          <w:szCs w:val="28"/>
          <w:lang w:val="x-none"/>
        </w:rPr>
        <w:t>There is no man…</w:t>
      </w:r>
    </w:p>
    <w:p w:rsidR="00E04253" w:rsidP="00E04253" w:rsidRDefault="00E04253" w14:paraId="141B1449" w14:textId="77777777">
      <w:pPr>
        <w:jc w:val="both"/>
        <w:rPr>
          <w:rFonts w:ascii="Arial" w:hAnsi="Arial" w:cs="Arial"/>
          <w:sz w:val="28"/>
          <w:szCs w:val="28"/>
          <w:lang w:val="x-none"/>
        </w:rPr>
      </w:pPr>
      <w:proofErr w:type="spellStart"/>
      <w:r w:rsidRPr="009C2D71">
        <w:rPr>
          <w:rFonts w:ascii="Arial" w:hAnsi="Arial" w:cs="Arial"/>
          <w:sz w:val="28"/>
          <w:szCs w:val="28"/>
          <w:lang w:val="x-none"/>
        </w:rPr>
        <w:t>Hatidzokorerei</w:t>
      </w:r>
      <w:proofErr w:type="spellEnd"/>
      <w:r w:rsidRPr="009C2D71">
        <w:rPr>
          <w:rFonts w:ascii="Arial" w:hAnsi="Arial" w:cs="Arial"/>
          <w:sz w:val="28"/>
          <w:szCs w:val="28"/>
          <w:lang w:val="x-none"/>
        </w:rPr>
        <w:t xml:space="preserve">, </w:t>
      </w:r>
    </w:p>
    <w:p w:rsidRPr="00E226C2" w:rsidR="00E04253" w:rsidP="00E04253" w:rsidRDefault="00E04253" w14:paraId="6DE5DE24" w14:textId="77777777">
      <w:pPr>
        <w:ind w:left="720"/>
        <w:jc w:val="both"/>
        <w:rPr>
          <w:rFonts w:ascii="Arial" w:hAnsi="Arial" w:cs="Arial"/>
          <w:i/>
          <w:iCs/>
          <w:sz w:val="28"/>
          <w:szCs w:val="28"/>
          <w:lang w:val="x-none"/>
        </w:rPr>
      </w:pPr>
      <w:r w:rsidRPr="00E226C2">
        <w:rPr>
          <w:rFonts w:ascii="Arial" w:hAnsi="Arial" w:cs="Arial"/>
          <w:i/>
          <w:iCs/>
          <w:sz w:val="28"/>
          <w:szCs w:val="28"/>
          <w:lang w:val="x-none"/>
        </w:rPr>
        <w:t>…There is no man…</w:t>
      </w:r>
    </w:p>
    <w:p w:rsidR="00E04253" w:rsidP="00E04253" w:rsidRDefault="00E04253" w14:paraId="2687F451" w14:textId="77777777">
      <w:pPr>
        <w:jc w:val="both"/>
        <w:rPr>
          <w:rFonts w:ascii="Arial" w:hAnsi="Arial" w:cs="Arial"/>
          <w:sz w:val="28"/>
          <w:szCs w:val="28"/>
          <w:lang w:val="x-none"/>
        </w:rPr>
      </w:pPr>
      <w:r>
        <w:rPr>
          <w:rFonts w:ascii="Arial" w:hAnsi="Arial" w:cs="Arial"/>
          <w:sz w:val="28"/>
          <w:szCs w:val="28"/>
          <w:vertAlign w:val="superscript"/>
          <w:lang w:val="x-none"/>
        </w:rPr>
        <w:t xml:space="preserve">296 </w:t>
      </w:r>
      <w:proofErr w:type="spellStart"/>
      <w:r>
        <w:rPr>
          <w:rFonts w:ascii="Arial" w:hAnsi="Arial" w:cs="Arial"/>
          <w:sz w:val="28"/>
          <w:szCs w:val="28"/>
          <w:lang w:val="x-none"/>
        </w:rPr>
        <w:t>Handi’mapabataka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Hakuna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anosiya</w:t>
      </w:r>
      <w:proofErr w:type="spellEnd"/>
      <w:r>
        <w:rPr>
          <w:rFonts w:ascii="Arial" w:hAnsi="Arial" w:cs="Arial"/>
          <w:sz w:val="28"/>
          <w:szCs w:val="28"/>
          <w:lang w:val="x-none"/>
        </w:rPr>
        <w:t xml:space="preserve"> </w:t>
      </w:r>
      <w:proofErr w:type="spellStart"/>
      <w:r>
        <w:rPr>
          <w:rFonts w:ascii="Arial" w:hAnsi="Arial" w:cs="Arial"/>
          <w:sz w:val="28"/>
          <w:szCs w:val="28"/>
          <w:lang w:val="x-none"/>
        </w:rPr>
        <w:t>chinhu</w:t>
      </w:r>
      <w:proofErr w:type="spellEnd"/>
      <w:r>
        <w:rPr>
          <w:rFonts w:ascii="Arial" w:hAnsi="Arial" w:cs="Arial"/>
          <w:sz w:val="28"/>
          <w:szCs w:val="28"/>
          <w:lang w:val="x-none"/>
        </w:rPr>
        <w:t xml:space="preserve"> </w:t>
      </w:r>
      <w:proofErr w:type="spellStart"/>
      <w:r>
        <w:rPr>
          <w:rFonts w:ascii="Arial" w:hAnsi="Arial" w:cs="Arial"/>
          <w:sz w:val="28"/>
          <w:szCs w:val="28"/>
          <w:lang w:val="x-none"/>
        </w:rPr>
        <w:t>nokuda</w:t>
      </w:r>
      <w:proofErr w:type="spellEnd"/>
      <w:r>
        <w:rPr>
          <w:rFonts w:ascii="Arial" w:hAnsi="Arial" w:cs="Arial"/>
          <w:sz w:val="28"/>
          <w:szCs w:val="28"/>
          <w:lang w:val="x-none"/>
        </w:rPr>
        <w:t xml:space="preserve"> </w:t>
      </w:r>
      <w:proofErr w:type="spellStart"/>
      <w:r>
        <w:rPr>
          <w:rFonts w:ascii="Arial" w:hAnsi="Arial" w:cs="Arial"/>
          <w:sz w:val="28"/>
          <w:szCs w:val="28"/>
          <w:lang w:val="x-none"/>
        </w:rPr>
        <w:t>kwaJesu</w:t>
      </w:r>
      <w:proofErr w:type="spellEnd"/>
      <w:r>
        <w:rPr>
          <w:rFonts w:ascii="Arial" w:hAnsi="Arial" w:cs="Arial"/>
          <w:sz w:val="28"/>
          <w:szCs w:val="28"/>
          <w:lang w:val="x-none"/>
        </w:rPr>
        <w:t xml:space="preserve">… Hanzi, “There will be  no man! </w:t>
      </w:r>
      <w:r w:rsidRPr="005D2628">
        <w:rPr>
          <w:rFonts w:ascii="Arial" w:hAnsi="Arial" w:cs="Arial"/>
          <w:sz w:val="18"/>
          <w:szCs w:val="18"/>
          <w:lang w:val="x-none"/>
        </w:rPr>
        <w:t>[Congregation says, “Amen</w:t>
      </w:r>
      <w:r>
        <w:rPr>
          <w:rFonts w:ascii="Arial" w:hAnsi="Arial" w:cs="Arial"/>
          <w:sz w:val="18"/>
          <w:szCs w:val="18"/>
          <w:lang w:val="x-none"/>
        </w:rPr>
        <w:t>.</w:t>
      </w:r>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Akaita</w:t>
      </w:r>
      <w:proofErr w:type="spellEnd"/>
      <w:r>
        <w:rPr>
          <w:rFonts w:ascii="Arial" w:hAnsi="Arial" w:cs="Arial"/>
          <w:sz w:val="28"/>
          <w:szCs w:val="28"/>
          <w:lang w:val="x-none"/>
        </w:rPr>
        <w:t xml:space="preserve"> sacrifice </w:t>
      </w:r>
      <w:proofErr w:type="spellStart"/>
      <w:r>
        <w:rPr>
          <w:rFonts w:ascii="Arial" w:hAnsi="Arial" w:cs="Arial"/>
          <w:sz w:val="28"/>
          <w:szCs w:val="28"/>
          <w:lang w:val="x-none"/>
        </w:rPr>
        <w:t>yekuda</w:t>
      </w:r>
      <w:proofErr w:type="spellEnd"/>
      <w:r>
        <w:rPr>
          <w:rFonts w:ascii="Arial" w:hAnsi="Arial" w:cs="Arial"/>
          <w:sz w:val="28"/>
          <w:szCs w:val="28"/>
          <w:lang w:val="x-none"/>
        </w:rPr>
        <w:t xml:space="preserve"> </w:t>
      </w:r>
      <w:proofErr w:type="spellStart"/>
      <w:r>
        <w:rPr>
          <w:rFonts w:ascii="Arial" w:hAnsi="Arial" w:cs="Arial"/>
          <w:sz w:val="28"/>
          <w:szCs w:val="28"/>
          <w:lang w:val="x-none"/>
        </w:rPr>
        <w:t>kwaani</w:t>
      </w:r>
      <w:proofErr w:type="spellEnd"/>
      <w:r>
        <w:rPr>
          <w:rFonts w:ascii="Arial" w:hAnsi="Arial" w:cs="Arial"/>
          <w:sz w:val="28"/>
          <w:szCs w:val="28"/>
          <w:lang w:val="x-none"/>
        </w:rPr>
        <w:t xml:space="preserve">…? </w:t>
      </w:r>
      <w:proofErr w:type="spellStart"/>
      <w:r>
        <w:rPr>
          <w:rFonts w:ascii="Arial" w:hAnsi="Arial" w:cs="Arial"/>
          <w:sz w:val="28"/>
          <w:szCs w:val="28"/>
          <w:lang w:val="x-none"/>
        </w:rPr>
        <w:t>Kwangu</w:t>
      </w:r>
      <w:proofErr w:type="spellEnd"/>
      <w:r>
        <w:rPr>
          <w:rFonts w:ascii="Arial" w:hAnsi="Arial" w:cs="Arial"/>
          <w:sz w:val="28"/>
          <w:szCs w:val="28"/>
          <w:lang w:val="x-none"/>
        </w:rPr>
        <w:t xml:space="preserve">, </w:t>
      </w:r>
      <w:proofErr w:type="spellStart"/>
      <w:r>
        <w:rPr>
          <w:rFonts w:ascii="Arial" w:hAnsi="Arial" w:cs="Arial"/>
          <w:sz w:val="28"/>
          <w:szCs w:val="28"/>
          <w:lang w:val="x-none"/>
        </w:rPr>
        <w:t>anozotaura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‘Hindava?’ There will be no man, </w:t>
      </w:r>
      <w:r w:rsidRPr="005D2628">
        <w:rPr>
          <w:rFonts w:ascii="Arial" w:hAnsi="Arial" w:cs="Arial"/>
          <w:sz w:val="18"/>
          <w:szCs w:val="18"/>
          <w:lang w:val="x-none"/>
        </w:rPr>
        <w:t>[Congregation says, “Amen</w:t>
      </w:r>
      <w:r>
        <w:rPr>
          <w:rFonts w:ascii="Arial" w:hAnsi="Arial" w:cs="Arial"/>
          <w:sz w:val="18"/>
          <w:szCs w:val="18"/>
          <w:lang w:val="x-none"/>
        </w:rPr>
        <w:t>,</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anoti</w:t>
      </w:r>
      <w:proofErr w:type="spellEnd"/>
      <w:r>
        <w:rPr>
          <w:rFonts w:ascii="Arial" w:hAnsi="Arial" w:cs="Arial"/>
          <w:sz w:val="28"/>
          <w:szCs w:val="28"/>
          <w:lang w:val="x-none"/>
        </w:rPr>
        <w:t xml:space="preserve">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roofErr w:type="spellStart"/>
      <w:r>
        <w:rPr>
          <w:rFonts w:ascii="Arial" w:hAnsi="Arial" w:cs="Arial"/>
          <w:sz w:val="28"/>
          <w:szCs w:val="28"/>
          <w:lang w:val="x-none"/>
        </w:rPr>
        <w:t>ndakakuteverai</w:t>
      </w:r>
      <w:proofErr w:type="spellEnd"/>
      <w:r>
        <w:rPr>
          <w:rFonts w:ascii="Arial" w:hAnsi="Arial" w:cs="Arial"/>
          <w:sz w:val="28"/>
          <w:szCs w:val="28"/>
          <w:lang w:val="x-none"/>
        </w:rPr>
        <w:t xml:space="preserve"> but hapana </w:t>
      </w:r>
      <w:proofErr w:type="spellStart"/>
      <w:r>
        <w:rPr>
          <w:rFonts w:ascii="Arial" w:hAnsi="Arial" w:cs="Arial"/>
          <w:sz w:val="28"/>
          <w:szCs w:val="28"/>
          <w:lang w:val="x-none"/>
        </w:rPr>
        <w:t>zvamakandiiti</w:t>
      </w:r>
      <w:proofErr w:type="spellEnd"/>
      <w:r>
        <w:rPr>
          <w:rFonts w:ascii="Arial" w:hAnsi="Arial" w:cs="Arial"/>
          <w:sz w:val="28"/>
          <w:szCs w:val="28"/>
          <w:lang w:val="x-none"/>
        </w:rPr>
        <w:t>…?”</w:t>
      </w:r>
      <w:r w:rsidRPr="005D2628">
        <w:rPr>
          <w:rFonts w:ascii="Arial" w:hAnsi="Arial" w:cs="Arial"/>
          <w:sz w:val="18"/>
          <w:szCs w:val="18"/>
          <w:lang w:val="x-none"/>
        </w:rPr>
        <w:t>[Congregation says, “</w:t>
      </w:r>
      <w:proofErr w:type="spellStart"/>
      <w:r>
        <w:rPr>
          <w:rFonts w:ascii="Arial" w:hAnsi="Arial" w:cs="Arial"/>
          <w:sz w:val="18"/>
          <w:szCs w:val="18"/>
          <w:lang w:val="x-none"/>
        </w:rPr>
        <w:t>zvamakandiitira</w:t>
      </w:r>
      <w:proofErr w:type="spellEnd"/>
      <w:r w:rsidRPr="005D2628">
        <w:rPr>
          <w:rFonts w:ascii="Arial" w:hAnsi="Arial" w:cs="Arial"/>
          <w:sz w:val="18"/>
          <w:szCs w:val="18"/>
          <w:lang w:val="x-none"/>
        </w:rPr>
        <w:t>.”]</w:t>
      </w:r>
      <w:r>
        <w:rPr>
          <w:rFonts w:ascii="Arial" w:hAnsi="Arial" w:cs="Arial"/>
          <w:sz w:val="28"/>
          <w:szCs w:val="28"/>
          <w:lang w:val="x-none"/>
        </w:rPr>
        <w:t xml:space="preserve"> “No man! There will no man.” who can say such a statement. </w:t>
      </w:r>
    </w:p>
    <w:p w:rsidR="00E04253" w:rsidP="00E04253" w:rsidRDefault="00E04253" w14:paraId="48B49294" w14:textId="77777777">
      <w:pPr>
        <w:jc w:val="both"/>
        <w:rPr>
          <w:rFonts w:ascii="Arial" w:hAnsi="Arial" w:cs="Arial"/>
          <w:sz w:val="28"/>
          <w:szCs w:val="28"/>
          <w:lang w:val="x-none"/>
        </w:rPr>
      </w:pPr>
      <w:r>
        <w:rPr>
          <w:rFonts w:ascii="Arial" w:hAnsi="Arial" w:cs="Arial"/>
          <w:sz w:val="28"/>
          <w:szCs w:val="28"/>
          <w:vertAlign w:val="superscript"/>
          <w:lang w:val="x-none"/>
        </w:rPr>
        <w:t xml:space="preserve">297 </w:t>
      </w:r>
      <w:r>
        <w:rPr>
          <w:rFonts w:ascii="Arial" w:hAnsi="Arial" w:cs="Arial"/>
          <w:sz w:val="28"/>
          <w:szCs w:val="28"/>
          <w:lang w:val="x-none"/>
        </w:rPr>
        <w:t xml:space="preserve">Saka </w:t>
      </w:r>
      <w:proofErr w:type="spellStart"/>
      <w:r>
        <w:rPr>
          <w:rFonts w:ascii="Arial" w:hAnsi="Arial" w:cs="Arial"/>
          <w:sz w:val="28"/>
          <w:szCs w:val="28"/>
          <w:lang w:val="x-none"/>
        </w:rPr>
        <w:t>vari</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“Ini  </w:t>
      </w:r>
      <w:proofErr w:type="spellStart"/>
      <w:r>
        <w:rPr>
          <w:rFonts w:ascii="Arial" w:hAnsi="Arial" w:cs="Arial"/>
          <w:sz w:val="28"/>
          <w:szCs w:val="28"/>
          <w:lang w:val="x-none"/>
        </w:rPr>
        <w:t>ndakanamata</w:t>
      </w:r>
      <w:proofErr w:type="spellEnd"/>
      <w:r>
        <w:rPr>
          <w:rFonts w:ascii="Arial" w:hAnsi="Arial" w:cs="Arial"/>
          <w:sz w:val="28"/>
          <w:szCs w:val="28"/>
          <w:lang w:val="x-none"/>
        </w:rPr>
        <w:t xml:space="preserve"> ten years, but hapana </w:t>
      </w:r>
      <w:proofErr w:type="spellStart"/>
      <w:r>
        <w:rPr>
          <w:rFonts w:ascii="Arial" w:hAnsi="Arial" w:cs="Arial"/>
          <w:sz w:val="28"/>
          <w:szCs w:val="28"/>
          <w:lang w:val="x-none"/>
        </w:rPr>
        <w:t>zvandiinazvo</w:t>
      </w:r>
      <w:proofErr w:type="spellEnd"/>
      <w:r>
        <w:rPr>
          <w:rFonts w:ascii="Arial" w:hAnsi="Arial" w:cs="Arial"/>
          <w:sz w:val="28"/>
          <w:szCs w:val="28"/>
          <w:lang w:val="x-none"/>
        </w:rPr>
        <w:t xml:space="preserve">?” </w:t>
      </w:r>
      <w:proofErr w:type="spellStart"/>
      <w:r>
        <w:rPr>
          <w:rFonts w:ascii="Arial" w:hAnsi="Arial" w:cs="Arial"/>
          <w:sz w:val="28"/>
          <w:szCs w:val="28"/>
          <w:lang w:val="x-none"/>
        </w:rPr>
        <w:t>Zvigunwe</w:t>
      </w:r>
      <w:proofErr w:type="spellEnd"/>
      <w:r>
        <w:rPr>
          <w:rFonts w:ascii="Arial" w:hAnsi="Arial" w:cs="Arial"/>
          <w:sz w:val="28"/>
          <w:szCs w:val="28"/>
          <w:lang w:val="x-none"/>
        </w:rPr>
        <w:t xml:space="preserve"> </w:t>
      </w:r>
      <w:proofErr w:type="spellStart"/>
      <w:r>
        <w:rPr>
          <w:rFonts w:ascii="Arial" w:hAnsi="Arial" w:cs="Arial"/>
          <w:sz w:val="28"/>
          <w:szCs w:val="28"/>
          <w:lang w:val="x-none"/>
        </w:rPr>
        <w:t>zvako</w:t>
      </w:r>
      <w:proofErr w:type="spellEnd"/>
      <w:r>
        <w:rPr>
          <w:rFonts w:ascii="Arial" w:hAnsi="Arial" w:cs="Arial"/>
          <w:sz w:val="28"/>
          <w:szCs w:val="28"/>
          <w:lang w:val="x-none"/>
        </w:rPr>
        <w:t xml:space="preserve"> </w:t>
      </w:r>
      <w:proofErr w:type="spellStart"/>
      <w:r>
        <w:rPr>
          <w:rFonts w:ascii="Arial" w:hAnsi="Arial" w:cs="Arial"/>
          <w:sz w:val="28"/>
          <w:szCs w:val="28"/>
          <w:lang w:val="x-none"/>
        </w:rPr>
        <w:t>zviri</w:t>
      </w:r>
      <w:proofErr w:type="spellEnd"/>
      <w:r>
        <w:rPr>
          <w:rFonts w:ascii="Arial" w:hAnsi="Arial" w:cs="Arial"/>
          <w:sz w:val="28"/>
          <w:szCs w:val="28"/>
          <w:lang w:val="x-none"/>
        </w:rPr>
        <w:t xml:space="preserve"> </w:t>
      </w:r>
      <w:proofErr w:type="spellStart"/>
      <w:r>
        <w:rPr>
          <w:rFonts w:ascii="Arial" w:hAnsi="Arial" w:cs="Arial"/>
          <w:sz w:val="28"/>
          <w:szCs w:val="28"/>
          <w:lang w:val="x-none"/>
        </w:rPr>
        <w:t>kukunongedzera</w:t>
      </w:r>
      <w:proofErr w:type="spellEnd"/>
      <w:r>
        <w:rPr>
          <w:rFonts w:ascii="Arial" w:hAnsi="Arial" w:cs="Arial"/>
          <w:sz w:val="28"/>
          <w:szCs w:val="28"/>
          <w:lang w:val="x-none"/>
        </w:rPr>
        <w:t xml:space="preserve"> </w:t>
      </w:r>
      <w:proofErr w:type="spellStart"/>
      <w:r>
        <w:rPr>
          <w:rFonts w:ascii="Arial" w:hAnsi="Arial" w:cs="Arial"/>
          <w:sz w:val="28"/>
          <w:szCs w:val="28"/>
          <w:lang w:val="x-none"/>
        </w:rPr>
        <w:t>iwe</w:t>
      </w:r>
      <w:proofErr w:type="spellEnd"/>
      <w:r>
        <w:rPr>
          <w:rFonts w:ascii="Arial" w:hAnsi="Arial" w:cs="Arial"/>
          <w:sz w:val="28"/>
          <w:szCs w:val="28"/>
          <w:lang w:val="x-none"/>
        </w:rPr>
        <w:t xml:space="preserve"> pacha…? </w:t>
      </w:r>
      <w:r w:rsidRPr="005D2628">
        <w:rPr>
          <w:rFonts w:ascii="Arial" w:hAnsi="Arial" w:cs="Arial"/>
          <w:sz w:val="18"/>
          <w:szCs w:val="18"/>
          <w:lang w:val="x-none"/>
        </w:rPr>
        <w:t>[Congregation says, “</w:t>
      </w:r>
      <w:proofErr w:type="spellStart"/>
      <w:r>
        <w:rPr>
          <w:rFonts w:ascii="Arial" w:hAnsi="Arial" w:cs="Arial"/>
          <w:sz w:val="18"/>
          <w:szCs w:val="18"/>
          <w:lang w:val="x-none"/>
        </w:rPr>
        <w:t>pachako</w:t>
      </w:r>
      <w:proofErr w:type="spellEnd"/>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You are a hypocrite. </w:t>
      </w:r>
      <w:r w:rsidRPr="005D2628">
        <w:rPr>
          <w:rFonts w:ascii="Arial" w:hAnsi="Arial" w:cs="Arial"/>
          <w:sz w:val="18"/>
          <w:szCs w:val="18"/>
          <w:lang w:val="x-none"/>
        </w:rPr>
        <w:t>[Congregation says, “Amen.”]</w:t>
      </w:r>
      <w:r>
        <w:rPr>
          <w:rFonts w:ascii="Arial" w:hAnsi="Arial" w:cs="Arial"/>
          <w:sz w:val="18"/>
          <w:szCs w:val="18"/>
          <w:lang w:val="x-none"/>
        </w:rPr>
        <w:t xml:space="preserve"> </w:t>
      </w:r>
      <w:proofErr w:type="spellStart"/>
      <w:r>
        <w:rPr>
          <w:rFonts w:ascii="Arial" w:hAnsi="Arial" w:cs="Arial"/>
          <w:sz w:val="28"/>
          <w:szCs w:val="28"/>
          <w:lang w:val="x-none"/>
        </w:rPr>
        <w:t>Tingaita</w:t>
      </w:r>
      <w:proofErr w:type="spellEnd"/>
      <w:r>
        <w:rPr>
          <w:rFonts w:ascii="Arial" w:hAnsi="Arial" w:cs="Arial"/>
          <w:sz w:val="28"/>
          <w:szCs w:val="28"/>
          <w:lang w:val="x-none"/>
        </w:rPr>
        <w:t xml:space="preserve"> Amen here </w:t>
      </w:r>
      <w:proofErr w:type="spellStart"/>
      <w:r>
        <w:rPr>
          <w:rFonts w:ascii="Arial" w:hAnsi="Arial" w:cs="Arial"/>
          <w:sz w:val="28"/>
          <w:szCs w:val="28"/>
          <w:lang w:val="x-none"/>
        </w:rPr>
        <w:t>varanda</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p>
    <w:p w:rsidR="00E04253" w:rsidP="00E04253" w:rsidRDefault="00E04253" w14:paraId="526818B9" w14:textId="77777777">
      <w:pPr>
        <w:jc w:val="both"/>
        <w:rPr>
          <w:rFonts w:ascii="Arial" w:hAnsi="Arial" w:cs="Arial"/>
          <w:sz w:val="18"/>
          <w:szCs w:val="18"/>
          <w:lang w:val="x-none"/>
        </w:rPr>
      </w:pPr>
      <w:r>
        <w:rPr>
          <w:rFonts w:ascii="Arial" w:hAnsi="Arial" w:cs="Arial"/>
          <w:sz w:val="28"/>
          <w:szCs w:val="28"/>
          <w:vertAlign w:val="superscript"/>
          <w:lang w:val="x-none"/>
        </w:rPr>
        <w:t xml:space="preserve">298 </w:t>
      </w:r>
      <w:r>
        <w:rPr>
          <w:rFonts w:ascii="Arial" w:hAnsi="Arial" w:cs="Arial"/>
          <w:sz w:val="28"/>
          <w:szCs w:val="28"/>
          <w:lang w:val="x-none"/>
        </w:rPr>
        <w:t xml:space="preserve">Ino </w:t>
      </w:r>
      <w:proofErr w:type="spellStart"/>
      <w:r>
        <w:rPr>
          <w:rFonts w:ascii="Arial" w:hAnsi="Arial" w:cs="Arial"/>
          <w:sz w:val="28"/>
          <w:szCs w:val="28"/>
          <w:lang w:val="x-none"/>
        </w:rPr>
        <w:t>inguva</w:t>
      </w:r>
      <w:proofErr w:type="spellEnd"/>
      <w:r>
        <w:rPr>
          <w:rFonts w:ascii="Arial" w:hAnsi="Arial" w:cs="Arial"/>
          <w:sz w:val="28"/>
          <w:szCs w:val="28"/>
          <w:lang w:val="x-none"/>
        </w:rPr>
        <w:t xml:space="preserve"> </w:t>
      </w:r>
      <w:proofErr w:type="spellStart"/>
      <w:r>
        <w:rPr>
          <w:rFonts w:ascii="Arial" w:hAnsi="Arial" w:cs="Arial"/>
          <w:sz w:val="28"/>
          <w:szCs w:val="28"/>
          <w:lang w:val="x-none"/>
        </w:rPr>
        <w:t>yekusunungura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kumweya</w:t>
      </w:r>
      <w:proofErr w:type="spellEnd"/>
      <w:r>
        <w:rPr>
          <w:rFonts w:ascii="Arial" w:hAnsi="Arial" w:cs="Arial"/>
          <w:sz w:val="28"/>
          <w:szCs w:val="28"/>
          <w:lang w:val="x-none"/>
        </w:rPr>
        <w:t xml:space="preserve"> </w:t>
      </w:r>
      <w:proofErr w:type="spellStart"/>
      <w:r>
        <w:rPr>
          <w:rFonts w:ascii="Arial" w:hAnsi="Arial" w:cs="Arial"/>
          <w:sz w:val="28"/>
          <w:szCs w:val="28"/>
          <w:lang w:val="x-none"/>
        </w:rPr>
        <w:t>yemadzinza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Inguva</w:t>
      </w:r>
      <w:proofErr w:type="spellEnd"/>
      <w:r>
        <w:rPr>
          <w:rFonts w:ascii="Arial" w:hAnsi="Arial" w:cs="Arial"/>
          <w:sz w:val="28"/>
          <w:szCs w:val="28"/>
          <w:lang w:val="x-none"/>
        </w:rPr>
        <w:t xml:space="preserve"> </w:t>
      </w:r>
      <w:proofErr w:type="spellStart"/>
      <w:r>
        <w:rPr>
          <w:rFonts w:ascii="Arial" w:hAnsi="Arial" w:cs="Arial"/>
          <w:sz w:val="28"/>
          <w:szCs w:val="28"/>
          <w:lang w:val="x-none"/>
        </w:rPr>
        <w:t>yekusunungura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kumweya</w:t>
      </w:r>
      <w:proofErr w:type="spellEnd"/>
      <w:r>
        <w:rPr>
          <w:rFonts w:ascii="Arial" w:hAnsi="Arial" w:cs="Arial"/>
          <w:sz w:val="28"/>
          <w:szCs w:val="28"/>
          <w:lang w:val="x-none"/>
        </w:rPr>
        <w:t xml:space="preserve"> </w:t>
      </w:r>
      <w:proofErr w:type="spellStart"/>
      <w:r>
        <w:rPr>
          <w:rFonts w:ascii="Arial" w:hAnsi="Arial" w:cs="Arial"/>
          <w:sz w:val="28"/>
          <w:szCs w:val="28"/>
          <w:lang w:val="x-none"/>
        </w:rPr>
        <w:t>yehuro</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yehurombo</w:t>
      </w:r>
      <w:proofErr w:type="spellEnd"/>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Inguva</w:t>
      </w:r>
      <w:proofErr w:type="spellEnd"/>
      <w:r>
        <w:rPr>
          <w:rFonts w:ascii="Arial" w:hAnsi="Arial" w:cs="Arial"/>
          <w:sz w:val="28"/>
          <w:szCs w:val="28"/>
          <w:lang w:val="x-none"/>
        </w:rPr>
        <w:t xml:space="preserve"> </w:t>
      </w:r>
      <w:proofErr w:type="spellStart"/>
      <w:r>
        <w:rPr>
          <w:rFonts w:ascii="Arial" w:hAnsi="Arial" w:cs="Arial"/>
          <w:sz w:val="28"/>
          <w:szCs w:val="28"/>
          <w:lang w:val="x-none"/>
        </w:rPr>
        <w:t>yekusunungura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ku</w:t>
      </w:r>
      <w:proofErr w:type="spellEnd"/>
      <w:r>
        <w:rPr>
          <w:rFonts w:ascii="Arial" w:hAnsi="Arial" w:cs="Arial"/>
          <w:sz w:val="28"/>
          <w:szCs w:val="28"/>
          <w:lang w:val="x-none"/>
        </w:rPr>
        <w:t xml:space="preserve"> fear! </w:t>
      </w:r>
      <w:r w:rsidRPr="005D2628">
        <w:rPr>
          <w:rFonts w:ascii="Arial" w:hAnsi="Arial" w:cs="Arial"/>
          <w:sz w:val="18"/>
          <w:szCs w:val="18"/>
          <w:lang w:val="x-none"/>
        </w:rPr>
        <w:t>[Congregation says, “Amen.”]</w:t>
      </w:r>
      <w:r>
        <w:rPr>
          <w:rFonts w:ascii="Arial" w:hAnsi="Arial" w:cs="Arial"/>
          <w:sz w:val="18"/>
          <w:szCs w:val="18"/>
          <w:lang w:val="x-none"/>
        </w:rPr>
        <w:t xml:space="preserve"> </w:t>
      </w:r>
      <w:proofErr w:type="spellStart"/>
      <w:r>
        <w:rPr>
          <w:rFonts w:ascii="Arial" w:hAnsi="Arial" w:cs="Arial"/>
          <w:sz w:val="28"/>
          <w:szCs w:val="28"/>
          <w:lang w:val="x-none"/>
        </w:rPr>
        <w:t>Inguva</w:t>
      </w:r>
      <w:proofErr w:type="spellEnd"/>
      <w:r>
        <w:rPr>
          <w:rFonts w:ascii="Arial" w:hAnsi="Arial" w:cs="Arial"/>
          <w:sz w:val="28"/>
          <w:szCs w:val="28"/>
          <w:lang w:val="x-none"/>
        </w:rPr>
        <w:t xml:space="preserve"> </w:t>
      </w:r>
      <w:proofErr w:type="spellStart"/>
      <w:r>
        <w:rPr>
          <w:rFonts w:ascii="Arial" w:hAnsi="Arial" w:cs="Arial"/>
          <w:sz w:val="28"/>
          <w:szCs w:val="28"/>
          <w:lang w:val="x-none"/>
        </w:rPr>
        <w:t>yekunyatsoziva</w:t>
      </w:r>
      <w:proofErr w:type="spellEnd"/>
      <w:r>
        <w:rPr>
          <w:rFonts w:ascii="Arial" w:hAnsi="Arial" w:cs="Arial"/>
          <w:sz w:val="28"/>
          <w:szCs w:val="28"/>
          <w:lang w:val="x-none"/>
        </w:rPr>
        <w:t xml:space="preserve"> </w:t>
      </w:r>
      <w:proofErr w:type="spellStart"/>
      <w:r>
        <w:rPr>
          <w:rFonts w:ascii="Arial" w:hAnsi="Arial" w:cs="Arial"/>
          <w:sz w:val="28"/>
          <w:szCs w:val="28"/>
          <w:lang w:val="x-none"/>
        </w:rPr>
        <w:t>zvatakadanwa</w:t>
      </w:r>
      <w:proofErr w:type="spellEnd"/>
      <w:r>
        <w:rPr>
          <w:rFonts w:ascii="Arial" w:hAnsi="Arial" w:cs="Arial"/>
          <w:sz w:val="28"/>
          <w:szCs w:val="28"/>
          <w:lang w:val="x-none"/>
        </w:rPr>
        <w:t xml:space="preserve"> </w:t>
      </w:r>
      <w:proofErr w:type="spellStart"/>
      <w:r>
        <w:rPr>
          <w:rFonts w:ascii="Arial" w:hAnsi="Arial" w:cs="Arial"/>
          <w:sz w:val="28"/>
          <w:szCs w:val="28"/>
          <w:lang w:val="x-none"/>
        </w:rPr>
        <w:t>naMwari</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tive</w:t>
      </w:r>
      <w:proofErr w:type="spellEnd"/>
      <w:r>
        <w:rPr>
          <w:rFonts w:ascii="Arial" w:hAnsi="Arial" w:cs="Arial"/>
          <w:sz w:val="28"/>
          <w:szCs w:val="28"/>
          <w:lang w:val="x-none"/>
        </w:rPr>
        <w:t xml:space="preserve"> </w:t>
      </w:r>
      <w:proofErr w:type="spellStart"/>
      <w:r>
        <w:rPr>
          <w:rFonts w:ascii="Arial" w:hAnsi="Arial" w:cs="Arial"/>
          <w:sz w:val="28"/>
          <w:szCs w:val="28"/>
          <w:lang w:val="x-none"/>
        </w:rPr>
        <w:t>tinogara</w:t>
      </w:r>
      <w:proofErr w:type="spellEnd"/>
      <w:r>
        <w:rPr>
          <w:rFonts w:ascii="Arial" w:hAnsi="Arial" w:cs="Arial"/>
          <w:sz w:val="28"/>
          <w:szCs w:val="28"/>
          <w:lang w:val="x-none"/>
        </w:rPr>
        <w:t xml:space="preserve"> </w:t>
      </w:r>
      <w:proofErr w:type="spellStart"/>
      <w:r>
        <w:rPr>
          <w:rFonts w:ascii="Arial" w:hAnsi="Arial" w:cs="Arial"/>
          <w:sz w:val="28"/>
          <w:szCs w:val="28"/>
          <w:lang w:val="x-none"/>
        </w:rPr>
        <w:t>nhaka</w:t>
      </w:r>
      <w:proofErr w:type="spellEnd"/>
      <w:r>
        <w:rPr>
          <w:rFonts w:ascii="Arial" w:hAnsi="Arial" w:cs="Arial"/>
          <w:sz w:val="28"/>
          <w:szCs w:val="28"/>
          <w:lang w:val="x-none"/>
        </w:rPr>
        <w:t xml:space="preserve"> </w:t>
      </w:r>
      <w:proofErr w:type="spellStart"/>
      <w:r>
        <w:rPr>
          <w:rFonts w:ascii="Arial" w:hAnsi="Arial" w:cs="Arial"/>
          <w:sz w:val="28"/>
          <w:szCs w:val="28"/>
          <w:lang w:val="x-none"/>
        </w:rPr>
        <w:t>mazvii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mazviri</w:t>
      </w:r>
      <w:proofErr w:type="spellEnd"/>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The heritage of the children of God! </w:t>
      </w:r>
      <w:r w:rsidRPr="005D2628">
        <w:rPr>
          <w:rFonts w:ascii="Arial" w:hAnsi="Arial" w:cs="Arial"/>
          <w:sz w:val="18"/>
          <w:szCs w:val="18"/>
          <w:lang w:val="x-none"/>
        </w:rPr>
        <w:t>[Congregation says, “Amen.”]</w:t>
      </w:r>
      <w:r>
        <w:rPr>
          <w:rFonts w:ascii="Arial" w:hAnsi="Arial" w:cs="Arial"/>
          <w:b/>
          <w:bCs/>
          <w:sz w:val="28"/>
          <w:szCs w:val="28"/>
          <w:lang w:val="x-none"/>
        </w:rPr>
        <w:t xml:space="preserve"> </w:t>
      </w:r>
      <w:proofErr w:type="spellStart"/>
      <w:r>
        <w:rPr>
          <w:rFonts w:ascii="Arial" w:hAnsi="Arial" w:cs="Arial"/>
          <w:sz w:val="28"/>
          <w:szCs w:val="28"/>
          <w:lang w:val="x-none"/>
        </w:rPr>
        <w:t>Nhaka</w:t>
      </w:r>
      <w:proofErr w:type="spellEnd"/>
      <w:r>
        <w:rPr>
          <w:rFonts w:ascii="Arial" w:hAnsi="Arial" w:cs="Arial"/>
          <w:sz w:val="28"/>
          <w:szCs w:val="28"/>
          <w:lang w:val="x-none"/>
        </w:rPr>
        <w:t xml:space="preserve"> </w:t>
      </w:r>
      <w:proofErr w:type="spellStart"/>
      <w:r>
        <w:rPr>
          <w:rFonts w:ascii="Arial" w:hAnsi="Arial" w:cs="Arial"/>
          <w:sz w:val="28"/>
          <w:szCs w:val="28"/>
          <w:lang w:val="x-none"/>
        </w:rPr>
        <w:t>yedu</w:t>
      </w:r>
      <w:proofErr w:type="spellEnd"/>
      <w:r>
        <w:rPr>
          <w:rFonts w:ascii="Arial" w:hAnsi="Arial" w:cs="Arial"/>
          <w:sz w:val="28"/>
          <w:szCs w:val="28"/>
          <w:lang w:val="x-none"/>
        </w:rPr>
        <w:t xml:space="preserve"> chai…? </w:t>
      </w:r>
      <w:r w:rsidRPr="005D2628">
        <w:rPr>
          <w:rFonts w:ascii="Arial" w:hAnsi="Arial" w:cs="Arial"/>
          <w:sz w:val="18"/>
          <w:szCs w:val="18"/>
          <w:lang w:val="x-none"/>
        </w:rPr>
        <w:t>[Congregation says, “</w:t>
      </w:r>
      <w:r>
        <w:rPr>
          <w:rFonts w:ascii="Arial" w:hAnsi="Arial" w:cs="Arial"/>
          <w:sz w:val="18"/>
          <w:szCs w:val="18"/>
          <w:lang w:val="x-none"/>
        </w:rPr>
        <w:t>chaiyo</w:t>
      </w:r>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Tingaita</w:t>
      </w:r>
      <w:proofErr w:type="spellEnd"/>
      <w:r>
        <w:rPr>
          <w:rFonts w:ascii="Arial" w:hAnsi="Arial" w:cs="Arial"/>
          <w:sz w:val="28"/>
          <w:szCs w:val="28"/>
          <w:lang w:val="x-none"/>
        </w:rPr>
        <w:t xml:space="preserve"> Amen here </w:t>
      </w:r>
      <w:proofErr w:type="spellStart"/>
      <w:r>
        <w:rPr>
          <w:rFonts w:ascii="Arial" w:hAnsi="Arial" w:cs="Arial"/>
          <w:sz w:val="28"/>
          <w:szCs w:val="28"/>
          <w:lang w:val="x-none"/>
        </w:rPr>
        <w:t>varanda</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w:t>
      </w:r>
      <w:r w:rsidRPr="002673F8">
        <w:rPr>
          <w:rFonts w:ascii="Arial" w:hAnsi="Arial" w:cs="Arial"/>
          <w:sz w:val="18"/>
          <w:szCs w:val="1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p>
    <w:p w:rsidR="00E04253" w:rsidP="00E04253" w:rsidRDefault="00E04253" w14:paraId="7E894CB1" w14:textId="77777777">
      <w:pPr>
        <w:jc w:val="both"/>
        <w:rPr>
          <w:rFonts w:ascii="Arial" w:hAnsi="Arial" w:cs="Arial"/>
          <w:sz w:val="18"/>
          <w:szCs w:val="18"/>
          <w:lang w:val="x-none"/>
        </w:rPr>
      </w:pPr>
      <w:r>
        <w:rPr>
          <w:rFonts w:ascii="Arial" w:hAnsi="Arial" w:cs="Arial"/>
          <w:sz w:val="28"/>
          <w:szCs w:val="28"/>
          <w:vertAlign w:val="superscript"/>
          <w:lang w:val="x-none"/>
        </w:rPr>
        <w:t xml:space="preserve">299 </w:t>
      </w:r>
      <w:r>
        <w:rPr>
          <w:rFonts w:ascii="Arial" w:hAnsi="Arial" w:cs="Arial"/>
          <w:sz w:val="28"/>
          <w:szCs w:val="28"/>
          <w:lang w:val="x-none"/>
        </w:rPr>
        <w:t xml:space="preserve">Iyo </w:t>
      </w:r>
      <w:proofErr w:type="spellStart"/>
      <w:r>
        <w:rPr>
          <w:rFonts w:ascii="Arial" w:hAnsi="Arial" w:cs="Arial"/>
          <w:sz w:val="28"/>
          <w:szCs w:val="28"/>
          <w:lang w:val="x-none"/>
        </w:rPr>
        <w:t>ndiyo</w:t>
      </w:r>
      <w:proofErr w:type="spellEnd"/>
      <w:r>
        <w:rPr>
          <w:rFonts w:ascii="Arial" w:hAnsi="Arial" w:cs="Arial"/>
          <w:sz w:val="28"/>
          <w:szCs w:val="28"/>
          <w:lang w:val="x-none"/>
        </w:rPr>
        <w:t xml:space="preserve"> </w:t>
      </w:r>
      <w:proofErr w:type="spellStart"/>
      <w:r>
        <w:rPr>
          <w:rFonts w:ascii="Arial" w:hAnsi="Arial" w:cs="Arial"/>
          <w:sz w:val="28"/>
          <w:szCs w:val="28"/>
          <w:lang w:val="x-none"/>
        </w:rPr>
        <w:t>nhaka</w:t>
      </w:r>
      <w:proofErr w:type="spellEnd"/>
      <w:r>
        <w:rPr>
          <w:rFonts w:ascii="Arial" w:hAnsi="Arial" w:cs="Arial"/>
          <w:sz w:val="28"/>
          <w:szCs w:val="28"/>
          <w:lang w:val="x-none"/>
        </w:rPr>
        <w:t xml:space="preserve"> </w:t>
      </w:r>
      <w:proofErr w:type="spellStart"/>
      <w:r>
        <w:rPr>
          <w:rFonts w:ascii="Arial" w:hAnsi="Arial" w:cs="Arial"/>
          <w:sz w:val="28"/>
          <w:szCs w:val="28"/>
          <w:lang w:val="x-none"/>
        </w:rPr>
        <w:t>yedu</w:t>
      </w:r>
      <w:proofErr w:type="spellEnd"/>
      <w:r>
        <w:rPr>
          <w:rFonts w:ascii="Arial" w:hAnsi="Arial" w:cs="Arial"/>
          <w:sz w:val="28"/>
          <w:szCs w:val="28"/>
          <w:lang w:val="x-none"/>
        </w:rPr>
        <w:t xml:space="preserve"> </w:t>
      </w:r>
      <w:proofErr w:type="spellStart"/>
      <w:r>
        <w:rPr>
          <w:rFonts w:ascii="Arial" w:hAnsi="Arial" w:cs="Arial"/>
          <w:sz w:val="28"/>
          <w:szCs w:val="28"/>
          <w:lang w:val="x-none"/>
        </w:rPr>
        <w:t>iyo</w:t>
      </w:r>
      <w:proofErr w:type="spellEnd"/>
      <w:r>
        <w:rPr>
          <w:rFonts w:ascii="Arial" w:hAnsi="Arial" w:cs="Arial"/>
          <w:sz w:val="28"/>
          <w:szCs w:val="28"/>
          <w:lang w:val="x-none"/>
        </w:rPr>
        <w:t xml:space="preserve">. </w:t>
      </w:r>
      <w:proofErr w:type="spellStart"/>
      <w:r>
        <w:rPr>
          <w:rFonts w:ascii="Arial" w:hAnsi="Arial" w:cs="Arial"/>
          <w:sz w:val="28"/>
          <w:szCs w:val="28"/>
          <w:lang w:val="x-none"/>
        </w:rPr>
        <w:t>Ndiyo</w:t>
      </w:r>
      <w:proofErr w:type="spellEnd"/>
      <w:r>
        <w:rPr>
          <w:rFonts w:ascii="Arial" w:hAnsi="Arial" w:cs="Arial"/>
          <w:sz w:val="28"/>
          <w:szCs w:val="28"/>
          <w:lang w:val="x-none"/>
        </w:rPr>
        <w:t xml:space="preserve"> </w:t>
      </w:r>
      <w:proofErr w:type="spellStart"/>
      <w:r>
        <w:rPr>
          <w:rFonts w:ascii="Arial" w:hAnsi="Arial" w:cs="Arial"/>
          <w:sz w:val="28"/>
          <w:szCs w:val="28"/>
          <w:lang w:val="x-none"/>
        </w:rPr>
        <w:t>nhaka</w:t>
      </w:r>
      <w:proofErr w:type="spellEnd"/>
      <w:r>
        <w:rPr>
          <w:rFonts w:ascii="Arial" w:hAnsi="Arial" w:cs="Arial"/>
          <w:sz w:val="28"/>
          <w:szCs w:val="28"/>
          <w:lang w:val="x-none"/>
        </w:rPr>
        <w:t xml:space="preserve"> </w:t>
      </w:r>
      <w:proofErr w:type="spellStart"/>
      <w:r>
        <w:rPr>
          <w:rFonts w:ascii="Arial" w:hAnsi="Arial" w:cs="Arial"/>
          <w:sz w:val="28"/>
          <w:szCs w:val="28"/>
          <w:lang w:val="x-none"/>
        </w:rPr>
        <w:t>yedu</w:t>
      </w:r>
      <w:proofErr w:type="spellEnd"/>
      <w:r>
        <w:rPr>
          <w:rFonts w:ascii="Arial" w:hAnsi="Arial" w:cs="Arial"/>
          <w:sz w:val="28"/>
          <w:szCs w:val="28"/>
          <w:lang w:val="x-none"/>
        </w:rPr>
        <w:t xml:space="preserve"> </w:t>
      </w:r>
      <w:proofErr w:type="spellStart"/>
      <w:r>
        <w:rPr>
          <w:rFonts w:ascii="Arial" w:hAnsi="Arial" w:cs="Arial"/>
          <w:sz w:val="28"/>
          <w:szCs w:val="28"/>
          <w:lang w:val="x-none"/>
        </w:rPr>
        <w:t>iyo</w:t>
      </w:r>
      <w:proofErr w:type="spellEnd"/>
      <w:r>
        <w:rPr>
          <w:rFonts w:ascii="Arial" w:hAnsi="Arial" w:cs="Arial"/>
          <w:sz w:val="28"/>
          <w:szCs w:val="28"/>
          <w:lang w:val="x-none"/>
        </w:rPr>
        <w:t xml:space="preserve"> </w:t>
      </w:r>
      <w:proofErr w:type="spellStart"/>
      <w:r>
        <w:rPr>
          <w:rFonts w:ascii="Arial" w:hAnsi="Arial" w:cs="Arial"/>
          <w:sz w:val="28"/>
          <w:szCs w:val="28"/>
          <w:lang w:val="x-none"/>
        </w:rPr>
        <w:t>iya</w:t>
      </w:r>
      <w:proofErr w:type="spellEnd"/>
      <w:r>
        <w:rPr>
          <w:rFonts w:ascii="Arial" w:hAnsi="Arial" w:cs="Arial"/>
          <w:sz w:val="28"/>
          <w:szCs w:val="28"/>
          <w:lang w:val="x-none"/>
        </w:rPr>
        <w:t xml:space="preserve">, </w:t>
      </w:r>
      <w:proofErr w:type="spellStart"/>
      <w:r>
        <w:rPr>
          <w:rFonts w:ascii="Arial" w:hAnsi="Arial" w:cs="Arial"/>
          <w:sz w:val="28"/>
          <w:szCs w:val="28"/>
          <w:lang w:val="x-none"/>
        </w:rPr>
        <w:t>ndonhaka</w:t>
      </w:r>
      <w:proofErr w:type="spellEnd"/>
      <w:r>
        <w:rPr>
          <w:rFonts w:ascii="Arial" w:hAnsi="Arial" w:cs="Arial"/>
          <w:sz w:val="28"/>
          <w:szCs w:val="28"/>
          <w:lang w:val="x-none"/>
        </w:rPr>
        <w:t xml:space="preserve"> </w:t>
      </w:r>
      <w:proofErr w:type="spellStart"/>
      <w:r>
        <w:rPr>
          <w:rFonts w:ascii="Arial" w:hAnsi="Arial" w:cs="Arial"/>
          <w:sz w:val="28"/>
          <w:szCs w:val="28"/>
          <w:lang w:val="x-none"/>
        </w:rPr>
        <w:t>yedu</w:t>
      </w:r>
      <w:proofErr w:type="spellEnd"/>
      <w:r>
        <w:rPr>
          <w:rFonts w:ascii="Arial" w:hAnsi="Arial" w:cs="Arial"/>
          <w:sz w:val="28"/>
          <w:szCs w:val="28"/>
          <w:lang w:val="x-none"/>
        </w:rPr>
        <w:t xml:space="preserve"> </w:t>
      </w:r>
      <w:proofErr w:type="spellStart"/>
      <w:r>
        <w:rPr>
          <w:rFonts w:ascii="Arial" w:hAnsi="Arial" w:cs="Arial"/>
          <w:sz w:val="28"/>
          <w:szCs w:val="28"/>
          <w:lang w:val="x-none"/>
        </w:rPr>
        <w:t>iyoyo</w:t>
      </w:r>
      <w:proofErr w:type="spellEnd"/>
      <w:r>
        <w:rPr>
          <w:rFonts w:ascii="Arial" w:hAnsi="Arial" w:cs="Arial"/>
          <w:sz w:val="28"/>
          <w:szCs w:val="28"/>
          <w:lang w:val="x-none"/>
        </w:rPr>
        <w:t xml:space="preserve">. </w:t>
      </w:r>
      <w:proofErr w:type="spellStart"/>
      <w:r>
        <w:rPr>
          <w:rFonts w:ascii="Arial" w:hAnsi="Arial" w:cs="Arial"/>
          <w:sz w:val="28"/>
          <w:szCs w:val="28"/>
          <w:lang w:val="x-none"/>
        </w:rPr>
        <w:t>Takadanwa</w:t>
      </w:r>
      <w:proofErr w:type="spellEnd"/>
      <w:r>
        <w:rPr>
          <w:rFonts w:ascii="Arial" w:hAnsi="Arial" w:cs="Arial"/>
          <w:sz w:val="28"/>
          <w:szCs w:val="28"/>
          <w:lang w:val="x-none"/>
        </w:rPr>
        <w:t xml:space="preserve"> </w:t>
      </w:r>
      <w:proofErr w:type="spellStart"/>
      <w:r>
        <w:rPr>
          <w:rFonts w:ascii="Arial" w:hAnsi="Arial" w:cs="Arial"/>
          <w:sz w:val="28"/>
          <w:szCs w:val="28"/>
          <w:lang w:val="x-none"/>
        </w:rPr>
        <w:t>kuzoropafadzwa</w:t>
      </w:r>
      <w:proofErr w:type="spellEnd"/>
      <w:r>
        <w:rPr>
          <w:rFonts w:ascii="Arial" w:hAnsi="Arial" w:cs="Arial"/>
          <w:sz w:val="28"/>
          <w:szCs w:val="28"/>
          <w:lang w:val="x-none"/>
        </w:rPr>
        <w:t xml:space="preserve"> </w:t>
      </w:r>
      <w:proofErr w:type="spellStart"/>
      <w:r>
        <w:rPr>
          <w:rFonts w:ascii="Arial" w:hAnsi="Arial" w:cs="Arial"/>
          <w:sz w:val="28"/>
          <w:szCs w:val="28"/>
          <w:lang w:val="x-none"/>
        </w:rPr>
        <w:t>saAbrahama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w:t>
      </w:r>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 </w:t>
      </w:r>
      <w:proofErr w:type="spellStart"/>
      <w:r>
        <w:rPr>
          <w:rFonts w:ascii="Arial" w:hAnsi="Arial" w:cs="Arial"/>
          <w:sz w:val="28"/>
          <w:szCs w:val="28"/>
          <w:lang w:val="x-none"/>
        </w:rPr>
        <w:t>saJakobho</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w:t>
      </w:r>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semaJuta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veIsiraeri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Imi ma Gentiles </w:t>
      </w:r>
      <w:proofErr w:type="spellStart"/>
      <w:r>
        <w:rPr>
          <w:rFonts w:ascii="Arial" w:hAnsi="Arial" w:cs="Arial"/>
          <w:sz w:val="28"/>
          <w:szCs w:val="28"/>
          <w:lang w:val="x-none"/>
        </w:rPr>
        <w:t>mauyawo</w:t>
      </w:r>
      <w:proofErr w:type="spellEnd"/>
      <w:r>
        <w:rPr>
          <w:rFonts w:ascii="Arial" w:hAnsi="Arial" w:cs="Arial"/>
          <w:sz w:val="28"/>
          <w:szCs w:val="28"/>
          <w:lang w:val="x-none"/>
        </w:rPr>
        <w:t xml:space="preserve"> </w:t>
      </w:r>
      <w:proofErr w:type="spellStart"/>
      <w:r>
        <w:rPr>
          <w:rFonts w:ascii="Arial" w:hAnsi="Arial" w:cs="Arial"/>
          <w:sz w:val="28"/>
          <w:szCs w:val="28"/>
          <w:lang w:val="x-none"/>
        </w:rPr>
        <w:t>mukunamata</w:t>
      </w:r>
      <w:proofErr w:type="spellEnd"/>
      <w:r>
        <w:rPr>
          <w:rFonts w:ascii="Arial" w:hAnsi="Arial" w:cs="Arial"/>
          <w:sz w:val="28"/>
          <w:szCs w:val="28"/>
          <w:lang w:val="x-none"/>
        </w:rPr>
        <w:t xml:space="preserve">, </w:t>
      </w:r>
      <w:proofErr w:type="spellStart"/>
      <w:r>
        <w:rPr>
          <w:rFonts w:ascii="Arial" w:hAnsi="Arial" w:cs="Arial"/>
          <w:sz w:val="28"/>
          <w:szCs w:val="28"/>
          <w:lang w:val="x-none"/>
        </w:rPr>
        <w:t>ropafadzwaiwo</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p>
    <w:p w:rsidR="00E04253" w:rsidP="00E04253" w:rsidRDefault="00E04253" w14:paraId="74501A2F" w14:textId="77777777">
      <w:pPr>
        <w:jc w:val="both"/>
        <w:rPr>
          <w:rFonts w:ascii="Arial" w:hAnsi="Arial" w:cs="Arial"/>
          <w:sz w:val="28"/>
          <w:szCs w:val="28"/>
          <w:lang w:val="x-none"/>
        </w:rPr>
      </w:pPr>
      <w:r>
        <w:rPr>
          <w:rFonts w:ascii="Arial" w:hAnsi="Arial" w:cs="Arial"/>
          <w:sz w:val="28"/>
          <w:szCs w:val="28"/>
          <w:vertAlign w:val="superscript"/>
          <w:lang w:val="x-none"/>
        </w:rPr>
        <w:t xml:space="preserve">300 </w:t>
      </w:r>
      <w:r>
        <w:rPr>
          <w:rFonts w:ascii="Arial" w:hAnsi="Arial" w:cs="Arial"/>
          <w:sz w:val="28"/>
          <w:szCs w:val="28"/>
          <w:lang w:val="x-none"/>
        </w:rPr>
        <w:t xml:space="preserve">Kwete </w:t>
      </w:r>
      <w:proofErr w:type="spellStart"/>
      <w:r>
        <w:rPr>
          <w:rFonts w:ascii="Arial" w:hAnsi="Arial" w:cs="Arial"/>
          <w:sz w:val="28"/>
          <w:szCs w:val="28"/>
          <w:lang w:val="x-none"/>
        </w:rPr>
        <w:t>kungoboira</w:t>
      </w:r>
      <w:proofErr w:type="spellEnd"/>
      <w:r>
        <w:rPr>
          <w:rFonts w:ascii="Arial" w:hAnsi="Arial" w:cs="Arial"/>
          <w:sz w:val="28"/>
          <w:szCs w:val="28"/>
          <w:lang w:val="x-none"/>
        </w:rPr>
        <w:t xml:space="preserve"> </w:t>
      </w:r>
      <w:proofErr w:type="spellStart"/>
      <w:r>
        <w:rPr>
          <w:rFonts w:ascii="Arial" w:hAnsi="Arial" w:cs="Arial"/>
          <w:sz w:val="28"/>
          <w:szCs w:val="28"/>
          <w:lang w:val="x-none"/>
        </w:rPr>
        <w:t>maziso</w:t>
      </w:r>
      <w:proofErr w:type="spellEnd"/>
      <w:r>
        <w:rPr>
          <w:rFonts w:ascii="Arial" w:hAnsi="Arial" w:cs="Arial"/>
          <w:sz w:val="28"/>
          <w:szCs w:val="28"/>
          <w:lang w:val="x-none"/>
        </w:rPr>
        <w:t xml:space="preserve"> </w:t>
      </w:r>
      <w:proofErr w:type="spellStart"/>
      <w:r>
        <w:rPr>
          <w:rFonts w:ascii="Arial" w:hAnsi="Arial" w:cs="Arial"/>
          <w:sz w:val="28"/>
          <w:szCs w:val="28"/>
          <w:lang w:val="x-none"/>
        </w:rPr>
        <w:t>muchechi</w:t>
      </w:r>
      <w:proofErr w:type="spellEnd"/>
      <w:r>
        <w:rPr>
          <w:rFonts w:ascii="Arial" w:hAnsi="Arial" w:cs="Arial"/>
          <w:sz w:val="28"/>
          <w:szCs w:val="28"/>
          <w:lang w:val="x-none"/>
        </w:rPr>
        <w:t xml:space="preserve"> </w:t>
      </w:r>
      <w:proofErr w:type="spellStart"/>
      <w:r>
        <w:rPr>
          <w:rFonts w:ascii="Arial" w:hAnsi="Arial" w:cs="Arial"/>
          <w:sz w:val="28"/>
          <w:szCs w:val="28"/>
          <w:lang w:val="x-none"/>
        </w:rPr>
        <w:t>pasina</w:t>
      </w:r>
      <w:proofErr w:type="spellEnd"/>
      <w:r>
        <w:rPr>
          <w:rFonts w:ascii="Arial" w:hAnsi="Arial" w:cs="Arial"/>
          <w:sz w:val="28"/>
          <w:szCs w:val="28"/>
          <w:lang w:val="x-none"/>
        </w:rPr>
        <w:t xml:space="preserve"> </w:t>
      </w:r>
      <w:proofErr w:type="spellStart"/>
      <w:r>
        <w:rPr>
          <w:rFonts w:ascii="Arial" w:hAnsi="Arial" w:cs="Arial"/>
          <w:sz w:val="28"/>
          <w:szCs w:val="28"/>
          <w:lang w:val="x-none"/>
        </w:rPr>
        <w:t>chinoitika</w:t>
      </w:r>
      <w:proofErr w:type="spellEnd"/>
      <w:r>
        <w:rPr>
          <w:rFonts w:ascii="Arial" w:hAnsi="Arial" w:cs="Arial"/>
          <w:sz w:val="28"/>
          <w:szCs w:val="28"/>
          <w:lang w:val="x-none"/>
        </w:rPr>
        <w:t xml:space="preserve">. Heh? Ropafadzo </w:t>
      </w:r>
      <w:proofErr w:type="spellStart"/>
      <w:r>
        <w:rPr>
          <w:rFonts w:ascii="Arial" w:hAnsi="Arial" w:cs="Arial"/>
          <w:sz w:val="28"/>
          <w:szCs w:val="28"/>
          <w:lang w:val="x-none"/>
        </w:rPr>
        <w:t>revazhinji</w:t>
      </w:r>
      <w:proofErr w:type="spellEnd"/>
      <w:r>
        <w:rPr>
          <w:rFonts w:ascii="Arial" w:hAnsi="Arial" w:cs="Arial"/>
          <w:sz w:val="28"/>
          <w:szCs w:val="28"/>
          <w:lang w:val="x-none"/>
        </w:rPr>
        <w:t xml:space="preserve"> </w:t>
      </w:r>
      <w:proofErr w:type="spellStart"/>
      <w:r>
        <w:rPr>
          <w:rFonts w:ascii="Arial" w:hAnsi="Arial" w:cs="Arial"/>
          <w:sz w:val="28"/>
          <w:szCs w:val="28"/>
          <w:lang w:val="x-none"/>
        </w:rPr>
        <w:t>kuroorwa</w:t>
      </w:r>
      <w:proofErr w:type="spellEnd"/>
      <w:r>
        <w:rPr>
          <w:rFonts w:ascii="Arial" w:hAnsi="Arial" w:cs="Arial"/>
          <w:sz w:val="28"/>
          <w:szCs w:val="28"/>
          <w:lang w:val="x-none"/>
        </w:rPr>
        <w:t xml:space="preserve"> kana </w:t>
      </w:r>
      <w:proofErr w:type="spellStart"/>
      <w:r>
        <w:rPr>
          <w:rFonts w:ascii="Arial" w:hAnsi="Arial" w:cs="Arial"/>
          <w:sz w:val="28"/>
          <w:szCs w:val="28"/>
          <w:lang w:val="x-none"/>
        </w:rPr>
        <w:t>kuroora</w:t>
      </w:r>
      <w:proofErr w:type="spellEnd"/>
      <w:r>
        <w:rPr>
          <w:rFonts w:ascii="Arial" w:hAnsi="Arial" w:cs="Arial"/>
          <w:sz w:val="28"/>
          <w:szCs w:val="28"/>
          <w:lang w:val="x-none"/>
        </w:rPr>
        <w:t xml:space="preserve">. </w:t>
      </w:r>
      <w:proofErr w:type="spellStart"/>
      <w:r>
        <w:rPr>
          <w:rFonts w:ascii="Arial" w:hAnsi="Arial" w:cs="Arial"/>
          <w:sz w:val="28"/>
          <w:szCs w:val="28"/>
          <w:lang w:val="x-none"/>
        </w:rPr>
        <w:t>Zvino</w:t>
      </w:r>
      <w:proofErr w:type="spellEnd"/>
      <w:r>
        <w:rPr>
          <w:rFonts w:ascii="Arial" w:hAnsi="Arial" w:cs="Arial"/>
          <w:sz w:val="28"/>
          <w:szCs w:val="28"/>
          <w:lang w:val="x-none"/>
        </w:rPr>
        <w:t xml:space="preserve"> </w:t>
      </w:r>
      <w:proofErr w:type="spellStart"/>
      <w:r>
        <w:rPr>
          <w:rFonts w:ascii="Arial" w:hAnsi="Arial" w:cs="Arial"/>
          <w:sz w:val="28"/>
          <w:szCs w:val="28"/>
          <w:lang w:val="x-none"/>
        </w:rPr>
        <w:t>munozogova</w:t>
      </w:r>
      <w:proofErr w:type="spellEnd"/>
      <w:r>
        <w:rPr>
          <w:rFonts w:ascii="Arial" w:hAnsi="Arial" w:cs="Arial"/>
          <w:sz w:val="28"/>
          <w:szCs w:val="28"/>
          <w:lang w:val="x-none"/>
        </w:rPr>
        <w:t xml:space="preserve">… </w:t>
      </w:r>
      <w:proofErr w:type="spellStart"/>
      <w:r>
        <w:rPr>
          <w:rFonts w:ascii="Arial" w:hAnsi="Arial" w:cs="Arial"/>
          <w:sz w:val="28"/>
          <w:szCs w:val="28"/>
          <w:lang w:val="x-none"/>
        </w:rPr>
        <w:t>munozogocha</w:t>
      </w:r>
      <w:proofErr w:type="spellEnd"/>
      <w:r>
        <w:rPr>
          <w:rFonts w:ascii="Arial" w:hAnsi="Arial" w:cs="Arial"/>
          <w:sz w:val="28"/>
          <w:szCs w:val="28"/>
          <w:lang w:val="x-none"/>
        </w:rPr>
        <w:t xml:space="preserve"> </w:t>
      </w:r>
      <w:proofErr w:type="spellStart"/>
      <w:r>
        <w:rPr>
          <w:rFonts w:ascii="Arial" w:hAnsi="Arial" w:cs="Arial"/>
          <w:sz w:val="28"/>
          <w:szCs w:val="28"/>
          <w:lang w:val="x-none"/>
        </w:rPr>
        <w:t>mbeva</w:t>
      </w:r>
      <w:proofErr w:type="spellEnd"/>
      <w:r>
        <w:rPr>
          <w:rFonts w:ascii="Arial" w:hAnsi="Arial" w:cs="Arial"/>
          <w:sz w:val="28"/>
          <w:szCs w:val="28"/>
          <w:lang w:val="x-none"/>
        </w:rPr>
        <w:t xml:space="preserve"> here </w:t>
      </w:r>
      <w:proofErr w:type="spellStart"/>
      <w:r>
        <w:rPr>
          <w:rFonts w:ascii="Arial" w:hAnsi="Arial" w:cs="Arial"/>
          <w:sz w:val="28"/>
          <w:szCs w:val="28"/>
          <w:lang w:val="x-none"/>
        </w:rPr>
        <w:t>imomo</w:t>
      </w:r>
      <w:proofErr w:type="spellEnd"/>
      <w:r>
        <w:rPr>
          <w:rFonts w:ascii="Arial" w:hAnsi="Arial" w:cs="Arial"/>
          <w:sz w:val="28"/>
          <w:szCs w:val="28"/>
          <w:lang w:val="x-none"/>
        </w:rPr>
        <w:t xml:space="preserve"> kana </w:t>
      </w:r>
      <w:proofErr w:type="spellStart"/>
      <w:r>
        <w:rPr>
          <w:rFonts w:ascii="Arial" w:hAnsi="Arial" w:cs="Arial"/>
          <w:sz w:val="28"/>
          <w:szCs w:val="28"/>
          <w:lang w:val="x-none"/>
        </w:rPr>
        <w:t>maroorana</w:t>
      </w:r>
      <w:proofErr w:type="spellEnd"/>
      <w:r>
        <w:rPr>
          <w:rFonts w:ascii="Arial" w:hAnsi="Arial" w:cs="Arial"/>
          <w:sz w:val="28"/>
          <w:szCs w:val="28"/>
          <w:lang w:val="x-none"/>
        </w:rPr>
        <w:t xml:space="preserve">? </w:t>
      </w:r>
      <w:proofErr w:type="spellStart"/>
      <w:r>
        <w:rPr>
          <w:rFonts w:ascii="Arial" w:hAnsi="Arial" w:cs="Arial"/>
          <w:sz w:val="28"/>
          <w:szCs w:val="28"/>
          <w:lang w:val="x-none"/>
        </w:rPr>
        <w:t>Mofanira</w:t>
      </w:r>
      <w:proofErr w:type="spellEnd"/>
      <w:r>
        <w:rPr>
          <w:rFonts w:ascii="Arial" w:hAnsi="Arial" w:cs="Arial"/>
          <w:sz w:val="28"/>
          <w:szCs w:val="28"/>
          <w:lang w:val="x-none"/>
        </w:rPr>
        <w:t xml:space="preserve"> </w:t>
      </w:r>
      <w:proofErr w:type="spellStart"/>
      <w:r>
        <w:rPr>
          <w:rFonts w:ascii="Arial" w:hAnsi="Arial" w:cs="Arial"/>
          <w:sz w:val="28"/>
          <w:szCs w:val="28"/>
          <w:lang w:val="x-none"/>
        </w:rPr>
        <w:t>kuuyawo</w:t>
      </w:r>
      <w:proofErr w:type="spellEnd"/>
      <w:r>
        <w:rPr>
          <w:rFonts w:ascii="Arial" w:hAnsi="Arial" w:cs="Arial"/>
          <w:sz w:val="28"/>
          <w:szCs w:val="28"/>
          <w:lang w:val="x-none"/>
        </w:rPr>
        <w:t xml:space="preserve"> </w:t>
      </w:r>
      <w:proofErr w:type="spellStart"/>
      <w:r>
        <w:rPr>
          <w:rFonts w:ascii="Arial" w:hAnsi="Arial" w:cs="Arial"/>
          <w:sz w:val="28"/>
          <w:szCs w:val="28"/>
          <w:lang w:val="x-none"/>
        </w:rPr>
        <w:t>kuChechi</w:t>
      </w:r>
      <w:proofErr w:type="spellEnd"/>
      <w:r>
        <w:rPr>
          <w:rFonts w:ascii="Arial" w:hAnsi="Arial" w:cs="Arial"/>
          <w:sz w:val="28"/>
          <w:szCs w:val="28"/>
          <w:lang w:val="x-none"/>
        </w:rPr>
        <w:t xml:space="preserve"> </w:t>
      </w:r>
      <w:proofErr w:type="spellStart"/>
      <w:r>
        <w:rPr>
          <w:rFonts w:ascii="Arial" w:hAnsi="Arial" w:cs="Arial"/>
          <w:sz w:val="28"/>
          <w:szCs w:val="28"/>
          <w:lang w:val="x-none"/>
        </w:rPr>
        <w:t>nemotaka</w:t>
      </w:r>
      <w:proofErr w:type="spellEnd"/>
      <w:r>
        <w:rPr>
          <w:rFonts w:ascii="Arial" w:hAnsi="Arial" w:cs="Arial"/>
          <w:sz w:val="28"/>
          <w:szCs w:val="28"/>
          <w:lang w:val="x-none"/>
        </w:rPr>
        <w:t xml:space="preserve">? Vana </w:t>
      </w:r>
      <w:proofErr w:type="spellStart"/>
      <w:r>
        <w:rPr>
          <w:rFonts w:ascii="Arial" w:hAnsi="Arial" w:cs="Arial"/>
          <w:sz w:val="28"/>
          <w:szCs w:val="28"/>
          <w:lang w:val="x-none"/>
        </w:rPr>
        <w:t>vanoda</w:t>
      </w:r>
      <w:proofErr w:type="spellEnd"/>
      <w:r>
        <w:rPr>
          <w:rFonts w:ascii="Arial" w:hAnsi="Arial" w:cs="Arial"/>
          <w:sz w:val="28"/>
          <w:szCs w:val="28"/>
          <w:lang w:val="x-none"/>
        </w:rPr>
        <w:t xml:space="preserve"> </w:t>
      </w:r>
      <w:proofErr w:type="spellStart"/>
      <w:r>
        <w:rPr>
          <w:rFonts w:ascii="Arial" w:hAnsi="Arial" w:cs="Arial"/>
          <w:sz w:val="28"/>
          <w:szCs w:val="28"/>
          <w:lang w:val="x-none"/>
        </w:rPr>
        <w:t>kuendawo</w:t>
      </w:r>
      <w:proofErr w:type="spellEnd"/>
      <w:r>
        <w:rPr>
          <w:rFonts w:ascii="Arial" w:hAnsi="Arial" w:cs="Arial"/>
          <w:sz w:val="28"/>
          <w:szCs w:val="28"/>
          <w:lang w:val="x-none"/>
        </w:rPr>
        <w:t xml:space="preserve"> </w:t>
      </w:r>
      <w:proofErr w:type="spellStart"/>
      <w:r>
        <w:rPr>
          <w:rFonts w:ascii="Arial" w:hAnsi="Arial" w:cs="Arial"/>
          <w:sz w:val="28"/>
          <w:szCs w:val="28"/>
          <w:lang w:val="x-none"/>
        </w:rPr>
        <w:t>kuchikoro</w:t>
      </w:r>
      <w:proofErr w:type="spellEnd"/>
      <w:r>
        <w:rPr>
          <w:rFonts w:ascii="Arial" w:hAnsi="Arial" w:cs="Arial"/>
          <w:sz w:val="28"/>
          <w:szCs w:val="28"/>
          <w:lang w:val="x-none"/>
        </w:rPr>
        <w:t xml:space="preserve"> </w:t>
      </w:r>
      <w:proofErr w:type="spellStart"/>
      <w:r>
        <w:rPr>
          <w:rFonts w:ascii="Arial" w:hAnsi="Arial" w:cs="Arial"/>
          <w:sz w:val="28"/>
          <w:szCs w:val="28"/>
          <w:lang w:val="x-none"/>
        </w:rPr>
        <w:t>chakana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chakanaka</w:t>
      </w:r>
      <w:proofErr w:type="spellEnd"/>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Vanoda</w:t>
      </w:r>
      <w:proofErr w:type="spellEnd"/>
      <w:r>
        <w:rPr>
          <w:rFonts w:ascii="Arial" w:hAnsi="Arial" w:cs="Arial"/>
          <w:sz w:val="28"/>
          <w:szCs w:val="28"/>
          <w:lang w:val="x-none"/>
        </w:rPr>
        <w:t xml:space="preserve"> </w:t>
      </w:r>
      <w:proofErr w:type="spellStart"/>
      <w:r>
        <w:rPr>
          <w:rFonts w:ascii="Arial" w:hAnsi="Arial" w:cs="Arial"/>
          <w:sz w:val="28"/>
          <w:szCs w:val="28"/>
          <w:lang w:val="x-none"/>
        </w:rPr>
        <w:t>kupfekawo</w:t>
      </w:r>
      <w:proofErr w:type="spellEnd"/>
      <w:r>
        <w:rPr>
          <w:rFonts w:ascii="Arial" w:hAnsi="Arial" w:cs="Arial"/>
          <w:sz w:val="28"/>
          <w:szCs w:val="28"/>
          <w:lang w:val="x-none"/>
        </w:rPr>
        <w:t xml:space="preserve"> </w:t>
      </w:r>
      <w:proofErr w:type="spellStart"/>
      <w:r>
        <w:rPr>
          <w:rFonts w:ascii="Arial" w:hAnsi="Arial" w:cs="Arial"/>
          <w:sz w:val="28"/>
          <w:szCs w:val="28"/>
          <w:lang w:val="x-none"/>
        </w:rPr>
        <w:t>hembe</w:t>
      </w:r>
      <w:proofErr w:type="spellEnd"/>
      <w:r>
        <w:rPr>
          <w:rFonts w:ascii="Arial" w:hAnsi="Arial" w:cs="Arial"/>
          <w:b/>
          <w:bCs/>
          <w:sz w:val="28"/>
          <w:szCs w:val="28"/>
          <w:lang w:val="x-none"/>
        </w:rPr>
        <w:t xml:space="preserve"> </w:t>
      </w:r>
      <w:proofErr w:type="spellStart"/>
      <w:r>
        <w:rPr>
          <w:rFonts w:ascii="Arial" w:hAnsi="Arial" w:cs="Arial"/>
          <w:sz w:val="28"/>
          <w:szCs w:val="28"/>
          <w:lang w:val="x-none"/>
        </w:rPr>
        <w:t>dzakana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dzakanaka</w:t>
      </w:r>
      <w:proofErr w:type="spellEnd"/>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Vanodawo</w:t>
      </w:r>
      <w:proofErr w:type="spellEnd"/>
      <w:r>
        <w:rPr>
          <w:rFonts w:ascii="Arial" w:hAnsi="Arial" w:cs="Arial"/>
          <w:sz w:val="28"/>
          <w:szCs w:val="28"/>
          <w:lang w:val="x-none"/>
        </w:rPr>
        <w:t xml:space="preserve">  winter clothing ka </w:t>
      </w:r>
      <w:proofErr w:type="spellStart"/>
      <w:r>
        <w:rPr>
          <w:rFonts w:ascii="Arial" w:hAnsi="Arial" w:cs="Arial"/>
          <w:sz w:val="28"/>
          <w:szCs w:val="28"/>
          <w:lang w:val="x-none"/>
        </w:rPr>
        <w:t>varanda</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w:t>
      </w:r>
    </w:p>
    <w:p w:rsidR="00E04253" w:rsidP="00E04253" w:rsidRDefault="00E04253" w14:paraId="40096EE4" w14:textId="77777777">
      <w:pPr>
        <w:jc w:val="both"/>
        <w:rPr>
          <w:rFonts w:ascii="Arial" w:hAnsi="Arial" w:cs="Arial"/>
          <w:sz w:val="28"/>
          <w:szCs w:val="28"/>
          <w:lang w:val="x-none"/>
        </w:rPr>
      </w:pPr>
      <w:r>
        <w:rPr>
          <w:rFonts w:ascii="Arial" w:hAnsi="Arial" w:cs="Arial"/>
          <w:sz w:val="28"/>
          <w:szCs w:val="28"/>
          <w:vertAlign w:val="superscript"/>
          <w:lang w:val="x-none"/>
        </w:rPr>
        <w:t xml:space="preserve">301 </w:t>
      </w:r>
      <w:r>
        <w:rPr>
          <w:rFonts w:ascii="Arial" w:hAnsi="Arial" w:cs="Arial"/>
          <w:sz w:val="28"/>
          <w:szCs w:val="28"/>
          <w:lang w:val="x-none"/>
        </w:rPr>
        <w:t xml:space="preserve">Imi baba </w:t>
      </w:r>
      <w:proofErr w:type="spellStart"/>
      <w:r>
        <w:rPr>
          <w:rFonts w:ascii="Arial" w:hAnsi="Arial" w:cs="Arial"/>
          <w:sz w:val="28"/>
          <w:szCs w:val="28"/>
          <w:lang w:val="x-none"/>
        </w:rPr>
        <w:t>hamufaniri</w:t>
      </w:r>
      <w:proofErr w:type="spellEnd"/>
      <w:r>
        <w:rPr>
          <w:rFonts w:ascii="Arial" w:hAnsi="Arial" w:cs="Arial"/>
          <w:sz w:val="28"/>
          <w:szCs w:val="28"/>
          <w:lang w:val="x-none"/>
        </w:rPr>
        <w:t xml:space="preserve"> </w:t>
      </w:r>
      <w:proofErr w:type="spellStart"/>
      <w:r>
        <w:rPr>
          <w:rFonts w:ascii="Arial" w:hAnsi="Arial" w:cs="Arial"/>
          <w:sz w:val="28"/>
          <w:szCs w:val="28"/>
          <w:lang w:val="x-none"/>
        </w:rPr>
        <w:t>kugara</w:t>
      </w:r>
      <w:proofErr w:type="spellEnd"/>
      <w:r>
        <w:rPr>
          <w:rFonts w:ascii="Arial" w:hAnsi="Arial" w:cs="Arial"/>
          <w:sz w:val="28"/>
          <w:szCs w:val="28"/>
          <w:lang w:val="x-none"/>
        </w:rPr>
        <w:t xml:space="preserve"> </w:t>
      </w:r>
      <w:proofErr w:type="spellStart"/>
      <w:r>
        <w:rPr>
          <w:rFonts w:ascii="Arial" w:hAnsi="Arial" w:cs="Arial"/>
          <w:sz w:val="28"/>
          <w:szCs w:val="28"/>
          <w:lang w:val="x-none"/>
        </w:rPr>
        <w:t>muchirwara-rwara</w:t>
      </w:r>
      <w:proofErr w:type="spellEnd"/>
      <w:r>
        <w:rPr>
          <w:rFonts w:ascii="Arial" w:hAnsi="Arial" w:cs="Arial"/>
          <w:sz w:val="28"/>
          <w:szCs w:val="28"/>
          <w:lang w:val="x-none"/>
        </w:rPr>
        <w:t xml:space="preserve">. Eh, </w:t>
      </w:r>
      <w:proofErr w:type="spellStart"/>
      <w:r>
        <w:rPr>
          <w:rFonts w:ascii="Arial" w:hAnsi="Arial" w:cs="Arial"/>
          <w:sz w:val="28"/>
          <w:szCs w:val="28"/>
          <w:lang w:val="x-none"/>
        </w:rPr>
        <w:t>regai</w:t>
      </w:r>
      <w:proofErr w:type="spellEnd"/>
      <w:r>
        <w:rPr>
          <w:rFonts w:ascii="Arial" w:hAnsi="Arial" w:cs="Arial"/>
          <w:sz w:val="28"/>
          <w:szCs w:val="28"/>
          <w:lang w:val="x-none"/>
        </w:rPr>
        <w:t xml:space="preserve"> </w:t>
      </w:r>
      <w:proofErr w:type="spellStart"/>
      <w:r w:rsidRPr="00A03189">
        <w:rPr>
          <w:rFonts w:ascii="Arial" w:hAnsi="Arial" w:cs="Arial"/>
          <w:i/>
          <w:iCs/>
          <w:sz w:val="28"/>
          <w:szCs w:val="28"/>
          <w:lang w:val="x-none"/>
        </w:rPr>
        <w:t>kuprovhoka</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do not provoke—ED</w:t>
      </w:r>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venyu</w:t>
      </w:r>
      <w:proofErr w:type="spellEnd"/>
      <w:r>
        <w:rPr>
          <w:rFonts w:ascii="Arial" w:hAnsi="Arial" w:cs="Arial"/>
          <w:sz w:val="28"/>
          <w:szCs w:val="28"/>
          <w:lang w:val="x-none"/>
        </w:rPr>
        <w:t xml:space="preserve"> </w:t>
      </w:r>
      <w:proofErr w:type="spellStart"/>
      <w:r>
        <w:rPr>
          <w:rFonts w:ascii="Arial" w:hAnsi="Arial" w:cs="Arial"/>
          <w:sz w:val="28"/>
          <w:szCs w:val="28"/>
          <w:lang w:val="x-none"/>
        </w:rPr>
        <w:t>nokuda</w:t>
      </w:r>
      <w:proofErr w:type="spellEnd"/>
      <w:r>
        <w:rPr>
          <w:rFonts w:ascii="Arial" w:hAnsi="Arial" w:cs="Arial"/>
          <w:sz w:val="28"/>
          <w:szCs w:val="28"/>
          <w:lang w:val="x-none"/>
        </w:rPr>
        <w:t xml:space="preserve"> </w:t>
      </w:r>
      <w:proofErr w:type="spellStart"/>
      <w:r>
        <w:rPr>
          <w:rFonts w:ascii="Arial" w:hAnsi="Arial" w:cs="Arial"/>
          <w:sz w:val="28"/>
          <w:szCs w:val="28"/>
          <w:lang w:val="x-none"/>
        </w:rPr>
        <w:t>kwekutadza</w:t>
      </w:r>
      <w:proofErr w:type="spellEnd"/>
      <w:r>
        <w:rPr>
          <w:rFonts w:ascii="Arial" w:hAnsi="Arial" w:cs="Arial"/>
          <w:sz w:val="28"/>
          <w:szCs w:val="28"/>
          <w:lang w:val="x-none"/>
        </w:rPr>
        <w:t xml:space="preserve"> </w:t>
      </w:r>
      <w:proofErr w:type="spellStart"/>
      <w:r>
        <w:rPr>
          <w:rFonts w:ascii="Arial" w:hAnsi="Arial" w:cs="Arial"/>
          <w:sz w:val="28"/>
          <w:szCs w:val="28"/>
          <w:lang w:val="x-none"/>
        </w:rPr>
        <w:t>kuvariritira</w:t>
      </w:r>
      <w:proofErr w:type="spellEnd"/>
      <w:r>
        <w:rPr>
          <w:rFonts w:ascii="Arial" w:hAnsi="Arial" w:cs="Arial"/>
          <w:sz w:val="28"/>
          <w:szCs w:val="28"/>
          <w:lang w:val="x-none"/>
        </w:rPr>
        <w:t xml:space="preserve">. Regai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vashore</w:t>
      </w:r>
      <w:proofErr w:type="spellEnd"/>
      <w:r>
        <w:rPr>
          <w:rFonts w:ascii="Arial" w:hAnsi="Arial" w:cs="Arial"/>
          <w:sz w:val="28"/>
          <w:szCs w:val="28"/>
          <w:lang w:val="x-none"/>
        </w:rPr>
        <w:t xml:space="preserve"> Message, </w:t>
      </w:r>
      <w:proofErr w:type="spellStart"/>
      <w:r>
        <w:rPr>
          <w:rFonts w:ascii="Arial" w:hAnsi="Arial" w:cs="Arial"/>
          <w:sz w:val="28"/>
          <w:szCs w:val="28"/>
          <w:lang w:val="x-none"/>
        </w:rPr>
        <w:t>nekuda</w:t>
      </w:r>
      <w:proofErr w:type="spellEnd"/>
      <w:r>
        <w:rPr>
          <w:rFonts w:ascii="Arial" w:hAnsi="Arial" w:cs="Arial"/>
          <w:sz w:val="28"/>
          <w:szCs w:val="28"/>
          <w:lang w:val="x-none"/>
        </w:rPr>
        <w:t xml:space="preserve"> </w:t>
      </w:r>
      <w:proofErr w:type="spellStart"/>
      <w:r>
        <w:rPr>
          <w:rFonts w:ascii="Arial" w:hAnsi="Arial" w:cs="Arial"/>
          <w:sz w:val="28"/>
          <w:szCs w:val="28"/>
          <w:lang w:val="x-none"/>
        </w:rPr>
        <w:t>kwe</w:t>
      </w:r>
      <w:proofErr w:type="spellEnd"/>
      <w:r>
        <w:rPr>
          <w:rFonts w:ascii="Arial" w:hAnsi="Arial" w:cs="Arial"/>
          <w:sz w:val="28"/>
          <w:szCs w:val="28"/>
          <w:lang w:val="x-none"/>
        </w:rPr>
        <w:t xml:space="preserve"> behaviour </w:t>
      </w:r>
      <w:proofErr w:type="spellStart"/>
      <w:r>
        <w:rPr>
          <w:rFonts w:ascii="Arial" w:hAnsi="Arial" w:cs="Arial"/>
          <w:sz w:val="28"/>
          <w:szCs w:val="28"/>
          <w:lang w:val="x-none"/>
        </w:rPr>
        <w:t>dzevabere</w:t>
      </w:r>
      <w:proofErr w:type="spellEnd"/>
      <w:r>
        <w:rPr>
          <w:rFonts w:ascii="Arial" w:hAnsi="Arial" w:cs="Arial"/>
          <w:sz w:val="28"/>
          <w:szCs w:val="28"/>
          <w:lang w:val="x-none"/>
        </w:rPr>
        <w:t xml:space="preserve">…? </w:t>
      </w:r>
      <w:r w:rsidRPr="005D2628">
        <w:rPr>
          <w:rFonts w:ascii="Arial" w:hAnsi="Arial" w:cs="Arial"/>
          <w:sz w:val="18"/>
          <w:szCs w:val="18"/>
          <w:lang w:val="x-none"/>
        </w:rPr>
        <w:t xml:space="preserve">[Congregation says, </w:t>
      </w:r>
      <w:r w:rsidRPr="005D2628">
        <w:rPr>
          <w:rFonts w:ascii="Arial" w:hAnsi="Arial" w:cs="Arial"/>
          <w:sz w:val="18"/>
          <w:szCs w:val="18"/>
          <w:lang w:val="x-none"/>
        </w:rPr>
        <w:t>“</w:t>
      </w:r>
      <w:proofErr w:type="spellStart"/>
      <w:r>
        <w:rPr>
          <w:rFonts w:ascii="Arial" w:hAnsi="Arial" w:cs="Arial"/>
          <w:sz w:val="18"/>
          <w:szCs w:val="18"/>
          <w:lang w:val="x-none"/>
        </w:rPr>
        <w:t>dzevabereki</w:t>
      </w:r>
      <w:proofErr w:type="spellEnd"/>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Vachiona</w:t>
      </w:r>
      <w:proofErr w:type="spellEnd"/>
      <w:r>
        <w:rPr>
          <w:rFonts w:ascii="Arial" w:hAnsi="Arial" w:cs="Arial"/>
          <w:sz w:val="28"/>
          <w:szCs w:val="28"/>
          <w:lang w:val="x-none"/>
        </w:rPr>
        <w:t xml:space="preserve"> </w:t>
      </w:r>
      <w:proofErr w:type="spellStart"/>
      <w:r>
        <w:rPr>
          <w:rFonts w:ascii="Arial" w:hAnsi="Arial" w:cs="Arial"/>
          <w:sz w:val="28"/>
          <w:szCs w:val="28"/>
          <w:lang w:val="x-none"/>
        </w:rPr>
        <w:t>mumba</w:t>
      </w:r>
      <w:proofErr w:type="spellEnd"/>
      <w:r>
        <w:rPr>
          <w:rFonts w:ascii="Arial" w:hAnsi="Arial" w:cs="Arial"/>
          <w:sz w:val="28"/>
          <w:szCs w:val="28"/>
          <w:lang w:val="x-none"/>
        </w:rPr>
        <w:t xml:space="preserve"> </w:t>
      </w:r>
      <w:proofErr w:type="spellStart"/>
      <w:r>
        <w:rPr>
          <w:rFonts w:ascii="Arial" w:hAnsi="Arial" w:cs="Arial"/>
          <w:sz w:val="28"/>
          <w:szCs w:val="28"/>
          <w:lang w:val="x-none"/>
        </w:rPr>
        <w:t>muchigochewa</w:t>
      </w:r>
      <w:proofErr w:type="spellEnd"/>
      <w:r>
        <w:rPr>
          <w:rFonts w:ascii="Arial" w:hAnsi="Arial" w:cs="Arial"/>
          <w:sz w:val="28"/>
          <w:szCs w:val="28"/>
          <w:lang w:val="x-none"/>
        </w:rPr>
        <w:t xml:space="preserve"> </w:t>
      </w:r>
      <w:proofErr w:type="spellStart"/>
      <w:r>
        <w:rPr>
          <w:rFonts w:ascii="Arial" w:hAnsi="Arial" w:cs="Arial"/>
          <w:sz w:val="28"/>
          <w:szCs w:val="28"/>
          <w:lang w:val="x-none"/>
        </w:rPr>
        <w:t>mbeva</w:t>
      </w:r>
      <w:proofErr w:type="spellEnd"/>
      <w:r>
        <w:rPr>
          <w:rFonts w:ascii="Arial" w:hAnsi="Arial" w:cs="Arial"/>
          <w:sz w:val="28"/>
          <w:szCs w:val="28"/>
          <w:lang w:val="x-none"/>
        </w:rPr>
        <w:t xml:space="preserve"> </w:t>
      </w:r>
      <w:proofErr w:type="spellStart"/>
      <w:r>
        <w:rPr>
          <w:rFonts w:ascii="Arial" w:hAnsi="Arial" w:cs="Arial"/>
          <w:sz w:val="28"/>
          <w:szCs w:val="28"/>
          <w:lang w:val="x-none"/>
        </w:rPr>
        <w:t>nguva</w:t>
      </w:r>
      <w:proofErr w:type="spellEnd"/>
      <w:r>
        <w:rPr>
          <w:rFonts w:ascii="Arial" w:hAnsi="Arial" w:cs="Arial"/>
          <w:sz w:val="28"/>
          <w:szCs w:val="28"/>
          <w:lang w:val="x-none"/>
        </w:rPr>
        <w:t xml:space="preserve">  </w:t>
      </w:r>
      <w:proofErr w:type="spellStart"/>
      <w:r>
        <w:rPr>
          <w:rFonts w:ascii="Arial" w:hAnsi="Arial" w:cs="Arial"/>
          <w:sz w:val="28"/>
          <w:szCs w:val="28"/>
          <w:lang w:val="x-none"/>
        </w:rPr>
        <w:t>nenguva</w:t>
      </w:r>
      <w:proofErr w:type="spellEnd"/>
      <w:r>
        <w:rPr>
          <w:rFonts w:ascii="Arial" w:hAnsi="Arial" w:cs="Arial"/>
          <w:sz w:val="28"/>
          <w:szCs w:val="28"/>
          <w:lang w:val="x-none"/>
        </w:rPr>
        <w:t xml:space="preserve">, </w:t>
      </w:r>
      <w:proofErr w:type="spellStart"/>
      <w:r>
        <w:rPr>
          <w:rFonts w:ascii="Arial" w:hAnsi="Arial" w:cs="Arial"/>
          <w:sz w:val="28"/>
          <w:szCs w:val="28"/>
          <w:lang w:val="x-none"/>
        </w:rPr>
        <w:t>muchidyiwa</w:t>
      </w:r>
      <w:proofErr w:type="spellEnd"/>
      <w:r>
        <w:rPr>
          <w:rFonts w:ascii="Arial" w:hAnsi="Arial" w:cs="Arial"/>
          <w:sz w:val="28"/>
          <w:szCs w:val="28"/>
          <w:lang w:val="x-none"/>
        </w:rPr>
        <w:t xml:space="preserve"> </w:t>
      </w:r>
      <w:proofErr w:type="spellStart"/>
      <w:r>
        <w:rPr>
          <w:rFonts w:ascii="Arial" w:hAnsi="Arial" w:cs="Arial"/>
          <w:sz w:val="28"/>
          <w:szCs w:val="28"/>
          <w:lang w:val="x-none"/>
        </w:rPr>
        <w:t>mhandire</w:t>
      </w:r>
      <w:proofErr w:type="spellEnd"/>
      <w:r>
        <w:rPr>
          <w:rFonts w:ascii="Arial" w:hAnsi="Arial" w:cs="Arial"/>
          <w:sz w:val="28"/>
          <w:szCs w:val="28"/>
          <w:lang w:val="x-none"/>
        </w:rPr>
        <w:t xml:space="preserve">. </w:t>
      </w:r>
    </w:p>
    <w:p w:rsidRPr="00C81E13" w:rsidR="00E04253" w:rsidP="00E04253" w:rsidRDefault="00E04253" w14:paraId="44EFF75F" w14:textId="77777777">
      <w:pPr>
        <w:jc w:val="both"/>
        <w:rPr>
          <w:rFonts w:ascii="Arial" w:hAnsi="Arial" w:cs="Arial"/>
          <w:sz w:val="28"/>
          <w:szCs w:val="28"/>
          <w:lang w:val="x-none"/>
        </w:rPr>
      </w:pPr>
      <w:r>
        <w:rPr>
          <w:rFonts w:ascii="Arial" w:hAnsi="Arial" w:cs="Arial"/>
          <w:sz w:val="28"/>
          <w:szCs w:val="28"/>
          <w:vertAlign w:val="superscript"/>
          <w:lang w:val="x-none"/>
        </w:rPr>
        <w:t xml:space="preserve">302 </w:t>
      </w:r>
      <w:proofErr w:type="spellStart"/>
      <w:r>
        <w:rPr>
          <w:rFonts w:ascii="Arial" w:hAnsi="Arial" w:cs="Arial"/>
          <w:sz w:val="28"/>
          <w:szCs w:val="28"/>
          <w:lang w:val="x-none"/>
        </w:rPr>
        <w:t>Woenda</w:t>
      </w:r>
      <w:proofErr w:type="spellEnd"/>
      <w:r>
        <w:rPr>
          <w:rFonts w:ascii="Arial" w:hAnsi="Arial" w:cs="Arial"/>
          <w:sz w:val="28"/>
          <w:szCs w:val="28"/>
          <w:lang w:val="x-none"/>
        </w:rPr>
        <w:t xml:space="preserve"> </w:t>
      </w:r>
      <w:proofErr w:type="spellStart"/>
      <w:r>
        <w:rPr>
          <w:rFonts w:ascii="Arial" w:hAnsi="Arial" w:cs="Arial"/>
          <w:sz w:val="28"/>
          <w:szCs w:val="28"/>
          <w:lang w:val="x-none"/>
        </w:rPr>
        <w:t>kuimba</w:t>
      </w:r>
      <w:proofErr w:type="spellEnd"/>
      <w:r>
        <w:rPr>
          <w:rFonts w:ascii="Arial" w:hAnsi="Arial" w:cs="Arial"/>
          <w:sz w:val="28"/>
          <w:szCs w:val="28"/>
          <w:lang w:val="x-none"/>
        </w:rPr>
        <w:t xml:space="preserve"> </w:t>
      </w:r>
      <w:proofErr w:type="spellStart"/>
      <w:r>
        <w:rPr>
          <w:rFonts w:ascii="Arial" w:hAnsi="Arial" w:cs="Arial"/>
          <w:sz w:val="28"/>
          <w:szCs w:val="28"/>
          <w:lang w:val="x-none"/>
        </w:rPr>
        <w:t>yaKombai</w:t>
      </w:r>
      <w:proofErr w:type="spellEnd"/>
      <w:r>
        <w:rPr>
          <w:rFonts w:ascii="Arial" w:hAnsi="Arial" w:cs="Arial"/>
          <w:sz w:val="28"/>
          <w:szCs w:val="28"/>
          <w:lang w:val="x-none"/>
        </w:rPr>
        <w:t xml:space="preserve"> </w:t>
      </w:r>
      <w:proofErr w:type="spellStart"/>
      <w:r>
        <w:rPr>
          <w:rFonts w:ascii="Arial" w:hAnsi="Arial" w:cs="Arial"/>
          <w:sz w:val="28"/>
          <w:szCs w:val="28"/>
          <w:lang w:val="x-none"/>
        </w:rPr>
        <w:t>wosvika</w:t>
      </w:r>
      <w:proofErr w:type="spellEnd"/>
      <w:r>
        <w:rPr>
          <w:rFonts w:ascii="Arial" w:hAnsi="Arial" w:cs="Arial"/>
          <w:sz w:val="28"/>
          <w:szCs w:val="28"/>
          <w:lang w:val="x-none"/>
        </w:rPr>
        <w:t xml:space="preserve"> </w:t>
      </w:r>
      <w:proofErr w:type="spellStart"/>
      <w:r w:rsidRPr="00F47D21">
        <w:rPr>
          <w:rFonts w:ascii="Arial" w:hAnsi="Arial" w:cs="Arial"/>
          <w:i/>
          <w:iCs/>
          <w:sz w:val="28"/>
          <w:szCs w:val="28"/>
          <w:lang w:val="x-none"/>
        </w:rPr>
        <w:t>kuchifraiwa</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to fry—ED</w:t>
      </w:r>
      <w:r w:rsidRPr="005D2628">
        <w:rPr>
          <w:rFonts w:ascii="Arial" w:hAnsi="Arial" w:cs="Arial"/>
          <w:sz w:val="18"/>
          <w:szCs w:val="18"/>
          <w:lang w:val="x-none"/>
        </w:rPr>
        <w:t>]</w:t>
      </w:r>
      <w:r w:rsidRPr="00F47D21">
        <w:rPr>
          <w:rFonts w:ascii="Arial" w:hAnsi="Arial" w:cs="Arial"/>
          <w:sz w:val="28"/>
          <w:szCs w:val="28"/>
          <w:lang w:val="x-none"/>
        </w:rPr>
        <w:t xml:space="preserve"> </w:t>
      </w:r>
      <w:r>
        <w:rPr>
          <w:rFonts w:ascii="Arial" w:hAnsi="Arial" w:cs="Arial"/>
          <w:sz w:val="28"/>
          <w:szCs w:val="28"/>
          <w:lang w:val="x-none"/>
        </w:rPr>
        <w:t xml:space="preserve">sausage. </w:t>
      </w:r>
      <w:proofErr w:type="spellStart"/>
      <w:r>
        <w:rPr>
          <w:rFonts w:ascii="Arial" w:hAnsi="Arial" w:cs="Arial"/>
          <w:sz w:val="28"/>
          <w:szCs w:val="28"/>
          <w:lang w:val="x-none"/>
        </w:rPr>
        <w:t>Vouya</w:t>
      </w:r>
      <w:proofErr w:type="spellEnd"/>
      <w:r>
        <w:rPr>
          <w:rFonts w:ascii="Arial" w:hAnsi="Arial" w:cs="Arial"/>
          <w:sz w:val="28"/>
          <w:szCs w:val="28"/>
          <w:lang w:val="x-none"/>
        </w:rPr>
        <w:t xml:space="preserve"> </w:t>
      </w:r>
      <w:proofErr w:type="spellStart"/>
      <w:r>
        <w:rPr>
          <w:rFonts w:ascii="Arial" w:hAnsi="Arial" w:cs="Arial"/>
          <w:sz w:val="28"/>
          <w:szCs w:val="28"/>
          <w:lang w:val="x-none"/>
        </w:rPr>
        <w:t>kwababa</w:t>
      </w:r>
      <w:proofErr w:type="spellEnd"/>
      <w:r>
        <w:rPr>
          <w:rFonts w:ascii="Arial" w:hAnsi="Arial" w:cs="Arial"/>
          <w:sz w:val="28"/>
          <w:szCs w:val="28"/>
          <w:lang w:val="x-none"/>
        </w:rPr>
        <w:t xml:space="preserve"> </w:t>
      </w:r>
      <w:proofErr w:type="spellStart"/>
      <w:r>
        <w:rPr>
          <w:rFonts w:ascii="Arial" w:hAnsi="Arial" w:cs="Arial"/>
          <w:sz w:val="28"/>
          <w:szCs w:val="28"/>
          <w:lang w:val="x-none"/>
        </w:rPr>
        <w:t>vavo</w:t>
      </w:r>
      <w:proofErr w:type="spellEnd"/>
      <w:r>
        <w:rPr>
          <w:rFonts w:ascii="Arial" w:hAnsi="Arial" w:cs="Arial"/>
          <w:sz w:val="28"/>
          <w:szCs w:val="28"/>
          <w:lang w:val="x-none"/>
        </w:rPr>
        <w:t xml:space="preserve">, </w:t>
      </w:r>
      <w:proofErr w:type="spellStart"/>
      <w:r>
        <w:rPr>
          <w:rFonts w:ascii="Arial" w:hAnsi="Arial" w:cs="Arial"/>
          <w:sz w:val="28"/>
          <w:szCs w:val="28"/>
          <w:lang w:val="x-none"/>
        </w:rPr>
        <w:t>vanodya</w:t>
      </w:r>
      <w:proofErr w:type="spellEnd"/>
      <w:r>
        <w:rPr>
          <w:rFonts w:ascii="Arial" w:hAnsi="Arial" w:cs="Arial"/>
          <w:sz w:val="28"/>
          <w:szCs w:val="28"/>
          <w:lang w:val="x-none"/>
        </w:rPr>
        <w:t xml:space="preserve"> </w:t>
      </w:r>
      <w:proofErr w:type="spellStart"/>
      <w:r>
        <w:rPr>
          <w:rFonts w:ascii="Arial" w:hAnsi="Arial" w:cs="Arial"/>
          <w:sz w:val="28"/>
          <w:szCs w:val="28"/>
          <w:lang w:val="x-none"/>
        </w:rPr>
        <w:t>nemutetenerwa</w:t>
      </w:r>
      <w:proofErr w:type="spellEnd"/>
      <w:r>
        <w:rPr>
          <w:rFonts w:ascii="Arial" w:hAnsi="Arial" w:cs="Arial"/>
          <w:sz w:val="28"/>
          <w:szCs w:val="28"/>
          <w:lang w:val="x-none"/>
        </w:rPr>
        <w:t xml:space="preserve">. </w:t>
      </w:r>
      <w:proofErr w:type="spellStart"/>
      <w:r>
        <w:rPr>
          <w:rFonts w:ascii="Arial" w:hAnsi="Arial" w:cs="Arial"/>
          <w:sz w:val="28"/>
          <w:szCs w:val="28"/>
          <w:lang w:val="x-none"/>
        </w:rPr>
        <w:t>Voenda</w:t>
      </w:r>
      <w:proofErr w:type="spellEnd"/>
      <w:r>
        <w:rPr>
          <w:rFonts w:ascii="Arial" w:hAnsi="Arial" w:cs="Arial"/>
          <w:sz w:val="28"/>
          <w:szCs w:val="28"/>
          <w:lang w:val="x-none"/>
        </w:rPr>
        <w:t xml:space="preserve"> </w:t>
      </w:r>
      <w:proofErr w:type="spellStart"/>
      <w:r>
        <w:rPr>
          <w:rFonts w:ascii="Arial" w:hAnsi="Arial" w:cs="Arial"/>
          <w:sz w:val="28"/>
          <w:szCs w:val="28"/>
          <w:lang w:val="x-none"/>
        </w:rPr>
        <w:t>kwaKombai</w:t>
      </w:r>
      <w:proofErr w:type="spellEnd"/>
      <w:r>
        <w:rPr>
          <w:rFonts w:ascii="Arial" w:hAnsi="Arial" w:cs="Arial"/>
          <w:sz w:val="28"/>
          <w:szCs w:val="28"/>
          <w:lang w:val="x-none"/>
        </w:rPr>
        <w:t xml:space="preserve">, kune </w:t>
      </w:r>
      <w:proofErr w:type="spellStart"/>
      <w:r>
        <w:rPr>
          <w:rFonts w:ascii="Arial" w:hAnsi="Arial" w:cs="Arial"/>
          <w:sz w:val="28"/>
          <w:szCs w:val="28"/>
          <w:lang w:val="x-none"/>
        </w:rPr>
        <w:t>hwayi</w:t>
      </w:r>
      <w:proofErr w:type="spellEnd"/>
      <w:r>
        <w:rPr>
          <w:rFonts w:ascii="Arial" w:hAnsi="Arial" w:cs="Arial"/>
          <w:sz w:val="28"/>
          <w:szCs w:val="28"/>
          <w:lang w:val="x-none"/>
        </w:rPr>
        <w:t xml:space="preserve"> </w:t>
      </w:r>
      <w:proofErr w:type="spellStart"/>
      <w:r>
        <w:rPr>
          <w:rFonts w:ascii="Arial" w:hAnsi="Arial" w:cs="Arial"/>
          <w:sz w:val="28"/>
          <w:szCs w:val="28"/>
          <w:lang w:val="x-none"/>
        </w:rPr>
        <w:t>yechikwambo</w:t>
      </w:r>
      <w:proofErr w:type="spellEnd"/>
      <w:r>
        <w:rPr>
          <w:rFonts w:ascii="Arial" w:hAnsi="Arial" w:cs="Arial"/>
          <w:sz w:val="28"/>
          <w:szCs w:val="28"/>
          <w:lang w:val="x-none"/>
        </w:rPr>
        <w:t xml:space="preserve">. Vana </w:t>
      </w:r>
      <w:proofErr w:type="spellStart"/>
      <w:r>
        <w:rPr>
          <w:rFonts w:ascii="Arial" w:hAnsi="Arial" w:cs="Arial"/>
          <w:sz w:val="28"/>
          <w:szCs w:val="28"/>
          <w:lang w:val="x-none"/>
        </w:rPr>
        <w:t>vodii</w:t>
      </w:r>
      <w:proofErr w:type="spellEnd"/>
      <w:r>
        <w:rPr>
          <w:rFonts w:ascii="Arial" w:hAnsi="Arial" w:cs="Arial"/>
          <w:sz w:val="28"/>
          <w:szCs w:val="28"/>
          <w:lang w:val="x-none"/>
        </w:rPr>
        <w:t xml:space="preserve"> ava? Vana </w:t>
      </w:r>
      <w:proofErr w:type="spellStart"/>
      <w:r>
        <w:rPr>
          <w:rFonts w:ascii="Arial" w:hAnsi="Arial" w:cs="Arial"/>
          <w:sz w:val="28"/>
          <w:szCs w:val="28"/>
          <w:lang w:val="x-none"/>
        </w:rPr>
        <w:t>vangani</w:t>
      </w:r>
      <w:proofErr w:type="spellEnd"/>
      <w:r>
        <w:rPr>
          <w:rFonts w:ascii="Arial" w:hAnsi="Arial" w:cs="Arial"/>
          <w:sz w:val="28"/>
          <w:szCs w:val="28"/>
          <w:lang w:val="x-none"/>
        </w:rPr>
        <w:t xml:space="preserve"> </w:t>
      </w:r>
      <w:proofErr w:type="spellStart"/>
      <w:r>
        <w:rPr>
          <w:rFonts w:ascii="Arial" w:hAnsi="Arial" w:cs="Arial"/>
          <w:sz w:val="28"/>
          <w:szCs w:val="28"/>
          <w:lang w:val="x-none"/>
        </w:rPr>
        <w:t>vanogona</w:t>
      </w:r>
      <w:proofErr w:type="spellEnd"/>
      <w:r>
        <w:rPr>
          <w:rFonts w:ascii="Arial" w:hAnsi="Arial" w:cs="Arial"/>
          <w:sz w:val="28"/>
          <w:szCs w:val="28"/>
          <w:lang w:val="x-none"/>
        </w:rPr>
        <w:t xml:space="preserve"> </w:t>
      </w:r>
      <w:proofErr w:type="spellStart"/>
      <w:r>
        <w:rPr>
          <w:rFonts w:ascii="Arial" w:hAnsi="Arial" w:cs="Arial"/>
          <w:sz w:val="28"/>
          <w:szCs w:val="28"/>
          <w:lang w:val="x-none"/>
        </w:rPr>
        <w:t>kuita</w:t>
      </w:r>
      <w:proofErr w:type="spellEnd"/>
      <w:r>
        <w:rPr>
          <w:rFonts w:ascii="Arial" w:hAnsi="Arial" w:cs="Arial"/>
          <w:sz w:val="28"/>
          <w:szCs w:val="28"/>
          <w:lang w:val="x-none"/>
        </w:rPr>
        <w:t xml:space="preserve"> withstand a father </w:t>
      </w:r>
      <w:proofErr w:type="spellStart"/>
      <w:r>
        <w:rPr>
          <w:rFonts w:ascii="Arial" w:hAnsi="Arial" w:cs="Arial"/>
          <w:sz w:val="28"/>
          <w:szCs w:val="28"/>
          <w:lang w:val="x-none"/>
        </w:rPr>
        <w:t>ane</w:t>
      </w:r>
      <w:proofErr w:type="spellEnd"/>
      <w:r>
        <w:rPr>
          <w:rFonts w:ascii="Arial" w:hAnsi="Arial" w:cs="Arial"/>
          <w:sz w:val="28"/>
          <w:szCs w:val="28"/>
          <w:lang w:val="x-none"/>
        </w:rPr>
        <w:t xml:space="preserve"> </w:t>
      </w:r>
      <w:proofErr w:type="spellStart"/>
      <w:r>
        <w:rPr>
          <w:rFonts w:ascii="Arial" w:hAnsi="Arial" w:cs="Arial"/>
          <w:sz w:val="28"/>
          <w:szCs w:val="28"/>
          <w:lang w:val="x-none"/>
        </w:rPr>
        <w:t>pfuma</w:t>
      </w:r>
      <w:proofErr w:type="spellEnd"/>
      <w:r>
        <w:rPr>
          <w:rFonts w:ascii="Arial" w:hAnsi="Arial" w:cs="Arial"/>
          <w:sz w:val="28"/>
          <w:szCs w:val="28"/>
          <w:lang w:val="x-none"/>
        </w:rPr>
        <w:t xml:space="preserve"> </w:t>
      </w:r>
      <w:proofErr w:type="spellStart"/>
      <w:r>
        <w:rPr>
          <w:rFonts w:ascii="Arial" w:hAnsi="Arial" w:cs="Arial"/>
          <w:sz w:val="28"/>
          <w:szCs w:val="28"/>
          <w:lang w:val="x-none"/>
        </w:rPr>
        <w:t>yake</w:t>
      </w:r>
      <w:proofErr w:type="spellEnd"/>
      <w:r>
        <w:rPr>
          <w:rFonts w:ascii="Arial" w:hAnsi="Arial" w:cs="Arial"/>
          <w:sz w:val="28"/>
          <w:szCs w:val="28"/>
          <w:lang w:val="x-none"/>
        </w:rPr>
        <w:t xml:space="preserve">  </w:t>
      </w:r>
      <w:proofErr w:type="spellStart"/>
      <w:r>
        <w:rPr>
          <w:rFonts w:ascii="Arial" w:hAnsi="Arial" w:cs="Arial"/>
          <w:sz w:val="28"/>
          <w:szCs w:val="28"/>
          <w:lang w:val="x-none"/>
        </w:rPr>
        <w:t>yemushonga</w:t>
      </w:r>
      <w:proofErr w:type="spellEnd"/>
      <w:r>
        <w:rPr>
          <w:rFonts w:ascii="Arial" w:hAnsi="Arial" w:cs="Arial"/>
          <w:sz w:val="28"/>
          <w:szCs w:val="28"/>
          <w:lang w:val="x-none"/>
        </w:rPr>
        <w:t xml:space="preserve">? </w:t>
      </w:r>
      <w:proofErr w:type="spellStart"/>
      <w:r>
        <w:rPr>
          <w:rFonts w:ascii="Arial" w:hAnsi="Arial" w:cs="Arial"/>
          <w:sz w:val="28"/>
          <w:szCs w:val="28"/>
          <w:lang w:val="x-none"/>
        </w:rPr>
        <w:t>Anopedzisira</w:t>
      </w:r>
      <w:proofErr w:type="spellEnd"/>
      <w:r>
        <w:rPr>
          <w:rFonts w:ascii="Arial" w:hAnsi="Arial" w:cs="Arial"/>
          <w:sz w:val="28"/>
          <w:szCs w:val="28"/>
          <w:lang w:val="x-none"/>
        </w:rPr>
        <w:t xml:space="preserve"> </w:t>
      </w:r>
      <w:proofErr w:type="spellStart"/>
      <w:r>
        <w:rPr>
          <w:rFonts w:ascii="Arial" w:hAnsi="Arial" w:cs="Arial"/>
          <w:sz w:val="28"/>
          <w:szCs w:val="28"/>
          <w:lang w:val="x-none"/>
        </w:rPr>
        <w:t>aita</w:t>
      </w:r>
      <w:proofErr w:type="spellEnd"/>
      <w:r>
        <w:rPr>
          <w:rFonts w:ascii="Arial" w:hAnsi="Arial" w:cs="Arial"/>
          <w:sz w:val="28"/>
          <w:szCs w:val="28"/>
          <w:lang w:val="x-none"/>
        </w:rPr>
        <w:t xml:space="preserve"> give in </w:t>
      </w:r>
      <w:proofErr w:type="spellStart"/>
      <w:r>
        <w:rPr>
          <w:rFonts w:ascii="Arial" w:hAnsi="Arial" w:cs="Arial"/>
          <w:sz w:val="28"/>
          <w:szCs w:val="28"/>
          <w:lang w:val="x-none"/>
        </w:rPr>
        <w:t>nekuda</w:t>
      </w:r>
      <w:proofErr w:type="spellEnd"/>
      <w:r>
        <w:rPr>
          <w:rFonts w:ascii="Arial" w:hAnsi="Arial" w:cs="Arial"/>
          <w:sz w:val="28"/>
          <w:szCs w:val="28"/>
          <w:lang w:val="x-none"/>
        </w:rPr>
        <w:t xml:space="preserve"> </w:t>
      </w:r>
      <w:proofErr w:type="spellStart"/>
      <w:r>
        <w:rPr>
          <w:rFonts w:ascii="Arial" w:hAnsi="Arial" w:cs="Arial"/>
          <w:sz w:val="28"/>
          <w:szCs w:val="28"/>
          <w:lang w:val="x-none"/>
        </w:rPr>
        <w:t>kwenhamo</w:t>
      </w:r>
      <w:proofErr w:type="spellEnd"/>
      <w:r>
        <w:rPr>
          <w:rFonts w:ascii="Arial" w:hAnsi="Arial" w:cs="Arial"/>
          <w:sz w:val="28"/>
          <w:szCs w:val="28"/>
          <w:lang w:val="x-none"/>
        </w:rPr>
        <w:t xml:space="preserve"> </w:t>
      </w:r>
      <w:proofErr w:type="spellStart"/>
      <w:r>
        <w:rPr>
          <w:rFonts w:ascii="Arial" w:hAnsi="Arial" w:cs="Arial"/>
          <w:sz w:val="28"/>
          <w:szCs w:val="28"/>
          <w:lang w:val="x-none"/>
        </w:rPr>
        <w:t>handiti</w:t>
      </w:r>
      <w:proofErr w:type="spellEnd"/>
      <w:r>
        <w:rPr>
          <w:rFonts w:ascii="Arial" w:hAnsi="Arial" w:cs="Arial"/>
          <w:sz w:val="28"/>
          <w:szCs w:val="28"/>
          <w:lang w:val="x-none"/>
        </w:rPr>
        <w:t xml:space="preserve">? </w:t>
      </w:r>
      <w:proofErr w:type="spellStart"/>
      <w:r>
        <w:rPr>
          <w:rFonts w:ascii="Arial" w:hAnsi="Arial" w:cs="Arial"/>
          <w:sz w:val="28"/>
          <w:szCs w:val="28"/>
          <w:lang w:val="x-none"/>
        </w:rPr>
        <w:t>Otora</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zvababa</w:t>
      </w:r>
      <w:proofErr w:type="spellEnd"/>
      <w:r>
        <w:rPr>
          <w:rFonts w:ascii="Arial" w:hAnsi="Arial" w:cs="Arial"/>
          <w:sz w:val="28"/>
          <w:szCs w:val="28"/>
          <w:lang w:val="x-none"/>
        </w:rPr>
        <w:t xml:space="preserve"> </w:t>
      </w:r>
      <w:proofErr w:type="spellStart"/>
      <w:r>
        <w:rPr>
          <w:rFonts w:ascii="Arial" w:hAnsi="Arial" w:cs="Arial"/>
          <w:sz w:val="28"/>
          <w:szCs w:val="28"/>
          <w:lang w:val="x-none"/>
        </w:rPr>
        <w:t>zviye</w:t>
      </w:r>
      <w:proofErr w:type="spellEnd"/>
      <w:r>
        <w:rPr>
          <w:rFonts w:ascii="Arial" w:hAnsi="Arial" w:cs="Arial"/>
          <w:sz w:val="28"/>
          <w:szCs w:val="28"/>
          <w:lang w:val="x-none"/>
        </w:rPr>
        <w:t xml:space="preserve"> </w:t>
      </w:r>
      <w:proofErr w:type="spellStart"/>
      <w:r>
        <w:rPr>
          <w:rFonts w:ascii="Arial" w:hAnsi="Arial" w:cs="Arial"/>
          <w:sz w:val="28"/>
          <w:szCs w:val="28"/>
          <w:lang w:val="x-none"/>
        </w:rPr>
        <w:t>zvavakashanda</w:t>
      </w:r>
      <w:proofErr w:type="spellEnd"/>
      <w:r>
        <w:rPr>
          <w:rFonts w:ascii="Arial" w:hAnsi="Arial" w:cs="Arial"/>
          <w:sz w:val="28"/>
          <w:szCs w:val="28"/>
          <w:lang w:val="x-none"/>
        </w:rPr>
        <w:t xml:space="preserve"> </w:t>
      </w:r>
      <w:proofErr w:type="spellStart"/>
      <w:r>
        <w:rPr>
          <w:rFonts w:ascii="Arial" w:hAnsi="Arial" w:cs="Arial"/>
          <w:sz w:val="28"/>
          <w:szCs w:val="28"/>
          <w:lang w:val="x-none"/>
        </w:rPr>
        <w:t>zviya</w:t>
      </w:r>
      <w:proofErr w:type="spellEnd"/>
      <w:r>
        <w:rPr>
          <w:rFonts w:ascii="Arial" w:hAnsi="Arial" w:cs="Arial"/>
          <w:sz w:val="28"/>
          <w:szCs w:val="28"/>
          <w:lang w:val="x-none"/>
        </w:rPr>
        <w:t xml:space="preserve">. </w:t>
      </w:r>
    </w:p>
    <w:p w:rsidR="00E04253" w:rsidP="00E04253" w:rsidRDefault="00E04253" w14:paraId="44F1C97C" w14:textId="77777777">
      <w:pPr>
        <w:jc w:val="both"/>
        <w:rPr>
          <w:rFonts w:ascii="Arial" w:hAnsi="Arial" w:cs="Arial"/>
          <w:sz w:val="28"/>
          <w:szCs w:val="28"/>
          <w:lang w:val="x-none"/>
        </w:rPr>
      </w:pPr>
      <w:r>
        <w:rPr>
          <w:rFonts w:ascii="Arial" w:hAnsi="Arial" w:cs="Arial"/>
          <w:sz w:val="28"/>
          <w:szCs w:val="28"/>
          <w:vertAlign w:val="superscript"/>
          <w:lang w:val="x-none"/>
        </w:rPr>
        <w:t xml:space="preserve">303 </w:t>
      </w:r>
      <w:r>
        <w:rPr>
          <w:rFonts w:ascii="Arial" w:hAnsi="Arial" w:cs="Arial"/>
          <w:sz w:val="28"/>
          <w:szCs w:val="28"/>
          <w:lang w:val="x-none"/>
        </w:rPr>
        <w:t xml:space="preserve">But </w:t>
      </w:r>
      <w:proofErr w:type="spellStart"/>
      <w:r>
        <w:rPr>
          <w:rFonts w:ascii="Arial" w:hAnsi="Arial" w:cs="Arial"/>
          <w:sz w:val="28"/>
          <w:szCs w:val="28"/>
          <w:lang w:val="x-none"/>
        </w:rPr>
        <w:t>iwewe</w:t>
      </w:r>
      <w:proofErr w:type="spellEnd"/>
      <w:r>
        <w:rPr>
          <w:rFonts w:ascii="Arial" w:hAnsi="Arial" w:cs="Arial"/>
          <w:sz w:val="28"/>
          <w:szCs w:val="28"/>
          <w:lang w:val="x-none"/>
        </w:rPr>
        <w:t xml:space="preserve">, </w:t>
      </w:r>
      <w:proofErr w:type="spellStart"/>
      <w:r>
        <w:rPr>
          <w:rFonts w:ascii="Arial" w:hAnsi="Arial" w:cs="Arial"/>
          <w:sz w:val="28"/>
          <w:szCs w:val="28"/>
          <w:lang w:val="x-none"/>
        </w:rPr>
        <w:t>rongera</w:t>
      </w:r>
      <w:proofErr w:type="spellEnd"/>
      <w:r>
        <w:rPr>
          <w:rFonts w:ascii="Arial" w:hAnsi="Arial" w:cs="Arial"/>
          <w:sz w:val="28"/>
          <w:szCs w:val="28"/>
          <w:lang w:val="x-none"/>
        </w:rPr>
        <w:t xml:space="preserve"> </w:t>
      </w:r>
      <w:proofErr w:type="spellStart"/>
      <w:r>
        <w:rPr>
          <w:rFonts w:ascii="Arial" w:hAnsi="Arial" w:cs="Arial"/>
          <w:sz w:val="28"/>
          <w:szCs w:val="28"/>
          <w:lang w:val="x-none"/>
        </w:rPr>
        <w:t>mhuri</w:t>
      </w:r>
      <w:proofErr w:type="spellEnd"/>
      <w:r>
        <w:rPr>
          <w:rFonts w:ascii="Arial" w:hAnsi="Arial" w:cs="Arial"/>
          <w:sz w:val="28"/>
          <w:szCs w:val="28"/>
          <w:lang w:val="x-none"/>
        </w:rPr>
        <w:t xml:space="preserve"> </w:t>
      </w:r>
      <w:proofErr w:type="spellStart"/>
      <w:r>
        <w:rPr>
          <w:rFonts w:ascii="Arial" w:hAnsi="Arial" w:cs="Arial"/>
          <w:sz w:val="28"/>
          <w:szCs w:val="28"/>
          <w:lang w:val="x-none"/>
        </w:rPr>
        <w:t>yako</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zvakanaka.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Vana </w:t>
      </w:r>
      <w:proofErr w:type="spellStart"/>
      <w:r>
        <w:rPr>
          <w:rFonts w:ascii="Arial" w:hAnsi="Arial" w:cs="Arial"/>
          <w:sz w:val="28"/>
          <w:szCs w:val="28"/>
          <w:lang w:val="x-none"/>
        </w:rPr>
        <w:t>vemunhu</w:t>
      </w:r>
      <w:proofErr w:type="spellEnd"/>
      <w:r>
        <w:rPr>
          <w:rFonts w:ascii="Arial" w:hAnsi="Arial" w:cs="Arial"/>
          <w:sz w:val="28"/>
          <w:szCs w:val="28"/>
          <w:lang w:val="x-none"/>
        </w:rPr>
        <w:t xml:space="preserve"> </w:t>
      </w:r>
      <w:proofErr w:type="spellStart"/>
      <w:r>
        <w:rPr>
          <w:rFonts w:ascii="Arial" w:hAnsi="Arial" w:cs="Arial"/>
          <w:sz w:val="28"/>
          <w:szCs w:val="28"/>
          <w:lang w:val="x-none"/>
        </w:rPr>
        <w:t>kwaye</w:t>
      </w:r>
      <w:proofErr w:type="spellEnd"/>
      <w:r>
        <w:rPr>
          <w:rFonts w:ascii="Arial" w:hAnsi="Arial" w:cs="Arial"/>
          <w:sz w:val="28"/>
          <w:szCs w:val="28"/>
          <w:lang w:val="x-none"/>
        </w:rPr>
        <w:t xml:space="preserve"> </w:t>
      </w:r>
      <w:proofErr w:type="spellStart"/>
      <w:r>
        <w:rPr>
          <w:rFonts w:ascii="Arial" w:hAnsi="Arial" w:cs="Arial"/>
          <w:sz w:val="28"/>
          <w:szCs w:val="28"/>
          <w:lang w:val="x-none"/>
        </w:rPr>
        <w:t>havasari</w:t>
      </w:r>
      <w:proofErr w:type="spellEnd"/>
      <w:r>
        <w:rPr>
          <w:rFonts w:ascii="Arial" w:hAnsi="Arial" w:cs="Arial"/>
          <w:sz w:val="28"/>
          <w:szCs w:val="28"/>
          <w:lang w:val="x-none"/>
        </w:rPr>
        <w:t xml:space="preserve"> </w:t>
      </w:r>
      <w:proofErr w:type="spellStart"/>
      <w:r>
        <w:rPr>
          <w:rFonts w:ascii="Arial" w:hAnsi="Arial" w:cs="Arial"/>
          <w:sz w:val="28"/>
          <w:szCs w:val="28"/>
          <w:lang w:val="x-none"/>
        </w:rPr>
        <w:t>vachibata</w:t>
      </w:r>
      <w:proofErr w:type="spellEnd"/>
      <w:r>
        <w:rPr>
          <w:rFonts w:ascii="Arial" w:hAnsi="Arial" w:cs="Arial"/>
          <w:sz w:val="28"/>
          <w:szCs w:val="28"/>
          <w:lang w:val="x-none"/>
        </w:rPr>
        <w:t xml:space="preserve"> </w:t>
      </w:r>
      <w:proofErr w:type="spellStart"/>
      <w:r>
        <w:rPr>
          <w:rFonts w:ascii="Arial" w:hAnsi="Arial" w:cs="Arial"/>
          <w:sz w:val="28"/>
          <w:szCs w:val="28"/>
          <w:lang w:val="x-none"/>
        </w:rPr>
        <w:t>zvikwambo</w:t>
      </w:r>
      <w:proofErr w:type="spellEnd"/>
      <w:r>
        <w:rPr>
          <w:rFonts w:ascii="Arial" w:hAnsi="Arial" w:cs="Arial"/>
          <w:sz w:val="28"/>
          <w:szCs w:val="28"/>
          <w:lang w:val="x-none"/>
        </w:rPr>
        <w:t xml:space="preserve"> </w:t>
      </w:r>
      <w:proofErr w:type="spellStart"/>
      <w:r>
        <w:rPr>
          <w:rFonts w:ascii="Arial" w:hAnsi="Arial" w:cs="Arial"/>
          <w:sz w:val="28"/>
          <w:szCs w:val="28"/>
          <w:lang w:val="x-none"/>
        </w:rPr>
        <w:t>nekuti</w:t>
      </w:r>
      <w:proofErr w:type="spellEnd"/>
      <w:r>
        <w:rPr>
          <w:rFonts w:ascii="Arial" w:hAnsi="Arial" w:cs="Arial"/>
          <w:sz w:val="28"/>
          <w:szCs w:val="28"/>
          <w:lang w:val="x-none"/>
        </w:rPr>
        <w:t xml:space="preserve"> havana </w:t>
      </w:r>
      <w:proofErr w:type="spellStart"/>
      <w:r>
        <w:rPr>
          <w:rFonts w:ascii="Arial" w:hAnsi="Arial" w:cs="Arial"/>
          <w:sz w:val="28"/>
          <w:szCs w:val="28"/>
          <w:lang w:val="x-none"/>
        </w:rPr>
        <w:t>kwavakazvidzidza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Havana </w:t>
      </w:r>
      <w:proofErr w:type="spellStart"/>
      <w:r>
        <w:rPr>
          <w:rFonts w:ascii="Arial" w:hAnsi="Arial" w:cs="Arial"/>
          <w:sz w:val="28"/>
          <w:szCs w:val="28"/>
          <w:lang w:val="x-none"/>
        </w:rPr>
        <w:t>kwavakazviona</w:t>
      </w:r>
      <w:proofErr w:type="spellEnd"/>
      <w:r>
        <w:rPr>
          <w:rFonts w:ascii="Arial" w:hAnsi="Arial" w:cs="Arial"/>
          <w:sz w:val="28"/>
          <w:szCs w:val="28"/>
          <w:lang w:val="x-none"/>
        </w:rPr>
        <w:t xml:space="preserve"> </w:t>
      </w:r>
      <w:proofErr w:type="spellStart"/>
      <w:r>
        <w:rPr>
          <w:rFonts w:ascii="Arial" w:hAnsi="Arial" w:cs="Arial"/>
          <w:sz w:val="28"/>
          <w:szCs w:val="28"/>
          <w:lang w:val="x-none"/>
        </w:rPr>
        <w:t>zvichidii</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 xml:space="preserve">Apostle and </w:t>
      </w:r>
      <w:r w:rsidRPr="005D2628">
        <w:rPr>
          <w:rFonts w:ascii="Arial" w:hAnsi="Arial" w:cs="Arial"/>
          <w:sz w:val="18"/>
          <w:szCs w:val="18"/>
          <w:lang w:val="x-none"/>
        </w:rPr>
        <w:t>Congregation say, “</w:t>
      </w:r>
      <w:proofErr w:type="spellStart"/>
      <w:r>
        <w:rPr>
          <w:rFonts w:ascii="Arial" w:hAnsi="Arial" w:cs="Arial"/>
          <w:sz w:val="18"/>
          <w:szCs w:val="18"/>
          <w:lang w:val="x-none"/>
        </w:rPr>
        <w:t>zvichiitwa</w:t>
      </w:r>
      <w:proofErr w:type="spellEnd"/>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 </w:t>
      </w:r>
      <w:proofErr w:type="spellStart"/>
      <w:r>
        <w:rPr>
          <w:rFonts w:ascii="Arial" w:hAnsi="Arial" w:cs="Arial"/>
          <w:sz w:val="28"/>
          <w:szCs w:val="28"/>
          <w:lang w:val="x-none"/>
        </w:rPr>
        <w:t>Vanosara</w:t>
      </w:r>
      <w:proofErr w:type="spellEnd"/>
      <w:r>
        <w:rPr>
          <w:rFonts w:ascii="Arial" w:hAnsi="Arial" w:cs="Arial"/>
          <w:sz w:val="28"/>
          <w:szCs w:val="28"/>
          <w:lang w:val="x-none"/>
        </w:rPr>
        <w:t xml:space="preserve"> </w:t>
      </w:r>
      <w:proofErr w:type="spellStart"/>
      <w:r>
        <w:rPr>
          <w:rFonts w:ascii="Arial" w:hAnsi="Arial" w:cs="Arial"/>
          <w:sz w:val="28"/>
          <w:szCs w:val="28"/>
          <w:lang w:val="x-none"/>
        </w:rPr>
        <w:t>vachibata</w:t>
      </w:r>
      <w:proofErr w:type="spellEnd"/>
      <w:r>
        <w:rPr>
          <w:rFonts w:ascii="Arial" w:hAnsi="Arial" w:cs="Arial"/>
          <w:sz w:val="28"/>
          <w:szCs w:val="28"/>
          <w:lang w:val="x-none"/>
        </w:rPr>
        <w:t xml:space="preserve"> </w:t>
      </w:r>
      <w:proofErr w:type="spellStart"/>
      <w:r>
        <w:rPr>
          <w:rFonts w:ascii="Arial" w:hAnsi="Arial" w:cs="Arial"/>
          <w:sz w:val="28"/>
          <w:szCs w:val="28"/>
          <w:lang w:val="x-none"/>
        </w:rPr>
        <w:t>vaya</w:t>
      </w:r>
      <w:proofErr w:type="spellEnd"/>
      <w:r>
        <w:rPr>
          <w:rFonts w:ascii="Arial" w:hAnsi="Arial" w:cs="Arial"/>
          <w:sz w:val="28"/>
          <w:szCs w:val="28"/>
          <w:lang w:val="x-none"/>
        </w:rPr>
        <w:t xml:space="preserve">; </w:t>
      </w:r>
      <w:proofErr w:type="spellStart"/>
      <w:r>
        <w:rPr>
          <w:rFonts w:ascii="Arial" w:hAnsi="Arial" w:cs="Arial"/>
          <w:sz w:val="28"/>
          <w:szCs w:val="28"/>
          <w:lang w:val="x-none"/>
        </w:rPr>
        <w:t>nhamo</w:t>
      </w:r>
      <w:proofErr w:type="spellEnd"/>
      <w:r>
        <w:rPr>
          <w:rFonts w:ascii="Arial" w:hAnsi="Arial" w:cs="Arial"/>
          <w:sz w:val="28"/>
          <w:szCs w:val="28"/>
          <w:lang w:val="x-none"/>
        </w:rPr>
        <w:t xml:space="preserve">! </w:t>
      </w:r>
      <w:proofErr w:type="spellStart"/>
      <w:r>
        <w:rPr>
          <w:rFonts w:ascii="Arial" w:hAnsi="Arial" w:cs="Arial"/>
          <w:sz w:val="28"/>
          <w:szCs w:val="28"/>
          <w:lang w:val="x-none"/>
        </w:rPr>
        <w:t>Aone</w:t>
      </w:r>
      <w:proofErr w:type="spellEnd"/>
      <w:r>
        <w:rPr>
          <w:rFonts w:ascii="Arial" w:hAnsi="Arial" w:cs="Arial"/>
          <w:sz w:val="28"/>
          <w:szCs w:val="28"/>
          <w:lang w:val="x-none"/>
        </w:rPr>
        <w:t xml:space="preserve"> </w:t>
      </w:r>
      <w:proofErr w:type="spellStart"/>
      <w:r>
        <w:rPr>
          <w:rFonts w:ascii="Arial" w:hAnsi="Arial" w:cs="Arial"/>
          <w:sz w:val="28"/>
          <w:szCs w:val="28"/>
          <w:lang w:val="x-none"/>
        </w:rPr>
        <w:t>anotenga</w:t>
      </w:r>
      <w:proofErr w:type="spellEnd"/>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kugara</w:t>
      </w:r>
      <w:proofErr w:type="spellEnd"/>
      <w:r>
        <w:rPr>
          <w:rFonts w:ascii="Arial" w:hAnsi="Arial" w:cs="Arial"/>
          <w:sz w:val="28"/>
          <w:szCs w:val="28"/>
          <w:lang w:val="x-none"/>
        </w:rPr>
        <w:t xml:space="preserve"> </w:t>
      </w:r>
      <w:proofErr w:type="spellStart"/>
      <w:r>
        <w:rPr>
          <w:rFonts w:ascii="Arial" w:hAnsi="Arial" w:cs="Arial"/>
          <w:sz w:val="28"/>
          <w:szCs w:val="28"/>
          <w:lang w:val="x-none"/>
        </w:rPr>
        <w:t>muka</w:t>
      </w:r>
      <w:proofErr w:type="spellEnd"/>
      <w:r>
        <w:rPr>
          <w:rFonts w:ascii="Arial" w:hAnsi="Arial" w:cs="Arial"/>
          <w:sz w:val="28"/>
          <w:szCs w:val="28"/>
          <w:lang w:val="x-none"/>
        </w:rPr>
        <w:t xml:space="preserve"> one room. </w:t>
      </w:r>
      <w:proofErr w:type="spellStart"/>
      <w:r>
        <w:rPr>
          <w:rFonts w:ascii="Arial" w:hAnsi="Arial" w:cs="Arial"/>
          <w:sz w:val="28"/>
          <w:szCs w:val="28"/>
          <w:lang w:val="x-none"/>
        </w:rPr>
        <w:t>Kamubhedha</w:t>
      </w:r>
      <w:proofErr w:type="spellEnd"/>
      <w:r>
        <w:rPr>
          <w:rFonts w:ascii="Arial" w:hAnsi="Arial" w:cs="Arial"/>
          <w:sz w:val="28"/>
          <w:szCs w:val="28"/>
          <w:lang w:val="x-none"/>
        </w:rPr>
        <w:t xml:space="preserve"> </w:t>
      </w:r>
      <w:proofErr w:type="spellStart"/>
      <w:r>
        <w:rPr>
          <w:rFonts w:ascii="Arial" w:hAnsi="Arial" w:cs="Arial"/>
          <w:sz w:val="28"/>
          <w:szCs w:val="28"/>
          <w:lang w:val="x-none"/>
        </w:rPr>
        <w:t>katataura</w:t>
      </w:r>
      <w:proofErr w:type="spellEnd"/>
      <w:r>
        <w:rPr>
          <w:rFonts w:ascii="Arial" w:hAnsi="Arial" w:cs="Arial"/>
          <w:sz w:val="28"/>
          <w:szCs w:val="28"/>
          <w:lang w:val="x-none"/>
        </w:rPr>
        <w:t xml:space="preserve"> kano </w:t>
      </w:r>
      <w:proofErr w:type="spellStart"/>
      <w:r>
        <w:rPr>
          <w:rFonts w:ascii="Arial" w:hAnsi="Arial" w:cs="Arial"/>
          <w:sz w:val="28"/>
          <w:szCs w:val="28"/>
          <w:lang w:val="x-none"/>
        </w:rPr>
        <w:t>dhirikira</w:t>
      </w:r>
      <w:proofErr w:type="spellEnd"/>
      <w:r>
        <w:rPr>
          <w:rFonts w:ascii="Arial" w:hAnsi="Arial" w:cs="Arial"/>
          <w:sz w:val="28"/>
          <w:szCs w:val="28"/>
          <w:lang w:val="x-none"/>
        </w:rPr>
        <w:t xml:space="preserve"> </w:t>
      </w:r>
      <w:proofErr w:type="spellStart"/>
      <w:r>
        <w:rPr>
          <w:rFonts w:ascii="Arial" w:hAnsi="Arial" w:cs="Arial"/>
          <w:sz w:val="28"/>
          <w:szCs w:val="28"/>
          <w:lang w:val="x-none"/>
        </w:rPr>
        <w:t>pakati</w:t>
      </w:r>
      <w:proofErr w:type="spellEnd"/>
      <w:r>
        <w:rPr>
          <w:rFonts w:ascii="Arial" w:hAnsi="Arial" w:cs="Arial"/>
          <w:sz w:val="28"/>
          <w:szCs w:val="28"/>
          <w:lang w:val="x-none"/>
        </w:rPr>
        <w:t xml:space="preserve">. </w:t>
      </w:r>
      <w:proofErr w:type="spellStart"/>
      <w:r>
        <w:rPr>
          <w:rFonts w:ascii="Arial" w:hAnsi="Arial" w:cs="Arial"/>
          <w:sz w:val="28"/>
          <w:szCs w:val="28"/>
          <w:lang w:val="x-none"/>
        </w:rPr>
        <w:t>Anobikira</w:t>
      </w:r>
      <w:proofErr w:type="spellEnd"/>
      <w:r>
        <w:rPr>
          <w:rFonts w:ascii="Arial" w:hAnsi="Arial" w:cs="Arial"/>
          <w:sz w:val="28"/>
          <w:szCs w:val="28"/>
          <w:lang w:val="x-none"/>
        </w:rPr>
        <w:t xml:space="preserve"> </w:t>
      </w:r>
      <w:proofErr w:type="spellStart"/>
      <w:r>
        <w:rPr>
          <w:rFonts w:ascii="Arial" w:hAnsi="Arial" w:cs="Arial"/>
          <w:sz w:val="28"/>
          <w:szCs w:val="28"/>
          <w:lang w:val="x-none"/>
        </w:rPr>
        <w:t>mugabha</w:t>
      </w:r>
      <w:proofErr w:type="spellEnd"/>
      <w:r>
        <w:rPr>
          <w:rFonts w:ascii="Arial" w:hAnsi="Arial" w:cs="Arial"/>
          <w:sz w:val="28"/>
          <w:szCs w:val="28"/>
          <w:lang w:val="x-none"/>
        </w:rPr>
        <w:t xml:space="preserve">, </w:t>
      </w:r>
      <w:proofErr w:type="spellStart"/>
      <w:r>
        <w:rPr>
          <w:rFonts w:ascii="Arial" w:hAnsi="Arial" w:cs="Arial"/>
          <w:sz w:val="28"/>
          <w:szCs w:val="28"/>
          <w:lang w:val="x-none"/>
        </w:rPr>
        <w:t>anomwira</w:t>
      </w:r>
      <w:proofErr w:type="spellEnd"/>
      <w:r>
        <w:rPr>
          <w:rFonts w:ascii="Arial" w:hAnsi="Arial" w:cs="Arial"/>
          <w:sz w:val="28"/>
          <w:szCs w:val="28"/>
          <w:lang w:val="x-none"/>
        </w:rPr>
        <w:t xml:space="preserve"> tea </w:t>
      </w:r>
      <w:proofErr w:type="spellStart"/>
      <w:r>
        <w:rPr>
          <w:rFonts w:ascii="Arial" w:hAnsi="Arial" w:cs="Arial"/>
          <w:sz w:val="28"/>
          <w:szCs w:val="28"/>
          <w:lang w:val="x-none"/>
        </w:rPr>
        <w:t>mugaba</w:t>
      </w:r>
      <w:proofErr w:type="spellEnd"/>
      <w:r>
        <w:rPr>
          <w:rFonts w:ascii="Arial" w:hAnsi="Arial" w:cs="Arial"/>
          <w:sz w:val="28"/>
          <w:szCs w:val="28"/>
          <w:lang w:val="x-none"/>
        </w:rPr>
        <w:t xml:space="preserve">. Heh? </w:t>
      </w:r>
    </w:p>
    <w:p w:rsidR="00E04253" w:rsidP="00E04253" w:rsidRDefault="00E04253" w14:paraId="0ACB68F3" w14:textId="77777777">
      <w:pPr>
        <w:jc w:val="both"/>
        <w:rPr>
          <w:rFonts w:ascii="Arial" w:hAnsi="Arial" w:cs="Arial"/>
          <w:sz w:val="28"/>
          <w:szCs w:val="28"/>
          <w:lang w:val="x-none"/>
        </w:rPr>
      </w:pPr>
      <w:proofErr w:type="spellStart"/>
      <w:r>
        <w:rPr>
          <w:rFonts w:ascii="Arial" w:hAnsi="Arial" w:cs="Arial"/>
          <w:sz w:val="28"/>
          <w:szCs w:val="28"/>
          <w:lang w:val="x-none"/>
        </w:rPr>
        <w:t>Akati</w:t>
      </w:r>
      <w:proofErr w:type="spellEnd"/>
      <w:r>
        <w:rPr>
          <w:rFonts w:ascii="Arial" w:hAnsi="Arial" w:cs="Arial"/>
          <w:sz w:val="28"/>
          <w:szCs w:val="28"/>
          <w:lang w:val="x-none"/>
        </w:rPr>
        <w:t xml:space="preserve">, “Hah!” </w:t>
      </w:r>
    </w:p>
    <w:p w:rsidR="00E04253" w:rsidP="00E04253" w:rsidRDefault="00E04253" w14:paraId="3885F005" w14:textId="77777777">
      <w:pPr>
        <w:jc w:val="both"/>
        <w:rPr>
          <w:rFonts w:ascii="Arial" w:hAnsi="Arial" w:cs="Arial"/>
          <w:sz w:val="28"/>
          <w:szCs w:val="28"/>
          <w:lang w:val="x-none"/>
        </w:rPr>
      </w:pPr>
      <w:proofErr w:type="spellStart"/>
      <w:r>
        <w:rPr>
          <w:rFonts w:ascii="Arial" w:hAnsi="Arial" w:cs="Arial"/>
          <w:sz w:val="28"/>
          <w:szCs w:val="28"/>
          <w:lang w:val="x-none"/>
        </w:rPr>
        <w:t>N’anga</w:t>
      </w:r>
      <w:proofErr w:type="spellEnd"/>
      <w:r>
        <w:rPr>
          <w:rFonts w:ascii="Arial" w:hAnsi="Arial" w:cs="Arial"/>
          <w:sz w:val="28"/>
          <w:szCs w:val="28"/>
          <w:lang w:val="x-none"/>
        </w:rPr>
        <w:t xml:space="preserve"> </w:t>
      </w:r>
      <w:proofErr w:type="spellStart"/>
      <w:r>
        <w:rPr>
          <w:rFonts w:ascii="Arial" w:hAnsi="Arial" w:cs="Arial"/>
          <w:sz w:val="28"/>
          <w:szCs w:val="28"/>
          <w:lang w:val="x-none"/>
        </w:rPr>
        <w:t>ikati</w:t>
      </w:r>
      <w:proofErr w:type="spellEnd"/>
      <w:r>
        <w:rPr>
          <w:rFonts w:ascii="Arial" w:hAnsi="Arial" w:cs="Arial"/>
          <w:sz w:val="28"/>
          <w:szCs w:val="28"/>
          <w:lang w:val="x-none"/>
        </w:rPr>
        <w:t xml:space="preserve">, “Tora apo, </w:t>
      </w:r>
      <w:proofErr w:type="spellStart"/>
      <w:r>
        <w:rPr>
          <w:rFonts w:ascii="Arial" w:hAnsi="Arial" w:cs="Arial"/>
          <w:sz w:val="28"/>
          <w:szCs w:val="28"/>
          <w:lang w:val="x-none"/>
        </w:rPr>
        <w:t>unozoitawo</w:t>
      </w:r>
      <w:proofErr w:type="spellEnd"/>
      <w:r>
        <w:rPr>
          <w:rFonts w:ascii="Arial" w:hAnsi="Arial" w:cs="Arial"/>
          <w:sz w:val="28"/>
          <w:szCs w:val="28"/>
          <w:lang w:val="x-none"/>
        </w:rPr>
        <w:t xml:space="preserve"> </w:t>
      </w:r>
      <w:proofErr w:type="spellStart"/>
      <w:r>
        <w:rPr>
          <w:rFonts w:ascii="Arial" w:hAnsi="Arial" w:cs="Arial"/>
          <w:sz w:val="28"/>
          <w:szCs w:val="28"/>
          <w:lang w:val="x-none"/>
        </w:rPr>
        <w:t>imba</w:t>
      </w:r>
      <w:proofErr w:type="spellEnd"/>
      <w:r>
        <w:rPr>
          <w:rFonts w:ascii="Arial" w:hAnsi="Arial" w:cs="Arial"/>
          <w:sz w:val="28"/>
          <w:szCs w:val="28"/>
          <w:lang w:val="x-none"/>
        </w:rPr>
        <w:t xml:space="preserve"> </w:t>
      </w:r>
      <w:proofErr w:type="spellStart"/>
      <w:r>
        <w:rPr>
          <w:rFonts w:ascii="Arial" w:hAnsi="Arial" w:cs="Arial"/>
          <w:sz w:val="28"/>
          <w:szCs w:val="28"/>
          <w:lang w:val="x-none"/>
        </w:rPr>
        <w:t>yako</w:t>
      </w:r>
      <w:proofErr w:type="spellEnd"/>
      <w:r>
        <w:rPr>
          <w:rFonts w:ascii="Arial" w:hAnsi="Arial" w:cs="Arial"/>
          <w:sz w:val="28"/>
          <w:szCs w:val="28"/>
          <w:lang w:val="x-none"/>
        </w:rPr>
        <w:t xml:space="preserve">, </w:t>
      </w:r>
      <w:proofErr w:type="spellStart"/>
      <w:r>
        <w:rPr>
          <w:rFonts w:ascii="Arial" w:hAnsi="Arial" w:cs="Arial"/>
          <w:sz w:val="28"/>
          <w:szCs w:val="28"/>
          <w:lang w:val="x-none"/>
        </w:rPr>
        <w:t>nemunda</w:t>
      </w:r>
      <w:proofErr w:type="spellEnd"/>
      <w:r>
        <w:rPr>
          <w:rFonts w:ascii="Arial" w:hAnsi="Arial" w:cs="Arial"/>
          <w:sz w:val="28"/>
          <w:szCs w:val="28"/>
          <w:lang w:val="x-none"/>
        </w:rPr>
        <w:t xml:space="preserve"> </w:t>
      </w:r>
      <w:proofErr w:type="spellStart"/>
      <w:r>
        <w:rPr>
          <w:rFonts w:ascii="Arial" w:hAnsi="Arial" w:cs="Arial"/>
          <w:sz w:val="28"/>
          <w:szCs w:val="28"/>
          <w:lang w:val="x-none"/>
        </w:rPr>
        <w:t>wako</w:t>
      </w:r>
      <w:proofErr w:type="spellEnd"/>
      <w:r>
        <w:rPr>
          <w:rFonts w:ascii="Arial" w:hAnsi="Arial" w:cs="Arial"/>
          <w:sz w:val="28"/>
          <w:szCs w:val="28"/>
          <w:lang w:val="x-none"/>
        </w:rPr>
        <w:t xml:space="preserve">, </w:t>
      </w:r>
      <w:proofErr w:type="spellStart"/>
      <w:r>
        <w:rPr>
          <w:rFonts w:ascii="Arial" w:hAnsi="Arial" w:cs="Arial"/>
          <w:sz w:val="28"/>
          <w:szCs w:val="28"/>
          <w:lang w:val="x-none"/>
        </w:rPr>
        <w:t>wonokohwa</w:t>
      </w:r>
      <w:proofErr w:type="spellEnd"/>
      <w:r>
        <w:rPr>
          <w:rFonts w:ascii="Arial" w:hAnsi="Arial" w:cs="Arial"/>
          <w:sz w:val="28"/>
          <w:szCs w:val="28"/>
          <w:lang w:val="x-none"/>
        </w:rPr>
        <w:t xml:space="preserve">.” </w:t>
      </w:r>
    </w:p>
    <w:p w:rsidR="00E04253" w:rsidP="00E04253" w:rsidRDefault="00E04253" w14:paraId="0555BD12" w14:textId="77777777">
      <w:pPr>
        <w:jc w:val="both"/>
        <w:rPr>
          <w:rFonts w:ascii="Arial" w:hAnsi="Arial" w:cs="Arial"/>
          <w:sz w:val="18"/>
          <w:szCs w:val="18"/>
          <w:lang w:val="x-none"/>
        </w:rPr>
      </w:pPr>
      <w:r>
        <w:rPr>
          <w:rFonts w:ascii="Arial" w:hAnsi="Arial" w:cs="Arial"/>
          <w:sz w:val="28"/>
          <w:szCs w:val="28"/>
          <w:vertAlign w:val="superscript"/>
          <w:lang w:val="x-none"/>
        </w:rPr>
        <w:t xml:space="preserve">304 </w:t>
      </w:r>
      <w:r>
        <w:rPr>
          <w:rFonts w:ascii="Arial" w:hAnsi="Arial" w:cs="Arial"/>
          <w:sz w:val="28"/>
          <w:szCs w:val="28"/>
          <w:lang w:val="x-none"/>
        </w:rPr>
        <w:t xml:space="preserve">Heh?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vakaenda</w:t>
      </w:r>
      <w:proofErr w:type="spellEnd"/>
      <w:r>
        <w:rPr>
          <w:rFonts w:ascii="Arial" w:hAnsi="Arial" w:cs="Arial"/>
          <w:sz w:val="28"/>
          <w:szCs w:val="28"/>
          <w:lang w:val="x-none"/>
        </w:rPr>
        <w:t xml:space="preserve"> divisi </w:t>
      </w:r>
      <w:proofErr w:type="spellStart"/>
      <w:r>
        <w:rPr>
          <w:rFonts w:ascii="Arial" w:hAnsi="Arial" w:cs="Arial"/>
          <w:sz w:val="28"/>
          <w:szCs w:val="28"/>
          <w:lang w:val="x-none"/>
        </w:rPr>
        <w:t>rokuchekeresa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kuremadza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akohwe</w:t>
      </w:r>
      <w:proofErr w:type="spellEnd"/>
      <w:r>
        <w:rPr>
          <w:rFonts w:ascii="Arial" w:hAnsi="Arial" w:cs="Arial"/>
          <w:sz w:val="28"/>
          <w:szCs w:val="28"/>
          <w:lang w:val="x-none"/>
        </w:rPr>
        <w:t xml:space="preserve"> one tonne. </w:t>
      </w:r>
      <w:proofErr w:type="spellStart"/>
      <w:r>
        <w:rPr>
          <w:rFonts w:ascii="Arial" w:hAnsi="Arial" w:cs="Arial"/>
          <w:sz w:val="28"/>
          <w:szCs w:val="28"/>
          <w:lang w:val="x-none"/>
        </w:rPr>
        <w:t>Chikochikari</w:t>
      </w:r>
      <w:proofErr w:type="spellEnd"/>
      <w:r>
        <w:rPr>
          <w:rFonts w:ascii="Arial" w:hAnsi="Arial" w:cs="Arial"/>
          <w:sz w:val="28"/>
          <w:szCs w:val="28"/>
          <w:lang w:val="x-none"/>
        </w:rPr>
        <w:t xml:space="preserve"> </w:t>
      </w:r>
      <w:proofErr w:type="spellStart"/>
      <w:r>
        <w:rPr>
          <w:rFonts w:ascii="Arial" w:hAnsi="Arial" w:cs="Arial"/>
          <w:sz w:val="28"/>
          <w:szCs w:val="28"/>
          <w:lang w:val="x-none"/>
        </w:rPr>
        <w:t>chemadhongi</w:t>
      </w:r>
      <w:proofErr w:type="spellEnd"/>
      <w:r>
        <w:rPr>
          <w:rFonts w:ascii="Arial" w:hAnsi="Arial" w:cs="Arial"/>
          <w:sz w:val="28"/>
          <w:szCs w:val="28"/>
          <w:lang w:val="x-none"/>
        </w:rPr>
        <w:t xml:space="preserve"> </w:t>
      </w:r>
      <w:proofErr w:type="spellStart"/>
      <w:r>
        <w:rPr>
          <w:rFonts w:ascii="Arial" w:hAnsi="Arial" w:cs="Arial"/>
          <w:sz w:val="28"/>
          <w:szCs w:val="28"/>
          <w:lang w:val="x-none"/>
        </w:rPr>
        <w:t>chichienda</w:t>
      </w:r>
      <w:proofErr w:type="spellEnd"/>
      <w:r>
        <w:rPr>
          <w:rFonts w:ascii="Arial" w:hAnsi="Arial" w:cs="Arial"/>
          <w:sz w:val="28"/>
          <w:szCs w:val="28"/>
          <w:lang w:val="x-none"/>
        </w:rPr>
        <w:t xml:space="preserve"> </w:t>
      </w:r>
      <w:proofErr w:type="spellStart"/>
      <w:r>
        <w:rPr>
          <w:rFonts w:ascii="Arial" w:hAnsi="Arial" w:cs="Arial"/>
          <w:sz w:val="28"/>
          <w:szCs w:val="28"/>
          <w:lang w:val="x-none"/>
        </w:rPr>
        <w:t>kudai</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vachiwokera</w:t>
      </w:r>
      <w:proofErr w:type="spellEnd"/>
      <w:r>
        <w:rPr>
          <w:rFonts w:ascii="Arial" w:hAnsi="Arial" w:cs="Arial"/>
          <w:sz w:val="28"/>
          <w:szCs w:val="28"/>
          <w:lang w:val="x-none"/>
        </w:rPr>
        <w:t xml:space="preserve">. </w:t>
      </w:r>
      <w:r w:rsidRPr="005D2628">
        <w:rPr>
          <w:rFonts w:ascii="Arial" w:hAnsi="Arial" w:cs="Arial"/>
          <w:sz w:val="18"/>
          <w:szCs w:val="18"/>
          <w:lang w:val="x-none"/>
        </w:rPr>
        <w:t xml:space="preserve">[Congregation </w:t>
      </w:r>
      <w:r>
        <w:rPr>
          <w:rFonts w:ascii="Arial" w:hAnsi="Arial" w:cs="Arial"/>
          <w:sz w:val="18"/>
          <w:szCs w:val="18"/>
          <w:lang w:val="x-none"/>
        </w:rPr>
        <w:t>laughs—ED</w:t>
      </w:r>
      <w:r w:rsidRPr="005D2628">
        <w:rPr>
          <w:rFonts w:ascii="Arial" w:hAnsi="Arial" w:cs="Arial"/>
          <w:sz w:val="18"/>
          <w:szCs w:val="18"/>
          <w:lang w:val="x-none"/>
        </w:rPr>
        <w:t>]</w:t>
      </w:r>
      <w:r>
        <w:rPr>
          <w:rFonts w:ascii="Arial" w:hAnsi="Arial" w:cs="Arial"/>
          <w:sz w:val="18"/>
          <w:szCs w:val="18"/>
          <w:lang w:val="x-none"/>
        </w:rPr>
        <w:t xml:space="preserve"> </w:t>
      </w:r>
    </w:p>
    <w:p w:rsidR="00E04253" w:rsidP="00E04253" w:rsidRDefault="00E04253" w14:paraId="4543196E" w14:textId="77777777">
      <w:pPr>
        <w:jc w:val="both"/>
        <w:rPr>
          <w:rFonts w:ascii="Arial" w:hAnsi="Arial" w:cs="Arial"/>
          <w:sz w:val="28"/>
          <w:szCs w:val="28"/>
          <w:lang w:val="x-none"/>
        </w:rPr>
      </w:pPr>
      <w:r>
        <w:rPr>
          <w:rFonts w:ascii="Arial" w:hAnsi="Arial" w:cs="Arial"/>
          <w:sz w:val="28"/>
          <w:szCs w:val="28"/>
          <w:vertAlign w:val="superscript"/>
          <w:lang w:val="x-none"/>
        </w:rPr>
        <w:t xml:space="preserve">305 </w:t>
      </w:r>
      <w:r>
        <w:rPr>
          <w:rFonts w:ascii="Arial" w:hAnsi="Arial" w:cs="Arial"/>
          <w:sz w:val="28"/>
          <w:szCs w:val="28"/>
          <w:lang w:val="x-none"/>
        </w:rPr>
        <w:t xml:space="preserve">But kune </w:t>
      </w:r>
      <w:proofErr w:type="spellStart"/>
      <w:r>
        <w:rPr>
          <w:rFonts w:ascii="Arial" w:hAnsi="Arial" w:cs="Arial"/>
          <w:sz w:val="28"/>
          <w:szCs w:val="28"/>
          <w:lang w:val="x-none"/>
        </w:rPr>
        <w:t>vanoziva</w:t>
      </w:r>
      <w:proofErr w:type="spellEnd"/>
      <w:r>
        <w:rPr>
          <w:rFonts w:ascii="Arial" w:hAnsi="Arial" w:cs="Arial"/>
          <w:sz w:val="28"/>
          <w:szCs w:val="28"/>
          <w:lang w:val="x-none"/>
        </w:rPr>
        <w:t xml:space="preserve"> </w:t>
      </w:r>
      <w:proofErr w:type="spellStart"/>
      <w:r>
        <w:rPr>
          <w:rFonts w:ascii="Arial" w:hAnsi="Arial" w:cs="Arial"/>
          <w:sz w:val="28"/>
          <w:szCs w:val="28"/>
          <w:lang w:val="x-none"/>
        </w:rPr>
        <w:t>Jehovha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Amen!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Mwari </w:t>
      </w:r>
      <w:proofErr w:type="spellStart"/>
      <w:r>
        <w:rPr>
          <w:rFonts w:ascii="Arial" w:hAnsi="Arial" w:cs="Arial"/>
          <w:sz w:val="28"/>
          <w:szCs w:val="28"/>
          <w:lang w:val="x-none"/>
        </w:rPr>
        <w:t>ha’a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ita</w:t>
      </w:r>
      <w:proofErr w:type="spellEnd"/>
      <w:r>
        <w:rPr>
          <w:rFonts w:ascii="Arial" w:hAnsi="Arial" w:cs="Arial"/>
          <w:sz w:val="28"/>
          <w:szCs w:val="28"/>
          <w:lang w:val="x-none"/>
        </w:rPr>
        <w:t xml:space="preserve"> divisi </w:t>
      </w:r>
      <w:proofErr w:type="spellStart"/>
      <w:r>
        <w:rPr>
          <w:rFonts w:ascii="Arial" w:hAnsi="Arial" w:cs="Arial"/>
          <w:sz w:val="28"/>
          <w:szCs w:val="28"/>
          <w:lang w:val="x-none"/>
        </w:rPr>
        <w:t>rekuku</w:t>
      </w:r>
      <w:proofErr w:type="spellEnd"/>
      <w:r>
        <w:rPr>
          <w:rFonts w:ascii="Arial" w:hAnsi="Arial" w:cs="Arial"/>
          <w:sz w:val="28"/>
          <w:szCs w:val="28"/>
          <w:lang w:val="x-none"/>
        </w:rPr>
        <w:t>—</w:t>
      </w:r>
      <w:proofErr w:type="spellStart"/>
      <w:r>
        <w:rPr>
          <w:rFonts w:ascii="Arial" w:hAnsi="Arial" w:cs="Arial"/>
          <w:sz w:val="28"/>
          <w:szCs w:val="28"/>
          <w:lang w:val="x-none"/>
        </w:rPr>
        <w:t>rekutora</w:t>
      </w:r>
      <w:proofErr w:type="spellEnd"/>
      <w:r>
        <w:rPr>
          <w:rFonts w:ascii="Arial" w:hAnsi="Arial" w:cs="Arial"/>
          <w:sz w:val="28"/>
          <w:szCs w:val="28"/>
          <w:lang w:val="x-none"/>
        </w:rPr>
        <w:t xml:space="preserve"> </w:t>
      </w:r>
      <w:proofErr w:type="spellStart"/>
      <w:r>
        <w:rPr>
          <w:rFonts w:ascii="Arial" w:hAnsi="Arial" w:cs="Arial"/>
          <w:sz w:val="28"/>
          <w:szCs w:val="28"/>
          <w:lang w:val="x-none"/>
        </w:rPr>
        <w:t>zvikochikari</w:t>
      </w:r>
      <w:proofErr w:type="spellEnd"/>
      <w:r>
        <w:rPr>
          <w:rFonts w:ascii="Arial" w:hAnsi="Arial" w:cs="Arial"/>
          <w:sz w:val="28"/>
          <w:szCs w:val="28"/>
          <w:lang w:val="x-none"/>
        </w:rPr>
        <w:t xml:space="preserve"> ten </w:t>
      </w:r>
      <w:proofErr w:type="spellStart"/>
      <w:r>
        <w:rPr>
          <w:rFonts w:ascii="Arial" w:hAnsi="Arial" w:cs="Arial"/>
          <w:sz w:val="28"/>
          <w:szCs w:val="28"/>
          <w:lang w:val="x-none"/>
        </w:rPr>
        <w:t>kuita</w:t>
      </w:r>
      <w:proofErr w:type="spellEnd"/>
      <w:r>
        <w:rPr>
          <w:rFonts w:ascii="Arial" w:hAnsi="Arial" w:cs="Arial"/>
          <w:sz w:val="28"/>
          <w:szCs w:val="28"/>
          <w:lang w:val="x-none"/>
        </w:rPr>
        <w:t xml:space="preserve"> one tonne. </w:t>
      </w:r>
      <w:proofErr w:type="spellStart"/>
      <w:r>
        <w:rPr>
          <w:rFonts w:ascii="Arial" w:hAnsi="Arial" w:cs="Arial"/>
          <w:sz w:val="28"/>
          <w:szCs w:val="28"/>
          <w:lang w:val="x-none"/>
        </w:rPr>
        <w:t>Kuuraira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one tonne? </w:t>
      </w:r>
      <w:proofErr w:type="spellStart"/>
      <w:r>
        <w:rPr>
          <w:rFonts w:ascii="Arial" w:hAnsi="Arial" w:cs="Arial"/>
          <w:sz w:val="28"/>
          <w:szCs w:val="28"/>
          <w:lang w:val="x-none"/>
        </w:rPr>
        <w:t>Hamuna</w:t>
      </w:r>
      <w:proofErr w:type="spellEnd"/>
      <w:r>
        <w:rPr>
          <w:rFonts w:ascii="Arial" w:hAnsi="Arial" w:cs="Arial"/>
          <w:sz w:val="28"/>
          <w:szCs w:val="28"/>
          <w:lang w:val="x-none"/>
        </w:rPr>
        <w:t xml:space="preserve"> </w:t>
      </w:r>
      <w:proofErr w:type="spellStart"/>
      <w:r>
        <w:rPr>
          <w:rFonts w:ascii="Arial" w:hAnsi="Arial" w:cs="Arial"/>
          <w:sz w:val="28"/>
          <w:szCs w:val="28"/>
          <w:lang w:val="x-none"/>
        </w:rPr>
        <w:t>kuona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vachu-chekeresera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chi hot </w:t>
      </w:r>
      <w:proofErr w:type="spellStart"/>
      <w:r>
        <w:rPr>
          <w:rFonts w:ascii="Arial" w:hAnsi="Arial" w:cs="Arial"/>
          <w:sz w:val="28"/>
          <w:szCs w:val="28"/>
          <w:lang w:val="x-none"/>
        </w:rPr>
        <w:t>dhogi</w:t>
      </w:r>
      <w:proofErr w:type="spellEnd"/>
      <w:r>
        <w:rPr>
          <w:rFonts w:ascii="Arial" w:hAnsi="Arial" w:cs="Arial"/>
          <w:sz w:val="28"/>
          <w:szCs w:val="28"/>
          <w:lang w:val="x-none"/>
        </w:rPr>
        <w:t xml:space="preserve"> </w:t>
      </w:r>
      <w:proofErr w:type="spellStart"/>
      <w:r>
        <w:rPr>
          <w:rFonts w:ascii="Arial" w:hAnsi="Arial" w:cs="Arial"/>
          <w:sz w:val="28"/>
          <w:szCs w:val="28"/>
          <w:lang w:val="x-none"/>
        </w:rPr>
        <w:t>chepanze</w:t>
      </w:r>
      <w:proofErr w:type="spellEnd"/>
      <w:r>
        <w:rPr>
          <w:rFonts w:ascii="Arial" w:hAnsi="Arial" w:cs="Arial"/>
          <w:sz w:val="28"/>
          <w:szCs w:val="28"/>
          <w:lang w:val="x-none"/>
        </w:rPr>
        <w:t xml:space="preserve"> </w:t>
      </w:r>
      <w:proofErr w:type="spellStart"/>
      <w:r>
        <w:rPr>
          <w:rFonts w:ascii="Arial" w:hAnsi="Arial" w:cs="Arial"/>
          <w:sz w:val="28"/>
          <w:szCs w:val="28"/>
          <w:lang w:val="x-none"/>
        </w:rPr>
        <w:t>apapapa</w:t>
      </w:r>
      <w:proofErr w:type="spellEnd"/>
      <w:r>
        <w:rPr>
          <w:rFonts w:ascii="Arial" w:hAnsi="Arial" w:cs="Arial"/>
          <w:sz w:val="28"/>
          <w:szCs w:val="28"/>
          <w:lang w:val="x-none"/>
        </w:rPr>
        <w:t xml:space="preserve">? </w:t>
      </w:r>
      <w:proofErr w:type="spellStart"/>
      <w:r>
        <w:rPr>
          <w:rFonts w:ascii="Arial" w:hAnsi="Arial" w:cs="Arial"/>
          <w:sz w:val="28"/>
          <w:szCs w:val="28"/>
          <w:lang w:val="x-none"/>
        </w:rPr>
        <w:t>Ha’moona</w:t>
      </w:r>
      <w:proofErr w:type="spellEnd"/>
      <w:r>
        <w:rPr>
          <w:rFonts w:ascii="Arial" w:hAnsi="Arial" w:cs="Arial"/>
          <w:sz w:val="28"/>
          <w:szCs w:val="28"/>
          <w:lang w:val="x-none"/>
        </w:rPr>
        <w:t xml:space="preserve"> </w:t>
      </w:r>
      <w:proofErr w:type="spellStart"/>
      <w:r>
        <w:rPr>
          <w:rFonts w:ascii="Arial" w:hAnsi="Arial" w:cs="Arial"/>
          <w:sz w:val="28"/>
          <w:szCs w:val="28"/>
          <w:lang w:val="x-none"/>
        </w:rPr>
        <w:t>zvi</w:t>
      </w:r>
      <w:proofErr w:type="spellEnd"/>
      <w:r>
        <w:rPr>
          <w:rFonts w:ascii="Arial" w:hAnsi="Arial" w:cs="Arial"/>
          <w:sz w:val="28"/>
          <w:szCs w:val="28"/>
          <w:lang w:val="x-none"/>
        </w:rPr>
        <w:t xml:space="preserve"> hot dog </w:t>
      </w:r>
      <w:proofErr w:type="spellStart"/>
      <w:r>
        <w:rPr>
          <w:rFonts w:ascii="Arial" w:hAnsi="Arial" w:cs="Arial"/>
          <w:sz w:val="28"/>
          <w:szCs w:val="28"/>
          <w:lang w:val="x-none"/>
        </w:rPr>
        <w:t>zvamunoona</w:t>
      </w:r>
      <w:proofErr w:type="spellEnd"/>
      <w:r>
        <w:rPr>
          <w:rFonts w:ascii="Arial" w:hAnsi="Arial" w:cs="Arial"/>
          <w:sz w:val="28"/>
          <w:szCs w:val="28"/>
          <w:lang w:val="x-none"/>
        </w:rPr>
        <w:t xml:space="preserve"> </w:t>
      </w:r>
      <w:proofErr w:type="spellStart"/>
      <w:r>
        <w:rPr>
          <w:rFonts w:ascii="Arial" w:hAnsi="Arial" w:cs="Arial"/>
          <w:sz w:val="28"/>
          <w:szCs w:val="28"/>
          <w:lang w:val="x-none"/>
        </w:rPr>
        <w:t>izvi</w:t>
      </w:r>
      <w:proofErr w:type="spellEnd"/>
      <w:r>
        <w:rPr>
          <w:rFonts w:ascii="Arial" w:hAnsi="Arial" w:cs="Arial"/>
          <w:sz w:val="28"/>
          <w:szCs w:val="28"/>
          <w:lang w:val="x-none"/>
        </w:rPr>
        <w:t xml:space="preserve"> </w:t>
      </w:r>
      <w:proofErr w:type="spellStart"/>
      <w:r>
        <w:rPr>
          <w:rFonts w:ascii="Arial" w:hAnsi="Arial" w:cs="Arial"/>
          <w:sz w:val="28"/>
          <w:szCs w:val="28"/>
          <w:lang w:val="x-none"/>
        </w:rPr>
        <w:t>zviya</w:t>
      </w:r>
      <w:proofErr w:type="spellEnd"/>
      <w:r>
        <w:rPr>
          <w:rFonts w:ascii="Arial" w:hAnsi="Arial" w:cs="Arial"/>
          <w:sz w:val="28"/>
          <w:szCs w:val="28"/>
          <w:lang w:val="x-none"/>
        </w:rPr>
        <w:t xml:space="preserve">? </w:t>
      </w:r>
      <w:proofErr w:type="spellStart"/>
      <w:r>
        <w:rPr>
          <w:rFonts w:ascii="Arial" w:hAnsi="Arial" w:cs="Arial"/>
          <w:sz w:val="28"/>
          <w:szCs w:val="28"/>
          <w:lang w:val="x-none"/>
        </w:rPr>
        <w:t>Vanochekeresaka</w:t>
      </w:r>
      <w:proofErr w:type="spellEnd"/>
      <w:r>
        <w:rPr>
          <w:rFonts w:ascii="Arial" w:hAnsi="Arial" w:cs="Arial"/>
          <w:sz w:val="28"/>
          <w:szCs w:val="28"/>
          <w:lang w:val="x-none"/>
        </w:rPr>
        <w:t xml:space="preserve"> </w:t>
      </w:r>
      <w:proofErr w:type="spellStart"/>
      <w:r>
        <w:rPr>
          <w:rFonts w:ascii="Arial" w:hAnsi="Arial" w:cs="Arial"/>
          <w:sz w:val="28"/>
          <w:szCs w:val="28"/>
          <w:lang w:val="x-none"/>
        </w:rPr>
        <w:t>ipo</w:t>
      </w:r>
      <w:proofErr w:type="spellEnd"/>
      <w:r>
        <w:rPr>
          <w:rFonts w:ascii="Arial" w:hAnsi="Arial" w:cs="Arial"/>
          <w:sz w:val="28"/>
          <w:szCs w:val="28"/>
          <w:lang w:val="x-none"/>
        </w:rPr>
        <w:t xml:space="preserve"> paya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atengerwe</w:t>
      </w:r>
      <w:proofErr w:type="spellEnd"/>
      <w:r>
        <w:rPr>
          <w:rFonts w:ascii="Arial" w:hAnsi="Arial" w:cs="Arial"/>
          <w:sz w:val="28"/>
          <w:szCs w:val="28"/>
          <w:lang w:val="x-none"/>
        </w:rPr>
        <w:t xml:space="preserve"> masa—</w:t>
      </w:r>
      <w:proofErr w:type="spellStart"/>
      <w:r>
        <w:rPr>
          <w:rFonts w:ascii="Arial" w:hAnsi="Arial" w:cs="Arial"/>
          <w:sz w:val="28"/>
          <w:szCs w:val="28"/>
          <w:lang w:val="x-none"/>
        </w:rPr>
        <w:t>masamba</w:t>
      </w:r>
      <w:proofErr w:type="spellEnd"/>
      <w:r>
        <w:rPr>
          <w:rFonts w:ascii="Arial" w:hAnsi="Arial" w:cs="Arial"/>
          <w:sz w:val="28"/>
          <w:szCs w:val="28"/>
          <w:lang w:val="x-none"/>
        </w:rPr>
        <w:t xml:space="preserve"> </w:t>
      </w:r>
      <w:proofErr w:type="spellStart"/>
      <w:r>
        <w:rPr>
          <w:rFonts w:ascii="Arial" w:hAnsi="Arial" w:cs="Arial"/>
          <w:sz w:val="28"/>
          <w:szCs w:val="28"/>
          <w:lang w:val="x-none"/>
        </w:rPr>
        <w:t>iwaya</w:t>
      </w:r>
      <w:proofErr w:type="spellEnd"/>
      <w:r>
        <w:rPr>
          <w:rFonts w:ascii="Arial" w:hAnsi="Arial" w:cs="Arial"/>
          <w:sz w:val="28"/>
          <w:szCs w:val="28"/>
          <w:lang w:val="x-none"/>
        </w:rPr>
        <w:t>.</w:t>
      </w:r>
    </w:p>
    <w:p w:rsidRPr="00C4004D" w:rsidR="00E04253" w:rsidP="00E04253" w:rsidRDefault="00E04253" w14:paraId="3A336C26" w14:textId="77777777">
      <w:pPr>
        <w:jc w:val="both"/>
        <w:rPr>
          <w:rFonts w:ascii="Arial" w:hAnsi="Arial" w:cs="Arial"/>
          <w:sz w:val="18"/>
          <w:szCs w:val="18"/>
          <w:lang w:val="x-none"/>
        </w:rPr>
      </w:pPr>
      <w:r>
        <w:rPr>
          <w:rFonts w:ascii="Arial" w:hAnsi="Arial" w:cs="Arial"/>
          <w:sz w:val="28"/>
          <w:szCs w:val="28"/>
          <w:vertAlign w:val="superscript"/>
          <w:lang w:val="x-none"/>
        </w:rPr>
        <w:t xml:space="preserve">306 </w:t>
      </w:r>
      <w:proofErr w:type="spellStart"/>
      <w:r>
        <w:rPr>
          <w:rFonts w:ascii="Arial" w:hAnsi="Arial" w:cs="Arial"/>
          <w:sz w:val="28"/>
          <w:szCs w:val="28"/>
          <w:lang w:val="x-none"/>
        </w:rPr>
        <w:t>Zvinorarira</w:t>
      </w:r>
      <w:proofErr w:type="spellEnd"/>
      <w:r>
        <w:rPr>
          <w:rFonts w:ascii="Arial" w:hAnsi="Arial" w:cs="Arial"/>
          <w:sz w:val="28"/>
          <w:szCs w:val="28"/>
          <w:lang w:val="x-none"/>
        </w:rPr>
        <w:t xml:space="preserve"> </w:t>
      </w:r>
      <w:proofErr w:type="spellStart"/>
      <w:r>
        <w:rPr>
          <w:rFonts w:ascii="Arial" w:hAnsi="Arial" w:cs="Arial"/>
          <w:sz w:val="28"/>
          <w:szCs w:val="28"/>
          <w:lang w:val="x-none"/>
        </w:rPr>
        <w:t>vamwe</w:t>
      </w:r>
      <w:proofErr w:type="spellEnd"/>
      <w:r>
        <w:rPr>
          <w:rFonts w:ascii="Arial" w:hAnsi="Arial" w:cs="Arial"/>
          <w:sz w:val="28"/>
          <w:szCs w:val="28"/>
          <w:lang w:val="x-none"/>
        </w:rPr>
        <w:t xml:space="preserve"> </w:t>
      </w:r>
      <w:proofErr w:type="spellStart"/>
      <w:r>
        <w:rPr>
          <w:rFonts w:ascii="Arial" w:hAnsi="Arial" w:cs="Arial"/>
          <w:sz w:val="28"/>
          <w:szCs w:val="28"/>
          <w:lang w:val="x-none"/>
        </w:rPr>
        <w:t>vakasvunura</w:t>
      </w:r>
      <w:proofErr w:type="spellEnd"/>
      <w:r>
        <w:rPr>
          <w:rFonts w:ascii="Arial" w:hAnsi="Arial" w:cs="Arial"/>
          <w:sz w:val="28"/>
          <w:szCs w:val="28"/>
          <w:lang w:val="x-none"/>
        </w:rPr>
        <w:t xml:space="preserve">, Mwari </w:t>
      </w:r>
      <w:proofErr w:type="spellStart"/>
      <w:r>
        <w:rPr>
          <w:rFonts w:ascii="Arial" w:hAnsi="Arial" w:cs="Arial"/>
          <w:sz w:val="28"/>
          <w:szCs w:val="28"/>
          <w:lang w:val="x-none"/>
        </w:rPr>
        <w:t>anokupa</w:t>
      </w:r>
      <w:proofErr w:type="spellEnd"/>
      <w:r>
        <w:rPr>
          <w:rFonts w:ascii="Arial" w:hAnsi="Arial" w:cs="Arial"/>
          <w:sz w:val="28"/>
          <w:szCs w:val="28"/>
          <w:lang w:val="x-none"/>
        </w:rPr>
        <w:t xml:space="preserve"> </w:t>
      </w:r>
      <w:proofErr w:type="spellStart"/>
      <w:r>
        <w:rPr>
          <w:rFonts w:ascii="Arial" w:hAnsi="Arial" w:cs="Arial"/>
          <w:sz w:val="28"/>
          <w:szCs w:val="28"/>
          <w:lang w:val="x-none"/>
        </w:rPr>
        <w:t>uvete</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“My peace I give unto…?” </w:t>
      </w:r>
      <w:r w:rsidRPr="005D2628">
        <w:rPr>
          <w:rFonts w:ascii="Arial" w:hAnsi="Arial" w:cs="Arial"/>
          <w:sz w:val="18"/>
          <w:szCs w:val="18"/>
          <w:lang w:val="x-none"/>
        </w:rPr>
        <w:t>[Congregation says, “</w:t>
      </w:r>
      <w:r>
        <w:rPr>
          <w:rFonts w:ascii="Arial" w:hAnsi="Arial" w:cs="Arial"/>
          <w:sz w:val="18"/>
          <w:szCs w:val="18"/>
          <w:lang w:val="x-none"/>
        </w:rPr>
        <w:t>unto you</w:t>
      </w:r>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Amen! </w:t>
      </w:r>
      <w:r w:rsidRPr="005D2628">
        <w:rPr>
          <w:rFonts w:ascii="Arial" w:hAnsi="Arial" w:cs="Arial"/>
          <w:sz w:val="18"/>
          <w:szCs w:val="18"/>
          <w:lang w:val="x-none"/>
        </w:rPr>
        <w:t>[Congregation says, “Amen.”]</w:t>
      </w:r>
      <w:r>
        <w:rPr>
          <w:rFonts w:ascii="Arial" w:hAnsi="Arial" w:cs="Arial"/>
          <w:sz w:val="18"/>
          <w:szCs w:val="18"/>
          <w:lang w:val="x-none"/>
        </w:rPr>
        <w:t xml:space="preserve"> </w:t>
      </w:r>
      <w:proofErr w:type="spellStart"/>
      <w:r>
        <w:rPr>
          <w:rFonts w:ascii="Arial" w:hAnsi="Arial" w:cs="Arial"/>
          <w:sz w:val="28"/>
          <w:szCs w:val="28"/>
          <w:lang w:val="x-none"/>
        </w:rPr>
        <w:t>Hatichinzwai</w:t>
      </w:r>
      <w:proofErr w:type="spellEnd"/>
      <w:r>
        <w:rPr>
          <w:rFonts w:ascii="Arial" w:hAnsi="Arial" w:cs="Arial"/>
          <w:sz w:val="28"/>
          <w:szCs w:val="28"/>
          <w:lang w:val="x-none"/>
        </w:rPr>
        <w:t xml:space="preserve"> </w:t>
      </w:r>
      <w:proofErr w:type="spellStart"/>
      <w:r>
        <w:rPr>
          <w:rFonts w:ascii="Arial" w:hAnsi="Arial" w:cs="Arial"/>
          <w:sz w:val="28"/>
          <w:szCs w:val="28"/>
          <w:lang w:val="x-none"/>
        </w:rPr>
        <w:t>apa</w:t>
      </w:r>
      <w:proofErr w:type="spellEnd"/>
      <w:r>
        <w:rPr>
          <w:rFonts w:ascii="Arial" w:hAnsi="Arial" w:cs="Arial"/>
          <w:sz w:val="28"/>
          <w:szCs w:val="28"/>
          <w:lang w:val="x-none"/>
        </w:rPr>
        <w:t xml:space="preserve">.  Verse 29 tese,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verse 29 tese. Verse 29 </w:t>
      </w:r>
      <w:proofErr w:type="spellStart"/>
      <w:r>
        <w:rPr>
          <w:rFonts w:ascii="Arial" w:hAnsi="Arial" w:cs="Arial"/>
          <w:sz w:val="28"/>
          <w:szCs w:val="28"/>
          <w:lang w:val="x-none"/>
        </w:rPr>
        <w:t>tose</w:t>
      </w:r>
      <w:proofErr w:type="spellEnd"/>
      <w:r>
        <w:rPr>
          <w:rFonts w:ascii="Arial" w:hAnsi="Arial" w:cs="Arial"/>
          <w:sz w:val="28"/>
          <w:szCs w:val="28"/>
          <w:lang w:val="x-none"/>
        </w:rPr>
        <w:t xml:space="preserve">. </w:t>
      </w:r>
    </w:p>
    <w:p w:rsidR="00E04253" w:rsidP="00E04253" w:rsidRDefault="00E04253" w14:paraId="61C8C9D1" w14:textId="77777777">
      <w:pPr>
        <w:ind w:left="720"/>
        <w:jc w:val="both"/>
        <w:rPr>
          <w:rFonts w:ascii="Arial" w:hAnsi="Arial" w:cs="Arial"/>
          <w:i/>
          <w:iCs/>
          <w:sz w:val="28"/>
          <w:szCs w:val="28"/>
          <w:lang w:val="x-none"/>
        </w:rPr>
      </w:pPr>
      <w:r w:rsidRPr="00C7571D">
        <w:rPr>
          <w:rFonts w:ascii="Arial" w:hAnsi="Arial" w:cs="Arial"/>
          <w:i/>
          <w:iCs/>
          <w:sz w:val="28"/>
          <w:szCs w:val="28"/>
          <w:lang w:val="x-none"/>
        </w:rPr>
        <w:t xml:space="preserve">And Jesus answered and said, Verily I say unto you, There is no man that hath left house, or brethren, or sisters, or father, or mother, or wife, or children, or lands, for </w:t>
      </w:r>
      <w:r>
        <w:rPr>
          <w:rFonts w:ascii="Arial" w:hAnsi="Arial" w:cs="Arial"/>
          <w:i/>
          <w:iCs/>
          <w:sz w:val="28"/>
          <w:szCs w:val="28"/>
          <w:lang w:val="x-none"/>
        </w:rPr>
        <w:t>M</w:t>
      </w:r>
      <w:r w:rsidRPr="00C7571D">
        <w:rPr>
          <w:rFonts w:ascii="Arial" w:hAnsi="Arial" w:cs="Arial"/>
          <w:i/>
          <w:iCs/>
          <w:sz w:val="28"/>
          <w:szCs w:val="28"/>
          <w:lang w:val="x-none"/>
        </w:rPr>
        <w:t xml:space="preserve">y sake, and the </w:t>
      </w:r>
      <w:r>
        <w:rPr>
          <w:rFonts w:ascii="Arial" w:hAnsi="Arial" w:cs="Arial"/>
          <w:i/>
          <w:iCs/>
          <w:sz w:val="28"/>
          <w:szCs w:val="28"/>
          <w:lang w:val="x-none"/>
        </w:rPr>
        <w:t>G</w:t>
      </w:r>
      <w:r w:rsidRPr="00C7571D">
        <w:rPr>
          <w:rFonts w:ascii="Arial" w:hAnsi="Arial" w:cs="Arial"/>
          <w:i/>
          <w:iCs/>
          <w:sz w:val="28"/>
          <w:szCs w:val="28"/>
          <w:lang w:val="x-none"/>
        </w:rPr>
        <w:t>ospel's, </w:t>
      </w:r>
    </w:p>
    <w:p w:rsidRPr="00BD7437" w:rsidR="00E04253" w:rsidP="00E04253" w:rsidRDefault="00E04253" w14:paraId="6EF332DC" w14:textId="77777777">
      <w:pPr>
        <w:ind w:left="720"/>
        <w:jc w:val="both"/>
        <w:rPr>
          <w:rFonts w:ascii="Arial" w:hAnsi="Arial" w:cs="Arial"/>
          <w:i/>
          <w:iCs/>
          <w:sz w:val="28"/>
          <w:szCs w:val="28"/>
          <w:lang w:val="x-none"/>
        </w:rPr>
      </w:pPr>
      <w:r w:rsidRPr="00C16B02">
        <w:rPr>
          <w:rFonts w:ascii="Arial" w:hAnsi="Arial" w:cs="Arial"/>
          <w:i/>
          <w:iCs/>
          <w:sz w:val="28"/>
          <w:szCs w:val="28"/>
          <w:lang w:val="x-none"/>
        </w:rPr>
        <w:t xml:space="preserve">But he shall receive an hundredfold now in this time, </w:t>
      </w:r>
    </w:p>
    <w:p w:rsidR="00E04253" w:rsidP="00E04253" w:rsidRDefault="00E04253" w14:paraId="02F31D42" w14:textId="77777777">
      <w:pPr>
        <w:jc w:val="both"/>
        <w:rPr>
          <w:rFonts w:ascii="Arial" w:hAnsi="Arial" w:cs="Arial"/>
          <w:sz w:val="18"/>
          <w:szCs w:val="18"/>
          <w:lang w:val="x-none"/>
        </w:rPr>
      </w:pPr>
      <w:r w:rsidRPr="00B5559C">
        <w:rPr>
          <w:rFonts w:ascii="Arial" w:hAnsi="Arial" w:cs="Arial"/>
          <w:sz w:val="28"/>
          <w:szCs w:val="28"/>
          <w:vertAlign w:val="superscript"/>
          <w:lang w:val="x-none"/>
        </w:rPr>
        <w:t>307</w:t>
      </w:r>
      <w:r>
        <w:rPr>
          <w:rFonts w:ascii="Arial" w:hAnsi="Arial" w:cs="Arial"/>
          <w:sz w:val="28"/>
          <w:szCs w:val="28"/>
          <w:lang w:val="x-none"/>
        </w:rPr>
        <w:t xml:space="preserve"> </w:t>
      </w:r>
      <w:proofErr w:type="spellStart"/>
      <w:r>
        <w:rPr>
          <w:rFonts w:ascii="Arial" w:hAnsi="Arial" w:cs="Arial"/>
          <w:sz w:val="28"/>
          <w:szCs w:val="28"/>
          <w:lang w:val="x-none"/>
        </w:rPr>
        <w:t>Hatimirirei</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Hanzi, “He will receive what…?” </w:t>
      </w:r>
      <w:r w:rsidRPr="005D2628">
        <w:rPr>
          <w:rFonts w:ascii="Arial" w:hAnsi="Arial" w:cs="Arial"/>
          <w:sz w:val="18"/>
          <w:szCs w:val="18"/>
          <w:lang w:val="x-none"/>
        </w:rPr>
        <w:t xml:space="preserve">[Congregation says, </w:t>
      </w:r>
      <w:r>
        <w:rPr>
          <w:rFonts w:ascii="Arial" w:hAnsi="Arial" w:cs="Arial"/>
          <w:sz w:val="18"/>
          <w:szCs w:val="18"/>
          <w:lang w:val="x-none"/>
        </w:rPr>
        <w:t>‘a hundred fold,’</w:t>
      </w:r>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when…? </w:t>
      </w:r>
      <w:r w:rsidRPr="005D2628">
        <w:rPr>
          <w:rFonts w:ascii="Arial" w:hAnsi="Arial" w:cs="Arial"/>
          <w:sz w:val="18"/>
          <w:szCs w:val="18"/>
          <w:lang w:val="x-none"/>
        </w:rPr>
        <w:t xml:space="preserve">[Congregation says, </w:t>
      </w:r>
      <w:r>
        <w:rPr>
          <w:rFonts w:ascii="Arial" w:hAnsi="Arial" w:cs="Arial"/>
          <w:sz w:val="18"/>
          <w:szCs w:val="18"/>
          <w:lang w:val="x-none"/>
        </w:rPr>
        <w:t>‘</w:t>
      </w:r>
      <w:r w:rsidRPr="005D2628">
        <w:rPr>
          <w:rFonts w:ascii="Arial" w:hAnsi="Arial" w:cs="Arial"/>
          <w:sz w:val="18"/>
          <w:szCs w:val="18"/>
          <w:lang w:val="x-none"/>
        </w:rPr>
        <w:t>n</w:t>
      </w:r>
      <w:r>
        <w:rPr>
          <w:rFonts w:ascii="Arial" w:hAnsi="Arial" w:cs="Arial"/>
          <w:sz w:val="18"/>
          <w:szCs w:val="18"/>
          <w:lang w:val="x-none"/>
        </w:rPr>
        <w:t>ow,’</w:t>
      </w:r>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in this what…?” </w:t>
      </w:r>
      <w:r w:rsidRPr="005D2628">
        <w:rPr>
          <w:rFonts w:ascii="Arial" w:hAnsi="Arial" w:cs="Arial"/>
          <w:sz w:val="18"/>
          <w:szCs w:val="18"/>
          <w:lang w:val="x-none"/>
        </w:rPr>
        <w:t>[Congregation says, “</w:t>
      </w:r>
      <w:r>
        <w:rPr>
          <w:rFonts w:ascii="Arial" w:hAnsi="Arial" w:cs="Arial"/>
          <w:sz w:val="18"/>
          <w:szCs w:val="18"/>
          <w:lang w:val="x-none"/>
        </w:rPr>
        <w:t>ti</w:t>
      </w:r>
      <w:r w:rsidRPr="005D2628">
        <w:rPr>
          <w:rFonts w:ascii="Arial" w:hAnsi="Arial" w:cs="Arial"/>
          <w:sz w:val="18"/>
          <w:szCs w:val="18"/>
          <w:lang w:val="x-none"/>
        </w:rPr>
        <w:t>me</w:t>
      </w:r>
      <w:r>
        <w:rPr>
          <w:rFonts w:ascii="Arial" w:hAnsi="Arial" w:cs="Arial"/>
          <w:sz w:val="18"/>
          <w:szCs w:val="18"/>
          <w:lang w:val="x-none"/>
        </w:rPr>
        <w:t>: Amen.</w:t>
      </w:r>
      <w:r w:rsidRPr="005D2628">
        <w:rPr>
          <w:rFonts w:ascii="Arial" w:hAnsi="Arial" w:cs="Arial"/>
          <w:sz w:val="18"/>
          <w:szCs w:val="18"/>
          <w:lang w:val="x-none"/>
        </w:rPr>
        <w:t>”</w:t>
      </w:r>
      <w:r>
        <w:rPr>
          <w:rFonts w:ascii="Arial" w:hAnsi="Arial" w:cs="Arial"/>
          <w:sz w:val="18"/>
          <w:szCs w:val="18"/>
          <w:lang w:val="x-none"/>
        </w:rPr>
        <w:t>;  Apostle Gumbura chuckles—ED</w:t>
      </w:r>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When I saw that Scripture, It excited me so much, </w:t>
      </w:r>
      <w:r w:rsidRPr="005D2628">
        <w:rPr>
          <w:rFonts w:ascii="Arial" w:hAnsi="Arial" w:cs="Arial"/>
          <w:sz w:val="18"/>
          <w:szCs w:val="18"/>
          <w:lang w:val="x-none"/>
        </w:rPr>
        <w:t>[Congregation says, “Amen</w:t>
      </w:r>
      <w:r>
        <w:rPr>
          <w:rFonts w:ascii="Arial" w:hAnsi="Arial" w:cs="Arial"/>
          <w:sz w:val="18"/>
          <w:szCs w:val="18"/>
          <w:lang w:val="x-none"/>
        </w:rPr>
        <w:t>,</w:t>
      </w:r>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Jesus actually said it. Kuti, “Hakuna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akasiya</w:t>
      </w:r>
      <w:proofErr w:type="spellEnd"/>
      <w:r>
        <w:rPr>
          <w:rFonts w:ascii="Arial" w:hAnsi="Arial" w:cs="Arial"/>
          <w:sz w:val="28"/>
          <w:szCs w:val="28"/>
          <w:lang w:val="x-none"/>
        </w:rPr>
        <w:t xml:space="preserve">,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hwepasi</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w:t>
      </w:r>
      <w:proofErr w:type="spellStart"/>
      <w:r>
        <w:rPr>
          <w:rFonts w:ascii="Arial" w:hAnsi="Arial" w:cs="Arial"/>
          <w:sz w:val="28"/>
          <w:szCs w:val="28"/>
          <w:lang w:val="x-none"/>
        </w:rPr>
        <w:t>nekuda</w:t>
      </w:r>
      <w:proofErr w:type="spellEnd"/>
      <w:r>
        <w:rPr>
          <w:rFonts w:ascii="Arial" w:hAnsi="Arial" w:cs="Arial"/>
          <w:sz w:val="28"/>
          <w:szCs w:val="28"/>
          <w:lang w:val="x-none"/>
        </w:rPr>
        <w:t xml:space="preserve"> </w:t>
      </w:r>
      <w:proofErr w:type="spellStart"/>
      <w:r>
        <w:rPr>
          <w:rFonts w:ascii="Arial" w:hAnsi="Arial" w:cs="Arial"/>
          <w:sz w:val="28"/>
          <w:szCs w:val="28"/>
          <w:lang w:val="x-none"/>
        </w:rPr>
        <w:t>Kwangu</w:t>
      </w:r>
      <w:proofErr w:type="spellEnd"/>
      <w:r>
        <w:rPr>
          <w:rFonts w:ascii="Arial" w:hAnsi="Arial" w:cs="Arial"/>
          <w:sz w:val="28"/>
          <w:szCs w:val="28"/>
          <w:lang w:val="x-none"/>
        </w:rPr>
        <w:t xml:space="preserve">, </w:t>
      </w:r>
      <w:proofErr w:type="spellStart"/>
      <w:r>
        <w:rPr>
          <w:rFonts w:ascii="Arial" w:hAnsi="Arial" w:cs="Arial"/>
          <w:sz w:val="28"/>
          <w:szCs w:val="28"/>
          <w:lang w:val="x-none"/>
        </w:rPr>
        <w:t>nekuda</w:t>
      </w:r>
      <w:proofErr w:type="spellEnd"/>
      <w:r>
        <w:rPr>
          <w:rFonts w:ascii="Arial" w:hAnsi="Arial" w:cs="Arial"/>
          <w:sz w:val="28"/>
          <w:szCs w:val="28"/>
          <w:lang w:val="x-none"/>
        </w:rPr>
        <w:t xml:space="preserve"> </w:t>
      </w:r>
      <w:proofErr w:type="spellStart"/>
      <w:r>
        <w:rPr>
          <w:rFonts w:ascii="Arial" w:hAnsi="Arial" w:cs="Arial"/>
          <w:sz w:val="28"/>
          <w:szCs w:val="28"/>
          <w:lang w:val="x-none"/>
        </w:rPr>
        <w:t>kweVhangeri</w:t>
      </w:r>
      <w:proofErr w:type="spellEnd"/>
      <w:r>
        <w:rPr>
          <w:rFonts w:ascii="Arial" w:hAnsi="Arial" w:cs="Arial"/>
          <w:sz w:val="28"/>
          <w:szCs w:val="28"/>
          <w:lang w:val="x-none"/>
        </w:rPr>
        <w:t xml:space="preserve"> Iri; </w:t>
      </w:r>
      <w:proofErr w:type="spellStart"/>
      <w:r>
        <w:rPr>
          <w:rFonts w:ascii="Arial" w:hAnsi="Arial" w:cs="Arial"/>
          <w:sz w:val="28"/>
          <w:szCs w:val="28"/>
          <w:lang w:val="x-none"/>
        </w:rPr>
        <w:t>anofanira</w:t>
      </w:r>
      <w:proofErr w:type="spellEnd"/>
      <w:r>
        <w:rPr>
          <w:rFonts w:ascii="Arial" w:hAnsi="Arial" w:cs="Arial"/>
          <w:sz w:val="28"/>
          <w:szCs w:val="28"/>
          <w:lang w:val="x-none"/>
        </w:rPr>
        <w:t xml:space="preserve"> </w:t>
      </w:r>
      <w:proofErr w:type="spellStart"/>
      <w:r>
        <w:rPr>
          <w:rFonts w:ascii="Arial" w:hAnsi="Arial" w:cs="Arial"/>
          <w:sz w:val="28"/>
          <w:szCs w:val="28"/>
          <w:lang w:val="x-none"/>
        </w:rPr>
        <w:t>kutambira</w:t>
      </w:r>
      <w:proofErr w:type="spellEnd"/>
      <w:r>
        <w:rPr>
          <w:rFonts w:ascii="Arial" w:hAnsi="Arial" w:cs="Arial"/>
          <w:sz w:val="28"/>
          <w:szCs w:val="28"/>
          <w:lang w:val="x-none"/>
        </w:rPr>
        <w:t xml:space="preserve"> a hundred what…?” </w:t>
      </w:r>
      <w:r w:rsidRPr="005D2628">
        <w:rPr>
          <w:rFonts w:ascii="Arial" w:hAnsi="Arial" w:cs="Arial"/>
          <w:sz w:val="18"/>
          <w:szCs w:val="18"/>
          <w:lang w:val="x-none"/>
        </w:rPr>
        <w:t>[Congregation says, “</w:t>
      </w:r>
      <w:r>
        <w:rPr>
          <w:rFonts w:ascii="Arial" w:hAnsi="Arial" w:cs="Arial"/>
          <w:sz w:val="18"/>
          <w:szCs w:val="18"/>
          <w:lang w:val="x-none"/>
        </w:rPr>
        <w:t>fold</w:t>
      </w:r>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Hanzi, “</w:t>
      </w:r>
      <w:proofErr w:type="spellStart"/>
      <w:r>
        <w:rPr>
          <w:rFonts w:ascii="Arial" w:hAnsi="Arial" w:cs="Arial"/>
          <w:sz w:val="28"/>
          <w:szCs w:val="28"/>
          <w:lang w:val="x-none"/>
        </w:rPr>
        <w:t>Panguva</w:t>
      </w:r>
      <w:proofErr w:type="spellEnd"/>
      <w:r>
        <w:rPr>
          <w:rFonts w:ascii="Arial" w:hAnsi="Arial" w:cs="Arial"/>
          <w:sz w:val="28"/>
          <w:szCs w:val="28"/>
          <w:lang w:val="x-none"/>
        </w:rPr>
        <w:t xml:space="preserve"> </w:t>
      </w:r>
      <w:proofErr w:type="spellStart"/>
      <w:r>
        <w:rPr>
          <w:rFonts w:ascii="Arial" w:hAnsi="Arial" w:cs="Arial"/>
          <w:sz w:val="28"/>
          <w:szCs w:val="28"/>
          <w:lang w:val="x-none"/>
        </w:rPr>
        <w:t>ipi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r>
        <w:rPr>
          <w:rFonts w:ascii="Arial" w:hAnsi="Arial" w:cs="Arial"/>
          <w:sz w:val="18"/>
          <w:szCs w:val="18"/>
          <w:lang w:val="x-none"/>
        </w:rPr>
        <w:t>now/</w:t>
      </w:r>
      <w:proofErr w:type="spellStart"/>
      <w:r>
        <w:rPr>
          <w:rFonts w:ascii="Arial" w:hAnsi="Arial" w:cs="Arial"/>
          <w:sz w:val="18"/>
          <w:szCs w:val="18"/>
          <w:lang w:val="x-none"/>
        </w:rPr>
        <w:t>ino</w:t>
      </w:r>
      <w:proofErr w:type="spellEnd"/>
      <w:r>
        <w:rPr>
          <w:rFonts w:ascii="Arial" w:hAnsi="Arial" w:cs="Arial"/>
          <w:sz w:val="18"/>
          <w:szCs w:val="18"/>
          <w:lang w:val="x-none"/>
        </w:rPr>
        <w:t>; Amen.</w:t>
      </w:r>
      <w:r w:rsidRPr="005D2628">
        <w:rPr>
          <w:rFonts w:ascii="Arial" w:hAnsi="Arial" w:cs="Arial"/>
          <w:sz w:val="18"/>
          <w:szCs w:val="18"/>
          <w:lang w:val="x-none"/>
        </w:rPr>
        <w:t>”]</w:t>
      </w:r>
      <w:r>
        <w:rPr>
          <w:rFonts w:ascii="Arial" w:hAnsi="Arial" w:cs="Arial"/>
          <w:sz w:val="18"/>
          <w:szCs w:val="18"/>
          <w:lang w:val="x-none"/>
        </w:rPr>
        <w:t xml:space="preserve"> </w:t>
      </w:r>
    </w:p>
    <w:p w:rsidR="00E04253" w:rsidP="00E04253" w:rsidRDefault="00E04253" w14:paraId="43B61FDA" w14:textId="77777777">
      <w:pPr>
        <w:jc w:val="both"/>
        <w:rPr>
          <w:rFonts w:ascii="Arial" w:hAnsi="Arial" w:cs="Arial"/>
          <w:sz w:val="18"/>
          <w:szCs w:val="18"/>
          <w:lang w:val="x-none"/>
        </w:rPr>
      </w:pPr>
      <w:r>
        <w:rPr>
          <w:rFonts w:ascii="Arial" w:hAnsi="Arial" w:cs="Arial"/>
          <w:sz w:val="28"/>
          <w:szCs w:val="28"/>
          <w:vertAlign w:val="superscript"/>
          <w:lang w:val="x-none"/>
        </w:rPr>
        <w:t xml:space="preserve">308 </w:t>
      </w:r>
      <w:proofErr w:type="spellStart"/>
      <w:r>
        <w:rPr>
          <w:rFonts w:ascii="Arial" w:hAnsi="Arial" w:cs="Arial"/>
          <w:sz w:val="28"/>
          <w:szCs w:val="28"/>
          <w:lang w:val="x-none"/>
        </w:rPr>
        <w:t>Ndiani</w:t>
      </w:r>
      <w:proofErr w:type="spellEnd"/>
      <w:r>
        <w:rPr>
          <w:rFonts w:ascii="Arial" w:hAnsi="Arial" w:cs="Arial"/>
          <w:sz w:val="28"/>
          <w:szCs w:val="28"/>
          <w:lang w:val="x-none"/>
        </w:rPr>
        <w:t xml:space="preserve"> </w:t>
      </w:r>
      <w:proofErr w:type="spellStart"/>
      <w:r>
        <w:rPr>
          <w:rFonts w:ascii="Arial" w:hAnsi="Arial" w:cs="Arial"/>
          <w:sz w:val="28"/>
          <w:szCs w:val="28"/>
          <w:lang w:val="x-none"/>
        </w:rPr>
        <w:t>vaya</w:t>
      </w:r>
      <w:proofErr w:type="spellEnd"/>
      <w:r>
        <w:rPr>
          <w:rFonts w:ascii="Arial" w:hAnsi="Arial" w:cs="Arial"/>
          <w:sz w:val="28"/>
          <w:szCs w:val="28"/>
          <w:lang w:val="x-none"/>
        </w:rPr>
        <w:t xml:space="preserve"> </w:t>
      </w:r>
      <w:proofErr w:type="spellStart"/>
      <w:r>
        <w:rPr>
          <w:rFonts w:ascii="Arial" w:hAnsi="Arial" w:cs="Arial"/>
          <w:sz w:val="28"/>
          <w:szCs w:val="28"/>
          <w:lang w:val="x-none"/>
        </w:rPr>
        <w:t>vanoda</w:t>
      </w:r>
      <w:proofErr w:type="spellEnd"/>
      <w:r>
        <w:rPr>
          <w:rFonts w:ascii="Arial" w:hAnsi="Arial" w:cs="Arial"/>
          <w:sz w:val="28"/>
          <w:szCs w:val="28"/>
          <w:lang w:val="x-none"/>
        </w:rPr>
        <w:t xml:space="preserve"> </w:t>
      </w:r>
      <w:proofErr w:type="spellStart"/>
      <w:r>
        <w:rPr>
          <w:rFonts w:ascii="Arial" w:hAnsi="Arial" w:cs="Arial"/>
          <w:sz w:val="28"/>
          <w:szCs w:val="28"/>
          <w:lang w:val="x-none"/>
        </w:rPr>
        <w:t>kutinyepera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pakunamata</w:t>
      </w:r>
      <w:proofErr w:type="spellEnd"/>
      <w:r>
        <w:rPr>
          <w:rFonts w:ascii="Arial" w:hAnsi="Arial" w:cs="Arial"/>
          <w:sz w:val="28"/>
          <w:szCs w:val="28"/>
          <w:lang w:val="x-none"/>
        </w:rPr>
        <w:t xml:space="preserve"> </w:t>
      </w:r>
      <w:proofErr w:type="spellStart"/>
      <w:r>
        <w:rPr>
          <w:rFonts w:ascii="Arial" w:hAnsi="Arial" w:cs="Arial"/>
          <w:sz w:val="28"/>
          <w:szCs w:val="28"/>
          <w:lang w:val="x-none"/>
        </w:rPr>
        <w:t>kwemu</w:t>
      </w:r>
      <w:proofErr w:type="spellEnd"/>
      <w:r>
        <w:rPr>
          <w:rFonts w:ascii="Arial" w:hAnsi="Arial" w:cs="Arial"/>
          <w:sz w:val="28"/>
          <w:szCs w:val="28"/>
          <w:lang w:val="x-none"/>
        </w:rPr>
        <w:t xml:space="preserve"> Tu…  </w:t>
      </w:r>
      <w:proofErr w:type="spellStart"/>
      <w:r>
        <w:rPr>
          <w:rFonts w:ascii="Arial" w:hAnsi="Arial" w:cs="Arial"/>
          <w:sz w:val="28"/>
          <w:szCs w:val="28"/>
          <w:lang w:val="x-none"/>
        </w:rPr>
        <w:t>Testamendi</w:t>
      </w:r>
      <w:proofErr w:type="spellEnd"/>
      <w:r>
        <w:rPr>
          <w:rFonts w:ascii="Arial" w:hAnsi="Arial" w:cs="Arial"/>
          <w:sz w:val="28"/>
          <w:szCs w:val="28"/>
          <w:lang w:val="x-none"/>
        </w:rPr>
        <w:t xml:space="preserve"> </w:t>
      </w:r>
      <w:proofErr w:type="spellStart"/>
      <w:r>
        <w:rPr>
          <w:rFonts w:ascii="Arial" w:hAnsi="Arial" w:cs="Arial"/>
          <w:sz w:val="28"/>
          <w:szCs w:val="28"/>
          <w:lang w:val="x-none"/>
        </w:rPr>
        <w:t>ndezvomweya</w:t>
      </w:r>
      <w:proofErr w:type="spellEnd"/>
      <w:r>
        <w:rPr>
          <w:rFonts w:ascii="Arial" w:hAnsi="Arial" w:cs="Arial"/>
          <w:sz w:val="28"/>
          <w:szCs w:val="28"/>
          <w:lang w:val="x-none"/>
        </w:rPr>
        <w:t xml:space="preserve">? </w:t>
      </w:r>
      <w:proofErr w:type="spellStart"/>
      <w:r>
        <w:rPr>
          <w:rFonts w:ascii="Arial" w:hAnsi="Arial" w:cs="Arial"/>
          <w:sz w:val="28"/>
          <w:szCs w:val="28"/>
          <w:lang w:val="x-none"/>
        </w:rPr>
        <w:t>Ndozvomweya</w:t>
      </w:r>
      <w:proofErr w:type="spellEnd"/>
      <w:r>
        <w:rPr>
          <w:rFonts w:ascii="Arial" w:hAnsi="Arial" w:cs="Arial"/>
          <w:sz w:val="28"/>
          <w:szCs w:val="28"/>
          <w:lang w:val="x-none"/>
        </w:rPr>
        <w:t xml:space="preserve"> </w:t>
      </w:r>
      <w:proofErr w:type="spellStart"/>
      <w:r>
        <w:rPr>
          <w:rFonts w:ascii="Arial" w:hAnsi="Arial" w:cs="Arial"/>
          <w:sz w:val="28"/>
          <w:szCs w:val="28"/>
          <w:lang w:val="x-none"/>
        </w:rPr>
        <w:t>zvima</w:t>
      </w:r>
      <w:proofErr w:type="spellEnd"/>
      <w:r>
        <w:rPr>
          <w:rFonts w:ascii="Arial" w:hAnsi="Arial" w:cs="Arial"/>
          <w:sz w:val="28"/>
          <w:szCs w:val="28"/>
          <w:lang w:val="x-none"/>
        </w:rPr>
        <w:t xml:space="preserve">… Zvanzi, “…houses…” </w:t>
      </w:r>
      <w:proofErr w:type="spellStart"/>
      <w:r>
        <w:rPr>
          <w:rFonts w:ascii="Arial" w:hAnsi="Arial" w:cs="Arial"/>
          <w:sz w:val="28"/>
          <w:szCs w:val="28"/>
          <w:lang w:val="x-none"/>
        </w:rPr>
        <w:t>naJeso</w:t>
      </w:r>
      <w:proofErr w:type="spellEnd"/>
      <w:r>
        <w:rPr>
          <w:rFonts w:ascii="Arial" w:hAnsi="Arial" w:cs="Arial"/>
          <w:sz w:val="28"/>
          <w:szCs w:val="28"/>
          <w:lang w:val="x-none"/>
        </w:rPr>
        <w:t xml:space="preserve">? Vati houses?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Vati wife here </w:t>
      </w:r>
      <w:proofErr w:type="spellStart"/>
      <w:r>
        <w:rPr>
          <w:rFonts w:ascii="Arial" w:hAnsi="Arial" w:cs="Arial"/>
          <w:sz w:val="28"/>
          <w:szCs w:val="28"/>
          <w:lang w:val="x-none"/>
        </w:rPr>
        <w:t>futi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Hanzi, “</w:t>
      </w:r>
      <w:proofErr w:type="spellStart"/>
      <w:r>
        <w:rPr>
          <w:rFonts w:ascii="Arial" w:hAnsi="Arial" w:cs="Arial"/>
          <w:sz w:val="28"/>
          <w:szCs w:val="28"/>
          <w:lang w:val="x-none"/>
        </w:rPr>
        <w:t>Ukatiziwa</w:t>
      </w:r>
      <w:proofErr w:type="spellEnd"/>
      <w:r>
        <w:rPr>
          <w:rFonts w:ascii="Arial" w:hAnsi="Arial" w:cs="Arial"/>
          <w:sz w:val="28"/>
          <w:szCs w:val="28"/>
          <w:lang w:val="x-none"/>
        </w:rPr>
        <w:t xml:space="preserve"> ne wife </w:t>
      </w:r>
      <w:proofErr w:type="spellStart"/>
      <w:r>
        <w:rPr>
          <w:rFonts w:ascii="Arial" w:hAnsi="Arial" w:cs="Arial"/>
          <w:sz w:val="28"/>
          <w:szCs w:val="28"/>
          <w:lang w:val="x-none"/>
        </w:rPr>
        <w:t>unorisivha</w:t>
      </w:r>
      <w:proofErr w:type="spellEnd"/>
      <w:r>
        <w:rPr>
          <w:rFonts w:ascii="Arial" w:hAnsi="Arial" w:cs="Arial"/>
          <w:sz w:val="28"/>
          <w:szCs w:val="28"/>
          <w:lang w:val="x-none"/>
        </w:rPr>
        <w:t xml:space="preserve"> </w:t>
      </w:r>
      <w:proofErr w:type="spellStart"/>
      <w:r>
        <w:rPr>
          <w:rFonts w:ascii="Arial" w:hAnsi="Arial" w:cs="Arial"/>
          <w:sz w:val="28"/>
          <w:szCs w:val="28"/>
          <w:lang w:val="x-none"/>
        </w:rPr>
        <w:t>chii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r>
        <w:rPr>
          <w:rFonts w:ascii="Arial" w:hAnsi="Arial" w:cs="Arial"/>
          <w:sz w:val="18"/>
          <w:szCs w:val="18"/>
          <w:lang w:val="x-none"/>
        </w:rPr>
        <w:t>hundred fold.</w:t>
      </w:r>
      <w:r w:rsidRPr="005D2628">
        <w:rPr>
          <w:rFonts w:ascii="Arial" w:hAnsi="Arial" w:cs="Arial"/>
          <w:sz w:val="18"/>
          <w:szCs w:val="18"/>
          <w:lang w:val="x-none"/>
        </w:rPr>
        <w:t>”</w:t>
      </w:r>
      <w:r>
        <w:rPr>
          <w:rFonts w:ascii="Arial" w:hAnsi="Arial" w:cs="Arial"/>
          <w:sz w:val="18"/>
          <w:szCs w:val="18"/>
          <w:lang w:val="x-none"/>
        </w:rPr>
        <w:t xml:space="preserve">; Apostle Gumbura chuckles—ED.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Amen! </w:t>
      </w:r>
      <w:r w:rsidRPr="005D2628">
        <w:rPr>
          <w:rFonts w:ascii="Arial" w:hAnsi="Arial" w:cs="Arial"/>
          <w:sz w:val="18"/>
          <w:szCs w:val="18"/>
          <w:lang w:val="x-none"/>
        </w:rPr>
        <w:t>[Congregation says, “Amen</w:t>
      </w:r>
      <w:r>
        <w:rPr>
          <w:rFonts w:ascii="Arial" w:hAnsi="Arial" w:cs="Arial"/>
          <w:sz w:val="18"/>
          <w:szCs w:val="18"/>
          <w:lang w:val="x-none"/>
        </w:rPr>
        <w:t>!</w:t>
      </w:r>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Toda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Amen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proofErr w:type="spellStart"/>
      <w:r>
        <w:rPr>
          <w:rFonts w:ascii="Arial" w:hAnsi="Arial" w:cs="Arial"/>
          <w:sz w:val="28"/>
          <w:szCs w:val="28"/>
          <w:lang w:val="x-none"/>
        </w:rPr>
        <w:t>Dzimba</w:t>
      </w:r>
      <w:proofErr w:type="spellEnd"/>
      <w:r>
        <w:rPr>
          <w:rFonts w:ascii="Arial" w:hAnsi="Arial" w:cs="Arial"/>
          <w:sz w:val="28"/>
          <w:szCs w:val="28"/>
          <w:lang w:val="x-none"/>
        </w:rPr>
        <w:t xml:space="preserve"> </w:t>
      </w:r>
      <w:proofErr w:type="spellStart"/>
      <w:r>
        <w:rPr>
          <w:rFonts w:ascii="Arial" w:hAnsi="Arial" w:cs="Arial"/>
          <w:sz w:val="28"/>
          <w:szCs w:val="28"/>
          <w:lang w:val="x-none"/>
        </w:rPr>
        <w:t>unoita</w:t>
      </w:r>
      <w:proofErr w:type="spellEnd"/>
      <w:r>
        <w:rPr>
          <w:rFonts w:ascii="Arial" w:hAnsi="Arial" w:cs="Arial"/>
          <w:sz w:val="28"/>
          <w:szCs w:val="28"/>
          <w:lang w:val="x-none"/>
        </w:rPr>
        <w:t xml:space="preserve"> hundred kana </w:t>
      </w:r>
      <w:proofErr w:type="spellStart"/>
      <w:r>
        <w:rPr>
          <w:rFonts w:ascii="Arial" w:hAnsi="Arial" w:cs="Arial"/>
          <w:sz w:val="28"/>
          <w:szCs w:val="28"/>
          <w:lang w:val="x-none"/>
        </w:rPr>
        <w:t>ukaruza</w:t>
      </w:r>
      <w:proofErr w:type="spellEnd"/>
      <w:r>
        <w:rPr>
          <w:rFonts w:ascii="Arial" w:hAnsi="Arial" w:cs="Arial"/>
          <w:sz w:val="28"/>
          <w:szCs w:val="28"/>
          <w:lang w:val="x-none"/>
        </w:rPr>
        <w:t xml:space="preserve"> </w:t>
      </w:r>
      <w:proofErr w:type="spellStart"/>
      <w:r>
        <w:rPr>
          <w:rFonts w:ascii="Arial" w:hAnsi="Arial" w:cs="Arial"/>
          <w:sz w:val="28"/>
          <w:szCs w:val="28"/>
          <w:lang w:val="x-none"/>
        </w:rPr>
        <w:t>imwe</w:t>
      </w:r>
      <w:proofErr w:type="spellEnd"/>
      <w:r>
        <w:rPr>
          <w:rFonts w:ascii="Arial" w:hAnsi="Arial" w:cs="Arial"/>
          <w:sz w:val="28"/>
          <w:szCs w:val="28"/>
          <w:lang w:val="x-none"/>
        </w:rPr>
        <w:t xml:space="preserve"> </w:t>
      </w:r>
      <w:proofErr w:type="spellStart"/>
      <w:r>
        <w:rPr>
          <w:rFonts w:ascii="Arial" w:hAnsi="Arial" w:cs="Arial"/>
          <w:sz w:val="28"/>
          <w:szCs w:val="28"/>
          <w:lang w:val="x-none"/>
        </w:rPr>
        <w:t>che</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imwe</w:t>
      </w:r>
      <w:proofErr w:type="spellEnd"/>
      <w:r>
        <w:rPr>
          <w:rFonts w:ascii="Arial" w:hAnsi="Arial" w:cs="Arial"/>
          <w:sz w:val="18"/>
          <w:szCs w:val="18"/>
          <w:lang w:val="x-none"/>
        </w:rPr>
        <w:t xml:space="preserve"> </w:t>
      </w:r>
      <w:proofErr w:type="spellStart"/>
      <w:r>
        <w:rPr>
          <w:rFonts w:ascii="Arial" w:hAnsi="Arial" w:cs="Arial"/>
          <w:sz w:val="18"/>
          <w:szCs w:val="18"/>
          <w:lang w:val="x-none"/>
        </w:rPr>
        <w:t>chete</w:t>
      </w:r>
      <w:proofErr w:type="spellEnd"/>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Mota </w:t>
      </w:r>
      <w:proofErr w:type="spellStart"/>
      <w:r>
        <w:rPr>
          <w:rFonts w:ascii="Arial" w:hAnsi="Arial" w:cs="Arial"/>
          <w:sz w:val="28"/>
          <w:szCs w:val="28"/>
          <w:lang w:val="x-none"/>
        </w:rPr>
        <w:t>ukaruza</w:t>
      </w:r>
      <w:proofErr w:type="spellEnd"/>
      <w:r>
        <w:rPr>
          <w:rFonts w:ascii="Arial" w:hAnsi="Arial" w:cs="Arial"/>
          <w:sz w:val="28"/>
          <w:szCs w:val="28"/>
          <w:lang w:val="x-none"/>
        </w:rPr>
        <w:t xml:space="preserve"> </w:t>
      </w:r>
      <w:proofErr w:type="spellStart"/>
      <w:r>
        <w:rPr>
          <w:rFonts w:ascii="Arial" w:hAnsi="Arial" w:cs="Arial"/>
          <w:sz w:val="28"/>
          <w:szCs w:val="28"/>
          <w:lang w:val="x-none"/>
        </w:rPr>
        <w:t>hwani</w:t>
      </w:r>
      <w:proofErr w:type="spellEnd"/>
      <w:r>
        <w:rPr>
          <w:rFonts w:ascii="Arial" w:hAnsi="Arial" w:cs="Arial"/>
          <w:sz w:val="28"/>
          <w:szCs w:val="28"/>
          <w:lang w:val="x-none"/>
        </w:rPr>
        <w:t xml:space="preserve"> </w:t>
      </w:r>
      <w:proofErr w:type="spellStart"/>
      <w:r>
        <w:rPr>
          <w:rFonts w:ascii="Arial" w:hAnsi="Arial" w:cs="Arial"/>
          <w:sz w:val="28"/>
          <w:szCs w:val="28"/>
          <w:lang w:val="x-none"/>
        </w:rPr>
        <w:t>uchaita</w:t>
      </w:r>
      <w:proofErr w:type="spellEnd"/>
      <w:r>
        <w:rPr>
          <w:rFonts w:ascii="Arial" w:hAnsi="Arial" w:cs="Arial"/>
          <w:sz w:val="28"/>
          <w:szCs w:val="28"/>
          <w:lang w:val="x-none"/>
        </w:rPr>
        <w:t xml:space="preserve"> </w:t>
      </w:r>
      <w:proofErr w:type="spellStart"/>
      <w:r>
        <w:rPr>
          <w:rFonts w:ascii="Arial" w:hAnsi="Arial" w:cs="Arial"/>
          <w:sz w:val="28"/>
          <w:szCs w:val="28"/>
          <w:lang w:val="x-none"/>
        </w:rPr>
        <w:t>dzimwe</w:t>
      </w:r>
      <w:proofErr w:type="spellEnd"/>
      <w:r>
        <w:rPr>
          <w:rFonts w:ascii="Arial" w:hAnsi="Arial" w:cs="Arial"/>
          <w:sz w:val="28"/>
          <w:szCs w:val="28"/>
          <w:lang w:val="x-none"/>
        </w:rPr>
        <w:t xml:space="preserve"> </w:t>
      </w:r>
      <w:proofErr w:type="spellStart"/>
      <w:r>
        <w:rPr>
          <w:rFonts w:ascii="Arial" w:hAnsi="Arial" w:cs="Arial"/>
          <w:sz w:val="28"/>
          <w:szCs w:val="28"/>
          <w:lang w:val="x-none"/>
        </w:rPr>
        <w:t>hundre</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r>
        <w:rPr>
          <w:rFonts w:ascii="Arial" w:hAnsi="Arial" w:cs="Arial"/>
          <w:sz w:val="18"/>
          <w:szCs w:val="18"/>
          <w:lang w:val="x-none"/>
        </w:rPr>
        <w:t>hundr</w:t>
      </w:r>
      <w:r w:rsidRPr="005D2628">
        <w:rPr>
          <w:rFonts w:ascii="Arial" w:hAnsi="Arial" w:cs="Arial"/>
          <w:sz w:val="18"/>
          <w:szCs w:val="18"/>
          <w:lang w:val="x-none"/>
        </w:rPr>
        <w:t>e</w:t>
      </w:r>
      <w:r>
        <w:rPr>
          <w:rFonts w:ascii="Arial" w:hAnsi="Arial" w:cs="Arial"/>
          <w:sz w:val="18"/>
          <w:szCs w:val="18"/>
          <w:lang w:val="x-none"/>
        </w:rPr>
        <w:t>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Ndokunge</w:t>
      </w:r>
      <w:proofErr w:type="spellEnd"/>
      <w:r>
        <w:rPr>
          <w:rFonts w:ascii="Arial" w:hAnsi="Arial" w:cs="Arial"/>
          <w:sz w:val="28"/>
          <w:szCs w:val="28"/>
          <w:lang w:val="x-none"/>
        </w:rPr>
        <w:t xml:space="preserve"> </w:t>
      </w:r>
      <w:proofErr w:type="spellStart"/>
      <w:r>
        <w:rPr>
          <w:rFonts w:ascii="Arial" w:hAnsi="Arial" w:cs="Arial"/>
          <w:sz w:val="28"/>
          <w:szCs w:val="28"/>
          <w:lang w:val="x-none"/>
        </w:rPr>
        <w:t>wairuzira</w:t>
      </w:r>
      <w:proofErr w:type="spellEnd"/>
      <w:r>
        <w:rPr>
          <w:rFonts w:ascii="Arial" w:hAnsi="Arial" w:cs="Arial"/>
          <w:sz w:val="28"/>
          <w:szCs w:val="28"/>
          <w:lang w:val="x-none"/>
        </w:rPr>
        <w:t xml:space="preserve"> </w:t>
      </w:r>
      <w:proofErr w:type="spellStart"/>
      <w:r>
        <w:rPr>
          <w:rFonts w:ascii="Arial" w:hAnsi="Arial" w:cs="Arial"/>
          <w:sz w:val="28"/>
          <w:szCs w:val="28"/>
          <w:lang w:val="x-none"/>
        </w:rPr>
        <w:t>Vhange</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Vhangeri</w:t>
      </w:r>
      <w:proofErr w:type="spellEnd"/>
      <w:r>
        <w:rPr>
          <w:rFonts w:ascii="Arial" w:hAnsi="Arial" w:cs="Arial"/>
          <w:sz w:val="18"/>
          <w:szCs w:val="18"/>
          <w:lang w:val="x-none"/>
        </w:rPr>
        <w:t xml:space="preserve">; </w:t>
      </w:r>
      <w:r w:rsidRPr="005D2628">
        <w:rPr>
          <w:rFonts w:ascii="Arial" w:hAnsi="Arial" w:cs="Arial"/>
          <w:sz w:val="18"/>
          <w:szCs w:val="18"/>
          <w:lang w:val="x-none"/>
        </w:rPr>
        <w:t>Amen.”]</w:t>
      </w:r>
      <w:r>
        <w:rPr>
          <w:rFonts w:ascii="Arial" w:hAnsi="Arial" w:cs="Arial"/>
          <w:sz w:val="18"/>
          <w:szCs w:val="18"/>
          <w:lang w:val="x-none"/>
        </w:rPr>
        <w:t xml:space="preserve"> </w:t>
      </w:r>
    </w:p>
    <w:p w:rsidR="00E04253" w:rsidP="00E04253" w:rsidRDefault="00E04253" w14:paraId="3CF0D4DA" w14:textId="77777777">
      <w:pPr>
        <w:jc w:val="both"/>
        <w:rPr>
          <w:rFonts w:ascii="Arial" w:hAnsi="Arial" w:cs="Arial"/>
          <w:sz w:val="18"/>
          <w:szCs w:val="18"/>
          <w:lang w:val="x-none"/>
        </w:rPr>
      </w:pPr>
      <w:r>
        <w:rPr>
          <w:rFonts w:ascii="Arial" w:hAnsi="Arial" w:cs="Arial"/>
          <w:sz w:val="28"/>
          <w:szCs w:val="28"/>
          <w:vertAlign w:val="superscript"/>
          <w:lang w:val="x-none"/>
        </w:rPr>
        <w:t xml:space="preserve">309 </w:t>
      </w:r>
      <w:r>
        <w:rPr>
          <w:rFonts w:ascii="Arial" w:hAnsi="Arial" w:cs="Arial"/>
          <w:sz w:val="28"/>
          <w:szCs w:val="28"/>
          <w:lang w:val="x-none"/>
        </w:rPr>
        <w:t xml:space="preserve">Hanzi, “Kana kune </w:t>
      </w:r>
      <w:proofErr w:type="spellStart"/>
      <w:r>
        <w:rPr>
          <w:rFonts w:ascii="Arial" w:hAnsi="Arial" w:cs="Arial"/>
          <w:sz w:val="28"/>
          <w:szCs w:val="28"/>
          <w:lang w:val="x-none"/>
        </w:rPr>
        <w:t>akaruza</w:t>
      </w:r>
      <w:proofErr w:type="spellEnd"/>
      <w:r>
        <w:rPr>
          <w:rFonts w:ascii="Arial" w:hAnsi="Arial" w:cs="Arial"/>
          <w:sz w:val="28"/>
          <w:szCs w:val="28"/>
          <w:lang w:val="x-none"/>
        </w:rPr>
        <w:t xml:space="preserve"> </w:t>
      </w:r>
      <w:proofErr w:type="spellStart"/>
      <w:r>
        <w:rPr>
          <w:rFonts w:ascii="Arial" w:hAnsi="Arial" w:cs="Arial"/>
          <w:sz w:val="28"/>
          <w:szCs w:val="28"/>
          <w:lang w:val="x-none"/>
        </w:rPr>
        <w:t>imba</w:t>
      </w:r>
      <w:proofErr w:type="spellEnd"/>
      <w:r>
        <w:rPr>
          <w:rFonts w:ascii="Arial" w:hAnsi="Arial" w:cs="Arial"/>
          <w:sz w:val="28"/>
          <w:szCs w:val="28"/>
          <w:lang w:val="x-none"/>
        </w:rPr>
        <w:t xml:space="preserve">, kana kune </w:t>
      </w:r>
      <w:proofErr w:type="spellStart"/>
      <w:r>
        <w:rPr>
          <w:rFonts w:ascii="Arial" w:hAnsi="Arial" w:cs="Arial"/>
          <w:sz w:val="28"/>
          <w:szCs w:val="28"/>
          <w:lang w:val="x-none"/>
        </w:rPr>
        <w:t>akaruza</w:t>
      </w:r>
      <w:proofErr w:type="spellEnd"/>
      <w:r>
        <w:rPr>
          <w:rFonts w:ascii="Arial" w:hAnsi="Arial" w:cs="Arial"/>
          <w:sz w:val="28"/>
          <w:szCs w:val="28"/>
          <w:lang w:val="x-none"/>
        </w:rPr>
        <w:t xml:space="preserve"> </w:t>
      </w:r>
      <w:proofErr w:type="spellStart"/>
      <w:r>
        <w:rPr>
          <w:rFonts w:ascii="Arial" w:hAnsi="Arial" w:cs="Arial"/>
          <w:sz w:val="28"/>
          <w:szCs w:val="28"/>
          <w:lang w:val="x-none"/>
        </w:rPr>
        <w:t>mota</w:t>
      </w:r>
      <w:proofErr w:type="spellEnd"/>
      <w:r>
        <w:rPr>
          <w:rFonts w:ascii="Arial" w:hAnsi="Arial" w:cs="Arial"/>
          <w:sz w:val="28"/>
          <w:szCs w:val="28"/>
          <w:lang w:val="x-none"/>
        </w:rPr>
        <w:t xml:space="preserve">, kana kune </w:t>
      </w:r>
      <w:proofErr w:type="spellStart"/>
      <w:r>
        <w:rPr>
          <w:rFonts w:ascii="Arial" w:hAnsi="Arial" w:cs="Arial"/>
          <w:sz w:val="28"/>
          <w:szCs w:val="28"/>
          <w:lang w:val="x-none"/>
        </w:rPr>
        <w:t>akaruza</w:t>
      </w:r>
      <w:proofErr w:type="spellEnd"/>
      <w:r>
        <w:rPr>
          <w:rFonts w:ascii="Arial" w:hAnsi="Arial" w:cs="Arial"/>
          <w:sz w:val="28"/>
          <w:szCs w:val="28"/>
          <w:lang w:val="x-none"/>
        </w:rPr>
        <w:t xml:space="preserve"> </w:t>
      </w:r>
      <w:proofErr w:type="spellStart"/>
      <w:r>
        <w:rPr>
          <w:rFonts w:ascii="Arial" w:hAnsi="Arial" w:cs="Arial"/>
          <w:sz w:val="28"/>
          <w:szCs w:val="28"/>
          <w:lang w:val="x-none"/>
        </w:rPr>
        <w:t>mukadzi</w:t>
      </w:r>
      <w:proofErr w:type="spellEnd"/>
      <w:r>
        <w:rPr>
          <w:rFonts w:ascii="Arial" w:hAnsi="Arial" w:cs="Arial"/>
          <w:sz w:val="28"/>
          <w:szCs w:val="28"/>
          <w:lang w:val="x-none"/>
        </w:rPr>
        <w:t xml:space="preserve">, kana kune </w:t>
      </w:r>
      <w:proofErr w:type="spellStart"/>
      <w:r>
        <w:rPr>
          <w:rFonts w:ascii="Arial" w:hAnsi="Arial" w:cs="Arial"/>
          <w:sz w:val="28"/>
          <w:szCs w:val="28"/>
          <w:lang w:val="x-none"/>
        </w:rPr>
        <w:t>akaruza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nekuda</w:t>
      </w:r>
      <w:proofErr w:type="spellEnd"/>
      <w:r>
        <w:rPr>
          <w:rFonts w:ascii="Arial" w:hAnsi="Arial" w:cs="Arial"/>
          <w:sz w:val="28"/>
          <w:szCs w:val="28"/>
          <w:lang w:val="x-none"/>
        </w:rPr>
        <w:t xml:space="preserve"> </w:t>
      </w:r>
      <w:proofErr w:type="spellStart"/>
      <w:r>
        <w:rPr>
          <w:rFonts w:ascii="Arial" w:hAnsi="Arial" w:cs="Arial"/>
          <w:sz w:val="28"/>
          <w:szCs w:val="28"/>
          <w:lang w:val="x-none"/>
        </w:rPr>
        <w:t>kweVhangeri</w:t>
      </w:r>
      <w:proofErr w:type="spellEnd"/>
      <w:r>
        <w:rPr>
          <w:rFonts w:ascii="Arial" w:hAnsi="Arial" w:cs="Arial"/>
          <w:sz w:val="28"/>
          <w:szCs w:val="28"/>
          <w:lang w:val="x-none"/>
        </w:rPr>
        <w:t xml:space="preserve">, </w:t>
      </w:r>
      <w:proofErr w:type="spellStart"/>
      <w:r>
        <w:rPr>
          <w:rFonts w:ascii="Arial" w:hAnsi="Arial" w:cs="Arial"/>
          <w:sz w:val="28"/>
          <w:szCs w:val="28"/>
          <w:lang w:val="x-none"/>
        </w:rPr>
        <w:t>nekuda</w:t>
      </w:r>
      <w:proofErr w:type="spellEnd"/>
      <w:r>
        <w:rPr>
          <w:rFonts w:ascii="Arial" w:hAnsi="Arial" w:cs="Arial"/>
          <w:sz w:val="28"/>
          <w:szCs w:val="28"/>
          <w:lang w:val="x-none"/>
        </w:rPr>
        <w:t xml:space="preserve"> </w:t>
      </w:r>
      <w:proofErr w:type="spellStart"/>
      <w:r>
        <w:rPr>
          <w:rFonts w:ascii="Arial" w:hAnsi="Arial" w:cs="Arial"/>
          <w:sz w:val="28"/>
          <w:szCs w:val="28"/>
          <w:lang w:val="x-none"/>
        </w:rPr>
        <w:t>kweZita</w:t>
      </w:r>
      <w:proofErr w:type="spellEnd"/>
      <w:r>
        <w:rPr>
          <w:rFonts w:ascii="Arial" w:hAnsi="Arial" w:cs="Arial"/>
          <w:sz w:val="28"/>
          <w:szCs w:val="28"/>
          <w:lang w:val="x-none"/>
        </w:rPr>
        <w:t xml:space="preserve"> Rangu; </w:t>
      </w:r>
      <w:proofErr w:type="spellStart"/>
      <w:r>
        <w:rPr>
          <w:rFonts w:ascii="Arial" w:hAnsi="Arial" w:cs="Arial"/>
          <w:sz w:val="28"/>
          <w:szCs w:val="28"/>
          <w:lang w:val="x-none"/>
        </w:rPr>
        <w:t>uchawana</w:t>
      </w:r>
      <w:proofErr w:type="spellEnd"/>
      <w:r>
        <w:rPr>
          <w:rFonts w:ascii="Arial" w:hAnsi="Arial" w:cs="Arial"/>
          <w:sz w:val="28"/>
          <w:szCs w:val="28"/>
          <w:lang w:val="x-none"/>
        </w:rPr>
        <w:t xml:space="preserve"> times hundred!” </w:t>
      </w:r>
      <w:r w:rsidRPr="005D262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Hatiite</w:t>
      </w:r>
      <w:proofErr w:type="spellEnd"/>
      <w:r>
        <w:rPr>
          <w:rFonts w:ascii="Arial" w:hAnsi="Arial" w:cs="Arial"/>
          <w:sz w:val="28"/>
          <w:szCs w:val="28"/>
          <w:lang w:val="x-none"/>
        </w:rPr>
        <w:t xml:space="preserve"> Hallelujah! </w:t>
      </w:r>
      <w:r w:rsidRPr="005D2628">
        <w:rPr>
          <w:rFonts w:ascii="Arial" w:hAnsi="Arial" w:cs="Arial"/>
          <w:sz w:val="18"/>
          <w:szCs w:val="18"/>
          <w:lang w:val="x-none"/>
        </w:rPr>
        <w:t>[Congregation says, “</w:t>
      </w:r>
      <w:r>
        <w:rPr>
          <w:rFonts w:ascii="Arial" w:hAnsi="Arial" w:cs="Arial"/>
          <w:sz w:val="18"/>
          <w:szCs w:val="18"/>
          <w:lang w:val="x-none"/>
        </w:rPr>
        <w:t>Hallelujah!</w:t>
      </w:r>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Hallelujah! </w:t>
      </w:r>
      <w:r w:rsidRPr="005D2628">
        <w:rPr>
          <w:rFonts w:ascii="Arial" w:hAnsi="Arial" w:cs="Arial"/>
          <w:sz w:val="18"/>
          <w:szCs w:val="18"/>
          <w:lang w:val="x-none"/>
        </w:rPr>
        <w:t>[Congregation says, “</w:t>
      </w:r>
      <w:r>
        <w:rPr>
          <w:rFonts w:ascii="Arial" w:hAnsi="Arial" w:cs="Arial"/>
          <w:sz w:val="18"/>
          <w:szCs w:val="18"/>
          <w:lang w:val="x-none"/>
        </w:rPr>
        <w:t>Hallelujah</w:t>
      </w:r>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Amen! </w:t>
      </w:r>
      <w:r w:rsidRPr="005D2628">
        <w:rPr>
          <w:rFonts w:ascii="Arial" w:hAnsi="Arial" w:cs="Arial"/>
          <w:sz w:val="18"/>
          <w:szCs w:val="18"/>
          <w:lang w:val="x-none"/>
        </w:rPr>
        <w:t>[Congregation says, “Amen.”]</w:t>
      </w:r>
      <w:r>
        <w:rPr>
          <w:rFonts w:ascii="Arial" w:hAnsi="Arial" w:cs="Arial"/>
          <w:sz w:val="18"/>
          <w:szCs w:val="18"/>
          <w:lang w:val="x-none"/>
        </w:rPr>
        <w:t xml:space="preserve"> </w:t>
      </w:r>
    </w:p>
    <w:p w:rsidR="00E04253" w:rsidP="00E04253" w:rsidRDefault="00E04253" w14:paraId="7E2273D3" w14:textId="77777777">
      <w:pPr>
        <w:jc w:val="both"/>
        <w:rPr>
          <w:rFonts w:ascii="Arial" w:hAnsi="Arial" w:cs="Arial"/>
          <w:sz w:val="28"/>
          <w:szCs w:val="28"/>
          <w:lang w:val="x-none"/>
        </w:rPr>
      </w:pPr>
      <w:r>
        <w:rPr>
          <w:rFonts w:ascii="Arial" w:hAnsi="Arial" w:cs="Arial"/>
          <w:sz w:val="28"/>
          <w:szCs w:val="28"/>
          <w:vertAlign w:val="superscript"/>
          <w:lang w:val="x-none"/>
        </w:rPr>
        <w:t xml:space="preserve">400 </w:t>
      </w:r>
      <w:r>
        <w:rPr>
          <w:rFonts w:ascii="Arial" w:hAnsi="Arial" w:cs="Arial"/>
          <w:sz w:val="28"/>
          <w:szCs w:val="28"/>
          <w:lang w:val="x-none"/>
        </w:rPr>
        <w:t>Heh?</w:t>
      </w:r>
      <w:r>
        <w:rPr>
          <w:rFonts w:ascii="Arial" w:hAnsi="Arial" w:cs="Arial"/>
          <w:sz w:val="18"/>
          <w:szCs w:val="18"/>
          <w:lang w:val="x-none"/>
        </w:rPr>
        <w:t xml:space="preserve"> </w:t>
      </w:r>
      <w:proofErr w:type="spellStart"/>
      <w:r>
        <w:rPr>
          <w:rFonts w:ascii="Arial" w:hAnsi="Arial" w:cs="Arial"/>
          <w:sz w:val="28"/>
          <w:szCs w:val="28"/>
          <w:lang w:val="x-none"/>
        </w:rPr>
        <w:t>Murikuona</w:t>
      </w:r>
      <w:proofErr w:type="spellEnd"/>
      <w:r>
        <w:rPr>
          <w:rFonts w:ascii="Arial" w:hAnsi="Arial" w:cs="Arial"/>
          <w:sz w:val="28"/>
          <w:szCs w:val="28"/>
          <w:lang w:val="x-none"/>
        </w:rPr>
        <w:t xml:space="preserve"> Shoko </w:t>
      </w:r>
      <w:proofErr w:type="spellStart"/>
      <w:r>
        <w:rPr>
          <w:rFonts w:ascii="Arial" w:hAnsi="Arial" w:cs="Arial"/>
          <w:sz w:val="28"/>
          <w:szCs w:val="28"/>
          <w:lang w:val="x-none"/>
        </w:rPr>
        <w:t>raMwari</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harinyepe</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Hanzi, “…you will receive it,” </w:t>
      </w:r>
      <w:proofErr w:type="spellStart"/>
      <w:r>
        <w:rPr>
          <w:rFonts w:ascii="Arial" w:hAnsi="Arial" w:cs="Arial"/>
          <w:sz w:val="28"/>
          <w:szCs w:val="28"/>
          <w:lang w:val="x-none"/>
        </w:rPr>
        <w:t>usati</w:t>
      </w:r>
      <w:proofErr w:type="spellEnd"/>
      <w:r>
        <w:rPr>
          <w:rFonts w:ascii="Arial" w:hAnsi="Arial" w:cs="Arial"/>
          <w:sz w:val="28"/>
          <w:szCs w:val="28"/>
          <w:lang w:val="x-none"/>
        </w:rPr>
        <w:t xml:space="preserve"> </w:t>
      </w:r>
      <w:proofErr w:type="spellStart"/>
      <w:r>
        <w:rPr>
          <w:rFonts w:ascii="Arial" w:hAnsi="Arial" w:cs="Arial"/>
          <w:sz w:val="28"/>
          <w:szCs w:val="28"/>
          <w:lang w:val="x-none"/>
        </w:rPr>
        <w:t>wa</w:t>
      </w:r>
      <w:proofErr w:type="spellEnd"/>
      <w:r>
        <w:rPr>
          <w:rFonts w:ascii="Arial" w:hAnsi="Arial" w:cs="Arial"/>
          <w:sz w:val="28"/>
          <w:szCs w:val="28"/>
          <w:lang w:val="x-none"/>
        </w:rPr>
        <w:t xml:space="preserve">…? Wafa.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Kwete </w:t>
      </w:r>
      <w:proofErr w:type="spellStart"/>
      <w:r>
        <w:rPr>
          <w:rFonts w:ascii="Arial" w:hAnsi="Arial" w:cs="Arial"/>
          <w:sz w:val="28"/>
          <w:szCs w:val="28"/>
          <w:lang w:val="x-none"/>
        </w:rPr>
        <w:t>kuti</w:t>
      </w:r>
      <w:proofErr w:type="spellEnd"/>
      <w:r>
        <w:rPr>
          <w:rFonts w:ascii="Arial" w:hAnsi="Arial" w:cs="Arial"/>
          <w:sz w:val="28"/>
          <w:szCs w:val="28"/>
          <w:lang w:val="x-none"/>
        </w:rPr>
        <w:t xml:space="preserve">, “Ini </w:t>
      </w:r>
      <w:proofErr w:type="spellStart"/>
      <w:r>
        <w:rPr>
          <w:rFonts w:ascii="Arial" w:hAnsi="Arial" w:cs="Arial"/>
          <w:sz w:val="28"/>
          <w:szCs w:val="28"/>
          <w:lang w:val="x-none"/>
        </w:rPr>
        <w:t>hangu</w:t>
      </w:r>
      <w:proofErr w:type="spellEnd"/>
      <w:r>
        <w:rPr>
          <w:rFonts w:ascii="Arial" w:hAnsi="Arial" w:cs="Arial"/>
          <w:sz w:val="28"/>
          <w:szCs w:val="28"/>
          <w:lang w:val="x-none"/>
        </w:rPr>
        <w:t xml:space="preserve"> </w:t>
      </w:r>
      <w:proofErr w:type="spellStart"/>
      <w:r>
        <w:rPr>
          <w:rFonts w:ascii="Arial" w:hAnsi="Arial" w:cs="Arial"/>
          <w:sz w:val="28"/>
          <w:szCs w:val="28"/>
          <w:lang w:val="x-none"/>
        </w:rPr>
        <w:t>ndichadya</w:t>
      </w:r>
      <w:proofErr w:type="spellEnd"/>
      <w:r>
        <w:rPr>
          <w:rFonts w:ascii="Arial" w:hAnsi="Arial" w:cs="Arial"/>
          <w:sz w:val="28"/>
          <w:szCs w:val="28"/>
          <w:lang w:val="x-none"/>
        </w:rPr>
        <w:t xml:space="preserve"> </w:t>
      </w:r>
      <w:proofErr w:type="spellStart"/>
      <w:r>
        <w:rPr>
          <w:rFonts w:ascii="Arial" w:hAnsi="Arial" w:cs="Arial"/>
          <w:sz w:val="28"/>
          <w:szCs w:val="28"/>
          <w:lang w:val="x-none"/>
        </w:rPr>
        <w:t>doma</w:t>
      </w:r>
      <w:proofErr w:type="spellEnd"/>
      <w:r>
        <w:rPr>
          <w:rFonts w:ascii="Arial" w:hAnsi="Arial" w:cs="Arial"/>
          <w:sz w:val="28"/>
          <w:szCs w:val="28"/>
          <w:lang w:val="x-none"/>
        </w:rPr>
        <w:t>—</w:t>
      </w:r>
      <w:proofErr w:type="spellStart"/>
      <w:r>
        <w:rPr>
          <w:rFonts w:ascii="Arial" w:hAnsi="Arial" w:cs="Arial"/>
          <w:sz w:val="28"/>
          <w:szCs w:val="28"/>
          <w:lang w:val="x-none"/>
        </w:rPr>
        <w:t>madora</w:t>
      </w:r>
      <w:proofErr w:type="spellEnd"/>
      <w:r>
        <w:rPr>
          <w:rFonts w:ascii="Arial" w:hAnsi="Arial" w:cs="Arial"/>
          <w:sz w:val="28"/>
          <w:szCs w:val="28"/>
          <w:lang w:val="x-none"/>
        </w:rPr>
        <w:t xml:space="preserve">. Inini </w:t>
      </w:r>
      <w:proofErr w:type="spellStart"/>
      <w:r>
        <w:rPr>
          <w:rFonts w:ascii="Arial" w:hAnsi="Arial" w:cs="Arial"/>
          <w:sz w:val="28"/>
          <w:szCs w:val="28"/>
          <w:lang w:val="x-none"/>
        </w:rPr>
        <w:t>ndiri</w:t>
      </w:r>
      <w:proofErr w:type="spellEnd"/>
      <w:r>
        <w:rPr>
          <w:rFonts w:ascii="Arial" w:hAnsi="Arial" w:cs="Arial"/>
          <w:sz w:val="28"/>
          <w:szCs w:val="28"/>
          <w:lang w:val="x-none"/>
        </w:rPr>
        <w:t xml:space="preserve"> </w:t>
      </w:r>
      <w:proofErr w:type="spellStart"/>
      <w:r>
        <w:rPr>
          <w:rFonts w:ascii="Arial" w:hAnsi="Arial" w:cs="Arial"/>
          <w:sz w:val="28"/>
          <w:szCs w:val="28"/>
          <w:lang w:val="x-none"/>
        </w:rPr>
        <w:t>pasi</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w:t>
      </w:r>
      <w:proofErr w:type="spellStart"/>
      <w:r>
        <w:rPr>
          <w:rFonts w:ascii="Arial" w:hAnsi="Arial" w:cs="Arial"/>
          <w:sz w:val="28"/>
          <w:szCs w:val="28"/>
          <w:lang w:val="x-none"/>
        </w:rPr>
        <w:t>ndichadya</w:t>
      </w:r>
      <w:proofErr w:type="spellEnd"/>
      <w:r>
        <w:rPr>
          <w:rFonts w:ascii="Arial" w:hAnsi="Arial" w:cs="Arial"/>
          <w:sz w:val="28"/>
          <w:szCs w:val="28"/>
          <w:lang w:val="x-none"/>
        </w:rPr>
        <w:t xml:space="preserve"> </w:t>
      </w:r>
      <w:proofErr w:type="spellStart"/>
      <w:r>
        <w:rPr>
          <w:rFonts w:ascii="Arial" w:hAnsi="Arial" w:cs="Arial"/>
          <w:sz w:val="28"/>
          <w:szCs w:val="28"/>
          <w:lang w:val="x-none"/>
        </w:rPr>
        <w:t>zvangu</w:t>
      </w:r>
      <w:proofErr w:type="spellEnd"/>
      <w:r>
        <w:rPr>
          <w:rFonts w:ascii="Arial" w:hAnsi="Arial" w:cs="Arial"/>
          <w:sz w:val="28"/>
          <w:szCs w:val="28"/>
          <w:lang w:val="x-none"/>
        </w:rPr>
        <w:t xml:space="preserve"> </w:t>
      </w:r>
      <w:proofErr w:type="spellStart"/>
      <w:r>
        <w:rPr>
          <w:rFonts w:ascii="Arial" w:hAnsi="Arial" w:cs="Arial"/>
          <w:sz w:val="28"/>
          <w:szCs w:val="28"/>
          <w:lang w:val="x-none"/>
        </w:rPr>
        <w:t>derere</w:t>
      </w:r>
      <w:proofErr w:type="spellEnd"/>
      <w:r>
        <w:rPr>
          <w:rFonts w:ascii="Arial" w:hAnsi="Arial" w:cs="Arial"/>
          <w:sz w:val="28"/>
          <w:szCs w:val="28"/>
          <w:lang w:val="x-none"/>
        </w:rPr>
        <w:t xml:space="preserve">, </w:t>
      </w:r>
      <w:proofErr w:type="spellStart"/>
      <w:r>
        <w:rPr>
          <w:rFonts w:ascii="Arial" w:hAnsi="Arial" w:cs="Arial"/>
          <w:sz w:val="28"/>
          <w:szCs w:val="28"/>
          <w:lang w:val="x-none"/>
        </w:rPr>
        <w:t>zvose</w:t>
      </w:r>
      <w:proofErr w:type="spellEnd"/>
      <w:r>
        <w:rPr>
          <w:rFonts w:ascii="Arial" w:hAnsi="Arial" w:cs="Arial"/>
          <w:sz w:val="28"/>
          <w:szCs w:val="28"/>
          <w:lang w:val="x-none"/>
        </w:rPr>
        <w:t xml:space="preserve"> </w:t>
      </w:r>
      <w:proofErr w:type="spellStart"/>
      <w:r>
        <w:rPr>
          <w:rFonts w:ascii="Arial" w:hAnsi="Arial" w:cs="Arial"/>
          <w:sz w:val="28"/>
          <w:szCs w:val="28"/>
          <w:lang w:val="x-none"/>
        </w:rPr>
        <w:t>ndichadya</w:t>
      </w:r>
      <w:proofErr w:type="spellEnd"/>
      <w:r>
        <w:rPr>
          <w:rFonts w:ascii="Arial" w:hAnsi="Arial" w:cs="Arial"/>
          <w:sz w:val="28"/>
          <w:szCs w:val="28"/>
          <w:lang w:val="x-none"/>
        </w:rPr>
        <w:t xml:space="preserve"> kana </w:t>
      </w:r>
      <w:proofErr w:type="spellStart"/>
      <w:r>
        <w:rPr>
          <w:rFonts w:ascii="Arial" w:hAnsi="Arial" w:cs="Arial"/>
          <w:sz w:val="28"/>
          <w:szCs w:val="28"/>
          <w:lang w:val="x-none"/>
        </w:rPr>
        <w:t>nemunyu</w:t>
      </w:r>
      <w:proofErr w:type="spellEnd"/>
      <w:r>
        <w:rPr>
          <w:rFonts w:ascii="Arial" w:hAnsi="Arial" w:cs="Arial"/>
          <w:sz w:val="28"/>
          <w:szCs w:val="28"/>
          <w:lang w:val="x-none"/>
        </w:rPr>
        <w:t xml:space="preserve">, </w:t>
      </w:r>
      <w:proofErr w:type="spellStart"/>
      <w:r>
        <w:rPr>
          <w:rFonts w:ascii="Arial" w:hAnsi="Arial" w:cs="Arial"/>
          <w:sz w:val="28"/>
          <w:szCs w:val="28"/>
          <w:lang w:val="x-none"/>
        </w:rPr>
        <w:t>nekuda</w:t>
      </w:r>
      <w:proofErr w:type="spellEnd"/>
      <w:r>
        <w:rPr>
          <w:rFonts w:ascii="Arial" w:hAnsi="Arial" w:cs="Arial"/>
          <w:sz w:val="28"/>
          <w:szCs w:val="28"/>
          <w:lang w:val="x-none"/>
        </w:rPr>
        <w:t xml:space="preserve"> </w:t>
      </w:r>
      <w:proofErr w:type="spellStart"/>
      <w:r>
        <w:rPr>
          <w:rFonts w:ascii="Arial" w:hAnsi="Arial" w:cs="Arial"/>
          <w:sz w:val="28"/>
          <w:szCs w:val="28"/>
          <w:lang w:val="x-none"/>
        </w:rPr>
        <w:t>kwaJeso</w:t>
      </w:r>
      <w:proofErr w:type="spellEnd"/>
      <w:r>
        <w:rPr>
          <w:rFonts w:ascii="Arial" w:hAnsi="Arial" w:cs="Arial"/>
          <w:sz w:val="28"/>
          <w:szCs w:val="28"/>
          <w:lang w:val="x-none"/>
        </w:rPr>
        <w:t xml:space="preserve"> </w:t>
      </w:r>
      <w:proofErr w:type="spellStart"/>
      <w:r>
        <w:rPr>
          <w:rFonts w:ascii="Arial" w:hAnsi="Arial" w:cs="Arial"/>
          <w:sz w:val="28"/>
          <w:szCs w:val="28"/>
          <w:lang w:val="x-none"/>
        </w:rPr>
        <w:t>wangu</w:t>
      </w:r>
      <w:proofErr w:type="spellEnd"/>
      <w:r>
        <w:rPr>
          <w:rFonts w:ascii="Arial" w:hAnsi="Arial" w:cs="Arial"/>
          <w:sz w:val="28"/>
          <w:szCs w:val="28"/>
          <w:lang w:val="x-none"/>
        </w:rPr>
        <w:t xml:space="preserve">.” </w:t>
      </w:r>
    </w:p>
    <w:p w:rsidRPr="005F0338" w:rsidR="00E04253" w:rsidP="00E04253" w:rsidRDefault="00E04253" w14:paraId="0AC2748B" w14:textId="77777777">
      <w:pPr>
        <w:jc w:val="both"/>
        <w:rPr>
          <w:rFonts w:ascii="Arial" w:hAnsi="Arial" w:cs="Arial"/>
          <w:sz w:val="28"/>
          <w:szCs w:val="28"/>
          <w:lang w:val="x-none"/>
        </w:rPr>
      </w:pPr>
      <w:r>
        <w:rPr>
          <w:rFonts w:ascii="Arial" w:hAnsi="Arial" w:cs="Arial"/>
          <w:sz w:val="28"/>
          <w:szCs w:val="28"/>
          <w:vertAlign w:val="superscript"/>
          <w:lang w:val="x-none"/>
        </w:rPr>
        <w:t xml:space="preserve">401 </w:t>
      </w:r>
      <w:r>
        <w:rPr>
          <w:rFonts w:ascii="Arial" w:hAnsi="Arial" w:cs="Arial"/>
          <w:sz w:val="28"/>
          <w:szCs w:val="28"/>
          <w:lang w:val="x-none"/>
        </w:rPr>
        <w:t xml:space="preserve">“Ah! Ah! Ah! Ah! Ah! Ah-ah!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proofErr w:type="spellStart"/>
      <w:r>
        <w:rPr>
          <w:rFonts w:ascii="Arial" w:hAnsi="Arial" w:cs="Arial"/>
          <w:sz w:val="28"/>
          <w:szCs w:val="28"/>
          <w:lang w:val="x-none"/>
        </w:rPr>
        <w:t>Iwe</w:t>
      </w:r>
      <w:proofErr w:type="spellEnd"/>
      <w:r>
        <w:rPr>
          <w:rFonts w:ascii="Arial" w:hAnsi="Arial" w:cs="Arial"/>
          <w:sz w:val="28"/>
          <w:szCs w:val="28"/>
          <w:lang w:val="x-none"/>
        </w:rPr>
        <w:t xml:space="preserve">!  Thula </w:t>
      </w:r>
      <w:proofErr w:type="spellStart"/>
      <w:r>
        <w:rPr>
          <w:rFonts w:ascii="Arial" w:hAnsi="Arial" w:cs="Arial"/>
          <w:sz w:val="28"/>
          <w:szCs w:val="28"/>
          <w:lang w:val="x-none"/>
        </w:rPr>
        <w:t>wena</w:t>
      </w:r>
      <w:proofErr w:type="spellEnd"/>
      <w:r>
        <w:rPr>
          <w:rFonts w:ascii="Arial" w:hAnsi="Arial" w:cs="Arial"/>
          <w:sz w:val="28"/>
          <w:szCs w:val="28"/>
          <w:lang w:val="x-none"/>
        </w:rPr>
        <w:t xml:space="preserve">, </w:t>
      </w:r>
      <w:proofErr w:type="spellStart"/>
      <w:r>
        <w:rPr>
          <w:rFonts w:ascii="Arial" w:hAnsi="Arial" w:cs="Arial"/>
          <w:sz w:val="28"/>
          <w:szCs w:val="28"/>
          <w:lang w:val="x-none"/>
        </w:rPr>
        <w:t>thula</w:t>
      </w:r>
      <w:proofErr w:type="spellEnd"/>
      <w:r>
        <w:rPr>
          <w:rFonts w:ascii="Arial" w:hAnsi="Arial" w:cs="Arial"/>
          <w:sz w:val="28"/>
          <w:szCs w:val="28"/>
          <w:lang w:val="x-none"/>
        </w:rPr>
        <w:t xml:space="preserve">, </w:t>
      </w:r>
      <w:proofErr w:type="spellStart"/>
      <w:r>
        <w:rPr>
          <w:rFonts w:ascii="Arial" w:hAnsi="Arial" w:cs="Arial"/>
          <w:sz w:val="28"/>
          <w:szCs w:val="28"/>
          <w:lang w:val="x-none"/>
        </w:rPr>
        <w:t>thula</w:t>
      </w:r>
      <w:proofErr w:type="spellEnd"/>
      <w:r>
        <w:rPr>
          <w:rFonts w:ascii="Arial" w:hAnsi="Arial" w:cs="Arial"/>
          <w:sz w:val="28"/>
          <w:szCs w:val="28"/>
          <w:lang w:val="x-none"/>
        </w:rPr>
        <w:t xml:space="preserve">, </w:t>
      </w:r>
      <w:proofErr w:type="spellStart"/>
      <w:r>
        <w:rPr>
          <w:rFonts w:ascii="Arial" w:hAnsi="Arial" w:cs="Arial"/>
          <w:sz w:val="28"/>
          <w:szCs w:val="28"/>
          <w:lang w:val="x-none"/>
        </w:rPr>
        <w:t>thula</w:t>
      </w:r>
      <w:proofErr w:type="spellEnd"/>
      <w:r>
        <w:rPr>
          <w:rFonts w:ascii="Arial" w:hAnsi="Arial" w:cs="Arial"/>
          <w:sz w:val="28"/>
          <w:szCs w:val="28"/>
          <w:lang w:val="x-none"/>
        </w:rPr>
        <w:t xml:space="preserve">, </w:t>
      </w:r>
      <w:proofErr w:type="spellStart"/>
      <w:r>
        <w:rPr>
          <w:rFonts w:ascii="Arial" w:hAnsi="Arial" w:cs="Arial"/>
          <w:sz w:val="28"/>
          <w:szCs w:val="28"/>
          <w:lang w:val="x-none"/>
        </w:rPr>
        <w:t>thula</w:t>
      </w:r>
      <w:proofErr w:type="spellEnd"/>
      <w:r>
        <w:rPr>
          <w:rFonts w:ascii="Arial" w:hAnsi="Arial" w:cs="Arial"/>
          <w:sz w:val="28"/>
          <w:szCs w:val="28"/>
          <w:lang w:val="x-none"/>
        </w:rPr>
        <w:t xml:space="preserve">, </w:t>
      </w:r>
      <w:proofErr w:type="spellStart"/>
      <w:r>
        <w:rPr>
          <w:rFonts w:ascii="Arial" w:hAnsi="Arial" w:cs="Arial"/>
          <w:sz w:val="28"/>
          <w:szCs w:val="28"/>
          <w:lang w:val="x-none"/>
        </w:rPr>
        <w:t>thula</w:t>
      </w:r>
      <w:proofErr w:type="spellEnd"/>
      <w:r>
        <w:rPr>
          <w:rFonts w:ascii="Arial" w:hAnsi="Arial" w:cs="Arial"/>
          <w:sz w:val="28"/>
          <w:szCs w:val="28"/>
          <w:lang w:val="x-none"/>
        </w:rPr>
        <w:t xml:space="preserve">. </w:t>
      </w:r>
      <w:r w:rsidRPr="0077470E">
        <w:rPr>
          <w:rFonts w:ascii="Arial" w:hAnsi="Arial" w:cs="Arial"/>
          <w:sz w:val="18"/>
          <w:szCs w:val="18"/>
          <w:lang w:val="x-none"/>
        </w:rPr>
        <w:t>[Congregation laughs—ED]</w:t>
      </w:r>
      <w:r>
        <w:rPr>
          <w:rFonts w:ascii="Arial" w:hAnsi="Arial" w:cs="Arial"/>
          <w:sz w:val="28"/>
          <w:szCs w:val="28"/>
          <w:lang w:val="x-none"/>
        </w:rPr>
        <w:t xml:space="preserve"> Kanti </w:t>
      </w:r>
      <w:proofErr w:type="spellStart"/>
      <w:r>
        <w:rPr>
          <w:rFonts w:ascii="Arial" w:hAnsi="Arial" w:cs="Arial"/>
          <w:sz w:val="28"/>
          <w:szCs w:val="28"/>
          <w:lang w:val="x-none"/>
        </w:rPr>
        <w:t>wena</w:t>
      </w:r>
      <w:proofErr w:type="spellEnd"/>
      <w:r>
        <w:rPr>
          <w:rFonts w:ascii="Arial" w:hAnsi="Arial" w:cs="Arial"/>
          <w:sz w:val="28"/>
          <w:szCs w:val="28"/>
          <w:lang w:val="x-none"/>
        </w:rPr>
        <w:t xml:space="preserve"> </w:t>
      </w:r>
      <w:proofErr w:type="spellStart"/>
      <w:r>
        <w:rPr>
          <w:rFonts w:ascii="Arial" w:hAnsi="Arial" w:cs="Arial"/>
          <w:sz w:val="28"/>
          <w:szCs w:val="28"/>
          <w:lang w:val="x-none"/>
        </w:rPr>
        <w:t>uyazi</w:t>
      </w:r>
      <w:proofErr w:type="spellEnd"/>
      <w:r>
        <w:rPr>
          <w:rFonts w:ascii="Arial" w:hAnsi="Arial" w:cs="Arial"/>
          <w:sz w:val="28"/>
          <w:szCs w:val="28"/>
          <w:lang w:val="x-none"/>
        </w:rPr>
        <w:t xml:space="preserve"> mm, </w:t>
      </w:r>
      <w:r w:rsidRPr="00234590">
        <w:rPr>
          <w:rFonts w:ascii="Arial" w:hAnsi="Arial" w:cs="Arial"/>
          <w:sz w:val="18"/>
          <w:szCs w:val="18"/>
          <w:lang w:val="x-none"/>
        </w:rPr>
        <w:t>[Congregation laughs—ED]</w:t>
      </w:r>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ukhukhuluma</w:t>
      </w:r>
      <w:proofErr w:type="spellEnd"/>
      <w:r>
        <w:rPr>
          <w:rFonts w:ascii="Arial" w:hAnsi="Arial" w:cs="Arial"/>
          <w:sz w:val="28"/>
          <w:szCs w:val="28"/>
          <w:lang w:val="x-none"/>
        </w:rPr>
        <w:t xml:space="preserve">? Uri </w:t>
      </w:r>
      <w:proofErr w:type="spellStart"/>
      <w:r>
        <w:rPr>
          <w:rFonts w:ascii="Arial" w:hAnsi="Arial" w:cs="Arial"/>
          <w:sz w:val="28"/>
          <w:szCs w:val="28"/>
          <w:lang w:val="x-none"/>
        </w:rPr>
        <w:t>kukhukhuluma</w:t>
      </w:r>
      <w:proofErr w:type="spellEnd"/>
      <w:r>
        <w:rPr>
          <w:rFonts w:ascii="Arial" w:hAnsi="Arial" w:cs="Arial"/>
          <w:sz w:val="28"/>
          <w:szCs w:val="28"/>
          <w:lang w:val="x-none"/>
        </w:rPr>
        <w:t xml:space="preserve"> </w:t>
      </w:r>
      <w:proofErr w:type="spellStart"/>
      <w:r>
        <w:rPr>
          <w:rFonts w:ascii="Arial" w:hAnsi="Arial" w:cs="Arial"/>
          <w:sz w:val="28"/>
          <w:szCs w:val="28"/>
          <w:lang w:val="x-none"/>
        </w:rPr>
        <w:t>ndaba</w:t>
      </w:r>
      <w:proofErr w:type="spellEnd"/>
      <w:r>
        <w:rPr>
          <w:rFonts w:ascii="Arial" w:hAnsi="Arial" w:cs="Arial"/>
          <w:sz w:val="28"/>
          <w:szCs w:val="28"/>
          <w:lang w:val="x-none"/>
        </w:rPr>
        <w:t xml:space="preserve"> </w:t>
      </w:r>
      <w:proofErr w:type="spellStart"/>
      <w:r>
        <w:rPr>
          <w:rFonts w:ascii="Arial" w:hAnsi="Arial" w:cs="Arial"/>
          <w:sz w:val="28"/>
          <w:szCs w:val="28"/>
          <w:lang w:val="x-none"/>
        </w:rPr>
        <w:t>zonhema</w:t>
      </w:r>
      <w:proofErr w:type="spellEnd"/>
      <w:r>
        <w:rPr>
          <w:rFonts w:ascii="Arial" w:hAnsi="Arial" w:cs="Arial"/>
          <w:sz w:val="28"/>
          <w:szCs w:val="28"/>
          <w:lang w:val="x-none"/>
        </w:rPr>
        <w:t xml:space="preserve"> </w:t>
      </w:r>
      <w:proofErr w:type="spellStart"/>
      <w:r>
        <w:rPr>
          <w:rFonts w:ascii="Arial" w:hAnsi="Arial" w:cs="Arial"/>
          <w:sz w:val="28"/>
          <w:szCs w:val="28"/>
          <w:lang w:val="x-none"/>
        </w:rPr>
        <w:t>zoga</w:t>
      </w:r>
      <w:proofErr w:type="spellEnd"/>
      <w:r>
        <w:rPr>
          <w:rFonts w:ascii="Arial" w:hAnsi="Arial" w:cs="Arial"/>
          <w:sz w:val="28"/>
          <w:szCs w:val="28"/>
          <w:lang w:val="x-none"/>
        </w:rPr>
        <w:t xml:space="preserve"> </w:t>
      </w:r>
      <w:proofErr w:type="spellStart"/>
      <w:r>
        <w:rPr>
          <w:rFonts w:ascii="Arial" w:hAnsi="Arial" w:cs="Arial"/>
          <w:sz w:val="28"/>
          <w:szCs w:val="28"/>
          <w:lang w:val="x-none"/>
        </w:rPr>
        <w:t>zoga</w:t>
      </w:r>
      <w:proofErr w:type="spellEnd"/>
      <w:r>
        <w:rPr>
          <w:rFonts w:ascii="Arial" w:hAnsi="Arial" w:cs="Arial"/>
          <w:sz w:val="28"/>
          <w:szCs w:val="28"/>
          <w:lang w:val="x-none"/>
        </w:rPr>
        <w:t xml:space="preserve">.” </w:t>
      </w:r>
      <w:r w:rsidRPr="005D2628">
        <w:rPr>
          <w:rFonts w:ascii="Arial" w:hAnsi="Arial" w:cs="Arial"/>
          <w:sz w:val="18"/>
          <w:szCs w:val="18"/>
          <w:lang w:val="x-none"/>
        </w:rPr>
        <w:t xml:space="preserve">[Congregation </w:t>
      </w:r>
      <w:r>
        <w:rPr>
          <w:rFonts w:ascii="Arial" w:hAnsi="Arial" w:cs="Arial"/>
          <w:sz w:val="18"/>
          <w:szCs w:val="18"/>
          <w:lang w:val="x-none"/>
        </w:rPr>
        <w:t>and Apostle Gumbura laughs—ED]</w:t>
      </w:r>
    </w:p>
    <w:p w:rsidR="00E04253" w:rsidP="00E04253" w:rsidRDefault="00E04253" w14:paraId="60FDBAF5" w14:textId="77777777">
      <w:pPr>
        <w:jc w:val="both"/>
        <w:rPr>
          <w:rFonts w:ascii="Arial" w:hAnsi="Arial" w:cs="Arial"/>
          <w:sz w:val="28"/>
          <w:szCs w:val="28"/>
          <w:lang w:val="x-none"/>
        </w:rPr>
      </w:pPr>
      <w:r>
        <w:rPr>
          <w:rFonts w:ascii="Arial" w:hAnsi="Arial" w:cs="Arial"/>
          <w:sz w:val="28"/>
          <w:szCs w:val="28"/>
          <w:vertAlign w:val="superscript"/>
          <w:lang w:val="x-none"/>
        </w:rPr>
        <w:t xml:space="preserve">402 </w:t>
      </w:r>
      <w:r>
        <w:rPr>
          <w:rFonts w:ascii="Arial" w:hAnsi="Arial" w:cs="Arial"/>
          <w:sz w:val="28"/>
          <w:szCs w:val="28"/>
          <w:lang w:val="x-none"/>
        </w:rPr>
        <w:t xml:space="preserve">Uri </w:t>
      </w:r>
      <w:proofErr w:type="spellStart"/>
      <w:r>
        <w:rPr>
          <w:rFonts w:ascii="Arial" w:hAnsi="Arial" w:cs="Arial"/>
          <w:sz w:val="28"/>
          <w:szCs w:val="28"/>
          <w:lang w:val="x-none"/>
        </w:rPr>
        <w:t>kunyepa</w:t>
      </w:r>
      <w:proofErr w:type="spellEnd"/>
      <w:r>
        <w:rPr>
          <w:rFonts w:ascii="Arial" w:hAnsi="Arial" w:cs="Arial"/>
          <w:sz w:val="28"/>
          <w:szCs w:val="28"/>
          <w:lang w:val="x-none"/>
        </w:rPr>
        <w:t xml:space="preserve">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proofErr w:type="spellStart"/>
      <w:r>
        <w:rPr>
          <w:rFonts w:ascii="Arial" w:hAnsi="Arial" w:cs="Arial"/>
          <w:sz w:val="28"/>
          <w:szCs w:val="28"/>
          <w:lang w:val="x-none"/>
        </w:rPr>
        <w:t>handi’moona</w:t>
      </w:r>
      <w:proofErr w:type="spellEnd"/>
      <w:r>
        <w:rPr>
          <w:rFonts w:ascii="Arial" w:hAnsi="Arial" w:cs="Arial"/>
          <w:sz w:val="28"/>
          <w:szCs w:val="28"/>
          <w:lang w:val="x-none"/>
        </w:rPr>
        <w:t xml:space="preserve">, eh? Hakuna </w:t>
      </w:r>
      <w:proofErr w:type="spellStart"/>
      <w:r>
        <w:rPr>
          <w:rFonts w:ascii="Arial" w:hAnsi="Arial" w:cs="Arial"/>
          <w:sz w:val="28"/>
          <w:szCs w:val="28"/>
          <w:lang w:val="x-none"/>
        </w:rPr>
        <w:t>zvakafanana</w:t>
      </w:r>
      <w:proofErr w:type="spellEnd"/>
      <w:r>
        <w:rPr>
          <w:rFonts w:ascii="Arial" w:hAnsi="Arial" w:cs="Arial"/>
          <w:sz w:val="28"/>
          <w:szCs w:val="28"/>
          <w:lang w:val="x-none"/>
        </w:rPr>
        <w:t xml:space="preserve"> </w:t>
      </w:r>
      <w:proofErr w:type="spellStart"/>
      <w:r>
        <w:rPr>
          <w:rFonts w:ascii="Arial" w:hAnsi="Arial" w:cs="Arial"/>
          <w:sz w:val="28"/>
          <w:szCs w:val="28"/>
          <w:lang w:val="x-none"/>
        </w:rPr>
        <w:t>nayi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sidRPr="005D2628">
        <w:rPr>
          <w:rFonts w:ascii="Arial" w:hAnsi="Arial" w:cs="Arial"/>
          <w:sz w:val="18"/>
          <w:szCs w:val="18"/>
          <w:lang w:val="x-none"/>
        </w:rPr>
        <w:t>n</w:t>
      </w:r>
      <w:r>
        <w:rPr>
          <w:rFonts w:ascii="Arial" w:hAnsi="Arial" w:cs="Arial"/>
          <w:sz w:val="18"/>
          <w:szCs w:val="18"/>
          <w:lang w:val="x-none"/>
        </w:rPr>
        <w:t>aizvozvo</w:t>
      </w:r>
      <w:proofErr w:type="spellEnd"/>
      <w:r w:rsidRPr="005D2628">
        <w:rPr>
          <w:rFonts w:ascii="Arial" w:hAnsi="Arial" w:cs="Arial"/>
          <w:sz w:val="18"/>
          <w:szCs w:val="18"/>
          <w:lang w:val="x-none"/>
        </w:rPr>
        <w:t>.”]</w:t>
      </w:r>
      <w:r>
        <w:rPr>
          <w:rFonts w:ascii="Arial" w:hAnsi="Arial" w:cs="Arial"/>
          <w:sz w:val="28"/>
          <w:szCs w:val="28"/>
          <w:lang w:val="x-none"/>
        </w:rPr>
        <w:t xml:space="preserve"> Eh. Mwari </w:t>
      </w:r>
      <w:proofErr w:type="spellStart"/>
      <w:r>
        <w:rPr>
          <w:rFonts w:ascii="Arial" w:hAnsi="Arial" w:cs="Arial"/>
          <w:sz w:val="28"/>
          <w:szCs w:val="28"/>
          <w:lang w:val="x-none"/>
        </w:rPr>
        <w:t>ukava</w:t>
      </w:r>
      <w:proofErr w:type="spellEnd"/>
      <w:r>
        <w:rPr>
          <w:rFonts w:ascii="Arial" w:hAnsi="Arial" w:cs="Arial"/>
          <w:sz w:val="28"/>
          <w:szCs w:val="28"/>
          <w:lang w:val="x-none"/>
        </w:rPr>
        <w:t>—</w:t>
      </w:r>
      <w:proofErr w:type="spellStart"/>
      <w:r>
        <w:rPr>
          <w:rFonts w:ascii="Arial" w:hAnsi="Arial" w:cs="Arial"/>
          <w:sz w:val="28"/>
          <w:szCs w:val="28"/>
          <w:lang w:val="x-none"/>
        </w:rPr>
        <w:t>uka</w:t>
      </w:r>
      <w:proofErr w:type="spellEnd"/>
      <w:r>
        <w:rPr>
          <w:rFonts w:ascii="Arial" w:hAnsi="Arial" w:cs="Arial"/>
          <w:sz w:val="28"/>
          <w:szCs w:val="28"/>
          <w:lang w:val="x-none"/>
        </w:rPr>
        <w:t xml:space="preserve">… Mombe </w:t>
      </w:r>
      <w:proofErr w:type="spellStart"/>
      <w:r>
        <w:rPr>
          <w:rFonts w:ascii="Arial" w:hAnsi="Arial" w:cs="Arial"/>
          <w:sz w:val="28"/>
          <w:szCs w:val="28"/>
          <w:lang w:val="x-none"/>
        </w:rPr>
        <w:t>yako</w:t>
      </w:r>
      <w:proofErr w:type="spellEnd"/>
      <w:r>
        <w:rPr>
          <w:rFonts w:ascii="Arial" w:hAnsi="Arial" w:cs="Arial"/>
          <w:sz w:val="28"/>
          <w:szCs w:val="28"/>
          <w:lang w:val="x-none"/>
        </w:rPr>
        <w:t xml:space="preserve"> chaiyo </w:t>
      </w:r>
      <w:proofErr w:type="spellStart"/>
      <w:r>
        <w:rPr>
          <w:rFonts w:ascii="Arial" w:hAnsi="Arial" w:cs="Arial"/>
          <w:sz w:val="28"/>
          <w:szCs w:val="28"/>
          <w:lang w:val="x-none"/>
        </w:rPr>
        <w:t>chaiyo</w:t>
      </w:r>
      <w:proofErr w:type="spellEnd"/>
      <w:r>
        <w:rPr>
          <w:rFonts w:ascii="Arial" w:hAnsi="Arial" w:cs="Arial"/>
          <w:sz w:val="28"/>
          <w:szCs w:val="28"/>
          <w:lang w:val="x-none"/>
        </w:rPr>
        <w:t xml:space="preserve">, </w:t>
      </w:r>
      <w:proofErr w:type="spellStart"/>
      <w:r w:rsidRPr="00AB63F3">
        <w:rPr>
          <w:rFonts w:ascii="Arial" w:hAnsi="Arial" w:cs="Arial"/>
          <w:i/>
          <w:iCs/>
          <w:sz w:val="28"/>
          <w:szCs w:val="28"/>
          <w:lang w:val="x-none"/>
        </w:rPr>
        <w:t>ukaisacrifaiza</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if you sacrifice—ED</w:t>
      </w:r>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kuna </w:t>
      </w:r>
      <w:proofErr w:type="spellStart"/>
      <w:r>
        <w:rPr>
          <w:rFonts w:ascii="Arial" w:hAnsi="Arial" w:cs="Arial"/>
          <w:sz w:val="28"/>
          <w:szCs w:val="28"/>
          <w:lang w:val="x-none"/>
        </w:rPr>
        <w:t>Jehovha</w:t>
      </w:r>
      <w:proofErr w:type="spellEnd"/>
      <w:r>
        <w:rPr>
          <w:rFonts w:ascii="Arial" w:hAnsi="Arial" w:cs="Arial"/>
          <w:sz w:val="28"/>
          <w:szCs w:val="28"/>
          <w:lang w:val="x-none"/>
        </w:rPr>
        <w:t xml:space="preserve">. Dzinofanira </w:t>
      </w:r>
      <w:proofErr w:type="spellStart"/>
      <w:r>
        <w:rPr>
          <w:rFonts w:ascii="Arial" w:hAnsi="Arial" w:cs="Arial"/>
          <w:sz w:val="28"/>
          <w:szCs w:val="28"/>
          <w:lang w:val="x-none"/>
        </w:rPr>
        <w:t>kudzoka</w:t>
      </w:r>
      <w:proofErr w:type="spellEnd"/>
      <w:r>
        <w:rPr>
          <w:rFonts w:ascii="Arial" w:hAnsi="Arial" w:cs="Arial"/>
          <w:sz w:val="28"/>
          <w:szCs w:val="28"/>
          <w:lang w:val="x-none"/>
        </w:rPr>
        <w:t xml:space="preserve"> </w:t>
      </w:r>
      <w:proofErr w:type="spellStart"/>
      <w:r>
        <w:rPr>
          <w:rFonts w:ascii="Arial" w:hAnsi="Arial" w:cs="Arial"/>
          <w:sz w:val="28"/>
          <w:szCs w:val="28"/>
          <w:lang w:val="x-none"/>
        </w:rPr>
        <w:t>dziri</w:t>
      </w:r>
      <w:proofErr w:type="spellEnd"/>
      <w:r>
        <w:rPr>
          <w:rFonts w:ascii="Arial" w:hAnsi="Arial" w:cs="Arial"/>
          <w:sz w:val="28"/>
          <w:szCs w:val="28"/>
          <w:lang w:val="x-none"/>
        </w:rPr>
        <w:t xml:space="preserve"> </w:t>
      </w:r>
      <w:proofErr w:type="spellStart"/>
      <w:r>
        <w:rPr>
          <w:rFonts w:ascii="Arial" w:hAnsi="Arial" w:cs="Arial"/>
          <w:sz w:val="28"/>
          <w:szCs w:val="28"/>
          <w:lang w:val="x-none"/>
        </w:rPr>
        <w:t>ngaani</w:t>
      </w:r>
      <w:proofErr w:type="spellEnd"/>
      <w:r>
        <w:rPr>
          <w:rFonts w:ascii="Arial" w:hAnsi="Arial" w:cs="Arial"/>
          <w:sz w:val="28"/>
          <w:szCs w:val="28"/>
          <w:lang w:val="x-none"/>
        </w:rPr>
        <w:t xml:space="preserve"> </w:t>
      </w:r>
      <w:proofErr w:type="spellStart"/>
      <w:r>
        <w:rPr>
          <w:rFonts w:ascii="Arial" w:hAnsi="Arial" w:cs="Arial"/>
          <w:sz w:val="28"/>
          <w:szCs w:val="28"/>
          <w:lang w:val="x-none"/>
        </w:rPr>
        <w:t>mombe</w:t>
      </w:r>
      <w:proofErr w:type="spellEnd"/>
      <w:r>
        <w:rPr>
          <w:rFonts w:ascii="Arial" w:hAnsi="Arial" w:cs="Arial"/>
          <w:sz w:val="28"/>
          <w:szCs w:val="28"/>
          <w:lang w:val="x-none"/>
        </w:rPr>
        <w:t xml:space="preserve"> </w:t>
      </w:r>
      <w:proofErr w:type="spellStart"/>
      <w:r>
        <w:rPr>
          <w:rFonts w:ascii="Arial" w:hAnsi="Arial" w:cs="Arial"/>
          <w:sz w:val="28"/>
          <w:szCs w:val="28"/>
          <w:lang w:val="x-none"/>
        </w:rPr>
        <w:t>idzi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r>
        <w:rPr>
          <w:rFonts w:ascii="Arial" w:hAnsi="Arial" w:cs="Arial"/>
          <w:sz w:val="18"/>
          <w:szCs w:val="18"/>
          <w:lang w:val="x-none"/>
        </w:rPr>
        <w:t>hundred fold</w:t>
      </w:r>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Amen! </w:t>
      </w:r>
      <w:r w:rsidRPr="005D2628">
        <w:rPr>
          <w:rFonts w:ascii="Arial" w:hAnsi="Arial" w:cs="Arial"/>
          <w:sz w:val="18"/>
          <w:szCs w:val="18"/>
          <w:lang w:val="x-none"/>
        </w:rPr>
        <w:t xml:space="preserve">[Congregation says, </w:t>
      </w:r>
      <w:r w:rsidRPr="005D2628">
        <w:rPr>
          <w:rFonts w:ascii="Arial" w:hAnsi="Arial" w:cs="Arial"/>
          <w:sz w:val="18"/>
          <w:szCs w:val="18"/>
          <w:lang w:val="x-none"/>
        </w:rPr>
        <w:t>“Amen.”]</w:t>
      </w:r>
      <w:r>
        <w:rPr>
          <w:rFonts w:ascii="Arial" w:hAnsi="Arial" w:cs="Arial"/>
          <w:sz w:val="18"/>
          <w:szCs w:val="18"/>
          <w:lang w:val="x-none"/>
        </w:rPr>
        <w:t xml:space="preserve"> </w:t>
      </w:r>
      <w:proofErr w:type="spellStart"/>
      <w:r>
        <w:rPr>
          <w:rFonts w:ascii="Arial" w:hAnsi="Arial" w:cs="Arial"/>
          <w:sz w:val="28"/>
          <w:szCs w:val="28"/>
          <w:lang w:val="x-none"/>
        </w:rPr>
        <w:t>Masofa</w:t>
      </w:r>
      <w:proofErr w:type="spellEnd"/>
      <w:r>
        <w:rPr>
          <w:rFonts w:ascii="Arial" w:hAnsi="Arial" w:cs="Arial"/>
          <w:sz w:val="28"/>
          <w:szCs w:val="28"/>
          <w:lang w:val="x-none"/>
        </w:rPr>
        <w:t xml:space="preserve"> </w:t>
      </w:r>
      <w:proofErr w:type="spellStart"/>
      <w:r>
        <w:rPr>
          <w:rFonts w:ascii="Arial" w:hAnsi="Arial" w:cs="Arial"/>
          <w:sz w:val="28"/>
          <w:szCs w:val="28"/>
          <w:lang w:val="x-none"/>
        </w:rPr>
        <w:t>ako</w:t>
      </w:r>
      <w:proofErr w:type="spellEnd"/>
      <w:r>
        <w:rPr>
          <w:rFonts w:ascii="Arial" w:hAnsi="Arial" w:cs="Arial"/>
          <w:sz w:val="28"/>
          <w:szCs w:val="28"/>
          <w:lang w:val="x-none"/>
        </w:rPr>
        <w:t xml:space="preserve"> </w:t>
      </w:r>
      <w:proofErr w:type="spellStart"/>
      <w:r>
        <w:rPr>
          <w:rFonts w:ascii="Arial" w:hAnsi="Arial" w:cs="Arial"/>
          <w:sz w:val="28"/>
          <w:szCs w:val="28"/>
          <w:lang w:val="x-none"/>
        </w:rPr>
        <w:t>akaparara</w:t>
      </w:r>
      <w:proofErr w:type="spellEnd"/>
      <w:r>
        <w:rPr>
          <w:rFonts w:ascii="Arial" w:hAnsi="Arial" w:cs="Arial"/>
          <w:sz w:val="28"/>
          <w:szCs w:val="28"/>
          <w:lang w:val="x-none"/>
        </w:rPr>
        <w:t xml:space="preserve"> </w:t>
      </w:r>
      <w:proofErr w:type="spellStart"/>
      <w:r>
        <w:rPr>
          <w:rFonts w:ascii="Arial" w:hAnsi="Arial" w:cs="Arial"/>
          <w:sz w:val="28"/>
          <w:szCs w:val="28"/>
          <w:lang w:val="x-none"/>
        </w:rPr>
        <w:t>achigarwa</w:t>
      </w:r>
      <w:proofErr w:type="spellEnd"/>
      <w:r>
        <w:rPr>
          <w:rFonts w:ascii="Arial" w:hAnsi="Arial" w:cs="Arial"/>
          <w:sz w:val="28"/>
          <w:szCs w:val="28"/>
          <w:lang w:val="x-none"/>
        </w:rPr>
        <w:t xml:space="preserve"> </w:t>
      </w:r>
      <w:proofErr w:type="spellStart"/>
      <w:r>
        <w:rPr>
          <w:rFonts w:ascii="Arial" w:hAnsi="Arial" w:cs="Arial"/>
          <w:sz w:val="28"/>
          <w:szCs w:val="28"/>
          <w:lang w:val="x-none"/>
        </w:rPr>
        <w:t>nevatsvene</w:t>
      </w:r>
      <w:proofErr w:type="spellEnd"/>
      <w:r>
        <w:rPr>
          <w:rFonts w:ascii="Arial" w:hAnsi="Arial" w:cs="Arial"/>
          <w:sz w:val="28"/>
          <w:szCs w:val="28"/>
          <w:lang w:val="x-none"/>
        </w:rPr>
        <w:t xml:space="preserve">, </w:t>
      </w:r>
      <w:proofErr w:type="spellStart"/>
      <w:r>
        <w:rPr>
          <w:rFonts w:ascii="Arial" w:hAnsi="Arial" w:cs="Arial"/>
          <w:sz w:val="28"/>
          <w:szCs w:val="28"/>
          <w:lang w:val="x-none"/>
        </w:rPr>
        <w:t>anofana</w:t>
      </w:r>
      <w:proofErr w:type="spellEnd"/>
      <w:r>
        <w:rPr>
          <w:rFonts w:ascii="Arial" w:hAnsi="Arial" w:cs="Arial"/>
          <w:sz w:val="28"/>
          <w:szCs w:val="28"/>
          <w:lang w:val="x-none"/>
        </w:rPr>
        <w:t xml:space="preserve"> </w:t>
      </w:r>
      <w:proofErr w:type="spellStart"/>
      <w:r>
        <w:rPr>
          <w:rFonts w:ascii="Arial" w:hAnsi="Arial" w:cs="Arial"/>
          <w:sz w:val="28"/>
          <w:szCs w:val="28"/>
          <w:lang w:val="x-none"/>
        </w:rPr>
        <w:t>kudzoka</w:t>
      </w:r>
      <w:proofErr w:type="spellEnd"/>
      <w:r>
        <w:rPr>
          <w:rFonts w:ascii="Arial" w:hAnsi="Arial" w:cs="Arial"/>
          <w:sz w:val="28"/>
          <w:szCs w:val="28"/>
          <w:lang w:val="x-none"/>
        </w:rPr>
        <w:t xml:space="preserve"> ava ma sets </w:t>
      </w:r>
      <w:proofErr w:type="spellStart"/>
      <w:r>
        <w:rPr>
          <w:rFonts w:ascii="Arial" w:hAnsi="Arial" w:cs="Arial"/>
          <w:sz w:val="28"/>
          <w:szCs w:val="28"/>
          <w:lang w:val="x-none"/>
        </w:rPr>
        <w:t>mangani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r>
        <w:rPr>
          <w:rFonts w:ascii="Arial" w:hAnsi="Arial" w:cs="Arial"/>
          <w:sz w:val="18"/>
          <w:szCs w:val="18"/>
          <w:lang w:val="x-none"/>
        </w:rPr>
        <w:t xml:space="preserve"> hundred fold; </w:t>
      </w:r>
      <w:r w:rsidRPr="005D2628">
        <w:rPr>
          <w:rFonts w:ascii="Arial" w:hAnsi="Arial" w:cs="Arial"/>
          <w:sz w:val="18"/>
          <w:szCs w:val="18"/>
          <w:lang w:val="x-none"/>
        </w:rPr>
        <w:t>Amen.”]</w:t>
      </w:r>
      <w:r>
        <w:rPr>
          <w:rFonts w:ascii="Arial" w:hAnsi="Arial" w:cs="Arial"/>
          <w:sz w:val="18"/>
          <w:szCs w:val="18"/>
          <w:lang w:val="x-none"/>
        </w:rPr>
        <w:t xml:space="preserve"> </w:t>
      </w:r>
      <w:r>
        <w:rPr>
          <w:rFonts w:ascii="Arial" w:hAnsi="Arial" w:cs="Arial"/>
          <w:sz w:val="28"/>
          <w:szCs w:val="28"/>
          <w:lang w:val="x-none"/>
        </w:rPr>
        <w:t>“…</w:t>
      </w:r>
      <w:commentRangeStart w:id="225"/>
      <w:r>
        <w:rPr>
          <w:rFonts w:ascii="Arial" w:hAnsi="Arial" w:cs="Arial"/>
          <w:sz w:val="28"/>
          <w:szCs w:val="28"/>
          <w:lang w:val="x-none"/>
        </w:rPr>
        <w:t>L</w:t>
      </w:r>
      <w:commentRangeEnd w:id="225"/>
      <w:r>
        <w:rPr>
          <w:rStyle w:val="CommentReference"/>
        </w:rPr>
        <w:commentReference w:id="225"/>
      </w:r>
      <w:r>
        <w:rPr>
          <w:rFonts w:ascii="Arial" w:hAnsi="Arial" w:cs="Arial"/>
          <w:sz w:val="28"/>
          <w:szCs w:val="28"/>
          <w:lang w:val="x-none"/>
        </w:rPr>
        <w:t xml:space="preserve">et every man be a liar!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And God’s Word be what…?”  </w:t>
      </w:r>
      <w:r w:rsidRPr="005D2628">
        <w:rPr>
          <w:rFonts w:ascii="Arial" w:hAnsi="Arial" w:cs="Arial"/>
          <w:sz w:val="18"/>
          <w:szCs w:val="18"/>
          <w:lang w:val="x-none"/>
        </w:rPr>
        <w:t>[</w:t>
      </w:r>
      <w:r>
        <w:rPr>
          <w:rFonts w:ascii="Arial" w:hAnsi="Arial" w:cs="Arial"/>
          <w:sz w:val="18"/>
          <w:szCs w:val="18"/>
          <w:lang w:val="x-none"/>
        </w:rPr>
        <w:t xml:space="preserve">Apostle Gumbura and </w:t>
      </w:r>
      <w:r w:rsidRPr="005D2628">
        <w:rPr>
          <w:rFonts w:ascii="Arial" w:hAnsi="Arial" w:cs="Arial"/>
          <w:sz w:val="18"/>
          <w:szCs w:val="18"/>
          <w:lang w:val="x-none"/>
        </w:rPr>
        <w:t>Congregation say, “</w:t>
      </w:r>
      <w:r>
        <w:rPr>
          <w:rFonts w:ascii="Arial" w:hAnsi="Arial" w:cs="Arial"/>
          <w:sz w:val="18"/>
          <w:szCs w:val="18"/>
          <w:lang w:val="x-none"/>
        </w:rPr>
        <w:t xml:space="preserve">true.”; Congregation says, “ </w:t>
      </w:r>
      <w:r w:rsidRPr="005D2628">
        <w:rPr>
          <w:rFonts w:ascii="Arial" w:hAnsi="Arial" w:cs="Arial"/>
          <w:sz w:val="18"/>
          <w:szCs w:val="18"/>
          <w:lang w:val="x-none"/>
        </w:rPr>
        <w:t>Amen.”]</w:t>
      </w:r>
    </w:p>
    <w:p w:rsidR="00E04253" w:rsidP="00E04253" w:rsidRDefault="00E04253" w14:paraId="00FA2745" w14:textId="77777777">
      <w:pPr>
        <w:jc w:val="both"/>
        <w:rPr>
          <w:rFonts w:ascii="Arial" w:hAnsi="Arial" w:cs="Arial"/>
          <w:sz w:val="28"/>
          <w:szCs w:val="28"/>
          <w:lang w:val="x-none"/>
        </w:rPr>
      </w:pPr>
      <w:r>
        <w:rPr>
          <w:rFonts w:ascii="Arial" w:hAnsi="Arial" w:cs="Arial"/>
          <w:sz w:val="28"/>
          <w:szCs w:val="28"/>
          <w:vertAlign w:val="superscript"/>
          <w:lang w:val="x-none"/>
        </w:rPr>
        <w:t xml:space="preserve">403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w:t>
      </w:r>
      <w:proofErr w:type="spellStart"/>
      <w:r>
        <w:rPr>
          <w:rFonts w:ascii="Arial" w:hAnsi="Arial" w:cs="Arial"/>
          <w:sz w:val="28"/>
          <w:szCs w:val="28"/>
          <w:lang w:val="x-none"/>
        </w:rPr>
        <w:t>isu</w:t>
      </w:r>
      <w:proofErr w:type="spellEnd"/>
      <w:r>
        <w:rPr>
          <w:rFonts w:ascii="Arial" w:hAnsi="Arial" w:cs="Arial"/>
          <w:sz w:val="28"/>
          <w:szCs w:val="28"/>
          <w:lang w:val="x-none"/>
        </w:rPr>
        <w:t xml:space="preserve"> </w:t>
      </w:r>
      <w:proofErr w:type="spellStart"/>
      <w:r>
        <w:rPr>
          <w:rFonts w:ascii="Arial" w:hAnsi="Arial" w:cs="Arial"/>
          <w:sz w:val="28"/>
          <w:szCs w:val="28"/>
          <w:lang w:val="x-none"/>
        </w:rPr>
        <w:t>takati</w:t>
      </w:r>
      <w:proofErr w:type="spellEnd"/>
      <w:r>
        <w:rPr>
          <w:rFonts w:ascii="Arial" w:hAnsi="Arial" w:cs="Arial"/>
          <w:sz w:val="28"/>
          <w:szCs w:val="28"/>
          <w:lang w:val="x-none"/>
        </w:rPr>
        <w:t xml:space="preserve"> </w:t>
      </w:r>
      <w:proofErr w:type="spellStart"/>
      <w:r>
        <w:rPr>
          <w:rFonts w:ascii="Arial" w:hAnsi="Arial" w:cs="Arial"/>
          <w:sz w:val="28"/>
          <w:szCs w:val="28"/>
          <w:lang w:val="x-none"/>
        </w:rPr>
        <w:t>tichipihwa</w:t>
      </w:r>
      <w:proofErr w:type="spellEnd"/>
      <w:r>
        <w:rPr>
          <w:rFonts w:ascii="Arial" w:hAnsi="Arial" w:cs="Arial"/>
          <w:sz w:val="28"/>
          <w:szCs w:val="28"/>
          <w:lang w:val="x-none"/>
        </w:rPr>
        <w:t xml:space="preserve"> </w:t>
      </w:r>
      <w:proofErr w:type="spellStart"/>
      <w:r>
        <w:rPr>
          <w:rFonts w:ascii="Arial" w:hAnsi="Arial" w:cs="Arial"/>
          <w:sz w:val="28"/>
          <w:szCs w:val="28"/>
          <w:lang w:val="x-none"/>
        </w:rPr>
        <w:t>naMwari</w:t>
      </w:r>
      <w:proofErr w:type="spellEnd"/>
      <w:r>
        <w:rPr>
          <w:rFonts w:ascii="Arial" w:hAnsi="Arial" w:cs="Arial"/>
          <w:sz w:val="28"/>
          <w:szCs w:val="28"/>
          <w:lang w:val="x-none"/>
        </w:rPr>
        <w:t xml:space="preserve">, </w:t>
      </w:r>
      <w:proofErr w:type="spellStart"/>
      <w:r>
        <w:rPr>
          <w:rFonts w:ascii="Arial" w:hAnsi="Arial" w:cs="Arial"/>
          <w:sz w:val="28"/>
          <w:szCs w:val="28"/>
          <w:lang w:val="x-none"/>
        </w:rPr>
        <w:t>takatora</w:t>
      </w:r>
      <w:proofErr w:type="spellEnd"/>
      <w:r>
        <w:rPr>
          <w:rFonts w:ascii="Arial" w:hAnsi="Arial" w:cs="Arial"/>
          <w:sz w:val="28"/>
          <w:szCs w:val="28"/>
          <w:lang w:val="x-none"/>
        </w:rPr>
        <w:t xml:space="preserve"> ma 504, ma Bluebird. </w:t>
      </w:r>
      <w:proofErr w:type="spellStart"/>
      <w:r>
        <w:rPr>
          <w:rFonts w:ascii="Arial" w:hAnsi="Arial" w:cs="Arial"/>
          <w:sz w:val="28"/>
          <w:szCs w:val="28"/>
          <w:lang w:val="x-none"/>
        </w:rPr>
        <w:t>Tikapa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Andrew. </w:t>
      </w:r>
      <w:proofErr w:type="spellStart"/>
      <w:r>
        <w:rPr>
          <w:rFonts w:ascii="Arial" w:hAnsi="Arial" w:cs="Arial"/>
          <w:sz w:val="28"/>
          <w:szCs w:val="28"/>
          <w:lang w:val="x-none"/>
        </w:rPr>
        <w:t>Tikapa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Marisa </w:t>
      </w:r>
      <w:proofErr w:type="spellStart"/>
      <w:r>
        <w:rPr>
          <w:rFonts w:ascii="Arial" w:hAnsi="Arial" w:cs="Arial"/>
          <w:sz w:val="28"/>
          <w:szCs w:val="28"/>
          <w:lang w:val="x-none"/>
        </w:rPr>
        <w:t>motikari</w:t>
      </w:r>
      <w:proofErr w:type="spellEnd"/>
      <w:r>
        <w:rPr>
          <w:rFonts w:ascii="Arial" w:hAnsi="Arial" w:cs="Arial"/>
          <w:sz w:val="28"/>
          <w:szCs w:val="28"/>
          <w:lang w:val="x-none"/>
        </w:rPr>
        <w:t xml:space="preserve"> </w:t>
      </w:r>
      <w:proofErr w:type="spellStart"/>
      <w:r>
        <w:rPr>
          <w:rFonts w:ascii="Arial" w:hAnsi="Arial" w:cs="Arial"/>
          <w:sz w:val="28"/>
          <w:szCs w:val="28"/>
          <w:lang w:val="x-none"/>
        </w:rPr>
        <w:t>idzi</w:t>
      </w:r>
      <w:proofErr w:type="spellEnd"/>
      <w:r>
        <w:rPr>
          <w:rFonts w:ascii="Arial" w:hAnsi="Arial" w:cs="Arial"/>
          <w:sz w:val="28"/>
          <w:szCs w:val="28"/>
          <w:lang w:val="x-none"/>
        </w:rPr>
        <w:t xml:space="preserve">, </w:t>
      </w:r>
      <w:proofErr w:type="spellStart"/>
      <w:r>
        <w:rPr>
          <w:rFonts w:ascii="Arial" w:hAnsi="Arial" w:cs="Arial"/>
          <w:sz w:val="28"/>
          <w:szCs w:val="28"/>
          <w:lang w:val="x-none"/>
        </w:rPr>
        <w:t>vakadzisakadza</w:t>
      </w:r>
      <w:proofErr w:type="spellEnd"/>
      <w:r>
        <w:rPr>
          <w:rFonts w:ascii="Arial" w:hAnsi="Arial" w:cs="Arial"/>
          <w:sz w:val="28"/>
          <w:szCs w:val="28"/>
          <w:lang w:val="x-none"/>
        </w:rPr>
        <w:t xml:space="preserve">, </w:t>
      </w:r>
      <w:proofErr w:type="spellStart"/>
      <w:r>
        <w:rPr>
          <w:rFonts w:ascii="Arial" w:hAnsi="Arial" w:cs="Arial"/>
          <w:sz w:val="28"/>
          <w:szCs w:val="28"/>
          <w:lang w:val="x-none"/>
        </w:rPr>
        <w:t>vakadzichembedza</w:t>
      </w:r>
      <w:proofErr w:type="spellEnd"/>
      <w:r>
        <w:rPr>
          <w:rFonts w:ascii="Arial" w:hAnsi="Arial" w:cs="Arial"/>
          <w:sz w:val="28"/>
          <w:szCs w:val="28"/>
          <w:lang w:val="x-none"/>
        </w:rPr>
        <w:t xml:space="preserve">. But </w:t>
      </w:r>
      <w:proofErr w:type="spellStart"/>
      <w:r>
        <w:rPr>
          <w:rFonts w:ascii="Arial" w:hAnsi="Arial" w:cs="Arial"/>
          <w:sz w:val="28"/>
          <w:szCs w:val="28"/>
          <w:lang w:val="x-none"/>
        </w:rPr>
        <w:t>tinombozviziva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kwakaitikei</w:t>
      </w:r>
      <w:proofErr w:type="spellEnd"/>
      <w:r>
        <w:rPr>
          <w:rFonts w:ascii="Arial" w:hAnsi="Arial" w:cs="Arial"/>
          <w:sz w:val="28"/>
          <w:szCs w:val="28"/>
          <w:lang w:val="x-none"/>
        </w:rPr>
        <w:t xml:space="preserve">? Did God fulfil His Word? </w:t>
      </w:r>
      <w:r w:rsidRPr="005D2628">
        <w:rPr>
          <w:rFonts w:ascii="Arial" w:hAnsi="Arial" w:cs="Arial"/>
          <w:sz w:val="18"/>
          <w:szCs w:val="18"/>
          <w:lang w:val="x-none"/>
        </w:rPr>
        <w:t>[Congregation says, “Amen.”]</w:t>
      </w:r>
      <w:r>
        <w:rPr>
          <w:rFonts w:ascii="Arial" w:hAnsi="Arial" w:cs="Arial"/>
          <w:sz w:val="18"/>
          <w:szCs w:val="18"/>
          <w:lang w:val="x-none"/>
        </w:rPr>
        <w:t xml:space="preserve"> </w:t>
      </w:r>
      <w:proofErr w:type="spellStart"/>
      <w:r>
        <w:rPr>
          <w:rFonts w:ascii="Arial" w:hAnsi="Arial" w:cs="Arial"/>
          <w:sz w:val="28"/>
          <w:szCs w:val="28"/>
          <w:lang w:val="x-none"/>
        </w:rPr>
        <w:t>Takavhura</w:t>
      </w:r>
      <w:proofErr w:type="spellEnd"/>
      <w:r>
        <w:rPr>
          <w:rFonts w:ascii="Arial" w:hAnsi="Arial" w:cs="Arial"/>
          <w:sz w:val="28"/>
          <w:szCs w:val="28"/>
          <w:lang w:val="x-none"/>
        </w:rPr>
        <w:t xml:space="preserve"> </w:t>
      </w:r>
      <w:proofErr w:type="spellStart"/>
      <w:r>
        <w:rPr>
          <w:rFonts w:ascii="Arial" w:hAnsi="Arial" w:cs="Arial"/>
          <w:sz w:val="28"/>
          <w:szCs w:val="28"/>
          <w:lang w:val="x-none"/>
        </w:rPr>
        <w:t>imba</w:t>
      </w:r>
      <w:proofErr w:type="spellEnd"/>
      <w:r>
        <w:rPr>
          <w:rFonts w:ascii="Arial" w:hAnsi="Arial" w:cs="Arial"/>
          <w:sz w:val="28"/>
          <w:szCs w:val="28"/>
          <w:lang w:val="x-none"/>
        </w:rPr>
        <w:t xml:space="preserve"> </w:t>
      </w:r>
      <w:proofErr w:type="spellStart"/>
      <w:r>
        <w:rPr>
          <w:rFonts w:ascii="Arial" w:hAnsi="Arial" w:cs="Arial"/>
          <w:sz w:val="28"/>
          <w:szCs w:val="28"/>
          <w:lang w:val="x-none"/>
        </w:rPr>
        <w:t>yedu</w:t>
      </w:r>
      <w:proofErr w:type="spellEnd"/>
      <w:r>
        <w:rPr>
          <w:rFonts w:ascii="Arial" w:hAnsi="Arial" w:cs="Arial"/>
          <w:sz w:val="28"/>
          <w:szCs w:val="28"/>
          <w:lang w:val="x-none"/>
        </w:rPr>
        <w:t xml:space="preserve"> </w:t>
      </w:r>
      <w:proofErr w:type="spellStart"/>
      <w:r>
        <w:rPr>
          <w:rFonts w:ascii="Arial" w:hAnsi="Arial" w:cs="Arial"/>
          <w:sz w:val="28"/>
          <w:szCs w:val="28"/>
          <w:lang w:val="x-none"/>
        </w:rPr>
        <w:t>yeku</w:t>
      </w:r>
      <w:proofErr w:type="spellEnd"/>
      <w:r>
        <w:rPr>
          <w:rFonts w:ascii="Arial" w:hAnsi="Arial" w:cs="Arial"/>
          <w:sz w:val="28"/>
          <w:szCs w:val="28"/>
          <w:lang w:val="x-none"/>
        </w:rPr>
        <w:t xml:space="preserve"> </w:t>
      </w:r>
      <w:proofErr w:type="spellStart"/>
      <w:r>
        <w:rPr>
          <w:rFonts w:ascii="Arial" w:hAnsi="Arial" w:cs="Arial"/>
          <w:sz w:val="28"/>
          <w:szCs w:val="28"/>
          <w:lang w:val="x-none"/>
        </w:rPr>
        <w:t>Ridgemondi</w:t>
      </w:r>
      <w:proofErr w:type="spellEnd"/>
      <w:r>
        <w:rPr>
          <w:rFonts w:ascii="Arial" w:hAnsi="Arial" w:cs="Arial"/>
          <w:sz w:val="28"/>
          <w:szCs w:val="28"/>
          <w:lang w:val="x-none"/>
        </w:rPr>
        <w:t xml:space="preserve"> </w:t>
      </w:r>
      <w:proofErr w:type="spellStart"/>
      <w:r>
        <w:rPr>
          <w:rFonts w:ascii="Arial" w:hAnsi="Arial" w:cs="Arial"/>
          <w:sz w:val="28"/>
          <w:szCs w:val="28"/>
          <w:lang w:val="x-none"/>
        </w:rPr>
        <w:t>iyo</w:t>
      </w:r>
      <w:proofErr w:type="spellEnd"/>
      <w:r>
        <w:rPr>
          <w:rFonts w:ascii="Arial" w:hAnsi="Arial" w:cs="Arial"/>
          <w:sz w:val="28"/>
          <w:szCs w:val="28"/>
          <w:lang w:val="x-none"/>
        </w:rPr>
        <w:t xml:space="preserve">, </w:t>
      </w:r>
      <w:proofErr w:type="spellStart"/>
      <w:r>
        <w:rPr>
          <w:rFonts w:ascii="Arial" w:hAnsi="Arial" w:cs="Arial"/>
          <w:sz w:val="28"/>
          <w:szCs w:val="28"/>
          <w:lang w:val="x-none"/>
        </w:rPr>
        <w:t>sabhabha</w:t>
      </w:r>
      <w:proofErr w:type="spellEnd"/>
      <w:r>
        <w:rPr>
          <w:rFonts w:ascii="Arial" w:hAnsi="Arial" w:cs="Arial"/>
          <w:sz w:val="28"/>
          <w:szCs w:val="28"/>
          <w:lang w:val="x-none"/>
        </w:rPr>
        <w:t xml:space="preserve"> </w:t>
      </w:r>
      <w:proofErr w:type="spellStart"/>
      <w:r>
        <w:rPr>
          <w:rFonts w:ascii="Arial" w:hAnsi="Arial" w:cs="Arial"/>
          <w:sz w:val="28"/>
          <w:szCs w:val="28"/>
          <w:lang w:val="x-none"/>
        </w:rPr>
        <w:t>raityisa</w:t>
      </w:r>
      <w:proofErr w:type="spellEnd"/>
      <w:r>
        <w:rPr>
          <w:rFonts w:ascii="Arial" w:hAnsi="Arial" w:cs="Arial"/>
          <w:sz w:val="28"/>
          <w:szCs w:val="28"/>
          <w:lang w:val="x-none"/>
        </w:rPr>
        <w:t xml:space="preserve"> </w:t>
      </w:r>
      <w:proofErr w:type="spellStart"/>
      <w:r>
        <w:rPr>
          <w:rFonts w:ascii="Arial" w:hAnsi="Arial" w:cs="Arial"/>
          <w:sz w:val="28"/>
          <w:szCs w:val="28"/>
          <w:lang w:val="x-none"/>
        </w:rPr>
        <w:t>ku</w:t>
      </w:r>
      <w:proofErr w:type="spellEnd"/>
      <w:r>
        <w:rPr>
          <w:rFonts w:ascii="Arial" w:hAnsi="Arial" w:cs="Arial"/>
          <w:sz w:val="28"/>
          <w:szCs w:val="28"/>
          <w:lang w:val="x-none"/>
        </w:rPr>
        <w:t xml:space="preserve"> </w:t>
      </w:r>
      <w:proofErr w:type="spellStart"/>
      <w:r>
        <w:rPr>
          <w:rFonts w:ascii="Arial" w:hAnsi="Arial" w:cs="Arial"/>
          <w:sz w:val="28"/>
          <w:szCs w:val="28"/>
          <w:lang w:val="x-none"/>
        </w:rPr>
        <w:t>Ridgemondi</w:t>
      </w:r>
      <w:proofErr w:type="spellEnd"/>
      <w:r>
        <w:rPr>
          <w:rFonts w:ascii="Arial" w:hAnsi="Arial" w:cs="Arial"/>
          <w:sz w:val="28"/>
          <w:szCs w:val="28"/>
          <w:lang w:val="x-none"/>
        </w:rPr>
        <w:t xml:space="preserve"> </w:t>
      </w:r>
      <w:proofErr w:type="spellStart"/>
      <w:r>
        <w:rPr>
          <w:rFonts w:ascii="Arial" w:hAnsi="Arial" w:cs="Arial"/>
          <w:sz w:val="28"/>
          <w:szCs w:val="28"/>
          <w:lang w:val="x-none"/>
        </w:rPr>
        <w:t>iro</w:t>
      </w:r>
      <w:proofErr w:type="spellEnd"/>
      <w:r>
        <w:rPr>
          <w:rFonts w:ascii="Arial" w:hAnsi="Arial" w:cs="Arial"/>
          <w:sz w:val="28"/>
          <w:szCs w:val="28"/>
          <w:lang w:val="x-none"/>
        </w:rPr>
        <w:t xml:space="preserve">, </w:t>
      </w:r>
      <w:proofErr w:type="spellStart"/>
      <w:r>
        <w:rPr>
          <w:rFonts w:ascii="Arial" w:hAnsi="Arial" w:cs="Arial"/>
          <w:sz w:val="28"/>
          <w:szCs w:val="28"/>
          <w:lang w:val="x-none"/>
        </w:rPr>
        <w:t>rikakanyiwa-kanyiwa</w:t>
      </w:r>
      <w:proofErr w:type="spellEnd"/>
      <w:r>
        <w:rPr>
          <w:rFonts w:ascii="Arial" w:hAnsi="Arial" w:cs="Arial"/>
          <w:sz w:val="28"/>
          <w:szCs w:val="28"/>
          <w:lang w:val="x-none"/>
        </w:rPr>
        <w:t xml:space="preserve">. </w:t>
      </w:r>
      <w:proofErr w:type="spellStart"/>
      <w:r>
        <w:rPr>
          <w:rFonts w:ascii="Arial" w:hAnsi="Arial" w:cs="Arial"/>
          <w:sz w:val="28"/>
          <w:szCs w:val="28"/>
          <w:lang w:val="x-none"/>
        </w:rPr>
        <w:t>Rakanga</w:t>
      </w:r>
      <w:proofErr w:type="spellEnd"/>
      <w:r>
        <w:rPr>
          <w:rFonts w:ascii="Arial" w:hAnsi="Arial" w:cs="Arial"/>
          <w:sz w:val="28"/>
          <w:szCs w:val="28"/>
          <w:lang w:val="x-none"/>
        </w:rPr>
        <w:t xml:space="preserve"> </w:t>
      </w:r>
      <w:proofErr w:type="spellStart"/>
      <w:r>
        <w:rPr>
          <w:rFonts w:ascii="Arial" w:hAnsi="Arial" w:cs="Arial"/>
          <w:sz w:val="28"/>
          <w:szCs w:val="28"/>
          <w:lang w:val="x-none"/>
        </w:rPr>
        <w:t>rine</w:t>
      </w:r>
      <w:proofErr w:type="spellEnd"/>
      <w:r>
        <w:rPr>
          <w:rFonts w:ascii="Arial" w:hAnsi="Arial" w:cs="Arial"/>
          <w:sz w:val="28"/>
          <w:szCs w:val="28"/>
          <w:lang w:val="x-none"/>
        </w:rPr>
        <w:t xml:space="preserve"> </w:t>
      </w:r>
      <w:proofErr w:type="spellStart"/>
      <w:r>
        <w:rPr>
          <w:rFonts w:ascii="Arial" w:hAnsi="Arial" w:cs="Arial"/>
          <w:sz w:val="28"/>
          <w:szCs w:val="28"/>
          <w:lang w:val="x-none"/>
        </w:rPr>
        <w:t>si</w:t>
      </w:r>
      <w:proofErr w:type="spellEnd"/>
      <w:r>
        <w:rPr>
          <w:rFonts w:ascii="Arial" w:hAnsi="Arial" w:cs="Arial"/>
          <w:sz w:val="28"/>
          <w:szCs w:val="28"/>
          <w:lang w:val="x-none"/>
        </w:rPr>
        <w:t xml:space="preserve">…Rine kitchen  </w:t>
      </w:r>
      <w:proofErr w:type="spellStart"/>
      <w:r>
        <w:rPr>
          <w:rFonts w:ascii="Arial" w:hAnsi="Arial" w:cs="Arial"/>
          <w:sz w:val="28"/>
          <w:szCs w:val="28"/>
          <w:lang w:val="x-none"/>
        </w:rPr>
        <w:t>yesimbi</w:t>
      </w:r>
      <w:proofErr w:type="spellEnd"/>
      <w:r>
        <w:rPr>
          <w:rFonts w:ascii="Arial" w:hAnsi="Arial" w:cs="Arial"/>
          <w:sz w:val="28"/>
          <w:szCs w:val="28"/>
          <w:lang w:val="x-none"/>
        </w:rPr>
        <w:t xml:space="preserve">, but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vakakwachura</w:t>
      </w:r>
      <w:proofErr w:type="spellEnd"/>
      <w:r>
        <w:rPr>
          <w:rFonts w:ascii="Arial" w:hAnsi="Arial" w:cs="Arial"/>
          <w:sz w:val="28"/>
          <w:szCs w:val="28"/>
          <w:lang w:val="x-none"/>
        </w:rPr>
        <w:t xml:space="preserve"> </w:t>
      </w:r>
      <w:proofErr w:type="spellStart"/>
      <w:r>
        <w:rPr>
          <w:rFonts w:ascii="Arial" w:hAnsi="Arial" w:cs="Arial"/>
          <w:sz w:val="28"/>
          <w:szCs w:val="28"/>
          <w:lang w:val="x-none"/>
        </w:rPr>
        <w:t>simbi</w:t>
      </w:r>
      <w:proofErr w:type="spellEnd"/>
      <w:r>
        <w:rPr>
          <w:rFonts w:ascii="Arial" w:hAnsi="Arial" w:cs="Arial"/>
          <w:sz w:val="28"/>
          <w:szCs w:val="28"/>
          <w:lang w:val="x-none"/>
        </w:rPr>
        <w:t xml:space="preserve">, </w:t>
      </w:r>
      <w:proofErr w:type="spellStart"/>
      <w:r>
        <w:rPr>
          <w:rFonts w:ascii="Arial" w:hAnsi="Arial" w:cs="Arial"/>
          <w:sz w:val="28"/>
          <w:szCs w:val="28"/>
          <w:lang w:val="x-none"/>
        </w:rPr>
        <w:t>kukwachura</w:t>
      </w:r>
      <w:proofErr w:type="spellEnd"/>
      <w:r>
        <w:rPr>
          <w:rFonts w:ascii="Arial" w:hAnsi="Arial" w:cs="Arial"/>
          <w:sz w:val="28"/>
          <w:szCs w:val="28"/>
          <w:lang w:val="x-none"/>
        </w:rPr>
        <w:t xml:space="preserve"> </w:t>
      </w:r>
      <w:proofErr w:type="spellStart"/>
      <w:r>
        <w:rPr>
          <w:rFonts w:ascii="Arial" w:hAnsi="Arial" w:cs="Arial"/>
          <w:sz w:val="28"/>
          <w:szCs w:val="28"/>
          <w:lang w:val="x-none"/>
        </w:rPr>
        <w:t>kudonhedza</w:t>
      </w:r>
      <w:proofErr w:type="spellEnd"/>
      <w:r>
        <w:rPr>
          <w:rFonts w:ascii="Arial" w:hAnsi="Arial" w:cs="Arial"/>
          <w:sz w:val="28"/>
          <w:szCs w:val="28"/>
          <w:lang w:val="x-none"/>
        </w:rPr>
        <w:t xml:space="preserve">  </w:t>
      </w:r>
      <w:proofErr w:type="spellStart"/>
      <w:r>
        <w:rPr>
          <w:rFonts w:ascii="Arial" w:hAnsi="Arial" w:cs="Arial"/>
          <w:sz w:val="28"/>
          <w:szCs w:val="28"/>
          <w:lang w:val="x-none"/>
        </w:rPr>
        <w:t>ku</w:t>
      </w:r>
      <w:proofErr w:type="spellEnd"/>
      <w:r>
        <w:rPr>
          <w:rFonts w:ascii="Arial" w:hAnsi="Arial" w:cs="Arial"/>
          <w:sz w:val="28"/>
          <w:szCs w:val="28"/>
          <w:lang w:val="x-none"/>
        </w:rPr>
        <w:t xml:space="preserve">… </w:t>
      </w:r>
      <w:proofErr w:type="spellStart"/>
      <w:r>
        <w:rPr>
          <w:rFonts w:ascii="Arial" w:hAnsi="Arial" w:cs="Arial"/>
          <w:sz w:val="28"/>
          <w:szCs w:val="28"/>
          <w:lang w:val="x-none"/>
        </w:rPr>
        <w:t>nekuwanda</w:t>
      </w:r>
      <w:proofErr w:type="spellEnd"/>
      <w:r>
        <w:rPr>
          <w:rFonts w:ascii="Arial" w:hAnsi="Arial" w:cs="Arial"/>
          <w:sz w:val="28"/>
          <w:szCs w:val="28"/>
          <w:lang w:val="x-none"/>
        </w:rPr>
        <w:t xml:space="preserve">. </w:t>
      </w:r>
      <w:proofErr w:type="spellStart"/>
      <w:r>
        <w:rPr>
          <w:rFonts w:ascii="Arial" w:hAnsi="Arial" w:cs="Arial"/>
          <w:sz w:val="28"/>
          <w:szCs w:val="28"/>
          <w:lang w:val="x-none"/>
        </w:rPr>
        <w:t>Ha’moona</w:t>
      </w:r>
      <w:proofErr w:type="spellEnd"/>
      <w:r>
        <w:rPr>
          <w:rFonts w:ascii="Arial" w:hAnsi="Arial" w:cs="Arial"/>
          <w:sz w:val="28"/>
          <w:szCs w:val="28"/>
          <w:lang w:val="x-none"/>
        </w:rPr>
        <w:t xml:space="preserve">? </w:t>
      </w:r>
    </w:p>
    <w:p w:rsidR="00E04253" w:rsidP="00E04253" w:rsidRDefault="00E04253" w14:paraId="17C12283" w14:textId="77777777">
      <w:pPr>
        <w:jc w:val="both"/>
        <w:rPr>
          <w:rFonts w:ascii="Arial" w:hAnsi="Arial" w:cs="Arial"/>
          <w:sz w:val="18"/>
          <w:szCs w:val="18"/>
          <w:lang w:val="x-none"/>
        </w:rPr>
      </w:pPr>
      <w:r>
        <w:rPr>
          <w:rFonts w:ascii="Arial" w:hAnsi="Arial" w:cs="Arial"/>
          <w:sz w:val="28"/>
          <w:szCs w:val="28"/>
          <w:vertAlign w:val="superscript"/>
          <w:lang w:val="x-none"/>
        </w:rPr>
        <w:t xml:space="preserve">404 </w:t>
      </w:r>
      <w:r>
        <w:rPr>
          <w:rFonts w:ascii="Arial" w:hAnsi="Arial" w:cs="Arial"/>
          <w:sz w:val="28"/>
          <w:szCs w:val="28"/>
          <w:lang w:val="x-none"/>
        </w:rPr>
        <w:t xml:space="preserve">Kuenda </w:t>
      </w:r>
      <w:proofErr w:type="spellStart"/>
      <w:r>
        <w:rPr>
          <w:rFonts w:ascii="Arial" w:hAnsi="Arial" w:cs="Arial"/>
          <w:sz w:val="28"/>
          <w:szCs w:val="28"/>
          <w:lang w:val="x-none"/>
        </w:rPr>
        <w:t>vapedza</w:t>
      </w:r>
      <w:proofErr w:type="spellEnd"/>
      <w:r>
        <w:rPr>
          <w:rFonts w:ascii="Arial" w:hAnsi="Arial" w:cs="Arial"/>
          <w:sz w:val="28"/>
          <w:szCs w:val="28"/>
          <w:lang w:val="x-none"/>
        </w:rPr>
        <w:t xml:space="preserve"> </w:t>
      </w:r>
      <w:proofErr w:type="spellStart"/>
      <w:r>
        <w:rPr>
          <w:rFonts w:ascii="Arial" w:hAnsi="Arial" w:cs="Arial"/>
          <w:sz w:val="28"/>
          <w:szCs w:val="28"/>
          <w:lang w:val="x-none"/>
        </w:rPr>
        <w:t>kukwachura</w:t>
      </w:r>
      <w:proofErr w:type="spellEnd"/>
      <w:r>
        <w:rPr>
          <w:rFonts w:ascii="Arial" w:hAnsi="Arial" w:cs="Arial"/>
          <w:sz w:val="28"/>
          <w:szCs w:val="28"/>
          <w:lang w:val="x-none"/>
        </w:rPr>
        <w:t xml:space="preserve"> </w:t>
      </w:r>
      <w:proofErr w:type="spellStart"/>
      <w:r>
        <w:rPr>
          <w:rFonts w:ascii="Arial" w:hAnsi="Arial" w:cs="Arial"/>
          <w:sz w:val="28"/>
          <w:szCs w:val="28"/>
          <w:lang w:val="x-none"/>
        </w:rPr>
        <w:t>simbi</w:t>
      </w:r>
      <w:proofErr w:type="spellEnd"/>
      <w:r>
        <w:rPr>
          <w:rFonts w:ascii="Arial" w:hAnsi="Arial" w:cs="Arial"/>
          <w:sz w:val="28"/>
          <w:szCs w:val="28"/>
          <w:lang w:val="x-none"/>
        </w:rPr>
        <w:t xml:space="preserve"> </w:t>
      </w:r>
      <w:proofErr w:type="spellStart"/>
      <w:r>
        <w:rPr>
          <w:rFonts w:ascii="Arial" w:hAnsi="Arial" w:cs="Arial"/>
          <w:sz w:val="28"/>
          <w:szCs w:val="28"/>
          <w:lang w:val="x-none"/>
        </w:rPr>
        <w:t>dzichidonha</w:t>
      </w:r>
      <w:proofErr w:type="spellEnd"/>
      <w:r>
        <w:rPr>
          <w:rFonts w:ascii="Arial" w:hAnsi="Arial" w:cs="Arial"/>
          <w:sz w:val="28"/>
          <w:szCs w:val="28"/>
          <w:lang w:val="x-none"/>
        </w:rPr>
        <w:t xml:space="preserve">. </w:t>
      </w:r>
      <w:proofErr w:type="spellStart"/>
      <w:r>
        <w:rPr>
          <w:rFonts w:ascii="Arial" w:hAnsi="Arial" w:cs="Arial"/>
          <w:sz w:val="28"/>
          <w:szCs w:val="28"/>
          <w:lang w:val="x-none"/>
        </w:rPr>
        <w:t>Vaienda</w:t>
      </w:r>
      <w:proofErr w:type="spellEnd"/>
      <w:r>
        <w:rPr>
          <w:rFonts w:ascii="Arial" w:hAnsi="Arial" w:cs="Arial"/>
          <w:sz w:val="28"/>
          <w:szCs w:val="28"/>
          <w:lang w:val="x-none"/>
        </w:rPr>
        <w:t xml:space="preserve"> </w:t>
      </w:r>
      <w:proofErr w:type="spellStart"/>
      <w:r>
        <w:rPr>
          <w:rFonts w:ascii="Arial" w:hAnsi="Arial" w:cs="Arial"/>
          <w:sz w:val="28"/>
          <w:szCs w:val="28"/>
          <w:lang w:val="x-none"/>
        </w:rPr>
        <w:t>pama</w:t>
      </w:r>
      <w:proofErr w:type="spellEnd"/>
      <w:r>
        <w:rPr>
          <w:rFonts w:ascii="Arial" w:hAnsi="Arial" w:cs="Arial"/>
          <w:sz w:val="28"/>
          <w:szCs w:val="28"/>
          <w:lang w:val="x-none"/>
        </w:rPr>
        <w:t xml:space="preserve"> door </w:t>
      </w:r>
      <w:proofErr w:type="spellStart"/>
      <w:r>
        <w:rPr>
          <w:rFonts w:ascii="Arial" w:hAnsi="Arial" w:cs="Arial"/>
          <w:sz w:val="28"/>
          <w:szCs w:val="28"/>
          <w:lang w:val="x-none"/>
        </w:rPr>
        <w:t>acho</w:t>
      </w:r>
      <w:proofErr w:type="spellEnd"/>
      <w:r>
        <w:rPr>
          <w:rFonts w:ascii="Arial" w:hAnsi="Arial" w:cs="Arial"/>
          <w:sz w:val="28"/>
          <w:szCs w:val="28"/>
          <w:lang w:val="x-none"/>
        </w:rPr>
        <w:t xml:space="preserve">, </w:t>
      </w:r>
      <w:proofErr w:type="spellStart"/>
      <w:r>
        <w:rPr>
          <w:rFonts w:ascii="Arial" w:hAnsi="Arial" w:cs="Arial"/>
          <w:sz w:val="28"/>
          <w:szCs w:val="28"/>
          <w:lang w:val="x-none"/>
        </w:rPr>
        <w:t>vachiita</w:t>
      </w:r>
      <w:proofErr w:type="spellEnd"/>
      <w:r>
        <w:rPr>
          <w:rFonts w:ascii="Arial" w:hAnsi="Arial" w:cs="Arial"/>
          <w:sz w:val="28"/>
          <w:szCs w:val="28"/>
          <w:lang w:val="x-none"/>
        </w:rPr>
        <w:t xml:space="preserve"> </w:t>
      </w:r>
      <w:proofErr w:type="spellStart"/>
      <w:r>
        <w:rPr>
          <w:rFonts w:ascii="Arial" w:hAnsi="Arial" w:cs="Arial"/>
          <w:sz w:val="28"/>
          <w:szCs w:val="28"/>
          <w:lang w:val="x-none"/>
        </w:rPr>
        <w:t>kupara</w:t>
      </w:r>
      <w:proofErr w:type="spellEnd"/>
      <w:r>
        <w:rPr>
          <w:rFonts w:ascii="Arial" w:hAnsi="Arial" w:cs="Arial"/>
          <w:sz w:val="28"/>
          <w:szCs w:val="28"/>
          <w:lang w:val="x-none"/>
        </w:rPr>
        <w:t xml:space="preserve"> </w:t>
      </w:r>
      <w:proofErr w:type="spellStart"/>
      <w:r>
        <w:rPr>
          <w:rFonts w:ascii="Arial" w:hAnsi="Arial" w:cs="Arial"/>
          <w:sz w:val="28"/>
          <w:szCs w:val="28"/>
          <w:lang w:val="x-none"/>
        </w:rPr>
        <w:t>pendi</w:t>
      </w:r>
      <w:proofErr w:type="spellEnd"/>
      <w:r>
        <w:rPr>
          <w:rFonts w:ascii="Arial" w:hAnsi="Arial" w:cs="Arial"/>
          <w:sz w:val="28"/>
          <w:szCs w:val="28"/>
          <w:lang w:val="x-none"/>
        </w:rPr>
        <w:t xml:space="preserve"> </w:t>
      </w:r>
      <w:proofErr w:type="spellStart"/>
      <w:r>
        <w:rPr>
          <w:rFonts w:ascii="Arial" w:hAnsi="Arial" w:cs="Arial"/>
          <w:sz w:val="28"/>
          <w:szCs w:val="28"/>
          <w:lang w:val="x-none"/>
        </w:rPr>
        <w:t>kudaiwo</w:t>
      </w:r>
      <w:proofErr w:type="spellEnd"/>
      <w:r>
        <w:rPr>
          <w:rFonts w:ascii="Arial" w:hAnsi="Arial" w:cs="Arial"/>
          <w:sz w:val="28"/>
          <w:szCs w:val="28"/>
          <w:lang w:val="x-none"/>
        </w:rPr>
        <w:t xml:space="preserve"> </w:t>
      </w:r>
      <w:proofErr w:type="spellStart"/>
      <w:r>
        <w:rPr>
          <w:rFonts w:ascii="Arial" w:hAnsi="Arial" w:cs="Arial"/>
          <w:sz w:val="28"/>
          <w:szCs w:val="28"/>
          <w:lang w:val="x-none"/>
        </w:rPr>
        <w:t>nemaoko</w:t>
      </w:r>
      <w:proofErr w:type="spellEnd"/>
      <w:r>
        <w:rPr>
          <w:rFonts w:ascii="Arial" w:hAnsi="Arial" w:cs="Arial"/>
          <w:sz w:val="28"/>
          <w:szCs w:val="28"/>
          <w:lang w:val="x-none"/>
        </w:rPr>
        <w:t xml:space="preserve"> </w:t>
      </w:r>
      <w:proofErr w:type="spellStart"/>
      <w:r>
        <w:rPr>
          <w:rFonts w:ascii="Arial" w:hAnsi="Arial" w:cs="Arial"/>
          <w:sz w:val="28"/>
          <w:szCs w:val="28"/>
          <w:lang w:val="x-none"/>
        </w:rPr>
        <w:t>avo</w:t>
      </w:r>
      <w:proofErr w:type="spellEnd"/>
      <w:r>
        <w:rPr>
          <w:rFonts w:ascii="Arial" w:hAnsi="Arial" w:cs="Arial"/>
          <w:sz w:val="28"/>
          <w:szCs w:val="28"/>
          <w:lang w:val="x-none"/>
        </w:rPr>
        <w:t xml:space="preserve">. </w:t>
      </w:r>
      <w:r w:rsidRPr="005D2628">
        <w:rPr>
          <w:rFonts w:ascii="Arial" w:hAnsi="Arial" w:cs="Arial"/>
          <w:sz w:val="18"/>
          <w:szCs w:val="18"/>
          <w:lang w:val="x-none"/>
        </w:rPr>
        <w:t>[Congregatio</w:t>
      </w:r>
      <w:r>
        <w:rPr>
          <w:rFonts w:ascii="Arial" w:hAnsi="Arial" w:cs="Arial"/>
          <w:sz w:val="18"/>
          <w:szCs w:val="18"/>
          <w:lang w:val="x-none"/>
        </w:rPr>
        <w:t>n laughs—ED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Pendi</w:t>
      </w:r>
      <w:proofErr w:type="spellEnd"/>
      <w:r>
        <w:rPr>
          <w:rFonts w:ascii="Arial" w:hAnsi="Arial" w:cs="Arial"/>
          <w:sz w:val="28"/>
          <w:szCs w:val="28"/>
          <w:lang w:val="x-none"/>
        </w:rPr>
        <w:t xml:space="preserve"> ye green </w:t>
      </w:r>
      <w:proofErr w:type="spellStart"/>
      <w:r>
        <w:rPr>
          <w:rFonts w:ascii="Arial" w:hAnsi="Arial" w:cs="Arial"/>
          <w:sz w:val="28"/>
          <w:szCs w:val="28"/>
          <w:lang w:val="x-none"/>
        </w:rPr>
        <w:t>kupera</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Apostle Gumbura chuckles—ED</w:t>
      </w:r>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yose.  </w:t>
      </w:r>
      <w:proofErr w:type="spellStart"/>
      <w:r>
        <w:rPr>
          <w:rFonts w:ascii="Arial" w:hAnsi="Arial" w:cs="Arial"/>
          <w:sz w:val="28"/>
          <w:szCs w:val="28"/>
          <w:lang w:val="x-none"/>
        </w:rPr>
        <w:t>Haah</w:t>
      </w:r>
      <w:proofErr w:type="spellEnd"/>
      <w:r>
        <w:rPr>
          <w:rFonts w:ascii="Arial" w:hAnsi="Arial" w:cs="Arial"/>
          <w:sz w:val="28"/>
          <w:szCs w:val="28"/>
          <w:lang w:val="x-none"/>
        </w:rPr>
        <w:t xml:space="preserve">! </w:t>
      </w:r>
      <w:proofErr w:type="spellStart"/>
      <w:r>
        <w:rPr>
          <w:rFonts w:ascii="Arial" w:hAnsi="Arial" w:cs="Arial"/>
          <w:sz w:val="28"/>
          <w:szCs w:val="28"/>
          <w:lang w:val="x-none"/>
        </w:rPr>
        <w:t>Handisati</w:t>
      </w:r>
      <w:proofErr w:type="spellEnd"/>
      <w:r>
        <w:rPr>
          <w:rFonts w:ascii="Arial" w:hAnsi="Arial" w:cs="Arial"/>
          <w:sz w:val="28"/>
          <w:szCs w:val="28"/>
          <w:lang w:val="x-none"/>
        </w:rPr>
        <w:t xml:space="preserve"> </w:t>
      </w:r>
      <w:proofErr w:type="spellStart"/>
      <w:r>
        <w:rPr>
          <w:rFonts w:ascii="Arial" w:hAnsi="Arial" w:cs="Arial"/>
          <w:sz w:val="28"/>
          <w:szCs w:val="28"/>
          <w:lang w:val="x-none"/>
        </w:rPr>
        <w:t>ndakamboona</w:t>
      </w:r>
      <w:proofErr w:type="spellEnd"/>
      <w:r>
        <w:rPr>
          <w:rFonts w:ascii="Arial" w:hAnsi="Arial" w:cs="Arial"/>
          <w:sz w:val="28"/>
          <w:szCs w:val="28"/>
          <w:lang w:val="x-none"/>
        </w:rPr>
        <w:t xml:space="preserve"> </w:t>
      </w:r>
      <w:proofErr w:type="spellStart"/>
      <w:r>
        <w:rPr>
          <w:rFonts w:ascii="Arial" w:hAnsi="Arial" w:cs="Arial"/>
          <w:sz w:val="28"/>
          <w:szCs w:val="28"/>
          <w:lang w:val="x-none"/>
        </w:rPr>
        <w:t>zvakadaro</w:t>
      </w:r>
      <w:proofErr w:type="spellEnd"/>
      <w:r>
        <w:rPr>
          <w:rFonts w:ascii="Arial" w:hAnsi="Arial" w:cs="Arial"/>
          <w:sz w:val="28"/>
          <w:szCs w:val="28"/>
          <w:lang w:val="x-none"/>
        </w:rPr>
        <w:t xml:space="preserve">. </w:t>
      </w:r>
      <w:proofErr w:type="spellStart"/>
      <w:r>
        <w:rPr>
          <w:rFonts w:ascii="Arial" w:hAnsi="Arial" w:cs="Arial"/>
          <w:sz w:val="28"/>
          <w:szCs w:val="28"/>
          <w:lang w:val="x-none"/>
        </w:rPr>
        <w:t>Matoireti</w:t>
      </w:r>
      <w:proofErr w:type="spellEnd"/>
      <w:r>
        <w:rPr>
          <w:rFonts w:ascii="Arial" w:hAnsi="Arial" w:cs="Arial"/>
          <w:sz w:val="28"/>
          <w:szCs w:val="28"/>
          <w:lang w:val="x-none"/>
        </w:rPr>
        <w:t xml:space="preserve"> ese ma seats </w:t>
      </w:r>
      <w:proofErr w:type="spellStart"/>
      <w:r>
        <w:rPr>
          <w:rFonts w:ascii="Arial" w:hAnsi="Arial" w:cs="Arial"/>
          <w:sz w:val="28"/>
          <w:szCs w:val="28"/>
          <w:lang w:val="x-none"/>
        </w:rPr>
        <w:t>aya</w:t>
      </w:r>
      <w:proofErr w:type="spellEnd"/>
      <w:r>
        <w:rPr>
          <w:rFonts w:ascii="Arial" w:hAnsi="Arial" w:cs="Arial"/>
          <w:sz w:val="28"/>
          <w:szCs w:val="28"/>
          <w:lang w:val="x-none"/>
        </w:rPr>
        <w:t xml:space="preserve"> </w:t>
      </w:r>
      <w:proofErr w:type="spellStart"/>
      <w:r>
        <w:rPr>
          <w:rFonts w:ascii="Arial" w:hAnsi="Arial" w:cs="Arial"/>
          <w:sz w:val="28"/>
          <w:szCs w:val="28"/>
          <w:lang w:val="x-none"/>
        </w:rPr>
        <w:t>kutyoka</w:t>
      </w:r>
      <w:proofErr w:type="spellEnd"/>
      <w:r>
        <w:rPr>
          <w:rFonts w:ascii="Arial" w:hAnsi="Arial" w:cs="Arial"/>
          <w:sz w:val="28"/>
          <w:szCs w:val="28"/>
          <w:lang w:val="x-none"/>
        </w:rPr>
        <w:t xml:space="preserve">,  </w:t>
      </w:r>
      <w:proofErr w:type="spellStart"/>
      <w:r>
        <w:rPr>
          <w:rFonts w:ascii="Arial" w:hAnsi="Arial" w:cs="Arial"/>
          <w:sz w:val="28"/>
          <w:szCs w:val="28"/>
          <w:lang w:val="x-none"/>
        </w:rPr>
        <w:t>kukwachuka</w:t>
      </w:r>
      <w:proofErr w:type="spellEnd"/>
      <w:r>
        <w:rPr>
          <w:rFonts w:ascii="Arial" w:hAnsi="Arial" w:cs="Arial"/>
          <w:sz w:val="28"/>
          <w:szCs w:val="28"/>
          <w:lang w:val="x-none"/>
        </w:rPr>
        <w:t xml:space="preserve">. </w:t>
      </w:r>
      <w:proofErr w:type="spellStart"/>
      <w:r w:rsidRPr="006A2846">
        <w:rPr>
          <w:rFonts w:ascii="Arial" w:hAnsi="Arial" w:cs="Arial"/>
          <w:i/>
          <w:iCs/>
          <w:sz w:val="28"/>
          <w:szCs w:val="28"/>
          <w:lang w:val="x-none"/>
        </w:rPr>
        <w:t>Tichiripresa</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we replaced—ED</w:t>
      </w:r>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matoireti</w:t>
      </w:r>
      <w:proofErr w:type="spellEnd"/>
      <w:r>
        <w:rPr>
          <w:rFonts w:ascii="Arial" w:hAnsi="Arial" w:cs="Arial"/>
          <w:sz w:val="28"/>
          <w:szCs w:val="28"/>
          <w:lang w:val="x-none"/>
        </w:rPr>
        <w:t xml:space="preserve">,  </w:t>
      </w:r>
      <w:proofErr w:type="spellStart"/>
      <w:r>
        <w:rPr>
          <w:rFonts w:ascii="Arial" w:hAnsi="Arial" w:cs="Arial"/>
          <w:sz w:val="28"/>
          <w:szCs w:val="28"/>
          <w:lang w:val="x-none"/>
        </w:rPr>
        <w:t>kukwachuka</w:t>
      </w:r>
      <w:proofErr w:type="spellEnd"/>
      <w:r>
        <w:rPr>
          <w:rFonts w:ascii="Arial" w:hAnsi="Arial" w:cs="Arial"/>
          <w:sz w:val="28"/>
          <w:szCs w:val="28"/>
          <w:lang w:val="x-none"/>
        </w:rPr>
        <w:t xml:space="preserve">. Ma carpets, </w:t>
      </w:r>
      <w:proofErr w:type="spellStart"/>
      <w:r>
        <w:rPr>
          <w:rFonts w:ascii="Arial" w:hAnsi="Arial" w:cs="Arial"/>
          <w:sz w:val="28"/>
          <w:szCs w:val="28"/>
          <w:lang w:val="x-none"/>
        </w:rPr>
        <w:t>kubvisa</w:t>
      </w:r>
      <w:proofErr w:type="spellEnd"/>
      <w:r>
        <w:rPr>
          <w:rFonts w:ascii="Arial" w:hAnsi="Arial" w:cs="Arial"/>
          <w:sz w:val="28"/>
          <w:szCs w:val="28"/>
          <w:lang w:val="x-none"/>
        </w:rPr>
        <w:t xml:space="preserve"> </w:t>
      </w:r>
      <w:proofErr w:type="spellStart"/>
      <w:r>
        <w:rPr>
          <w:rFonts w:ascii="Arial" w:hAnsi="Arial" w:cs="Arial"/>
          <w:sz w:val="28"/>
          <w:szCs w:val="28"/>
          <w:lang w:val="x-none"/>
        </w:rPr>
        <w:t>tichiisa</w:t>
      </w:r>
      <w:proofErr w:type="spellEnd"/>
      <w:r>
        <w:rPr>
          <w:rFonts w:ascii="Arial" w:hAnsi="Arial" w:cs="Arial"/>
          <w:sz w:val="28"/>
          <w:szCs w:val="28"/>
          <w:lang w:val="x-none"/>
        </w:rPr>
        <w:t xml:space="preserve"> </w:t>
      </w:r>
      <w:proofErr w:type="spellStart"/>
      <w:r>
        <w:rPr>
          <w:rFonts w:ascii="Arial" w:hAnsi="Arial" w:cs="Arial"/>
          <w:sz w:val="28"/>
          <w:szCs w:val="28"/>
          <w:lang w:val="x-none"/>
        </w:rPr>
        <w:t>mamwe</w:t>
      </w:r>
      <w:proofErr w:type="spellEnd"/>
      <w:r>
        <w:rPr>
          <w:rFonts w:ascii="Arial" w:hAnsi="Arial" w:cs="Arial"/>
          <w:sz w:val="28"/>
          <w:szCs w:val="28"/>
          <w:lang w:val="x-none"/>
        </w:rPr>
        <w:t xml:space="preserve">! But Mwari </w:t>
      </w:r>
      <w:proofErr w:type="spellStart"/>
      <w:r>
        <w:rPr>
          <w:rFonts w:ascii="Arial" w:hAnsi="Arial" w:cs="Arial"/>
          <w:sz w:val="28"/>
          <w:szCs w:val="28"/>
          <w:lang w:val="x-none"/>
        </w:rPr>
        <w:t>akazoti</w:t>
      </w:r>
      <w:proofErr w:type="spellEnd"/>
      <w:r>
        <w:rPr>
          <w:rFonts w:ascii="Arial" w:hAnsi="Arial" w:cs="Arial"/>
          <w:sz w:val="28"/>
          <w:szCs w:val="28"/>
          <w:lang w:val="x-none"/>
        </w:rPr>
        <w:t xml:space="preserve"> </w:t>
      </w:r>
      <w:proofErr w:type="spellStart"/>
      <w:r>
        <w:rPr>
          <w:rFonts w:ascii="Arial" w:hAnsi="Arial" w:cs="Arial"/>
          <w:sz w:val="28"/>
          <w:szCs w:val="28"/>
          <w:lang w:val="x-none"/>
        </w:rPr>
        <w:t>wopa</w:t>
      </w:r>
      <w:proofErr w:type="spellEnd"/>
      <w:r>
        <w:rPr>
          <w:rFonts w:ascii="Arial" w:hAnsi="Arial" w:cs="Arial"/>
          <w:sz w:val="28"/>
          <w:szCs w:val="28"/>
          <w:lang w:val="x-none"/>
        </w:rPr>
        <w:t xml:space="preserve"> </w:t>
      </w:r>
      <w:proofErr w:type="spellStart"/>
      <w:r>
        <w:rPr>
          <w:rFonts w:ascii="Arial" w:hAnsi="Arial" w:cs="Arial"/>
          <w:sz w:val="28"/>
          <w:szCs w:val="28"/>
          <w:lang w:val="x-none"/>
        </w:rPr>
        <w:t>dzimba</w:t>
      </w:r>
      <w:proofErr w:type="spellEnd"/>
      <w:r>
        <w:rPr>
          <w:rFonts w:ascii="Arial" w:hAnsi="Arial" w:cs="Arial"/>
          <w:sz w:val="28"/>
          <w:szCs w:val="28"/>
          <w:lang w:val="x-none"/>
        </w:rPr>
        <w:t xml:space="preserve"> </w:t>
      </w:r>
      <w:proofErr w:type="spellStart"/>
      <w:r>
        <w:rPr>
          <w:rFonts w:ascii="Arial" w:hAnsi="Arial" w:cs="Arial"/>
          <w:sz w:val="28"/>
          <w:szCs w:val="28"/>
          <w:lang w:val="x-none"/>
        </w:rPr>
        <w:t>idzodzo</w:t>
      </w:r>
      <w:proofErr w:type="spellEnd"/>
      <w:r>
        <w:rPr>
          <w:rFonts w:ascii="Arial" w:hAnsi="Arial" w:cs="Arial"/>
          <w:sz w:val="28"/>
          <w:szCs w:val="28"/>
          <w:lang w:val="x-none"/>
        </w:rPr>
        <w:t xml:space="preserve"> </w:t>
      </w:r>
      <w:proofErr w:type="spellStart"/>
      <w:r>
        <w:rPr>
          <w:rFonts w:ascii="Arial" w:hAnsi="Arial" w:cs="Arial"/>
          <w:sz w:val="28"/>
          <w:szCs w:val="28"/>
          <w:lang w:val="x-none"/>
        </w:rPr>
        <w:t>dzodzoka</w:t>
      </w:r>
      <w:proofErr w:type="spellEnd"/>
      <w:r>
        <w:rPr>
          <w:rFonts w:ascii="Arial" w:hAnsi="Arial" w:cs="Arial"/>
          <w:sz w:val="28"/>
          <w:szCs w:val="28"/>
          <w:lang w:val="x-none"/>
        </w:rPr>
        <w:t xml:space="preserve"> </w:t>
      </w:r>
      <w:proofErr w:type="spellStart"/>
      <w:r>
        <w:rPr>
          <w:rFonts w:ascii="Arial" w:hAnsi="Arial" w:cs="Arial"/>
          <w:sz w:val="28"/>
          <w:szCs w:val="28"/>
          <w:lang w:val="x-none"/>
        </w:rPr>
        <w:t>zvino</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Hallelujah! </w:t>
      </w:r>
      <w:r w:rsidRPr="005D2628">
        <w:rPr>
          <w:rFonts w:ascii="Arial" w:hAnsi="Arial" w:cs="Arial"/>
          <w:sz w:val="18"/>
          <w:szCs w:val="18"/>
          <w:lang w:val="x-none"/>
        </w:rPr>
        <w:t>[Congregation says, “Amen.”]</w:t>
      </w:r>
      <w:r>
        <w:rPr>
          <w:rFonts w:ascii="Arial" w:hAnsi="Arial" w:cs="Arial"/>
          <w:sz w:val="18"/>
          <w:szCs w:val="18"/>
          <w:lang w:val="x-none"/>
        </w:rPr>
        <w:t xml:space="preserve"> </w:t>
      </w:r>
    </w:p>
    <w:p w:rsidR="00E04253" w:rsidP="00E04253" w:rsidRDefault="00E04253" w14:paraId="6755C804" w14:textId="77777777">
      <w:pPr>
        <w:jc w:val="both"/>
        <w:rPr>
          <w:rFonts w:ascii="Arial" w:hAnsi="Arial" w:cs="Arial"/>
          <w:sz w:val="28"/>
          <w:szCs w:val="28"/>
          <w:lang w:val="x-none"/>
        </w:rPr>
      </w:pPr>
      <w:r>
        <w:rPr>
          <w:rFonts w:ascii="Arial" w:hAnsi="Arial" w:cs="Arial"/>
          <w:sz w:val="28"/>
          <w:szCs w:val="28"/>
          <w:vertAlign w:val="superscript"/>
          <w:lang w:val="x-none"/>
        </w:rPr>
        <w:t xml:space="preserve">405 </w:t>
      </w:r>
      <w:proofErr w:type="spellStart"/>
      <w:r>
        <w:rPr>
          <w:rFonts w:ascii="Arial" w:hAnsi="Arial" w:cs="Arial"/>
          <w:sz w:val="28"/>
          <w:szCs w:val="28"/>
          <w:lang w:val="x-none"/>
        </w:rPr>
        <w:t>Masadza</w:t>
      </w:r>
      <w:proofErr w:type="spellEnd"/>
      <w:r>
        <w:rPr>
          <w:rFonts w:ascii="Arial" w:hAnsi="Arial" w:cs="Arial"/>
          <w:sz w:val="28"/>
          <w:szCs w:val="28"/>
          <w:lang w:val="x-none"/>
        </w:rPr>
        <w:t xml:space="preserve"> ese </w:t>
      </w:r>
      <w:proofErr w:type="spellStart"/>
      <w:r>
        <w:rPr>
          <w:rFonts w:ascii="Arial" w:hAnsi="Arial" w:cs="Arial"/>
          <w:sz w:val="28"/>
          <w:szCs w:val="28"/>
          <w:lang w:val="x-none"/>
        </w:rPr>
        <w:t>akanga</w:t>
      </w:r>
      <w:proofErr w:type="spellEnd"/>
      <w:r>
        <w:rPr>
          <w:rFonts w:ascii="Arial" w:hAnsi="Arial" w:cs="Arial"/>
          <w:sz w:val="28"/>
          <w:szCs w:val="28"/>
          <w:lang w:val="x-none"/>
        </w:rPr>
        <w:t xml:space="preserve"> </w:t>
      </w:r>
      <w:proofErr w:type="spellStart"/>
      <w:r>
        <w:rPr>
          <w:rFonts w:ascii="Arial" w:hAnsi="Arial" w:cs="Arial"/>
          <w:sz w:val="28"/>
          <w:szCs w:val="28"/>
          <w:lang w:val="x-none"/>
        </w:rPr>
        <w:t>achidyiwa</w:t>
      </w:r>
      <w:proofErr w:type="spellEnd"/>
      <w:r>
        <w:rPr>
          <w:rFonts w:ascii="Arial" w:hAnsi="Arial" w:cs="Arial"/>
          <w:sz w:val="28"/>
          <w:szCs w:val="28"/>
          <w:lang w:val="x-none"/>
        </w:rPr>
        <w:t xml:space="preserve"> </w:t>
      </w:r>
      <w:proofErr w:type="spellStart"/>
      <w:r>
        <w:rPr>
          <w:rFonts w:ascii="Arial" w:hAnsi="Arial" w:cs="Arial"/>
          <w:sz w:val="28"/>
          <w:szCs w:val="28"/>
          <w:lang w:val="x-none"/>
        </w:rPr>
        <w:t>mumba</w:t>
      </w:r>
      <w:proofErr w:type="spellEnd"/>
      <w:r>
        <w:rPr>
          <w:rFonts w:ascii="Arial" w:hAnsi="Arial" w:cs="Arial"/>
          <w:sz w:val="28"/>
          <w:szCs w:val="28"/>
          <w:lang w:val="x-none"/>
        </w:rPr>
        <w:t xml:space="preserve"> </w:t>
      </w:r>
      <w:proofErr w:type="spellStart"/>
      <w:r>
        <w:rPr>
          <w:rFonts w:ascii="Arial" w:hAnsi="Arial" w:cs="Arial"/>
          <w:sz w:val="28"/>
          <w:szCs w:val="28"/>
          <w:lang w:val="x-none"/>
        </w:rPr>
        <w:t>imomo</w:t>
      </w:r>
      <w:proofErr w:type="spellEnd"/>
      <w:r>
        <w:rPr>
          <w:rFonts w:ascii="Arial" w:hAnsi="Arial" w:cs="Arial"/>
          <w:sz w:val="28"/>
          <w:szCs w:val="28"/>
          <w:lang w:val="x-none"/>
        </w:rPr>
        <w:t xml:space="preserve">, iye </w:t>
      </w:r>
      <w:proofErr w:type="spellStart"/>
      <w:r>
        <w:rPr>
          <w:rFonts w:ascii="Arial" w:hAnsi="Arial" w:cs="Arial"/>
          <w:sz w:val="28"/>
          <w:szCs w:val="28"/>
          <w:lang w:val="x-none"/>
        </w:rPr>
        <w:t>zvino</w:t>
      </w:r>
      <w:proofErr w:type="spellEnd"/>
      <w:r>
        <w:rPr>
          <w:rFonts w:ascii="Arial" w:hAnsi="Arial" w:cs="Arial"/>
          <w:sz w:val="28"/>
          <w:szCs w:val="28"/>
          <w:lang w:val="x-none"/>
        </w:rPr>
        <w:t xml:space="preserve"> </w:t>
      </w:r>
      <w:proofErr w:type="spellStart"/>
      <w:r>
        <w:rPr>
          <w:rFonts w:ascii="Arial" w:hAnsi="Arial" w:cs="Arial"/>
          <w:sz w:val="28"/>
          <w:szCs w:val="28"/>
          <w:lang w:val="x-none"/>
        </w:rPr>
        <w:t>nemuchato</w:t>
      </w:r>
      <w:proofErr w:type="spellEnd"/>
      <w:r>
        <w:rPr>
          <w:rFonts w:ascii="Arial" w:hAnsi="Arial" w:cs="Arial"/>
          <w:sz w:val="28"/>
          <w:szCs w:val="28"/>
          <w:lang w:val="x-none"/>
        </w:rPr>
        <w:t xml:space="preserve"> </w:t>
      </w:r>
      <w:proofErr w:type="spellStart"/>
      <w:r>
        <w:rPr>
          <w:rFonts w:ascii="Arial" w:hAnsi="Arial" w:cs="Arial"/>
          <w:sz w:val="28"/>
          <w:szCs w:val="28"/>
          <w:lang w:val="x-none"/>
        </w:rPr>
        <w:t>yese</w:t>
      </w:r>
      <w:proofErr w:type="spellEnd"/>
      <w:r>
        <w:rPr>
          <w:rFonts w:ascii="Arial" w:hAnsi="Arial" w:cs="Arial"/>
          <w:sz w:val="28"/>
          <w:szCs w:val="28"/>
          <w:lang w:val="x-none"/>
        </w:rPr>
        <w:t xml:space="preserve"> </w:t>
      </w:r>
      <w:proofErr w:type="spellStart"/>
      <w:r>
        <w:rPr>
          <w:rFonts w:ascii="Arial" w:hAnsi="Arial" w:cs="Arial"/>
          <w:sz w:val="28"/>
          <w:szCs w:val="28"/>
          <w:lang w:val="x-none"/>
        </w:rPr>
        <w:t>yatai</w:t>
      </w:r>
      <w:proofErr w:type="spellEnd"/>
      <w:r>
        <w:rPr>
          <w:rFonts w:ascii="Arial" w:hAnsi="Arial" w:cs="Arial"/>
          <w:sz w:val="28"/>
          <w:szCs w:val="28"/>
          <w:lang w:val="x-none"/>
        </w:rPr>
        <w:t>…</w:t>
      </w:r>
      <w:proofErr w:type="spellStart"/>
      <w:r>
        <w:rPr>
          <w:rFonts w:ascii="Arial" w:hAnsi="Arial" w:cs="Arial"/>
          <w:sz w:val="28"/>
          <w:szCs w:val="28"/>
          <w:lang w:val="x-none"/>
        </w:rPr>
        <w:t>yana</w:t>
      </w:r>
      <w:proofErr w:type="spellEnd"/>
      <w:r>
        <w:rPr>
          <w:rFonts w:ascii="Arial" w:hAnsi="Arial" w:cs="Arial"/>
          <w:sz w:val="28"/>
          <w:szCs w:val="28"/>
          <w:lang w:val="x-none"/>
        </w:rPr>
        <w:t>—</w:t>
      </w:r>
      <w:proofErr w:type="spellStart"/>
      <w:r>
        <w:rPr>
          <w:rFonts w:ascii="Arial" w:hAnsi="Arial" w:cs="Arial"/>
          <w:sz w:val="28"/>
          <w:szCs w:val="28"/>
          <w:lang w:val="x-none"/>
        </w:rPr>
        <w:t>yana</w:t>
      </w:r>
      <w:proofErr w:type="spellEnd"/>
      <w:r>
        <w:rPr>
          <w:rFonts w:ascii="Arial" w:hAnsi="Arial" w:cs="Arial"/>
          <w:sz w:val="28"/>
          <w:szCs w:val="28"/>
          <w:lang w:val="x-none"/>
        </w:rPr>
        <w:t xml:space="preserve"> brother </w:t>
      </w:r>
      <w:proofErr w:type="spellStart"/>
      <w:r>
        <w:rPr>
          <w:rFonts w:ascii="Arial" w:hAnsi="Arial" w:cs="Arial"/>
          <w:sz w:val="28"/>
          <w:szCs w:val="28"/>
          <w:lang w:val="x-none"/>
        </w:rPr>
        <w:t>vaya</w:t>
      </w:r>
      <w:proofErr w:type="spellEnd"/>
      <w:r>
        <w:rPr>
          <w:rFonts w:ascii="Arial" w:hAnsi="Arial" w:cs="Arial"/>
          <w:sz w:val="28"/>
          <w:szCs w:val="28"/>
          <w:lang w:val="x-none"/>
        </w:rPr>
        <w:t xml:space="preserve"> </w:t>
      </w:r>
      <w:proofErr w:type="spellStart"/>
      <w:r>
        <w:rPr>
          <w:rFonts w:ascii="Arial" w:hAnsi="Arial" w:cs="Arial"/>
          <w:sz w:val="28"/>
          <w:szCs w:val="28"/>
          <w:lang w:val="x-none"/>
        </w:rPr>
        <w:t>vaiti</w:t>
      </w:r>
      <w:proofErr w:type="spellEnd"/>
      <w:r>
        <w:rPr>
          <w:rFonts w:ascii="Arial" w:hAnsi="Arial" w:cs="Arial"/>
          <w:sz w:val="28"/>
          <w:szCs w:val="28"/>
          <w:lang w:val="x-none"/>
        </w:rPr>
        <w:t xml:space="preserve"> </w:t>
      </w:r>
      <w:proofErr w:type="spellStart"/>
      <w:r>
        <w:rPr>
          <w:rFonts w:ascii="Arial" w:hAnsi="Arial" w:cs="Arial"/>
          <w:sz w:val="28"/>
          <w:szCs w:val="28"/>
          <w:lang w:val="x-none"/>
        </w:rPr>
        <w:t>vachichata</w:t>
      </w:r>
      <w:proofErr w:type="spellEnd"/>
      <w:r>
        <w:rPr>
          <w:rFonts w:ascii="Arial" w:hAnsi="Arial" w:cs="Arial"/>
          <w:sz w:val="28"/>
          <w:szCs w:val="28"/>
          <w:lang w:val="x-none"/>
        </w:rPr>
        <w:t xml:space="preserve"> </w:t>
      </w:r>
      <w:proofErr w:type="spellStart"/>
      <w:r>
        <w:rPr>
          <w:rFonts w:ascii="Arial" w:hAnsi="Arial" w:cs="Arial"/>
          <w:sz w:val="28"/>
          <w:szCs w:val="28"/>
          <w:lang w:val="x-none"/>
        </w:rPr>
        <w:t>nhasi</w:t>
      </w:r>
      <w:proofErr w:type="spellEnd"/>
      <w:r>
        <w:rPr>
          <w:rFonts w:ascii="Arial" w:hAnsi="Arial" w:cs="Arial"/>
          <w:sz w:val="28"/>
          <w:szCs w:val="28"/>
          <w:lang w:val="x-none"/>
        </w:rPr>
        <w:t xml:space="preserve">, </w:t>
      </w:r>
      <w:proofErr w:type="spellStart"/>
      <w:r>
        <w:rPr>
          <w:rFonts w:ascii="Arial" w:hAnsi="Arial" w:cs="Arial"/>
          <w:sz w:val="28"/>
          <w:szCs w:val="28"/>
          <w:lang w:val="x-none"/>
        </w:rPr>
        <w:t>mangwana</w:t>
      </w:r>
      <w:proofErr w:type="spellEnd"/>
      <w:r>
        <w:rPr>
          <w:rFonts w:ascii="Arial" w:hAnsi="Arial" w:cs="Arial"/>
          <w:sz w:val="28"/>
          <w:szCs w:val="28"/>
          <w:lang w:val="x-none"/>
        </w:rPr>
        <w:t xml:space="preserve"> </w:t>
      </w:r>
      <w:proofErr w:type="spellStart"/>
      <w:r>
        <w:rPr>
          <w:rFonts w:ascii="Arial" w:hAnsi="Arial" w:cs="Arial"/>
          <w:sz w:val="28"/>
          <w:szCs w:val="28"/>
          <w:lang w:val="x-none"/>
        </w:rPr>
        <w:t>vachitiza</w:t>
      </w:r>
      <w:proofErr w:type="spellEnd"/>
      <w:r>
        <w:rPr>
          <w:rFonts w:ascii="Arial" w:hAnsi="Arial" w:cs="Arial"/>
          <w:sz w:val="28"/>
          <w:szCs w:val="28"/>
          <w:lang w:val="x-none"/>
        </w:rPr>
        <w:t xml:space="preserve">. </w:t>
      </w:r>
      <w:proofErr w:type="spellStart"/>
      <w:r>
        <w:rPr>
          <w:rFonts w:ascii="Arial" w:hAnsi="Arial" w:cs="Arial"/>
          <w:sz w:val="28"/>
          <w:szCs w:val="28"/>
          <w:lang w:val="x-none"/>
        </w:rPr>
        <w:t>Michato</w:t>
      </w:r>
      <w:proofErr w:type="spellEnd"/>
      <w:r>
        <w:rPr>
          <w:rFonts w:ascii="Arial" w:hAnsi="Arial" w:cs="Arial"/>
          <w:sz w:val="28"/>
          <w:szCs w:val="28"/>
          <w:lang w:val="x-none"/>
        </w:rPr>
        <w:t xml:space="preserve"> </w:t>
      </w:r>
      <w:proofErr w:type="spellStart"/>
      <w:r>
        <w:rPr>
          <w:rFonts w:ascii="Arial" w:hAnsi="Arial" w:cs="Arial"/>
          <w:sz w:val="28"/>
          <w:szCs w:val="28"/>
          <w:lang w:val="x-none"/>
        </w:rPr>
        <w:t>yese</w:t>
      </w:r>
      <w:proofErr w:type="spellEnd"/>
      <w:r>
        <w:rPr>
          <w:rFonts w:ascii="Arial" w:hAnsi="Arial" w:cs="Arial"/>
          <w:sz w:val="28"/>
          <w:szCs w:val="28"/>
          <w:lang w:val="x-none"/>
        </w:rPr>
        <w:t xml:space="preserve"> </w:t>
      </w:r>
      <w:proofErr w:type="spellStart"/>
      <w:r>
        <w:rPr>
          <w:rFonts w:ascii="Arial" w:hAnsi="Arial" w:cs="Arial"/>
          <w:sz w:val="28"/>
          <w:szCs w:val="28"/>
          <w:lang w:val="x-none"/>
        </w:rPr>
        <w:t>iya</w:t>
      </w:r>
      <w:proofErr w:type="spellEnd"/>
      <w:r>
        <w:rPr>
          <w:rFonts w:ascii="Arial" w:hAnsi="Arial" w:cs="Arial"/>
          <w:sz w:val="28"/>
          <w:szCs w:val="28"/>
          <w:lang w:val="x-none"/>
        </w:rPr>
        <w:t xml:space="preserve">. </w:t>
      </w:r>
      <w:proofErr w:type="spellStart"/>
      <w:r>
        <w:rPr>
          <w:rFonts w:ascii="Arial" w:hAnsi="Arial" w:cs="Arial"/>
          <w:sz w:val="28"/>
          <w:szCs w:val="28"/>
          <w:lang w:val="x-none"/>
        </w:rPr>
        <w:t>Ndoma</w:t>
      </w:r>
      <w:proofErr w:type="spellEnd"/>
      <w:r>
        <w:rPr>
          <w:rFonts w:ascii="Arial" w:hAnsi="Arial" w:cs="Arial"/>
          <w:sz w:val="28"/>
          <w:szCs w:val="28"/>
          <w:lang w:val="x-none"/>
        </w:rPr>
        <w:t xml:space="preserve"> tonne </w:t>
      </w:r>
      <w:proofErr w:type="spellStart"/>
      <w:r>
        <w:rPr>
          <w:rFonts w:ascii="Arial" w:hAnsi="Arial" w:cs="Arial"/>
          <w:sz w:val="28"/>
          <w:szCs w:val="28"/>
          <w:lang w:val="x-none"/>
        </w:rPr>
        <w:t>aakudii</w:t>
      </w:r>
      <w:proofErr w:type="spellEnd"/>
      <w:r>
        <w:rPr>
          <w:rFonts w:ascii="Arial" w:hAnsi="Arial" w:cs="Arial"/>
          <w:sz w:val="28"/>
          <w:szCs w:val="28"/>
          <w:lang w:val="x-none"/>
        </w:rPr>
        <w:t xml:space="preserve"> </w:t>
      </w:r>
      <w:proofErr w:type="spellStart"/>
      <w:r>
        <w:rPr>
          <w:rFonts w:ascii="Arial" w:hAnsi="Arial" w:cs="Arial"/>
          <w:sz w:val="28"/>
          <w:szCs w:val="28"/>
          <w:lang w:val="x-none"/>
        </w:rPr>
        <w:t>aya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a’akuuya</w:t>
      </w:r>
      <w:proofErr w:type="spellEnd"/>
      <w:r>
        <w:rPr>
          <w:rFonts w:ascii="Arial" w:hAnsi="Arial" w:cs="Arial"/>
          <w:sz w:val="18"/>
          <w:szCs w:val="18"/>
          <w:lang w:val="x-none"/>
        </w:rPr>
        <w:t xml:space="preserve">; </w:t>
      </w:r>
      <w:r w:rsidRPr="005D2628">
        <w:rPr>
          <w:rFonts w:ascii="Arial" w:hAnsi="Arial" w:cs="Arial"/>
          <w:sz w:val="18"/>
          <w:szCs w:val="18"/>
          <w:lang w:val="x-none"/>
        </w:rPr>
        <w:t>Amen.”]</w:t>
      </w:r>
      <w:r>
        <w:rPr>
          <w:rFonts w:ascii="Arial" w:hAnsi="Arial" w:cs="Arial"/>
          <w:sz w:val="18"/>
          <w:szCs w:val="18"/>
          <w:lang w:val="x-none"/>
        </w:rPr>
        <w:t xml:space="preserve"> </w:t>
      </w:r>
      <w:r>
        <w:rPr>
          <w:rFonts w:ascii="Arial" w:hAnsi="Arial" w:cs="Arial"/>
          <w:sz w:val="28"/>
          <w:szCs w:val="28"/>
          <w:lang w:val="x-none"/>
        </w:rPr>
        <w:t xml:space="preserve"> </w:t>
      </w:r>
      <w:proofErr w:type="spellStart"/>
      <w:r>
        <w:rPr>
          <w:rFonts w:ascii="Arial" w:hAnsi="Arial" w:cs="Arial"/>
          <w:sz w:val="28"/>
          <w:szCs w:val="28"/>
          <w:lang w:val="x-none"/>
        </w:rPr>
        <w:t>Nde’emunana</w:t>
      </w:r>
      <w:proofErr w:type="spellEnd"/>
      <w:r>
        <w:rPr>
          <w:rFonts w:ascii="Arial" w:hAnsi="Arial" w:cs="Arial"/>
          <w:sz w:val="28"/>
          <w:szCs w:val="28"/>
          <w:lang w:val="x-none"/>
        </w:rPr>
        <w:t xml:space="preserve">, </w:t>
      </w:r>
      <w:proofErr w:type="spellStart"/>
      <w:r>
        <w:rPr>
          <w:rFonts w:ascii="Arial" w:hAnsi="Arial" w:cs="Arial"/>
          <w:sz w:val="28"/>
          <w:szCs w:val="28"/>
          <w:lang w:val="x-none"/>
        </w:rPr>
        <w:t>Jehovha</w:t>
      </w:r>
      <w:proofErr w:type="spellEnd"/>
      <w:r>
        <w:rPr>
          <w:rFonts w:ascii="Arial" w:hAnsi="Arial" w:cs="Arial"/>
          <w:sz w:val="28"/>
          <w:szCs w:val="28"/>
          <w:lang w:val="x-none"/>
        </w:rPr>
        <w:t xml:space="preserve"> </w:t>
      </w:r>
      <w:proofErr w:type="spellStart"/>
      <w:r>
        <w:rPr>
          <w:rFonts w:ascii="Arial" w:hAnsi="Arial" w:cs="Arial"/>
          <w:sz w:val="28"/>
          <w:szCs w:val="28"/>
          <w:lang w:val="x-none"/>
        </w:rPr>
        <w:t>ndeve</w:t>
      </w:r>
      <w:proofErr w:type="spellEnd"/>
      <w:r>
        <w:rPr>
          <w:rFonts w:ascii="Arial" w:hAnsi="Arial" w:cs="Arial"/>
          <w:sz w:val="28"/>
          <w:szCs w:val="28"/>
          <w:lang w:val="x-none"/>
        </w:rPr>
        <w:t xml:space="preserve"> </w:t>
      </w:r>
      <w:proofErr w:type="spellStart"/>
      <w:r>
        <w:rPr>
          <w:rFonts w:ascii="Arial" w:hAnsi="Arial" w:cs="Arial"/>
          <w:sz w:val="28"/>
          <w:szCs w:val="28"/>
          <w:lang w:val="x-none"/>
        </w:rPr>
        <w:t>munana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proofErr w:type="spellStart"/>
      <w:r>
        <w:rPr>
          <w:rFonts w:ascii="Arial" w:hAnsi="Arial" w:cs="Arial"/>
          <w:sz w:val="28"/>
          <w:szCs w:val="28"/>
          <w:lang w:val="x-none"/>
        </w:rPr>
        <w:t>Aaamen</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“Let every man be a </w:t>
      </w:r>
      <w:proofErr w:type="spellStart"/>
      <w:r>
        <w:rPr>
          <w:rFonts w:ascii="Arial" w:hAnsi="Arial" w:cs="Arial"/>
          <w:sz w:val="28"/>
          <w:szCs w:val="28"/>
          <w:lang w:val="x-none"/>
        </w:rPr>
        <w:t>lia</w:t>
      </w:r>
      <w:proofErr w:type="spellEnd"/>
      <w:r>
        <w:rPr>
          <w:rFonts w:ascii="Arial" w:hAnsi="Arial" w:cs="Arial"/>
          <w:sz w:val="28"/>
          <w:szCs w:val="28"/>
          <w:lang w:val="x-none"/>
        </w:rPr>
        <w:t xml:space="preserve">…? </w:t>
      </w:r>
      <w:r w:rsidRPr="005D2628">
        <w:rPr>
          <w:rFonts w:ascii="Arial" w:hAnsi="Arial" w:cs="Arial"/>
          <w:sz w:val="18"/>
          <w:szCs w:val="18"/>
          <w:lang w:val="x-none"/>
        </w:rPr>
        <w:t xml:space="preserve">[Congregation says, </w:t>
      </w:r>
      <w:r>
        <w:rPr>
          <w:rFonts w:ascii="Arial" w:hAnsi="Arial" w:cs="Arial"/>
          <w:sz w:val="18"/>
          <w:szCs w:val="18"/>
          <w:lang w:val="x-none"/>
        </w:rPr>
        <w:t>‘a liar,'</w:t>
      </w:r>
      <w:r w:rsidRPr="005D2628">
        <w:rPr>
          <w:rFonts w:ascii="Arial" w:hAnsi="Arial" w:cs="Arial"/>
          <w:sz w:val="18"/>
          <w:szCs w:val="18"/>
          <w:lang w:val="x-none"/>
        </w:rPr>
        <w:t>]</w:t>
      </w:r>
      <w:r>
        <w:rPr>
          <w:rFonts w:ascii="Arial" w:hAnsi="Arial" w:cs="Arial"/>
          <w:sz w:val="28"/>
          <w:szCs w:val="28"/>
          <w:lang w:val="x-none"/>
        </w:rPr>
        <w:t xml:space="preserve"> and God’s Word be ye…?” </w:t>
      </w:r>
      <w:r w:rsidRPr="005D2628">
        <w:rPr>
          <w:rFonts w:ascii="Arial" w:hAnsi="Arial" w:cs="Arial"/>
          <w:sz w:val="18"/>
          <w:szCs w:val="18"/>
          <w:lang w:val="x-none"/>
        </w:rPr>
        <w:t>[Congregation says, “</w:t>
      </w:r>
      <w:r>
        <w:rPr>
          <w:rFonts w:ascii="Arial" w:hAnsi="Arial" w:cs="Arial"/>
          <w:sz w:val="18"/>
          <w:szCs w:val="18"/>
          <w:lang w:val="x-none"/>
        </w:rPr>
        <w:t>true</w:t>
      </w:r>
      <w:r w:rsidRPr="005D2628">
        <w:rPr>
          <w:rFonts w:ascii="Arial" w:hAnsi="Arial" w:cs="Arial"/>
          <w:sz w:val="18"/>
          <w:szCs w:val="18"/>
          <w:lang w:val="x-none"/>
        </w:rPr>
        <w:t>.”]</w:t>
      </w:r>
    </w:p>
    <w:p w:rsidR="00E04253" w:rsidP="00E04253" w:rsidRDefault="00E04253" w14:paraId="60E73148" w14:textId="77777777">
      <w:pPr>
        <w:jc w:val="both"/>
        <w:rPr>
          <w:rFonts w:ascii="Arial" w:hAnsi="Arial" w:cs="Arial"/>
          <w:sz w:val="28"/>
          <w:szCs w:val="28"/>
          <w:lang w:val="x-none"/>
        </w:rPr>
      </w:pPr>
      <w:r>
        <w:rPr>
          <w:rFonts w:ascii="Arial" w:hAnsi="Arial" w:cs="Arial"/>
          <w:sz w:val="28"/>
          <w:szCs w:val="28"/>
          <w:vertAlign w:val="superscript"/>
          <w:lang w:val="x-none"/>
        </w:rPr>
        <w:t xml:space="preserve">406 </w:t>
      </w:r>
      <w:r>
        <w:rPr>
          <w:rFonts w:ascii="Arial" w:hAnsi="Arial" w:cs="Arial"/>
          <w:sz w:val="28"/>
          <w:szCs w:val="28"/>
          <w:lang w:val="x-none"/>
        </w:rPr>
        <w:t xml:space="preserve">Saka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ha’moona</w:t>
      </w:r>
      <w:proofErr w:type="spellEnd"/>
      <w:r>
        <w:rPr>
          <w:rFonts w:ascii="Arial" w:hAnsi="Arial" w:cs="Arial"/>
          <w:sz w:val="28"/>
          <w:szCs w:val="28"/>
          <w:lang w:val="x-none"/>
        </w:rPr>
        <w:t xml:space="preserve"> </w:t>
      </w:r>
      <w:proofErr w:type="spellStart"/>
      <w:r>
        <w:rPr>
          <w:rFonts w:ascii="Arial" w:hAnsi="Arial" w:cs="Arial"/>
          <w:sz w:val="28"/>
          <w:szCs w:val="28"/>
          <w:lang w:val="x-none"/>
        </w:rPr>
        <w:t>akawuya</w:t>
      </w:r>
      <w:proofErr w:type="spellEnd"/>
      <w:r>
        <w:rPr>
          <w:rFonts w:ascii="Arial" w:hAnsi="Arial" w:cs="Arial"/>
          <w:sz w:val="28"/>
          <w:szCs w:val="28"/>
          <w:lang w:val="x-none"/>
        </w:rPr>
        <w:t xml:space="preserve"> </w:t>
      </w:r>
      <w:proofErr w:type="spellStart"/>
      <w:r>
        <w:rPr>
          <w:rFonts w:ascii="Arial" w:hAnsi="Arial" w:cs="Arial"/>
          <w:sz w:val="28"/>
          <w:szCs w:val="28"/>
          <w:lang w:val="x-none"/>
        </w:rPr>
        <w:t>muno</w:t>
      </w:r>
      <w:proofErr w:type="spellEnd"/>
      <w:r>
        <w:rPr>
          <w:rFonts w:ascii="Arial" w:hAnsi="Arial" w:cs="Arial"/>
          <w:sz w:val="28"/>
          <w:szCs w:val="28"/>
          <w:lang w:val="x-none"/>
        </w:rPr>
        <w:t xml:space="preserve"> </w:t>
      </w:r>
      <w:proofErr w:type="spellStart"/>
      <w:r>
        <w:rPr>
          <w:rFonts w:ascii="Arial" w:hAnsi="Arial" w:cs="Arial"/>
          <w:sz w:val="28"/>
          <w:szCs w:val="28"/>
          <w:lang w:val="x-none"/>
        </w:rPr>
        <w:t>muzonamata</w:t>
      </w:r>
      <w:proofErr w:type="spellEnd"/>
      <w:r>
        <w:rPr>
          <w:rFonts w:ascii="Arial" w:hAnsi="Arial" w:cs="Arial"/>
          <w:sz w:val="28"/>
          <w:szCs w:val="28"/>
          <w:lang w:val="x-none"/>
        </w:rPr>
        <w:t xml:space="preserve"> </w:t>
      </w:r>
      <w:proofErr w:type="spellStart"/>
      <w:r>
        <w:rPr>
          <w:rFonts w:ascii="Arial" w:hAnsi="Arial" w:cs="Arial"/>
          <w:sz w:val="28"/>
          <w:szCs w:val="28"/>
          <w:lang w:val="x-none"/>
        </w:rPr>
        <w:t>orasikirwa</w:t>
      </w:r>
      <w:proofErr w:type="spellEnd"/>
      <w:r>
        <w:rPr>
          <w:rFonts w:ascii="Arial" w:hAnsi="Arial" w:cs="Arial"/>
          <w:sz w:val="28"/>
          <w:szCs w:val="28"/>
          <w:lang w:val="x-none"/>
        </w:rPr>
        <w:t xml:space="preserve"> kana </w:t>
      </w:r>
      <w:proofErr w:type="spellStart"/>
      <w:r>
        <w:rPr>
          <w:rFonts w:ascii="Arial" w:hAnsi="Arial" w:cs="Arial"/>
          <w:sz w:val="28"/>
          <w:szCs w:val="28"/>
          <w:lang w:val="x-none"/>
        </w:rPr>
        <w:t>nechikoro</w:t>
      </w:r>
      <w:proofErr w:type="spellEnd"/>
      <w:r>
        <w:rPr>
          <w:rFonts w:ascii="Arial" w:hAnsi="Arial" w:cs="Arial"/>
          <w:sz w:val="28"/>
          <w:szCs w:val="28"/>
          <w:lang w:val="x-none"/>
        </w:rPr>
        <w:t xml:space="preserve"> </w:t>
      </w:r>
      <w:proofErr w:type="spellStart"/>
      <w:r>
        <w:rPr>
          <w:rFonts w:ascii="Arial" w:hAnsi="Arial" w:cs="Arial"/>
          <w:sz w:val="28"/>
          <w:szCs w:val="28"/>
          <w:lang w:val="x-none"/>
        </w:rPr>
        <w:t>chaicho</w:t>
      </w:r>
      <w:proofErr w:type="spellEnd"/>
      <w:r>
        <w:rPr>
          <w:rFonts w:ascii="Arial" w:hAnsi="Arial" w:cs="Arial"/>
          <w:sz w:val="28"/>
          <w:szCs w:val="28"/>
          <w:lang w:val="x-none"/>
        </w:rPr>
        <w:t xml:space="preserve">, God should be able to give you back what is more than </w:t>
      </w:r>
      <w:proofErr w:type="spellStart"/>
      <w:r>
        <w:rPr>
          <w:rFonts w:ascii="Arial" w:hAnsi="Arial" w:cs="Arial"/>
          <w:sz w:val="28"/>
          <w:szCs w:val="28"/>
          <w:lang w:val="x-none"/>
        </w:rPr>
        <w:t>educa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r>
        <w:rPr>
          <w:rFonts w:ascii="Arial" w:hAnsi="Arial" w:cs="Arial"/>
          <w:sz w:val="18"/>
          <w:szCs w:val="18"/>
          <w:lang w:val="x-none"/>
        </w:rPr>
        <w:t>educatio</w:t>
      </w:r>
      <w:r w:rsidRPr="005D2628">
        <w:rPr>
          <w:rFonts w:ascii="Arial" w:hAnsi="Arial" w:cs="Arial"/>
          <w:sz w:val="18"/>
          <w:szCs w:val="18"/>
          <w:lang w:val="x-none"/>
        </w:rPr>
        <w:t>n.”]</w:t>
      </w:r>
      <w:r>
        <w:rPr>
          <w:rFonts w:ascii="Arial" w:hAnsi="Arial" w:cs="Arial"/>
          <w:sz w:val="18"/>
          <w:szCs w:val="18"/>
          <w:lang w:val="x-none"/>
        </w:rPr>
        <w:t xml:space="preserve"> </w:t>
      </w:r>
      <w:proofErr w:type="spellStart"/>
      <w:r>
        <w:rPr>
          <w:rFonts w:ascii="Arial" w:hAnsi="Arial" w:cs="Arial"/>
          <w:sz w:val="28"/>
          <w:szCs w:val="28"/>
          <w:lang w:val="x-none"/>
        </w:rPr>
        <w:t>Ukarasikirwa</w:t>
      </w:r>
      <w:proofErr w:type="spellEnd"/>
      <w:r>
        <w:rPr>
          <w:rFonts w:ascii="Arial" w:hAnsi="Arial" w:cs="Arial"/>
          <w:sz w:val="28"/>
          <w:szCs w:val="28"/>
          <w:lang w:val="x-none"/>
        </w:rPr>
        <w:t xml:space="preserve"> ne husband, God will replace. </w:t>
      </w:r>
      <w:proofErr w:type="spellStart"/>
      <w:r>
        <w:rPr>
          <w:rFonts w:ascii="Arial" w:hAnsi="Arial" w:cs="Arial"/>
          <w:sz w:val="28"/>
          <w:szCs w:val="28"/>
          <w:lang w:val="x-none"/>
        </w:rPr>
        <w:t>Ukarasikirwa</w:t>
      </w:r>
      <w:proofErr w:type="spellEnd"/>
      <w:r>
        <w:rPr>
          <w:rFonts w:ascii="Arial" w:hAnsi="Arial" w:cs="Arial"/>
          <w:sz w:val="28"/>
          <w:szCs w:val="28"/>
          <w:lang w:val="x-none"/>
        </w:rPr>
        <w:t xml:space="preserve"> ne wife, God will replace. </w:t>
      </w:r>
      <w:proofErr w:type="spellStart"/>
      <w:r>
        <w:rPr>
          <w:rFonts w:ascii="Arial" w:hAnsi="Arial" w:cs="Arial"/>
          <w:sz w:val="28"/>
          <w:szCs w:val="28"/>
          <w:lang w:val="x-none"/>
        </w:rPr>
        <w:t>Chawarasikirwa</w:t>
      </w:r>
      <w:proofErr w:type="spellEnd"/>
      <w:r>
        <w:rPr>
          <w:rFonts w:ascii="Arial" w:hAnsi="Arial" w:cs="Arial"/>
          <w:sz w:val="28"/>
          <w:szCs w:val="28"/>
          <w:lang w:val="x-none"/>
        </w:rPr>
        <w:t xml:space="preserve"> nacho </w:t>
      </w:r>
      <w:proofErr w:type="spellStart"/>
      <w:r>
        <w:rPr>
          <w:rFonts w:ascii="Arial" w:hAnsi="Arial" w:cs="Arial"/>
          <w:sz w:val="28"/>
          <w:szCs w:val="28"/>
          <w:lang w:val="x-none"/>
        </w:rPr>
        <w:t>uri</w:t>
      </w:r>
      <w:proofErr w:type="spellEnd"/>
      <w:r>
        <w:rPr>
          <w:rFonts w:ascii="Arial" w:hAnsi="Arial" w:cs="Arial"/>
          <w:sz w:val="28"/>
          <w:szCs w:val="28"/>
          <w:lang w:val="x-none"/>
        </w:rPr>
        <w:t xml:space="preserve"> </w:t>
      </w:r>
      <w:proofErr w:type="spellStart"/>
      <w:r>
        <w:rPr>
          <w:rFonts w:ascii="Arial" w:hAnsi="Arial" w:cs="Arial"/>
          <w:sz w:val="28"/>
          <w:szCs w:val="28"/>
          <w:lang w:val="x-none"/>
        </w:rPr>
        <w:t>mukunamata</w:t>
      </w:r>
      <w:proofErr w:type="spellEnd"/>
      <w:r>
        <w:rPr>
          <w:rFonts w:ascii="Arial" w:hAnsi="Arial" w:cs="Arial"/>
          <w:sz w:val="28"/>
          <w:szCs w:val="28"/>
          <w:lang w:val="x-none"/>
        </w:rPr>
        <w:t xml:space="preserve">, Mwari </w:t>
      </w:r>
      <w:proofErr w:type="spellStart"/>
      <w:r>
        <w:rPr>
          <w:rFonts w:ascii="Arial" w:hAnsi="Arial" w:cs="Arial"/>
          <w:sz w:val="28"/>
          <w:szCs w:val="28"/>
          <w:lang w:val="x-none"/>
        </w:rPr>
        <w:t>vanodzorere</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vanodzoreredza</w:t>
      </w:r>
      <w:proofErr w:type="spellEnd"/>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Ukarasikirwa</w:t>
      </w:r>
      <w:proofErr w:type="spellEnd"/>
      <w:r>
        <w:rPr>
          <w:rFonts w:ascii="Arial" w:hAnsi="Arial" w:cs="Arial"/>
          <w:sz w:val="28"/>
          <w:szCs w:val="28"/>
          <w:lang w:val="x-none"/>
        </w:rPr>
        <w:t xml:space="preserve"> </w:t>
      </w:r>
      <w:proofErr w:type="spellStart"/>
      <w:r>
        <w:rPr>
          <w:rFonts w:ascii="Arial" w:hAnsi="Arial" w:cs="Arial"/>
          <w:sz w:val="28"/>
          <w:szCs w:val="28"/>
          <w:lang w:val="x-none"/>
        </w:rPr>
        <w:t>nem</w:t>
      </w:r>
      <w:proofErr w:type="spellEnd"/>
      <w:r>
        <w:rPr>
          <w:rFonts w:ascii="Arial" w:hAnsi="Arial" w:cs="Arial"/>
          <w:sz w:val="28"/>
          <w:szCs w:val="28"/>
          <w:lang w:val="x-none"/>
        </w:rPr>
        <w:t>—</w:t>
      </w:r>
      <w:proofErr w:type="spellStart"/>
      <w:r>
        <w:rPr>
          <w:rFonts w:ascii="Arial" w:hAnsi="Arial" w:cs="Arial"/>
          <w:sz w:val="28"/>
          <w:szCs w:val="28"/>
          <w:lang w:val="x-none"/>
        </w:rPr>
        <w:t>nemukadzi</w:t>
      </w:r>
      <w:proofErr w:type="spellEnd"/>
      <w:r>
        <w:rPr>
          <w:rFonts w:ascii="Arial" w:hAnsi="Arial" w:cs="Arial"/>
          <w:sz w:val="28"/>
          <w:szCs w:val="28"/>
          <w:lang w:val="x-none"/>
        </w:rPr>
        <w:t xml:space="preserve">, </w:t>
      </w:r>
      <w:proofErr w:type="spellStart"/>
      <w:r>
        <w:rPr>
          <w:rFonts w:ascii="Arial" w:hAnsi="Arial" w:cs="Arial"/>
          <w:sz w:val="28"/>
          <w:szCs w:val="28"/>
          <w:lang w:val="x-none"/>
        </w:rPr>
        <w:t>nevana</w:t>
      </w:r>
      <w:proofErr w:type="spellEnd"/>
      <w:r>
        <w:rPr>
          <w:rFonts w:ascii="Arial" w:hAnsi="Arial" w:cs="Arial"/>
          <w:sz w:val="28"/>
          <w:szCs w:val="28"/>
          <w:lang w:val="x-none"/>
        </w:rPr>
        <w:t xml:space="preserve">; Mwari </w:t>
      </w:r>
      <w:proofErr w:type="spellStart"/>
      <w:r>
        <w:rPr>
          <w:rFonts w:ascii="Arial" w:hAnsi="Arial" w:cs="Arial"/>
          <w:sz w:val="28"/>
          <w:szCs w:val="28"/>
          <w:lang w:val="x-none"/>
        </w:rPr>
        <w:t>achakupa</w:t>
      </w:r>
      <w:proofErr w:type="spellEnd"/>
      <w:r>
        <w:rPr>
          <w:rFonts w:ascii="Arial" w:hAnsi="Arial" w:cs="Arial"/>
          <w:sz w:val="28"/>
          <w:szCs w:val="28"/>
          <w:lang w:val="x-none"/>
        </w:rPr>
        <w:t xml:space="preserve"> </w:t>
      </w:r>
      <w:proofErr w:type="spellStart"/>
      <w:r>
        <w:rPr>
          <w:rFonts w:ascii="Arial" w:hAnsi="Arial" w:cs="Arial"/>
          <w:sz w:val="28"/>
          <w:szCs w:val="28"/>
          <w:lang w:val="x-none"/>
        </w:rPr>
        <w:t>vaka</w:t>
      </w:r>
      <w:proofErr w:type="spellEnd"/>
      <w:r>
        <w:rPr>
          <w:rFonts w:ascii="Arial" w:hAnsi="Arial" w:cs="Arial"/>
          <w:sz w:val="28"/>
          <w:szCs w:val="28"/>
          <w:lang w:val="x-none"/>
        </w:rPr>
        <w:t>—</w:t>
      </w:r>
      <w:proofErr w:type="spellStart"/>
      <w:r>
        <w:rPr>
          <w:rFonts w:ascii="Arial" w:hAnsi="Arial" w:cs="Arial"/>
          <w:sz w:val="28"/>
          <w:szCs w:val="28"/>
          <w:lang w:val="x-none"/>
        </w:rPr>
        <w:t>vakadzi</w:t>
      </w:r>
      <w:proofErr w:type="spellEnd"/>
      <w:r>
        <w:rPr>
          <w:rFonts w:ascii="Arial" w:hAnsi="Arial" w:cs="Arial"/>
          <w:sz w:val="28"/>
          <w:szCs w:val="28"/>
          <w:lang w:val="x-none"/>
        </w:rPr>
        <w:t xml:space="preserve"> </w:t>
      </w:r>
      <w:proofErr w:type="spellStart"/>
      <w:r>
        <w:rPr>
          <w:rFonts w:ascii="Arial" w:hAnsi="Arial" w:cs="Arial"/>
          <w:sz w:val="28"/>
          <w:szCs w:val="28"/>
          <w:lang w:val="x-none"/>
        </w:rPr>
        <w:t>vevana</w:t>
      </w:r>
      <w:proofErr w:type="spellEnd"/>
      <w:r>
        <w:rPr>
          <w:rFonts w:ascii="Arial" w:hAnsi="Arial" w:cs="Arial"/>
          <w:sz w:val="28"/>
          <w:szCs w:val="28"/>
          <w:lang w:val="x-none"/>
        </w:rPr>
        <w:t xml:space="preserve">. </w:t>
      </w:r>
      <w:proofErr w:type="spellStart"/>
      <w:r>
        <w:rPr>
          <w:rFonts w:ascii="Arial" w:hAnsi="Arial" w:cs="Arial"/>
          <w:sz w:val="28"/>
          <w:szCs w:val="28"/>
          <w:lang w:val="x-none"/>
        </w:rPr>
        <w:t>Ukarasikirwa</w:t>
      </w:r>
      <w:proofErr w:type="spellEnd"/>
      <w:r>
        <w:rPr>
          <w:rFonts w:ascii="Arial" w:hAnsi="Arial" w:cs="Arial"/>
          <w:sz w:val="28"/>
          <w:szCs w:val="28"/>
          <w:lang w:val="x-none"/>
        </w:rPr>
        <w:t xml:space="preserve"> </w:t>
      </w:r>
      <w:proofErr w:type="spellStart"/>
      <w:r>
        <w:rPr>
          <w:rFonts w:ascii="Arial" w:hAnsi="Arial" w:cs="Arial"/>
          <w:sz w:val="28"/>
          <w:szCs w:val="28"/>
          <w:lang w:val="x-none"/>
        </w:rPr>
        <w:t>nemurume</w:t>
      </w:r>
      <w:proofErr w:type="spellEnd"/>
      <w:r>
        <w:rPr>
          <w:rFonts w:ascii="Arial" w:hAnsi="Arial" w:cs="Arial"/>
          <w:sz w:val="28"/>
          <w:szCs w:val="28"/>
          <w:lang w:val="x-none"/>
        </w:rPr>
        <w:t xml:space="preserve">, Mwari </w:t>
      </w:r>
      <w:proofErr w:type="spellStart"/>
      <w:r>
        <w:rPr>
          <w:rFonts w:ascii="Arial" w:hAnsi="Arial" w:cs="Arial"/>
          <w:sz w:val="28"/>
          <w:szCs w:val="28"/>
          <w:lang w:val="x-none"/>
        </w:rPr>
        <w:t>achakupa</w:t>
      </w:r>
      <w:proofErr w:type="spellEnd"/>
      <w:r>
        <w:rPr>
          <w:rFonts w:ascii="Arial" w:hAnsi="Arial" w:cs="Arial"/>
          <w:sz w:val="28"/>
          <w:szCs w:val="28"/>
          <w:lang w:val="x-none"/>
        </w:rPr>
        <w:t xml:space="preserve"> </w:t>
      </w:r>
      <w:proofErr w:type="spellStart"/>
      <w:r>
        <w:rPr>
          <w:rFonts w:ascii="Arial" w:hAnsi="Arial" w:cs="Arial"/>
          <w:sz w:val="28"/>
          <w:szCs w:val="28"/>
          <w:lang w:val="x-none"/>
        </w:rPr>
        <w:t>mumwe</w:t>
      </w:r>
      <w:proofErr w:type="spellEnd"/>
      <w:r>
        <w:rPr>
          <w:rFonts w:ascii="Arial" w:hAnsi="Arial" w:cs="Arial"/>
          <w:sz w:val="28"/>
          <w:szCs w:val="28"/>
          <w:lang w:val="x-none"/>
        </w:rPr>
        <w:t xml:space="preserve"> kana </w:t>
      </w:r>
      <w:proofErr w:type="spellStart"/>
      <w:r>
        <w:rPr>
          <w:rFonts w:ascii="Arial" w:hAnsi="Arial" w:cs="Arial"/>
          <w:sz w:val="28"/>
          <w:szCs w:val="28"/>
          <w:lang w:val="x-none"/>
        </w:rPr>
        <w:t>uri</w:t>
      </w:r>
      <w:proofErr w:type="spellEnd"/>
      <w:r>
        <w:rPr>
          <w:rFonts w:ascii="Arial" w:hAnsi="Arial" w:cs="Arial"/>
          <w:sz w:val="28"/>
          <w:szCs w:val="28"/>
          <w:lang w:val="x-none"/>
        </w:rPr>
        <w:t xml:space="preserve"> </w:t>
      </w:r>
      <w:proofErr w:type="spellStart"/>
      <w:r>
        <w:rPr>
          <w:rFonts w:ascii="Arial" w:hAnsi="Arial" w:cs="Arial"/>
          <w:sz w:val="28"/>
          <w:szCs w:val="28"/>
          <w:lang w:val="x-none"/>
        </w:rPr>
        <w:t>mukadzi</w:t>
      </w:r>
      <w:proofErr w:type="spellEnd"/>
      <w:r>
        <w:rPr>
          <w:rFonts w:ascii="Arial" w:hAnsi="Arial" w:cs="Arial"/>
          <w:sz w:val="28"/>
          <w:szCs w:val="28"/>
          <w:lang w:val="x-none"/>
        </w:rPr>
        <w:t xml:space="preserve">, </w:t>
      </w:r>
      <w:proofErr w:type="spellStart"/>
      <w:r>
        <w:rPr>
          <w:rFonts w:ascii="Arial" w:hAnsi="Arial" w:cs="Arial"/>
          <w:sz w:val="28"/>
          <w:szCs w:val="28"/>
          <w:lang w:val="x-none"/>
        </w:rPr>
        <w:t>nevana</w:t>
      </w:r>
      <w:proofErr w:type="spellEnd"/>
      <w:r>
        <w:rPr>
          <w:rFonts w:ascii="Arial" w:hAnsi="Arial" w:cs="Arial"/>
          <w:sz w:val="28"/>
          <w:szCs w:val="28"/>
          <w:lang w:val="x-none"/>
        </w:rPr>
        <w:t xml:space="preserve"> </w:t>
      </w:r>
      <w:proofErr w:type="spellStart"/>
      <w:r>
        <w:rPr>
          <w:rFonts w:ascii="Arial" w:hAnsi="Arial" w:cs="Arial"/>
          <w:sz w:val="28"/>
          <w:szCs w:val="28"/>
          <w:lang w:val="x-none"/>
        </w:rPr>
        <w:t>futi</w:t>
      </w:r>
      <w:proofErr w:type="spellEnd"/>
      <w:r>
        <w:rPr>
          <w:rFonts w:ascii="Arial" w:hAnsi="Arial" w:cs="Arial"/>
          <w:sz w:val="28"/>
          <w:szCs w:val="28"/>
          <w:lang w:val="x-none"/>
        </w:rPr>
        <w:t xml:space="preserve"> </w:t>
      </w:r>
      <w:proofErr w:type="spellStart"/>
      <w:r>
        <w:rPr>
          <w:rFonts w:ascii="Arial" w:hAnsi="Arial" w:cs="Arial"/>
          <w:sz w:val="28"/>
          <w:szCs w:val="28"/>
          <w:lang w:val="x-none"/>
        </w:rPr>
        <w:t>hobho</w:t>
      </w:r>
      <w:proofErr w:type="spellEnd"/>
      <w:r>
        <w:rPr>
          <w:rFonts w:ascii="Arial" w:hAnsi="Arial" w:cs="Arial"/>
          <w:sz w:val="28"/>
          <w:szCs w:val="28"/>
          <w:lang w:val="x-none"/>
        </w:rPr>
        <w:t xml:space="preserve">. </w:t>
      </w:r>
    </w:p>
    <w:p w:rsidR="00E04253" w:rsidP="00E04253" w:rsidRDefault="00E04253" w14:paraId="205A8800" w14:textId="77777777">
      <w:pPr>
        <w:jc w:val="both"/>
        <w:rPr>
          <w:rFonts w:ascii="Arial" w:hAnsi="Arial" w:cs="Arial"/>
          <w:sz w:val="28"/>
          <w:szCs w:val="28"/>
          <w:lang w:val="x-none"/>
        </w:rPr>
      </w:pPr>
      <w:r>
        <w:rPr>
          <w:rFonts w:ascii="Arial" w:hAnsi="Arial" w:cs="Arial"/>
          <w:sz w:val="28"/>
          <w:szCs w:val="28"/>
          <w:vertAlign w:val="superscript"/>
          <w:lang w:val="x-none"/>
        </w:rPr>
        <w:t xml:space="preserve">407 </w:t>
      </w:r>
      <w:r>
        <w:rPr>
          <w:rFonts w:ascii="Arial" w:hAnsi="Arial" w:cs="Arial"/>
          <w:sz w:val="28"/>
          <w:szCs w:val="28"/>
          <w:lang w:val="x-none"/>
        </w:rPr>
        <w:t xml:space="preserve">Kana </w:t>
      </w:r>
      <w:proofErr w:type="spellStart"/>
      <w:r>
        <w:rPr>
          <w:rFonts w:ascii="Arial" w:hAnsi="Arial" w:cs="Arial"/>
          <w:sz w:val="28"/>
          <w:szCs w:val="28"/>
          <w:lang w:val="x-none"/>
        </w:rPr>
        <w:t>wazviitira</w:t>
      </w:r>
      <w:proofErr w:type="spellEnd"/>
      <w:r>
        <w:rPr>
          <w:rFonts w:ascii="Arial" w:hAnsi="Arial" w:cs="Arial"/>
          <w:sz w:val="28"/>
          <w:szCs w:val="28"/>
          <w:lang w:val="x-none"/>
        </w:rPr>
        <w:t xml:space="preserve"> </w:t>
      </w:r>
      <w:proofErr w:type="spellStart"/>
      <w:r>
        <w:rPr>
          <w:rFonts w:ascii="Arial" w:hAnsi="Arial" w:cs="Arial"/>
          <w:sz w:val="28"/>
          <w:szCs w:val="28"/>
          <w:lang w:val="x-none"/>
        </w:rPr>
        <w:t>Vhangeri</w:t>
      </w:r>
      <w:proofErr w:type="spellEnd"/>
      <w:r>
        <w:rPr>
          <w:rFonts w:ascii="Arial" w:hAnsi="Arial" w:cs="Arial"/>
          <w:sz w:val="28"/>
          <w:szCs w:val="28"/>
          <w:lang w:val="x-none"/>
        </w:rPr>
        <w:t xml:space="preserve">, “Rejoice in the Lord! </w:t>
      </w:r>
      <w:r w:rsidRPr="005D2628">
        <w:rPr>
          <w:rFonts w:ascii="Arial" w:hAnsi="Arial" w:cs="Arial"/>
          <w:sz w:val="18"/>
          <w:szCs w:val="18"/>
          <w:lang w:val="x-none"/>
        </w:rPr>
        <w:t>[Congregation says, “Amen.”]</w:t>
      </w:r>
      <w:r>
        <w:rPr>
          <w:rFonts w:ascii="Arial" w:hAnsi="Arial" w:cs="Arial"/>
          <w:sz w:val="28"/>
          <w:szCs w:val="28"/>
          <w:lang w:val="x-none"/>
        </w:rPr>
        <w:t xml:space="preserve"> And again I say re…?” </w:t>
      </w:r>
      <w:r w:rsidRPr="005D2628">
        <w:rPr>
          <w:rFonts w:ascii="Arial" w:hAnsi="Arial" w:cs="Arial"/>
          <w:sz w:val="18"/>
          <w:szCs w:val="18"/>
          <w:lang w:val="x-none"/>
        </w:rPr>
        <w:t>[Congregation says, “</w:t>
      </w:r>
      <w:r>
        <w:rPr>
          <w:rFonts w:ascii="Arial" w:hAnsi="Arial" w:cs="Arial"/>
          <w:sz w:val="18"/>
          <w:szCs w:val="18"/>
          <w:lang w:val="x-none"/>
        </w:rPr>
        <w:t>rejoice; Amen</w:t>
      </w:r>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Brother </w:t>
      </w:r>
      <w:proofErr w:type="spellStart"/>
      <w:r>
        <w:rPr>
          <w:rFonts w:ascii="Arial" w:hAnsi="Arial" w:cs="Arial"/>
          <w:sz w:val="28"/>
          <w:szCs w:val="28"/>
          <w:lang w:val="x-none"/>
        </w:rPr>
        <w:t>ndakatenga</w:t>
      </w:r>
      <w:proofErr w:type="spellEnd"/>
      <w:r>
        <w:rPr>
          <w:rFonts w:ascii="Arial" w:hAnsi="Arial" w:cs="Arial"/>
          <w:sz w:val="28"/>
          <w:szCs w:val="28"/>
          <w:lang w:val="x-none"/>
        </w:rPr>
        <w:t xml:space="preserve"> furniture </w:t>
      </w:r>
      <w:proofErr w:type="spellStart"/>
      <w:r>
        <w:rPr>
          <w:rFonts w:ascii="Arial" w:hAnsi="Arial" w:cs="Arial"/>
          <w:sz w:val="28"/>
          <w:szCs w:val="28"/>
          <w:lang w:val="x-none"/>
        </w:rPr>
        <w:t>sebenzi</w:t>
      </w:r>
      <w:proofErr w:type="spellEnd"/>
      <w:r>
        <w:rPr>
          <w:rFonts w:ascii="Arial" w:hAnsi="Arial" w:cs="Arial"/>
          <w:sz w:val="28"/>
          <w:szCs w:val="28"/>
          <w:lang w:val="x-none"/>
        </w:rPr>
        <w:t xml:space="preserve">. </w:t>
      </w:r>
      <w:proofErr w:type="spellStart"/>
      <w:r>
        <w:rPr>
          <w:rFonts w:ascii="Arial" w:hAnsi="Arial" w:cs="Arial"/>
          <w:sz w:val="28"/>
          <w:szCs w:val="28"/>
          <w:lang w:val="x-none"/>
        </w:rPr>
        <w:t>Imwe</w:t>
      </w:r>
      <w:proofErr w:type="spellEnd"/>
      <w:r>
        <w:rPr>
          <w:rFonts w:ascii="Arial" w:hAnsi="Arial" w:cs="Arial"/>
          <w:sz w:val="28"/>
          <w:szCs w:val="28"/>
          <w:lang w:val="x-none"/>
        </w:rPr>
        <w:t xml:space="preserve"> </w:t>
      </w:r>
      <w:proofErr w:type="spellStart"/>
      <w:r>
        <w:rPr>
          <w:rFonts w:ascii="Arial" w:hAnsi="Arial" w:cs="Arial"/>
          <w:sz w:val="28"/>
          <w:szCs w:val="28"/>
          <w:lang w:val="x-none"/>
        </w:rPr>
        <w:t>mibhedha</w:t>
      </w:r>
      <w:proofErr w:type="spellEnd"/>
      <w:r>
        <w:rPr>
          <w:rFonts w:ascii="Arial" w:hAnsi="Arial" w:cs="Arial"/>
          <w:sz w:val="28"/>
          <w:szCs w:val="28"/>
          <w:lang w:val="x-none"/>
        </w:rPr>
        <w:t xml:space="preserve"> </w:t>
      </w:r>
      <w:proofErr w:type="spellStart"/>
      <w:r>
        <w:rPr>
          <w:rFonts w:ascii="Arial" w:hAnsi="Arial" w:cs="Arial"/>
          <w:sz w:val="28"/>
          <w:szCs w:val="28"/>
          <w:lang w:val="x-none"/>
        </w:rPr>
        <w:t>ndichiisa</w:t>
      </w:r>
      <w:proofErr w:type="spellEnd"/>
      <w:r>
        <w:rPr>
          <w:rFonts w:ascii="Arial" w:hAnsi="Arial" w:cs="Arial"/>
          <w:sz w:val="28"/>
          <w:szCs w:val="28"/>
          <w:lang w:val="x-none"/>
        </w:rPr>
        <w:t xml:space="preserve"> </w:t>
      </w:r>
      <w:proofErr w:type="spellStart"/>
      <w:r>
        <w:rPr>
          <w:rFonts w:ascii="Arial" w:hAnsi="Arial" w:cs="Arial"/>
          <w:sz w:val="28"/>
          <w:szCs w:val="28"/>
          <w:lang w:val="x-none"/>
        </w:rPr>
        <w:t>mumba</w:t>
      </w:r>
      <w:proofErr w:type="spellEnd"/>
      <w:r>
        <w:rPr>
          <w:rFonts w:ascii="Arial" w:hAnsi="Arial" w:cs="Arial"/>
          <w:sz w:val="28"/>
          <w:szCs w:val="28"/>
          <w:lang w:val="x-none"/>
        </w:rPr>
        <w:t xml:space="preserve"> </w:t>
      </w:r>
      <w:proofErr w:type="spellStart"/>
      <w:r>
        <w:rPr>
          <w:rFonts w:ascii="Arial" w:hAnsi="Arial" w:cs="Arial"/>
          <w:sz w:val="28"/>
          <w:szCs w:val="28"/>
          <w:lang w:val="x-none"/>
        </w:rPr>
        <w:t>maVaWagusiwa</w:t>
      </w:r>
      <w:proofErr w:type="spellEnd"/>
      <w:r>
        <w:rPr>
          <w:rFonts w:ascii="Arial" w:hAnsi="Arial" w:cs="Arial"/>
          <w:sz w:val="28"/>
          <w:szCs w:val="28"/>
          <w:lang w:val="x-none"/>
        </w:rPr>
        <w:t xml:space="preserve">. </w:t>
      </w:r>
      <w:proofErr w:type="spellStart"/>
      <w:r>
        <w:rPr>
          <w:rFonts w:ascii="Arial" w:hAnsi="Arial" w:cs="Arial"/>
          <w:sz w:val="28"/>
          <w:szCs w:val="28"/>
          <w:lang w:val="x-none"/>
        </w:rPr>
        <w:t>Imwe</w:t>
      </w:r>
      <w:proofErr w:type="spellEnd"/>
      <w:r>
        <w:rPr>
          <w:rFonts w:ascii="Arial" w:hAnsi="Arial" w:cs="Arial"/>
          <w:sz w:val="28"/>
          <w:szCs w:val="28"/>
          <w:lang w:val="x-none"/>
        </w:rPr>
        <w:t xml:space="preserve"> </w:t>
      </w:r>
      <w:proofErr w:type="spellStart"/>
      <w:r>
        <w:rPr>
          <w:rFonts w:ascii="Arial" w:hAnsi="Arial" w:cs="Arial"/>
          <w:sz w:val="28"/>
          <w:szCs w:val="28"/>
          <w:lang w:val="x-none"/>
        </w:rPr>
        <w:t>ndichiisa</w:t>
      </w:r>
      <w:proofErr w:type="spellEnd"/>
      <w:r>
        <w:rPr>
          <w:rFonts w:ascii="Arial" w:hAnsi="Arial" w:cs="Arial"/>
          <w:sz w:val="28"/>
          <w:szCs w:val="28"/>
          <w:lang w:val="x-none"/>
        </w:rPr>
        <w:t xml:space="preserve"> </w:t>
      </w:r>
      <w:proofErr w:type="spellStart"/>
      <w:r>
        <w:rPr>
          <w:rFonts w:ascii="Arial" w:hAnsi="Arial" w:cs="Arial"/>
          <w:sz w:val="28"/>
          <w:szCs w:val="28"/>
          <w:lang w:val="x-none"/>
        </w:rPr>
        <w:t>mumba</w:t>
      </w:r>
      <w:proofErr w:type="spellEnd"/>
      <w:r>
        <w:rPr>
          <w:rFonts w:ascii="Arial" w:hAnsi="Arial" w:cs="Arial"/>
          <w:sz w:val="28"/>
          <w:szCs w:val="28"/>
          <w:lang w:val="x-none"/>
        </w:rPr>
        <w:t xml:space="preserve"> </w:t>
      </w:r>
      <w:proofErr w:type="spellStart"/>
      <w:r>
        <w:rPr>
          <w:rFonts w:ascii="Arial" w:hAnsi="Arial" w:cs="Arial"/>
          <w:sz w:val="28"/>
          <w:szCs w:val="28"/>
          <w:lang w:val="x-none"/>
        </w:rPr>
        <w:t>maMarisa</w:t>
      </w:r>
      <w:proofErr w:type="spellEnd"/>
      <w:r>
        <w:rPr>
          <w:rFonts w:ascii="Arial" w:hAnsi="Arial" w:cs="Arial"/>
          <w:sz w:val="28"/>
          <w:szCs w:val="28"/>
          <w:lang w:val="x-none"/>
        </w:rPr>
        <w:t xml:space="preserve">, </w:t>
      </w:r>
      <w:proofErr w:type="spellStart"/>
      <w:r>
        <w:rPr>
          <w:rFonts w:ascii="Arial" w:hAnsi="Arial" w:cs="Arial"/>
          <w:sz w:val="28"/>
          <w:szCs w:val="28"/>
          <w:lang w:val="x-none"/>
        </w:rPr>
        <w:t>imwe</w:t>
      </w:r>
      <w:proofErr w:type="spellEnd"/>
      <w:r>
        <w:rPr>
          <w:rFonts w:ascii="Arial" w:hAnsi="Arial" w:cs="Arial"/>
          <w:sz w:val="28"/>
          <w:szCs w:val="28"/>
          <w:lang w:val="x-none"/>
        </w:rPr>
        <w:t xml:space="preserve"> </w:t>
      </w:r>
      <w:proofErr w:type="spellStart"/>
      <w:r>
        <w:rPr>
          <w:rFonts w:ascii="Arial" w:hAnsi="Arial" w:cs="Arial"/>
          <w:sz w:val="28"/>
          <w:szCs w:val="28"/>
          <w:lang w:val="x-none"/>
        </w:rPr>
        <w:t>ndichiiisa</w:t>
      </w:r>
      <w:proofErr w:type="spellEnd"/>
      <w:r>
        <w:rPr>
          <w:rFonts w:ascii="Arial" w:hAnsi="Arial" w:cs="Arial"/>
          <w:sz w:val="28"/>
          <w:szCs w:val="28"/>
          <w:lang w:val="x-none"/>
        </w:rPr>
        <w:t xml:space="preserve"> </w:t>
      </w:r>
      <w:proofErr w:type="spellStart"/>
      <w:r>
        <w:rPr>
          <w:rFonts w:ascii="Arial" w:hAnsi="Arial" w:cs="Arial"/>
          <w:sz w:val="28"/>
          <w:szCs w:val="28"/>
          <w:lang w:val="x-none"/>
        </w:rPr>
        <w:t>mumba</w:t>
      </w:r>
      <w:proofErr w:type="spellEnd"/>
      <w:r>
        <w:rPr>
          <w:rFonts w:ascii="Arial" w:hAnsi="Arial" w:cs="Arial"/>
          <w:sz w:val="28"/>
          <w:szCs w:val="28"/>
          <w:lang w:val="x-none"/>
        </w:rPr>
        <w:t xml:space="preserve"> ma </w:t>
      </w:r>
      <w:proofErr w:type="spellStart"/>
      <w:r>
        <w:rPr>
          <w:rFonts w:ascii="Arial" w:hAnsi="Arial" w:cs="Arial"/>
          <w:sz w:val="28"/>
          <w:szCs w:val="28"/>
          <w:lang w:val="x-none"/>
        </w:rPr>
        <w:t>aKatewe</w:t>
      </w:r>
      <w:proofErr w:type="spellEnd"/>
      <w:r>
        <w:rPr>
          <w:rFonts w:ascii="Arial" w:hAnsi="Arial" w:cs="Arial"/>
          <w:sz w:val="28"/>
          <w:szCs w:val="28"/>
          <w:lang w:val="x-none"/>
        </w:rPr>
        <w:t xml:space="preserve">, </w:t>
      </w:r>
      <w:proofErr w:type="spellStart"/>
      <w:r>
        <w:rPr>
          <w:rFonts w:ascii="Arial" w:hAnsi="Arial" w:cs="Arial"/>
          <w:sz w:val="28"/>
          <w:szCs w:val="28"/>
          <w:lang w:val="x-none"/>
        </w:rPr>
        <w:t>ndichiisa</w:t>
      </w:r>
      <w:proofErr w:type="spellEnd"/>
      <w:r>
        <w:rPr>
          <w:rFonts w:ascii="Arial" w:hAnsi="Arial" w:cs="Arial"/>
          <w:sz w:val="28"/>
          <w:szCs w:val="28"/>
          <w:lang w:val="x-none"/>
        </w:rPr>
        <w:t xml:space="preserve">… </w:t>
      </w:r>
      <w:proofErr w:type="spellStart"/>
      <w:r>
        <w:rPr>
          <w:rFonts w:ascii="Arial" w:hAnsi="Arial" w:cs="Arial"/>
          <w:sz w:val="28"/>
          <w:szCs w:val="28"/>
          <w:lang w:val="x-none"/>
        </w:rPr>
        <w:t>Kutenga</w:t>
      </w:r>
      <w:proofErr w:type="spellEnd"/>
      <w:r>
        <w:rPr>
          <w:rFonts w:ascii="Arial" w:hAnsi="Arial" w:cs="Arial"/>
          <w:sz w:val="28"/>
          <w:szCs w:val="28"/>
          <w:lang w:val="x-none"/>
        </w:rPr>
        <w:t xml:space="preserve"> furniture </w:t>
      </w:r>
      <w:proofErr w:type="spellStart"/>
      <w:r>
        <w:rPr>
          <w:rFonts w:ascii="Arial" w:hAnsi="Arial" w:cs="Arial"/>
          <w:sz w:val="28"/>
          <w:szCs w:val="28"/>
          <w:lang w:val="x-none"/>
        </w:rPr>
        <w:t>sebenzi</w:t>
      </w:r>
      <w:proofErr w:type="spellEnd"/>
      <w:r>
        <w:rPr>
          <w:rFonts w:ascii="Arial" w:hAnsi="Arial" w:cs="Arial"/>
          <w:sz w:val="28"/>
          <w:szCs w:val="28"/>
          <w:lang w:val="x-none"/>
        </w:rPr>
        <w:t xml:space="preserve">! </w:t>
      </w:r>
      <w:proofErr w:type="spellStart"/>
      <w:r>
        <w:rPr>
          <w:rFonts w:ascii="Arial" w:hAnsi="Arial" w:cs="Arial"/>
          <w:sz w:val="28"/>
          <w:szCs w:val="28"/>
          <w:lang w:val="x-none"/>
        </w:rPr>
        <w:t>Zvokuti</w:t>
      </w:r>
      <w:proofErr w:type="spellEnd"/>
      <w:r>
        <w:rPr>
          <w:rFonts w:ascii="Arial" w:hAnsi="Arial" w:cs="Arial"/>
          <w:sz w:val="28"/>
          <w:szCs w:val="28"/>
          <w:lang w:val="x-none"/>
        </w:rPr>
        <w:t xml:space="preserve"> </w:t>
      </w:r>
      <w:proofErr w:type="spellStart"/>
      <w:r>
        <w:rPr>
          <w:rFonts w:ascii="Arial" w:hAnsi="Arial" w:cs="Arial"/>
          <w:sz w:val="28"/>
          <w:szCs w:val="28"/>
          <w:lang w:val="x-none"/>
        </w:rPr>
        <w:t>payakapararaka</w:t>
      </w:r>
      <w:proofErr w:type="spellEnd"/>
      <w:r>
        <w:rPr>
          <w:rFonts w:ascii="Arial" w:hAnsi="Arial" w:cs="Arial"/>
          <w:sz w:val="28"/>
          <w:szCs w:val="28"/>
          <w:lang w:val="x-none"/>
        </w:rPr>
        <w:t xml:space="preserve">, </w:t>
      </w:r>
      <w:proofErr w:type="spellStart"/>
      <w:r>
        <w:rPr>
          <w:rFonts w:ascii="Arial" w:hAnsi="Arial" w:cs="Arial"/>
          <w:sz w:val="28"/>
          <w:szCs w:val="28"/>
          <w:lang w:val="x-none"/>
        </w:rPr>
        <w:t>waichema</w:t>
      </w:r>
      <w:proofErr w:type="spellEnd"/>
      <w:r>
        <w:rPr>
          <w:rFonts w:ascii="Arial" w:hAnsi="Arial" w:cs="Arial"/>
          <w:sz w:val="28"/>
          <w:szCs w:val="28"/>
          <w:lang w:val="x-none"/>
        </w:rPr>
        <w:t xml:space="preserve"> </w:t>
      </w:r>
      <w:proofErr w:type="spellStart"/>
      <w:r>
        <w:rPr>
          <w:rFonts w:ascii="Arial" w:hAnsi="Arial" w:cs="Arial"/>
          <w:sz w:val="28"/>
          <w:szCs w:val="28"/>
          <w:lang w:val="x-none"/>
        </w:rPr>
        <w:t>kufunga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handichagona</w:t>
      </w:r>
      <w:proofErr w:type="spellEnd"/>
      <w:r>
        <w:rPr>
          <w:rFonts w:ascii="Arial" w:hAnsi="Arial" w:cs="Arial"/>
          <w:sz w:val="28"/>
          <w:szCs w:val="28"/>
          <w:lang w:val="x-none"/>
        </w:rPr>
        <w:t xml:space="preserve"> </w:t>
      </w:r>
      <w:proofErr w:type="spellStart"/>
      <w:r w:rsidRPr="00D169B1">
        <w:rPr>
          <w:rFonts w:ascii="Arial" w:hAnsi="Arial" w:cs="Arial"/>
          <w:i/>
          <w:iCs/>
          <w:sz w:val="28"/>
          <w:szCs w:val="28"/>
          <w:lang w:val="x-none"/>
        </w:rPr>
        <w:t>kur</w:t>
      </w:r>
      <w:r>
        <w:rPr>
          <w:rFonts w:ascii="Arial" w:hAnsi="Arial" w:cs="Arial"/>
          <w:i/>
          <w:iCs/>
          <w:sz w:val="28"/>
          <w:szCs w:val="28"/>
          <w:lang w:val="x-none"/>
        </w:rPr>
        <w:t>i</w:t>
      </w:r>
      <w:r w:rsidRPr="00D169B1">
        <w:rPr>
          <w:rFonts w:ascii="Arial" w:hAnsi="Arial" w:cs="Arial"/>
          <w:i/>
          <w:iCs/>
          <w:sz w:val="28"/>
          <w:szCs w:val="28"/>
          <w:lang w:val="x-none"/>
        </w:rPr>
        <w:t>plesa</w:t>
      </w:r>
      <w:proofErr w:type="spellEnd"/>
      <w:r>
        <w:rPr>
          <w:rFonts w:ascii="Arial" w:hAnsi="Arial" w:cs="Arial"/>
          <w:i/>
          <w:iCs/>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to replace—ED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imwe</w:t>
      </w:r>
      <w:proofErr w:type="spellEnd"/>
      <w:r>
        <w:rPr>
          <w:rFonts w:ascii="Arial" w:hAnsi="Arial" w:cs="Arial"/>
          <w:sz w:val="28"/>
          <w:szCs w:val="28"/>
          <w:lang w:val="x-none"/>
        </w:rPr>
        <w:t xml:space="preserve">. Iye </w:t>
      </w:r>
      <w:proofErr w:type="spellStart"/>
      <w:r>
        <w:rPr>
          <w:rFonts w:ascii="Arial" w:hAnsi="Arial" w:cs="Arial"/>
          <w:sz w:val="28"/>
          <w:szCs w:val="28"/>
          <w:lang w:val="x-none"/>
        </w:rPr>
        <w:t>zvino</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handicha</w:t>
      </w:r>
      <w:proofErr w:type="spellEnd"/>
      <w:r>
        <w:rPr>
          <w:rFonts w:ascii="Arial" w:hAnsi="Arial" w:cs="Arial"/>
          <w:sz w:val="28"/>
          <w:szCs w:val="28"/>
          <w:lang w:val="x-none"/>
        </w:rPr>
        <w:t xml:space="preserve">… </w:t>
      </w:r>
      <w:proofErr w:type="spellStart"/>
      <w:r>
        <w:rPr>
          <w:rFonts w:ascii="Arial" w:hAnsi="Arial" w:cs="Arial"/>
          <w:sz w:val="28"/>
          <w:szCs w:val="28"/>
          <w:lang w:val="x-none"/>
        </w:rPr>
        <w:t>ya</w:t>
      </w:r>
      <w:proofErr w:type="spellEnd"/>
      <w:r>
        <w:rPr>
          <w:rFonts w:ascii="Arial" w:hAnsi="Arial" w:cs="Arial"/>
          <w:sz w:val="28"/>
          <w:szCs w:val="28"/>
          <w:lang w:val="x-none"/>
        </w:rPr>
        <w:t xml:space="preserve">… I realise that was no…? </w:t>
      </w:r>
      <w:r w:rsidRPr="005D2628">
        <w:rPr>
          <w:rFonts w:ascii="Arial" w:hAnsi="Arial" w:cs="Arial"/>
          <w:sz w:val="18"/>
          <w:szCs w:val="18"/>
          <w:lang w:val="x-none"/>
        </w:rPr>
        <w:t>[</w:t>
      </w:r>
      <w:r>
        <w:rPr>
          <w:rFonts w:ascii="Arial" w:hAnsi="Arial" w:cs="Arial"/>
          <w:sz w:val="18"/>
          <w:szCs w:val="18"/>
          <w:lang w:val="x-none"/>
        </w:rPr>
        <w:t xml:space="preserve">Apostle Gumbura and </w:t>
      </w:r>
      <w:r w:rsidRPr="005D2628">
        <w:rPr>
          <w:rFonts w:ascii="Arial" w:hAnsi="Arial" w:cs="Arial"/>
          <w:sz w:val="18"/>
          <w:szCs w:val="18"/>
          <w:lang w:val="x-none"/>
        </w:rPr>
        <w:t>Congregation say, “n</w:t>
      </w:r>
      <w:r>
        <w:rPr>
          <w:rFonts w:ascii="Arial" w:hAnsi="Arial" w:cs="Arial"/>
          <w:sz w:val="18"/>
          <w:szCs w:val="18"/>
          <w:lang w:val="x-none"/>
        </w:rPr>
        <w:t>othing</w:t>
      </w:r>
      <w:r w:rsidRPr="005D2628">
        <w:rPr>
          <w:rFonts w:ascii="Arial" w:hAnsi="Arial" w:cs="Arial"/>
          <w:sz w:val="18"/>
          <w:szCs w:val="18"/>
          <w:lang w:val="x-none"/>
        </w:rPr>
        <w:t>.”</w:t>
      </w:r>
      <w:r>
        <w:rPr>
          <w:rFonts w:ascii="Arial" w:hAnsi="Arial" w:cs="Arial"/>
          <w:sz w:val="18"/>
          <w:szCs w:val="18"/>
          <w:lang w:val="x-none"/>
        </w:rPr>
        <w:t>; Congregation says, “Amen!”</w:t>
      </w:r>
      <w:r w:rsidRPr="005D2628">
        <w:rPr>
          <w:rFonts w:ascii="Arial" w:hAnsi="Arial" w:cs="Arial"/>
          <w:sz w:val="18"/>
          <w:szCs w:val="18"/>
          <w:lang w:val="x-none"/>
        </w:rPr>
        <w:t>]</w:t>
      </w:r>
      <w:r>
        <w:rPr>
          <w:rFonts w:ascii="Arial" w:hAnsi="Arial" w:cs="Arial"/>
          <w:sz w:val="18"/>
          <w:szCs w:val="18"/>
          <w:lang w:val="x-none"/>
        </w:rPr>
        <w:t xml:space="preserve"> </w:t>
      </w:r>
    </w:p>
    <w:p w:rsidR="00E04253" w:rsidP="00E04253" w:rsidRDefault="00E04253" w14:paraId="4C20309B" w14:textId="77777777">
      <w:pPr>
        <w:jc w:val="both"/>
        <w:rPr>
          <w:rFonts w:ascii="Arial" w:hAnsi="Arial" w:cs="Arial"/>
          <w:sz w:val="28"/>
          <w:szCs w:val="28"/>
          <w:lang w:val="x-none"/>
        </w:rPr>
      </w:pPr>
      <w:r w:rsidRPr="00805FC4">
        <w:rPr>
          <w:rFonts w:ascii="Arial" w:hAnsi="Arial" w:cs="Arial"/>
          <w:sz w:val="28"/>
          <w:szCs w:val="28"/>
          <w:vertAlign w:val="superscript"/>
          <w:lang w:val="x-none"/>
        </w:rPr>
        <w:t>408</w:t>
      </w:r>
      <w:r>
        <w:rPr>
          <w:rFonts w:ascii="Arial" w:hAnsi="Arial" w:cs="Arial"/>
          <w:sz w:val="28"/>
          <w:szCs w:val="28"/>
          <w:lang w:val="x-none"/>
        </w:rPr>
        <w:t xml:space="preserve"> Inini hapana </w:t>
      </w:r>
      <w:proofErr w:type="spellStart"/>
      <w:r>
        <w:rPr>
          <w:rFonts w:ascii="Arial" w:hAnsi="Arial" w:cs="Arial"/>
          <w:sz w:val="28"/>
          <w:szCs w:val="28"/>
          <w:lang w:val="x-none"/>
        </w:rPr>
        <w:t>chinhu</w:t>
      </w:r>
      <w:proofErr w:type="spellEnd"/>
      <w:r>
        <w:rPr>
          <w:rFonts w:ascii="Arial" w:hAnsi="Arial" w:cs="Arial"/>
          <w:sz w:val="28"/>
          <w:szCs w:val="28"/>
          <w:lang w:val="x-none"/>
        </w:rPr>
        <w:t xml:space="preserve"> </w:t>
      </w:r>
      <w:proofErr w:type="spellStart"/>
      <w:r>
        <w:rPr>
          <w:rFonts w:ascii="Arial" w:hAnsi="Arial" w:cs="Arial"/>
          <w:sz w:val="28"/>
          <w:szCs w:val="28"/>
          <w:lang w:val="x-none"/>
        </w:rPr>
        <w:t>changu</w:t>
      </w:r>
      <w:proofErr w:type="spellEnd"/>
      <w:r>
        <w:rPr>
          <w:rFonts w:ascii="Arial" w:hAnsi="Arial" w:cs="Arial"/>
          <w:sz w:val="28"/>
          <w:szCs w:val="28"/>
          <w:lang w:val="x-none"/>
        </w:rPr>
        <w:t xml:space="preserve"> </w:t>
      </w:r>
      <w:proofErr w:type="spellStart"/>
      <w:r>
        <w:rPr>
          <w:rFonts w:ascii="Arial" w:hAnsi="Arial" w:cs="Arial"/>
          <w:sz w:val="28"/>
          <w:szCs w:val="28"/>
          <w:lang w:val="x-none"/>
        </w:rPr>
        <w:t>chakandakaisa</w:t>
      </w:r>
      <w:proofErr w:type="spellEnd"/>
      <w:r>
        <w:rPr>
          <w:rFonts w:ascii="Arial" w:hAnsi="Arial" w:cs="Arial"/>
          <w:sz w:val="28"/>
          <w:szCs w:val="28"/>
          <w:lang w:val="x-none"/>
        </w:rPr>
        <w:t xml:space="preserve"> </w:t>
      </w:r>
      <w:proofErr w:type="spellStart"/>
      <w:r>
        <w:rPr>
          <w:rFonts w:ascii="Arial" w:hAnsi="Arial" w:cs="Arial"/>
          <w:sz w:val="28"/>
          <w:szCs w:val="28"/>
          <w:lang w:val="x-none"/>
        </w:rPr>
        <w:t>kubasa</w:t>
      </w:r>
      <w:proofErr w:type="spellEnd"/>
      <w:r>
        <w:rPr>
          <w:rFonts w:ascii="Arial" w:hAnsi="Arial" w:cs="Arial"/>
          <w:sz w:val="28"/>
          <w:szCs w:val="28"/>
          <w:lang w:val="x-none"/>
        </w:rPr>
        <w:t xml:space="preserve"> </w:t>
      </w:r>
      <w:proofErr w:type="spellStart"/>
      <w:r>
        <w:rPr>
          <w:rFonts w:ascii="Arial" w:hAnsi="Arial" w:cs="Arial"/>
          <w:sz w:val="28"/>
          <w:szCs w:val="28"/>
          <w:lang w:val="x-none"/>
        </w:rPr>
        <w:t>raMwari</w:t>
      </w:r>
      <w:proofErr w:type="spellEnd"/>
      <w:r>
        <w:rPr>
          <w:rFonts w:ascii="Arial" w:hAnsi="Arial" w:cs="Arial"/>
          <w:sz w:val="28"/>
          <w:szCs w:val="28"/>
          <w:lang w:val="x-none"/>
        </w:rPr>
        <w:t xml:space="preserve">, Mwari </w:t>
      </w:r>
      <w:proofErr w:type="spellStart"/>
      <w:r>
        <w:rPr>
          <w:rFonts w:ascii="Arial" w:hAnsi="Arial" w:cs="Arial"/>
          <w:sz w:val="28"/>
          <w:szCs w:val="28"/>
          <w:lang w:val="x-none"/>
        </w:rPr>
        <w:t>chavasina</w:t>
      </w:r>
      <w:proofErr w:type="spellEnd"/>
      <w:r>
        <w:rPr>
          <w:rFonts w:ascii="Arial" w:hAnsi="Arial" w:cs="Arial"/>
          <w:sz w:val="28"/>
          <w:szCs w:val="28"/>
          <w:lang w:val="x-none"/>
        </w:rPr>
        <w:t xml:space="preserve"> </w:t>
      </w:r>
      <w:proofErr w:type="spellStart"/>
      <w:r>
        <w:rPr>
          <w:rFonts w:ascii="Arial" w:hAnsi="Arial" w:cs="Arial"/>
          <w:sz w:val="28"/>
          <w:szCs w:val="28"/>
          <w:lang w:val="x-none"/>
        </w:rPr>
        <w:t>kudzo</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kudzosa</w:t>
      </w:r>
      <w:proofErr w:type="spellEnd"/>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Vana Brother </w:t>
      </w:r>
      <w:proofErr w:type="spellStart"/>
      <w:r>
        <w:rPr>
          <w:rFonts w:ascii="Arial" w:hAnsi="Arial" w:cs="Arial"/>
          <w:sz w:val="28"/>
          <w:szCs w:val="28"/>
          <w:lang w:val="x-none"/>
        </w:rPr>
        <w:t>vatakanamata</w:t>
      </w:r>
      <w:proofErr w:type="spellEnd"/>
      <w:r>
        <w:rPr>
          <w:rFonts w:ascii="Arial" w:hAnsi="Arial" w:cs="Arial"/>
          <w:sz w:val="28"/>
          <w:szCs w:val="28"/>
          <w:lang w:val="x-none"/>
        </w:rPr>
        <w:t xml:space="preserve"> </w:t>
      </w:r>
      <w:proofErr w:type="spellStart"/>
      <w:r>
        <w:rPr>
          <w:rFonts w:ascii="Arial" w:hAnsi="Arial" w:cs="Arial"/>
          <w:sz w:val="28"/>
          <w:szCs w:val="28"/>
          <w:lang w:val="x-none"/>
        </w:rPr>
        <w:t>navo</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Brother Chrispen Dombo, </w:t>
      </w:r>
      <w:proofErr w:type="spellStart"/>
      <w:r>
        <w:rPr>
          <w:rFonts w:ascii="Arial" w:hAnsi="Arial" w:cs="Arial"/>
          <w:sz w:val="28"/>
          <w:szCs w:val="28"/>
          <w:lang w:val="x-none"/>
        </w:rPr>
        <w:t>vese</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Brother </w:t>
      </w:r>
      <w:proofErr w:type="spellStart"/>
      <w:r>
        <w:rPr>
          <w:rFonts w:ascii="Arial" w:hAnsi="Arial" w:cs="Arial"/>
          <w:sz w:val="28"/>
          <w:szCs w:val="28"/>
          <w:lang w:val="x-none"/>
        </w:rPr>
        <w:t>vaya</w:t>
      </w:r>
      <w:proofErr w:type="spellEnd"/>
      <w:r>
        <w:rPr>
          <w:rFonts w:ascii="Arial" w:hAnsi="Arial" w:cs="Arial"/>
          <w:sz w:val="28"/>
          <w:szCs w:val="28"/>
          <w:lang w:val="x-none"/>
        </w:rPr>
        <w:t xml:space="preserve"> </w:t>
      </w:r>
      <w:proofErr w:type="spellStart"/>
      <w:r>
        <w:rPr>
          <w:rFonts w:ascii="Arial" w:hAnsi="Arial" w:cs="Arial"/>
          <w:sz w:val="28"/>
          <w:szCs w:val="28"/>
          <w:lang w:val="x-none"/>
        </w:rPr>
        <w:t>vaya</w:t>
      </w:r>
      <w:proofErr w:type="spellEnd"/>
      <w:r>
        <w:rPr>
          <w:rFonts w:ascii="Arial" w:hAnsi="Arial" w:cs="Arial"/>
          <w:sz w:val="28"/>
          <w:szCs w:val="28"/>
          <w:lang w:val="x-none"/>
        </w:rPr>
        <w:t xml:space="preserve">, </w:t>
      </w:r>
      <w:proofErr w:type="spellStart"/>
      <w:r>
        <w:rPr>
          <w:rFonts w:ascii="Arial" w:hAnsi="Arial" w:cs="Arial"/>
          <w:sz w:val="28"/>
          <w:szCs w:val="28"/>
          <w:lang w:val="x-none"/>
        </w:rPr>
        <w:t>vakatibira</w:t>
      </w:r>
      <w:proofErr w:type="spellEnd"/>
      <w:r>
        <w:rPr>
          <w:rFonts w:ascii="Arial" w:hAnsi="Arial" w:cs="Arial"/>
          <w:sz w:val="28"/>
          <w:szCs w:val="28"/>
          <w:lang w:val="x-none"/>
        </w:rPr>
        <w:t xml:space="preserve"> </w:t>
      </w:r>
      <w:proofErr w:type="spellStart"/>
      <w:r>
        <w:rPr>
          <w:rFonts w:ascii="Arial" w:hAnsi="Arial" w:cs="Arial"/>
          <w:sz w:val="28"/>
          <w:szCs w:val="28"/>
          <w:lang w:val="x-none"/>
        </w:rPr>
        <w:t>magumbezi</w:t>
      </w:r>
      <w:proofErr w:type="spellEnd"/>
      <w:r>
        <w:rPr>
          <w:rFonts w:ascii="Arial" w:hAnsi="Arial" w:cs="Arial"/>
          <w:sz w:val="28"/>
          <w:szCs w:val="28"/>
          <w:lang w:val="x-none"/>
        </w:rPr>
        <w:t xml:space="preserve"> </w:t>
      </w:r>
      <w:proofErr w:type="spellStart"/>
      <w:r>
        <w:rPr>
          <w:rFonts w:ascii="Arial" w:hAnsi="Arial" w:cs="Arial"/>
          <w:sz w:val="28"/>
          <w:szCs w:val="28"/>
          <w:lang w:val="x-none"/>
        </w:rPr>
        <w:t>nezvitofu</w:t>
      </w:r>
      <w:proofErr w:type="spellEnd"/>
      <w:r>
        <w:rPr>
          <w:rFonts w:ascii="Arial" w:hAnsi="Arial" w:cs="Arial"/>
          <w:sz w:val="28"/>
          <w:szCs w:val="28"/>
          <w:lang w:val="x-none"/>
        </w:rPr>
        <w:t xml:space="preserve"> </w:t>
      </w:r>
      <w:proofErr w:type="spellStart"/>
      <w:r>
        <w:rPr>
          <w:rFonts w:ascii="Arial" w:hAnsi="Arial" w:cs="Arial"/>
          <w:sz w:val="28"/>
          <w:szCs w:val="28"/>
          <w:lang w:val="x-none"/>
        </w:rPr>
        <w:t>ku</w:t>
      </w:r>
      <w:proofErr w:type="spellEnd"/>
      <w:r>
        <w:rPr>
          <w:rFonts w:ascii="Arial" w:hAnsi="Arial" w:cs="Arial"/>
          <w:sz w:val="28"/>
          <w:szCs w:val="28"/>
          <w:lang w:val="x-none"/>
        </w:rPr>
        <w:t xml:space="preserve"> </w:t>
      </w:r>
      <w:proofErr w:type="spellStart"/>
      <w:r>
        <w:rPr>
          <w:rFonts w:ascii="Arial" w:hAnsi="Arial" w:cs="Arial"/>
          <w:sz w:val="28"/>
          <w:szCs w:val="28"/>
          <w:lang w:val="x-none"/>
        </w:rPr>
        <w:t>Bluffhill</w:t>
      </w:r>
      <w:proofErr w:type="spellEnd"/>
      <w:r>
        <w:rPr>
          <w:rFonts w:ascii="Arial" w:hAnsi="Arial" w:cs="Arial"/>
          <w:sz w:val="28"/>
          <w:szCs w:val="28"/>
          <w:lang w:val="x-none"/>
        </w:rPr>
        <w:t xml:space="preserve">. But </w:t>
      </w:r>
      <w:proofErr w:type="spellStart"/>
      <w:r>
        <w:rPr>
          <w:rFonts w:ascii="Arial" w:hAnsi="Arial" w:cs="Arial"/>
          <w:sz w:val="28"/>
          <w:szCs w:val="28"/>
          <w:lang w:val="x-none"/>
        </w:rPr>
        <w:t>nhasi</w:t>
      </w:r>
      <w:proofErr w:type="spellEnd"/>
      <w:r>
        <w:rPr>
          <w:rFonts w:ascii="Arial" w:hAnsi="Arial" w:cs="Arial"/>
          <w:sz w:val="28"/>
          <w:szCs w:val="28"/>
          <w:lang w:val="x-none"/>
        </w:rPr>
        <w:t xml:space="preserve"> </w:t>
      </w:r>
      <w:proofErr w:type="spellStart"/>
      <w:r>
        <w:rPr>
          <w:rFonts w:ascii="Arial" w:hAnsi="Arial" w:cs="Arial"/>
          <w:sz w:val="28"/>
          <w:szCs w:val="28"/>
          <w:lang w:val="x-none"/>
        </w:rPr>
        <w:t>vakasvika</w:t>
      </w:r>
      <w:proofErr w:type="spellEnd"/>
      <w:r>
        <w:rPr>
          <w:rFonts w:ascii="Arial" w:hAnsi="Arial" w:cs="Arial"/>
          <w:sz w:val="28"/>
          <w:szCs w:val="28"/>
          <w:lang w:val="x-none"/>
        </w:rPr>
        <w:t xml:space="preserve"> </w:t>
      </w:r>
      <w:proofErr w:type="spellStart"/>
      <w:r>
        <w:rPr>
          <w:rFonts w:ascii="Arial" w:hAnsi="Arial" w:cs="Arial"/>
          <w:sz w:val="28"/>
          <w:szCs w:val="28"/>
          <w:lang w:val="x-none"/>
        </w:rPr>
        <w:t>pamba</w:t>
      </w:r>
      <w:proofErr w:type="spellEnd"/>
      <w:r>
        <w:rPr>
          <w:rFonts w:ascii="Arial" w:hAnsi="Arial" w:cs="Arial"/>
          <w:sz w:val="28"/>
          <w:szCs w:val="28"/>
          <w:lang w:val="x-none"/>
        </w:rPr>
        <w:t xml:space="preserve"> </w:t>
      </w:r>
      <w:proofErr w:type="spellStart"/>
      <w:r>
        <w:rPr>
          <w:rFonts w:ascii="Arial" w:hAnsi="Arial" w:cs="Arial"/>
          <w:sz w:val="28"/>
          <w:szCs w:val="28"/>
          <w:lang w:val="x-none"/>
        </w:rPr>
        <w:t>pangu</w:t>
      </w:r>
      <w:proofErr w:type="spellEnd"/>
      <w:r>
        <w:rPr>
          <w:rFonts w:ascii="Arial" w:hAnsi="Arial" w:cs="Arial"/>
          <w:sz w:val="28"/>
          <w:szCs w:val="28"/>
          <w:lang w:val="x-none"/>
        </w:rPr>
        <w:t xml:space="preserve">, </w:t>
      </w:r>
      <w:proofErr w:type="spellStart"/>
      <w:r>
        <w:rPr>
          <w:rFonts w:ascii="Arial" w:hAnsi="Arial" w:cs="Arial"/>
          <w:sz w:val="28"/>
          <w:szCs w:val="28"/>
          <w:lang w:val="x-none"/>
        </w:rPr>
        <w:t>zvikwatara-kwatara</w:t>
      </w:r>
      <w:proofErr w:type="spellEnd"/>
      <w:r>
        <w:rPr>
          <w:rFonts w:ascii="Arial" w:hAnsi="Arial" w:cs="Arial"/>
          <w:sz w:val="28"/>
          <w:szCs w:val="28"/>
          <w:lang w:val="x-none"/>
        </w:rPr>
        <w:t xml:space="preserve"> </w:t>
      </w:r>
      <w:proofErr w:type="spellStart"/>
      <w:r>
        <w:rPr>
          <w:rFonts w:ascii="Arial" w:hAnsi="Arial" w:cs="Arial"/>
          <w:sz w:val="28"/>
          <w:szCs w:val="28"/>
          <w:lang w:val="x-none"/>
        </w:rPr>
        <w:t>zvezvinhu</w:t>
      </w:r>
      <w:proofErr w:type="spellEnd"/>
      <w:r>
        <w:rPr>
          <w:rFonts w:ascii="Arial" w:hAnsi="Arial" w:cs="Arial"/>
          <w:sz w:val="28"/>
          <w:szCs w:val="28"/>
          <w:lang w:val="x-none"/>
        </w:rPr>
        <w:t xml:space="preserve"> </w:t>
      </w:r>
      <w:proofErr w:type="spellStart"/>
      <w:r>
        <w:rPr>
          <w:rFonts w:ascii="Arial" w:hAnsi="Arial" w:cs="Arial"/>
          <w:sz w:val="28"/>
          <w:szCs w:val="28"/>
          <w:lang w:val="x-none"/>
        </w:rPr>
        <w:t>izvi</w:t>
      </w:r>
      <w:proofErr w:type="spellEnd"/>
      <w:r>
        <w:rPr>
          <w:rFonts w:ascii="Arial" w:hAnsi="Arial" w:cs="Arial"/>
          <w:sz w:val="28"/>
          <w:szCs w:val="28"/>
          <w:lang w:val="x-none"/>
        </w:rPr>
        <w:t xml:space="preserve">, </w:t>
      </w:r>
      <w:proofErr w:type="spellStart"/>
      <w:r>
        <w:rPr>
          <w:rFonts w:ascii="Arial" w:hAnsi="Arial" w:cs="Arial"/>
          <w:sz w:val="28"/>
          <w:szCs w:val="28"/>
          <w:lang w:val="x-none"/>
        </w:rPr>
        <w:t>handitomboziva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zvakafa</w:t>
      </w:r>
      <w:proofErr w:type="spellEnd"/>
      <w:r>
        <w:rPr>
          <w:rFonts w:ascii="Arial" w:hAnsi="Arial" w:cs="Arial"/>
          <w:sz w:val="28"/>
          <w:szCs w:val="28"/>
          <w:lang w:val="x-none"/>
        </w:rPr>
        <w:t xml:space="preserve"> </w:t>
      </w:r>
      <w:proofErr w:type="spellStart"/>
      <w:r>
        <w:rPr>
          <w:rFonts w:ascii="Arial" w:hAnsi="Arial" w:cs="Arial"/>
          <w:sz w:val="28"/>
          <w:szCs w:val="28"/>
          <w:lang w:val="x-none"/>
        </w:rPr>
        <w:t>zvitofu</w:t>
      </w:r>
      <w:proofErr w:type="spellEnd"/>
      <w:r>
        <w:rPr>
          <w:rFonts w:ascii="Arial" w:hAnsi="Arial" w:cs="Arial"/>
          <w:sz w:val="28"/>
          <w:szCs w:val="28"/>
          <w:lang w:val="x-none"/>
        </w:rPr>
        <w:t xml:space="preserve"> </w:t>
      </w:r>
      <w:proofErr w:type="spellStart"/>
      <w:r>
        <w:rPr>
          <w:rFonts w:ascii="Arial" w:hAnsi="Arial" w:cs="Arial"/>
          <w:sz w:val="28"/>
          <w:szCs w:val="28"/>
          <w:lang w:val="x-none"/>
        </w:rPr>
        <w:t>zvingani</w:t>
      </w:r>
      <w:proofErr w:type="spellEnd"/>
      <w:r>
        <w:rPr>
          <w:rFonts w:ascii="Arial" w:hAnsi="Arial" w:cs="Arial"/>
          <w:sz w:val="28"/>
          <w:szCs w:val="28"/>
          <w:lang w:val="x-none"/>
        </w:rPr>
        <w:t xml:space="preserve">, </w:t>
      </w:r>
      <w:proofErr w:type="spellStart"/>
      <w:r>
        <w:rPr>
          <w:rFonts w:ascii="Arial" w:hAnsi="Arial" w:cs="Arial"/>
          <w:sz w:val="28"/>
          <w:szCs w:val="28"/>
          <w:lang w:val="x-none"/>
        </w:rPr>
        <w:t>zvinogona</w:t>
      </w:r>
      <w:proofErr w:type="spellEnd"/>
      <w:r>
        <w:rPr>
          <w:rFonts w:ascii="Arial" w:hAnsi="Arial" w:cs="Arial"/>
          <w:sz w:val="28"/>
          <w:szCs w:val="28"/>
          <w:lang w:val="x-none"/>
        </w:rPr>
        <w:t xml:space="preserve"> </w:t>
      </w:r>
      <w:proofErr w:type="spellStart"/>
      <w:r>
        <w:rPr>
          <w:rFonts w:ascii="Arial" w:hAnsi="Arial" w:cs="Arial"/>
          <w:sz w:val="28"/>
          <w:szCs w:val="28"/>
          <w:lang w:val="x-none"/>
        </w:rPr>
        <w:t>kungot</w:t>
      </w:r>
      <w:proofErr w:type="spellEnd"/>
      <w:r>
        <w:rPr>
          <w:rFonts w:ascii="Arial" w:hAnsi="Arial" w:cs="Arial"/>
          <w:sz w:val="28"/>
          <w:szCs w:val="28"/>
          <w:lang w:val="x-none"/>
        </w:rPr>
        <w:t>—</w:t>
      </w:r>
      <w:proofErr w:type="spellStart"/>
      <w:r>
        <w:rPr>
          <w:rFonts w:ascii="Arial" w:hAnsi="Arial" w:cs="Arial"/>
          <w:sz w:val="28"/>
          <w:szCs w:val="28"/>
          <w:lang w:val="x-none"/>
        </w:rPr>
        <w:t>swa</w:t>
      </w:r>
      <w:proofErr w:type="spellEnd"/>
      <w:r>
        <w:rPr>
          <w:rFonts w:ascii="Arial" w:hAnsi="Arial" w:cs="Arial"/>
          <w:sz w:val="28"/>
          <w:szCs w:val="28"/>
          <w:lang w:val="x-none"/>
        </w:rPr>
        <w:t xml:space="preserve"> tambo </w:t>
      </w:r>
      <w:proofErr w:type="spellStart"/>
      <w:r>
        <w:rPr>
          <w:rFonts w:ascii="Arial" w:hAnsi="Arial" w:cs="Arial"/>
          <w:sz w:val="28"/>
          <w:szCs w:val="28"/>
          <w:lang w:val="x-none"/>
        </w:rPr>
        <w:t>mbi</w:t>
      </w:r>
      <w:proofErr w:type="spellEnd"/>
      <w:r>
        <w:rPr>
          <w:rFonts w:ascii="Arial" w:hAnsi="Arial" w:cs="Arial"/>
          <w:sz w:val="28"/>
          <w:szCs w:val="28"/>
          <w:lang w:val="x-none"/>
        </w:rPr>
        <w:t xml:space="preserve">… </w:t>
      </w:r>
      <w:proofErr w:type="spellStart"/>
      <w:r>
        <w:rPr>
          <w:rFonts w:ascii="Arial" w:hAnsi="Arial" w:cs="Arial"/>
          <w:sz w:val="28"/>
          <w:szCs w:val="28"/>
          <w:lang w:val="x-none"/>
        </w:rPr>
        <w:t>Kungodimurwa</w:t>
      </w:r>
      <w:proofErr w:type="spellEnd"/>
      <w:r>
        <w:rPr>
          <w:rFonts w:ascii="Arial" w:hAnsi="Arial" w:cs="Arial"/>
          <w:sz w:val="28"/>
          <w:szCs w:val="28"/>
          <w:lang w:val="x-none"/>
        </w:rPr>
        <w:t xml:space="preserve"> tambo </w:t>
      </w:r>
      <w:proofErr w:type="spellStart"/>
      <w:r>
        <w:rPr>
          <w:rFonts w:ascii="Arial" w:hAnsi="Arial" w:cs="Arial"/>
          <w:sz w:val="28"/>
          <w:szCs w:val="28"/>
          <w:lang w:val="x-none"/>
        </w:rPr>
        <w:t>negonzo</w:t>
      </w:r>
      <w:proofErr w:type="spellEnd"/>
      <w:r>
        <w:rPr>
          <w:rFonts w:ascii="Arial" w:hAnsi="Arial" w:cs="Arial"/>
          <w:sz w:val="28"/>
          <w:szCs w:val="28"/>
          <w:lang w:val="x-none"/>
        </w:rPr>
        <w:t xml:space="preserve"> </w:t>
      </w:r>
      <w:proofErr w:type="spellStart"/>
      <w:r>
        <w:rPr>
          <w:rFonts w:ascii="Arial" w:hAnsi="Arial" w:cs="Arial"/>
          <w:sz w:val="28"/>
          <w:szCs w:val="28"/>
          <w:lang w:val="x-none"/>
        </w:rPr>
        <w:t>ndasendeka</w:t>
      </w:r>
      <w:proofErr w:type="spellEnd"/>
      <w:r>
        <w:rPr>
          <w:rFonts w:ascii="Arial" w:hAnsi="Arial" w:cs="Arial"/>
          <w:sz w:val="28"/>
          <w:szCs w:val="28"/>
          <w:lang w:val="x-none"/>
        </w:rPr>
        <w:t xml:space="preserve">. </w:t>
      </w:r>
      <w:proofErr w:type="spellStart"/>
      <w:r>
        <w:rPr>
          <w:rFonts w:ascii="Arial" w:hAnsi="Arial" w:cs="Arial"/>
          <w:sz w:val="28"/>
          <w:szCs w:val="28"/>
          <w:lang w:val="x-none"/>
        </w:rPr>
        <w:t>Ndakunotsvaga</w:t>
      </w:r>
      <w:proofErr w:type="spellEnd"/>
      <w:r>
        <w:rPr>
          <w:rFonts w:ascii="Arial" w:hAnsi="Arial" w:cs="Arial"/>
          <w:sz w:val="28"/>
          <w:szCs w:val="28"/>
          <w:lang w:val="x-none"/>
        </w:rPr>
        <w:t xml:space="preserve"> </w:t>
      </w:r>
      <w:proofErr w:type="spellStart"/>
      <w:r>
        <w:rPr>
          <w:rFonts w:ascii="Arial" w:hAnsi="Arial" w:cs="Arial"/>
          <w:sz w:val="28"/>
          <w:szCs w:val="28"/>
          <w:lang w:val="x-none"/>
        </w:rPr>
        <w:t>chimwe</w:t>
      </w:r>
      <w:proofErr w:type="spellEnd"/>
      <w:r>
        <w:rPr>
          <w:rFonts w:ascii="Arial" w:hAnsi="Arial" w:cs="Arial"/>
          <w:sz w:val="28"/>
          <w:szCs w:val="28"/>
          <w:lang w:val="x-none"/>
        </w:rPr>
        <w:t xml:space="preserve">. </w:t>
      </w:r>
    </w:p>
    <w:p w:rsidR="00E04253" w:rsidP="00E04253" w:rsidRDefault="00E04253" w14:paraId="09F58487" w14:textId="77777777">
      <w:pPr>
        <w:jc w:val="both"/>
        <w:rPr>
          <w:rFonts w:ascii="Arial" w:hAnsi="Arial" w:cs="Arial"/>
          <w:sz w:val="28"/>
          <w:szCs w:val="28"/>
          <w:lang w:val="x-none"/>
        </w:rPr>
      </w:pPr>
      <w:r>
        <w:rPr>
          <w:rFonts w:ascii="Arial" w:hAnsi="Arial" w:cs="Arial"/>
          <w:sz w:val="28"/>
          <w:szCs w:val="28"/>
          <w:vertAlign w:val="superscript"/>
          <w:lang w:val="x-none"/>
        </w:rPr>
        <w:t xml:space="preserve">409 </w:t>
      </w:r>
      <w:proofErr w:type="spellStart"/>
      <w:r>
        <w:rPr>
          <w:rFonts w:ascii="Arial" w:hAnsi="Arial" w:cs="Arial"/>
          <w:sz w:val="28"/>
          <w:szCs w:val="28"/>
          <w:lang w:val="x-none"/>
        </w:rPr>
        <w:t>Kungotsva</w:t>
      </w:r>
      <w:proofErr w:type="spellEnd"/>
      <w:r>
        <w:rPr>
          <w:rFonts w:ascii="Arial" w:hAnsi="Arial" w:cs="Arial"/>
          <w:sz w:val="28"/>
          <w:szCs w:val="28"/>
          <w:lang w:val="x-none"/>
        </w:rPr>
        <w:t xml:space="preserve"> hot plate </w:t>
      </w:r>
      <w:proofErr w:type="spellStart"/>
      <w:r>
        <w:rPr>
          <w:rFonts w:ascii="Arial" w:hAnsi="Arial" w:cs="Arial"/>
          <w:sz w:val="28"/>
          <w:szCs w:val="28"/>
          <w:lang w:val="x-none"/>
        </w:rPr>
        <w:t>che</w:t>
      </w:r>
      <w:proofErr w:type="spellEnd"/>
      <w:r>
        <w:rPr>
          <w:rFonts w:ascii="Arial" w:hAnsi="Arial" w:cs="Arial"/>
          <w:sz w:val="28"/>
          <w:szCs w:val="28"/>
          <w:lang w:val="x-none"/>
        </w:rPr>
        <w:t xml:space="preserve">… </w:t>
      </w:r>
      <w:proofErr w:type="spellStart"/>
      <w:r>
        <w:rPr>
          <w:rFonts w:ascii="Arial" w:hAnsi="Arial" w:cs="Arial"/>
          <w:sz w:val="28"/>
          <w:szCs w:val="28"/>
          <w:lang w:val="x-none"/>
        </w:rPr>
        <w:t>zvekuswera</w:t>
      </w:r>
      <w:proofErr w:type="spellEnd"/>
      <w:r>
        <w:rPr>
          <w:rFonts w:ascii="Arial" w:hAnsi="Arial" w:cs="Arial"/>
          <w:sz w:val="28"/>
          <w:szCs w:val="28"/>
          <w:lang w:val="x-none"/>
        </w:rPr>
        <w:t xml:space="preserve"> </w:t>
      </w:r>
      <w:proofErr w:type="spellStart"/>
      <w:r>
        <w:rPr>
          <w:rFonts w:ascii="Arial" w:hAnsi="Arial" w:cs="Arial"/>
          <w:sz w:val="28"/>
          <w:szCs w:val="28"/>
          <w:lang w:val="x-none"/>
        </w:rPr>
        <w:t>ndichinama</w:t>
      </w:r>
      <w:proofErr w:type="spellEnd"/>
      <w:r>
        <w:rPr>
          <w:rFonts w:ascii="Arial" w:hAnsi="Arial" w:cs="Arial"/>
          <w:sz w:val="28"/>
          <w:szCs w:val="28"/>
          <w:lang w:val="x-none"/>
        </w:rPr>
        <w:t xml:space="preserve">  hot place, </w:t>
      </w:r>
      <w:proofErr w:type="spellStart"/>
      <w:r>
        <w:rPr>
          <w:rFonts w:ascii="Arial" w:hAnsi="Arial" w:cs="Arial"/>
          <w:sz w:val="28"/>
          <w:szCs w:val="28"/>
          <w:lang w:val="x-none"/>
        </w:rPr>
        <w:t>ndichiisa</w:t>
      </w:r>
      <w:proofErr w:type="spellEnd"/>
      <w:r>
        <w:rPr>
          <w:rFonts w:ascii="Arial" w:hAnsi="Arial" w:cs="Arial"/>
          <w:sz w:val="28"/>
          <w:szCs w:val="28"/>
          <w:lang w:val="x-none"/>
        </w:rPr>
        <w:t xml:space="preserve"> </w:t>
      </w:r>
      <w:proofErr w:type="spellStart"/>
      <w:r>
        <w:rPr>
          <w:rFonts w:ascii="Arial" w:hAnsi="Arial" w:cs="Arial"/>
          <w:sz w:val="28"/>
          <w:szCs w:val="28"/>
          <w:lang w:val="x-none"/>
        </w:rPr>
        <w:t>madhaka</w:t>
      </w:r>
      <w:proofErr w:type="spellEnd"/>
      <w:r>
        <w:rPr>
          <w:rFonts w:ascii="Arial" w:hAnsi="Arial" w:cs="Arial"/>
          <w:sz w:val="28"/>
          <w:szCs w:val="28"/>
          <w:lang w:val="x-none"/>
        </w:rPr>
        <w:t xml:space="preserve"> </w:t>
      </w:r>
      <w:proofErr w:type="spellStart"/>
      <w:r>
        <w:rPr>
          <w:rFonts w:ascii="Arial" w:hAnsi="Arial" w:cs="Arial"/>
          <w:sz w:val="28"/>
          <w:szCs w:val="28"/>
          <w:lang w:val="x-none"/>
        </w:rPr>
        <w:t>hobho</w:t>
      </w:r>
      <w:proofErr w:type="spellEnd"/>
      <w:r>
        <w:rPr>
          <w:rFonts w:ascii="Arial" w:hAnsi="Arial" w:cs="Arial"/>
          <w:sz w:val="28"/>
          <w:szCs w:val="28"/>
          <w:lang w:val="x-none"/>
        </w:rPr>
        <w:t xml:space="preserve"> </w:t>
      </w:r>
      <w:proofErr w:type="spellStart"/>
      <w:r>
        <w:rPr>
          <w:rFonts w:ascii="Arial" w:hAnsi="Arial" w:cs="Arial"/>
          <w:sz w:val="28"/>
          <w:szCs w:val="28"/>
          <w:lang w:val="x-none"/>
        </w:rPr>
        <w:t>hobho</w:t>
      </w:r>
      <w:proofErr w:type="spellEnd"/>
      <w:r>
        <w:rPr>
          <w:rFonts w:ascii="Arial" w:hAnsi="Arial" w:cs="Arial"/>
          <w:sz w:val="28"/>
          <w:szCs w:val="28"/>
          <w:lang w:val="x-none"/>
        </w:rPr>
        <w:t xml:space="preserve">, </w:t>
      </w:r>
      <w:proofErr w:type="spellStart"/>
      <w:r>
        <w:rPr>
          <w:rFonts w:ascii="Arial" w:hAnsi="Arial" w:cs="Arial"/>
          <w:sz w:val="28"/>
          <w:szCs w:val="28"/>
          <w:lang w:val="x-none"/>
        </w:rPr>
        <w:t>mukati</w:t>
      </w:r>
      <w:proofErr w:type="spellEnd"/>
      <w:r>
        <w:rPr>
          <w:rFonts w:ascii="Arial" w:hAnsi="Arial" w:cs="Arial"/>
          <w:sz w:val="28"/>
          <w:szCs w:val="28"/>
          <w:lang w:val="x-none"/>
        </w:rPr>
        <w:t xml:space="preserve"> </w:t>
      </w:r>
      <w:proofErr w:type="spellStart"/>
      <w:r>
        <w:rPr>
          <w:rFonts w:ascii="Arial" w:hAnsi="Arial" w:cs="Arial"/>
          <w:sz w:val="28"/>
          <w:szCs w:val="28"/>
          <w:lang w:val="x-none"/>
        </w:rPr>
        <w:t>handina</w:t>
      </w:r>
      <w:proofErr w:type="spellEnd"/>
      <w:r>
        <w:rPr>
          <w:rFonts w:ascii="Arial" w:hAnsi="Arial" w:cs="Arial"/>
          <w:sz w:val="28"/>
          <w:szCs w:val="28"/>
          <w:lang w:val="x-none"/>
        </w:rPr>
        <w:t xml:space="preserve"> </w:t>
      </w:r>
      <w:proofErr w:type="spellStart"/>
      <w:r>
        <w:rPr>
          <w:rFonts w:ascii="Arial" w:hAnsi="Arial" w:cs="Arial"/>
          <w:sz w:val="28"/>
          <w:szCs w:val="28"/>
          <w:lang w:val="x-none"/>
        </w:rPr>
        <w:t>nguva</w:t>
      </w:r>
      <w:proofErr w:type="spellEnd"/>
      <w:r>
        <w:rPr>
          <w:rFonts w:ascii="Arial" w:hAnsi="Arial" w:cs="Arial"/>
          <w:sz w:val="28"/>
          <w:szCs w:val="28"/>
          <w:lang w:val="x-none"/>
        </w:rPr>
        <w:t xml:space="preserve"> </w:t>
      </w:r>
      <w:proofErr w:type="spellStart"/>
      <w:r>
        <w:rPr>
          <w:rFonts w:ascii="Arial" w:hAnsi="Arial" w:cs="Arial"/>
          <w:sz w:val="28"/>
          <w:szCs w:val="28"/>
          <w:lang w:val="x-none"/>
        </w:rPr>
        <w:t>iyoyo</w:t>
      </w:r>
      <w:proofErr w:type="spellEnd"/>
      <w:r>
        <w:rPr>
          <w:rFonts w:ascii="Arial" w:hAnsi="Arial" w:cs="Arial"/>
          <w:sz w:val="28"/>
          <w:szCs w:val="28"/>
          <w:lang w:val="x-none"/>
        </w:rPr>
        <w:t xml:space="preserve">. </w:t>
      </w:r>
      <w:r w:rsidRPr="00234590">
        <w:rPr>
          <w:rFonts w:ascii="Arial" w:hAnsi="Arial" w:cs="Arial"/>
          <w:sz w:val="18"/>
          <w:szCs w:val="18"/>
          <w:lang w:val="x-none"/>
        </w:rPr>
        <w:t>[Congregation laughs—ED]</w:t>
      </w:r>
      <w:r>
        <w:rPr>
          <w:rFonts w:ascii="Arial" w:hAnsi="Arial" w:cs="Arial"/>
          <w:sz w:val="28"/>
          <w:szCs w:val="28"/>
          <w:lang w:val="x-none"/>
        </w:rPr>
        <w:t xml:space="preserve"> </w:t>
      </w:r>
      <w:proofErr w:type="spellStart"/>
      <w:r>
        <w:rPr>
          <w:rFonts w:ascii="Arial" w:hAnsi="Arial" w:cs="Arial"/>
          <w:sz w:val="28"/>
          <w:szCs w:val="28"/>
          <w:lang w:val="x-none"/>
        </w:rPr>
        <w:t>Ndinonobura</w:t>
      </w:r>
      <w:proofErr w:type="spellEnd"/>
      <w:r>
        <w:rPr>
          <w:rFonts w:ascii="Arial" w:hAnsi="Arial" w:cs="Arial"/>
          <w:sz w:val="28"/>
          <w:szCs w:val="28"/>
          <w:lang w:val="x-none"/>
        </w:rPr>
        <w:t xml:space="preserve"> </w:t>
      </w:r>
      <w:proofErr w:type="spellStart"/>
      <w:r>
        <w:rPr>
          <w:rFonts w:ascii="Arial" w:hAnsi="Arial" w:cs="Arial"/>
          <w:sz w:val="28"/>
          <w:szCs w:val="28"/>
          <w:lang w:val="x-none"/>
        </w:rPr>
        <w:t>chinyo</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chinyowani</w:t>
      </w:r>
      <w:proofErr w:type="spellEnd"/>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A hundred fold! </w:t>
      </w:r>
      <w:r w:rsidRPr="005D2628">
        <w:rPr>
          <w:rFonts w:ascii="Arial" w:hAnsi="Arial" w:cs="Arial"/>
          <w:sz w:val="18"/>
          <w:szCs w:val="18"/>
          <w:lang w:val="x-none"/>
        </w:rPr>
        <w:t>[Congregation says, “Amen.”]</w:t>
      </w:r>
      <w:r>
        <w:rPr>
          <w:rFonts w:ascii="Arial" w:hAnsi="Arial" w:cs="Arial"/>
          <w:sz w:val="18"/>
          <w:szCs w:val="18"/>
          <w:lang w:val="x-none"/>
        </w:rPr>
        <w:t xml:space="preserve"> </w:t>
      </w:r>
      <w:proofErr w:type="spellStart"/>
      <w:r>
        <w:rPr>
          <w:rFonts w:ascii="Arial" w:hAnsi="Arial" w:cs="Arial"/>
          <w:sz w:val="28"/>
          <w:szCs w:val="28"/>
          <w:lang w:val="x-none"/>
        </w:rPr>
        <w:t>Ndofunga</w:t>
      </w:r>
      <w:proofErr w:type="spellEnd"/>
      <w:r>
        <w:rPr>
          <w:rFonts w:ascii="Arial" w:hAnsi="Arial" w:cs="Arial"/>
          <w:sz w:val="28"/>
          <w:szCs w:val="28"/>
          <w:lang w:val="x-none"/>
        </w:rPr>
        <w:t xml:space="preserve"> </w:t>
      </w:r>
      <w:proofErr w:type="spellStart"/>
      <w:r>
        <w:rPr>
          <w:rFonts w:ascii="Arial" w:hAnsi="Arial" w:cs="Arial"/>
          <w:sz w:val="28"/>
          <w:szCs w:val="28"/>
          <w:lang w:val="x-none"/>
        </w:rPr>
        <w:t>ndikanyora</w:t>
      </w:r>
      <w:proofErr w:type="spellEnd"/>
      <w:r>
        <w:rPr>
          <w:rFonts w:ascii="Arial" w:hAnsi="Arial" w:cs="Arial"/>
          <w:sz w:val="28"/>
          <w:szCs w:val="28"/>
          <w:lang w:val="x-none"/>
        </w:rPr>
        <w:t xml:space="preserve"> </w:t>
      </w:r>
      <w:proofErr w:type="spellStart"/>
      <w:r>
        <w:rPr>
          <w:rFonts w:ascii="Arial" w:hAnsi="Arial" w:cs="Arial"/>
          <w:sz w:val="28"/>
          <w:szCs w:val="28"/>
          <w:lang w:val="x-none"/>
        </w:rPr>
        <w:t>pasi</w:t>
      </w:r>
      <w:proofErr w:type="spellEnd"/>
      <w:r>
        <w:rPr>
          <w:rFonts w:ascii="Arial" w:hAnsi="Arial" w:cs="Arial"/>
          <w:sz w:val="28"/>
          <w:szCs w:val="28"/>
          <w:lang w:val="x-none"/>
        </w:rPr>
        <w:t xml:space="preserve"> </w:t>
      </w:r>
      <w:proofErr w:type="spellStart"/>
      <w:r>
        <w:rPr>
          <w:rFonts w:ascii="Arial" w:hAnsi="Arial" w:cs="Arial"/>
          <w:sz w:val="28"/>
          <w:szCs w:val="28"/>
          <w:lang w:val="x-none"/>
        </w:rPr>
        <w:t>zvitofu</w:t>
      </w:r>
      <w:proofErr w:type="spellEnd"/>
      <w:r>
        <w:rPr>
          <w:rFonts w:ascii="Arial" w:hAnsi="Arial" w:cs="Arial"/>
          <w:sz w:val="28"/>
          <w:szCs w:val="28"/>
          <w:lang w:val="x-none"/>
        </w:rPr>
        <w:t xml:space="preserve"> </w:t>
      </w:r>
      <w:proofErr w:type="spellStart"/>
      <w:r>
        <w:rPr>
          <w:rFonts w:ascii="Arial" w:hAnsi="Arial" w:cs="Arial"/>
          <w:sz w:val="28"/>
          <w:szCs w:val="28"/>
          <w:lang w:val="x-none"/>
        </w:rPr>
        <w:t>zvandakatenga</w:t>
      </w:r>
      <w:proofErr w:type="spellEnd"/>
      <w:r>
        <w:rPr>
          <w:rFonts w:ascii="Arial" w:hAnsi="Arial" w:cs="Arial"/>
          <w:sz w:val="28"/>
          <w:szCs w:val="28"/>
          <w:lang w:val="x-none"/>
        </w:rPr>
        <w:t xml:space="preserve"> </w:t>
      </w:r>
      <w:proofErr w:type="spellStart"/>
      <w:r>
        <w:rPr>
          <w:rFonts w:ascii="Arial" w:hAnsi="Arial" w:cs="Arial"/>
          <w:sz w:val="28"/>
          <w:szCs w:val="28"/>
          <w:lang w:val="x-none"/>
        </w:rPr>
        <w:t>panyika</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kana </w:t>
      </w:r>
      <w:proofErr w:type="spellStart"/>
      <w:r>
        <w:rPr>
          <w:rFonts w:ascii="Arial" w:hAnsi="Arial" w:cs="Arial"/>
          <w:sz w:val="28"/>
          <w:szCs w:val="28"/>
          <w:lang w:val="x-none"/>
        </w:rPr>
        <w:t>iwewe</w:t>
      </w:r>
      <w:proofErr w:type="spellEnd"/>
      <w:r>
        <w:rPr>
          <w:rFonts w:ascii="Arial" w:hAnsi="Arial" w:cs="Arial"/>
          <w:sz w:val="28"/>
          <w:szCs w:val="28"/>
          <w:lang w:val="x-none"/>
        </w:rPr>
        <w:t xml:space="preserve">, </w:t>
      </w:r>
      <w:proofErr w:type="spellStart"/>
      <w:r w:rsidRPr="00A27D8F">
        <w:rPr>
          <w:rFonts w:ascii="Arial" w:hAnsi="Arial" w:cs="Arial"/>
          <w:i/>
          <w:iCs/>
          <w:sz w:val="28"/>
          <w:szCs w:val="28"/>
          <w:lang w:val="x-none"/>
        </w:rPr>
        <w:t>unoshokekana</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you will be shocked—ED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proofErr w:type="spellStart"/>
      <w:r>
        <w:rPr>
          <w:rFonts w:ascii="Arial" w:hAnsi="Arial" w:cs="Arial"/>
          <w:sz w:val="28"/>
          <w:szCs w:val="28"/>
          <w:lang w:val="x-none"/>
        </w:rPr>
        <w:t>Ndaingopinda</w:t>
      </w:r>
      <w:proofErr w:type="spellEnd"/>
      <w:r>
        <w:rPr>
          <w:rFonts w:ascii="Arial" w:hAnsi="Arial" w:cs="Arial"/>
          <w:sz w:val="28"/>
          <w:szCs w:val="28"/>
          <w:lang w:val="x-none"/>
        </w:rPr>
        <w:t xml:space="preserve"> </w:t>
      </w:r>
      <w:proofErr w:type="spellStart"/>
      <w:r>
        <w:rPr>
          <w:rFonts w:ascii="Arial" w:hAnsi="Arial" w:cs="Arial"/>
          <w:sz w:val="28"/>
          <w:szCs w:val="28"/>
          <w:lang w:val="x-none"/>
        </w:rPr>
        <w:t>ndoti</w:t>
      </w:r>
      <w:proofErr w:type="spellEnd"/>
      <w:r>
        <w:rPr>
          <w:rFonts w:ascii="Arial" w:hAnsi="Arial" w:cs="Arial"/>
          <w:sz w:val="28"/>
          <w:szCs w:val="28"/>
          <w:lang w:val="x-none"/>
        </w:rPr>
        <w:t xml:space="preserve">, </w:t>
      </w:r>
      <w:proofErr w:type="spellStart"/>
      <w:r>
        <w:rPr>
          <w:rFonts w:ascii="Arial" w:hAnsi="Arial" w:cs="Arial"/>
          <w:sz w:val="28"/>
          <w:szCs w:val="28"/>
          <w:lang w:val="x-none"/>
        </w:rPr>
        <w:t>chinyowani</w:t>
      </w:r>
      <w:proofErr w:type="spellEnd"/>
      <w:r>
        <w:rPr>
          <w:rFonts w:ascii="Arial" w:hAnsi="Arial" w:cs="Arial"/>
          <w:sz w:val="28"/>
          <w:szCs w:val="28"/>
          <w:lang w:val="x-none"/>
        </w:rPr>
        <w:t xml:space="preserve">, </w:t>
      </w:r>
      <w:proofErr w:type="spellStart"/>
      <w:r>
        <w:rPr>
          <w:rFonts w:ascii="Arial" w:hAnsi="Arial" w:cs="Arial"/>
          <w:sz w:val="28"/>
          <w:szCs w:val="28"/>
          <w:lang w:val="x-none"/>
        </w:rPr>
        <w:t>chakutodzoka</w:t>
      </w:r>
      <w:proofErr w:type="spellEnd"/>
      <w:r>
        <w:rPr>
          <w:rFonts w:ascii="Arial" w:hAnsi="Arial" w:cs="Arial"/>
          <w:sz w:val="28"/>
          <w:szCs w:val="28"/>
          <w:lang w:val="x-none"/>
        </w:rPr>
        <w:t xml:space="preserve"> </w:t>
      </w:r>
      <w:proofErr w:type="spellStart"/>
      <w:r>
        <w:rPr>
          <w:rFonts w:ascii="Arial" w:hAnsi="Arial" w:cs="Arial"/>
          <w:sz w:val="28"/>
          <w:szCs w:val="28"/>
          <w:lang w:val="x-none"/>
        </w:rPr>
        <w:t>kumba</w:t>
      </w:r>
      <w:proofErr w:type="spellEnd"/>
      <w:r>
        <w:rPr>
          <w:rFonts w:ascii="Arial" w:hAnsi="Arial" w:cs="Arial"/>
          <w:sz w:val="28"/>
          <w:szCs w:val="28"/>
          <w:lang w:val="x-none"/>
        </w:rPr>
        <w:t>. Chinyowani, chino—</w:t>
      </w:r>
      <w:proofErr w:type="spellStart"/>
      <w:r>
        <w:rPr>
          <w:rFonts w:ascii="Arial" w:hAnsi="Arial" w:cs="Arial"/>
          <w:sz w:val="28"/>
          <w:szCs w:val="28"/>
          <w:lang w:val="x-none"/>
        </w:rPr>
        <w:t>zvitofu</w:t>
      </w:r>
      <w:proofErr w:type="spellEnd"/>
      <w:r>
        <w:rPr>
          <w:rFonts w:ascii="Arial" w:hAnsi="Arial" w:cs="Arial"/>
          <w:sz w:val="28"/>
          <w:szCs w:val="28"/>
          <w:lang w:val="x-none"/>
        </w:rPr>
        <w:t xml:space="preserve"> </w:t>
      </w:r>
      <w:proofErr w:type="spellStart"/>
      <w:r w:rsidRPr="00B66845">
        <w:rPr>
          <w:rFonts w:ascii="Arial" w:hAnsi="Arial" w:cs="Arial"/>
          <w:i/>
          <w:iCs/>
          <w:sz w:val="28"/>
          <w:szCs w:val="28"/>
          <w:lang w:val="x-none"/>
        </w:rPr>
        <w:t>mafriji</w:t>
      </w:r>
      <w:proofErr w:type="spellEnd"/>
      <w:r>
        <w:rPr>
          <w:rFonts w:ascii="Arial" w:hAnsi="Arial" w:cs="Arial"/>
          <w:i/>
          <w:iCs/>
          <w:sz w:val="28"/>
          <w:szCs w:val="28"/>
          <w:lang w:val="x-none"/>
        </w:rPr>
        <w:t>.</w:t>
      </w:r>
      <w:r w:rsidRPr="00B66845">
        <w:rPr>
          <w:rFonts w:ascii="Arial" w:hAnsi="Arial" w:cs="Arial"/>
          <w:sz w:val="18"/>
          <w:szCs w:val="18"/>
          <w:lang w:val="x-none"/>
        </w:rPr>
        <w:t xml:space="preserve"> </w:t>
      </w:r>
      <w:r w:rsidRPr="005D2628">
        <w:rPr>
          <w:rFonts w:ascii="Arial" w:hAnsi="Arial" w:cs="Arial"/>
          <w:sz w:val="18"/>
          <w:szCs w:val="18"/>
          <w:lang w:val="x-none"/>
        </w:rPr>
        <w:t>[</w:t>
      </w:r>
      <w:r>
        <w:rPr>
          <w:rFonts w:ascii="Arial" w:hAnsi="Arial" w:cs="Arial"/>
          <w:sz w:val="18"/>
          <w:szCs w:val="18"/>
          <w:lang w:val="x-none"/>
        </w:rPr>
        <w:t>refrigerators—ED</w:t>
      </w:r>
      <w:r w:rsidRPr="005D2628">
        <w:rPr>
          <w:rFonts w:ascii="Arial" w:hAnsi="Arial" w:cs="Arial"/>
          <w:sz w:val="18"/>
          <w:szCs w:val="18"/>
          <w:lang w:val="x-none"/>
        </w:rPr>
        <w:t>]</w:t>
      </w:r>
      <w:r>
        <w:rPr>
          <w:rFonts w:ascii="Arial" w:hAnsi="Arial" w:cs="Arial"/>
          <w:i/>
          <w:iCs/>
          <w:sz w:val="28"/>
          <w:szCs w:val="28"/>
          <w:lang w:val="x-none"/>
        </w:rPr>
        <w:t xml:space="preserve"> </w:t>
      </w:r>
      <w:proofErr w:type="spellStart"/>
      <w:r>
        <w:rPr>
          <w:rFonts w:ascii="Arial" w:hAnsi="Arial" w:cs="Arial"/>
          <w:sz w:val="28"/>
          <w:szCs w:val="28"/>
          <w:lang w:val="x-none"/>
        </w:rPr>
        <w:t>Mamwe</w:t>
      </w:r>
      <w:proofErr w:type="spellEnd"/>
      <w:r>
        <w:rPr>
          <w:rFonts w:ascii="Arial" w:hAnsi="Arial" w:cs="Arial"/>
          <w:sz w:val="28"/>
          <w:szCs w:val="28"/>
          <w:lang w:val="x-none"/>
        </w:rPr>
        <w:t xml:space="preserve"> </w:t>
      </w:r>
      <w:proofErr w:type="spellStart"/>
      <w:r>
        <w:rPr>
          <w:rFonts w:ascii="Arial" w:hAnsi="Arial" w:cs="Arial"/>
          <w:sz w:val="28"/>
          <w:szCs w:val="28"/>
          <w:lang w:val="x-none"/>
        </w:rPr>
        <w:t>takapa</w:t>
      </w:r>
      <w:proofErr w:type="spellEnd"/>
      <w:r>
        <w:rPr>
          <w:rFonts w:ascii="Arial" w:hAnsi="Arial" w:cs="Arial"/>
          <w:sz w:val="28"/>
          <w:szCs w:val="28"/>
          <w:lang w:val="x-none"/>
        </w:rPr>
        <w:t xml:space="preserve"> </w:t>
      </w:r>
      <w:proofErr w:type="spellStart"/>
      <w:r>
        <w:rPr>
          <w:rFonts w:ascii="Arial" w:hAnsi="Arial" w:cs="Arial"/>
          <w:sz w:val="28"/>
          <w:szCs w:val="28"/>
          <w:lang w:val="x-none"/>
        </w:rPr>
        <w:t>vakahedhuka</w:t>
      </w:r>
      <w:proofErr w:type="spellEnd"/>
      <w:r>
        <w:rPr>
          <w:rFonts w:ascii="Arial" w:hAnsi="Arial" w:cs="Arial"/>
          <w:sz w:val="28"/>
          <w:szCs w:val="28"/>
          <w:lang w:val="x-none"/>
        </w:rPr>
        <w:t xml:space="preserve"> </w:t>
      </w:r>
      <w:proofErr w:type="spellStart"/>
      <w:r>
        <w:rPr>
          <w:rFonts w:ascii="Arial" w:hAnsi="Arial" w:cs="Arial"/>
          <w:sz w:val="28"/>
          <w:szCs w:val="28"/>
          <w:lang w:val="x-none"/>
        </w:rPr>
        <w:t>vakaenda</w:t>
      </w:r>
      <w:proofErr w:type="spellEnd"/>
      <w:r>
        <w:rPr>
          <w:rFonts w:ascii="Arial" w:hAnsi="Arial" w:cs="Arial"/>
          <w:sz w:val="28"/>
          <w:szCs w:val="28"/>
          <w:lang w:val="x-none"/>
        </w:rPr>
        <w:t xml:space="preserve"> </w:t>
      </w:r>
      <w:proofErr w:type="spellStart"/>
      <w:r>
        <w:rPr>
          <w:rFonts w:ascii="Arial" w:hAnsi="Arial" w:cs="Arial"/>
          <w:sz w:val="28"/>
          <w:szCs w:val="28"/>
          <w:lang w:val="x-none"/>
        </w:rPr>
        <w:t>nawo</w:t>
      </w:r>
      <w:proofErr w:type="spellEnd"/>
      <w:r>
        <w:rPr>
          <w:rFonts w:ascii="Arial" w:hAnsi="Arial" w:cs="Arial"/>
          <w:sz w:val="28"/>
          <w:szCs w:val="28"/>
          <w:lang w:val="x-none"/>
        </w:rPr>
        <w:t xml:space="preserve">. Iye </w:t>
      </w:r>
      <w:proofErr w:type="spellStart"/>
      <w:r>
        <w:rPr>
          <w:rFonts w:ascii="Arial" w:hAnsi="Arial" w:cs="Arial"/>
          <w:sz w:val="28"/>
          <w:szCs w:val="28"/>
          <w:lang w:val="x-none"/>
        </w:rPr>
        <w:t>zvino</w:t>
      </w:r>
      <w:proofErr w:type="spellEnd"/>
      <w:r>
        <w:rPr>
          <w:rFonts w:ascii="Arial" w:hAnsi="Arial" w:cs="Arial"/>
          <w:sz w:val="28"/>
          <w:szCs w:val="28"/>
          <w:lang w:val="x-none"/>
        </w:rPr>
        <w:t xml:space="preserve"> </w:t>
      </w:r>
      <w:proofErr w:type="spellStart"/>
      <w:r>
        <w:rPr>
          <w:rFonts w:ascii="Arial" w:hAnsi="Arial" w:cs="Arial"/>
          <w:sz w:val="28"/>
          <w:szCs w:val="28"/>
          <w:lang w:val="x-none"/>
        </w:rPr>
        <w:t>havasisina</w:t>
      </w:r>
      <w:proofErr w:type="spellEnd"/>
      <w:r>
        <w:rPr>
          <w:rFonts w:ascii="Arial" w:hAnsi="Arial" w:cs="Arial"/>
          <w:sz w:val="28"/>
          <w:szCs w:val="28"/>
          <w:lang w:val="x-none"/>
        </w:rPr>
        <w:t xml:space="preserve"> fridge </w:t>
      </w:r>
      <w:proofErr w:type="spellStart"/>
      <w:r>
        <w:rPr>
          <w:rFonts w:ascii="Arial" w:hAnsi="Arial" w:cs="Arial"/>
          <w:sz w:val="28"/>
          <w:szCs w:val="28"/>
          <w:lang w:val="x-none"/>
        </w:rPr>
        <w:t>dzakafa</w:t>
      </w:r>
      <w:proofErr w:type="spellEnd"/>
      <w:r>
        <w:rPr>
          <w:rFonts w:ascii="Arial" w:hAnsi="Arial" w:cs="Arial"/>
          <w:sz w:val="28"/>
          <w:szCs w:val="28"/>
          <w:lang w:val="x-none"/>
        </w:rPr>
        <w:t xml:space="preserve"> </w:t>
      </w:r>
      <w:proofErr w:type="spellStart"/>
      <w:r>
        <w:rPr>
          <w:rFonts w:ascii="Arial" w:hAnsi="Arial" w:cs="Arial"/>
          <w:sz w:val="28"/>
          <w:szCs w:val="28"/>
          <w:lang w:val="x-none"/>
        </w:rPr>
        <w:t>idzodzo</w:t>
      </w:r>
      <w:proofErr w:type="spellEnd"/>
      <w:r>
        <w:rPr>
          <w:rFonts w:ascii="Arial" w:hAnsi="Arial" w:cs="Arial"/>
          <w:sz w:val="28"/>
          <w:szCs w:val="28"/>
          <w:lang w:val="x-none"/>
        </w:rPr>
        <w:t xml:space="preserve">. </w:t>
      </w:r>
    </w:p>
    <w:p w:rsidRPr="00D60EAA" w:rsidR="00E04253" w:rsidP="00E04253" w:rsidRDefault="00E04253" w14:paraId="2AE9D6D5" w14:textId="77777777">
      <w:pPr>
        <w:jc w:val="both"/>
        <w:rPr>
          <w:rFonts w:ascii="Arial" w:hAnsi="Arial" w:cs="Arial"/>
          <w:sz w:val="28"/>
          <w:szCs w:val="28"/>
          <w:lang w:val="x-none"/>
        </w:rPr>
      </w:pPr>
      <w:r>
        <w:rPr>
          <w:rFonts w:ascii="Arial" w:hAnsi="Arial" w:cs="Arial"/>
          <w:sz w:val="28"/>
          <w:szCs w:val="28"/>
          <w:vertAlign w:val="superscript"/>
          <w:lang w:val="x-none"/>
        </w:rPr>
        <w:t xml:space="preserve">410 </w:t>
      </w:r>
      <w:r>
        <w:rPr>
          <w:rFonts w:ascii="Arial" w:hAnsi="Arial" w:cs="Arial"/>
          <w:sz w:val="28"/>
          <w:szCs w:val="28"/>
          <w:lang w:val="x-none"/>
        </w:rPr>
        <w:t xml:space="preserve">But </w:t>
      </w:r>
      <w:proofErr w:type="spellStart"/>
      <w:r>
        <w:rPr>
          <w:rFonts w:ascii="Arial" w:hAnsi="Arial" w:cs="Arial"/>
          <w:sz w:val="28"/>
          <w:szCs w:val="28"/>
          <w:lang w:val="x-none"/>
        </w:rPr>
        <w:t>ini</w:t>
      </w:r>
      <w:proofErr w:type="spellEnd"/>
      <w:r>
        <w:rPr>
          <w:rFonts w:ascii="Arial" w:hAnsi="Arial" w:cs="Arial"/>
          <w:sz w:val="28"/>
          <w:szCs w:val="28"/>
          <w:lang w:val="x-none"/>
        </w:rPr>
        <w:t xml:space="preserve"> </w:t>
      </w:r>
      <w:proofErr w:type="spellStart"/>
      <w:r>
        <w:rPr>
          <w:rFonts w:ascii="Arial" w:hAnsi="Arial" w:cs="Arial"/>
          <w:sz w:val="28"/>
          <w:szCs w:val="28"/>
          <w:lang w:val="x-none"/>
        </w:rPr>
        <w:t>ndakasara</w:t>
      </w:r>
      <w:proofErr w:type="spellEnd"/>
      <w:r>
        <w:rPr>
          <w:rFonts w:ascii="Arial" w:hAnsi="Arial" w:cs="Arial"/>
          <w:sz w:val="28"/>
          <w:szCs w:val="28"/>
          <w:lang w:val="x-none"/>
        </w:rPr>
        <w:t xml:space="preserve"> </w:t>
      </w:r>
      <w:proofErr w:type="spellStart"/>
      <w:r>
        <w:rPr>
          <w:rFonts w:ascii="Arial" w:hAnsi="Arial" w:cs="Arial"/>
          <w:sz w:val="28"/>
          <w:szCs w:val="28"/>
          <w:lang w:val="x-none"/>
        </w:rPr>
        <w:t>ndichiona</w:t>
      </w:r>
      <w:proofErr w:type="spellEnd"/>
      <w:r>
        <w:rPr>
          <w:rFonts w:ascii="Arial" w:hAnsi="Arial" w:cs="Arial"/>
          <w:sz w:val="28"/>
          <w:szCs w:val="28"/>
          <w:lang w:val="x-none"/>
        </w:rPr>
        <w:t xml:space="preserve"> </w:t>
      </w:r>
      <w:proofErr w:type="spellStart"/>
      <w:r>
        <w:rPr>
          <w:rFonts w:ascii="Arial" w:hAnsi="Arial" w:cs="Arial"/>
          <w:sz w:val="28"/>
          <w:szCs w:val="28"/>
          <w:lang w:val="x-none"/>
        </w:rPr>
        <w:t>dzi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dzimwe</w:t>
      </w:r>
      <w:proofErr w:type="spellEnd"/>
      <w:r w:rsidRPr="005D2628">
        <w:rPr>
          <w:rFonts w:ascii="Arial" w:hAnsi="Arial" w:cs="Arial"/>
          <w:sz w:val="18"/>
          <w:szCs w:val="18"/>
          <w:lang w:val="x-none"/>
        </w:rPr>
        <w:t>.”]</w:t>
      </w:r>
      <w:r>
        <w:rPr>
          <w:rFonts w:ascii="Arial" w:hAnsi="Arial" w:cs="Arial"/>
          <w:sz w:val="28"/>
          <w:szCs w:val="28"/>
          <w:lang w:val="x-none"/>
        </w:rPr>
        <w:t xml:space="preserve"> “…et</w:t>
      </w:r>
      <w:r w:rsidRPr="00B66845">
        <w:rPr>
          <w:rFonts w:ascii="Arial" w:hAnsi="Arial" w:cs="Arial"/>
          <w:i/>
          <w:iCs/>
          <w:sz w:val="28"/>
          <w:szCs w:val="28"/>
          <w:lang w:val="x-none"/>
        </w:rPr>
        <w:t xml:space="preserve"> </w:t>
      </w:r>
      <w:r>
        <w:rPr>
          <w:rFonts w:ascii="Arial" w:hAnsi="Arial" w:cs="Arial"/>
          <w:sz w:val="28"/>
          <w:szCs w:val="28"/>
          <w:lang w:val="x-none"/>
        </w:rPr>
        <w:t xml:space="preserve">every man be a liar!” </w:t>
      </w:r>
      <w:r w:rsidRPr="005D2628">
        <w:rPr>
          <w:rFonts w:ascii="Arial" w:hAnsi="Arial" w:cs="Arial"/>
          <w:sz w:val="18"/>
          <w:szCs w:val="18"/>
          <w:lang w:val="x-none"/>
        </w:rPr>
        <w:t>[Congregation says, “Amen.”]</w:t>
      </w:r>
      <w:r>
        <w:rPr>
          <w:rFonts w:ascii="Arial" w:hAnsi="Arial" w:cs="Arial"/>
          <w:sz w:val="18"/>
          <w:szCs w:val="18"/>
          <w:lang w:val="x-none"/>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Mwari </w:t>
      </w:r>
      <w:proofErr w:type="spellStart"/>
      <w:r>
        <w:rPr>
          <w:rFonts w:ascii="Arial" w:hAnsi="Arial" w:cs="Arial"/>
          <w:sz w:val="28"/>
          <w:szCs w:val="28"/>
          <w:lang w:val="x-none"/>
        </w:rPr>
        <w:t>wandinonamata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w:t>
      </w:r>
      <w:proofErr w:type="spellStart"/>
      <w:r>
        <w:rPr>
          <w:rFonts w:ascii="Arial" w:hAnsi="Arial" w:cs="Arial"/>
          <w:sz w:val="28"/>
          <w:szCs w:val="28"/>
          <w:lang w:val="x-none"/>
        </w:rPr>
        <w:t>ndiMwari</w:t>
      </w:r>
      <w:proofErr w:type="spellEnd"/>
      <w:r>
        <w:rPr>
          <w:rFonts w:ascii="Arial" w:hAnsi="Arial" w:cs="Arial"/>
          <w:sz w:val="28"/>
          <w:szCs w:val="28"/>
          <w:lang w:val="x-none"/>
        </w:rPr>
        <w:t xml:space="preserve"> </w:t>
      </w:r>
      <w:proofErr w:type="spellStart"/>
      <w:r>
        <w:rPr>
          <w:rFonts w:ascii="Arial" w:hAnsi="Arial" w:cs="Arial"/>
          <w:sz w:val="28"/>
          <w:szCs w:val="28"/>
          <w:lang w:val="x-none"/>
        </w:rPr>
        <w:t>wemunana</w:t>
      </w:r>
      <w:proofErr w:type="spellEnd"/>
      <w:r>
        <w:rPr>
          <w:rFonts w:ascii="Arial" w:hAnsi="Arial" w:cs="Arial"/>
          <w:sz w:val="28"/>
          <w:szCs w:val="28"/>
          <w:lang w:val="x-none"/>
        </w:rPr>
        <w:t xml:space="preserve">. </w:t>
      </w:r>
      <w:proofErr w:type="spellStart"/>
      <w:r>
        <w:rPr>
          <w:rFonts w:ascii="Arial" w:hAnsi="Arial" w:cs="Arial"/>
          <w:sz w:val="28"/>
          <w:szCs w:val="28"/>
          <w:lang w:val="x-none"/>
        </w:rPr>
        <w:t>Ukaenda</w:t>
      </w:r>
      <w:proofErr w:type="spellEnd"/>
      <w:r>
        <w:rPr>
          <w:rFonts w:ascii="Arial" w:hAnsi="Arial" w:cs="Arial"/>
          <w:sz w:val="28"/>
          <w:szCs w:val="28"/>
          <w:lang w:val="x-none"/>
        </w:rPr>
        <w:t xml:space="preserve"> </w:t>
      </w:r>
      <w:proofErr w:type="spellStart"/>
      <w:r>
        <w:rPr>
          <w:rFonts w:ascii="Arial" w:hAnsi="Arial" w:cs="Arial"/>
          <w:sz w:val="28"/>
          <w:szCs w:val="28"/>
          <w:lang w:val="x-none"/>
        </w:rPr>
        <w:t>kuMaenga</w:t>
      </w:r>
      <w:proofErr w:type="spellEnd"/>
      <w:r>
        <w:rPr>
          <w:rFonts w:ascii="Arial" w:hAnsi="Arial" w:cs="Arial"/>
          <w:sz w:val="28"/>
          <w:szCs w:val="28"/>
          <w:lang w:val="x-none"/>
        </w:rPr>
        <w:t xml:space="preserve"> </w:t>
      </w:r>
      <w:proofErr w:type="spellStart"/>
      <w:r>
        <w:rPr>
          <w:rFonts w:ascii="Arial" w:hAnsi="Arial" w:cs="Arial"/>
          <w:sz w:val="28"/>
          <w:szCs w:val="28"/>
          <w:lang w:val="x-none"/>
        </w:rPr>
        <w:t>neku</w:t>
      </w:r>
      <w:proofErr w:type="spellEnd"/>
      <w:r>
        <w:rPr>
          <w:rFonts w:ascii="Arial" w:hAnsi="Arial" w:cs="Arial"/>
          <w:sz w:val="28"/>
          <w:szCs w:val="28"/>
          <w:lang w:val="x-none"/>
        </w:rPr>
        <w:t xml:space="preserve"> Hilltop </w:t>
      </w:r>
      <w:proofErr w:type="spellStart"/>
      <w:r>
        <w:rPr>
          <w:rFonts w:ascii="Arial" w:hAnsi="Arial" w:cs="Arial"/>
          <w:sz w:val="28"/>
          <w:szCs w:val="28"/>
          <w:lang w:val="x-none"/>
        </w:rPr>
        <w:t>unozviona</w:t>
      </w:r>
      <w:proofErr w:type="spellEnd"/>
      <w:r>
        <w:rPr>
          <w:rFonts w:ascii="Arial" w:hAnsi="Arial" w:cs="Arial"/>
          <w:sz w:val="28"/>
          <w:szCs w:val="28"/>
          <w:lang w:val="x-none"/>
        </w:rPr>
        <w:t xml:space="preserve">. </w:t>
      </w:r>
      <w:proofErr w:type="spellStart"/>
      <w:r>
        <w:rPr>
          <w:rFonts w:ascii="Arial" w:hAnsi="Arial" w:cs="Arial"/>
          <w:sz w:val="28"/>
          <w:szCs w:val="28"/>
          <w:lang w:val="x-none"/>
        </w:rPr>
        <w:t>Ukaudzwa</w:t>
      </w:r>
      <w:proofErr w:type="spellEnd"/>
      <w:r>
        <w:rPr>
          <w:rFonts w:ascii="Arial" w:hAnsi="Arial" w:cs="Arial"/>
          <w:sz w:val="28"/>
          <w:szCs w:val="28"/>
          <w:lang w:val="x-none"/>
        </w:rPr>
        <w:t xml:space="preserve"> history </w:t>
      </w:r>
      <w:proofErr w:type="spellStart"/>
      <w:r>
        <w:rPr>
          <w:rFonts w:ascii="Arial" w:hAnsi="Arial" w:cs="Arial"/>
          <w:sz w:val="28"/>
          <w:szCs w:val="28"/>
          <w:lang w:val="x-none"/>
        </w:rPr>
        <w:t>ya</w:t>
      </w:r>
      <w:proofErr w:type="spellEnd"/>
      <w:r>
        <w:rPr>
          <w:rFonts w:ascii="Arial" w:hAnsi="Arial" w:cs="Arial"/>
          <w:sz w:val="28"/>
          <w:szCs w:val="28"/>
          <w:lang w:val="x-none"/>
        </w:rPr>
        <w:t xml:space="preserve"> 2000, </w:t>
      </w:r>
      <w:proofErr w:type="spellStart"/>
      <w:r>
        <w:rPr>
          <w:rFonts w:ascii="Arial" w:hAnsi="Arial" w:cs="Arial"/>
          <w:sz w:val="28"/>
          <w:szCs w:val="28"/>
          <w:lang w:val="x-none"/>
        </w:rPr>
        <w:t>unozviona</w:t>
      </w:r>
      <w:proofErr w:type="spellEnd"/>
      <w:r>
        <w:rPr>
          <w:rFonts w:ascii="Arial" w:hAnsi="Arial" w:cs="Arial"/>
          <w:sz w:val="28"/>
          <w:szCs w:val="28"/>
          <w:lang w:val="x-none"/>
        </w:rPr>
        <w:t xml:space="preserve">. </w:t>
      </w:r>
      <w:proofErr w:type="spellStart"/>
      <w:r>
        <w:rPr>
          <w:rFonts w:ascii="Arial" w:hAnsi="Arial" w:cs="Arial"/>
          <w:sz w:val="28"/>
          <w:szCs w:val="28"/>
          <w:lang w:val="x-none"/>
        </w:rPr>
        <w:t>Ukaona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vechikoro</w:t>
      </w:r>
      <w:proofErr w:type="spellEnd"/>
      <w:r>
        <w:rPr>
          <w:rFonts w:ascii="Arial" w:hAnsi="Arial" w:cs="Arial"/>
          <w:sz w:val="28"/>
          <w:szCs w:val="28"/>
          <w:lang w:val="x-none"/>
        </w:rPr>
        <w:t xml:space="preserve"> </w:t>
      </w:r>
      <w:proofErr w:type="spellStart"/>
      <w:r>
        <w:rPr>
          <w:rFonts w:ascii="Arial" w:hAnsi="Arial" w:cs="Arial"/>
          <w:sz w:val="28"/>
          <w:szCs w:val="28"/>
          <w:lang w:val="x-none"/>
        </w:rPr>
        <w:t>vakauya</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w:t>
      </w:r>
      <w:proofErr w:type="spellStart"/>
      <w:r w:rsidRPr="00DE0BBE">
        <w:rPr>
          <w:rFonts w:ascii="Arial" w:hAnsi="Arial" w:cs="Arial"/>
          <w:i/>
          <w:iCs/>
          <w:sz w:val="28"/>
          <w:szCs w:val="28"/>
          <w:lang w:val="x-none"/>
        </w:rPr>
        <w:t>vachiqualifaya</w:t>
      </w:r>
      <w:proofErr w:type="spellEnd"/>
      <w:r>
        <w:rPr>
          <w:rFonts w:ascii="Arial" w:hAnsi="Arial" w:cs="Arial"/>
          <w:i/>
          <w:iCs/>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qualifying—ED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vari</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vezvikoro</w:t>
      </w:r>
      <w:proofErr w:type="spellEnd"/>
      <w:r>
        <w:rPr>
          <w:rFonts w:ascii="Arial" w:hAnsi="Arial" w:cs="Arial"/>
          <w:sz w:val="28"/>
          <w:szCs w:val="28"/>
          <w:lang w:val="x-none"/>
        </w:rPr>
        <w:t xml:space="preserve">, </w:t>
      </w:r>
      <w:proofErr w:type="spellStart"/>
      <w:r>
        <w:rPr>
          <w:rFonts w:ascii="Arial" w:hAnsi="Arial" w:cs="Arial"/>
          <w:sz w:val="28"/>
          <w:szCs w:val="28"/>
          <w:lang w:val="x-none"/>
        </w:rPr>
        <w:t>zvavave</w:t>
      </w:r>
      <w:proofErr w:type="spellEnd"/>
      <w:r>
        <w:rPr>
          <w:rFonts w:ascii="Arial" w:hAnsi="Arial" w:cs="Arial"/>
          <w:sz w:val="28"/>
          <w:szCs w:val="28"/>
          <w:lang w:val="x-none"/>
        </w:rPr>
        <w:t xml:space="preserve"> </w:t>
      </w:r>
      <w:proofErr w:type="spellStart"/>
      <w:r>
        <w:rPr>
          <w:rFonts w:ascii="Arial" w:hAnsi="Arial" w:cs="Arial"/>
          <w:sz w:val="28"/>
          <w:szCs w:val="28"/>
          <w:lang w:val="x-none"/>
        </w:rPr>
        <w:t>nhasi</w:t>
      </w:r>
      <w:proofErr w:type="spellEnd"/>
      <w:r>
        <w:rPr>
          <w:rFonts w:ascii="Arial" w:hAnsi="Arial" w:cs="Arial"/>
          <w:sz w:val="28"/>
          <w:szCs w:val="28"/>
          <w:lang w:val="x-none"/>
        </w:rPr>
        <w:t xml:space="preserve">, </w:t>
      </w:r>
      <w:proofErr w:type="spellStart"/>
      <w:r>
        <w:rPr>
          <w:rFonts w:ascii="Arial" w:hAnsi="Arial" w:cs="Arial"/>
          <w:sz w:val="28"/>
          <w:szCs w:val="28"/>
          <w:lang w:val="x-none"/>
        </w:rPr>
        <w:t>unozviona</w:t>
      </w:r>
      <w:proofErr w:type="spellEnd"/>
      <w:r>
        <w:rPr>
          <w:rFonts w:ascii="Arial" w:hAnsi="Arial" w:cs="Arial"/>
          <w:sz w:val="28"/>
          <w:szCs w:val="28"/>
          <w:lang w:val="x-none"/>
        </w:rPr>
        <w:t xml:space="preserve">. </w:t>
      </w:r>
      <w:proofErr w:type="spellStart"/>
      <w:r>
        <w:rPr>
          <w:rFonts w:ascii="Arial" w:hAnsi="Arial" w:cs="Arial"/>
          <w:sz w:val="28"/>
          <w:szCs w:val="28"/>
          <w:lang w:val="x-none"/>
        </w:rPr>
        <w:t>Ukaona</w:t>
      </w:r>
      <w:proofErr w:type="spellEnd"/>
      <w:r>
        <w:rPr>
          <w:rFonts w:ascii="Arial" w:hAnsi="Arial" w:cs="Arial"/>
          <w:sz w:val="28"/>
          <w:szCs w:val="28"/>
          <w:lang w:val="x-none"/>
        </w:rPr>
        <w:t xml:space="preserve"> </w:t>
      </w:r>
      <w:proofErr w:type="spellStart"/>
      <w:r>
        <w:rPr>
          <w:rFonts w:ascii="Arial" w:hAnsi="Arial" w:cs="Arial"/>
          <w:sz w:val="28"/>
          <w:szCs w:val="28"/>
          <w:lang w:val="x-none"/>
        </w:rPr>
        <w:t>nyasha</w:t>
      </w:r>
      <w:proofErr w:type="spellEnd"/>
      <w:r>
        <w:rPr>
          <w:rFonts w:ascii="Arial" w:hAnsi="Arial" w:cs="Arial"/>
          <w:sz w:val="28"/>
          <w:szCs w:val="28"/>
          <w:lang w:val="x-none"/>
        </w:rPr>
        <w:t xml:space="preserve"> </w:t>
      </w:r>
      <w:proofErr w:type="spellStart"/>
      <w:r>
        <w:rPr>
          <w:rFonts w:ascii="Arial" w:hAnsi="Arial" w:cs="Arial"/>
          <w:sz w:val="28"/>
          <w:szCs w:val="28"/>
          <w:lang w:val="x-none"/>
        </w:rPr>
        <w:t>dzekufamba</w:t>
      </w:r>
      <w:proofErr w:type="spellEnd"/>
      <w:r>
        <w:rPr>
          <w:rFonts w:ascii="Arial" w:hAnsi="Arial" w:cs="Arial"/>
          <w:sz w:val="28"/>
          <w:szCs w:val="28"/>
          <w:lang w:val="x-none"/>
        </w:rPr>
        <w:t xml:space="preserve">, “…Your going out and your coming in,…” </w:t>
      </w:r>
      <w:proofErr w:type="spellStart"/>
      <w:r>
        <w:rPr>
          <w:rFonts w:ascii="Arial" w:hAnsi="Arial" w:cs="Arial"/>
          <w:sz w:val="28"/>
          <w:szCs w:val="28"/>
          <w:lang w:val="x-none"/>
        </w:rPr>
        <w:t>unozviona</w:t>
      </w:r>
      <w:proofErr w:type="spellEnd"/>
      <w:r>
        <w:rPr>
          <w:rFonts w:ascii="Arial" w:hAnsi="Arial" w:cs="Arial"/>
          <w:sz w:val="28"/>
          <w:szCs w:val="28"/>
          <w:lang w:val="x-none"/>
        </w:rPr>
        <w:t xml:space="preserve">. </w:t>
      </w:r>
      <w:proofErr w:type="spellStart"/>
      <w:r>
        <w:rPr>
          <w:rFonts w:ascii="Arial" w:hAnsi="Arial" w:cs="Arial"/>
          <w:sz w:val="28"/>
          <w:szCs w:val="28"/>
          <w:lang w:val="x-none"/>
        </w:rPr>
        <w:t>Ukauya</w:t>
      </w:r>
      <w:proofErr w:type="spellEnd"/>
      <w:r>
        <w:rPr>
          <w:rFonts w:ascii="Arial" w:hAnsi="Arial" w:cs="Arial"/>
          <w:sz w:val="28"/>
          <w:szCs w:val="28"/>
          <w:lang w:val="x-none"/>
        </w:rPr>
        <w:t xml:space="preserve"> </w:t>
      </w:r>
      <w:proofErr w:type="spellStart"/>
      <w:r>
        <w:rPr>
          <w:rFonts w:ascii="Arial" w:hAnsi="Arial" w:cs="Arial"/>
          <w:sz w:val="28"/>
          <w:szCs w:val="28"/>
          <w:lang w:val="x-none"/>
        </w:rPr>
        <w:t>muChechi</w:t>
      </w:r>
      <w:proofErr w:type="spellEnd"/>
      <w:r>
        <w:rPr>
          <w:rFonts w:ascii="Arial" w:hAnsi="Arial" w:cs="Arial"/>
          <w:sz w:val="28"/>
          <w:szCs w:val="28"/>
          <w:lang w:val="x-none"/>
        </w:rPr>
        <w:t xml:space="preserve"> </w:t>
      </w:r>
      <w:proofErr w:type="spellStart"/>
      <w:r>
        <w:rPr>
          <w:rFonts w:ascii="Arial" w:hAnsi="Arial" w:cs="Arial"/>
          <w:sz w:val="28"/>
          <w:szCs w:val="28"/>
          <w:lang w:val="x-none"/>
        </w:rPr>
        <w:t>medu</w:t>
      </w:r>
      <w:proofErr w:type="spellEnd"/>
      <w:r>
        <w:rPr>
          <w:rFonts w:ascii="Arial" w:hAnsi="Arial" w:cs="Arial"/>
          <w:sz w:val="28"/>
          <w:szCs w:val="28"/>
          <w:lang w:val="x-none"/>
        </w:rPr>
        <w:t xml:space="preserve"> </w:t>
      </w:r>
      <w:proofErr w:type="spellStart"/>
      <w:r>
        <w:rPr>
          <w:rFonts w:ascii="Arial" w:hAnsi="Arial" w:cs="Arial"/>
          <w:sz w:val="28"/>
          <w:szCs w:val="28"/>
          <w:lang w:val="x-none"/>
        </w:rPr>
        <w:t>ukaona</w:t>
      </w:r>
      <w:proofErr w:type="spellEnd"/>
      <w:r>
        <w:rPr>
          <w:rFonts w:ascii="Arial" w:hAnsi="Arial" w:cs="Arial"/>
          <w:sz w:val="28"/>
          <w:szCs w:val="28"/>
          <w:lang w:val="x-none"/>
        </w:rPr>
        <w:t xml:space="preserve"> Mweya </w:t>
      </w:r>
      <w:proofErr w:type="spellStart"/>
      <w:r>
        <w:rPr>
          <w:rFonts w:ascii="Arial" w:hAnsi="Arial" w:cs="Arial"/>
          <w:sz w:val="28"/>
          <w:szCs w:val="28"/>
          <w:lang w:val="x-none"/>
        </w:rPr>
        <w:t>urimo</w:t>
      </w:r>
      <w:proofErr w:type="spellEnd"/>
      <w:r>
        <w:rPr>
          <w:rFonts w:ascii="Arial" w:hAnsi="Arial" w:cs="Arial"/>
          <w:sz w:val="28"/>
          <w:szCs w:val="28"/>
          <w:lang w:val="x-none"/>
        </w:rPr>
        <w:t xml:space="preserve">, </w:t>
      </w:r>
      <w:proofErr w:type="spellStart"/>
      <w:r>
        <w:rPr>
          <w:rFonts w:ascii="Arial" w:hAnsi="Arial" w:cs="Arial"/>
          <w:sz w:val="28"/>
          <w:szCs w:val="28"/>
          <w:lang w:val="x-none"/>
        </w:rPr>
        <w:t>unozviona</w:t>
      </w:r>
      <w:proofErr w:type="spellEnd"/>
      <w:r>
        <w:rPr>
          <w:rFonts w:ascii="Arial" w:hAnsi="Arial" w:cs="Arial"/>
          <w:sz w:val="28"/>
          <w:szCs w:val="28"/>
          <w:lang w:val="x-none"/>
        </w:rPr>
        <w:t>.</w:t>
      </w:r>
      <w:r w:rsidRPr="00D60EAA">
        <w:rPr>
          <w:rFonts w:ascii="Arial" w:hAnsi="Arial" w:cs="Arial"/>
          <w:sz w:val="18"/>
          <w:szCs w:val="1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p>
    <w:p w:rsidR="00E04253" w:rsidP="00E04253" w:rsidRDefault="00E04253" w14:paraId="67E36E29" w14:textId="77777777">
      <w:pPr>
        <w:jc w:val="both"/>
        <w:rPr>
          <w:rFonts w:ascii="Arial" w:hAnsi="Arial" w:cs="Arial"/>
          <w:sz w:val="28"/>
          <w:szCs w:val="28"/>
          <w:lang w:val="x-none"/>
        </w:rPr>
      </w:pPr>
      <w:r>
        <w:rPr>
          <w:rFonts w:ascii="Arial" w:hAnsi="Arial" w:cs="Arial"/>
          <w:sz w:val="28"/>
          <w:szCs w:val="28"/>
          <w:vertAlign w:val="superscript"/>
          <w:lang w:val="x-none"/>
        </w:rPr>
        <w:t xml:space="preserve">411 </w:t>
      </w:r>
      <w:proofErr w:type="spellStart"/>
      <w:r>
        <w:rPr>
          <w:rFonts w:ascii="Arial" w:hAnsi="Arial" w:cs="Arial"/>
          <w:sz w:val="28"/>
          <w:szCs w:val="28"/>
          <w:lang w:val="x-none"/>
        </w:rPr>
        <w:t>Wudzai</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venyu</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izvo</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izvozvo</w:t>
      </w:r>
      <w:proofErr w:type="spellEnd"/>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Vataurirei</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venyu</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izvozvo</w:t>
      </w:r>
      <w:proofErr w:type="spellEnd"/>
      <w:r>
        <w:rPr>
          <w:rFonts w:ascii="Arial" w:hAnsi="Arial" w:cs="Arial"/>
          <w:sz w:val="28"/>
          <w:szCs w:val="28"/>
          <w:lang w:val="x-none"/>
        </w:rPr>
        <w:t>. Hanzi, “…</w:t>
      </w:r>
      <w:proofErr w:type="spellStart"/>
      <w:r>
        <w:rPr>
          <w:rFonts w:ascii="Arial" w:hAnsi="Arial" w:cs="Arial"/>
          <w:sz w:val="28"/>
          <w:szCs w:val="28"/>
          <w:lang w:val="x-none"/>
        </w:rPr>
        <w:t>Panyika</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w:t>
      </w:r>
      <w:proofErr w:type="spellStart"/>
      <w:r>
        <w:rPr>
          <w:rFonts w:ascii="Arial" w:hAnsi="Arial" w:cs="Arial"/>
          <w:sz w:val="28"/>
          <w:szCs w:val="28"/>
          <w:lang w:val="x-none"/>
        </w:rPr>
        <w:t>unowana</w:t>
      </w:r>
      <w:proofErr w:type="spellEnd"/>
      <w:r>
        <w:rPr>
          <w:rFonts w:ascii="Arial" w:hAnsi="Arial" w:cs="Arial"/>
          <w:sz w:val="28"/>
          <w:szCs w:val="28"/>
          <w:lang w:val="x-none"/>
        </w:rPr>
        <w:t xml:space="preserve"> </w:t>
      </w:r>
      <w:proofErr w:type="spellStart"/>
      <w:r>
        <w:rPr>
          <w:rFonts w:ascii="Arial" w:hAnsi="Arial" w:cs="Arial"/>
          <w:sz w:val="28"/>
          <w:szCs w:val="28"/>
          <w:lang w:val="x-none"/>
        </w:rPr>
        <w:t>dzimba</w:t>
      </w:r>
      <w:proofErr w:type="spellEnd"/>
      <w:r>
        <w:rPr>
          <w:rFonts w:ascii="Arial" w:hAnsi="Arial" w:cs="Arial"/>
          <w:sz w:val="28"/>
          <w:szCs w:val="28"/>
          <w:lang w:val="x-none"/>
        </w:rPr>
        <w:t xml:space="preserve">, </w:t>
      </w:r>
      <w:proofErr w:type="spellStart"/>
      <w:r>
        <w:rPr>
          <w:rFonts w:ascii="Arial" w:hAnsi="Arial" w:cs="Arial"/>
          <w:sz w:val="28"/>
          <w:szCs w:val="28"/>
          <w:lang w:val="x-none"/>
        </w:rPr>
        <w:t>motokari</w:t>
      </w:r>
      <w:proofErr w:type="spellEnd"/>
      <w:r>
        <w:rPr>
          <w:rFonts w:ascii="Arial" w:hAnsi="Arial" w:cs="Arial"/>
          <w:sz w:val="28"/>
          <w:szCs w:val="28"/>
          <w:lang w:val="x-none"/>
        </w:rPr>
        <w:t xml:space="preserve"> </w:t>
      </w:r>
      <w:proofErr w:type="spellStart"/>
      <w:r>
        <w:rPr>
          <w:rFonts w:ascii="Arial" w:hAnsi="Arial" w:cs="Arial"/>
          <w:sz w:val="28"/>
          <w:szCs w:val="28"/>
          <w:lang w:val="x-none"/>
        </w:rPr>
        <w:t>vakadzi</w:t>
      </w:r>
      <w:proofErr w:type="spellEnd"/>
      <w:r>
        <w:rPr>
          <w:rFonts w:ascii="Arial" w:hAnsi="Arial" w:cs="Arial"/>
          <w:sz w:val="28"/>
          <w:szCs w:val="28"/>
          <w:lang w:val="x-none"/>
        </w:rPr>
        <w:t xml:space="preserve">, </w:t>
      </w:r>
      <w:proofErr w:type="spellStart"/>
      <w:r>
        <w:rPr>
          <w:rFonts w:ascii="Arial" w:hAnsi="Arial" w:cs="Arial"/>
          <w:sz w:val="28"/>
          <w:szCs w:val="28"/>
          <w:lang w:val="x-none"/>
        </w:rPr>
        <w:t>zvose</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everything.” But after </w:t>
      </w:r>
      <w:proofErr w:type="spellStart"/>
      <w:r>
        <w:rPr>
          <w:rFonts w:ascii="Arial" w:hAnsi="Arial" w:cs="Arial"/>
          <w:sz w:val="28"/>
          <w:szCs w:val="28"/>
          <w:lang w:val="x-none"/>
        </w:rPr>
        <w:t>wafa</w:t>
      </w:r>
      <w:proofErr w:type="spellEnd"/>
      <w:r>
        <w:rPr>
          <w:rFonts w:ascii="Arial" w:hAnsi="Arial" w:cs="Arial"/>
          <w:sz w:val="28"/>
          <w:szCs w:val="28"/>
          <w:lang w:val="x-none"/>
        </w:rPr>
        <w:t xml:space="preserve">,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husingadii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Husingaperi</w:t>
      </w:r>
      <w:proofErr w:type="spellEnd"/>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That’s what that Scripture says.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Saka </w:t>
      </w:r>
      <w:proofErr w:type="spellStart"/>
      <w:r>
        <w:rPr>
          <w:rFonts w:ascii="Arial" w:hAnsi="Arial" w:cs="Arial"/>
          <w:sz w:val="28"/>
          <w:szCs w:val="28"/>
          <w:lang w:val="x-none"/>
        </w:rPr>
        <w:t>imimi</w:t>
      </w:r>
      <w:proofErr w:type="spellEnd"/>
      <w:r>
        <w:rPr>
          <w:rFonts w:ascii="Arial" w:hAnsi="Arial" w:cs="Arial"/>
          <w:sz w:val="28"/>
          <w:szCs w:val="28"/>
          <w:lang w:val="x-none"/>
        </w:rPr>
        <w:t xml:space="preserve"> </w:t>
      </w:r>
      <w:proofErr w:type="spellStart"/>
      <w:r>
        <w:rPr>
          <w:rFonts w:ascii="Arial" w:hAnsi="Arial" w:cs="Arial"/>
          <w:sz w:val="28"/>
          <w:szCs w:val="28"/>
          <w:lang w:val="x-none"/>
        </w:rPr>
        <w:t>chiendai</w:t>
      </w:r>
      <w:proofErr w:type="spellEnd"/>
      <w:r>
        <w:rPr>
          <w:rFonts w:ascii="Arial" w:hAnsi="Arial" w:cs="Arial"/>
          <w:sz w:val="28"/>
          <w:szCs w:val="28"/>
          <w:lang w:val="x-none"/>
        </w:rPr>
        <w:t xml:space="preserve"> </w:t>
      </w:r>
      <w:proofErr w:type="spellStart"/>
      <w:r>
        <w:rPr>
          <w:rFonts w:ascii="Arial" w:hAnsi="Arial" w:cs="Arial"/>
          <w:sz w:val="28"/>
          <w:szCs w:val="28"/>
          <w:lang w:val="x-none"/>
        </w:rPr>
        <w:t>munoudza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p>
    <w:p w:rsidR="00E04253" w:rsidP="00E04253" w:rsidRDefault="00E04253" w14:paraId="1B06115C" w14:textId="77777777">
      <w:pPr>
        <w:jc w:val="both"/>
        <w:rPr>
          <w:rFonts w:ascii="Arial" w:hAnsi="Arial" w:cs="Arial"/>
          <w:sz w:val="28"/>
          <w:szCs w:val="28"/>
          <w:lang w:val="x-none"/>
        </w:rPr>
      </w:pPr>
      <w:r>
        <w:rPr>
          <w:rFonts w:ascii="Arial" w:hAnsi="Arial" w:cs="Arial"/>
          <w:sz w:val="28"/>
          <w:szCs w:val="28"/>
          <w:vertAlign w:val="superscript"/>
          <w:lang w:val="x-none"/>
        </w:rPr>
        <w:t xml:space="preserve">412 </w:t>
      </w:r>
      <w:r>
        <w:rPr>
          <w:rFonts w:ascii="Arial" w:hAnsi="Arial" w:cs="Arial"/>
          <w:sz w:val="28"/>
          <w:szCs w:val="28"/>
          <w:lang w:val="x-none"/>
        </w:rPr>
        <w:t xml:space="preserve">Vana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proofErr w:type="spellStart"/>
      <w:r>
        <w:rPr>
          <w:rFonts w:ascii="Arial" w:hAnsi="Arial" w:cs="Arial"/>
          <w:sz w:val="28"/>
          <w:szCs w:val="28"/>
          <w:lang w:val="x-none"/>
        </w:rPr>
        <w:t>unenge</w:t>
      </w:r>
      <w:proofErr w:type="spellEnd"/>
      <w:r>
        <w:rPr>
          <w:rFonts w:ascii="Arial" w:hAnsi="Arial" w:cs="Arial"/>
          <w:sz w:val="28"/>
          <w:szCs w:val="28"/>
          <w:lang w:val="x-none"/>
        </w:rPr>
        <w:t xml:space="preserve"> </w:t>
      </w:r>
      <w:proofErr w:type="spellStart"/>
      <w:r>
        <w:rPr>
          <w:rFonts w:ascii="Arial" w:hAnsi="Arial" w:cs="Arial"/>
          <w:sz w:val="28"/>
          <w:szCs w:val="28"/>
          <w:lang w:val="x-none"/>
        </w:rPr>
        <w:t>uchavataurira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w:t>
      </w:r>
      <w:proofErr w:type="spellStart"/>
      <w:r>
        <w:rPr>
          <w:rFonts w:ascii="Arial" w:hAnsi="Arial" w:cs="Arial"/>
          <w:sz w:val="28"/>
          <w:szCs w:val="28"/>
          <w:lang w:val="x-none"/>
        </w:rPr>
        <w:t>Mwanangu</w:t>
      </w:r>
      <w:proofErr w:type="spellEnd"/>
      <w:r>
        <w:rPr>
          <w:rFonts w:ascii="Arial" w:hAnsi="Arial" w:cs="Arial"/>
          <w:sz w:val="28"/>
          <w:szCs w:val="28"/>
          <w:lang w:val="x-none"/>
        </w:rPr>
        <w:t xml:space="preserve">, </w:t>
      </w:r>
      <w:proofErr w:type="spellStart"/>
      <w:r>
        <w:rPr>
          <w:rFonts w:ascii="Arial" w:hAnsi="Arial" w:cs="Arial"/>
          <w:sz w:val="28"/>
          <w:szCs w:val="28"/>
          <w:lang w:val="x-none"/>
        </w:rPr>
        <w:t>ndiMwari</w:t>
      </w:r>
      <w:proofErr w:type="spellEnd"/>
      <w:r>
        <w:rPr>
          <w:rFonts w:ascii="Arial" w:hAnsi="Arial" w:cs="Arial"/>
          <w:sz w:val="28"/>
          <w:szCs w:val="28"/>
          <w:lang w:val="x-none"/>
        </w:rPr>
        <w:t xml:space="preserve"> </w:t>
      </w:r>
      <w:proofErr w:type="spellStart"/>
      <w:r>
        <w:rPr>
          <w:rFonts w:ascii="Arial" w:hAnsi="Arial" w:cs="Arial"/>
          <w:sz w:val="28"/>
          <w:szCs w:val="28"/>
          <w:lang w:val="x-none"/>
        </w:rPr>
        <w:t>akatibatsira</w:t>
      </w:r>
      <w:proofErr w:type="spellEnd"/>
      <w:r>
        <w:rPr>
          <w:rFonts w:ascii="Arial" w:hAnsi="Arial" w:cs="Arial"/>
          <w:sz w:val="28"/>
          <w:szCs w:val="28"/>
          <w:lang w:val="x-none"/>
        </w:rPr>
        <w:t xml:space="preserve"> </w:t>
      </w:r>
      <w:proofErr w:type="spellStart"/>
      <w:r>
        <w:rPr>
          <w:rFonts w:ascii="Arial" w:hAnsi="Arial" w:cs="Arial"/>
          <w:sz w:val="28"/>
          <w:szCs w:val="28"/>
          <w:lang w:val="x-none"/>
        </w:rPr>
        <w:t>pana</w:t>
      </w:r>
      <w:proofErr w:type="spellEnd"/>
      <w:r>
        <w:rPr>
          <w:rFonts w:ascii="Arial" w:hAnsi="Arial" w:cs="Arial"/>
          <w:sz w:val="28"/>
          <w:szCs w:val="28"/>
          <w:lang w:val="x-none"/>
        </w:rPr>
        <w:t xml:space="preserve"> 2000. </w:t>
      </w:r>
      <w:proofErr w:type="spellStart"/>
      <w:r>
        <w:rPr>
          <w:rFonts w:ascii="Arial" w:hAnsi="Arial" w:cs="Arial"/>
          <w:sz w:val="28"/>
          <w:szCs w:val="28"/>
          <w:lang w:val="x-none"/>
        </w:rPr>
        <w:t>NdiMwari</w:t>
      </w:r>
      <w:proofErr w:type="spellEnd"/>
      <w:r>
        <w:rPr>
          <w:rFonts w:ascii="Arial" w:hAnsi="Arial" w:cs="Arial"/>
          <w:sz w:val="28"/>
          <w:szCs w:val="28"/>
          <w:lang w:val="x-none"/>
        </w:rPr>
        <w:t xml:space="preserve"> </w:t>
      </w:r>
      <w:proofErr w:type="spellStart"/>
      <w:r>
        <w:rPr>
          <w:rFonts w:ascii="Arial" w:hAnsi="Arial" w:cs="Arial"/>
          <w:sz w:val="28"/>
          <w:szCs w:val="28"/>
          <w:lang w:val="x-none"/>
        </w:rPr>
        <w:t>akatipa</w:t>
      </w:r>
      <w:proofErr w:type="spellEnd"/>
      <w:r>
        <w:rPr>
          <w:rFonts w:ascii="Arial" w:hAnsi="Arial" w:cs="Arial"/>
          <w:sz w:val="28"/>
          <w:szCs w:val="28"/>
          <w:lang w:val="x-none"/>
        </w:rPr>
        <w:t xml:space="preserve"> Maenga. </w:t>
      </w:r>
      <w:proofErr w:type="spellStart"/>
      <w:r>
        <w:rPr>
          <w:rFonts w:ascii="Arial" w:hAnsi="Arial" w:cs="Arial"/>
          <w:sz w:val="28"/>
          <w:szCs w:val="28"/>
          <w:lang w:val="x-none"/>
        </w:rPr>
        <w:t>NdiMwari</w:t>
      </w:r>
      <w:proofErr w:type="spellEnd"/>
      <w:r>
        <w:rPr>
          <w:rFonts w:ascii="Arial" w:hAnsi="Arial" w:cs="Arial"/>
          <w:sz w:val="28"/>
          <w:szCs w:val="28"/>
          <w:lang w:val="x-none"/>
        </w:rPr>
        <w:t xml:space="preserve"> </w:t>
      </w:r>
      <w:proofErr w:type="spellStart"/>
      <w:r>
        <w:rPr>
          <w:rFonts w:ascii="Arial" w:hAnsi="Arial" w:cs="Arial"/>
          <w:sz w:val="28"/>
          <w:szCs w:val="28"/>
          <w:lang w:val="x-none"/>
        </w:rPr>
        <w:t>akatipa</w:t>
      </w:r>
      <w:proofErr w:type="spellEnd"/>
      <w:r>
        <w:rPr>
          <w:rFonts w:ascii="Arial" w:hAnsi="Arial" w:cs="Arial"/>
          <w:sz w:val="28"/>
          <w:szCs w:val="28"/>
          <w:lang w:val="x-none"/>
        </w:rPr>
        <w:t xml:space="preserve"> Hilltop. </w:t>
      </w:r>
      <w:proofErr w:type="spellStart"/>
      <w:r>
        <w:rPr>
          <w:rFonts w:ascii="Arial" w:hAnsi="Arial" w:cs="Arial"/>
          <w:sz w:val="28"/>
          <w:szCs w:val="28"/>
          <w:lang w:val="x-none"/>
        </w:rPr>
        <w:t>NdiMwari</w:t>
      </w:r>
      <w:proofErr w:type="spellEnd"/>
      <w:r>
        <w:rPr>
          <w:rFonts w:ascii="Arial" w:hAnsi="Arial" w:cs="Arial"/>
          <w:sz w:val="28"/>
          <w:szCs w:val="28"/>
          <w:lang w:val="x-none"/>
        </w:rPr>
        <w:t xml:space="preserve"> </w:t>
      </w:r>
      <w:proofErr w:type="spellStart"/>
      <w:r>
        <w:rPr>
          <w:rFonts w:ascii="Arial" w:hAnsi="Arial" w:cs="Arial"/>
          <w:sz w:val="28"/>
          <w:szCs w:val="28"/>
          <w:lang w:val="x-none"/>
        </w:rPr>
        <w:t>aunza</w:t>
      </w:r>
      <w:proofErr w:type="spellEnd"/>
      <w:r>
        <w:rPr>
          <w:rFonts w:ascii="Arial" w:hAnsi="Arial" w:cs="Arial"/>
          <w:sz w:val="28"/>
          <w:szCs w:val="28"/>
          <w:lang w:val="x-none"/>
        </w:rPr>
        <w:t xml:space="preserve"> </w:t>
      </w:r>
      <w:proofErr w:type="spellStart"/>
      <w:r>
        <w:rPr>
          <w:rFonts w:ascii="Arial" w:hAnsi="Arial" w:cs="Arial"/>
          <w:sz w:val="28"/>
          <w:szCs w:val="28"/>
          <w:lang w:val="x-none"/>
        </w:rPr>
        <w:t>shumiro</w:t>
      </w:r>
      <w:proofErr w:type="spellEnd"/>
      <w:r>
        <w:rPr>
          <w:rFonts w:ascii="Arial" w:hAnsi="Arial" w:cs="Arial"/>
          <w:sz w:val="28"/>
          <w:szCs w:val="28"/>
          <w:lang w:val="x-none"/>
        </w:rPr>
        <w:t xml:space="preserve"> </w:t>
      </w:r>
      <w:proofErr w:type="spellStart"/>
      <w:r>
        <w:rPr>
          <w:rFonts w:ascii="Arial" w:hAnsi="Arial" w:cs="Arial"/>
          <w:sz w:val="28"/>
          <w:szCs w:val="28"/>
          <w:lang w:val="x-none"/>
        </w:rPr>
        <w:t>iyoyo</w:t>
      </w:r>
      <w:proofErr w:type="spellEnd"/>
      <w:r>
        <w:rPr>
          <w:rFonts w:ascii="Arial" w:hAnsi="Arial" w:cs="Arial"/>
          <w:sz w:val="28"/>
          <w:szCs w:val="28"/>
          <w:lang w:val="x-none"/>
        </w:rPr>
        <w:t xml:space="preserve"> </w:t>
      </w:r>
      <w:commentRangeStart w:id="226"/>
      <w:proofErr w:type="spellStart"/>
      <w:r w:rsidRPr="005F0338">
        <w:rPr>
          <w:rFonts w:ascii="Arial" w:hAnsi="Arial" w:cs="Arial"/>
          <w:sz w:val="28"/>
          <w:szCs w:val="28"/>
          <w:highlight w:val="yellow"/>
          <w:lang w:val="x-none"/>
        </w:rPr>
        <w:t>yaungana</w:t>
      </w:r>
      <w:proofErr w:type="spellEnd"/>
      <w:commentRangeEnd w:id="226"/>
      <w:r>
        <w:rPr>
          <w:rStyle w:val="CommentReference"/>
        </w:rPr>
        <w:commentReference w:id="226"/>
      </w:r>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ava. </w:t>
      </w:r>
      <w:proofErr w:type="spellStart"/>
      <w:r>
        <w:rPr>
          <w:rFonts w:ascii="Arial" w:hAnsi="Arial" w:cs="Arial"/>
          <w:sz w:val="28"/>
          <w:szCs w:val="28"/>
          <w:lang w:val="x-none"/>
        </w:rPr>
        <w:t>Ukaona</w:t>
      </w:r>
      <w:proofErr w:type="spellEnd"/>
      <w:r>
        <w:rPr>
          <w:rFonts w:ascii="Arial" w:hAnsi="Arial" w:cs="Arial"/>
          <w:sz w:val="28"/>
          <w:szCs w:val="28"/>
          <w:lang w:val="x-none"/>
        </w:rPr>
        <w:t xml:space="preserve"> </w:t>
      </w:r>
      <w:proofErr w:type="spellStart"/>
      <w:r>
        <w:rPr>
          <w:rFonts w:ascii="Arial" w:hAnsi="Arial" w:cs="Arial"/>
          <w:sz w:val="28"/>
          <w:szCs w:val="28"/>
          <w:lang w:val="x-none"/>
        </w:rPr>
        <w:t>mukomana</w:t>
      </w:r>
      <w:proofErr w:type="spellEnd"/>
      <w:r>
        <w:rPr>
          <w:rFonts w:ascii="Arial" w:hAnsi="Arial" w:cs="Arial"/>
          <w:sz w:val="28"/>
          <w:szCs w:val="28"/>
          <w:lang w:val="x-none"/>
        </w:rPr>
        <w:t xml:space="preserve"> </w:t>
      </w:r>
      <w:proofErr w:type="spellStart"/>
      <w:r>
        <w:rPr>
          <w:rFonts w:ascii="Arial" w:hAnsi="Arial" w:cs="Arial"/>
          <w:sz w:val="28"/>
          <w:szCs w:val="28"/>
          <w:lang w:val="x-none"/>
        </w:rPr>
        <w:t>uyo</w:t>
      </w:r>
      <w:proofErr w:type="spellEnd"/>
      <w:r>
        <w:rPr>
          <w:rFonts w:ascii="Arial" w:hAnsi="Arial" w:cs="Arial"/>
          <w:sz w:val="28"/>
          <w:szCs w:val="28"/>
          <w:lang w:val="x-none"/>
        </w:rPr>
        <w:t xml:space="preserve">, </w:t>
      </w:r>
      <w:proofErr w:type="spellStart"/>
      <w:r>
        <w:rPr>
          <w:rFonts w:ascii="Arial" w:hAnsi="Arial" w:cs="Arial"/>
          <w:sz w:val="28"/>
          <w:szCs w:val="28"/>
          <w:lang w:val="x-none"/>
        </w:rPr>
        <w:t>akauya</w:t>
      </w:r>
      <w:proofErr w:type="spellEnd"/>
      <w:r>
        <w:rPr>
          <w:rFonts w:ascii="Arial" w:hAnsi="Arial" w:cs="Arial"/>
          <w:sz w:val="28"/>
          <w:szCs w:val="28"/>
          <w:lang w:val="x-none"/>
        </w:rPr>
        <w:t xml:space="preserve"> </w:t>
      </w:r>
      <w:proofErr w:type="spellStart"/>
      <w:r>
        <w:rPr>
          <w:rFonts w:ascii="Arial" w:hAnsi="Arial" w:cs="Arial"/>
          <w:sz w:val="28"/>
          <w:szCs w:val="28"/>
          <w:lang w:val="x-none"/>
        </w:rPr>
        <w:t>akadai</w:t>
      </w:r>
      <w:proofErr w:type="spellEnd"/>
      <w:r>
        <w:rPr>
          <w:rFonts w:ascii="Arial" w:hAnsi="Arial" w:cs="Arial"/>
          <w:sz w:val="28"/>
          <w:szCs w:val="28"/>
          <w:lang w:val="x-none"/>
        </w:rPr>
        <w:t xml:space="preserve">, </w:t>
      </w:r>
      <w:proofErr w:type="spellStart"/>
      <w:r>
        <w:rPr>
          <w:rFonts w:ascii="Arial" w:hAnsi="Arial" w:cs="Arial"/>
          <w:sz w:val="28"/>
          <w:szCs w:val="28"/>
          <w:lang w:val="x-none"/>
        </w:rPr>
        <w:t>akadai</w:t>
      </w:r>
      <w:proofErr w:type="spellEnd"/>
      <w:r>
        <w:rPr>
          <w:rFonts w:ascii="Arial" w:hAnsi="Arial" w:cs="Arial"/>
          <w:sz w:val="28"/>
          <w:szCs w:val="28"/>
          <w:lang w:val="x-none"/>
        </w:rPr>
        <w:t xml:space="preserve">, </w:t>
      </w:r>
      <w:proofErr w:type="spellStart"/>
      <w:r>
        <w:rPr>
          <w:rFonts w:ascii="Arial" w:hAnsi="Arial" w:cs="Arial"/>
          <w:sz w:val="28"/>
          <w:szCs w:val="28"/>
          <w:lang w:val="x-none"/>
        </w:rPr>
        <w:t>akadai</w:t>
      </w:r>
      <w:proofErr w:type="spellEnd"/>
      <w:r>
        <w:rPr>
          <w:rFonts w:ascii="Arial" w:hAnsi="Arial" w:cs="Arial"/>
          <w:sz w:val="28"/>
          <w:szCs w:val="28"/>
          <w:lang w:val="x-none"/>
        </w:rPr>
        <w:t xml:space="preserve">. Iye </w:t>
      </w:r>
      <w:proofErr w:type="spellStart"/>
      <w:r>
        <w:rPr>
          <w:rFonts w:ascii="Arial" w:hAnsi="Arial" w:cs="Arial"/>
          <w:sz w:val="28"/>
          <w:szCs w:val="28"/>
          <w:lang w:val="x-none"/>
        </w:rPr>
        <w:t>zvino</w:t>
      </w:r>
      <w:proofErr w:type="spellEnd"/>
      <w:r>
        <w:rPr>
          <w:rFonts w:ascii="Arial" w:hAnsi="Arial" w:cs="Arial"/>
          <w:sz w:val="28"/>
          <w:szCs w:val="28"/>
          <w:lang w:val="x-none"/>
        </w:rPr>
        <w:t xml:space="preserve"> </w:t>
      </w:r>
      <w:proofErr w:type="spellStart"/>
      <w:r>
        <w:rPr>
          <w:rFonts w:ascii="Arial" w:hAnsi="Arial" w:cs="Arial"/>
          <w:sz w:val="28"/>
          <w:szCs w:val="28"/>
          <w:lang w:val="x-none"/>
        </w:rPr>
        <w:t>wava</w:t>
      </w:r>
      <w:proofErr w:type="spellEnd"/>
      <w:r>
        <w:rPr>
          <w:rFonts w:ascii="Arial" w:hAnsi="Arial" w:cs="Arial"/>
          <w:sz w:val="28"/>
          <w:szCs w:val="28"/>
          <w:lang w:val="x-none"/>
        </w:rPr>
        <w:t xml:space="preserve">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mukuru</w:t>
      </w:r>
      <w:proofErr w:type="spellEnd"/>
      <w:r>
        <w:rPr>
          <w:rFonts w:ascii="Arial" w:hAnsi="Arial" w:cs="Arial"/>
          <w:sz w:val="28"/>
          <w:szCs w:val="28"/>
          <w:lang w:val="x-none"/>
        </w:rPr>
        <w:t xml:space="preserve"> </w:t>
      </w:r>
      <w:proofErr w:type="spellStart"/>
      <w:r>
        <w:rPr>
          <w:rFonts w:ascii="Arial" w:hAnsi="Arial" w:cs="Arial"/>
          <w:sz w:val="28"/>
          <w:szCs w:val="28"/>
          <w:lang w:val="x-none"/>
        </w:rPr>
        <w:t>chaizvo</w:t>
      </w:r>
      <w:proofErr w:type="spellEnd"/>
      <w:r>
        <w:rPr>
          <w:rFonts w:ascii="Arial" w:hAnsi="Arial" w:cs="Arial"/>
          <w:sz w:val="28"/>
          <w:szCs w:val="28"/>
          <w:lang w:val="x-none"/>
        </w:rPr>
        <w:t xml:space="preserve">. </w:t>
      </w:r>
      <w:proofErr w:type="spellStart"/>
      <w:r>
        <w:rPr>
          <w:rFonts w:ascii="Arial" w:hAnsi="Arial" w:cs="Arial"/>
          <w:sz w:val="28"/>
          <w:szCs w:val="28"/>
          <w:lang w:val="x-none"/>
        </w:rPr>
        <w:t>Akauya</w:t>
      </w:r>
      <w:proofErr w:type="spellEnd"/>
      <w:r>
        <w:rPr>
          <w:rFonts w:ascii="Arial" w:hAnsi="Arial" w:cs="Arial"/>
          <w:sz w:val="28"/>
          <w:szCs w:val="28"/>
          <w:lang w:val="x-none"/>
        </w:rPr>
        <w:t xml:space="preserve"> </w:t>
      </w:r>
      <w:proofErr w:type="spellStart"/>
      <w:r>
        <w:rPr>
          <w:rFonts w:ascii="Arial" w:hAnsi="Arial" w:cs="Arial"/>
          <w:sz w:val="28"/>
          <w:szCs w:val="28"/>
          <w:lang w:val="x-none"/>
        </w:rPr>
        <w:t>asina</w:t>
      </w:r>
      <w:proofErr w:type="spellEnd"/>
      <w:r>
        <w:rPr>
          <w:rFonts w:ascii="Arial" w:hAnsi="Arial" w:cs="Arial"/>
          <w:sz w:val="28"/>
          <w:szCs w:val="28"/>
          <w:lang w:val="x-none"/>
        </w:rPr>
        <w:t xml:space="preserve"> </w:t>
      </w:r>
      <w:proofErr w:type="spellStart"/>
      <w:r>
        <w:rPr>
          <w:rFonts w:ascii="Arial" w:hAnsi="Arial" w:cs="Arial"/>
          <w:sz w:val="28"/>
          <w:szCs w:val="28"/>
          <w:lang w:val="x-none"/>
        </w:rPr>
        <w:t>chinhu</w:t>
      </w:r>
      <w:proofErr w:type="spellEnd"/>
      <w:r>
        <w:rPr>
          <w:rFonts w:ascii="Arial" w:hAnsi="Arial" w:cs="Arial"/>
          <w:sz w:val="28"/>
          <w:szCs w:val="28"/>
          <w:lang w:val="x-none"/>
        </w:rPr>
        <w:t xml:space="preserve"> </w:t>
      </w:r>
      <w:proofErr w:type="spellStart"/>
      <w:r>
        <w:rPr>
          <w:rFonts w:ascii="Arial" w:hAnsi="Arial" w:cs="Arial"/>
          <w:sz w:val="28"/>
          <w:szCs w:val="28"/>
          <w:lang w:val="x-none"/>
        </w:rPr>
        <w:t>ipo</w:t>
      </w:r>
      <w:proofErr w:type="spellEnd"/>
      <w:r>
        <w:rPr>
          <w:rFonts w:ascii="Arial" w:hAnsi="Arial" w:cs="Arial"/>
          <w:sz w:val="28"/>
          <w:szCs w:val="28"/>
          <w:lang w:val="x-none"/>
        </w:rPr>
        <w:t xml:space="preserve"> paya.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akauya</w:t>
      </w:r>
      <w:proofErr w:type="spellEnd"/>
      <w:r>
        <w:rPr>
          <w:rFonts w:ascii="Arial" w:hAnsi="Arial" w:cs="Arial"/>
          <w:sz w:val="28"/>
          <w:szCs w:val="28"/>
          <w:lang w:val="x-none"/>
        </w:rPr>
        <w:t xml:space="preserve"> </w:t>
      </w:r>
      <w:proofErr w:type="spellStart"/>
      <w:r>
        <w:rPr>
          <w:rFonts w:ascii="Arial" w:hAnsi="Arial" w:cs="Arial"/>
          <w:sz w:val="28"/>
          <w:szCs w:val="28"/>
          <w:lang w:val="x-none"/>
        </w:rPr>
        <w:t>achangopedza</w:t>
      </w:r>
      <w:proofErr w:type="spellEnd"/>
      <w:r>
        <w:rPr>
          <w:rFonts w:ascii="Arial" w:hAnsi="Arial" w:cs="Arial"/>
          <w:sz w:val="28"/>
          <w:szCs w:val="28"/>
          <w:lang w:val="x-none"/>
        </w:rPr>
        <w:t xml:space="preserve"> </w:t>
      </w:r>
      <w:proofErr w:type="spellStart"/>
      <w:r>
        <w:rPr>
          <w:rFonts w:ascii="Arial" w:hAnsi="Arial" w:cs="Arial"/>
          <w:sz w:val="28"/>
          <w:szCs w:val="28"/>
          <w:lang w:val="x-none"/>
        </w:rPr>
        <w:t>chikoro</w:t>
      </w:r>
      <w:proofErr w:type="spellEnd"/>
      <w:r>
        <w:rPr>
          <w:rFonts w:ascii="Arial" w:hAnsi="Arial" w:cs="Arial"/>
          <w:sz w:val="28"/>
          <w:szCs w:val="28"/>
          <w:lang w:val="x-none"/>
        </w:rPr>
        <w:t xml:space="preserve"> </w:t>
      </w:r>
      <w:proofErr w:type="spellStart"/>
      <w:r>
        <w:rPr>
          <w:rFonts w:ascii="Arial" w:hAnsi="Arial" w:cs="Arial"/>
          <w:sz w:val="28"/>
          <w:szCs w:val="28"/>
          <w:lang w:val="x-none"/>
        </w:rPr>
        <w:t>musikana</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Akanga</w:t>
      </w:r>
      <w:proofErr w:type="spellEnd"/>
      <w:r>
        <w:rPr>
          <w:rFonts w:ascii="Arial" w:hAnsi="Arial" w:cs="Arial"/>
          <w:sz w:val="28"/>
          <w:szCs w:val="28"/>
          <w:lang w:val="x-none"/>
        </w:rPr>
        <w:t xml:space="preserve"> </w:t>
      </w:r>
      <w:proofErr w:type="spellStart"/>
      <w:r>
        <w:rPr>
          <w:rFonts w:ascii="Arial" w:hAnsi="Arial" w:cs="Arial"/>
          <w:sz w:val="28"/>
          <w:szCs w:val="28"/>
          <w:lang w:val="x-none"/>
        </w:rPr>
        <w:t>akashata</w:t>
      </w:r>
      <w:proofErr w:type="spellEnd"/>
      <w:r>
        <w:rPr>
          <w:rFonts w:ascii="Arial" w:hAnsi="Arial" w:cs="Arial"/>
          <w:sz w:val="28"/>
          <w:szCs w:val="28"/>
          <w:lang w:val="x-none"/>
        </w:rPr>
        <w:t xml:space="preserve"> </w:t>
      </w:r>
      <w:proofErr w:type="spellStart"/>
      <w:r>
        <w:rPr>
          <w:rFonts w:ascii="Arial" w:hAnsi="Arial" w:cs="Arial"/>
          <w:sz w:val="28"/>
          <w:szCs w:val="28"/>
          <w:lang w:val="x-none"/>
        </w:rPr>
        <w:t>kudaiwo</w:t>
      </w:r>
      <w:proofErr w:type="spellEnd"/>
      <w:r>
        <w:rPr>
          <w:rFonts w:ascii="Arial" w:hAnsi="Arial" w:cs="Arial"/>
          <w:sz w:val="28"/>
          <w:szCs w:val="28"/>
          <w:lang w:val="x-none"/>
        </w:rPr>
        <w:t xml:space="preserve">, </w:t>
      </w:r>
      <w:proofErr w:type="spellStart"/>
      <w:r>
        <w:rPr>
          <w:rFonts w:ascii="Arial" w:hAnsi="Arial" w:cs="Arial"/>
          <w:sz w:val="28"/>
          <w:szCs w:val="28"/>
          <w:lang w:val="x-none"/>
        </w:rPr>
        <w:t>usashamisike</w:t>
      </w:r>
      <w:proofErr w:type="spellEnd"/>
      <w:r>
        <w:rPr>
          <w:rFonts w:ascii="Arial" w:hAnsi="Arial" w:cs="Arial"/>
          <w:sz w:val="28"/>
          <w:szCs w:val="28"/>
          <w:lang w:val="x-none"/>
        </w:rPr>
        <w:t xml:space="preserve"> </w:t>
      </w:r>
      <w:proofErr w:type="spellStart"/>
      <w:r>
        <w:rPr>
          <w:rFonts w:ascii="Arial" w:hAnsi="Arial" w:cs="Arial"/>
          <w:sz w:val="28"/>
          <w:szCs w:val="28"/>
          <w:lang w:val="x-none"/>
        </w:rPr>
        <w:t>nezvaave</w:t>
      </w:r>
      <w:proofErr w:type="spellEnd"/>
      <w:r>
        <w:rPr>
          <w:rFonts w:ascii="Arial" w:hAnsi="Arial" w:cs="Arial"/>
          <w:sz w:val="28"/>
          <w:szCs w:val="28"/>
          <w:lang w:val="x-none"/>
        </w:rPr>
        <w:t xml:space="preserve"> </w:t>
      </w:r>
      <w:proofErr w:type="spellStart"/>
      <w:r>
        <w:rPr>
          <w:rFonts w:ascii="Arial" w:hAnsi="Arial" w:cs="Arial"/>
          <w:sz w:val="28"/>
          <w:szCs w:val="28"/>
          <w:lang w:val="x-none"/>
        </w:rPr>
        <w:t>izvo</w:t>
      </w:r>
      <w:proofErr w:type="spellEnd"/>
      <w:r>
        <w:rPr>
          <w:rFonts w:ascii="Arial" w:hAnsi="Arial" w:cs="Arial"/>
          <w:sz w:val="28"/>
          <w:szCs w:val="28"/>
          <w:lang w:val="x-none"/>
        </w:rPr>
        <w:t xml:space="preserve">, </w:t>
      </w:r>
      <w:proofErr w:type="spellStart"/>
      <w:r>
        <w:rPr>
          <w:rFonts w:ascii="Arial" w:hAnsi="Arial" w:cs="Arial"/>
          <w:sz w:val="28"/>
          <w:szCs w:val="28"/>
          <w:lang w:val="x-none"/>
        </w:rPr>
        <w:t>aporishiwa</w:t>
      </w:r>
      <w:proofErr w:type="spellEnd"/>
      <w:r>
        <w:rPr>
          <w:rFonts w:ascii="Arial" w:hAnsi="Arial" w:cs="Arial"/>
          <w:sz w:val="28"/>
          <w:szCs w:val="28"/>
          <w:lang w:val="x-none"/>
        </w:rPr>
        <w:t xml:space="preserve"> </w:t>
      </w:r>
      <w:proofErr w:type="spellStart"/>
      <w:r>
        <w:rPr>
          <w:rFonts w:ascii="Arial" w:hAnsi="Arial" w:cs="Arial"/>
          <w:sz w:val="28"/>
          <w:szCs w:val="28"/>
          <w:lang w:val="x-none"/>
        </w:rPr>
        <w:t>neMweya</w:t>
      </w:r>
      <w:proofErr w:type="spellEnd"/>
      <w:r>
        <w:rPr>
          <w:rFonts w:ascii="Arial" w:hAnsi="Arial" w:cs="Arial"/>
          <w:sz w:val="28"/>
          <w:szCs w:val="28"/>
          <w:lang w:val="x-none"/>
        </w:rPr>
        <w:t xml:space="preserve"> </w:t>
      </w:r>
      <w:proofErr w:type="spellStart"/>
      <w:r>
        <w:rPr>
          <w:rFonts w:ascii="Arial" w:hAnsi="Arial" w:cs="Arial"/>
          <w:sz w:val="28"/>
          <w:szCs w:val="28"/>
          <w:lang w:val="x-none"/>
        </w:rPr>
        <w:t>Mutsvene</w:t>
      </w:r>
      <w:proofErr w:type="spellEnd"/>
      <w:r>
        <w:rPr>
          <w:rFonts w:ascii="Arial" w:hAnsi="Arial" w:cs="Arial"/>
          <w:sz w:val="28"/>
          <w:szCs w:val="28"/>
          <w:lang w:val="x-none"/>
        </w:rPr>
        <w:t xml:space="preserve">. </w:t>
      </w:r>
      <w:r w:rsidRPr="005D2628">
        <w:rPr>
          <w:rFonts w:ascii="Arial" w:hAnsi="Arial" w:cs="Arial"/>
          <w:sz w:val="18"/>
          <w:szCs w:val="18"/>
          <w:lang w:val="x-none"/>
        </w:rPr>
        <w:t>[Congregation</w:t>
      </w:r>
      <w:r>
        <w:rPr>
          <w:rFonts w:ascii="Arial" w:hAnsi="Arial" w:cs="Arial"/>
          <w:sz w:val="18"/>
          <w:szCs w:val="18"/>
          <w:lang w:val="x-none"/>
        </w:rPr>
        <w:t xml:space="preserve"> laughs—ED</w:t>
      </w:r>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Uyo</w:t>
      </w:r>
      <w:proofErr w:type="spellEnd"/>
      <w:r>
        <w:rPr>
          <w:rFonts w:ascii="Arial" w:hAnsi="Arial" w:cs="Arial"/>
          <w:sz w:val="28"/>
          <w:szCs w:val="28"/>
          <w:lang w:val="x-none"/>
        </w:rPr>
        <w:t xml:space="preserve"> </w:t>
      </w:r>
      <w:proofErr w:type="spellStart"/>
      <w:r>
        <w:rPr>
          <w:rFonts w:ascii="Arial" w:hAnsi="Arial" w:cs="Arial"/>
          <w:sz w:val="28"/>
          <w:szCs w:val="28"/>
          <w:lang w:val="x-none"/>
        </w:rPr>
        <w:t>anga</w:t>
      </w:r>
      <w:proofErr w:type="spellEnd"/>
      <w:r>
        <w:rPr>
          <w:rFonts w:ascii="Arial" w:hAnsi="Arial" w:cs="Arial"/>
          <w:sz w:val="28"/>
          <w:szCs w:val="28"/>
          <w:lang w:val="x-none"/>
        </w:rPr>
        <w:t xml:space="preserve"> </w:t>
      </w:r>
      <w:proofErr w:type="spellStart"/>
      <w:r>
        <w:rPr>
          <w:rFonts w:ascii="Arial" w:hAnsi="Arial" w:cs="Arial"/>
          <w:sz w:val="28"/>
          <w:szCs w:val="28"/>
          <w:lang w:val="x-none"/>
        </w:rPr>
        <w:t>akadai</w:t>
      </w:r>
      <w:proofErr w:type="spellEnd"/>
      <w:r>
        <w:rPr>
          <w:rFonts w:ascii="Arial" w:hAnsi="Arial" w:cs="Arial"/>
          <w:sz w:val="28"/>
          <w:szCs w:val="28"/>
          <w:lang w:val="x-none"/>
        </w:rPr>
        <w:t xml:space="preserve">…”                  </w:t>
      </w:r>
    </w:p>
    <w:p w:rsidR="00E04253" w:rsidP="00E04253" w:rsidRDefault="00E04253" w14:paraId="52D4B091" w14:textId="77777777">
      <w:pPr>
        <w:jc w:val="both"/>
        <w:rPr>
          <w:rFonts w:ascii="Arial" w:hAnsi="Arial" w:cs="Arial"/>
          <w:sz w:val="28"/>
          <w:szCs w:val="28"/>
          <w:lang w:val="x-none"/>
        </w:rPr>
      </w:pPr>
      <w:r>
        <w:rPr>
          <w:rFonts w:ascii="Arial" w:hAnsi="Arial" w:cs="Arial"/>
          <w:sz w:val="28"/>
          <w:szCs w:val="28"/>
          <w:vertAlign w:val="superscript"/>
          <w:lang w:val="x-none"/>
        </w:rPr>
        <w:t xml:space="preserve">412 </w:t>
      </w:r>
      <w:proofErr w:type="spellStart"/>
      <w:r>
        <w:rPr>
          <w:rFonts w:ascii="Arial" w:hAnsi="Arial" w:cs="Arial"/>
          <w:sz w:val="28"/>
          <w:szCs w:val="28"/>
          <w:lang w:val="x-none"/>
        </w:rPr>
        <w:t>Unenge</w:t>
      </w:r>
      <w:proofErr w:type="spellEnd"/>
      <w:r>
        <w:rPr>
          <w:rFonts w:ascii="Arial" w:hAnsi="Arial" w:cs="Arial"/>
          <w:sz w:val="28"/>
          <w:szCs w:val="28"/>
          <w:lang w:val="x-none"/>
        </w:rPr>
        <w:t xml:space="preserve"> </w:t>
      </w:r>
      <w:proofErr w:type="spellStart"/>
      <w:r>
        <w:rPr>
          <w:rFonts w:ascii="Arial" w:hAnsi="Arial" w:cs="Arial"/>
          <w:sz w:val="28"/>
          <w:szCs w:val="28"/>
          <w:lang w:val="x-none"/>
        </w:rPr>
        <w:t>uchimuudza</w:t>
      </w:r>
      <w:proofErr w:type="spellEnd"/>
      <w:r>
        <w:rPr>
          <w:rFonts w:ascii="Arial" w:hAnsi="Arial" w:cs="Arial"/>
          <w:sz w:val="28"/>
          <w:szCs w:val="28"/>
          <w:lang w:val="x-none"/>
        </w:rPr>
        <w:t xml:space="preserve"> history </w:t>
      </w:r>
      <w:proofErr w:type="spellStart"/>
      <w:r>
        <w:rPr>
          <w:rFonts w:ascii="Arial" w:hAnsi="Arial" w:cs="Arial"/>
          <w:sz w:val="28"/>
          <w:szCs w:val="28"/>
          <w:lang w:val="x-none"/>
        </w:rPr>
        <w:t>yemunhu</w:t>
      </w:r>
      <w:proofErr w:type="spellEnd"/>
      <w:r>
        <w:rPr>
          <w:rFonts w:ascii="Arial" w:hAnsi="Arial" w:cs="Arial"/>
          <w:sz w:val="28"/>
          <w:szCs w:val="28"/>
          <w:lang w:val="x-none"/>
        </w:rPr>
        <w:t xml:space="preserve"> </w:t>
      </w:r>
      <w:proofErr w:type="spellStart"/>
      <w:r>
        <w:rPr>
          <w:rFonts w:ascii="Arial" w:hAnsi="Arial" w:cs="Arial"/>
          <w:sz w:val="28"/>
          <w:szCs w:val="28"/>
          <w:lang w:val="x-none"/>
        </w:rPr>
        <w:t>wese</w:t>
      </w:r>
      <w:proofErr w:type="spellEnd"/>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ipa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ari</w:t>
      </w:r>
      <w:proofErr w:type="spellEnd"/>
      <w:r>
        <w:rPr>
          <w:rFonts w:ascii="Arial" w:hAnsi="Arial" w:cs="Arial"/>
          <w:sz w:val="18"/>
          <w:szCs w:val="18"/>
          <w:lang w:val="x-none"/>
        </w:rPr>
        <w:t xml:space="preserve"> </w:t>
      </w:r>
      <w:proofErr w:type="spellStart"/>
      <w:r>
        <w:rPr>
          <w:rFonts w:ascii="Arial" w:hAnsi="Arial" w:cs="Arial"/>
          <w:sz w:val="18"/>
          <w:szCs w:val="18"/>
          <w:lang w:val="x-none"/>
        </w:rPr>
        <w:t>ipapo</w:t>
      </w:r>
      <w:proofErr w:type="spellEnd"/>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Tichitaura</w:t>
      </w:r>
      <w:proofErr w:type="spellEnd"/>
      <w:r>
        <w:rPr>
          <w:rFonts w:ascii="Arial" w:hAnsi="Arial" w:cs="Arial"/>
          <w:sz w:val="28"/>
          <w:szCs w:val="28"/>
          <w:lang w:val="x-none"/>
        </w:rPr>
        <w:t xml:space="preserve"> manana </w:t>
      </w:r>
      <w:proofErr w:type="spellStart"/>
      <w:r>
        <w:rPr>
          <w:rFonts w:ascii="Arial" w:hAnsi="Arial" w:cs="Arial"/>
          <w:sz w:val="28"/>
          <w:szCs w:val="28"/>
          <w:lang w:val="x-none"/>
        </w:rPr>
        <w:t>aJehovha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Ende </w:t>
      </w:r>
      <w:proofErr w:type="spellStart"/>
      <w:r>
        <w:rPr>
          <w:rFonts w:ascii="Arial" w:hAnsi="Arial" w:cs="Arial"/>
          <w:sz w:val="28"/>
          <w:szCs w:val="28"/>
          <w:lang w:val="x-none"/>
        </w:rPr>
        <w:t>te’tichireva</w:t>
      </w:r>
      <w:proofErr w:type="spellEnd"/>
      <w:r>
        <w:rPr>
          <w:rFonts w:ascii="Arial" w:hAnsi="Arial" w:cs="Arial"/>
          <w:sz w:val="28"/>
          <w:szCs w:val="28"/>
          <w:lang w:val="x-none"/>
        </w:rPr>
        <w:t xml:space="preserve"> </w:t>
      </w:r>
      <w:proofErr w:type="spellStart"/>
      <w:r>
        <w:rPr>
          <w:rFonts w:ascii="Arial" w:hAnsi="Arial" w:cs="Arial"/>
          <w:sz w:val="28"/>
          <w:szCs w:val="28"/>
          <w:lang w:val="x-none"/>
        </w:rPr>
        <w:t>nhema</w:t>
      </w:r>
      <w:proofErr w:type="spellEnd"/>
      <w:r>
        <w:rPr>
          <w:rFonts w:ascii="Arial" w:hAnsi="Arial" w:cs="Arial"/>
          <w:sz w:val="28"/>
          <w:szCs w:val="28"/>
          <w:lang w:val="x-none"/>
        </w:rPr>
        <w:t xml:space="preserve"> here? </w:t>
      </w:r>
      <w:proofErr w:type="spellStart"/>
      <w:r>
        <w:rPr>
          <w:rFonts w:ascii="Arial" w:hAnsi="Arial" w:cs="Arial"/>
          <w:sz w:val="28"/>
          <w:szCs w:val="28"/>
          <w:lang w:val="x-none"/>
        </w:rPr>
        <w:t>Te’chireva</w:t>
      </w:r>
      <w:proofErr w:type="spellEnd"/>
      <w:r>
        <w:rPr>
          <w:rFonts w:ascii="Arial" w:hAnsi="Arial" w:cs="Arial"/>
          <w:sz w:val="28"/>
          <w:szCs w:val="28"/>
          <w:lang w:val="x-none"/>
        </w:rPr>
        <w:t xml:space="preserve"> </w:t>
      </w:r>
      <w:proofErr w:type="spellStart"/>
      <w:r>
        <w:rPr>
          <w:rFonts w:ascii="Arial" w:hAnsi="Arial" w:cs="Arial"/>
          <w:sz w:val="28"/>
          <w:szCs w:val="28"/>
          <w:lang w:val="x-none"/>
        </w:rPr>
        <w:t>chokwadi</w:t>
      </w:r>
      <w:proofErr w:type="spellEnd"/>
      <w:r>
        <w:rPr>
          <w:rFonts w:ascii="Arial" w:hAnsi="Arial" w:cs="Arial"/>
          <w:sz w:val="28"/>
          <w:szCs w:val="28"/>
          <w:lang w:val="x-none"/>
        </w:rPr>
        <w:t>.</w:t>
      </w:r>
    </w:p>
    <w:p w:rsidR="00E04253" w:rsidP="00E04253" w:rsidRDefault="00E04253" w14:paraId="448682B7" w14:textId="77777777">
      <w:pPr>
        <w:jc w:val="both"/>
        <w:rPr>
          <w:rFonts w:ascii="Arial" w:hAnsi="Arial" w:cs="Arial"/>
          <w:sz w:val="28"/>
          <w:szCs w:val="28"/>
          <w:lang w:val="x-none"/>
        </w:rPr>
      </w:pPr>
      <w:r>
        <w:rPr>
          <w:rFonts w:ascii="Arial" w:hAnsi="Arial" w:cs="Arial"/>
          <w:sz w:val="28"/>
          <w:szCs w:val="28"/>
          <w:vertAlign w:val="superscript"/>
          <w:lang w:val="x-none"/>
        </w:rPr>
        <w:t>413</w:t>
      </w:r>
      <w:r>
        <w:rPr>
          <w:rFonts w:ascii="Arial" w:hAnsi="Arial" w:cs="Arial"/>
          <w:sz w:val="28"/>
          <w:szCs w:val="28"/>
          <w:lang w:val="x-none"/>
        </w:rPr>
        <w:t xml:space="preserve"> Kuti, “Uri </w:t>
      </w:r>
      <w:proofErr w:type="spellStart"/>
      <w:r>
        <w:rPr>
          <w:rFonts w:ascii="Arial" w:hAnsi="Arial" w:cs="Arial"/>
          <w:sz w:val="28"/>
          <w:szCs w:val="28"/>
          <w:lang w:val="x-none"/>
        </w:rPr>
        <w:t>kuona</w:t>
      </w:r>
      <w:proofErr w:type="spellEnd"/>
      <w:r>
        <w:rPr>
          <w:rFonts w:ascii="Arial" w:hAnsi="Arial" w:cs="Arial"/>
          <w:sz w:val="28"/>
          <w:szCs w:val="28"/>
          <w:lang w:val="x-none"/>
        </w:rPr>
        <w:t xml:space="preserve"> Caro </w:t>
      </w:r>
      <w:proofErr w:type="spellStart"/>
      <w:r>
        <w:rPr>
          <w:rFonts w:ascii="Arial" w:hAnsi="Arial" w:cs="Arial"/>
          <w:sz w:val="28"/>
          <w:szCs w:val="28"/>
          <w:lang w:val="x-none"/>
        </w:rPr>
        <w:t>uyo</w:t>
      </w:r>
      <w:proofErr w:type="spellEnd"/>
      <w:r>
        <w:rPr>
          <w:rFonts w:ascii="Arial" w:hAnsi="Arial" w:cs="Arial"/>
          <w:sz w:val="28"/>
          <w:szCs w:val="28"/>
          <w:lang w:val="x-none"/>
        </w:rPr>
        <w:t xml:space="preserve">, </w:t>
      </w:r>
      <w:proofErr w:type="spellStart"/>
      <w:r>
        <w:rPr>
          <w:rFonts w:ascii="Arial" w:hAnsi="Arial" w:cs="Arial"/>
          <w:sz w:val="28"/>
          <w:szCs w:val="28"/>
          <w:lang w:val="x-none"/>
        </w:rPr>
        <w:t>akuuya</w:t>
      </w:r>
      <w:proofErr w:type="spellEnd"/>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kasikana</w:t>
      </w:r>
      <w:proofErr w:type="spellEnd"/>
      <w:r>
        <w:rPr>
          <w:rFonts w:ascii="Arial" w:hAnsi="Arial" w:cs="Arial"/>
          <w:sz w:val="28"/>
          <w:szCs w:val="28"/>
          <w:lang w:val="x-none"/>
        </w:rPr>
        <w:t xml:space="preserve"> </w:t>
      </w:r>
      <w:proofErr w:type="spellStart"/>
      <w:r>
        <w:rPr>
          <w:rFonts w:ascii="Arial" w:hAnsi="Arial" w:cs="Arial"/>
          <w:sz w:val="28"/>
          <w:szCs w:val="28"/>
          <w:lang w:val="x-none"/>
        </w:rPr>
        <w:t>kanozwisa</w:t>
      </w:r>
      <w:proofErr w:type="spellEnd"/>
      <w:r>
        <w:rPr>
          <w:rFonts w:ascii="Arial" w:hAnsi="Arial" w:cs="Arial"/>
          <w:sz w:val="28"/>
          <w:szCs w:val="28"/>
          <w:lang w:val="x-none"/>
        </w:rPr>
        <w:t xml:space="preserve"> </w:t>
      </w:r>
      <w:proofErr w:type="spellStart"/>
      <w:r>
        <w:rPr>
          <w:rFonts w:ascii="Arial" w:hAnsi="Arial" w:cs="Arial"/>
          <w:sz w:val="28"/>
          <w:szCs w:val="28"/>
          <w:lang w:val="x-none"/>
        </w:rPr>
        <w:t>tsitsi</w:t>
      </w:r>
      <w:proofErr w:type="spellEnd"/>
      <w:r>
        <w:rPr>
          <w:rFonts w:ascii="Arial" w:hAnsi="Arial" w:cs="Arial"/>
          <w:sz w:val="28"/>
          <w:szCs w:val="28"/>
          <w:lang w:val="x-none"/>
        </w:rPr>
        <w:t xml:space="preserve"> kanga </w:t>
      </w:r>
      <w:proofErr w:type="spellStart"/>
      <w:r>
        <w:rPr>
          <w:rFonts w:ascii="Arial" w:hAnsi="Arial" w:cs="Arial"/>
          <w:sz w:val="28"/>
          <w:szCs w:val="28"/>
          <w:lang w:val="x-none"/>
        </w:rPr>
        <w:t>kapupurirwa</w:t>
      </w:r>
      <w:proofErr w:type="spellEnd"/>
      <w:r>
        <w:rPr>
          <w:rFonts w:ascii="Arial" w:hAnsi="Arial" w:cs="Arial"/>
          <w:sz w:val="28"/>
          <w:szCs w:val="28"/>
          <w:lang w:val="x-none"/>
        </w:rPr>
        <w:t xml:space="preserve"> </w:t>
      </w:r>
      <w:proofErr w:type="spellStart"/>
      <w:r>
        <w:rPr>
          <w:rFonts w:ascii="Arial" w:hAnsi="Arial" w:cs="Arial"/>
          <w:sz w:val="28"/>
          <w:szCs w:val="28"/>
          <w:lang w:val="x-none"/>
        </w:rPr>
        <w:t>naRudo</w:t>
      </w:r>
      <w:proofErr w:type="spellEnd"/>
      <w:r>
        <w:rPr>
          <w:rFonts w:ascii="Arial" w:hAnsi="Arial" w:cs="Arial"/>
          <w:sz w:val="28"/>
          <w:szCs w:val="28"/>
          <w:lang w:val="x-none"/>
        </w:rPr>
        <w:t xml:space="preserve"> but iye </w:t>
      </w:r>
      <w:proofErr w:type="spellStart"/>
      <w:r>
        <w:rPr>
          <w:rFonts w:ascii="Arial" w:hAnsi="Arial" w:cs="Arial"/>
          <w:sz w:val="28"/>
          <w:szCs w:val="28"/>
          <w:lang w:val="x-none"/>
        </w:rPr>
        <w:t>zvino</w:t>
      </w:r>
      <w:proofErr w:type="spellEnd"/>
      <w:r>
        <w:rPr>
          <w:rFonts w:ascii="Arial" w:hAnsi="Arial" w:cs="Arial"/>
          <w:sz w:val="28"/>
          <w:szCs w:val="28"/>
          <w:lang w:val="x-none"/>
        </w:rPr>
        <w:t xml:space="preserve"> </w:t>
      </w:r>
      <w:proofErr w:type="spellStart"/>
      <w:r>
        <w:rPr>
          <w:rFonts w:ascii="Arial" w:hAnsi="Arial" w:cs="Arial"/>
          <w:sz w:val="28"/>
          <w:szCs w:val="28"/>
          <w:lang w:val="x-none"/>
        </w:rPr>
        <w:t>tarirawo</w:t>
      </w:r>
      <w:proofErr w:type="spellEnd"/>
      <w:r>
        <w:rPr>
          <w:rFonts w:ascii="Arial" w:hAnsi="Arial" w:cs="Arial"/>
          <w:sz w:val="28"/>
          <w:szCs w:val="28"/>
          <w:lang w:val="x-none"/>
        </w:rPr>
        <w:t xml:space="preserve"> </w:t>
      </w:r>
      <w:proofErr w:type="spellStart"/>
      <w:r>
        <w:rPr>
          <w:rFonts w:ascii="Arial" w:hAnsi="Arial" w:cs="Arial"/>
          <w:sz w:val="28"/>
          <w:szCs w:val="28"/>
          <w:lang w:val="x-none"/>
        </w:rPr>
        <w:t>atopedza</w:t>
      </w:r>
      <w:proofErr w:type="spellEnd"/>
      <w:r>
        <w:rPr>
          <w:rFonts w:ascii="Arial" w:hAnsi="Arial" w:cs="Arial"/>
          <w:sz w:val="28"/>
          <w:szCs w:val="28"/>
          <w:lang w:val="x-none"/>
        </w:rPr>
        <w:t xml:space="preserve"> course </w:t>
      </w:r>
      <w:proofErr w:type="spellStart"/>
      <w:r>
        <w:rPr>
          <w:rFonts w:ascii="Arial" w:hAnsi="Arial" w:cs="Arial"/>
          <w:sz w:val="28"/>
          <w:szCs w:val="28"/>
          <w:lang w:val="x-none"/>
        </w:rPr>
        <w:t>yake</w:t>
      </w:r>
      <w:proofErr w:type="spellEnd"/>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pabasa</w:t>
      </w:r>
      <w:proofErr w:type="spellEnd"/>
      <w:r>
        <w:rPr>
          <w:rFonts w:ascii="Arial" w:hAnsi="Arial" w:cs="Arial"/>
          <w:sz w:val="28"/>
          <w:szCs w:val="28"/>
          <w:lang w:val="x-none"/>
        </w:rPr>
        <w:t xml:space="preserve">, eh. Uri </w:t>
      </w:r>
      <w:proofErr w:type="spellStart"/>
      <w:r>
        <w:rPr>
          <w:rFonts w:ascii="Arial" w:hAnsi="Arial" w:cs="Arial"/>
          <w:sz w:val="28"/>
          <w:szCs w:val="28"/>
          <w:lang w:val="x-none"/>
        </w:rPr>
        <w:t>kuona</w:t>
      </w:r>
      <w:proofErr w:type="spellEnd"/>
      <w:r>
        <w:rPr>
          <w:rFonts w:ascii="Arial" w:hAnsi="Arial" w:cs="Arial"/>
          <w:sz w:val="28"/>
          <w:szCs w:val="28"/>
          <w:lang w:val="x-none"/>
        </w:rPr>
        <w:t xml:space="preserve"> Lolo </w:t>
      </w:r>
      <w:proofErr w:type="spellStart"/>
      <w:r>
        <w:rPr>
          <w:rFonts w:ascii="Arial" w:hAnsi="Arial" w:cs="Arial"/>
          <w:sz w:val="28"/>
          <w:szCs w:val="28"/>
          <w:lang w:val="x-none"/>
        </w:rPr>
        <w:t>uyo</w:t>
      </w:r>
      <w:proofErr w:type="spellEnd"/>
      <w:r>
        <w:rPr>
          <w:rFonts w:ascii="Arial" w:hAnsi="Arial" w:cs="Arial"/>
          <w:sz w:val="28"/>
          <w:szCs w:val="28"/>
          <w:lang w:val="x-none"/>
        </w:rPr>
        <w:t xml:space="preserve">, </w:t>
      </w:r>
      <w:proofErr w:type="spellStart"/>
      <w:r>
        <w:rPr>
          <w:rFonts w:ascii="Arial" w:hAnsi="Arial" w:cs="Arial"/>
          <w:sz w:val="28"/>
          <w:szCs w:val="28"/>
          <w:lang w:val="x-none"/>
        </w:rPr>
        <w:t>takamutora</w:t>
      </w:r>
      <w:proofErr w:type="spellEnd"/>
      <w:r>
        <w:rPr>
          <w:rFonts w:ascii="Arial" w:hAnsi="Arial" w:cs="Arial"/>
          <w:sz w:val="28"/>
          <w:szCs w:val="28"/>
          <w:lang w:val="x-none"/>
        </w:rPr>
        <w:t xml:space="preserve"> </w:t>
      </w:r>
      <w:proofErr w:type="spellStart"/>
      <w:r>
        <w:rPr>
          <w:rFonts w:ascii="Arial" w:hAnsi="Arial" w:cs="Arial"/>
          <w:sz w:val="28"/>
          <w:szCs w:val="28"/>
          <w:lang w:val="x-none"/>
        </w:rPr>
        <w:t>kuma</w:t>
      </w:r>
      <w:proofErr w:type="spellEnd"/>
      <w:r>
        <w:rPr>
          <w:rFonts w:ascii="Arial" w:hAnsi="Arial" w:cs="Arial"/>
          <w:sz w:val="28"/>
          <w:szCs w:val="28"/>
          <w:lang w:val="x-none"/>
        </w:rPr>
        <w:t xml:space="preserve"> yard </w:t>
      </w:r>
      <w:proofErr w:type="spellStart"/>
      <w:r>
        <w:rPr>
          <w:rFonts w:ascii="Arial" w:hAnsi="Arial" w:cs="Arial"/>
          <w:sz w:val="28"/>
          <w:szCs w:val="28"/>
          <w:lang w:val="x-none"/>
        </w:rPr>
        <w:t>ekurukisheni</w:t>
      </w:r>
      <w:proofErr w:type="spellEnd"/>
      <w:r>
        <w:rPr>
          <w:rFonts w:ascii="Arial" w:hAnsi="Arial" w:cs="Arial"/>
          <w:sz w:val="28"/>
          <w:szCs w:val="28"/>
          <w:lang w:val="x-none"/>
        </w:rPr>
        <w:t xml:space="preserve"> </w:t>
      </w:r>
      <w:proofErr w:type="spellStart"/>
      <w:r>
        <w:rPr>
          <w:rFonts w:ascii="Arial" w:hAnsi="Arial" w:cs="Arial"/>
          <w:sz w:val="28"/>
          <w:szCs w:val="28"/>
          <w:lang w:val="x-none"/>
        </w:rPr>
        <w:t>yeku</w:t>
      </w:r>
      <w:proofErr w:type="spellEnd"/>
      <w:r>
        <w:rPr>
          <w:rFonts w:ascii="Arial" w:hAnsi="Arial" w:cs="Arial"/>
          <w:sz w:val="28"/>
          <w:szCs w:val="28"/>
          <w:lang w:val="x-none"/>
        </w:rPr>
        <w:t xml:space="preserve"> </w:t>
      </w:r>
      <w:proofErr w:type="spellStart"/>
      <w:r>
        <w:rPr>
          <w:rFonts w:ascii="Arial" w:hAnsi="Arial" w:cs="Arial"/>
          <w:sz w:val="28"/>
          <w:szCs w:val="28"/>
          <w:lang w:val="x-none"/>
        </w:rPr>
        <w:t>Mkobha</w:t>
      </w:r>
      <w:proofErr w:type="spellEnd"/>
      <w:r>
        <w:rPr>
          <w:rFonts w:ascii="Arial" w:hAnsi="Arial" w:cs="Arial"/>
          <w:sz w:val="28"/>
          <w:szCs w:val="28"/>
          <w:lang w:val="x-none"/>
        </w:rPr>
        <w:t xml:space="preserve">. </w:t>
      </w:r>
      <w:proofErr w:type="spellStart"/>
      <w:r>
        <w:rPr>
          <w:rFonts w:ascii="Arial" w:hAnsi="Arial" w:cs="Arial"/>
          <w:sz w:val="28"/>
          <w:szCs w:val="28"/>
          <w:lang w:val="x-none"/>
        </w:rPr>
        <w:t>Ndokwaaishanda</w:t>
      </w:r>
      <w:proofErr w:type="spellEnd"/>
      <w:r>
        <w:rPr>
          <w:rFonts w:ascii="Arial" w:hAnsi="Arial" w:cs="Arial"/>
          <w:sz w:val="28"/>
          <w:szCs w:val="28"/>
          <w:lang w:val="x-none"/>
        </w:rPr>
        <w:t xml:space="preserve"> but </w:t>
      </w:r>
      <w:proofErr w:type="spellStart"/>
      <w:r>
        <w:rPr>
          <w:rFonts w:ascii="Arial" w:hAnsi="Arial" w:cs="Arial"/>
          <w:sz w:val="28"/>
          <w:szCs w:val="28"/>
          <w:lang w:val="x-none"/>
        </w:rPr>
        <w:t>ezvino</w:t>
      </w:r>
      <w:proofErr w:type="spellEnd"/>
      <w:r>
        <w:rPr>
          <w:rFonts w:ascii="Arial" w:hAnsi="Arial" w:cs="Arial"/>
          <w:sz w:val="28"/>
          <w:szCs w:val="28"/>
          <w:lang w:val="x-none"/>
        </w:rPr>
        <w:t xml:space="preserve"> </w:t>
      </w:r>
      <w:proofErr w:type="spellStart"/>
      <w:r>
        <w:rPr>
          <w:rFonts w:ascii="Arial" w:hAnsi="Arial" w:cs="Arial"/>
          <w:sz w:val="28"/>
          <w:szCs w:val="28"/>
          <w:lang w:val="x-none"/>
        </w:rPr>
        <w:t>honai</w:t>
      </w:r>
      <w:proofErr w:type="spellEnd"/>
      <w:r>
        <w:rPr>
          <w:rFonts w:ascii="Arial" w:hAnsi="Arial" w:cs="Arial"/>
          <w:sz w:val="28"/>
          <w:szCs w:val="28"/>
          <w:lang w:val="x-none"/>
        </w:rPr>
        <w:t xml:space="preserve"> ava nurse </w:t>
      </w:r>
      <w:proofErr w:type="spellStart"/>
      <w:r>
        <w:rPr>
          <w:rFonts w:ascii="Arial" w:hAnsi="Arial" w:cs="Arial"/>
          <w:sz w:val="28"/>
          <w:szCs w:val="28"/>
          <w:lang w:val="x-none"/>
        </w:rPr>
        <w:t>uyu</w:t>
      </w:r>
      <w:proofErr w:type="spellEnd"/>
      <w:r>
        <w:rPr>
          <w:rFonts w:ascii="Arial" w:hAnsi="Arial" w:cs="Arial"/>
          <w:sz w:val="28"/>
          <w:szCs w:val="28"/>
          <w:lang w:val="x-none"/>
        </w:rPr>
        <w:t xml:space="preserve">, eh. Hona </w:t>
      </w:r>
      <w:proofErr w:type="spellStart"/>
      <w:r>
        <w:rPr>
          <w:rFonts w:ascii="Arial" w:hAnsi="Arial" w:cs="Arial"/>
          <w:sz w:val="28"/>
          <w:szCs w:val="28"/>
          <w:lang w:val="x-none"/>
        </w:rPr>
        <w:t>Tanatsirwa</w:t>
      </w:r>
      <w:proofErr w:type="spellEnd"/>
      <w:r>
        <w:rPr>
          <w:rFonts w:ascii="Arial" w:hAnsi="Arial" w:cs="Arial"/>
          <w:sz w:val="28"/>
          <w:szCs w:val="28"/>
          <w:lang w:val="x-none"/>
        </w:rPr>
        <w:t xml:space="preserve"> </w:t>
      </w:r>
      <w:proofErr w:type="spellStart"/>
      <w:r>
        <w:rPr>
          <w:rFonts w:ascii="Arial" w:hAnsi="Arial" w:cs="Arial"/>
          <w:sz w:val="28"/>
          <w:szCs w:val="28"/>
          <w:lang w:val="x-none"/>
        </w:rPr>
        <w:t>uyo</w:t>
      </w:r>
      <w:proofErr w:type="spellEnd"/>
      <w:r>
        <w:rPr>
          <w:rFonts w:ascii="Arial" w:hAnsi="Arial" w:cs="Arial"/>
          <w:sz w:val="28"/>
          <w:szCs w:val="28"/>
          <w:lang w:val="x-none"/>
        </w:rPr>
        <w:t xml:space="preserve">, </w:t>
      </w:r>
      <w:proofErr w:type="spellStart"/>
      <w:r>
        <w:rPr>
          <w:rFonts w:ascii="Arial" w:hAnsi="Arial" w:cs="Arial"/>
          <w:sz w:val="28"/>
          <w:szCs w:val="28"/>
          <w:lang w:val="x-none"/>
        </w:rPr>
        <w:t>wakanga</w:t>
      </w:r>
      <w:proofErr w:type="spellEnd"/>
      <w:r>
        <w:rPr>
          <w:rFonts w:ascii="Arial" w:hAnsi="Arial" w:cs="Arial"/>
          <w:sz w:val="28"/>
          <w:szCs w:val="28"/>
          <w:lang w:val="x-none"/>
        </w:rPr>
        <w:t xml:space="preserve"> </w:t>
      </w:r>
      <w:proofErr w:type="spellStart"/>
      <w:r>
        <w:rPr>
          <w:rFonts w:ascii="Arial" w:hAnsi="Arial" w:cs="Arial"/>
          <w:sz w:val="28"/>
          <w:szCs w:val="28"/>
          <w:lang w:val="x-none"/>
        </w:rPr>
        <w:t>achinetswa</w:t>
      </w:r>
      <w:proofErr w:type="spellEnd"/>
      <w:r>
        <w:rPr>
          <w:rFonts w:ascii="Arial" w:hAnsi="Arial" w:cs="Arial"/>
          <w:sz w:val="28"/>
          <w:szCs w:val="28"/>
          <w:lang w:val="x-none"/>
        </w:rPr>
        <w:t xml:space="preserve"> </w:t>
      </w:r>
      <w:proofErr w:type="spellStart"/>
      <w:r>
        <w:rPr>
          <w:rFonts w:ascii="Arial" w:hAnsi="Arial" w:cs="Arial"/>
          <w:sz w:val="28"/>
          <w:szCs w:val="28"/>
          <w:lang w:val="x-none"/>
        </w:rPr>
        <w:t>nemadzisekuru</w:t>
      </w:r>
      <w:proofErr w:type="spellEnd"/>
      <w:r>
        <w:rPr>
          <w:rFonts w:ascii="Arial" w:hAnsi="Arial" w:cs="Arial"/>
          <w:sz w:val="28"/>
          <w:szCs w:val="28"/>
          <w:lang w:val="x-none"/>
        </w:rPr>
        <w:t xml:space="preserve"> </w:t>
      </w:r>
      <w:proofErr w:type="spellStart"/>
      <w:r>
        <w:rPr>
          <w:rFonts w:ascii="Arial" w:hAnsi="Arial" w:cs="Arial"/>
          <w:sz w:val="28"/>
          <w:szCs w:val="28"/>
          <w:lang w:val="x-none"/>
        </w:rPr>
        <w:t>ku-kunhingi</w:t>
      </w:r>
      <w:proofErr w:type="spellEnd"/>
      <w:r>
        <w:rPr>
          <w:rFonts w:ascii="Arial" w:hAnsi="Arial" w:cs="Arial"/>
          <w:sz w:val="28"/>
          <w:szCs w:val="28"/>
          <w:lang w:val="x-none"/>
        </w:rPr>
        <w:t xml:space="preserve"> uku, </w:t>
      </w:r>
      <w:proofErr w:type="spellStart"/>
      <w:r>
        <w:rPr>
          <w:rFonts w:ascii="Arial" w:hAnsi="Arial" w:cs="Arial"/>
          <w:sz w:val="28"/>
          <w:szCs w:val="28"/>
          <w:lang w:val="x-none"/>
        </w:rPr>
        <w:t>kumusha</w:t>
      </w:r>
      <w:proofErr w:type="spellEnd"/>
      <w:r>
        <w:rPr>
          <w:rFonts w:ascii="Arial" w:hAnsi="Arial" w:cs="Arial"/>
          <w:sz w:val="28"/>
          <w:szCs w:val="28"/>
          <w:lang w:val="x-none"/>
        </w:rPr>
        <w:t xml:space="preserve"> </w:t>
      </w:r>
      <w:proofErr w:type="spellStart"/>
      <w:r>
        <w:rPr>
          <w:rFonts w:ascii="Arial" w:hAnsi="Arial" w:cs="Arial"/>
          <w:sz w:val="28"/>
          <w:szCs w:val="28"/>
          <w:lang w:val="x-none"/>
        </w:rPr>
        <w:t>uko</w:t>
      </w:r>
      <w:proofErr w:type="spellEnd"/>
      <w:r>
        <w:rPr>
          <w:rFonts w:ascii="Arial" w:hAnsi="Arial" w:cs="Arial"/>
          <w:sz w:val="28"/>
          <w:szCs w:val="28"/>
          <w:lang w:val="x-none"/>
        </w:rPr>
        <w:t xml:space="preserve">. Iye </w:t>
      </w:r>
      <w:proofErr w:type="spellStart"/>
      <w:r>
        <w:rPr>
          <w:rFonts w:ascii="Arial" w:hAnsi="Arial" w:cs="Arial"/>
          <w:sz w:val="28"/>
          <w:szCs w:val="28"/>
          <w:lang w:val="x-none"/>
        </w:rPr>
        <w:t>zvino</w:t>
      </w:r>
      <w:proofErr w:type="spellEnd"/>
      <w:r>
        <w:rPr>
          <w:rFonts w:ascii="Arial" w:hAnsi="Arial" w:cs="Arial"/>
          <w:sz w:val="28"/>
          <w:szCs w:val="28"/>
          <w:lang w:val="x-none"/>
        </w:rPr>
        <w:t xml:space="preserve"> </w:t>
      </w:r>
      <w:proofErr w:type="spellStart"/>
      <w:r>
        <w:rPr>
          <w:rFonts w:ascii="Arial" w:hAnsi="Arial" w:cs="Arial"/>
          <w:sz w:val="28"/>
          <w:szCs w:val="28"/>
          <w:lang w:val="x-none"/>
        </w:rPr>
        <w:t>vakamuona</w:t>
      </w:r>
      <w:proofErr w:type="spellEnd"/>
      <w:r>
        <w:rPr>
          <w:rFonts w:ascii="Arial" w:hAnsi="Arial" w:cs="Arial"/>
          <w:sz w:val="28"/>
          <w:szCs w:val="28"/>
          <w:lang w:val="x-none"/>
        </w:rPr>
        <w:t xml:space="preserve"> </w:t>
      </w:r>
      <w:proofErr w:type="spellStart"/>
      <w:r>
        <w:rPr>
          <w:rFonts w:ascii="Arial" w:hAnsi="Arial" w:cs="Arial"/>
          <w:sz w:val="28"/>
          <w:szCs w:val="28"/>
          <w:lang w:val="x-none"/>
        </w:rPr>
        <w:t>murungu</w:t>
      </w:r>
      <w:proofErr w:type="spellEnd"/>
      <w:r>
        <w:rPr>
          <w:rFonts w:ascii="Arial" w:hAnsi="Arial" w:cs="Arial"/>
          <w:sz w:val="28"/>
          <w:szCs w:val="28"/>
          <w:lang w:val="x-none"/>
        </w:rPr>
        <w:t xml:space="preserve"> </w:t>
      </w:r>
      <w:proofErr w:type="spellStart"/>
      <w:r>
        <w:rPr>
          <w:rFonts w:ascii="Arial" w:hAnsi="Arial" w:cs="Arial"/>
          <w:sz w:val="28"/>
          <w:szCs w:val="28"/>
          <w:lang w:val="x-none"/>
        </w:rPr>
        <w:t>wavo</w:t>
      </w:r>
      <w:proofErr w:type="spellEnd"/>
      <w:r>
        <w:rPr>
          <w:rFonts w:ascii="Arial" w:hAnsi="Arial" w:cs="Arial"/>
          <w:sz w:val="28"/>
          <w:szCs w:val="28"/>
          <w:lang w:val="x-none"/>
        </w:rPr>
        <w:t xml:space="preserve"> </w:t>
      </w:r>
      <w:proofErr w:type="spellStart"/>
      <w:r>
        <w:rPr>
          <w:rFonts w:ascii="Arial" w:hAnsi="Arial" w:cs="Arial"/>
          <w:sz w:val="28"/>
          <w:szCs w:val="28"/>
          <w:lang w:val="x-none"/>
        </w:rPr>
        <w:t>uyo</w:t>
      </w:r>
      <w:proofErr w:type="spellEnd"/>
      <w:r>
        <w:rPr>
          <w:rFonts w:ascii="Arial" w:hAnsi="Arial" w:cs="Arial"/>
          <w:sz w:val="28"/>
          <w:szCs w:val="28"/>
          <w:lang w:val="x-none"/>
        </w:rPr>
        <w:t xml:space="preserve"> </w:t>
      </w:r>
      <w:proofErr w:type="spellStart"/>
      <w:r>
        <w:rPr>
          <w:rFonts w:ascii="Arial" w:hAnsi="Arial" w:cs="Arial"/>
          <w:sz w:val="28"/>
          <w:szCs w:val="28"/>
          <w:lang w:val="x-none"/>
        </w:rPr>
        <w:t>nhasi</w:t>
      </w:r>
      <w:proofErr w:type="spellEnd"/>
      <w:r>
        <w:rPr>
          <w:rFonts w:ascii="Arial" w:hAnsi="Arial" w:cs="Arial"/>
          <w:sz w:val="28"/>
          <w:szCs w:val="28"/>
          <w:lang w:val="x-none"/>
        </w:rPr>
        <w:t xml:space="preserve"> </w:t>
      </w:r>
      <w:proofErr w:type="spellStart"/>
      <w:r>
        <w:rPr>
          <w:rFonts w:ascii="Arial" w:hAnsi="Arial" w:cs="Arial"/>
          <w:sz w:val="28"/>
          <w:szCs w:val="28"/>
          <w:lang w:val="x-none"/>
        </w:rPr>
        <w:t>uyo</w:t>
      </w:r>
      <w:proofErr w:type="spellEnd"/>
      <w:r>
        <w:rPr>
          <w:rFonts w:ascii="Arial" w:hAnsi="Arial" w:cs="Arial"/>
          <w:sz w:val="28"/>
          <w:szCs w:val="28"/>
          <w:lang w:val="x-none"/>
        </w:rPr>
        <w:t xml:space="preserve">.  Hona Luckson </w:t>
      </w:r>
      <w:proofErr w:type="spellStart"/>
      <w:r>
        <w:rPr>
          <w:rFonts w:ascii="Arial" w:hAnsi="Arial" w:cs="Arial"/>
          <w:sz w:val="28"/>
          <w:szCs w:val="28"/>
          <w:lang w:val="x-none"/>
        </w:rPr>
        <w:t>uyo</w:t>
      </w:r>
      <w:proofErr w:type="spellEnd"/>
      <w:r>
        <w:rPr>
          <w:rFonts w:ascii="Arial" w:hAnsi="Arial" w:cs="Arial"/>
          <w:sz w:val="28"/>
          <w:szCs w:val="28"/>
          <w:lang w:val="x-none"/>
        </w:rPr>
        <w:t xml:space="preserve">, </w:t>
      </w:r>
      <w:proofErr w:type="spellStart"/>
      <w:r w:rsidRPr="005F0338">
        <w:rPr>
          <w:rFonts w:ascii="Arial" w:hAnsi="Arial" w:cs="Arial"/>
          <w:sz w:val="28"/>
          <w:szCs w:val="28"/>
          <w:highlight w:val="yellow"/>
          <w:lang w:val="x-none"/>
        </w:rPr>
        <w:t>akauya</w:t>
      </w:r>
      <w:proofErr w:type="spellEnd"/>
      <w:r w:rsidRPr="005F0338">
        <w:rPr>
          <w:rFonts w:ascii="Arial" w:hAnsi="Arial" w:cs="Arial"/>
          <w:sz w:val="28"/>
          <w:szCs w:val="28"/>
          <w:highlight w:val="yellow"/>
          <w:lang w:val="x-none"/>
        </w:rPr>
        <w:t xml:space="preserve">, </w:t>
      </w:r>
      <w:commentRangeStart w:id="227"/>
      <w:proofErr w:type="spellStart"/>
      <w:r w:rsidRPr="005F0338">
        <w:rPr>
          <w:rFonts w:ascii="Arial" w:hAnsi="Arial" w:cs="Arial"/>
          <w:sz w:val="28"/>
          <w:szCs w:val="28"/>
          <w:highlight w:val="yellow"/>
          <w:lang w:val="x-none"/>
        </w:rPr>
        <w:t>aingogara</w:t>
      </w:r>
      <w:proofErr w:type="spellEnd"/>
      <w:commentRangeEnd w:id="227"/>
      <w:r>
        <w:rPr>
          <w:rStyle w:val="CommentReference"/>
        </w:rPr>
        <w:commentReference w:id="227"/>
      </w:r>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kamupfanha</w:t>
      </w:r>
      <w:proofErr w:type="spellEnd"/>
      <w:r>
        <w:rPr>
          <w:rFonts w:ascii="Arial" w:hAnsi="Arial" w:cs="Arial"/>
          <w:sz w:val="28"/>
          <w:szCs w:val="28"/>
          <w:lang w:val="x-none"/>
        </w:rPr>
        <w:t xml:space="preserve"> </w:t>
      </w:r>
      <w:proofErr w:type="spellStart"/>
      <w:r>
        <w:rPr>
          <w:rFonts w:ascii="Arial" w:hAnsi="Arial" w:cs="Arial"/>
          <w:sz w:val="28"/>
          <w:szCs w:val="28"/>
          <w:lang w:val="x-none"/>
        </w:rPr>
        <w:t>kadiki</w:t>
      </w:r>
      <w:proofErr w:type="spellEnd"/>
      <w:r>
        <w:rPr>
          <w:rFonts w:ascii="Arial" w:hAnsi="Arial" w:cs="Arial"/>
          <w:sz w:val="28"/>
          <w:szCs w:val="28"/>
          <w:lang w:val="x-none"/>
        </w:rPr>
        <w:t xml:space="preserve">, </w:t>
      </w:r>
      <w:proofErr w:type="spellStart"/>
      <w:r>
        <w:rPr>
          <w:rFonts w:ascii="Arial" w:hAnsi="Arial" w:cs="Arial"/>
          <w:sz w:val="28"/>
          <w:szCs w:val="28"/>
          <w:lang w:val="x-none"/>
        </w:rPr>
        <w:t>nhereraka</w:t>
      </w:r>
      <w:proofErr w:type="spellEnd"/>
      <w:r>
        <w:rPr>
          <w:rFonts w:ascii="Arial" w:hAnsi="Arial" w:cs="Arial"/>
          <w:sz w:val="28"/>
          <w:szCs w:val="28"/>
          <w:lang w:val="x-none"/>
        </w:rPr>
        <w:t xml:space="preserve"> but </w:t>
      </w:r>
      <w:proofErr w:type="spellStart"/>
      <w:r>
        <w:rPr>
          <w:rFonts w:ascii="Arial" w:hAnsi="Arial" w:cs="Arial"/>
          <w:sz w:val="28"/>
          <w:szCs w:val="28"/>
          <w:lang w:val="x-none"/>
        </w:rPr>
        <w:t>tarira</w:t>
      </w:r>
      <w:proofErr w:type="spellEnd"/>
      <w:r>
        <w:rPr>
          <w:rFonts w:ascii="Arial" w:hAnsi="Arial" w:cs="Arial"/>
          <w:sz w:val="28"/>
          <w:szCs w:val="28"/>
          <w:lang w:val="x-none"/>
        </w:rPr>
        <w:t xml:space="preserve"> </w:t>
      </w:r>
      <w:proofErr w:type="spellStart"/>
      <w:r>
        <w:rPr>
          <w:rFonts w:ascii="Arial" w:hAnsi="Arial" w:cs="Arial"/>
          <w:sz w:val="28"/>
          <w:szCs w:val="28"/>
          <w:lang w:val="x-none"/>
        </w:rPr>
        <w:t>zvaaitigwa</w:t>
      </w:r>
      <w:proofErr w:type="spellEnd"/>
      <w:r>
        <w:rPr>
          <w:rFonts w:ascii="Arial" w:hAnsi="Arial" w:cs="Arial"/>
          <w:sz w:val="28"/>
          <w:szCs w:val="28"/>
          <w:lang w:val="x-none"/>
        </w:rPr>
        <w:t>.”</w:t>
      </w:r>
    </w:p>
    <w:p w:rsidR="00E04253" w:rsidP="00E04253" w:rsidRDefault="00E04253" w14:paraId="775190BA" w14:textId="77777777">
      <w:pPr>
        <w:jc w:val="both"/>
        <w:rPr>
          <w:rFonts w:ascii="Arial" w:hAnsi="Arial" w:cs="Arial"/>
          <w:sz w:val="28"/>
          <w:szCs w:val="28"/>
          <w:lang w:val="x-none"/>
        </w:rPr>
      </w:pPr>
      <w:r>
        <w:rPr>
          <w:rFonts w:ascii="Arial" w:hAnsi="Arial" w:cs="Arial"/>
          <w:sz w:val="28"/>
          <w:szCs w:val="28"/>
          <w:vertAlign w:val="superscript"/>
          <w:lang w:val="x-none"/>
        </w:rPr>
        <w:t xml:space="preserve">414 </w:t>
      </w:r>
      <w:proofErr w:type="spellStart"/>
      <w:r>
        <w:rPr>
          <w:rFonts w:ascii="Arial" w:hAnsi="Arial" w:cs="Arial"/>
          <w:sz w:val="28"/>
          <w:szCs w:val="28"/>
          <w:lang w:val="x-none"/>
        </w:rPr>
        <w:t>Unenge</w:t>
      </w:r>
      <w:proofErr w:type="spellEnd"/>
      <w:r>
        <w:rPr>
          <w:rFonts w:ascii="Arial" w:hAnsi="Arial" w:cs="Arial"/>
          <w:sz w:val="28"/>
          <w:szCs w:val="28"/>
          <w:lang w:val="x-none"/>
        </w:rPr>
        <w:t xml:space="preserve"> </w:t>
      </w:r>
      <w:proofErr w:type="spellStart"/>
      <w:r>
        <w:rPr>
          <w:rFonts w:ascii="Arial" w:hAnsi="Arial" w:cs="Arial"/>
          <w:sz w:val="28"/>
          <w:szCs w:val="28"/>
          <w:lang w:val="x-none"/>
        </w:rPr>
        <w:t>uchitaura</w:t>
      </w:r>
      <w:proofErr w:type="spellEnd"/>
      <w:r>
        <w:rPr>
          <w:rFonts w:ascii="Arial" w:hAnsi="Arial" w:cs="Arial"/>
          <w:sz w:val="28"/>
          <w:szCs w:val="28"/>
          <w:lang w:val="x-none"/>
        </w:rPr>
        <w:t xml:space="preserve"> </w:t>
      </w:r>
      <w:proofErr w:type="spellStart"/>
      <w:r>
        <w:rPr>
          <w:rFonts w:ascii="Arial" w:hAnsi="Arial" w:cs="Arial"/>
          <w:sz w:val="28"/>
          <w:szCs w:val="28"/>
          <w:lang w:val="x-none"/>
        </w:rPr>
        <w:t>hwani</w:t>
      </w:r>
      <w:proofErr w:type="spellEnd"/>
      <w:r>
        <w:rPr>
          <w:rFonts w:ascii="Arial" w:hAnsi="Arial" w:cs="Arial"/>
          <w:sz w:val="28"/>
          <w:szCs w:val="28"/>
          <w:lang w:val="x-none"/>
        </w:rPr>
        <w:t xml:space="preserve">, </w:t>
      </w:r>
      <w:proofErr w:type="spellStart"/>
      <w:r>
        <w:rPr>
          <w:rFonts w:ascii="Arial" w:hAnsi="Arial" w:cs="Arial"/>
          <w:sz w:val="28"/>
          <w:szCs w:val="28"/>
          <w:lang w:val="x-none"/>
        </w:rPr>
        <w:t>hwani</w:t>
      </w:r>
      <w:proofErr w:type="spellEnd"/>
      <w:r>
        <w:rPr>
          <w:rFonts w:ascii="Arial" w:hAnsi="Arial" w:cs="Arial"/>
          <w:sz w:val="28"/>
          <w:szCs w:val="28"/>
          <w:lang w:val="x-none"/>
        </w:rPr>
        <w:t xml:space="preserve">. </w:t>
      </w:r>
      <w:proofErr w:type="spellStart"/>
      <w:r>
        <w:rPr>
          <w:rFonts w:ascii="Arial" w:hAnsi="Arial" w:cs="Arial"/>
          <w:sz w:val="28"/>
          <w:szCs w:val="28"/>
          <w:lang w:val="x-none"/>
        </w:rPr>
        <w:t>Woti</w:t>
      </w:r>
      <w:proofErr w:type="spellEnd"/>
      <w:r>
        <w:rPr>
          <w:rFonts w:ascii="Arial" w:hAnsi="Arial" w:cs="Arial"/>
          <w:sz w:val="28"/>
          <w:szCs w:val="28"/>
          <w:lang w:val="x-none"/>
        </w:rPr>
        <w:t xml:space="preserve">, “Ah! Uri </w:t>
      </w:r>
      <w:proofErr w:type="spellStart"/>
      <w:r>
        <w:rPr>
          <w:rFonts w:ascii="Arial" w:hAnsi="Arial" w:cs="Arial"/>
          <w:sz w:val="28"/>
          <w:szCs w:val="28"/>
          <w:lang w:val="x-none"/>
        </w:rPr>
        <w:t>kuona</w:t>
      </w:r>
      <w:proofErr w:type="spellEnd"/>
      <w:r>
        <w:rPr>
          <w:rFonts w:ascii="Arial" w:hAnsi="Arial" w:cs="Arial"/>
          <w:sz w:val="28"/>
          <w:szCs w:val="28"/>
          <w:lang w:val="x-none"/>
        </w:rPr>
        <w:t xml:space="preserve"> </w:t>
      </w:r>
      <w:proofErr w:type="spellStart"/>
      <w:r>
        <w:rPr>
          <w:rFonts w:ascii="Arial" w:hAnsi="Arial" w:cs="Arial"/>
          <w:sz w:val="28"/>
          <w:szCs w:val="28"/>
          <w:lang w:val="x-none"/>
        </w:rPr>
        <w:t>mupfanha</w:t>
      </w:r>
      <w:proofErr w:type="spellEnd"/>
      <w:r>
        <w:rPr>
          <w:rFonts w:ascii="Arial" w:hAnsi="Arial" w:cs="Arial"/>
          <w:sz w:val="28"/>
          <w:szCs w:val="28"/>
          <w:lang w:val="x-none"/>
        </w:rPr>
        <w:t xml:space="preserve"> </w:t>
      </w:r>
      <w:proofErr w:type="spellStart"/>
      <w:r>
        <w:rPr>
          <w:rFonts w:ascii="Arial" w:hAnsi="Arial" w:cs="Arial"/>
          <w:sz w:val="28"/>
          <w:szCs w:val="28"/>
          <w:lang w:val="x-none"/>
        </w:rPr>
        <w:t>uyo</w:t>
      </w:r>
      <w:proofErr w:type="spellEnd"/>
      <w:r>
        <w:rPr>
          <w:rFonts w:ascii="Arial" w:hAnsi="Arial" w:cs="Arial"/>
          <w:sz w:val="28"/>
          <w:szCs w:val="28"/>
          <w:lang w:val="x-none"/>
        </w:rPr>
        <w:t xml:space="preserve"> </w:t>
      </w:r>
      <w:proofErr w:type="spellStart"/>
      <w:r>
        <w:rPr>
          <w:rFonts w:ascii="Arial" w:hAnsi="Arial" w:cs="Arial"/>
          <w:sz w:val="28"/>
          <w:szCs w:val="28"/>
          <w:lang w:val="x-none"/>
        </w:rPr>
        <w:t>anonzi</w:t>
      </w:r>
      <w:proofErr w:type="spellEnd"/>
      <w:r>
        <w:rPr>
          <w:rFonts w:ascii="Arial" w:hAnsi="Arial" w:cs="Arial"/>
          <w:sz w:val="28"/>
          <w:szCs w:val="28"/>
          <w:lang w:val="x-none"/>
        </w:rPr>
        <w:t xml:space="preserve"> Keith </w:t>
      </w:r>
      <w:proofErr w:type="spellStart"/>
      <w:r>
        <w:rPr>
          <w:rFonts w:ascii="Arial" w:hAnsi="Arial" w:cs="Arial"/>
          <w:sz w:val="28"/>
          <w:szCs w:val="28"/>
          <w:lang w:val="x-none"/>
        </w:rPr>
        <w:t>uyo</w:t>
      </w:r>
      <w:proofErr w:type="spellEnd"/>
      <w:r>
        <w:rPr>
          <w:rFonts w:ascii="Arial" w:hAnsi="Arial" w:cs="Arial"/>
          <w:sz w:val="28"/>
          <w:szCs w:val="28"/>
          <w:lang w:val="x-none"/>
        </w:rPr>
        <w:t xml:space="preserve">. </w:t>
      </w:r>
      <w:proofErr w:type="spellStart"/>
      <w:r>
        <w:rPr>
          <w:rFonts w:ascii="Arial" w:hAnsi="Arial" w:cs="Arial"/>
          <w:sz w:val="28"/>
          <w:szCs w:val="28"/>
          <w:lang w:val="x-none"/>
        </w:rPr>
        <w:t>Waipenda</w:t>
      </w:r>
      <w:proofErr w:type="spellEnd"/>
      <w:r>
        <w:rPr>
          <w:rFonts w:ascii="Arial" w:hAnsi="Arial" w:cs="Arial"/>
          <w:sz w:val="28"/>
          <w:szCs w:val="28"/>
          <w:lang w:val="x-none"/>
        </w:rPr>
        <w:t xml:space="preserve"> </w:t>
      </w:r>
      <w:proofErr w:type="spellStart"/>
      <w:r>
        <w:rPr>
          <w:rFonts w:ascii="Arial" w:hAnsi="Arial" w:cs="Arial"/>
          <w:sz w:val="28"/>
          <w:szCs w:val="28"/>
          <w:lang w:val="x-none"/>
        </w:rPr>
        <w:t>tupu</w:t>
      </w:r>
      <w:proofErr w:type="spellEnd"/>
      <w:r>
        <w:rPr>
          <w:rFonts w:ascii="Arial" w:hAnsi="Arial" w:cs="Arial"/>
          <w:sz w:val="28"/>
          <w:szCs w:val="28"/>
          <w:lang w:val="x-none"/>
        </w:rPr>
        <w:t>—</w:t>
      </w:r>
      <w:proofErr w:type="spellStart"/>
      <w:r>
        <w:rPr>
          <w:rFonts w:ascii="Arial" w:hAnsi="Arial" w:cs="Arial"/>
          <w:sz w:val="28"/>
          <w:szCs w:val="28"/>
          <w:lang w:val="x-none"/>
        </w:rPr>
        <w:t>papepa</w:t>
      </w:r>
      <w:proofErr w:type="spellEnd"/>
      <w:r>
        <w:rPr>
          <w:rFonts w:ascii="Arial" w:hAnsi="Arial" w:cs="Arial"/>
          <w:sz w:val="28"/>
          <w:szCs w:val="28"/>
          <w:lang w:val="x-none"/>
        </w:rPr>
        <w:t xml:space="preserve"> </w:t>
      </w:r>
      <w:proofErr w:type="spellStart"/>
      <w:r>
        <w:rPr>
          <w:rFonts w:ascii="Arial" w:hAnsi="Arial" w:cs="Arial"/>
          <w:sz w:val="28"/>
          <w:szCs w:val="28"/>
          <w:lang w:val="x-none"/>
        </w:rPr>
        <w:t>rakaki</w:t>
      </w:r>
      <w:proofErr w:type="spellEnd"/>
      <w:r>
        <w:rPr>
          <w:rFonts w:ascii="Arial" w:hAnsi="Arial" w:cs="Arial"/>
          <w:sz w:val="28"/>
          <w:szCs w:val="28"/>
          <w:lang w:val="x-none"/>
        </w:rPr>
        <w:t xml:space="preserve">. </w:t>
      </w:r>
      <w:proofErr w:type="spellStart"/>
      <w:r>
        <w:rPr>
          <w:rFonts w:ascii="Arial" w:hAnsi="Arial" w:cs="Arial"/>
          <w:sz w:val="28"/>
          <w:szCs w:val="28"/>
          <w:lang w:val="x-none"/>
        </w:rPr>
        <w:t>Achipenda</w:t>
      </w:r>
      <w:proofErr w:type="spellEnd"/>
      <w:r>
        <w:rPr>
          <w:rFonts w:ascii="Arial" w:hAnsi="Arial" w:cs="Arial"/>
          <w:sz w:val="28"/>
          <w:szCs w:val="28"/>
          <w:lang w:val="x-none"/>
        </w:rPr>
        <w:t xml:space="preserve"> </w:t>
      </w:r>
      <w:proofErr w:type="spellStart"/>
      <w:r>
        <w:rPr>
          <w:rFonts w:ascii="Arial" w:hAnsi="Arial" w:cs="Arial"/>
          <w:sz w:val="28"/>
          <w:szCs w:val="28"/>
          <w:lang w:val="x-none"/>
        </w:rPr>
        <w:t>pama</w:t>
      </w:r>
      <w:proofErr w:type="spellEnd"/>
      <w:r>
        <w:rPr>
          <w:rFonts w:ascii="Arial" w:hAnsi="Arial" w:cs="Arial"/>
          <w:sz w:val="28"/>
          <w:szCs w:val="28"/>
          <w:lang w:val="x-none"/>
        </w:rPr>
        <w:t xml:space="preserve"> cardboard box </w:t>
      </w:r>
      <w:proofErr w:type="spellStart"/>
      <w:r>
        <w:rPr>
          <w:rFonts w:ascii="Arial" w:hAnsi="Arial" w:cs="Arial"/>
          <w:sz w:val="28"/>
          <w:szCs w:val="28"/>
          <w:lang w:val="x-none"/>
        </w:rPr>
        <w:t>mupfanha</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Iye </w:t>
      </w:r>
      <w:proofErr w:type="spellStart"/>
      <w:r>
        <w:rPr>
          <w:rFonts w:ascii="Arial" w:hAnsi="Arial" w:cs="Arial"/>
          <w:sz w:val="28"/>
          <w:szCs w:val="28"/>
          <w:lang w:val="x-none"/>
        </w:rPr>
        <w:t>zvino</w:t>
      </w:r>
      <w:proofErr w:type="spellEnd"/>
      <w:r>
        <w:rPr>
          <w:rFonts w:ascii="Arial" w:hAnsi="Arial" w:cs="Arial"/>
          <w:sz w:val="28"/>
          <w:szCs w:val="28"/>
          <w:lang w:val="x-none"/>
        </w:rPr>
        <w:t xml:space="preserve">, </w:t>
      </w:r>
      <w:proofErr w:type="spellStart"/>
      <w:r>
        <w:rPr>
          <w:rFonts w:ascii="Arial" w:hAnsi="Arial" w:cs="Arial"/>
          <w:sz w:val="28"/>
          <w:szCs w:val="28"/>
          <w:lang w:val="x-none"/>
        </w:rPr>
        <w:t>waakurova</w:t>
      </w:r>
      <w:proofErr w:type="spellEnd"/>
      <w:r>
        <w:rPr>
          <w:rFonts w:ascii="Arial" w:hAnsi="Arial" w:cs="Arial"/>
          <w:sz w:val="28"/>
          <w:szCs w:val="28"/>
          <w:lang w:val="x-none"/>
        </w:rPr>
        <w:t xml:space="preserve"> canvas. </w:t>
      </w:r>
      <w:proofErr w:type="spellStart"/>
      <w:r>
        <w:rPr>
          <w:rFonts w:ascii="Arial" w:hAnsi="Arial" w:cs="Arial"/>
          <w:sz w:val="28"/>
          <w:szCs w:val="28"/>
          <w:lang w:val="x-none"/>
        </w:rPr>
        <w:t>Ukuona</w:t>
      </w:r>
      <w:proofErr w:type="spellEnd"/>
      <w:r>
        <w:rPr>
          <w:rFonts w:ascii="Arial" w:hAnsi="Arial" w:cs="Arial"/>
          <w:sz w:val="28"/>
          <w:szCs w:val="28"/>
          <w:lang w:val="x-none"/>
        </w:rPr>
        <w:t xml:space="preserve">, ahh Welly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waifamba</w:t>
      </w:r>
      <w:proofErr w:type="spellEnd"/>
      <w:r>
        <w:rPr>
          <w:rFonts w:ascii="Arial" w:hAnsi="Arial" w:cs="Arial"/>
          <w:sz w:val="28"/>
          <w:szCs w:val="28"/>
          <w:lang w:val="x-none"/>
        </w:rPr>
        <w:t xml:space="preserve"> </w:t>
      </w:r>
      <w:proofErr w:type="spellStart"/>
      <w:r>
        <w:rPr>
          <w:rFonts w:ascii="Arial" w:hAnsi="Arial" w:cs="Arial"/>
          <w:sz w:val="28"/>
          <w:szCs w:val="28"/>
          <w:lang w:val="x-none"/>
        </w:rPr>
        <w:t>netsoka</w:t>
      </w:r>
      <w:proofErr w:type="spellEnd"/>
      <w:r>
        <w:rPr>
          <w:rFonts w:ascii="Arial" w:hAnsi="Arial" w:cs="Arial"/>
          <w:sz w:val="28"/>
          <w:szCs w:val="28"/>
          <w:lang w:val="x-none"/>
        </w:rPr>
        <w:t xml:space="preserve"> </w:t>
      </w:r>
      <w:proofErr w:type="spellStart"/>
      <w:r>
        <w:rPr>
          <w:rFonts w:ascii="Arial" w:hAnsi="Arial" w:cs="Arial"/>
          <w:sz w:val="28"/>
          <w:szCs w:val="28"/>
          <w:lang w:val="x-none"/>
        </w:rPr>
        <w:t>uyu</w:t>
      </w:r>
      <w:proofErr w:type="spellEnd"/>
      <w:r>
        <w:rPr>
          <w:rFonts w:ascii="Arial" w:hAnsi="Arial" w:cs="Arial"/>
          <w:sz w:val="28"/>
          <w:szCs w:val="28"/>
          <w:lang w:val="x-none"/>
        </w:rPr>
        <w:t xml:space="preserve">, </w:t>
      </w:r>
      <w:proofErr w:type="spellStart"/>
      <w:r>
        <w:rPr>
          <w:rFonts w:ascii="Arial" w:hAnsi="Arial" w:cs="Arial"/>
          <w:sz w:val="28"/>
          <w:szCs w:val="28"/>
          <w:lang w:val="x-none"/>
        </w:rPr>
        <w:t>anga</w:t>
      </w:r>
      <w:proofErr w:type="spellEnd"/>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mukaradhi</w:t>
      </w:r>
      <w:proofErr w:type="spellEnd"/>
      <w:r>
        <w:rPr>
          <w:rFonts w:ascii="Arial" w:hAnsi="Arial" w:cs="Arial"/>
          <w:sz w:val="28"/>
          <w:szCs w:val="28"/>
          <w:lang w:val="x-none"/>
        </w:rPr>
        <w:t xml:space="preserve"> </w:t>
      </w:r>
      <w:proofErr w:type="spellStart"/>
      <w:r>
        <w:rPr>
          <w:rFonts w:ascii="Arial" w:hAnsi="Arial" w:cs="Arial"/>
          <w:sz w:val="28"/>
          <w:szCs w:val="28"/>
          <w:lang w:val="x-none"/>
        </w:rPr>
        <w:t>wekwaChiundura</w:t>
      </w:r>
      <w:proofErr w:type="spellEnd"/>
      <w:r>
        <w:rPr>
          <w:rFonts w:ascii="Arial" w:hAnsi="Arial" w:cs="Arial"/>
          <w:sz w:val="28"/>
          <w:szCs w:val="28"/>
          <w:lang w:val="x-none"/>
        </w:rPr>
        <w:t xml:space="preserve"> </w:t>
      </w:r>
      <w:proofErr w:type="spellStart"/>
      <w:r>
        <w:rPr>
          <w:rFonts w:ascii="Arial" w:hAnsi="Arial" w:cs="Arial"/>
          <w:sz w:val="28"/>
          <w:szCs w:val="28"/>
          <w:lang w:val="x-none"/>
        </w:rPr>
        <w:t>uyo</w:t>
      </w:r>
      <w:proofErr w:type="spellEnd"/>
      <w:r>
        <w:rPr>
          <w:rFonts w:ascii="Arial" w:hAnsi="Arial" w:cs="Arial"/>
          <w:sz w:val="28"/>
          <w:szCs w:val="28"/>
          <w:lang w:val="x-none"/>
        </w:rPr>
        <w:t xml:space="preserve">. </w:t>
      </w:r>
      <w:proofErr w:type="spellStart"/>
      <w:r>
        <w:rPr>
          <w:rFonts w:ascii="Arial" w:hAnsi="Arial" w:cs="Arial"/>
          <w:sz w:val="28"/>
          <w:szCs w:val="28"/>
          <w:lang w:val="x-none"/>
        </w:rPr>
        <w:t>Achiuya</w:t>
      </w:r>
      <w:proofErr w:type="spellEnd"/>
      <w:r>
        <w:rPr>
          <w:rFonts w:ascii="Arial" w:hAnsi="Arial" w:cs="Arial"/>
          <w:sz w:val="28"/>
          <w:szCs w:val="28"/>
          <w:lang w:val="x-none"/>
        </w:rPr>
        <w:t xml:space="preserve"> </w:t>
      </w:r>
      <w:proofErr w:type="spellStart"/>
      <w:r>
        <w:rPr>
          <w:rFonts w:ascii="Arial" w:hAnsi="Arial" w:cs="Arial"/>
          <w:sz w:val="28"/>
          <w:szCs w:val="28"/>
          <w:lang w:val="x-none"/>
        </w:rPr>
        <w:t>panapa</w:t>
      </w:r>
      <w:proofErr w:type="spellEnd"/>
      <w:r>
        <w:rPr>
          <w:rFonts w:ascii="Arial" w:hAnsi="Arial" w:cs="Arial"/>
          <w:sz w:val="28"/>
          <w:szCs w:val="28"/>
          <w:lang w:val="x-none"/>
        </w:rPr>
        <w:t xml:space="preserve"> </w:t>
      </w:r>
      <w:proofErr w:type="spellStart"/>
      <w:r>
        <w:rPr>
          <w:rFonts w:ascii="Arial" w:hAnsi="Arial" w:cs="Arial"/>
          <w:sz w:val="28"/>
          <w:szCs w:val="28"/>
          <w:lang w:val="x-none"/>
        </w:rPr>
        <w:t>achita</w:t>
      </w:r>
      <w:proofErr w:type="spellEnd"/>
      <w:r>
        <w:rPr>
          <w:rFonts w:ascii="Arial" w:hAnsi="Arial" w:cs="Arial"/>
          <w:sz w:val="28"/>
          <w:szCs w:val="28"/>
          <w:lang w:val="x-none"/>
        </w:rPr>
        <w:t xml:space="preserve"> </w:t>
      </w:r>
      <w:proofErr w:type="spellStart"/>
      <w:r>
        <w:rPr>
          <w:rFonts w:ascii="Arial" w:hAnsi="Arial" w:cs="Arial"/>
          <w:sz w:val="28"/>
          <w:szCs w:val="28"/>
          <w:lang w:val="x-none"/>
        </w:rPr>
        <w:t>te</w:t>
      </w:r>
      <w:proofErr w:type="spellEnd"/>
      <w:r>
        <w:rPr>
          <w:rFonts w:ascii="Arial" w:hAnsi="Arial" w:cs="Arial"/>
          <w:sz w:val="28"/>
          <w:szCs w:val="28"/>
          <w:lang w:val="x-none"/>
        </w:rPr>
        <w:t xml:space="preserve">… pa Technical College.” </w:t>
      </w:r>
      <w:r w:rsidRPr="005D2628">
        <w:rPr>
          <w:rFonts w:ascii="Arial" w:hAnsi="Arial" w:cs="Arial"/>
          <w:sz w:val="18"/>
          <w:szCs w:val="18"/>
          <w:lang w:val="x-none"/>
        </w:rPr>
        <w:t xml:space="preserve">[Congregation </w:t>
      </w:r>
      <w:r>
        <w:rPr>
          <w:rFonts w:ascii="Arial" w:hAnsi="Arial" w:cs="Arial"/>
          <w:sz w:val="18"/>
          <w:szCs w:val="18"/>
          <w:lang w:val="x-none"/>
        </w:rPr>
        <w:t>laughs—ED</w:t>
      </w:r>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Ahh! </w:t>
      </w:r>
      <w:proofErr w:type="spellStart"/>
      <w:r>
        <w:rPr>
          <w:rFonts w:ascii="Arial" w:hAnsi="Arial" w:cs="Arial"/>
          <w:sz w:val="28"/>
          <w:szCs w:val="28"/>
          <w:lang w:val="x-none"/>
        </w:rPr>
        <w:t>Unovapedza</w:t>
      </w:r>
      <w:proofErr w:type="spellEnd"/>
      <w:r>
        <w:rPr>
          <w:rFonts w:ascii="Arial" w:hAnsi="Arial" w:cs="Arial"/>
          <w:sz w:val="28"/>
          <w:szCs w:val="28"/>
          <w:lang w:val="x-none"/>
        </w:rPr>
        <w:t xml:space="preserve"> </w:t>
      </w:r>
      <w:proofErr w:type="spellStart"/>
      <w:r>
        <w:rPr>
          <w:rFonts w:ascii="Arial" w:hAnsi="Arial" w:cs="Arial"/>
          <w:sz w:val="28"/>
          <w:szCs w:val="28"/>
          <w:lang w:val="x-none"/>
        </w:rPr>
        <w:t>vese</w:t>
      </w:r>
      <w:proofErr w:type="spellEnd"/>
      <w:r>
        <w:rPr>
          <w:rFonts w:ascii="Arial" w:hAnsi="Arial" w:cs="Arial"/>
          <w:sz w:val="28"/>
          <w:szCs w:val="28"/>
          <w:lang w:val="x-none"/>
        </w:rPr>
        <w:t xml:space="preserve">  </w:t>
      </w:r>
      <w:proofErr w:type="spellStart"/>
      <w:r>
        <w:rPr>
          <w:rFonts w:ascii="Arial" w:hAnsi="Arial" w:cs="Arial"/>
          <w:sz w:val="28"/>
          <w:szCs w:val="28"/>
          <w:lang w:val="x-none"/>
        </w:rPr>
        <w:t>hwani</w:t>
      </w:r>
      <w:proofErr w:type="spellEnd"/>
      <w:r>
        <w:rPr>
          <w:rFonts w:ascii="Arial" w:hAnsi="Arial" w:cs="Arial"/>
          <w:sz w:val="28"/>
          <w:szCs w:val="28"/>
          <w:lang w:val="x-none"/>
        </w:rPr>
        <w:t xml:space="preserve"> </w:t>
      </w:r>
      <w:proofErr w:type="spellStart"/>
      <w:r>
        <w:rPr>
          <w:rFonts w:ascii="Arial" w:hAnsi="Arial" w:cs="Arial"/>
          <w:sz w:val="28"/>
          <w:szCs w:val="28"/>
          <w:lang w:val="x-none"/>
        </w:rPr>
        <w:t>hwani</w:t>
      </w:r>
      <w:proofErr w:type="spellEnd"/>
      <w:r>
        <w:rPr>
          <w:rFonts w:ascii="Arial" w:hAnsi="Arial" w:cs="Arial"/>
          <w:sz w:val="28"/>
          <w:szCs w:val="28"/>
          <w:lang w:val="x-none"/>
        </w:rPr>
        <w:t xml:space="preserve"> </w:t>
      </w:r>
      <w:proofErr w:type="spellStart"/>
      <w:r>
        <w:rPr>
          <w:rFonts w:ascii="Arial" w:hAnsi="Arial" w:cs="Arial"/>
          <w:sz w:val="28"/>
          <w:szCs w:val="28"/>
          <w:lang w:val="x-none"/>
        </w:rPr>
        <w:t>kudaiwo</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p>
    <w:p w:rsidR="00E04253" w:rsidP="00E04253" w:rsidRDefault="00E04253" w14:paraId="0F2A1F24" w14:textId="77777777">
      <w:pPr>
        <w:jc w:val="both"/>
        <w:rPr>
          <w:rFonts w:ascii="Arial" w:hAnsi="Arial" w:cs="Arial"/>
          <w:sz w:val="28"/>
          <w:szCs w:val="28"/>
          <w:lang w:val="x-none"/>
        </w:rPr>
      </w:pPr>
      <w:r>
        <w:rPr>
          <w:rFonts w:ascii="Arial" w:hAnsi="Arial" w:cs="Arial"/>
          <w:sz w:val="28"/>
          <w:szCs w:val="28"/>
          <w:vertAlign w:val="superscript"/>
          <w:lang w:val="x-none"/>
        </w:rPr>
        <w:t xml:space="preserve">415 </w:t>
      </w:r>
      <w:r>
        <w:rPr>
          <w:rFonts w:ascii="Arial" w:hAnsi="Arial" w:cs="Arial"/>
          <w:sz w:val="28"/>
          <w:szCs w:val="28"/>
          <w:lang w:val="x-none"/>
        </w:rPr>
        <w:t xml:space="preserve">But </w:t>
      </w:r>
      <w:proofErr w:type="spellStart"/>
      <w:r>
        <w:rPr>
          <w:rFonts w:ascii="Arial" w:hAnsi="Arial" w:cs="Arial"/>
          <w:sz w:val="28"/>
          <w:szCs w:val="28"/>
          <w:lang w:val="x-none"/>
        </w:rPr>
        <w:t>mugore</w:t>
      </w:r>
      <w:proofErr w:type="spellEnd"/>
      <w:r>
        <w:rPr>
          <w:rFonts w:ascii="Arial" w:hAnsi="Arial" w:cs="Arial"/>
          <w:sz w:val="28"/>
          <w:szCs w:val="28"/>
          <w:lang w:val="x-none"/>
        </w:rPr>
        <w:t xml:space="preserve"> </w:t>
      </w:r>
      <w:proofErr w:type="spellStart"/>
      <w:r>
        <w:rPr>
          <w:rFonts w:ascii="Arial" w:hAnsi="Arial" w:cs="Arial"/>
          <w:sz w:val="28"/>
          <w:szCs w:val="28"/>
          <w:lang w:val="x-none"/>
        </w:rPr>
        <w:t>iroro</w:t>
      </w:r>
      <w:proofErr w:type="spellEnd"/>
      <w:r>
        <w:rPr>
          <w:rFonts w:ascii="Arial" w:hAnsi="Arial" w:cs="Arial"/>
          <w:sz w:val="28"/>
          <w:szCs w:val="28"/>
          <w:lang w:val="x-none"/>
        </w:rPr>
        <w:t xml:space="preserve"> </w:t>
      </w:r>
      <w:proofErr w:type="spellStart"/>
      <w:r>
        <w:rPr>
          <w:rFonts w:ascii="Arial" w:hAnsi="Arial" w:cs="Arial"/>
          <w:sz w:val="28"/>
          <w:szCs w:val="28"/>
          <w:lang w:val="x-none"/>
        </w:rPr>
        <w:t>tichaziva</w:t>
      </w:r>
      <w:proofErr w:type="spellEnd"/>
      <w:r>
        <w:rPr>
          <w:rFonts w:ascii="Arial" w:hAnsi="Arial" w:cs="Arial"/>
          <w:sz w:val="28"/>
          <w:szCs w:val="28"/>
          <w:lang w:val="x-none"/>
        </w:rPr>
        <w:t xml:space="preserve"> Mwari </w:t>
      </w:r>
      <w:proofErr w:type="spellStart"/>
      <w:r>
        <w:rPr>
          <w:rFonts w:ascii="Arial" w:hAnsi="Arial" w:cs="Arial"/>
          <w:sz w:val="28"/>
          <w:szCs w:val="28"/>
          <w:lang w:val="x-none"/>
        </w:rPr>
        <w:t>nekuti</w:t>
      </w:r>
      <w:proofErr w:type="spellEnd"/>
      <w:r>
        <w:rPr>
          <w:rFonts w:ascii="Arial" w:hAnsi="Arial" w:cs="Arial"/>
          <w:sz w:val="28"/>
          <w:szCs w:val="28"/>
          <w:lang w:val="x-none"/>
        </w:rPr>
        <w:t xml:space="preserve"> tese </w:t>
      </w:r>
      <w:proofErr w:type="spellStart"/>
      <w:r>
        <w:rPr>
          <w:rFonts w:ascii="Arial" w:hAnsi="Arial" w:cs="Arial"/>
          <w:sz w:val="28"/>
          <w:szCs w:val="28"/>
          <w:lang w:val="x-none"/>
        </w:rPr>
        <w:t>tinenge</w:t>
      </w:r>
      <w:proofErr w:type="spellEnd"/>
      <w:r>
        <w:rPr>
          <w:rFonts w:ascii="Arial" w:hAnsi="Arial" w:cs="Arial"/>
          <w:sz w:val="28"/>
          <w:szCs w:val="28"/>
          <w:lang w:val="x-none"/>
        </w:rPr>
        <w:t xml:space="preserve"> </w:t>
      </w:r>
      <w:proofErr w:type="spellStart"/>
      <w:r>
        <w:rPr>
          <w:rFonts w:ascii="Arial" w:hAnsi="Arial" w:cs="Arial"/>
          <w:sz w:val="28"/>
          <w:szCs w:val="28"/>
          <w:lang w:val="x-none"/>
        </w:rPr>
        <w:t>taropafadzwa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Hallelujah! </w:t>
      </w:r>
      <w:r w:rsidRPr="005D2628">
        <w:rPr>
          <w:rFonts w:ascii="Arial" w:hAnsi="Arial" w:cs="Arial"/>
          <w:sz w:val="18"/>
          <w:szCs w:val="18"/>
          <w:lang w:val="x-none"/>
        </w:rPr>
        <w:t>[Congregation says, “Amen.”]</w:t>
      </w:r>
      <w:r>
        <w:rPr>
          <w:rFonts w:ascii="Arial" w:hAnsi="Arial" w:cs="Arial"/>
          <w:sz w:val="28"/>
          <w:szCs w:val="28"/>
          <w:lang w:val="x-none"/>
        </w:rPr>
        <w:t xml:space="preserve"> Amen! </w:t>
      </w:r>
      <w:r w:rsidRPr="005D2628">
        <w:rPr>
          <w:rFonts w:ascii="Arial" w:hAnsi="Arial" w:cs="Arial"/>
          <w:sz w:val="18"/>
          <w:szCs w:val="18"/>
          <w:lang w:val="x-none"/>
        </w:rPr>
        <w:t>[Congregation says, “Amen.”]</w:t>
      </w:r>
      <w:r>
        <w:rPr>
          <w:rFonts w:ascii="Arial" w:hAnsi="Arial" w:cs="Arial"/>
          <w:sz w:val="18"/>
          <w:szCs w:val="18"/>
          <w:lang w:val="x-none"/>
        </w:rPr>
        <w:t xml:space="preserve">  </w:t>
      </w:r>
      <w:proofErr w:type="spellStart"/>
      <w:r>
        <w:rPr>
          <w:rFonts w:ascii="Arial" w:hAnsi="Arial" w:cs="Arial"/>
          <w:sz w:val="28"/>
          <w:szCs w:val="28"/>
          <w:lang w:val="x-none"/>
        </w:rPr>
        <w:t>NdiMwari</w:t>
      </w:r>
      <w:proofErr w:type="spellEnd"/>
      <w:r>
        <w:rPr>
          <w:rFonts w:ascii="Arial" w:hAnsi="Arial" w:cs="Arial"/>
          <w:sz w:val="28"/>
          <w:szCs w:val="28"/>
          <w:lang w:val="x-none"/>
        </w:rPr>
        <w:t xml:space="preserve"> </w:t>
      </w:r>
      <w:proofErr w:type="spellStart"/>
      <w:r>
        <w:rPr>
          <w:rFonts w:ascii="Arial" w:hAnsi="Arial" w:cs="Arial"/>
          <w:sz w:val="28"/>
          <w:szCs w:val="28"/>
          <w:lang w:val="x-none"/>
        </w:rPr>
        <w:t>wemina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weminana</w:t>
      </w:r>
      <w:proofErr w:type="spellEnd"/>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What happened to a... to your master should happen to every </w:t>
      </w:r>
      <w:proofErr w:type="spellStart"/>
      <w:r>
        <w:rPr>
          <w:rFonts w:ascii="Arial" w:hAnsi="Arial" w:cs="Arial"/>
          <w:sz w:val="28"/>
          <w:szCs w:val="28"/>
          <w:lang w:val="x-none"/>
        </w:rPr>
        <w:t>disci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r>
        <w:rPr>
          <w:rFonts w:ascii="Arial" w:hAnsi="Arial" w:cs="Arial"/>
          <w:sz w:val="18"/>
          <w:szCs w:val="18"/>
          <w:lang w:val="x-none"/>
        </w:rPr>
        <w:t>disciple</w:t>
      </w:r>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Handi’maona</w:t>
      </w:r>
      <w:proofErr w:type="spellEnd"/>
      <w:r>
        <w:rPr>
          <w:rFonts w:ascii="Arial" w:hAnsi="Arial" w:cs="Arial"/>
          <w:sz w:val="28"/>
          <w:szCs w:val="28"/>
          <w:lang w:val="x-none"/>
        </w:rPr>
        <w:t xml:space="preserve">? Saka, </w:t>
      </w:r>
      <w:proofErr w:type="spellStart"/>
      <w:r>
        <w:rPr>
          <w:rFonts w:ascii="Arial" w:hAnsi="Arial" w:cs="Arial"/>
          <w:sz w:val="28"/>
          <w:szCs w:val="28"/>
          <w:lang w:val="x-none"/>
        </w:rPr>
        <w:t>zvinotofanira</w:t>
      </w:r>
      <w:proofErr w:type="spellEnd"/>
      <w:r>
        <w:rPr>
          <w:rFonts w:ascii="Arial" w:hAnsi="Arial" w:cs="Arial"/>
          <w:sz w:val="28"/>
          <w:szCs w:val="28"/>
          <w:lang w:val="x-none"/>
        </w:rPr>
        <w:t xml:space="preserve"> </w:t>
      </w:r>
      <w:proofErr w:type="spellStart"/>
      <w:r>
        <w:rPr>
          <w:rFonts w:ascii="Arial" w:hAnsi="Arial" w:cs="Arial"/>
          <w:sz w:val="28"/>
          <w:szCs w:val="28"/>
          <w:lang w:val="x-none"/>
        </w:rPr>
        <w:t>kuitika</w:t>
      </w:r>
      <w:proofErr w:type="spellEnd"/>
      <w:r>
        <w:rPr>
          <w:rFonts w:ascii="Arial" w:hAnsi="Arial" w:cs="Arial"/>
          <w:sz w:val="28"/>
          <w:szCs w:val="28"/>
          <w:lang w:val="x-none"/>
        </w:rPr>
        <w:t xml:space="preserve"> </w:t>
      </w:r>
      <w:proofErr w:type="spellStart"/>
      <w:r>
        <w:rPr>
          <w:rFonts w:ascii="Arial" w:hAnsi="Arial" w:cs="Arial"/>
          <w:sz w:val="28"/>
          <w:szCs w:val="28"/>
          <w:lang w:val="x-none"/>
        </w:rPr>
        <w:t>kwauri</w:t>
      </w:r>
      <w:proofErr w:type="spellEnd"/>
      <w:r>
        <w:rPr>
          <w:rFonts w:ascii="Arial" w:hAnsi="Arial" w:cs="Arial"/>
          <w:sz w:val="28"/>
          <w:szCs w:val="28"/>
          <w:lang w:val="x-none"/>
        </w:rPr>
        <w:t xml:space="preserve">. That… </w:t>
      </w:r>
      <w:proofErr w:type="spellStart"/>
      <w:r>
        <w:rPr>
          <w:rFonts w:ascii="Arial" w:hAnsi="Arial" w:cs="Arial"/>
          <w:sz w:val="28"/>
          <w:szCs w:val="28"/>
          <w:lang w:val="x-none"/>
        </w:rPr>
        <w:t>ndokunge</w:t>
      </w:r>
      <w:proofErr w:type="spellEnd"/>
      <w:r>
        <w:rPr>
          <w:rFonts w:ascii="Arial" w:hAnsi="Arial" w:cs="Arial"/>
          <w:sz w:val="28"/>
          <w:szCs w:val="28"/>
          <w:lang w:val="x-none"/>
        </w:rPr>
        <w:t xml:space="preserve"> </w:t>
      </w:r>
      <w:proofErr w:type="spellStart"/>
      <w:r>
        <w:rPr>
          <w:rFonts w:ascii="Arial" w:hAnsi="Arial" w:cs="Arial"/>
          <w:sz w:val="28"/>
          <w:szCs w:val="28"/>
          <w:lang w:val="x-none"/>
        </w:rPr>
        <w:t>mwoyo</w:t>
      </w:r>
      <w:proofErr w:type="spellEnd"/>
      <w:r>
        <w:rPr>
          <w:rFonts w:ascii="Arial" w:hAnsi="Arial" w:cs="Arial"/>
          <w:sz w:val="28"/>
          <w:szCs w:val="28"/>
          <w:lang w:val="x-none"/>
        </w:rPr>
        <w:t xml:space="preserve"> </w:t>
      </w:r>
      <w:proofErr w:type="spellStart"/>
      <w:r>
        <w:rPr>
          <w:rFonts w:ascii="Arial" w:hAnsi="Arial" w:cs="Arial"/>
          <w:sz w:val="28"/>
          <w:szCs w:val="28"/>
          <w:lang w:val="x-none"/>
        </w:rPr>
        <w:t>wako</w:t>
      </w:r>
      <w:proofErr w:type="spellEnd"/>
      <w:r>
        <w:rPr>
          <w:rFonts w:ascii="Arial" w:hAnsi="Arial" w:cs="Arial"/>
          <w:sz w:val="28"/>
          <w:szCs w:val="28"/>
          <w:lang w:val="x-none"/>
        </w:rPr>
        <w:t xml:space="preserve"> </w:t>
      </w:r>
      <w:proofErr w:type="spellStart"/>
      <w:r>
        <w:rPr>
          <w:rFonts w:ascii="Arial" w:hAnsi="Arial" w:cs="Arial"/>
          <w:sz w:val="28"/>
          <w:szCs w:val="28"/>
          <w:lang w:val="x-none"/>
        </w:rPr>
        <w:t>waroohwa</w:t>
      </w:r>
      <w:proofErr w:type="spellEnd"/>
      <w:r>
        <w:rPr>
          <w:rFonts w:ascii="Arial" w:hAnsi="Arial" w:cs="Arial"/>
          <w:sz w:val="28"/>
          <w:szCs w:val="28"/>
          <w:lang w:val="x-none"/>
        </w:rPr>
        <w:t xml:space="preserve"> </w:t>
      </w:r>
      <w:proofErr w:type="spellStart"/>
      <w:r>
        <w:rPr>
          <w:rFonts w:ascii="Arial" w:hAnsi="Arial" w:cs="Arial"/>
          <w:sz w:val="28"/>
          <w:szCs w:val="28"/>
          <w:lang w:val="x-none"/>
        </w:rPr>
        <w:t>nekutenda</w:t>
      </w:r>
      <w:proofErr w:type="spellEnd"/>
      <w:r>
        <w:rPr>
          <w:rFonts w:ascii="Arial" w:hAnsi="Arial" w:cs="Arial"/>
          <w:sz w:val="28"/>
          <w:szCs w:val="28"/>
          <w:lang w:val="x-none"/>
        </w:rPr>
        <w:t xml:space="preserve">. </w:t>
      </w:r>
      <w:proofErr w:type="spellStart"/>
      <w:r>
        <w:rPr>
          <w:rFonts w:ascii="Arial" w:hAnsi="Arial" w:cs="Arial"/>
          <w:sz w:val="28"/>
          <w:szCs w:val="28"/>
          <w:lang w:val="x-none"/>
        </w:rPr>
        <w:t>Ndokunge</w:t>
      </w:r>
      <w:proofErr w:type="spellEnd"/>
      <w:r>
        <w:rPr>
          <w:rFonts w:ascii="Arial" w:hAnsi="Arial" w:cs="Arial"/>
          <w:sz w:val="28"/>
          <w:szCs w:val="28"/>
          <w:lang w:val="x-none"/>
        </w:rPr>
        <w:t xml:space="preserve"> </w:t>
      </w:r>
      <w:proofErr w:type="spellStart"/>
      <w:r>
        <w:rPr>
          <w:rFonts w:ascii="Arial" w:hAnsi="Arial" w:cs="Arial"/>
          <w:sz w:val="28"/>
          <w:szCs w:val="28"/>
          <w:lang w:val="x-none"/>
        </w:rPr>
        <w:t>wajekerwa</w:t>
      </w:r>
      <w:proofErr w:type="spellEnd"/>
      <w:r>
        <w:rPr>
          <w:rFonts w:ascii="Arial" w:hAnsi="Arial" w:cs="Arial"/>
          <w:sz w:val="28"/>
          <w:szCs w:val="28"/>
          <w:lang w:val="x-none"/>
        </w:rPr>
        <w:t xml:space="preserve">, </w:t>
      </w:r>
      <w:proofErr w:type="spellStart"/>
      <w:r>
        <w:rPr>
          <w:rFonts w:ascii="Arial" w:hAnsi="Arial" w:cs="Arial"/>
          <w:sz w:val="28"/>
          <w:szCs w:val="28"/>
          <w:lang w:val="x-none"/>
        </w:rPr>
        <w:t>ndokunge</w:t>
      </w:r>
      <w:proofErr w:type="spellEnd"/>
      <w:r>
        <w:rPr>
          <w:rFonts w:ascii="Arial" w:hAnsi="Arial" w:cs="Arial"/>
          <w:sz w:val="28"/>
          <w:szCs w:val="28"/>
          <w:lang w:val="x-none"/>
        </w:rPr>
        <w:t xml:space="preserve"> </w:t>
      </w:r>
      <w:proofErr w:type="spellStart"/>
      <w:r>
        <w:rPr>
          <w:rFonts w:ascii="Arial" w:hAnsi="Arial" w:cs="Arial"/>
          <w:sz w:val="28"/>
          <w:szCs w:val="28"/>
          <w:lang w:val="x-none"/>
        </w:rPr>
        <w:t>warega</w:t>
      </w:r>
      <w:proofErr w:type="spellEnd"/>
      <w:r>
        <w:rPr>
          <w:rFonts w:ascii="Arial" w:hAnsi="Arial" w:cs="Arial"/>
          <w:sz w:val="28"/>
          <w:szCs w:val="28"/>
          <w:lang w:val="x-none"/>
        </w:rPr>
        <w:t xml:space="preserve"> </w:t>
      </w:r>
      <w:proofErr w:type="spellStart"/>
      <w:r>
        <w:rPr>
          <w:rFonts w:ascii="Arial" w:hAnsi="Arial" w:cs="Arial"/>
          <w:sz w:val="28"/>
          <w:szCs w:val="28"/>
          <w:lang w:val="x-none"/>
        </w:rPr>
        <w:t>kufurirwa</w:t>
      </w:r>
      <w:proofErr w:type="spellEnd"/>
      <w:r>
        <w:rPr>
          <w:rFonts w:ascii="Arial" w:hAnsi="Arial" w:cs="Arial"/>
          <w:sz w:val="28"/>
          <w:szCs w:val="28"/>
          <w:lang w:val="x-none"/>
        </w:rPr>
        <w:t xml:space="preserve"> </w:t>
      </w:r>
      <w:proofErr w:type="spellStart"/>
      <w:r w:rsidRPr="00552595">
        <w:rPr>
          <w:rFonts w:ascii="Arial" w:hAnsi="Arial" w:cs="Arial"/>
          <w:i/>
          <w:iCs/>
          <w:sz w:val="28"/>
          <w:szCs w:val="28"/>
          <w:lang w:val="x-none"/>
        </w:rPr>
        <w:t>nevanokusejusayi</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those who seduce—ED</w:t>
      </w:r>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nevanoda</w:t>
      </w:r>
      <w:proofErr w:type="spellEnd"/>
      <w:r>
        <w:rPr>
          <w:rFonts w:ascii="Arial" w:hAnsi="Arial" w:cs="Arial"/>
          <w:sz w:val="28"/>
          <w:szCs w:val="28"/>
          <w:lang w:val="x-none"/>
        </w:rPr>
        <w:t xml:space="preserve"> </w:t>
      </w:r>
      <w:proofErr w:type="spellStart"/>
      <w:r>
        <w:rPr>
          <w:rFonts w:ascii="Arial" w:hAnsi="Arial" w:cs="Arial"/>
          <w:sz w:val="28"/>
          <w:szCs w:val="28"/>
          <w:lang w:val="x-none"/>
        </w:rPr>
        <w:t>kukubvisai</w:t>
      </w:r>
      <w:proofErr w:type="spellEnd"/>
      <w:r>
        <w:rPr>
          <w:rFonts w:ascii="Arial" w:hAnsi="Arial" w:cs="Arial"/>
          <w:sz w:val="28"/>
          <w:szCs w:val="28"/>
          <w:lang w:val="x-none"/>
        </w:rPr>
        <w:t xml:space="preserve"> mu path </w:t>
      </w:r>
      <w:proofErr w:type="spellStart"/>
      <w:r>
        <w:rPr>
          <w:rFonts w:ascii="Arial" w:hAnsi="Arial" w:cs="Arial"/>
          <w:sz w:val="28"/>
          <w:szCs w:val="28"/>
          <w:lang w:val="x-none"/>
        </w:rPr>
        <w:t>yechokunamata</w:t>
      </w:r>
      <w:proofErr w:type="spellEnd"/>
      <w:r>
        <w:rPr>
          <w:rFonts w:ascii="Arial" w:hAnsi="Arial" w:cs="Arial"/>
          <w:sz w:val="28"/>
          <w:szCs w:val="28"/>
          <w:lang w:val="x-none"/>
        </w:rPr>
        <w:t xml:space="preserve">. </w:t>
      </w:r>
    </w:p>
    <w:p w:rsidR="00E04253" w:rsidP="00E04253" w:rsidRDefault="00E04253" w14:paraId="5DF96D63" w14:textId="77777777">
      <w:pPr>
        <w:jc w:val="both"/>
        <w:rPr>
          <w:rFonts w:ascii="Arial" w:hAnsi="Arial" w:cs="Arial"/>
          <w:sz w:val="28"/>
          <w:szCs w:val="28"/>
          <w:lang w:val="x-none"/>
        </w:rPr>
      </w:pPr>
      <w:r>
        <w:rPr>
          <w:rFonts w:ascii="Arial" w:hAnsi="Arial" w:cs="Arial"/>
          <w:sz w:val="28"/>
          <w:szCs w:val="28"/>
          <w:vertAlign w:val="superscript"/>
          <w:lang w:val="x-none"/>
        </w:rPr>
        <w:t xml:space="preserve">416 </w:t>
      </w:r>
      <w:proofErr w:type="spellStart"/>
      <w:r>
        <w:rPr>
          <w:rFonts w:ascii="Arial" w:hAnsi="Arial" w:cs="Arial"/>
          <w:sz w:val="28"/>
          <w:szCs w:val="28"/>
          <w:lang w:val="x-none"/>
        </w:rPr>
        <w:t>Woramba</w:t>
      </w:r>
      <w:proofErr w:type="spellEnd"/>
      <w:r>
        <w:rPr>
          <w:rFonts w:ascii="Arial" w:hAnsi="Arial" w:cs="Arial"/>
          <w:sz w:val="28"/>
          <w:szCs w:val="28"/>
          <w:lang w:val="x-none"/>
        </w:rPr>
        <w:t xml:space="preserve"> </w:t>
      </w:r>
      <w:proofErr w:type="spellStart"/>
      <w:r>
        <w:rPr>
          <w:rFonts w:ascii="Arial" w:hAnsi="Arial" w:cs="Arial"/>
          <w:sz w:val="28"/>
          <w:szCs w:val="28"/>
          <w:lang w:val="x-none"/>
        </w:rPr>
        <w:t>wakabata</w:t>
      </w:r>
      <w:proofErr w:type="spellEnd"/>
      <w:r>
        <w:rPr>
          <w:rFonts w:ascii="Arial" w:hAnsi="Arial" w:cs="Arial"/>
          <w:sz w:val="28"/>
          <w:szCs w:val="28"/>
          <w:lang w:val="x-none"/>
        </w:rPr>
        <w:t xml:space="preserve"> </w:t>
      </w:r>
      <w:proofErr w:type="spellStart"/>
      <w:r>
        <w:rPr>
          <w:rFonts w:ascii="Arial" w:hAnsi="Arial" w:cs="Arial"/>
          <w:sz w:val="28"/>
          <w:szCs w:val="28"/>
          <w:lang w:val="x-none"/>
        </w:rPr>
        <w:t>nemaoko</w:t>
      </w:r>
      <w:proofErr w:type="spellEnd"/>
      <w:r>
        <w:rPr>
          <w:rFonts w:ascii="Arial" w:hAnsi="Arial" w:cs="Arial"/>
          <w:sz w:val="28"/>
          <w:szCs w:val="28"/>
          <w:lang w:val="x-none"/>
        </w:rPr>
        <w:t xml:space="preserve"> </w:t>
      </w:r>
      <w:proofErr w:type="spellStart"/>
      <w:r>
        <w:rPr>
          <w:rFonts w:ascii="Arial" w:hAnsi="Arial" w:cs="Arial"/>
          <w:sz w:val="28"/>
          <w:szCs w:val="28"/>
          <w:lang w:val="x-none"/>
        </w:rPr>
        <w:t>maviri</w:t>
      </w:r>
      <w:proofErr w:type="spellEnd"/>
      <w:r>
        <w:rPr>
          <w:rFonts w:ascii="Arial" w:hAnsi="Arial" w:cs="Arial"/>
          <w:sz w:val="28"/>
          <w:szCs w:val="28"/>
          <w:lang w:val="x-none"/>
        </w:rPr>
        <w:t xml:space="preserve">. Rega </w:t>
      </w:r>
      <w:proofErr w:type="spellStart"/>
      <w:r>
        <w:rPr>
          <w:rFonts w:ascii="Arial" w:hAnsi="Arial" w:cs="Arial"/>
          <w:sz w:val="28"/>
          <w:szCs w:val="28"/>
          <w:lang w:val="x-none"/>
        </w:rPr>
        <w:t>kuzunguzwa</w:t>
      </w:r>
      <w:proofErr w:type="spellEnd"/>
      <w:r>
        <w:rPr>
          <w:rFonts w:ascii="Arial" w:hAnsi="Arial" w:cs="Arial"/>
          <w:sz w:val="28"/>
          <w:szCs w:val="28"/>
          <w:lang w:val="x-none"/>
        </w:rPr>
        <w:t xml:space="preserve">, </w:t>
      </w:r>
      <w:proofErr w:type="spellStart"/>
      <w:r>
        <w:rPr>
          <w:rFonts w:ascii="Arial" w:hAnsi="Arial" w:cs="Arial"/>
          <w:sz w:val="28"/>
          <w:szCs w:val="28"/>
          <w:lang w:val="x-none"/>
        </w:rPr>
        <w:t>rega</w:t>
      </w:r>
      <w:proofErr w:type="spellEnd"/>
      <w:r>
        <w:rPr>
          <w:rFonts w:ascii="Arial" w:hAnsi="Arial" w:cs="Arial"/>
          <w:sz w:val="28"/>
          <w:szCs w:val="28"/>
          <w:lang w:val="x-none"/>
        </w:rPr>
        <w:t xml:space="preserve"> </w:t>
      </w:r>
      <w:proofErr w:type="spellStart"/>
      <w:r>
        <w:rPr>
          <w:rFonts w:ascii="Arial" w:hAnsi="Arial" w:cs="Arial"/>
          <w:sz w:val="28"/>
          <w:szCs w:val="28"/>
          <w:lang w:val="x-none"/>
        </w:rPr>
        <w:t>kubviswa</w:t>
      </w:r>
      <w:proofErr w:type="spellEnd"/>
      <w:r>
        <w:rPr>
          <w:rFonts w:ascii="Arial" w:hAnsi="Arial" w:cs="Arial"/>
          <w:sz w:val="28"/>
          <w:szCs w:val="28"/>
          <w:lang w:val="x-none"/>
        </w:rPr>
        <w:t xml:space="preserve">. Follow those Commandments. You heard Abraham, </w:t>
      </w:r>
      <w:proofErr w:type="spellStart"/>
      <w:r>
        <w:rPr>
          <w:rFonts w:ascii="Arial" w:hAnsi="Arial" w:cs="Arial"/>
          <w:sz w:val="28"/>
          <w:szCs w:val="28"/>
          <w:lang w:val="x-none"/>
        </w:rPr>
        <w:t>achiropafadzwa</w:t>
      </w:r>
      <w:proofErr w:type="spellEnd"/>
      <w:r>
        <w:rPr>
          <w:rFonts w:ascii="Arial" w:hAnsi="Arial" w:cs="Arial"/>
          <w:sz w:val="28"/>
          <w:szCs w:val="28"/>
          <w:lang w:val="x-none"/>
        </w:rPr>
        <w:t xml:space="preserve">. You heard Jacob, </w:t>
      </w:r>
      <w:proofErr w:type="spellStart"/>
      <w:r>
        <w:rPr>
          <w:rFonts w:ascii="Arial" w:hAnsi="Arial" w:cs="Arial"/>
          <w:sz w:val="28"/>
          <w:szCs w:val="28"/>
          <w:lang w:val="x-none"/>
        </w:rPr>
        <w:t>achiropafadzwa</w:t>
      </w:r>
      <w:proofErr w:type="spellEnd"/>
      <w:r>
        <w:rPr>
          <w:rFonts w:ascii="Arial" w:hAnsi="Arial" w:cs="Arial"/>
          <w:sz w:val="28"/>
          <w:szCs w:val="28"/>
          <w:lang w:val="x-none"/>
        </w:rPr>
        <w:t xml:space="preserve">. </w:t>
      </w:r>
    </w:p>
    <w:p w:rsidRPr="00CC7477" w:rsidR="00E04253" w:rsidP="00E04253" w:rsidRDefault="00E04253" w14:paraId="44E6497A" w14:textId="77777777">
      <w:pPr>
        <w:jc w:val="both"/>
        <w:rPr>
          <w:rFonts w:ascii="Arial" w:hAnsi="Arial" w:cs="Arial"/>
          <w:sz w:val="28"/>
          <w:szCs w:val="28"/>
          <w:lang w:val="x-none"/>
        </w:rPr>
      </w:pPr>
      <w:r>
        <w:rPr>
          <w:rFonts w:ascii="Arial" w:hAnsi="Arial" w:cs="Arial"/>
          <w:sz w:val="28"/>
          <w:szCs w:val="28"/>
          <w:lang w:val="x-none"/>
        </w:rPr>
        <w:t xml:space="preserve">You heard Moses, </w:t>
      </w:r>
      <w:proofErr w:type="spellStart"/>
      <w:r w:rsidRPr="00DF1AFD">
        <w:rPr>
          <w:rFonts w:ascii="Arial" w:hAnsi="Arial" w:cs="Arial"/>
          <w:i/>
          <w:iCs/>
          <w:sz w:val="28"/>
          <w:szCs w:val="28"/>
          <w:lang w:val="x-none"/>
        </w:rPr>
        <w:t>achi</w:t>
      </w:r>
      <w:proofErr w:type="spellEnd"/>
      <w:r>
        <w:rPr>
          <w:rFonts w:ascii="Arial" w:hAnsi="Arial" w:cs="Arial"/>
          <w:i/>
          <w:iCs/>
          <w:sz w:val="28"/>
          <w:szCs w:val="28"/>
          <w:lang w:val="x-none"/>
        </w:rPr>
        <w:t xml:space="preserve">-                                                                                                                                                                                                                                                                                                                                                                                                                                                                                                                                                                                                                                                                                                                                                                                                                                                                                                                                                                                                                                                                                                                                                                                                                                                                                                                                                                                                                                                                                                                                                                                                                                                                                                                                                                                                                                                                                                                                                                                                                                                                                                                                                                                                                                              </w:t>
      </w:r>
      <w:proofErr w:type="spellStart"/>
      <w:r w:rsidRPr="00DF1AFD">
        <w:rPr>
          <w:rFonts w:ascii="Arial" w:hAnsi="Arial" w:cs="Arial"/>
          <w:i/>
          <w:iCs/>
          <w:sz w:val="28"/>
          <w:szCs w:val="28"/>
          <w:lang w:val="x-none"/>
        </w:rPr>
        <w:t>exhorta</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exhorting—ED</w:t>
      </w:r>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veIziraeri</w:t>
      </w:r>
      <w:proofErr w:type="spellEnd"/>
      <w:r>
        <w:rPr>
          <w:rFonts w:ascii="Arial" w:hAnsi="Arial" w:cs="Arial"/>
          <w:sz w:val="28"/>
          <w:szCs w:val="28"/>
          <w:lang w:val="x-none"/>
        </w:rPr>
        <w:t xml:space="preserve">.  Then you heard Jesus </w:t>
      </w:r>
      <w:proofErr w:type="spellStart"/>
      <w:r>
        <w:rPr>
          <w:rFonts w:ascii="Arial" w:hAnsi="Arial" w:cs="Arial"/>
          <w:sz w:val="28"/>
          <w:szCs w:val="28"/>
          <w:lang w:val="x-none"/>
        </w:rPr>
        <w:t>achitaura</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zvimwe</w:t>
      </w:r>
      <w:proofErr w:type="spellEnd"/>
      <w:r>
        <w:rPr>
          <w:rFonts w:ascii="Arial" w:hAnsi="Arial" w:cs="Arial"/>
          <w:sz w:val="28"/>
          <w:szCs w:val="28"/>
          <w:lang w:val="x-none"/>
        </w:rPr>
        <w:t xml:space="preserve"> </w:t>
      </w:r>
      <w:proofErr w:type="spellStart"/>
      <w:r>
        <w:rPr>
          <w:rFonts w:ascii="Arial" w:hAnsi="Arial" w:cs="Arial"/>
          <w:sz w:val="28"/>
          <w:szCs w:val="28"/>
          <w:lang w:val="x-none"/>
        </w:rPr>
        <w:t>chete</w:t>
      </w:r>
      <w:proofErr w:type="spellEnd"/>
      <w:r>
        <w:rPr>
          <w:rFonts w:ascii="Arial" w:hAnsi="Arial" w:cs="Arial"/>
          <w:sz w:val="28"/>
          <w:szCs w:val="28"/>
          <w:lang w:val="x-none"/>
        </w:rPr>
        <w:t xml:space="preserve">. “At the mouth of two or three witnesses, let everything be </w:t>
      </w:r>
      <w:proofErr w:type="spellStart"/>
      <w:r>
        <w:rPr>
          <w:rFonts w:ascii="Arial" w:hAnsi="Arial" w:cs="Arial"/>
          <w:sz w:val="28"/>
          <w:szCs w:val="28"/>
          <w:lang w:val="x-none"/>
        </w:rPr>
        <w:t>esta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r>
        <w:rPr>
          <w:rFonts w:ascii="Arial" w:hAnsi="Arial" w:cs="Arial"/>
          <w:sz w:val="18"/>
          <w:szCs w:val="18"/>
          <w:lang w:val="x-none"/>
        </w:rPr>
        <w:t>established</w:t>
      </w:r>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Let everything be taught as a do…? </w:t>
      </w:r>
      <w:r w:rsidRPr="005D2628">
        <w:rPr>
          <w:rFonts w:ascii="Arial" w:hAnsi="Arial" w:cs="Arial"/>
          <w:sz w:val="18"/>
          <w:szCs w:val="18"/>
          <w:lang w:val="x-none"/>
        </w:rPr>
        <w:t>[Congregation says, “</w:t>
      </w:r>
      <w:r>
        <w:rPr>
          <w:rFonts w:ascii="Arial" w:hAnsi="Arial" w:cs="Arial"/>
          <w:sz w:val="18"/>
          <w:szCs w:val="18"/>
          <w:lang w:val="x-none"/>
        </w:rPr>
        <w:t>doctrin</w:t>
      </w:r>
      <w:r w:rsidRPr="005D2628">
        <w:rPr>
          <w:rFonts w:ascii="Arial" w:hAnsi="Arial" w:cs="Arial"/>
          <w:sz w:val="18"/>
          <w:szCs w:val="18"/>
          <w:lang w:val="x-none"/>
        </w:rPr>
        <w:t>e.”]</w:t>
      </w:r>
      <w:r>
        <w:rPr>
          <w:rFonts w:ascii="Arial" w:hAnsi="Arial" w:cs="Arial"/>
          <w:sz w:val="18"/>
          <w:szCs w:val="18"/>
          <w:lang w:val="x-none"/>
        </w:rPr>
        <w:t xml:space="preserve"> </w:t>
      </w:r>
      <w:proofErr w:type="spellStart"/>
      <w:r>
        <w:rPr>
          <w:rFonts w:ascii="Arial" w:hAnsi="Arial" w:cs="Arial"/>
          <w:sz w:val="28"/>
          <w:szCs w:val="28"/>
          <w:lang w:val="x-none"/>
        </w:rPr>
        <w:t>Tingaita</w:t>
      </w:r>
      <w:proofErr w:type="spellEnd"/>
      <w:r>
        <w:rPr>
          <w:rFonts w:ascii="Arial" w:hAnsi="Arial" w:cs="Arial"/>
          <w:sz w:val="28"/>
          <w:szCs w:val="28"/>
          <w:lang w:val="x-none"/>
        </w:rPr>
        <w:t xml:space="preserve"> Amen here </w:t>
      </w:r>
      <w:proofErr w:type="spellStart"/>
      <w:r>
        <w:rPr>
          <w:rFonts w:ascii="Arial" w:hAnsi="Arial" w:cs="Arial"/>
          <w:sz w:val="28"/>
          <w:szCs w:val="28"/>
          <w:lang w:val="x-none"/>
        </w:rPr>
        <w:t>varanda</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w:t>
      </w:r>
      <w:r w:rsidRPr="00373BE1">
        <w:rPr>
          <w:rFonts w:ascii="Arial" w:hAnsi="Arial" w:cs="Arial"/>
          <w:sz w:val="18"/>
          <w:szCs w:val="1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p>
    <w:p w:rsidR="00E04253" w:rsidP="00E04253" w:rsidRDefault="00E04253" w14:paraId="519DB758" w14:textId="77777777">
      <w:pPr>
        <w:jc w:val="both"/>
        <w:rPr>
          <w:rFonts w:ascii="Arial" w:hAnsi="Arial" w:cs="Arial"/>
          <w:sz w:val="28"/>
          <w:szCs w:val="28"/>
          <w:lang w:val="x-none"/>
        </w:rPr>
      </w:pPr>
      <w:r>
        <w:rPr>
          <w:rFonts w:ascii="Arial" w:hAnsi="Arial" w:cs="Arial"/>
          <w:sz w:val="28"/>
          <w:szCs w:val="28"/>
          <w:vertAlign w:val="superscript"/>
          <w:lang w:val="x-none"/>
        </w:rPr>
        <w:t xml:space="preserve">417 </w:t>
      </w:r>
      <w:r>
        <w:rPr>
          <w:rFonts w:ascii="Arial" w:hAnsi="Arial" w:cs="Arial"/>
          <w:sz w:val="28"/>
          <w:szCs w:val="28"/>
          <w:lang w:val="x-none"/>
        </w:rPr>
        <w:t xml:space="preserve">I-Shoko </w:t>
      </w:r>
      <w:proofErr w:type="spellStart"/>
      <w:r>
        <w:rPr>
          <w:rFonts w:ascii="Arial" w:hAnsi="Arial" w:cs="Arial"/>
          <w:sz w:val="28"/>
          <w:szCs w:val="28"/>
          <w:lang w:val="x-none"/>
        </w:rPr>
        <w:t>raMwari</w:t>
      </w:r>
      <w:proofErr w:type="spellEnd"/>
      <w:r>
        <w:rPr>
          <w:rFonts w:ascii="Arial" w:hAnsi="Arial" w:cs="Arial"/>
          <w:sz w:val="28"/>
          <w:szCs w:val="28"/>
          <w:lang w:val="x-none"/>
        </w:rPr>
        <w:t xml:space="preserve"> </w:t>
      </w:r>
      <w:proofErr w:type="spellStart"/>
      <w:r>
        <w:rPr>
          <w:rFonts w:ascii="Arial" w:hAnsi="Arial" w:cs="Arial"/>
          <w:sz w:val="28"/>
          <w:szCs w:val="28"/>
          <w:lang w:val="x-none"/>
        </w:rPr>
        <w:t>rechokwadi</w:t>
      </w:r>
      <w:proofErr w:type="spellEnd"/>
      <w:r>
        <w:rPr>
          <w:rFonts w:ascii="Arial" w:hAnsi="Arial" w:cs="Arial"/>
          <w:sz w:val="28"/>
          <w:szCs w:val="28"/>
          <w:lang w:val="x-none"/>
        </w:rPr>
        <w:t xml:space="preserve"> </w:t>
      </w:r>
      <w:proofErr w:type="spellStart"/>
      <w:r>
        <w:rPr>
          <w:rFonts w:ascii="Arial" w:hAnsi="Arial" w:cs="Arial"/>
          <w:sz w:val="28"/>
          <w:szCs w:val="28"/>
          <w:lang w:val="x-none"/>
        </w:rPr>
        <w:t>iri</w:t>
      </w:r>
      <w:proofErr w:type="spellEnd"/>
      <w:r>
        <w:rPr>
          <w:rFonts w:ascii="Arial" w:hAnsi="Arial" w:cs="Arial"/>
          <w:sz w:val="28"/>
          <w:szCs w:val="28"/>
          <w:lang w:val="x-none"/>
        </w:rPr>
        <w:t xml:space="preserve">, hapana kana exaggeration. </w:t>
      </w:r>
      <w:proofErr w:type="spellStart"/>
      <w:r>
        <w:rPr>
          <w:rFonts w:ascii="Arial" w:hAnsi="Arial" w:cs="Arial"/>
          <w:sz w:val="28"/>
          <w:szCs w:val="28"/>
          <w:lang w:val="x-none"/>
        </w:rPr>
        <w:t>NdoShoko</w:t>
      </w:r>
      <w:proofErr w:type="spellEnd"/>
      <w:r>
        <w:rPr>
          <w:rFonts w:ascii="Arial" w:hAnsi="Arial" w:cs="Arial"/>
          <w:sz w:val="28"/>
          <w:szCs w:val="28"/>
          <w:lang w:val="x-none"/>
        </w:rPr>
        <w:t xml:space="preserve"> </w:t>
      </w:r>
      <w:proofErr w:type="spellStart"/>
      <w:r>
        <w:rPr>
          <w:rFonts w:ascii="Arial" w:hAnsi="Arial" w:cs="Arial"/>
          <w:sz w:val="28"/>
          <w:szCs w:val="28"/>
          <w:lang w:val="x-none"/>
        </w:rPr>
        <w:t>raMwari</w:t>
      </w:r>
      <w:proofErr w:type="spellEnd"/>
      <w:r>
        <w:rPr>
          <w:rFonts w:ascii="Arial" w:hAnsi="Arial" w:cs="Arial"/>
          <w:sz w:val="28"/>
          <w:szCs w:val="28"/>
          <w:lang w:val="x-none"/>
        </w:rPr>
        <w:t xml:space="preserve"> </w:t>
      </w:r>
      <w:proofErr w:type="spellStart"/>
      <w:r>
        <w:rPr>
          <w:rFonts w:ascii="Arial" w:hAnsi="Arial" w:cs="Arial"/>
          <w:sz w:val="28"/>
          <w:szCs w:val="28"/>
          <w:lang w:val="x-none"/>
        </w:rPr>
        <w:t>chairo</w:t>
      </w:r>
      <w:proofErr w:type="spellEnd"/>
      <w:r>
        <w:rPr>
          <w:rFonts w:ascii="Arial" w:hAnsi="Arial" w:cs="Arial"/>
          <w:sz w:val="28"/>
          <w:szCs w:val="28"/>
          <w:lang w:val="x-none"/>
        </w:rPr>
        <w:t xml:space="preserve">, chai…? </w:t>
      </w:r>
      <w:r w:rsidRPr="005D2628">
        <w:rPr>
          <w:rFonts w:ascii="Arial" w:hAnsi="Arial" w:cs="Arial"/>
          <w:sz w:val="18"/>
          <w:szCs w:val="18"/>
          <w:lang w:val="x-none"/>
        </w:rPr>
        <w:t>[Congregation says, “</w:t>
      </w:r>
      <w:proofErr w:type="spellStart"/>
      <w:r>
        <w:rPr>
          <w:rFonts w:ascii="Arial" w:hAnsi="Arial" w:cs="Arial"/>
          <w:sz w:val="18"/>
          <w:szCs w:val="18"/>
          <w:lang w:val="x-none"/>
        </w:rPr>
        <w:t>chairo</w:t>
      </w:r>
      <w:proofErr w:type="spellEnd"/>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Chidzokera</w:t>
      </w:r>
      <w:proofErr w:type="spellEnd"/>
      <w:r>
        <w:rPr>
          <w:rFonts w:ascii="Arial" w:hAnsi="Arial" w:cs="Arial"/>
          <w:sz w:val="28"/>
          <w:szCs w:val="28"/>
          <w:lang w:val="x-none"/>
        </w:rPr>
        <w:t xml:space="preserve"> </w:t>
      </w:r>
      <w:proofErr w:type="spellStart"/>
      <w:r>
        <w:rPr>
          <w:rFonts w:ascii="Arial" w:hAnsi="Arial" w:cs="Arial"/>
          <w:sz w:val="28"/>
          <w:szCs w:val="28"/>
          <w:lang w:val="x-none"/>
        </w:rPr>
        <w:t>unotanga</w:t>
      </w:r>
      <w:proofErr w:type="spellEnd"/>
      <w:r>
        <w:rPr>
          <w:rFonts w:ascii="Arial" w:hAnsi="Arial" w:cs="Arial"/>
          <w:sz w:val="28"/>
          <w:szCs w:val="28"/>
          <w:lang w:val="x-none"/>
        </w:rPr>
        <w:t xml:space="preserve"> </w:t>
      </w:r>
      <w:proofErr w:type="spellStart"/>
      <w:r>
        <w:rPr>
          <w:rFonts w:ascii="Arial" w:hAnsi="Arial" w:cs="Arial"/>
          <w:sz w:val="28"/>
          <w:szCs w:val="28"/>
          <w:lang w:val="x-none"/>
        </w:rPr>
        <w:t>kutaura</w:t>
      </w:r>
      <w:proofErr w:type="spellEnd"/>
      <w:r>
        <w:rPr>
          <w:rFonts w:ascii="Arial" w:hAnsi="Arial" w:cs="Arial"/>
          <w:sz w:val="28"/>
          <w:szCs w:val="28"/>
          <w:lang w:val="x-none"/>
        </w:rPr>
        <w:t>, “</w:t>
      </w:r>
      <w:proofErr w:type="spellStart"/>
      <w:r>
        <w:rPr>
          <w:rFonts w:ascii="Arial" w:hAnsi="Arial" w:cs="Arial"/>
          <w:sz w:val="28"/>
          <w:szCs w:val="28"/>
          <w:lang w:val="x-none"/>
        </w:rPr>
        <w:t>Pandakauya</w:t>
      </w:r>
      <w:proofErr w:type="spellEnd"/>
      <w:r>
        <w:rPr>
          <w:rFonts w:ascii="Arial" w:hAnsi="Arial" w:cs="Arial"/>
          <w:sz w:val="28"/>
          <w:szCs w:val="28"/>
          <w:lang w:val="x-none"/>
        </w:rPr>
        <w:t xml:space="preserve">  </w:t>
      </w:r>
      <w:proofErr w:type="spellStart"/>
      <w:r>
        <w:rPr>
          <w:rFonts w:ascii="Arial" w:hAnsi="Arial" w:cs="Arial"/>
          <w:sz w:val="28"/>
          <w:szCs w:val="28"/>
          <w:lang w:val="x-none"/>
        </w:rPr>
        <w:t>paChechi</w:t>
      </w:r>
      <w:proofErr w:type="spellEnd"/>
      <w:r>
        <w:rPr>
          <w:rFonts w:ascii="Arial" w:hAnsi="Arial" w:cs="Arial"/>
          <w:sz w:val="28"/>
          <w:szCs w:val="28"/>
          <w:lang w:val="x-none"/>
        </w:rPr>
        <w:t xml:space="preserve">…” Brother ava, </w:t>
      </w:r>
      <w:proofErr w:type="spellStart"/>
      <w:r>
        <w:rPr>
          <w:rFonts w:ascii="Arial" w:hAnsi="Arial" w:cs="Arial"/>
          <w:sz w:val="28"/>
          <w:szCs w:val="28"/>
          <w:lang w:val="x-none"/>
        </w:rPr>
        <w:t>ndozvavanenge</w:t>
      </w:r>
      <w:proofErr w:type="spellEnd"/>
      <w:r>
        <w:rPr>
          <w:rFonts w:ascii="Arial" w:hAnsi="Arial" w:cs="Arial"/>
          <w:sz w:val="28"/>
          <w:szCs w:val="28"/>
          <w:lang w:val="x-none"/>
        </w:rPr>
        <w:t xml:space="preserve"> </w:t>
      </w:r>
      <w:proofErr w:type="spellStart"/>
      <w:r>
        <w:rPr>
          <w:rFonts w:ascii="Arial" w:hAnsi="Arial" w:cs="Arial"/>
          <w:sz w:val="28"/>
          <w:szCs w:val="28"/>
          <w:lang w:val="x-none"/>
        </w:rPr>
        <w:t>vakutaura</w:t>
      </w:r>
      <w:proofErr w:type="spellEnd"/>
      <w:r>
        <w:rPr>
          <w:rFonts w:ascii="Arial" w:hAnsi="Arial" w:cs="Arial"/>
          <w:sz w:val="28"/>
          <w:szCs w:val="28"/>
          <w:lang w:val="x-none"/>
        </w:rPr>
        <w:t xml:space="preserve">, Brother </w:t>
      </w:r>
      <w:proofErr w:type="spellStart"/>
      <w:r>
        <w:rPr>
          <w:rFonts w:ascii="Arial" w:hAnsi="Arial" w:cs="Arial"/>
          <w:sz w:val="28"/>
          <w:szCs w:val="28"/>
          <w:lang w:val="x-none"/>
        </w:rPr>
        <w:t>Magunde</w:t>
      </w:r>
      <w:proofErr w:type="spellEnd"/>
      <w:r>
        <w:rPr>
          <w:rFonts w:ascii="Arial" w:hAnsi="Arial" w:cs="Arial"/>
          <w:sz w:val="28"/>
          <w:szCs w:val="28"/>
          <w:lang w:val="x-none"/>
        </w:rPr>
        <w:t xml:space="preserve">. </w:t>
      </w:r>
    </w:p>
    <w:p w:rsidR="00E04253" w:rsidP="00E04253" w:rsidRDefault="00E04253" w14:paraId="2A8F85A2" w14:textId="77777777">
      <w:pPr>
        <w:jc w:val="both"/>
        <w:rPr>
          <w:rFonts w:ascii="Arial" w:hAnsi="Arial" w:cs="Arial"/>
          <w:sz w:val="28"/>
          <w:szCs w:val="28"/>
          <w:lang w:val="x-none"/>
        </w:rPr>
      </w:pPr>
      <w:r>
        <w:rPr>
          <w:rFonts w:ascii="Arial" w:hAnsi="Arial" w:cs="Arial"/>
          <w:sz w:val="28"/>
          <w:szCs w:val="28"/>
          <w:vertAlign w:val="superscript"/>
          <w:lang w:val="x-none"/>
        </w:rPr>
        <w:t xml:space="preserve">418 </w:t>
      </w:r>
      <w:r>
        <w:rPr>
          <w:rFonts w:ascii="Arial" w:hAnsi="Arial" w:cs="Arial"/>
          <w:sz w:val="28"/>
          <w:szCs w:val="28"/>
          <w:lang w:val="x-none"/>
        </w:rPr>
        <w:t>“</w:t>
      </w:r>
      <w:proofErr w:type="spellStart"/>
      <w:r>
        <w:rPr>
          <w:rFonts w:ascii="Arial" w:hAnsi="Arial" w:cs="Arial"/>
          <w:sz w:val="28"/>
          <w:szCs w:val="28"/>
          <w:lang w:val="x-none"/>
        </w:rPr>
        <w:t>Unoziva</w:t>
      </w:r>
      <w:proofErr w:type="spellEnd"/>
      <w:r>
        <w:rPr>
          <w:rFonts w:ascii="Arial" w:hAnsi="Arial" w:cs="Arial"/>
          <w:sz w:val="28"/>
          <w:szCs w:val="28"/>
          <w:lang w:val="x-none"/>
        </w:rPr>
        <w:t xml:space="preserve"> </w:t>
      </w:r>
      <w:proofErr w:type="spellStart"/>
      <w:r>
        <w:rPr>
          <w:rFonts w:ascii="Arial" w:hAnsi="Arial" w:cs="Arial"/>
          <w:sz w:val="28"/>
          <w:szCs w:val="28"/>
          <w:lang w:val="x-none"/>
        </w:rPr>
        <w:t>Crysta</w:t>
      </w:r>
      <w:proofErr w:type="spellEnd"/>
      <w:r>
        <w:rPr>
          <w:rFonts w:ascii="Arial" w:hAnsi="Arial" w:cs="Arial"/>
          <w:sz w:val="28"/>
          <w:szCs w:val="28"/>
          <w:lang w:val="x-none"/>
        </w:rPr>
        <w:t xml:space="preserve">, </w:t>
      </w:r>
      <w:proofErr w:type="spellStart"/>
      <w:r>
        <w:rPr>
          <w:rFonts w:ascii="Arial" w:hAnsi="Arial" w:cs="Arial"/>
          <w:sz w:val="28"/>
          <w:szCs w:val="28"/>
          <w:lang w:val="x-none"/>
        </w:rPr>
        <w:t>ndakauya</w:t>
      </w:r>
      <w:proofErr w:type="spellEnd"/>
      <w:r>
        <w:rPr>
          <w:rFonts w:ascii="Arial" w:hAnsi="Arial" w:cs="Arial"/>
          <w:sz w:val="28"/>
          <w:szCs w:val="28"/>
          <w:lang w:val="x-none"/>
        </w:rPr>
        <w:t xml:space="preserve"> </w:t>
      </w:r>
      <w:proofErr w:type="spellStart"/>
      <w:r>
        <w:rPr>
          <w:rFonts w:ascii="Arial" w:hAnsi="Arial" w:cs="Arial"/>
          <w:sz w:val="28"/>
          <w:szCs w:val="28"/>
          <w:lang w:val="x-none"/>
        </w:rPr>
        <w:t>paChechi</w:t>
      </w:r>
      <w:proofErr w:type="spellEnd"/>
      <w:r>
        <w:rPr>
          <w:rFonts w:ascii="Arial" w:hAnsi="Arial" w:cs="Arial"/>
          <w:sz w:val="28"/>
          <w:szCs w:val="28"/>
          <w:lang w:val="x-none"/>
        </w:rPr>
        <w:t xml:space="preserve"> </w:t>
      </w:r>
      <w:proofErr w:type="spellStart"/>
      <w:r>
        <w:rPr>
          <w:rFonts w:ascii="Arial" w:hAnsi="Arial" w:cs="Arial"/>
          <w:sz w:val="28"/>
          <w:szCs w:val="28"/>
          <w:lang w:val="x-none"/>
        </w:rPr>
        <w:t>ipo</w:t>
      </w:r>
      <w:proofErr w:type="spellEnd"/>
      <w:r>
        <w:rPr>
          <w:rFonts w:ascii="Arial" w:hAnsi="Arial" w:cs="Arial"/>
          <w:sz w:val="28"/>
          <w:szCs w:val="28"/>
          <w:lang w:val="x-none"/>
        </w:rPr>
        <w:t xml:space="preserve"> paya </w:t>
      </w:r>
      <w:proofErr w:type="spellStart"/>
      <w:r>
        <w:rPr>
          <w:rFonts w:ascii="Arial" w:hAnsi="Arial" w:cs="Arial"/>
          <w:sz w:val="28"/>
          <w:szCs w:val="28"/>
          <w:lang w:val="x-none"/>
        </w:rPr>
        <w:t>paya</w:t>
      </w:r>
      <w:proofErr w:type="spellEnd"/>
      <w:r>
        <w:rPr>
          <w:rFonts w:ascii="Arial" w:hAnsi="Arial" w:cs="Arial"/>
          <w:sz w:val="28"/>
          <w:szCs w:val="28"/>
          <w:lang w:val="x-none"/>
        </w:rPr>
        <w:t xml:space="preserve">, </w:t>
      </w:r>
      <w:proofErr w:type="spellStart"/>
      <w:r>
        <w:rPr>
          <w:rFonts w:ascii="Arial" w:hAnsi="Arial" w:cs="Arial"/>
          <w:sz w:val="28"/>
          <w:szCs w:val="28"/>
          <w:lang w:val="x-none"/>
        </w:rPr>
        <w:t>ndichingori</w:t>
      </w:r>
      <w:proofErr w:type="spellEnd"/>
      <w:r>
        <w:rPr>
          <w:rFonts w:ascii="Arial" w:hAnsi="Arial" w:cs="Arial"/>
          <w:sz w:val="28"/>
          <w:szCs w:val="28"/>
          <w:lang w:val="x-none"/>
        </w:rPr>
        <w:t xml:space="preserve"> </w:t>
      </w:r>
      <w:proofErr w:type="spellStart"/>
      <w:r>
        <w:rPr>
          <w:rFonts w:ascii="Arial" w:hAnsi="Arial" w:cs="Arial"/>
          <w:sz w:val="28"/>
          <w:szCs w:val="28"/>
          <w:lang w:val="x-none"/>
        </w:rPr>
        <w:t>kamupfanha</w:t>
      </w:r>
      <w:proofErr w:type="spellEnd"/>
      <w:r>
        <w:rPr>
          <w:rFonts w:ascii="Arial" w:hAnsi="Arial" w:cs="Arial"/>
          <w:sz w:val="28"/>
          <w:szCs w:val="28"/>
          <w:lang w:val="x-none"/>
        </w:rPr>
        <w:t xml:space="preserve"> </w:t>
      </w:r>
      <w:proofErr w:type="spellStart"/>
      <w:r>
        <w:rPr>
          <w:rFonts w:ascii="Arial" w:hAnsi="Arial" w:cs="Arial"/>
          <w:sz w:val="28"/>
          <w:szCs w:val="28"/>
          <w:lang w:val="x-none"/>
        </w:rPr>
        <w:t>kanobva</w:t>
      </w:r>
      <w:proofErr w:type="spellEnd"/>
      <w:r>
        <w:rPr>
          <w:rFonts w:ascii="Arial" w:hAnsi="Arial" w:cs="Arial"/>
          <w:sz w:val="28"/>
          <w:szCs w:val="28"/>
          <w:lang w:val="x-none"/>
        </w:rPr>
        <w:t xml:space="preserve"> </w:t>
      </w:r>
      <w:proofErr w:type="spellStart"/>
      <w:r>
        <w:rPr>
          <w:rFonts w:ascii="Arial" w:hAnsi="Arial" w:cs="Arial"/>
          <w:sz w:val="28"/>
          <w:szCs w:val="28"/>
          <w:lang w:val="x-none"/>
        </w:rPr>
        <w:t>ku</w:t>
      </w:r>
      <w:proofErr w:type="spellEnd"/>
      <w:r>
        <w:rPr>
          <w:rFonts w:ascii="Arial" w:hAnsi="Arial" w:cs="Arial"/>
          <w:sz w:val="28"/>
          <w:szCs w:val="28"/>
          <w:lang w:val="x-none"/>
        </w:rPr>
        <w:t>—</w:t>
      </w:r>
      <w:proofErr w:type="spellStart"/>
      <w:r>
        <w:rPr>
          <w:rFonts w:ascii="Arial" w:hAnsi="Arial" w:cs="Arial"/>
          <w:sz w:val="28"/>
          <w:szCs w:val="28"/>
          <w:lang w:val="x-none"/>
        </w:rPr>
        <w:t>ku</w:t>
      </w:r>
      <w:proofErr w:type="spellEnd"/>
      <w:r>
        <w:rPr>
          <w:rFonts w:ascii="Arial" w:hAnsi="Arial" w:cs="Arial"/>
          <w:sz w:val="28"/>
          <w:szCs w:val="28"/>
          <w:lang w:val="x-none"/>
        </w:rPr>
        <w:t>—</w:t>
      </w:r>
      <w:proofErr w:type="spellStart"/>
      <w:r>
        <w:rPr>
          <w:rFonts w:ascii="Arial" w:hAnsi="Arial" w:cs="Arial"/>
          <w:sz w:val="28"/>
          <w:szCs w:val="28"/>
          <w:lang w:val="x-none"/>
        </w:rPr>
        <w:t>ku</w:t>
      </w:r>
      <w:proofErr w:type="spellEnd"/>
      <w:r>
        <w:rPr>
          <w:rFonts w:ascii="Arial" w:hAnsi="Arial" w:cs="Arial"/>
          <w:sz w:val="28"/>
          <w:szCs w:val="28"/>
          <w:lang w:val="x-none"/>
        </w:rPr>
        <w:t xml:space="preserve"> </w:t>
      </w:r>
      <w:proofErr w:type="spellStart"/>
      <w:r>
        <w:rPr>
          <w:rFonts w:ascii="Arial" w:hAnsi="Arial" w:cs="Arial"/>
          <w:sz w:val="28"/>
          <w:szCs w:val="28"/>
          <w:lang w:val="x-none"/>
        </w:rPr>
        <w:t>kuMagunje</w:t>
      </w:r>
      <w:proofErr w:type="spellEnd"/>
      <w:r>
        <w:rPr>
          <w:rFonts w:ascii="Arial" w:hAnsi="Arial" w:cs="Arial"/>
          <w:sz w:val="28"/>
          <w:szCs w:val="28"/>
          <w:lang w:val="x-none"/>
        </w:rPr>
        <w:t xml:space="preserve"> uku. Heh? </w:t>
      </w:r>
      <w:proofErr w:type="spellStart"/>
      <w:r>
        <w:rPr>
          <w:rFonts w:ascii="Arial" w:hAnsi="Arial" w:cs="Arial"/>
          <w:sz w:val="28"/>
          <w:szCs w:val="28"/>
          <w:lang w:val="x-none"/>
        </w:rPr>
        <w:t>Ndandakudzwa</w:t>
      </w:r>
      <w:proofErr w:type="spellEnd"/>
      <w:r>
        <w:rPr>
          <w:rFonts w:ascii="Arial" w:hAnsi="Arial" w:cs="Arial"/>
          <w:sz w:val="28"/>
          <w:szCs w:val="28"/>
          <w:lang w:val="x-none"/>
        </w:rPr>
        <w:t xml:space="preserve"> na step mother. </w:t>
      </w:r>
      <w:proofErr w:type="spellStart"/>
      <w:r>
        <w:rPr>
          <w:rFonts w:ascii="Arial" w:hAnsi="Arial" w:cs="Arial"/>
          <w:sz w:val="28"/>
          <w:szCs w:val="28"/>
          <w:lang w:val="x-none"/>
        </w:rPr>
        <w:t>Ndakakura</w:t>
      </w:r>
      <w:proofErr w:type="spellEnd"/>
      <w:r>
        <w:rPr>
          <w:rFonts w:ascii="Arial" w:hAnsi="Arial" w:cs="Arial"/>
          <w:sz w:val="28"/>
          <w:szCs w:val="28"/>
          <w:lang w:val="x-none"/>
        </w:rPr>
        <w:t xml:space="preserve"> </w:t>
      </w:r>
      <w:proofErr w:type="spellStart"/>
      <w:r>
        <w:rPr>
          <w:rFonts w:ascii="Arial" w:hAnsi="Arial" w:cs="Arial"/>
          <w:sz w:val="28"/>
          <w:szCs w:val="28"/>
          <w:lang w:val="x-none"/>
        </w:rPr>
        <w:t>ndichirarama</w:t>
      </w:r>
      <w:proofErr w:type="spellEnd"/>
      <w:r>
        <w:rPr>
          <w:rFonts w:ascii="Arial" w:hAnsi="Arial" w:cs="Arial"/>
          <w:sz w:val="28"/>
          <w:szCs w:val="28"/>
          <w:lang w:val="x-none"/>
        </w:rPr>
        <w:t xml:space="preserve">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hwakaoma</w:t>
      </w:r>
      <w:proofErr w:type="spellEnd"/>
      <w:r>
        <w:rPr>
          <w:rFonts w:ascii="Arial" w:hAnsi="Arial" w:cs="Arial"/>
          <w:sz w:val="28"/>
          <w:szCs w:val="28"/>
          <w:lang w:val="x-none"/>
        </w:rPr>
        <w:t xml:space="preserve"> </w:t>
      </w:r>
      <w:proofErr w:type="spellStart"/>
      <w:r>
        <w:rPr>
          <w:rFonts w:ascii="Arial" w:hAnsi="Arial" w:cs="Arial"/>
          <w:sz w:val="28"/>
          <w:szCs w:val="28"/>
          <w:lang w:val="x-none"/>
        </w:rPr>
        <w:t>fani</w:t>
      </w:r>
      <w:proofErr w:type="spellEnd"/>
      <w:r>
        <w:rPr>
          <w:rFonts w:ascii="Arial" w:hAnsi="Arial" w:cs="Arial"/>
          <w:sz w:val="28"/>
          <w:szCs w:val="28"/>
          <w:lang w:val="x-none"/>
        </w:rPr>
        <w:t xml:space="preserve">  but </w:t>
      </w:r>
      <w:proofErr w:type="spellStart"/>
      <w:r>
        <w:rPr>
          <w:rFonts w:ascii="Arial" w:hAnsi="Arial" w:cs="Arial"/>
          <w:sz w:val="28"/>
          <w:szCs w:val="28"/>
          <w:lang w:val="x-none"/>
        </w:rPr>
        <w:t>tarira</w:t>
      </w:r>
      <w:proofErr w:type="spellEnd"/>
      <w:r>
        <w:rPr>
          <w:rFonts w:ascii="Arial" w:hAnsi="Arial" w:cs="Arial"/>
          <w:sz w:val="28"/>
          <w:szCs w:val="28"/>
          <w:lang w:val="x-none"/>
        </w:rPr>
        <w:t xml:space="preserve"> </w:t>
      </w:r>
      <w:proofErr w:type="spellStart"/>
      <w:r>
        <w:rPr>
          <w:rFonts w:ascii="Arial" w:hAnsi="Arial" w:cs="Arial"/>
          <w:sz w:val="28"/>
          <w:szCs w:val="28"/>
          <w:lang w:val="x-none"/>
        </w:rPr>
        <w:t>zvandakitirwa</w:t>
      </w:r>
      <w:proofErr w:type="spellEnd"/>
      <w:r>
        <w:rPr>
          <w:rFonts w:ascii="Arial" w:hAnsi="Arial" w:cs="Arial"/>
          <w:sz w:val="28"/>
          <w:szCs w:val="28"/>
          <w:lang w:val="x-none"/>
        </w:rPr>
        <w:t xml:space="preserve"> </w:t>
      </w:r>
      <w:proofErr w:type="spellStart"/>
      <w:r>
        <w:rPr>
          <w:rFonts w:ascii="Arial" w:hAnsi="Arial" w:cs="Arial"/>
          <w:sz w:val="28"/>
          <w:szCs w:val="28"/>
          <w:lang w:val="x-none"/>
        </w:rPr>
        <w:t>naMwari</w:t>
      </w:r>
      <w:proofErr w:type="spellEnd"/>
      <w:r>
        <w:rPr>
          <w:rFonts w:ascii="Arial" w:hAnsi="Arial" w:cs="Arial"/>
          <w:sz w:val="28"/>
          <w:szCs w:val="28"/>
          <w:lang w:val="x-none"/>
        </w:rPr>
        <w:t xml:space="preserve">. </w:t>
      </w:r>
      <w:proofErr w:type="spellStart"/>
      <w:r>
        <w:rPr>
          <w:rFonts w:ascii="Arial" w:hAnsi="Arial" w:cs="Arial"/>
          <w:sz w:val="28"/>
          <w:szCs w:val="28"/>
          <w:lang w:val="x-none"/>
        </w:rPr>
        <w:t>Ndakazobva</w:t>
      </w:r>
      <w:proofErr w:type="spellEnd"/>
      <w:r>
        <w:rPr>
          <w:rFonts w:ascii="Arial" w:hAnsi="Arial" w:cs="Arial"/>
          <w:sz w:val="28"/>
          <w:szCs w:val="28"/>
          <w:lang w:val="x-none"/>
        </w:rPr>
        <w:t xml:space="preserve"> </w:t>
      </w:r>
      <w:proofErr w:type="spellStart"/>
      <w:r>
        <w:rPr>
          <w:rFonts w:ascii="Arial" w:hAnsi="Arial" w:cs="Arial"/>
          <w:sz w:val="28"/>
          <w:szCs w:val="28"/>
          <w:lang w:val="x-none"/>
        </w:rPr>
        <w:t>ipapapa</w:t>
      </w:r>
      <w:proofErr w:type="spellEnd"/>
      <w:r>
        <w:rPr>
          <w:rFonts w:ascii="Arial" w:hAnsi="Arial" w:cs="Arial"/>
          <w:sz w:val="28"/>
          <w:szCs w:val="28"/>
          <w:lang w:val="x-none"/>
        </w:rPr>
        <w:t xml:space="preserve"> </w:t>
      </w:r>
      <w:proofErr w:type="spellStart"/>
      <w:r>
        <w:rPr>
          <w:rFonts w:ascii="Arial" w:hAnsi="Arial" w:cs="Arial"/>
          <w:sz w:val="28"/>
          <w:szCs w:val="28"/>
          <w:lang w:val="x-none"/>
        </w:rPr>
        <w:t>pashumiro</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02:37:34.2-inaudible</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tiri</w:t>
      </w:r>
      <w:proofErr w:type="spellEnd"/>
      <w:r>
        <w:rPr>
          <w:rFonts w:ascii="Arial" w:hAnsi="Arial" w:cs="Arial"/>
          <w:sz w:val="28"/>
          <w:szCs w:val="28"/>
          <w:lang w:val="x-none"/>
        </w:rPr>
        <w:t xml:space="preserve"> </w:t>
      </w:r>
      <w:proofErr w:type="spellStart"/>
      <w:r>
        <w:rPr>
          <w:rFonts w:ascii="Arial" w:hAnsi="Arial" w:cs="Arial"/>
          <w:sz w:val="28"/>
          <w:szCs w:val="28"/>
          <w:lang w:val="x-none"/>
        </w:rPr>
        <w:t>pasi</w:t>
      </w:r>
      <w:proofErr w:type="spellEnd"/>
      <w:r>
        <w:rPr>
          <w:rFonts w:ascii="Arial" w:hAnsi="Arial" w:cs="Arial"/>
          <w:sz w:val="28"/>
          <w:szCs w:val="28"/>
          <w:lang w:val="x-none"/>
        </w:rPr>
        <w:t xml:space="preserve">  </w:t>
      </w:r>
      <w:proofErr w:type="spellStart"/>
      <w:r>
        <w:rPr>
          <w:rFonts w:ascii="Arial" w:hAnsi="Arial" w:cs="Arial"/>
          <w:sz w:val="28"/>
          <w:szCs w:val="28"/>
          <w:lang w:val="x-none"/>
        </w:rPr>
        <w:t>peshumiro</w:t>
      </w:r>
      <w:proofErr w:type="spellEnd"/>
      <w:r>
        <w:rPr>
          <w:rFonts w:ascii="Arial" w:hAnsi="Arial" w:cs="Arial"/>
          <w:sz w:val="28"/>
          <w:szCs w:val="28"/>
          <w:lang w:val="x-none"/>
        </w:rPr>
        <w:t xml:space="preserve"> </w:t>
      </w:r>
      <w:proofErr w:type="spellStart"/>
      <w:r>
        <w:rPr>
          <w:rFonts w:ascii="Arial" w:hAnsi="Arial" w:cs="Arial"/>
          <w:sz w:val="28"/>
          <w:szCs w:val="28"/>
          <w:lang w:val="x-none"/>
        </w:rPr>
        <w:t>iyoyo</w:t>
      </w:r>
      <w:proofErr w:type="spellEnd"/>
      <w:r>
        <w:rPr>
          <w:rFonts w:ascii="Arial" w:hAnsi="Arial" w:cs="Arial"/>
          <w:sz w:val="28"/>
          <w:szCs w:val="28"/>
          <w:lang w:val="x-none"/>
        </w:rPr>
        <w:t xml:space="preserve"> </w:t>
      </w:r>
      <w:proofErr w:type="spellStart"/>
      <w:r>
        <w:rPr>
          <w:rFonts w:ascii="Arial" w:hAnsi="Arial" w:cs="Arial"/>
          <w:sz w:val="28"/>
          <w:szCs w:val="28"/>
          <w:lang w:val="x-none"/>
        </w:rPr>
        <w:t>tikaenda</w:t>
      </w:r>
      <w:proofErr w:type="spellEnd"/>
      <w:r>
        <w:rPr>
          <w:rFonts w:ascii="Arial" w:hAnsi="Arial" w:cs="Arial"/>
          <w:sz w:val="28"/>
          <w:szCs w:val="28"/>
          <w:lang w:val="x-none"/>
        </w:rPr>
        <w:t xml:space="preserve"> Botswana. Hah, </w:t>
      </w:r>
      <w:proofErr w:type="spellStart"/>
      <w:r>
        <w:rPr>
          <w:rFonts w:ascii="Arial" w:hAnsi="Arial" w:cs="Arial"/>
          <w:sz w:val="28"/>
          <w:szCs w:val="28"/>
          <w:lang w:val="x-none"/>
        </w:rPr>
        <w:t>ndopatakazovaka</w:t>
      </w:r>
      <w:proofErr w:type="spellEnd"/>
      <w:r>
        <w:rPr>
          <w:rFonts w:ascii="Arial" w:hAnsi="Arial" w:cs="Arial"/>
          <w:sz w:val="28"/>
          <w:szCs w:val="28"/>
          <w:lang w:val="x-none"/>
        </w:rPr>
        <w:t xml:space="preserve"> </w:t>
      </w:r>
      <w:proofErr w:type="spellStart"/>
      <w:r>
        <w:rPr>
          <w:rFonts w:ascii="Arial" w:hAnsi="Arial" w:cs="Arial"/>
          <w:sz w:val="28"/>
          <w:szCs w:val="28"/>
          <w:lang w:val="x-none"/>
        </w:rPr>
        <w:t>imba</w:t>
      </w:r>
      <w:proofErr w:type="spellEnd"/>
      <w:r>
        <w:rPr>
          <w:rFonts w:ascii="Arial" w:hAnsi="Arial" w:cs="Arial"/>
          <w:sz w:val="28"/>
          <w:szCs w:val="28"/>
          <w:lang w:val="x-none"/>
        </w:rPr>
        <w:t xml:space="preserve"> </w:t>
      </w:r>
      <w:proofErr w:type="spellStart"/>
      <w:r>
        <w:rPr>
          <w:rFonts w:ascii="Arial" w:hAnsi="Arial" w:cs="Arial"/>
          <w:sz w:val="28"/>
          <w:szCs w:val="28"/>
          <w:lang w:val="x-none"/>
        </w:rPr>
        <w:t>iyo</w:t>
      </w:r>
      <w:proofErr w:type="spellEnd"/>
      <w:r>
        <w:rPr>
          <w:rFonts w:ascii="Arial" w:hAnsi="Arial" w:cs="Arial"/>
          <w:sz w:val="28"/>
          <w:szCs w:val="28"/>
          <w:lang w:val="x-none"/>
        </w:rPr>
        <w:t xml:space="preserve">. </w:t>
      </w:r>
      <w:proofErr w:type="spellStart"/>
      <w:r>
        <w:rPr>
          <w:rFonts w:ascii="Arial" w:hAnsi="Arial" w:cs="Arial"/>
          <w:sz w:val="28"/>
          <w:szCs w:val="28"/>
          <w:lang w:val="x-none"/>
        </w:rPr>
        <w:t>Ndakatenga</w:t>
      </w:r>
      <w:proofErr w:type="spellEnd"/>
      <w:r>
        <w:rPr>
          <w:rFonts w:ascii="Arial" w:hAnsi="Arial" w:cs="Arial"/>
          <w:sz w:val="28"/>
          <w:szCs w:val="28"/>
          <w:lang w:val="x-none"/>
        </w:rPr>
        <w:t xml:space="preserve"> </w:t>
      </w:r>
      <w:proofErr w:type="spellStart"/>
      <w:r>
        <w:rPr>
          <w:rFonts w:ascii="Arial" w:hAnsi="Arial" w:cs="Arial"/>
          <w:sz w:val="28"/>
          <w:szCs w:val="28"/>
          <w:lang w:val="x-none"/>
        </w:rPr>
        <w:t>mota</w:t>
      </w:r>
      <w:proofErr w:type="spellEnd"/>
      <w:r>
        <w:rPr>
          <w:rFonts w:ascii="Arial" w:hAnsi="Arial" w:cs="Arial"/>
          <w:sz w:val="28"/>
          <w:szCs w:val="28"/>
          <w:lang w:val="x-none"/>
        </w:rPr>
        <w:t xml:space="preserve"> </w:t>
      </w:r>
      <w:proofErr w:type="spellStart"/>
      <w:r>
        <w:rPr>
          <w:rFonts w:ascii="Arial" w:hAnsi="Arial" w:cs="Arial"/>
          <w:sz w:val="28"/>
          <w:szCs w:val="28"/>
          <w:lang w:val="x-none"/>
        </w:rPr>
        <w:t>ikokoko</w:t>
      </w:r>
      <w:proofErr w:type="spellEnd"/>
      <w:r>
        <w:rPr>
          <w:rFonts w:ascii="Arial" w:hAnsi="Arial" w:cs="Arial"/>
          <w:sz w:val="28"/>
          <w:szCs w:val="28"/>
          <w:lang w:val="x-none"/>
        </w:rPr>
        <w:t xml:space="preserve">. </w:t>
      </w:r>
      <w:proofErr w:type="spellStart"/>
      <w:r>
        <w:rPr>
          <w:rFonts w:ascii="Arial" w:hAnsi="Arial" w:cs="Arial"/>
          <w:sz w:val="28"/>
          <w:szCs w:val="28"/>
          <w:lang w:val="x-none"/>
        </w:rPr>
        <w:t>Ehe</w:t>
      </w:r>
      <w:proofErr w:type="spellEnd"/>
      <w:r>
        <w:rPr>
          <w:rFonts w:ascii="Arial" w:hAnsi="Arial" w:cs="Arial"/>
          <w:sz w:val="28"/>
          <w:szCs w:val="28"/>
          <w:lang w:val="x-none"/>
        </w:rPr>
        <w:t xml:space="preserve">, </w:t>
      </w:r>
      <w:proofErr w:type="spellStart"/>
      <w:r>
        <w:rPr>
          <w:rFonts w:ascii="Arial" w:hAnsi="Arial" w:cs="Arial"/>
          <w:sz w:val="28"/>
          <w:szCs w:val="28"/>
          <w:lang w:val="x-none"/>
        </w:rPr>
        <w:t>munin’ina</w:t>
      </w:r>
      <w:proofErr w:type="spellEnd"/>
      <w:r>
        <w:rPr>
          <w:rFonts w:ascii="Arial" w:hAnsi="Arial" w:cs="Arial"/>
          <w:sz w:val="28"/>
          <w:szCs w:val="28"/>
          <w:lang w:val="x-none"/>
        </w:rPr>
        <w:t xml:space="preserve"> </w:t>
      </w:r>
      <w:proofErr w:type="spellStart"/>
      <w:r>
        <w:rPr>
          <w:rFonts w:ascii="Arial" w:hAnsi="Arial" w:cs="Arial"/>
          <w:sz w:val="28"/>
          <w:szCs w:val="28"/>
          <w:lang w:val="x-none"/>
        </w:rPr>
        <w:t>wako</w:t>
      </w:r>
      <w:proofErr w:type="spellEnd"/>
      <w:r>
        <w:rPr>
          <w:rFonts w:ascii="Arial" w:hAnsi="Arial" w:cs="Arial"/>
          <w:sz w:val="28"/>
          <w:szCs w:val="28"/>
          <w:lang w:val="x-none"/>
        </w:rPr>
        <w:t xml:space="preserve"> </w:t>
      </w:r>
      <w:proofErr w:type="spellStart"/>
      <w:r>
        <w:rPr>
          <w:rFonts w:ascii="Arial" w:hAnsi="Arial" w:cs="Arial"/>
          <w:sz w:val="28"/>
          <w:szCs w:val="28"/>
          <w:lang w:val="x-none"/>
        </w:rPr>
        <w:t>uyo</w:t>
      </w:r>
      <w:proofErr w:type="spellEnd"/>
      <w:r>
        <w:rPr>
          <w:rFonts w:ascii="Arial" w:hAnsi="Arial" w:cs="Arial"/>
          <w:sz w:val="28"/>
          <w:szCs w:val="28"/>
          <w:lang w:val="x-none"/>
        </w:rPr>
        <w:t xml:space="preserve"> </w:t>
      </w:r>
      <w:proofErr w:type="spellStart"/>
      <w:r>
        <w:rPr>
          <w:rFonts w:ascii="Arial" w:hAnsi="Arial" w:cs="Arial"/>
          <w:sz w:val="28"/>
          <w:szCs w:val="28"/>
          <w:lang w:val="x-none"/>
        </w:rPr>
        <w:t>anga</w:t>
      </w:r>
      <w:proofErr w:type="spellEnd"/>
      <w:r>
        <w:rPr>
          <w:rFonts w:ascii="Arial" w:hAnsi="Arial" w:cs="Arial"/>
          <w:sz w:val="28"/>
          <w:szCs w:val="28"/>
          <w:lang w:val="x-none"/>
        </w:rPr>
        <w:t xml:space="preserve"> </w:t>
      </w:r>
      <w:proofErr w:type="spellStart"/>
      <w:r>
        <w:rPr>
          <w:rFonts w:ascii="Arial" w:hAnsi="Arial" w:cs="Arial"/>
          <w:sz w:val="28"/>
          <w:szCs w:val="28"/>
          <w:lang w:val="x-none"/>
        </w:rPr>
        <w:t>asati</w:t>
      </w:r>
      <w:proofErr w:type="spellEnd"/>
      <w:r>
        <w:rPr>
          <w:rFonts w:ascii="Arial" w:hAnsi="Arial" w:cs="Arial"/>
          <w:sz w:val="28"/>
          <w:szCs w:val="28"/>
          <w:lang w:val="x-none"/>
        </w:rPr>
        <w:t xml:space="preserve"> </w:t>
      </w:r>
      <w:proofErr w:type="spellStart"/>
      <w:r>
        <w:rPr>
          <w:rFonts w:ascii="Arial" w:hAnsi="Arial" w:cs="Arial"/>
          <w:sz w:val="28"/>
          <w:szCs w:val="28"/>
          <w:lang w:val="x-none"/>
        </w:rPr>
        <w:t>azvarwa</w:t>
      </w:r>
      <w:proofErr w:type="spellEnd"/>
      <w:r>
        <w:rPr>
          <w:rFonts w:ascii="Arial" w:hAnsi="Arial" w:cs="Arial"/>
          <w:sz w:val="28"/>
          <w:szCs w:val="28"/>
          <w:lang w:val="x-none"/>
        </w:rPr>
        <w:t xml:space="preserve"> </w:t>
      </w:r>
      <w:proofErr w:type="spellStart"/>
      <w:r>
        <w:rPr>
          <w:rFonts w:ascii="Arial" w:hAnsi="Arial" w:cs="Arial"/>
          <w:sz w:val="28"/>
          <w:szCs w:val="28"/>
          <w:lang w:val="x-none"/>
        </w:rPr>
        <w:t>nguva</w:t>
      </w:r>
      <w:proofErr w:type="spellEnd"/>
      <w:r>
        <w:rPr>
          <w:rFonts w:ascii="Arial" w:hAnsi="Arial" w:cs="Arial"/>
          <w:sz w:val="28"/>
          <w:szCs w:val="28"/>
          <w:lang w:val="x-none"/>
        </w:rPr>
        <w:t xml:space="preserve"> </w:t>
      </w:r>
      <w:proofErr w:type="spellStart"/>
      <w:r>
        <w:rPr>
          <w:rFonts w:ascii="Arial" w:hAnsi="Arial" w:cs="Arial"/>
          <w:sz w:val="28"/>
          <w:szCs w:val="28"/>
          <w:lang w:val="x-none"/>
        </w:rPr>
        <w:t>iyoyoyo</w:t>
      </w:r>
      <w:proofErr w:type="spellEnd"/>
      <w:r>
        <w:rPr>
          <w:rFonts w:ascii="Arial" w:hAnsi="Arial" w:cs="Arial"/>
          <w:sz w:val="28"/>
          <w:szCs w:val="28"/>
          <w:lang w:val="x-none"/>
        </w:rPr>
        <w:t xml:space="preserve">. Mwari </w:t>
      </w:r>
      <w:proofErr w:type="spellStart"/>
      <w:r>
        <w:rPr>
          <w:rFonts w:ascii="Arial" w:hAnsi="Arial" w:cs="Arial"/>
          <w:sz w:val="28"/>
          <w:szCs w:val="28"/>
          <w:lang w:val="x-none"/>
        </w:rPr>
        <w:t>watinonamata</w:t>
      </w:r>
      <w:proofErr w:type="spellEnd"/>
      <w:r>
        <w:rPr>
          <w:rFonts w:ascii="Arial" w:hAnsi="Arial" w:cs="Arial"/>
          <w:sz w:val="28"/>
          <w:szCs w:val="28"/>
          <w:lang w:val="x-none"/>
        </w:rPr>
        <w:t xml:space="preserve">  </w:t>
      </w:r>
      <w:proofErr w:type="spellStart"/>
      <w:r>
        <w:rPr>
          <w:rFonts w:ascii="Arial" w:hAnsi="Arial" w:cs="Arial"/>
          <w:sz w:val="28"/>
          <w:szCs w:val="28"/>
          <w:lang w:val="x-none"/>
        </w:rPr>
        <w:t>uyo</w:t>
      </w:r>
      <w:proofErr w:type="spellEnd"/>
      <w:r>
        <w:rPr>
          <w:rFonts w:ascii="Arial" w:hAnsi="Arial" w:cs="Arial"/>
          <w:sz w:val="28"/>
          <w:szCs w:val="28"/>
          <w:lang w:val="x-none"/>
        </w:rPr>
        <w:t>.”</w:t>
      </w:r>
    </w:p>
    <w:p w:rsidR="00E04253" w:rsidP="00E04253" w:rsidRDefault="00E04253" w14:paraId="5F066972" w14:textId="77777777">
      <w:pPr>
        <w:jc w:val="both"/>
        <w:rPr>
          <w:rFonts w:ascii="Arial" w:hAnsi="Arial" w:cs="Arial"/>
          <w:sz w:val="28"/>
          <w:szCs w:val="28"/>
          <w:lang w:val="x-none"/>
        </w:rPr>
      </w:pPr>
      <w:r>
        <w:rPr>
          <w:rFonts w:ascii="Arial" w:hAnsi="Arial" w:cs="Arial"/>
          <w:sz w:val="28"/>
          <w:szCs w:val="28"/>
          <w:vertAlign w:val="superscript"/>
          <w:lang w:val="x-none"/>
        </w:rPr>
        <w:t xml:space="preserve">419 </w:t>
      </w:r>
      <w:proofErr w:type="spellStart"/>
      <w:r w:rsidRPr="00847DA0">
        <w:rPr>
          <w:rFonts w:ascii="Arial" w:hAnsi="Arial" w:cs="Arial"/>
          <w:sz w:val="28"/>
          <w:szCs w:val="28"/>
          <w:lang w:val="x-none"/>
        </w:rPr>
        <w:t>Vanenge</w:t>
      </w:r>
      <w:proofErr w:type="spellEnd"/>
      <w:r w:rsidRPr="00847DA0">
        <w:rPr>
          <w:rFonts w:ascii="Arial" w:hAnsi="Arial" w:cs="Arial"/>
          <w:sz w:val="28"/>
          <w:szCs w:val="28"/>
          <w:lang w:val="x-none"/>
        </w:rPr>
        <w:t xml:space="preserve"> </w:t>
      </w:r>
      <w:proofErr w:type="spellStart"/>
      <w:r w:rsidRPr="007741F3">
        <w:rPr>
          <w:rFonts w:ascii="Arial" w:hAnsi="Arial" w:cs="Arial"/>
          <w:i/>
          <w:iCs/>
          <w:sz w:val="28"/>
          <w:szCs w:val="28"/>
          <w:lang w:val="x-none"/>
        </w:rPr>
        <w:t>vachidraivha</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they will be driving—ED</w:t>
      </w:r>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Benz </w:t>
      </w:r>
      <w:proofErr w:type="spellStart"/>
      <w:r>
        <w:rPr>
          <w:rFonts w:ascii="Arial" w:hAnsi="Arial" w:cs="Arial"/>
          <w:sz w:val="28"/>
          <w:szCs w:val="28"/>
          <w:lang w:val="x-none"/>
        </w:rPr>
        <w:t>yavo</w:t>
      </w:r>
      <w:proofErr w:type="spellEnd"/>
      <w:r>
        <w:rPr>
          <w:rFonts w:ascii="Arial" w:hAnsi="Arial" w:cs="Arial"/>
          <w:sz w:val="28"/>
          <w:szCs w:val="28"/>
          <w:lang w:val="x-none"/>
        </w:rPr>
        <w:t xml:space="preserve">, </w:t>
      </w:r>
      <w:proofErr w:type="spellStart"/>
      <w:r>
        <w:rPr>
          <w:rFonts w:ascii="Arial" w:hAnsi="Arial" w:cs="Arial"/>
          <w:sz w:val="28"/>
          <w:szCs w:val="28"/>
          <w:lang w:val="x-none"/>
        </w:rPr>
        <w:t>vachiuya</w:t>
      </w:r>
      <w:proofErr w:type="spellEnd"/>
      <w:r>
        <w:rPr>
          <w:rFonts w:ascii="Arial" w:hAnsi="Arial" w:cs="Arial"/>
          <w:sz w:val="28"/>
          <w:szCs w:val="28"/>
          <w:lang w:val="x-none"/>
        </w:rPr>
        <w:t xml:space="preserve"> </w:t>
      </w:r>
      <w:proofErr w:type="spellStart"/>
      <w:r>
        <w:rPr>
          <w:rFonts w:ascii="Arial" w:hAnsi="Arial" w:cs="Arial"/>
          <w:sz w:val="28"/>
          <w:szCs w:val="28"/>
          <w:lang w:val="x-none"/>
        </w:rPr>
        <w:t>havo</w:t>
      </w:r>
      <w:proofErr w:type="spellEnd"/>
      <w:r>
        <w:rPr>
          <w:rFonts w:ascii="Arial" w:hAnsi="Arial" w:cs="Arial"/>
          <w:sz w:val="28"/>
          <w:szCs w:val="28"/>
          <w:lang w:val="x-none"/>
        </w:rPr>
        <w:t xml:space="preserve"> </w:t>
      </w:r>
      <w:proofErr w:type="spellStart"/>
      <w:r>
        <w:rPr>
          <w:rFonts w:ascii="Arial" w:hAnsi="Arial" w:cs="Arial"/>
          <w:sz w:val="28"/>
          <w:szCs w:val="28"/>
          <w:lang w:val="x-none"/>
        </w:rPr>
        <w:t>kuchechi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Heh? </w:t>
      </w:r>
      <w:proofErr w:type="spellStart"/>
      <w:r>
        <w:rPr>
          <w:rFonts w:ascii="Arial" w:hAnsi="Arial" w:cs="Arial"/>
          <w:sz w:val="28"/>
          <w:szCs w:val="28"/>
          <w:lang w:val="x-none"/>
        </w:rPr>
        <w:t>Vachiisa</w:t>
      </w:r>
      <w:proofErr w:type="spellEnd"/>
      <w:r>
        <w:rPr>
          <w:rFonts w:ascii="Arial" w:hAnsi="Arial" w:cs="Arial"/>
          <w:sz w:val="28"/>
          <w:szCs w:val="28"/>
          <w:lang w:val="x-none"/>
        </w:rPr>
        <w:t xml:space="preserve"> </w:t>
      </w:r>
      <w:proofErr w:type="spellStart"/>
      <w:r>
        <w:rPr>
          <w:rFonts w:ascii="Arial" w:hAnsi="Arial" w:cs="Arial"/>
          <w:sz w:val="28"/>
          <w:szCs w:val="28"/>
          <w:lang w:val="x-none"/>
        </w:rPr>
        <w:t>nziyo</w:t>
      </w:r>
      <w:proofErr w:type="spellEnd"/>
      <w:r>
        <w:rPr>
          <w:rFonts w:ascii="Arial" w:hAnsi="Arial" w:cs="Arial"/>
          <w:sz w:val="28"/>
          <w:szCs w:val="28"/>
          <w:lang w:val="x-none"/>
        </w:rPr>
        <w:t xml:space="preserve"> </w:t>
      </w:r>
      <w:proofErr w:type="spellStart"/>
      <w:r>
        <w:rPr>
          <w:rFonts w:ascii="Arial" w:hAnsi="Arial" w:cs="Arial"/>
          <w:sz w:val="28"/>
          <w:szCs w:val="28"/>
          <w:lang w:val="x-none"/>
        </w:rPr>
        <w:t>yaJoze</w:t>
      </w:r>
      <w:proofErr w:type="spellEnd"/>
      <w:r>
        <w:rPr>
          <w:rFonts w:ascii="Arial" w:hAnsi="Arial" w:cs="Arial"/>
          <w:sz w:val="28"/>
          <w:szCs w:val="28"/>
          <w:lang w:val="x-none"/>
        </w:rPr>
        <w:t>.</w:t>
      </w:r>
    </w:p>
    <w:p w:rsidR="00E04253" w:rsidP="00E04253" w:rsidRDefault="00E04253" w14:paraId="14083334" w14:textId="77777777">
      <w:pPr>
        <w:jc w:val="center"/>
        <w:rPr>
          <w:rFonts w:ascii="Arial" w:hAnsi="Arial" w:cs="Arial"/>
          <w:i/>
          <w:iCs/>
          <w:sz w:val="28"/>
          <w:szCs w:val="28"/>
          <w:lang w:val="x-none"/>
        </w:rPr>
      </w:pPr>
      <w:proofErr w:type="spellStart"/>
      <w:r>
        <w:rPr>
          <w:rFonts w:ascii="Arial" w:hAnsi="Arial" w:cs="Arial"/>
          <w:i/>
          <w:iCs/>
          <w:sz w:val="28"/>
          <w:szCs w:val="28"/>
          <w:lang w:val="x-none"/>
        </w:rPr>
        <w:t>Nezuva</w:t>
      </w:r>
      <w:proofErr w:type="spellEnd"/>
      <w:r>
        <w:rPr>
          <w:rFonts w:ascii="Arial" w:hAnsi="Arial" w:cs="Arial"/>
          <w:i/>
          <w:iCs/>
          <w:sz w:val="28"/>
          <w:szCs w:val="28"/>
          <w:lang w:val="x-none"/>
        </w:rPr>
        <w:t xml:space="preserve"> </w:t>
      </w:r>
      <w:proofErr w:type="spellStart"/>
      <w:r>
        <w:rPr>
          <w:rFonts w:ascii="Arial" w:hAnsi="Arial" w:cs="Arial"/>
          <w:i/>
          <w:iCs/>
          <w:sz w:val="28"/>
          <w:szCs w:val="28"/>
          <w:lang w:val="x-none"/>
        </w:rPr>
        <w:t>iro</w:t>
      </w:r>
      <w:proofErr w:type="spellEnd"/>
      <w:r>
        <w:rPr>
          <w:rFonts w:ascii="Arial" w:hAnsi="Arial" w:cs="Arial"/>
          <w:i/>
          <w:iCs/>
          <w:sz w:val="28"/>
          <w:szCs w:val="28"/>
          <w:lang w:val="x-none"/>
        </w:rPr>
        <w:t xml:space="preserve">, </w:t>
      </w:r>
      <w:proofErr w:type="spellStart"/>
      <w:r>
        <w:rPr>
          <w:rFonts w:ascii="Arial" w:hAnsi="Arial" w:cs="Arial"/>
          <w:i/>
          <w:iCs/>
          <w:sz w:val="28"/>
          <w:szCs w:val="28"/>
          <w:lang w:val="x-none"/>
        </w:rPr>
        <w:t>ti</w:t>
      </w:r>
      <w:proofErr w:type="spellEnd"/>
      <w:r>
        <w:rPr>
          <w:rFonts w:ascii="Arial" w:hAnsi="Arial" w:cs="Arial"/>
          <w:i/>
          <w:iCs/>
          <w:sz w:val="28"/>
          <w:szCs w:val="28"/>
          <w:lang w:val="x-none"/>
        </w:rPr>
        <w:t>…</w:t>
      </w:r>
    </w:p>
    <w:p w:rsidR="00E04253" w:rsidP="00E04253" w:rsidRDefault="00E04253" w14:paraId="19A0FDE0" w14:textId="77777777">
      <w:pPr>
        <w:jc w:val="both"/>
        <w:rPr>
          <w:rFonts w:ascii="Arial" w:hAnsi="Arial" w:cs="Arial"/>
          <w:sz w:val="18"/>
          <w:szCs w:val="18"/>
          <w:lang w:val="x-none"/>
        </w:rPr>
      </w:pPr>
      <w:r>
        <w:rPr>
          <w:rFonts w:ascii="Arial" w:hAnsi="Arial" w:cs="Arial"/>
          <w:sz w:val="28"/>
          <w:szCs w:val="28"/>
          <w:vertAlign w:val="superscript"/>
          <w:lang w:val="x-none"/>
        </w:rPr>
        <w:t xml:space="preserve">420 </w:t>
      </w:r>
      <w:proofErr w:type="spellStart"/>
      <w:r>
        <w:rPr>
          <w:rFonts w:ascii="Arial" w:hAnsi="Arial" w:cs="Arial"/>
          <w:sz w:val="28"/>
          <w:szCs w:val="28"/>
          <w:lang w:val="x-none"/>
        </w:rPr>
        <w:t>Dzimba</w:t>
      </w:r>
      <w:proofErr w:type="spellEnd"/>
      <w:r>
        <w:rPr>
          <w:rFonts w:ascii="Arial" w:hAnsi="Arial" w:cs="Arial"/>
          <w:sz w:val="28"/>
          <w:szCs w:val="28"/>
          <w:lang w:val="x-none"/>
        </w:rPr>
        <w:t xml:space="preserve"> </w:t>
      </w:r>
      <w:proofErr w:type="spellStart"/>
      <w:r>
        <w:rPr>
          <w:rFonts w:ascii="Arial" w:hAnsi="Arial" w:cs="Arial"/>
          <w:sz w:val="28"/>
          <w:szCs w:val="28"/>
          <w:lang w:val="x-none"/>
        </w:rPr>
        <w:t>hadzi</w:t>
      </w:r>
      <w:proofErr w:type="spellEnd"/>
      <w:r>
        <w:rPr>
          <w:rFonts w:ascii="Arial" w:hAnsi="Arial" w:cs="Arial"/>
          <w:sz w:val="28"/>
          <w:szCs w:val="28"/>
          <w:lang w:val="x-none"/>
        </w:rPr>
        <w:t xml:space="preserve">… </w:t>
      </w:r>
      <w:proofErr w:type="spellStart"/>
      <w:r>
        <w:rPr>
          <w:rFonts w:ascii="Arial" w:hAnsi="Arial" w:cs="Arial"/>
          <w:sz w:val="28"/>
          <w:szCs w:val="28"/>
          <w:lang w:val="x-none"/>
        </w:rPr>
        <w:t>dzimbo</w:t>
      </w:r>
      <w:proofErr w:type="spellEnd"/>
      <w:r>
        <w:rPr>
          <w:rFonts w:ascii="Arial" w:hAnsi="Arial" w:cs="Arial"/>
          <w:sz w:val="28"/>
          <w:szCs w:val="28"/>
          <w:lang w:val="x-none"/>
        </w:rPr>
        <w:t xml:space="preserve"> </w:t>
      </w:r>
      <w:proofErr w:type="spellStart"/>
      <w:r>
        <w:rPr>
          <w:rFonts w:ascii="Arial" w:hAnsi="Arial" w:cs="Arial"/>
          <w:sz w:val="28"/>
          <w:szCs w:val="28"/>
          <w:lang w:val="x-none"/>
        </w:rPr>
        <w:t>hadzingoimbwi</w:t>
      </w:r>
      <w:proofErr w:type="spellEnd"/>
      <w:r>
        <w:rPr>
          <w:rFonts w:ascii="Arial" w:hAnsi="Arial" w:cs="Arial"/>
          <w:sz w:val="28"/>
          <w:szCs w:val="28"/>
          <w:lang w:val="x-none"/>
        </w:rPr>
        <w:t>.</w:t>
      </w:r>
      <w:r w:rsidRPr="00D353A2">
        <w:rPr>
          <w:rFonts w:ascii="Arial" w:hAnsi="Arial" w:cs="Arial"/>
          <w:sz w:val="18"/>
          <w:szCs w:val="1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Zvinoitwa</w:t>
      </w:r>
      <w:proofErr w:type="spellEnd"/>
      <w:r>
        <w:rPr>
          <w:rFonts w:ascii="Arial" w:hAnsi="Arial" w:cs="Arial"/>
          <w:sz w:val="28"/>
          <w:szCs w:val="28"/>
          <w:lang w:val="x-none"/>
        </w:rPr>
        <w:t xml:space="preserve"> </w:t>
      </w:r>
      <w:proofErr w:type="spellStart"/>
      <w:r>
        <w:rPr>
          <w:rFonts w:ascii="Arial" w:hAnsi="Arial" w:cs="Arial"/>
          <w:sz w:val="28"/>
          <w:szCs w:val="28"/>
          <w:lang w:val="x-none"/>
        </w:rPr>
        <w:t>nevana</w:t>
      </w:r>
      <w:proofErr w:type="spellEnd"/>
      <w:r>
        <w:rPr>
          <w:rFonts w:ascii="Arial" w:hAnsi="Arial" w:cs="Arial"/>
          <w:sz w:val="28"/>
          <w:szCs w:val="28"/>
          <w:lang w:val="x-none"/>
        </w:rPr>
        <w:t xml:space="preserve"> </w:t>
      </w:r>
      <w:proofErr w:type="spellStart"/>
      <w:r>
        <w:rPr>
          <w:rFonts w:ascii="Arial" w:hAnsi="Arial" w:cs="Arial"/>
          <w:sz w:val="28"/>
          <w:szCs w:val="28"/>
          <w:lang w:val="x-none"/>
        </w:rPr>
        <w:t>vemapenzi</w:t>
      </w:r>
      <w:proofErr w:type="spellEnd"/>
      <w:r>
        <w:rPr>
          <w:rFonts w:ascii="Arial" w:hAnsi="Arial" w:cs="Arial"/>
          <w:sz w:val="28"/>
          <w:szCs w:val="28"/>
          <w:lang w:val="x-none"/>
        </w:rPr>
        <w:t xml:space="preserve"> </w:t>
      </w:r>
      <w:proofErr w:type="spellStart"/>
      <w:r>
        <w:rPr>
          <w:rFonts w:ascii="Arial" w:hAnsi="Arial" w:cs="Arial"/>
          <w:sz w:val="28"/>
          <w:szCs w:val="28"/>
          <w:lang w:val="x-none"/>
        </w:rPr>
        <w:t>izvozvo</w:t>
      </w:r>
      <w:proofErr w:type="spellEnd"/>
      <w:r>
        <w:rPr>
          <w:rFonts w:ascii="Arial" w:hAnsi="Arial" w:cs="Arial"/>
          <w:sz w:val="28"/>
          <w:szCs w:val="28"/>
          <w:lang w:val="x-none"/>
        </w:rPr>
        <w:t xml:space="preserve">. </w:t>
      </w:r>
      <w:r w:rsidRPr="005D2628">
        <w:rPr>
          <w:rFonts w:ascii="Arial" w:hAnsi="Arial" w:cs="Arial"/>
          <w:sz w:val="18"/>
          <w:szCs w:val="18"/>
          <w:lang w:val="x-none"/>
        </w:rPr>
        <w:t xml:space="preserve">[Congregation </w:t>
      </w:r>
      <w:r>
        <w:rPr>
          <w:rFonts w:ascii="Arial" w:hAnsi="Arial" w:cs="Arial"/>
          <w:sz w:val="18"/>
          <w:szCs w:val="18"/>
          <w:lang w:val="x-none"/>
        </w:rPr>
        <w:t>laughs—ED</w:t>
      </w:r>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Nziyo</w:t>
      </w:r>
      <w:proofErr w:type="spellEnd"/>
      <w:r>
        <w:rPr>
          <w:rFonts w:ascii="Arial" w:hAnsi="Arial" w:cs="Arial"/>
          <w:sz w:val="28"/>
          <w:szCs w:val="28"/>
          <w:lang w:val="x-none"/>
        </w:rPr>
        <w:t xml:space="preserve"> </w:t>
      </w:r>
      <w:proofErr w:type="spellStart"/>
      <w:r>
        <w:rPr>
          <w:rFonts w:ascii="Arial" w:hAnsi="Arial" w:cs="Arial"/>
          <w:sz w:val="28"/>
          <w:szCs w:val="28"/>
          <w:lang w:val="x-none"/>
        </w:rPr>
        <w:t>ngaive</w:t>
      </w:r>
      <w:proofErr w:type="spellEnd"/>
      <w:r>
        <w:rPr>
          <w:rFonts w:ascii="Arial" w:hAnsi="Arial" w:cs="Arial"/>
          <w:sz w:val="28"/>
          <w:szCs w:val="28"/>
          <w:lang w:val="x-none"/>
        </w:rPr>
        <w:t xml:space="preserve"> ne history </w:t>
      </w:r>
      <w:proofErr w:type="spellStart"/>
      <w:r>
        <w:rPr>
          <w:rFonts w:ascii="Arial" w:hAnsi="Arial" w:cs="Arial"/>
          <w:sz w:val="28"/>
          <w:szCs w:val="28"/>
          <w:lang w:val="x-none"/>
        </w:rPr>
        <w:t>handitika</w:t>
      </w:r>
      <w:proofErr w:type="spellEnd"/>
      <w:r>
        <w:rPr>
          <w:rFonts w:ascii="Arial" w:hAnsi="Arial" w:cs="Arial"/>
          <w:sz w:val="28"/>
          <w:szCs w:val="28"/>
          <w:lang w:val="x-none"/>
        </w:rPr>
        <w:t xml:space="preserve"> eh?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Kwete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changouya</w:t>
      </w:r>
      <w:proofErr w:type="spellEnd"/>
      <w:r>
        <w:rPr>
          <w:rFonts w:ascii="Arial" w:hAnsi="Arial" w:cs="Arial"/>
          <w:sz w:val="28"/>
          <w:szCs w:val="28"/>
          <w:lang w:val="x-none"/>
        </w:rPr>
        <w:t xml:space="preserve"> </w:t>
      </w:r>
      <w:proofErr w:type="spellStart"/>
      <w:r>
        <w:rPr>
          <w:rFonts w:ascii="Arial" w:hAnsi="Arial" w:cs="Arial"/>
          <w:sz w:val="28"/>
          <w:szCs w:val="28"/>
          <w:lang w:val="x-none"/>
        </w:rPr>
        <w:t>chingoti</w:t>
      </w:r>
      <w:proofErr w:type="spellEnd"/>
      <w:r>
        <w:rPr>
          <w:rFonts w:ascii="Arial" w:hAnsi="Arial" w:cs="Arial"/>
          <w:sz w:val="28"/>
          <w:szCs w:val="28"/>
          <w:lang w:val="x-none"/>
        </w:rPr>
        <w:t>, “</w:t>
      </w:r>
      <w:proofErr w:type="spellStart"/>
      <w:r>
        <w:rPr>
          <w:rFonts w:ascii="Arial" w:hAnsi="Arial" w:cs="Arial"/>
          <w:sz w:val="28"/>
          <w:szCs w:val="28"/>
          <w:lang w:val="x-none"/>
        </w:rPr>
        <w:t>Tindindindi</w:t>
      </w:r>
      <w:proofErr w:type="spellEnd"/>
      <w:r>
        <w:rPr>
          <w:rFonts w:ascii="Arial" w:hAnsi="Arial" w:cs="Arial"/>
          <w:sz w:val="28"/>
          <w:szCs w:val="28"/>
          <w:lang w:val="x-none"/>
        </w:rPr>
        <w:t xml:space="preserve">, </w:t>
      </w:r>
      <w:proofErr w:type="spellStart"/>
      <w:r>
        <w:rPr>
          <w:rFonts w:ascii="Arial" w:hAnsi="Arial" w:cs="Arial"/>
          <w:sz w:val="28"/>
          <w:szCs w:val="28"/>
          <w:lang w:val="x-none"/>
        </w:rPr>
        <w:t>tindindindi</w:t>
      </w:r>
      <w:proofErr w:type="spellEnd"/>
      <w:r>
        <w:rPr>
          <w:rFonts w:ascii="Arial" w:hAnsi="Arial" w:cs="Arial"/>
          <w:sz w:val="28"/>
          <w:szCs w:val="28"/>
          <w:lang w:val="x-none"/>
        </w:rPr>
        <w:t xml:space="preserve">… </w:t>
      </w:r>
      <w:proofErr w:type="spellStart"/>
      <w:r>
        <w:rPr>
          <w:rFonts w:ascii="Arial" w:hAnsi="Arial" w:cs="Arial"/>
          <w:sz w:val="28"/>
          <w:szCs w:val="28"/>
          <w:lang w:val="x-none"/>
        </w:rPr>
        <w:t>tindindindi</w:t>
      </w:r>
      <w:proofErr w:type="spellEnd"/>
      <w:r>
        <w:rPr>
          <w:rFonts w:ascii="Arial" w:hAnsi="Arial" w:cs="Arial"/>
          <w:sz w:val="28"/>
          <w:szCs w:val="28"/>
          <w:lang w:val="x-none"/>
        </w:rPr>
        <w:t xml:space="preserve">… </w:t>
      </w:r>
      <w:proofErr w:type="spellStart"/>
      <w:r>
        <w:rPr>
          <w:rFonts w:ascii="Arial" w:hAnsi="Arial" w:cs="Arial"/>
          <w:sz w:val="28"/>
          <w:szCs w:val="28"/>
          <w:lang w:val="x-none"/>
        </w:rPr>
        <w:t>tindindi</w:t>
      </w:r>
      <w:proofErr w:type="spellEnd"/>
      <w:r>
        <w:rPr>
          <w:rFonts w:ascii="Arial" w:hAnsi="Arial" w:cs="Arial"/>
          <w:sz w:val="28"/>
          <w:szCs w:val="28"/>
          <w:lang w:val="x-none"/>
        </w:rPr>
        <w:t xml:space="preserve">… </w:t>
      </w:r>
      <w:proofErr w:type="spellStart"/>
      <w:r>
        <w:rPr>
          <w:rFonts w:ascii="Arial" w:hAnsi="Arial" w:cs="Arial"/>
          <w:sz w:val="28"/>
          <w:szCs w:val="28"/>
          <w:lang w:val="x-none"/>
        </w:rPr>
        <w:t>tindi</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 xml:space="preserve">Apostle Gumbura demonstrates and </w:t>
      </w:r>
      <w:r w:rsidRPr="005D2628">
        <w:rPr>
          <w:rFonts w:ascii="Arial" w:hAnsi="Arial" w:cs="Arial"/>
          <w:sz w:val="18"/>
          <w:szCs w:val="18"/>
          <w:lang w:val="x-none"/>
        </w:rPr>
        <w:t>Congregatio</w:t>
      </w:r>
      <w:r>
        <w:rPr>
          <w:rFonts w:ascii="Arial" w:hAnsi="Arial" w:cs="Arial"/>
          <w:sz w:val="18"/>
          <w:szCs w:val="18"/>
          <w:lang w:val="x-none"/>
        </w:rPr>
        <w:t>n laughs—ED</w:t>
      </w:r>
      <w:r w:rsidRPr="005D2628">
        <w:rPr>
          <w:rFonts w:ascii="Arial" w:hAnsi="Arial" w:cs="Arial"/>
          <w:sz w:val="18"/>
          <w:szCs w:val="18"/>
          <w:lang w:val="x-none"/>
        </w:rPr>
        <w:t>]</w:t>
      </w:r>
      <w:r>
        <w:rPr>
          <w:rFonts w:ascii="Arial" w:hAnsi="Arial" w:cs="Arial"/>
          <w:sz w:val="18"/>
          <w:szCs w:val="18"/>
          <w:lang w:val="x-none"/>
        </w:rPr>
        <w:t xml:space="preserve"> </w:t>
      </w:r>
    </w:p>
    <w:p w:rsidRPr="005F0338" w:rsidR="00E04253" w:rsidP="00E04253" w:rsidRDefault="00E04253" w14:paraId="503845C1" w14:textId="77777777">
      <w:pPr>
        <w:jc w:val="both"/>
        <w:rPr>
          <w:rFonts w:ascii="Arial" w:hAnsi="Arial" w:cs="Arial"/>
          <w:sz w:val="28"/>
          <w:szCs w:val="28"/>
          <w:lang w:val="x-none"/>
        </w:rPr>
      </w:pPr>
      <w:r>
        <w:rPr>
          <w:rFonts w:ascii="Arial" w:hAnsi="Arial" w:cs="Arial"/>
          <w:sz w:val="28"/>
          <w:szCs w:val="28"/>
          <w:vertAlign w:val="superscript"/>
          <w:lang w:val="x-none"/>
        </w:rPr>
        <w:t xml:space="preserve">421 </w:t>
      </w:r>
      <w:r>
        <w:rPr>
          <w:rFonts w:ascii="Arial" w:hAnsi="Arial" w:cs="Arial"/>
          <w:sz w:val="28"/>
          <w:szCs w:val="28"/>
          <w:lang w:val="x-none"/>
        </w:rPr>
        <w:t xml:space="preserve">U—Uri </w:t>
      </w:r>
      <w:proofErr w:type="spellStart"/>
      <w:r>
        <w:rPr>
          <w:rFonts w:ascii="Arial" w:hAnsi="Arial" w:cs="Arial"/>
          <w:sz w:val="28"/>
          <w:szCs w:val="28"/>
          <w:lang w:val="x-none"/>
        </w:rPr>
        <w:t>kuita</w:t>
      </w:r>
      <w:proofErr w:type="spellEnd"/>
      <w:r>
        <w:rPr>
          <w:rFonts w:ascii="Arial" w:hAnsi="Arial" w:cs="Arial"/>
          <w:sz w:val="28"/>
          <w:szCs w:val="28"/>
          <w:lang w:val="x-none"/>
        </w:rPr>
        <w:t xml:space="preserve"> </w:t>
      </w:r>
      <w:proofErr w:type="spellStart"/>
      <w:r>
        <w:rPr>
          <w:rFonts w:ascii="Arial" w:hAnsi="Arial" w:cs="Arial"/>
          <w:sz w:val="28"/>
          <w:szCs w:val="28"/>
          <w:lang w:val="x-none"/>
        </w:rPr>
        <w:t>chii</w:t>
      </w:r>
      <w:proofErr w:type="spellEnd"/>
      <w:r>
        <w:rPr>
          <w:rFonts w:ascii="Arial" w:hAnsi="Arial" w:cs="Arial"/>
          <w:sz w:val="28"/>
          <w:szCs w:val="28"/>
          <w:lang w:val="x-none"/>
        </w:rPr>
        <w:t xml:space="preserve">? Uri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chii</w:t>
      </w:r>
      <w:proofErr w:type="spellEnd"/>
      <w:r>
        <w:rPr>
          <w:rFonts w:ascii="Arial" w:hAnsi="Arial" w:cs="Arial"/>
          <w:sz w:val="28"/>
          <w:szCs w:val="28"/>
          <w:lang w:val="x-none"/>
        </w:rPr>
        <w:t xml:space="preserve">? </w:t>
      </w:r>
      <w:proofErr w:type="spellStart"/>
      <w:r>
        <w:rPr>
          <w:rFonts w:ascii="Arial" w:hAnsi="Arial" w:cs="Arial"/>
          <w:sz w:val="28"/>
          <w:szCs w:val="28"/>
          <w:lang w:val="x-none"/>
        </w:rPr>
        <w:t>Wakuto</w:t>
      </w:r>
      <w:proofErr w:type="spellEnd"/>
      <w:r>
        <w:rPr>
          <w:rFonts w:ascii="Arial" w:hAnsi="Arial" w:cs="Arial"/>
          <w:sz w:val="28"/>
          <w:szCs w:val="28"/>
          <w:lang w:val="x-none"/>
        </w:rPr>
        <w:t xml:space="preserve">… </w:t>
      </w:r>
      <w:proofErr w:type="spellStart"/>
      <w:r>
        <w:rPr>
          <w:rFonts w:ascii="Arial" w:hAnsi="Arial" w:cs="Arial"/>
          <w:sz w:val="28"/>
          <w:szCs w:val="28"/>
          <w:lang w:val="x-none"/>
        </w:rPr>
        <w:t>Chakutekenyedza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chii</w:t>
      </w:r>
      <w:proofErr w:type="spellEnd"/>
      <w:r>
        <w:rPr>
          <w:rFonts w:ascii="Arial" w:hAnsi="Arial" w:cs="Arial"/>
          <w:sz w:val="28"/>
          <w:szCs w:val="28"/>
          <w:lang w:val="x-none"/>
        </w:rPr>
        <w:t xml:space="preserve">? </w:t>
      </w:r>
      <w:proofErr w:type="spellStart"/>
      <w:r>
        <w:rPr>
          <w:rFonts w:ascii="Arial" w:hAnsi="Arial" w:cs="Arial"/>
          <w:sz w:val="28"/>
          <w:szCs w:val="28"/>
          <w:lang w:val="x-none"/>
        </w:rPr>
        <w:t>Hamusati</w:t>
      </w:r>
      <w:proofErr w:type="spellEnd"/>
      <w:r>
        <w:rPr>
          <w:rFonts w:ascii="Arial" w:hAnsi="Arial" w:cs="Arial"/>
          <w:sz w:val="28"/>
          <w:szCs w:val="28"/>
          <w:lang w:val="x-none"/>
        </w:rPr>
        <w:t xml:space="preserve"> </w:t>
      </w:r>
      <w:proofErr w:type="spellStart"/>
      <w:r>
        <w:rPr>
          <w:rFonts w:ascii="Arial" w:hAnsi="Arial" w:cs="Arial"/>
          <w:sz w:val="28"/>
          <w:szCs w:val="28"/>
          <w:lang w:val="x-none"/>
        </w:rPr>
        <w:t>makamboona</w:t>
      </w:r>
      <w:proofErr w:type="spellEnd"/>
      <w:r>
        <w:rPr>
          <w:rFonts w:ascii="Arial" w:hAnsi="Arial" w:cs="Arial"/>
          <w:sz w:val="28"/>
          <w:szCs w:val="28"/>
          <w:lang w:val="x-none"/>
        </w:rPr>
        <w:t xml:space="preserve"> </w:t>
      </w:r>
      <w:proofErr w:type="spellStart"/>
      <w:r>
        <w:rPr>
          <w:rFonts w:ascii="Arial" w:hAnsi="Arial" w:cs="Arial"/>
          <w:sz w:val="28"/>
          <w:szCs w:val="28"/>
          <w:lang w:val="x-none"/>
        </w:rPr>
        <w:t>mapenzi</w:t>
      </w:r>
      <w:proofErr w:type="spellEnd"/>
      <w:r>
        <w:rPr>
          <w:rFonts w:ascii="Arial" w:hAnsi="Arial" w:cs="Arial"/>
          <w:sz w:val="28"/>
          <w:szCs w:val="28"/>
          <w:lang w:val="x-none"/>
        </w:rPr>
        <w:t xml:space="preserve"> </w:t>
      </w:r>
      <w:proofErr w:type="spellStart"/>
      <w:r>
        <w:rPr>
          <w:rFonts w:ascii="Arial" w:hAnsi="Arial" w:cs="Arial"/>
          <w:sz w:val="28"/>
          <w:szCs w:val="28"/>
          <w:lang w:val="x-none"/>
        </w:rPr>
        <w:t>mumabhawa</w:t>
      </w:r>
      <w:proofErr w:type="spellEnd"/>
      <w:r>
        <w:rPr>
          <w:rFonts w:ascii="Arial" w:hAnsi="Arial" w:cs="Arial"/>
          <w:sz w:val="28"/>
          <w:szCs w:val="28"/>
          <w:lang w:val="x-none"/>
        </w:rPr>
        <w:t xml:space="preserve"> </w:t>
      </w:r>
      <w:proofErr w:type="spellStart"/>
      <w:r>
        <w:rPr>
          <w:rFonts w:ascii="Arial" w:hAnsi="Arial" w:cs="Arial"/>
          <w:sz w:val="28"/>
          <w:szCs w:val="28"/>
          <w:lang w:val="x-none"/>
        </w:rPr>
        <w:t>umo</w:t>
      </w:r>
      <w:proofErr w:type="spellEnd"/>
      <w:r>
        <w:rPr>
          <w:rFonts w:ascii="Arial" w:hAnsi="Arial" w:cs="Arial"/>
          <w:sz w:val="28"/>
          <w:szCs w:val="28"/>
          <w:lang w:val="x-none"/>
        </w:rPr>
        <w:t xml:space="preserve">. </w:t>
      </w:r>
      <w:proofErr w:type="spellStart"/>
      <w:r>
        <w:rPr>
          <w:rFonts w:ascii="Arial" w:hAnsi="Arial" w:cs="Arial"/>
          <w:sz w:val="28"/>
          <w:szCs w:val="28"/>
          <w:lang w:val="x-none"/>
        </w:rPr>
        <w:t>Anongobvinyinguka</w:t>
      </w:r>
      <w:proofErr w:type="spellEnd"/>
      <w:r>
        <w:rPr>
          <w:rFonts w:ascii="Arial" w:hAnsi="Arial" w:cs="Arial"/>
          <w:sz w:val="28"/>
          <w:szCs w:val="28"/>
          <w:lang w:val="x-none"/>
        </w:rPr>
        <w:t xml:space="preserve"> </w:t>
      </w:r>
      <w:proofErr w:type="spellStart"/>
      <w:r>
        <w:rPr>
          <w:rFonts w:ascii="Arial" w:hAnsi="Arial" w:cs="Arial"/>
          <w:sz w:val="28"/>
          <w:szCs w:val="28"/>
          <w:lang w:val="x-none"/>
        </w:rPr>
        <w:t>nezvinhu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zvisina</w:t>
      </w:r>
      <w:proofErr w:type="spellEnd"/>
      <w:r>
        <w:rPr>
          <w:rFonts w:ascii="Arial" w:hAnsi="Arial" w:cs="Arial"/>
          <w:sz w:val="28"/>
          <w:szCs w:val="28"/>
          <w:lang w:val="x-none"/>
        </w:rPr>
        <w:t xml:space="preserve"> </w:t>
      </w:r>
      <w:proofErr w:type="spellStart"/>
      <w:r>
        <w:rPr>
          <w:rFonts w:ascii="Arial" w:hAnsi="Arial" w:cs="Arial"/>
          <w:sz w:val="28"/>
          <w:szCs w:val="28"/>
          <w:lang w:val="x-none"/>
        </w:rPr>
        <w:t>nebasa</w:t>
      </w:r>
      <w:proofErr w:type="spellEnd"/>
      <w:r>
        <w:rPr>
          <w:rFonts w:ascii="Arial" w:hAnsi="Arial" w:cs="Arial"/>
          <w:sz w:val="28"/>
          <w:szCs w:val="28"/>
          <w:lang w:val="x-none"/>
        </w:rPr>
        <w:t xml:space="preserve"> </w:t>
      </w:r>
      <w:proofErr w:type="spellStart"/>
      <w:r>
        <w:rPr>
          <w:rFonts w:ascii="Arial" w:hAnsi="Arial" w:cs="Arial"/>
          <w:sz w:val="28"/>
          <w:szCs w:val="28"/>
          <w:lang w:val="x-none"/>
        </w:rPr>
        <w:t>ro</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r>
        <w:rPr>
          <w:rFonts w:ascii="Arial" w:hAnsi="Arial" w:cs="Arial"/>
          <w:sz w:val="18"/>
          <w:szCs w:val="18"/>
          <w:lang w:val="x-none"/>
        </w:rPr>
        <w:t>rose</w:t>
      </w:r>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Changorira</w:t>
      </w:r>
      <w:proofErr w:type="spellEnd"/>
      <w:r>
        <w:rPr>
          <w:rFonts w:ascii="Arial" w:hAnsi="Arial" w:cs="Arial"/>
          <w:sz w:val="28"/>
          <w:szCs w:val="28"/>
          <w:lang w:val="x-none"/>
        </w:rPr>
        <w:t xml:space="preserve"> </w:t>
      </w:r>
      <w:proofErr w:type="spellStart"/>
      <w:r>
        <w:rPr>
          <w:rFonts w:ascii="Arial" w:hAnsi="Arial" w:cs="Arial"/>
          <w:sz w:val="28"/>
          <w:szCs w:val="28"/>
          <w:lang w:val="x-none"/>
        </w:rPr>
        <w:t>chese</w:t>
      </w:r>
      <w:proofErr w:type="spellEnd"/>
      <w:r>
        <w:rPr>
          <w:rFonts w:ascii="Arial" w:hAnsi="Arial" w:cs="Arial"/>
          <w:sz w:val="28"/>
          <w:szCs w:val="28"/>
          <w:lang w:val="x-none"/>
        </w:rPr>
        <w:t xml:space="preserve"> </w:t>
      </w:r>
      <w:proofErr w:type="spellStart"/>
      <w:r>
        <w:rPr>
          <w:rFonts w:ascii="Arial" w:hAnsi="Arial" w:cs="Arial"/>
          <w:sz w:val="28"/>
          <w:szCs w:val="28"/>
          <w:lang w:val="x-none"/>
        </w:rPr>
        <w:t>chete</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Apostle Gumbura demonstrates the dance moves; Congregation laughs—ED</w:t>
      </w:r>
      <w:r w:rsidRPr="005D2628">
        <w:rPr>
          <w:rFonts w:ascii="Arial" w:hAnsi="Arial" w:cs="Arial"/>
          <w:sz w:val="18"/>
          <w:szCs w:val="18"/>
          <w:lang w:val="x-none"/>
        </w:rPr>
        <w:t>]</w:t>
      </w:r>
    </w:p>
    <w:p w:rsidR="00E04253" w:rsidP="00E04253" w:rsidRDefault="00E04253" w14:paraId="19D8CC9D" w14:textId="77777777">
      <w:pPr>
        <w:jc w:val="both"/>
        <w:rPr>
          <w:rFonts w:ascii="Arial" w:hAnsi="Arial" w:cs="Arial"/>
          <w:sz w:val="28"/>
          <w:szCs w:val="28"/>
          <w:lang w:val="x-none"/>
        </w:rPr>
      </w:pPr>
      <w:r>
        <w:rPr>
          <w:rFonts w:ascii="Arial" w:hAnsi="Arial" w:cs="Arial"/>
          <w:sz w:val="28"/>
          <w:szCs w:val="28"/>
          <w:vertAlign w:val="superscript"/>
          <w:lang w:val="x-none"/>
        </w:rPr>
        <w:t xml:space="preserve">422 </w:t>
      </w:r>
      <w:r>
        <w:rPr>
          <w:rFonts w:ascii="Arial" w:hAnsi="Arial" w:cs="Arial"/>
          <w:sz w:val="28"/>
          <w:szCs w:val="28"/>
          <w:lang w:val="x-none"/>
        </w:rPr>
        <w:t xml:space="preserve">But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veIsiraeri</w:t>
      </w:r>
      <w:proofErr w:type="spellEnd"/>
      <w:r>
        <w:rPr>
          <w:rFonts w:ascii="Arial" w:hAnsi="Arial" w:cs="Arial"/>
          <w:sz w:val="28"/>
          <w:szCs w:val="28"/>
          <w:lang w:val="x-none"/>
        </w:rPr>
        <w:t xml:space="preserve"> </w:t>
      </w:r>
      <w:proofErr w:type="spellStart"/>
      <w:r>
        <w:rPr>
          <w:rFonts w:ascii="Arial" w:hAnsi="Arial" w:cs="Arial"/>
          <w:sz w:val="28"/>
          <w:szCs w:val="28"/>
          <w:lang w:val="x-none"/>
        </w:rPr>
        <w:t>vaiimba</w:t>
      </w:r>
      <w:proofErr w:type="spellEnd"/>
      <w:r>
        <w:rPr>
          <w:rFonts w:ascii="Arial" w:hAnsi="Arial" w:cs="Arial"/>
          <w:sz w:val="28"/>
          <w:szCs w:val="28"/>
          <w:lang w:val="x-none"/>
        </w:rPr>
        <w:t xml:space="preserve"> </w:t>
      </w:r>
      <w:proofErr w:type="spellStart"/>
      <w:r>
        <w:rPr>
          <w:rFonts w:ascii="Arial" w:hAnsi="Arial" w:cs="Arial"/>
          <w:sz w:val="28"/>
          <w:szCs w:val="28"/>
          <w:lang w:val="x-none"/>
        </w:rPr>
        <w:t>Pisarema</w:t>
      </w:r>
      <w:proofErr w:type="spellEnd"/>
      <w:r>
        <w:rPr>
          <w:rFonts w:ascii="Arial" w:hAnsi="Arial" w:cs="Arial"/>
          <w:sz w:val="28"/>
          <w:szCs w:val="28"/>
          <w:lang w:val="x-none"/>
        </w:rPr>
        <w:t xml:space="preserve"> </w:t>
      </w:r>
      <w:proofErr w:type="spellStart"/>
      <w:r>
        <w:rPr>
          <w:rFonts w:ascii="Arial" w:hAnsi="Arial" w:cs="Arial"/>
          <w:sz w:val="28"/>
          <w:szCs w:val="28"/>
          <w:lang w:val="x-none"/>
        </w:rPr>
        <w:t>pamusoro</w:t>
      </w:r>
      <w:proofErr w:type="spellEnd"/>
      <w:r>
        <w:rPr>
          <w:rFonts w:ascii="Arial" w:hAnsi="Arial" w:cs="Arial"/>
          <w:sz w:val="28"/>
          <w:szCs w:val="28"/>
          <w:lang w:val="x-none"/>
        </w:rPr>
        <w:t xml:space="preserve"> </w:t>
      </w:r>
      <w:proofErr w:type="spellStart"/>
      <w:r>
        <w:rPr>
          <w:rFonts w:ascii="Arial" w:hAnsi="Arial" w:cs="Arial"/>
          <w:sz w:val="28"/>
          <w:szCs w:val="28"/>
          <w:lang w:val="x-none"/>
        </w:rPr>
        <w:t>peBhabhironi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Vachirangarira</w:t>
      </w:r>
      <w:proofErr w:type="spellEnd"/>
      <w:r>
        <w:rPr>
          <w:rFonts w:ascii="Arial" w:hAnsi="Arial" w:cs="Arial"/>
          <w:sz w:val="28"/>
          <w:szCs w:val="28"/>
          <w:lang w:val="x-none"/>
        </w:rPr>
        <w:t xml:space="preserve"> </w:t>
      </w:r>
      <w:proofErr w:type="spellStart"/>
      <w:r>
        <w:rPr>
          <w:rFonts w:ascii="Arial" w:hAnsi="Arial" w:cs="Arial"/>
          <w:sz w:val="28"/>
          <w:szCs w:val="28"/>
          <w:lang w:val="x-none"/>
        </w:rPr>
        <w:t>kwavakabviswa</w:t>
      </w:r>
      <w:proofErr w:type="spellEnd"/>
      <w:r>
        <w:rPr>
          <w:rFonts w:ascii="Arial" w:hAnsi="Arial" w:cs="Arial"/>
          <w:sz w:val="28"/>
          <w:szCs w:val="28"/>
          <w:lang w:val="x-none"/>
        </w:rPr>
        <w:t xml:space="preserve"> </w:t>
      </w:r>
      <w:proofErr w:type="spellStart"/>
      <w:r>
        <w:rPr>
          <w:rFonts w:ascii="Arial" w:hAnsi="Arial" w:cs="Arial"/>
          <w:sz w:val="28"/>
          <w:szCs w:val="28"/>
          <w:lang w:val="x-none"/>
        </w:rPr>
        <w:t>naMwari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Iwewe</w:t>
      </w:r>
      <w:proofErr w:type="spellEnd"/>
      <w:r>
        <w:rPr>
          <w:rFonts w:ascii="Arial" w:hAnsi="Arial" w:cs="Arial"/>
          <w:sz w:val="28"/>
          <w:szCs w:val="28"/>
          <w:lang w:val="x-none"/>
        </w:rPr>
        <w:t xml:space="preserve"> </w:t>
      </w:r>
      <w:proofErr w:type="spellStart"/>
      <w:r>
        <w:rPr>
          <w:rFonts w:ascii="Arial" w:hAnsi="Arial" w:cs="Arial"/>
          <w:sz w:val="28"/>
          <w:szCs w:val="28"/>
          <w:lang w:val="x-none"/>
        </w:rPr>
        <w:t>nyatsorangarira</w:t>
      </w:r>
      <w:proofErr w:type="spellEnd"/>
      <w:r>
        <w:rPr>
          <w:rFonts w:ascii="Arial" w:hAnsi="Arial" w:cs="Arial"/>
          <w:sz w:val="28"/>
          <w:szCs w:val="28"/>
          <w:lang w:val="x-none"/>
        </w:rPr>
        <w:t xml:space="preserve"> </w:t>
      </w:r>
      <w:proofErr w:type="spellStart"/>
      <w:r>
        <w:rPr>
          <w:rFonts w:ascii="Arial" w:hAnsi="Arial" w:cs="Arial"/>
          <w:sz w:val="28"/>
          <w:szCs w:val="28"/>
          <w:lang w:val="x-none"/>
        </w:rPr>
        <w:t>nziyo</w:t>
      </w:r>
      <w:proofErr w:type="spellEnd"/>
      <w:r>
        <w:rPr>
          <w:rFonts w:ascii="Arial" w:hAnsi="Arial" w:cs="Arial"/>
          <w:sz w:val="28"/>
          <w:szCs w:val="28"/>
          <w:lang w:val="x-none"/>
        </w:rPr>
        <w:t xml:space="preserve"> </w:t>
      </w:r>
      <w:proofErr w:type="spellStart"/>
      <w:r>
        <w:rPr>
          <w:rFonts w:ascii="Arial" w:hAnsi="Arial" w:cs="Arial"/>
          <w:sz w:val="28"/>
          <w:szCs w:val="28"/>
          <w:lang w:val="x-none"/>
        </w:rPr>
        <w:t>yako</w:t>
      </w:r>
      <w:proofErr w:type="spellEnd"/>
      <w:r>
        <w:rPr>
          <w:rFonts w:ascii="Arial" w:hAnsi="Arial" w:cs="Arial"/>
          <w:sz w:val="28"/>
          <w:szCs w:val="28"/>
          <w:lang w:val="x-none"/>
        </w:rPr>
        <w:t xml:space="preserve"> </w:t>
      </w:r>
      <w:proofErr w:type="spellStart"/>
      <w:r>
        <w:rPr>
          <w:rFonts w:ascii="Arial" w:hAnsi="Arial" w:cs="Arial"/>
          <w:sz w:val="28"/>
          <w:szCs w:val="28"/>
          <w:lang w:val="x-none"/>
        </w:rPr>
        <w:t>iti</w:t>
      </w:r>
      <w:proofErr w:type="spellEnd"/>
      <w:r>
        <w:rPr>
          <w:rFonts w:ascii="Arial" w:hAnsi="Arial" w:cs="Arial"/>
          <w:sz w:val="28"/>
          <w:szCs w:val="28"/>
          <w:lang w:val="x-none"/>
        </w:rPr>
        <w:t xml:space="preserve">, “Ah, </w:t>
      </w:r>
      <w:proofErr w:type="spellStart"/>
      <w:r>
        <w:rPr>
          <w:rFonts w:ascii="Arial" w:hAnsi="Arial" w:cs="Arial"/>
          <w:sz w:val="28"/>
          <w:szCs w:val="28"/>
          <w:lang w:val="x-none"/>
        </w:rPr>
        <w:t>takaparidzirwa</w:t>
      </w:r>
      <w:proofErr w:type="spellEnd"/>
      <w:r>
        <w:rPr>
          <w:rFonts w:ascii="Arial" w:hAnsi="Arial" w:cs="Arial"/>
          <w:sz w:val="28"/>
          <w:szCs w:val="28"/>
          <w:lang w:val="x-none"/>
        </w:rPr>
        <w:t xml:space="preserve"> </w:t>
      </w:r>
      <w:proofErr w:type="spellStart"/>
      <w:r>
        <w:rPr>
          <w:rFonts w:ascii="Arial" w:hAnsi="Arial" w:cs="Arial"/>
          <w:sz w:val="28"/>
          <w:szCs w:val="28"/>
          <w:lang w:val="x-none"/>
        </w:rPr>
        <w:t>nziyo</w:t>
      </w:r>
      <w:proofErr w:type="spellEnd"/>
      <w:r>
        <w:rPr>
          <w:rFonts w:ascii="Arial" w:hAnsi="Arial" w:cs="Arial"/>
          <w:sz w:val="28"/>
          <w:szCs w:val="28"/>
          <w:lang w:val="x-none"/>
        </w:rPr>
        <w:t xml:space="preserve"> iyi </w:t>
      </w:r>
      <w:proofErr w:type="spellStart"/>
      <w:r>
        <w:rPr>
          <w:rFonts w:ascii="Arial" w:hAnsi="Arial" w:cs="Arial"/>
          <w:sz w:val="28"/>
          <w:szCs w:val="28"/>
          <w:lang w:val="x-none"/>
        </w:rPr>
        <w:t>takaimbirwa</w:t>
      </w:r>
      <w:proofErr w:type="spellEnd"/>
      <w:r>
        <w:rPr>
          <w:rFonts w:ascii="Arial" w:hAnsi="Arial" w:cs="Arial"/>
          <w:sz w:val="28"/>
          <w:szCs w:val="28"/>
          <w:lang w:val="x-none"/>
        </w:rPr>
        <w:t xml:space="preserve"> </w:t>
      </w:r>
      <w:proofErr w:type="spellStart"/>
      <w:r>
        <w:rPr>
          <w:rFonts w:ascii="Arial" w:hAnsi="Arial" w:cs="Arial"/>
          <w:sz w:val="28"/>
          <w:szCs w:val="28"/>
          <w:lang w:val="x-none"/>
        </w:rPr>
        <w:t>nevana</w:t>
      </w:r>
      <w:proofErr w:type="spellEnd"/>
      <w:r>
        <w:rPr>
          <w:rFonts w:ascii="Arial" w:hAnsi="Arial" w:cs="Arial"/>
          <w:sz w:val="28"/>
          <w:szCs w:val="28"/>
          <w:lang w:val="x-none"/>
        </w:rPr>
        <w:t xml:space="preserve">.” </w:t>
      </w:r>
    </w:p>
    <w:p w:rsidR="00E04253" w:rsidP="00E04253" w:rsidRDefault="00E04253" w14:paraId="2D2E7229" w14:textId="77777777">
      <w:pPr>
        <w:jc w:val="both"/>
        <w:rPr>
          <w:rFonts w:ascii="Arial" w:hAnsi="Arial" w:cs="Arial"/>
          <w:sz w:val="28"/>
          <w:szCs w:val="28"/>
          <w:lang w:val="x-none"/>
        </w:rPr>
      </w:pPr>
      <w:r>
        <w:rPr>
          <w:rFonts w:ascii="Arial" w:hAnsi="Arial" w:cs="Arial"/>
          <w:sz w:val="28"/>
          <w:szCs w:val="28"/>
          <w:vertAlign w:val="superscript"/>
          <w:lang w:val="x-none"/>
        </w:rPr>
        <w:t xml:space="preserve">423 </w:t>
      </w:r>
      <w:r>
        <w:rPr>
          <w:rFonts w:ascii="Arial" w:hAnsi="Arial" w:cs="Arial"/>
          <w:sz w:val="28"/>
          <w:szCs w:val="28"/>
          <w:lang w:val="x-none"/>
        </w:rPr>
        <w:t xml:space="preserve">Eh. Iye </w:t>
      </w:r>
      <w:proofErr w:type="spellStart"/>
      <w:r>
        <w:rPr>
          <w:rFonts w:ascii="Arial" w:hAnsi="Arial" w:cs="Arial"/>
          <w:sz w:val="28"/>
          <w:szCs w:val="28"/>
          <w:lang w:val="x-none"/>
        </w:rPr>
        <w:t>zvino</w:t>
      </w:r>
      <w:proofErr w:type="spellEnd"/>
      <w:r>
        <w:rPr>
          <w:rFonts w:ascii="Arial" w:hAnsi="Arial" w:cs="Arial"/>
          <w:sz w:val="28"/>
          <w:szCs w:val="28"/>
          <w:lang w:val="x-none"/>
        </w:rPr>
        <w:t xml:space="preserve"> </w:t>
      </w:r>
      <w:proofErr w:type="spellStart"/>
      <w:r>
        <w:rPr>
          <w:rFonts w:ascii="Arial" w:hAnsi="Arial" w:cs="Arial"/>
          <w:sz w:val="28"/>
          <w:szCs w:val="28"/>
          <w:lang w:val="x-none"/>
        </w:rPr>
        <w:t>Mwenga</w:t>
      </w:r>
      <w:proofErr w:type="spellEnd"/>
      <w:r>
        <w:rPr>
          <w:rFonts w:ascii="Arial" w:hAnsi="Arial" w:cs="Arial"/>
          <w:sz w:val="28"/>
          <w:szCs w:val="28"/>
          <w:lang w:val="x-none"/>
        </w:rPr>
        <w:t xml:space="preserve"> </w:t>
      </w:r>
      <w:proofErr w:type="spellStart"/>
      <w:r>
        <w:rPr>
          <w:rFonts w:ascii="Arial" w:hAnsi="Arial" w:cs="Arial"/>
          <w:sz w:val="28"/>
          <w:szCs w:val="28"/>
          <w:lang w:val="x-none"/>
        </w:rPr>
        <w:t>unenge</w:t>
      </w:r>
      <w:proofErr w:type="spellEnd"/>
      <w:r>
        <w:rPr>
          <w:rFonts w:ascii="Arial" w:hAnsi="Arial" w:cs="Arial"/>
          <w:sz w:val="28"/>
          <w:szCs w:val="28"/>
          <w:lang w:val="x-none"/>
        </w:rPr>
        <w:t xml:space="preserve"> </w:t>
      </w:r>
      <w:proofErr w:type="spellStart"/>
      <w:r>
        <w:rPr>
          <w:rFonts w:ascii="Arial" w:hAnsi="Arial" w:cs="Arial"/>
          <w:sz w:val="28"/>
          <w:szCs w:val="28"/>
          <w:lang w:val="x-none"/>
        </w:rPr>
        <w:t>wabatana</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takunyatsoratidza</w:t>
      </w:r>
      <w:proofErr w:type="spellEnd"/>
      <w:r>
        <w:rPr>
          <w:rFonts w:ascii="Arial" w:hAnsi="Arial" w:cs="Arial"/>
          <w:sz w:val="28"/>
          <w:szCs w:val="28"/>
          <w:lang w:val="x-none"/>
        </w:rPr>
        <w:t xml:space="preserve"> </w:t>
      </w:r>
      <w:proofErr w:type="spellStart"/>
      <w:r>
        <w:rPr>
          <w:rFonts w:ascii="Arial" w:hAnsi="Arial" w:cs="Arial"/>
          <w:sz w:val="28"/>
          <w:szCs w:val="28"/>
          <w:lang w:val="x-none"/>
        </w:rPr>
        <w:t>simba</w:t>
      </w:r>
      <w:proofErr w:type="spellEnd"/>
      <w:r>
        <w:rPr>
          <w:rFonts w:ascii="Arial" w:hAnsi="Arial" w:cs="Arial"/>
          <w:sz w:val="28"/>
          <w:szCs w:val="28"/>
          <w:lang w:val="x-none"/>
        </w:rPr>
        <w:t xml:space="preserve"> </w:t>
      </w:r>
      <w:proofErr w:type="spellStart"/>
      <w:r>
        <w:rPr>
          <w:rFonts w:ascii="Arial" w:hAnsi="Arial" w:cs="Arial"/>
          <w:sz w:val="28"/>
          <w:szCs w:val="28"/>
          <w:lang w:val="x-none"/>
        </w:rPr>
        <w:t>reMwenga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p>
    <w:p w:rsidR="00E04253" w:rsidP="00E04253" w:rsidRDefault="00E04253" w14:paraId="69DE618A" w14:textId="77777777">
      <w:pPr>
        <w:jc w:val="both"/>
        <w:rPr>
          <w:rFonts w:ascii="Arial" w:hAnsi="Arial" w:cs="Arial"/>
          <w:sz w:val="18"/>
          <w:szCs w:val="18"/>
          <w:lang w:val="x-none"/>
        </w:rPr>
      </w:pPr>
      <w:r>
        <w:rPr>
          <w:rFonts w:ascii="Arial" w:hAnsi="Arial" w:cs="Arial"/>
          <w:sz w:val="28"/>
          <w:szCs w:val="28"/>
          <w:vertAlign w:val="superscript"/>
          <w:lang w:val="x-none"/>
        </w:rPr>
        <w:t xml:space="preserve">424 </w:t>
      </w:r>
      <w:proofErr w:type="spellStart"/>
      <w:r>
        <w:rPr>
          <w:rFonts w:ascii="Arial" w:hAnsi="Arial" w:cs="Arial"/>
          <w:sz w:val="28"/>
          <w:szCs w:val="28"/>
          <w:lang w:val="x-none"/>
        </w:rPr>
        <w:t>Zvonzi</w:t>
      </w:r>
      <w:proofErr w:type="spellEnd"/>
      <w:r>
        <w:rPr>
          <w:rFonts w:ascii="Arial" w:hAnsi="Arial" w:cs="Arial"/>
          <w:sz w:val="28"/>
          <w:szCs w:val="28"/>
          <w:lang w:val="x-none"/>
        </w:rPr>
        <w:t>, “</w:t>
      </w:r>
      <w:proofErr w:type="spellStart"/>
      <w:r>
        <w:rPr>
          <w:rFonts w:ascii="Arial" w:hAnsi="Arial" w:cs="Arial"/>
          <w:sz w:val="28"/>
          <w:szCs w:val="28"/>
          <w:lang w:val="x-none"/>
        </w:rPr>
        <w:t>Takaimbirwa</w:t>
      </w:r>
      <w:proofErr w:type="spellEnd"/>
      <w:r>
        <w:rPr>
          <w:rFonts w:ascii="Arial" w:hAnsi="Arial" w:cs="Arial"/>
          <w:sz w:val="28"/>
          <w:szCs w:val="28"/>
          <w:lang w:val="x-none"/>
        </w:rPr>
        <w:t xml:space="preserve"> </w:t>
      </w:r>
      <w:proofErr w:type="spellStart"/>
      <w:r>
        <w:rPr>
          <w:rFonts w:ascii="Arial" w:hAnsi="Arial" w:cs="Arial"/>
          <w:sz w:val="28"/>
          <w:szCs w:val="28"/>
          <w:lang w:val="x-none"/>
        </w:rPr>
        <w:t>mwe</w:t>
      </w:r>
      <w:proofErr w:type="spellEnd"/>
      <w:r>
        <w:rPr>
          <w:rFonts w:ascii="Arial" w:hAnsi="Arial" w:cs="Arial"/>
          <w:sz w:val="28"/>
          <w:szCs w:val="28"/>
          <w:lang w:val="x-none"/>
        </w:rPr>
        <w:t>—</w:t>
      </w:r>
      <w:proofErr w:type="spellStart"/>
      <w:r>
        <w:rPr>
          <w:rFonts w:ascii="Arial" w:hAnsi="Arial" w:cs="Arial"/>
          <w:sz w:val="28"/>
          <w:szCs w:val="28"/>
          <w:lang w:val="x-none"/>
        </w:rPr>
        <w:t>nziyo</w:t>
      </w:r>
      <w:proofErr w:type="spellEnd"/>
      <w:r>
        <w:rPr>
          <w:rFonts w:ascii="Arial" w:hAnsi="Arial" w:cs="Arial"/>
          <w:sz w:val="28"/>
          <w:szCs w:val="28"/>
          <w:lang w:val="x-none"/>
        </w:rPr>
        <w:t xml:space="preserve"> </w:t>
      </w:r>
      <w:proofErr w:type="spellStart"/>
      <w:r>
        <w:rPr>
          <w:rFonts w:ascii="Arial" w:hAnsi="Arial" w:cs="Arial"/>
          <w:sz w:val="28"/>
          <w:szCs w:val="28"/>
          <w:lang w:val="x-none"/>
        </w:rPr>
        <w:t>nekamwana</w:t>
      </w:r>
      <w:proofErr w:type="spellEnd"/>
      <w:r>
        <w:rPr>
          <w:rFonts w:ascii="Arial" w:hAnsi="Arial" w:cs="Arial"/>
          <w:sz w:val="28"/>
          <w:szCs w:val="28"/>
          <w:lang w:val="x-none"/>
        </w:rPr>
        <w:t xml:space="preserve"> </w:t>
      </w:r>
      <w:proofErr w:type="spellStart"/>
      <w:r>
        <w:rPr>
          <w:rFonts w:ascii="Arial" w:hAnsi="Arial" w:cs="Arial"/>
          <w:sz w:val="28"/>
          <w:szCs w:val="28"/>
          <w:lang w:val="x-none"/>
        </w:rPr>
        <w:t>kadiki-diki</w:t>
      </w:r>
      <w:proofErr w:type="spellEnd"/>
      <w:r>
        <w:rPr>
          <w:rFonts w:ascii="Arial" w:hAnsi="Arial" w:cs="Arial"/>
          <w:sz w:val="28"/>
          <w:szCs w:val="28"/>
          <w:lang w:val="x-none"/>
        </w:rPr>
        <w:t xml:space="preserve"> </w:t>
      </w:r>
      <w:proofErr w:type="spellStart"/>
      <w:r>
        <w:rPr>
          <w:rFonts w:ascii="Arial" w:hAnsi="Arial" w:cs="Arial"/>
          <w:sz w:val="28"/>
          <w:szCs w:val="28"/>
          <w:lang w:val="x-none"/>
        </w:rPr>
        <w:t>kainzi</w:t>
      </w:r>
      <w:proofErr w:type="spellEnd"/>
      <w:r>
        <w:rPr>
          <w:rFonts w:ascii="Arial" w:hAnsi="Arial" w:cs="Arial"/>
          <w:sz w:val="28"/>
          <w:szCs w:val="28"/>
          <w:lang w:val="x-none"/>
        </w:rPr>
        <w:t xml:space="preserve"> Tafadzwa, </w:t>
      </w:r>
      <w:proofErr w:type="spellStart"/>
      <w:r>
        <w:rPr>
          <w:rFonts w:ascii="Arial" w:hAnsi="Arial" w:cs="Arial"/>
          <w:sz w:val="28"/>
          <w:szCs w:val="28"/>
          <w:lang w:val="x-none"/>
        </w:rPr>
        <w:t>imi</w:t>
      </w:r>
      <w:proofErr w:type="spellEnd"/>
      <w:r>
        <w:rPr>
          <w:rFonts w:ascii="Arial" w:hAnsi="Arial" w:cs="Arial"/>
          <w:sz w:val="28"/>
          <w:szCs w:val="28"/>
          <w:lang w:val="x-none"/>
        </w:rPr>
        <w:t xml:space="preserve">. </w:t>
      </w:r>
      <w:r w:rsidRPr="006672D5">
        <w:rPr>
          <w:rFonts w:ascii="Arial" w:hAnsi="Arial" w:cs="Arial"/>
          <w:sz w:val="18"/>
          <w:szCs w:val="18"/>
          <w:lang w:val="x-none"/>
        </w:rPr>
        <w:t>[Congregation says, “Amen.”]</w:t>
      </w:r>
      <w:r>
        <w:rPr>
          <w:rFonts w:ascii="Arial" w:hAnsi="Arial" w:cs="Arial"/>
          <w:sz w:val="28"/>
          <w:szCs w:val="28"/>
          <w:lang w:val="x-none"/>
        </w:rPr>
        <w:t xml:space="preserve"> Heh?? Kuti </w:t>
      </w:r>
      <w:proofErr w:type="spellStart"/>
      <w:r>
        <w:rPr>
          <w:rFonts w:ascii="Arial" w:hAnsi="Arial" w:cs="Arial"/>
          <w:sz w:val="28"/>
          <w:szCs w:val="28"/>
          <w:lang w:val="x-none"/>
        </w:rPr>
        <w:t>dai</w:t>
      </w:r>
      <w:proofErr w:type="spellEnd"/>
      <w:r>
        <w:rPr>
          <w:rFonts w:ascii="Arial" w:hAnsi="Arial" w:cs="Arial"/>
          <w:sz w:val="28"/>
          <w:szCs w:val="28"/>
          <w:lang w:val="x-none"/>
        </w:rPr>
        <w:t xml:space="preserve"> </w:t>
      </w:r>
      <w:proofErr w:type="spellStart"/>
      <w:r>
        <w:rPr>
          <w:rFonts w:ascii="Arial" w:hAnsi="Arial" w:cs="Arial"/>
          <w:sz w:val="28"/>
          <w:szCs w:val="28"/>
          <w:lang w:val="x-none"/>
        </w:rPr>
        <w:t>Mwenga</w:t>
      </w:r>
      <w:proofErr w:type="spellEnd"/>
      <w:r>
        <w:rPr>
          <w:rFonts w:ascii="Arial" w:hAnsi="Arial" w:cs="Arial"/>
          <w:sz w:val="28"/>
          <w:szCs w:val="28"/>
          <w:lang w:val="x-none"/>
        </w:rPr>
        <w:t xml:space="preserve"> </w:t>
      </w:r>
      <w:proofErr w:type="spellStart"/>
      <w:r>
        <w:rPr>
          <w:rFonts w:ascii="Arial" w:hAnsi="Arial" w:cs="Arial"/>
          <w:sz w:val="28"/>
          <w:szCs w:val="28"/>
          <w:lang w:val="x-none"/>
        </w:rPr>
        <w:t>wabata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wabatana</w:t>
      </w:r>
      <w:proofErr w:type="spellEnd"/>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Eh, </w:t>
      </w:r>
      <w:proofErr w:type="spellStart"/>
      <w:r>
        <w:rPr>
          <w:rFonts w:ascii="Arial" w:hAnsi="Arial" w:cs="Arial"/>
          <w:sz w:val="28"/>
          <w:szCs w:val="28"/>
          <w:lang w:val="x-none"/>
        </w:rPr>
        <w:t>inonzi</w:t>
      </w:r>
      <w:proofErr w:type="spellEnd"/>
      <w:r>
        <w:rPr>
          <w:rFonts w:ascii="Arial" w:hAnsi="Arial" w:cs="Arial"/>
          <w:sz w:val="28"/>
          <w:szCs w:val="28"/>
          <w:lang w:val="x-none"/>
        </w:rPr>
        <w:t xml:space="preserve"> </w:t>
      </w:r>
      <w:proofErr w:type="spellStart"/>
      <w:r>
        <w:rPr>
          <w:rFonts w:ascii="Arial" w:hAnsi="Arial" w:cs="Arial"/>
          <w:sz w:val="28"/>
          <w:szCs w:val="28"/>
          <w:lang w:val="x-none"/>
        </w:rPr>
        <w:t>chii</w:t>
      </w:r>
      <w:proofErr w:type="spellEnd"/>
      <w:r>
        <w:rPr>
          <w:rFonts w:ascii="Arial" w:hAnsi="Arial" w:cs="Arial"/>
          <w:sz w:val="28"/>
          <w:szCs w:val="28"/>
          <w:lang w:val="x-none"/>
        </w:rPr>
        <w:t xml:space="preserve"> </w:t>
      </w:r>
      <w:proofErr w:type="spellStart"/>
      <w:r>
        <w:rPr>
          <w:rFonts w:ascii="Arial" w:hAnsi="Arial" w:cs="Arial"/>
          <w:sz w:val="28"/>
          <w:szCs w:val="28"/>
          <w:lang w:val="x-none"/>
        </w:rPr>
        <w:t>nziyo</w:t>
      </w:r>
      <w:proofErr w:type="spellEnd"/>
      <w:r>
        <w:rPr>
          <w:rFonts w:ascii="Arial" w:hAnsi="Arial" w:cs="Arial"/>
          <w:sz w:val="28"/>
          <w:szCs w:val="28"/>
          <w:lang w:val="x-none"/>
        </w:rPr>
        <w:t xml:space="preserve"> </w:t>
      </w:r>
      <w:proofErr w:type="spellStart"/>
      <w:r>
        <w:rPr>
          <w:rFonts w:ascii="Arial" w:hAnsi="Arial" w:cs="Arial"/>
          <w:sz w:val="28"/>
          <w:szCs w:val="28"/>
          <w:lang w:val="x-none"/>
        </w:rPr>
        <w:t>iya</w:t>
      </w:r>
      <w:proofErr w:type="spellEnd"/>
      <w:r>
        <w:rPr>
          <w:rFonts w:ascii="Arial" w:hAnsi="Arial" w:cs="Arial"/>
          <w:sz w:val="28"/>
          <w:szCs w:val="28"/>
          <w:lang w:val="x-none"/>
        </w:rPr>
        <w:t xml:space="preserve"> </w:t>
      </w:r>
      <w:proofErr w:type="spellStart"/>
      <w:r>
        <w:rPr>
          <w:rFonts w:ascii="Arial" w:hAnsi="Arial" w:cs="Arial"/>
          <w:sz w:val="28"/>
          <w:szCs w:val="28"/>
          <w:lang w:val="x-none"/>
        </w:rPr>
        <w:t>hanzii</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 xml:space="preserve">A brother from the </w:t>
      </w:r>
      <w:r w:rsidRPr="005D2628">
        <w:rPr>
          <w:rFonts w:ascii="Arial" w:hAnsi="Arial" w:cs="Arial"/>
          <w:sz w:val="18"/>
          <w:szCs w:val="18"/>
          <w:lang w:val="x-none"/>
        </w:rPr>
        <w:t>Congregation says, “</w:t>
      </w:r>
      <w:r>
        <w:rPr>
          <w:rFonts w:ascii="Arial" w:hAnsi="Arial" w:cs="Arial"/>
          <w:sz w:val="18"/>
          <w:szCs w:val="18"/>
          <w:lang w:val="x-none"/>
        </w:rPr>
        <w:t xml:space="preserve">Mwari </w:t>
      </w:r>
      <w:proofErr w:type="spellStart"/>
      <w:r>
        <w:rPr>
          <w:rFonts w:ascii="Arial" w:hAnsi="Arial" w:cs="Arial"/>
          <w:sz w:val="18"/>
          <w:szCs w:val="18"/>
          <w:lang w:val="x-none"/>
        </w:rPr>
        <w:t>Batanidzai</w:t>
      </w:r>
      <w:proofErr w:type="spellEnd"/>
      <w:r>
        <w:rPr>
          <w:rFonts w:ascii="Arial" w:hAnsi="Arial" w:cs="Arial"/>
          <w:sz w:val="18"/>
          <w:szCs w:val="18"/>
          <w:lang w:val="x-none"/>
        </w:rPr>
        <w:t xml:space="preserve"> </w:t>
      </w:r>
      <w:proofErr w:type="spellStart"/>
      <w:r>
        <w:rPr>
          <w:rFonts w:ascii="Arial" w:hAnsi="Arial" w:cs="Arial"/>
          <w:sz w:val="18"/>
          <w:szCs w:val="18"/>
          <w:lang w:val="x-none"/>
        </w:rPr>
        <w:t>Mwenga</w:t>
      </w:r>
      <w:proofErr w:type="spellEnd"/>
      <w:r w:rsidRPr="005D2628">
        <w:rPr>
          <w:rFonts w:ascii="Arial" w:hAnsi="Arial" w:cs="Arial"/>
          <w:sz w:val="18"/>
          <w:szCs w:val="18"/>
          <w:lang w:val="x-none"/>
        </w:rPr>
        <w:t>.”]</w:t>
      </w:r>
      <w:r>
        <w:rPr>
          <w:rFonts w:ascii="Arial" w:hAnsi="Arial" w:cs="Arial"/>
          <w:sz w:val="18"/>
          <w:szCs w:val="18"/>
          <w:lang w:val="x-none"/>
        </w:rPr>
        <w:t xml:space="preserve"> </w:t>
      </w:r>
    </w:p>
    <w:p w:rsidRPr="00475C78" w:rsidR="00E04253" w:rsidP="00E04253" w:rsidRDefault="00E04253" w14:paraId="1350D263" w14:textId="77777777">
      <w:pPr>
        <w:jc w:val="center"/>
        <w:rPr>
          <w:rFonts w:ascii="Arial" w:hAnsi="Arial" w:cs="Arial"/>
          <w:i/>
          <w:iCs/>
          <w:sz w:val="28"/>
          <w:szCs w:val="28"/>
          <w:lang w:val="x-none"/>
        </w:rPr>
      </w:pPr>
      <w:r w:rsidRPr="00475C78">
        <w:rPr>
          <w:rFonts w:ascii="Arial" w:hAnsi="Arial" w:cs="Arial"/>
          <w:i/>
          <w:iCs/>
          <w:sz w:val="28"/>
          <w:szCs w:val="28"/>
          <w:lang w:val="x-none"/>
        </w:rPr>
        <w:t xml:space="preserve">Mwari </w:t>
      </w:r>
      <w:proofErr w:type="spellStart"/>
      <w:r w:rsidRPr="00475C78">
        <w:rPr>
          <w:rFonts w:ascii="Arial" w:hAnsi="Arial" w:cs="Arial"/>
          <w:i/>
          <w:iCs/>
          <w:sz w:val="28"/>
          <w:szCs w:val="28"/>
          <w:lang w:val="x-none"/>
        </w:rPr>
        <w:t>batanidzai</w:t>
      </w:r>
      <w:proofErr w:type="spellEnd"/>
      <w:r w:rsidRPr="00475C78">
        <w:rPr>
          <w:rFonts w:ascii="Arial" w:hAnsi="Arial" w:cs="Arial"/>
          <w:i/>
          <w:iCs/>
          <w:sz w:val="28"/>
          <w:szCs w:val="28"/>
          <w:lang w:val="x-none"/>
        </w:rPr>
        <w:t xml:space="preserve"> </w:t>
      </w:r>
      <w:proofErr w:type="spellStart"/>
      <w:r w:rsidRPr="00475C78">
        <w:rPr>
          <w:rFonts w:ascii="Arial" w:hAnsi="Arial" w:cs="Arial"/>
          <w:i/>
          <w:iCs/>
          <w:sz w:val="28"/>
          <w:szCs w:val="28"/>
          <w:lang w:val="x-none"/>
        </w:rPr>
        <w:t>Mwenga</w:t>
      </w:r>
      <w:proofErr w:type="spellEnd"/>
      <w:r w:rsidRPr="00475C78">
        <w:rPr>
          <w:rFonts w:ascii="Arial" w:hAnsi="Arial" w:cs="Arial"/>
          <w:i/>
          <w:iCs/>
          <w:sz w:val="28"/>
          <w:szCs w:val="28"/>
          <w:lang w:val="x-none"/>
        </w:rPr>
        <w:t xml:space="preserve">, </w:t>
      </w:r>
      <w:proofErr w:type="spellStart"/>
      <w:r w:rsidRPr="00475C78">
        <w:rPr>
          <w:rFonts w:ascii="Arial" w:hAnsi="Arial" w:cs="Arial"/>
          <w:i/>
          <w:iCs/>
          <w:sz w:val="28"/>
          <w:szCs w:val="28"/>
          <w:lang w:val="x-none"/>
        </w:rPr>
        <w:t>mwoyo</w:t>
      </w:r>
      <w:proofErr w:type="spellEnd"/>
      <w:r w:rsidRPr="00475C78">
        <w:rPr>
          <w:rFonts w:ascii="Arial" w:hAnsi="Arial" w:cs="Arial"/>
          <w:i/>
          <w:iCs/>
          <w:sz w:val="28"/>
          <w:szCs w:val="28"/>
          <w:lang w:val="x-none"/>
        </w:rPr>
        <w:t xml:space="preserve"> </w:t>
      </w:r>
      <w:proofErr w:type="spellStart"/>
      <w:r w:rsidRPr="00475C78">
        <w:rPr>
          <w:rFonts w:ascii="Arial" w:hAnsi="Arial" w:cs="Arial"/>
          <w:i/>
          <w:iCs/>
          <w:sz w:val="28"/>
          <w:szCs w:val="28"/>
          <w:lang w:val="x-none"/>
        </w:rPr>
        <w:t>yedu</w:t>
      </w:r>
      <w:proofErr w:type="spellEnd"/>
      <w:r w:rsidRPr="00475C78">
        <w:rPr>
          <w:rFonts w:ascii="Arial" w:hAnsi="Arial" w:cs="Arial"/>
          <w:i/>
          <w:iCs/>
          <w:sz w:val="28"/>
          <w:szCs w:val="28"/>
          <w:lang w:val="x-none"/>
        </w:rPr>
        <w:t xml:space="preserve"> </w:t>
      </w:r>
      <w:proofErr w:type="spellStart"/>
      <w:r w:rsidRPr="00475C78">
        <w:rPr>
          <w:rFonts w:ascii="Arial" w:hAnsi="Arial" w:cs="Arial"/>
          <w:i/>
          <w:iCs/>
          <w:sz w:val="28"/>
          <w:szCs w:val="28"/>
          <w:lang w:val="x-none"/>
        </w:rPr>
        <w:t>yaizofara</w:t>
      </w:r>
      <w:proofErr w:type="spellEnd"/>
      <w:r w:rsidRPr="00475C78">
        <w:rPr>
          <w:rFonts w:ascii="Arial" w:hAnsi="Arial" w:cs="Arial"/>
          <w:i/>
          <w:iCs/>
          <w:sz w:val="28"/>
          <w:szCs w:val="28"/>
          <w:lang w:val="x-none"/>
        </w:rPr>
        <w:t>.</w:t>
      </w:r>
    </w:p>
    <w:p w:rsidR="00E04253" w:rsidP="00E04253" w:rsidRDefault="00E04253" w14:paraId="1EA3DEFB" w14:textId="77777777">
      <w:pPr>
        <w:jc w:val="center"/>
        <w:rPr>
          <w:rFonts w:ascii="Arial" w:hAnsi="Arial" w:cs="Arial"/>
          <w:i/>
          <w:iCs/>
          <w:sz w:val="28"/>
          <w:szCs w:val="28"/>
          <w:lang w:val="x-none"/>
        </w:rPr>
      </w:pPr>
      <w:r w:rsidRPr="00475C78">
        <w:rPr>
          <w:rFonts w:ascii="Arial" w:hAnsi="Arial" w:cs="Arial"/>
          <w:i/>
          <w:iCs/>
          <w:sz w:val="28"/>
          <w:szCs w:val="28"/>
          <w:lang w:val="x-none"/>
        </w:rPr>
        <w:t xml:space="preserve">Mwari </w:t>
      </w:r>
      <w:proofErr w:type="spellStart"/>
      <w:r w:rsidRPr="00475C78">
        <w:rPr>
          <w:rFonts w:ascii="Arial" w:hAnsi="Arial" w:cs="Arial"/>
          <w:i/>
          <w:iCs/>
          <w:sz w:val="28"/>
          <w:szCs w:val="28"/>
          <w:lang w:val="x-none"/>
        </w:rPr>
        <w:t>batanidzai</w:t>
      </w:r>
      <w:proofErr w:type="spellEnd"/>
      <w:r w:rsidRPr="00475C78">
        <w:rPr>
          <w:rFonts w:ascii="Arial" w:hAnsi="Arial" w:cs="Arial"/>
          <w:i/>
          <w:iCs/>
          <w:sz w:val="28"/>
          <w:szCs w:val="28"/>
          <w:lang w:val="x-none"/>
        </w:rPr>
        <w:t xml:space="preserve"> </w:t>
      </w:r>
      <w:proofErr w:type="spellStart"/>
      <w:r w:rsidRPr="00475C78">
        <w:rPr>
          <w:rFonts w:ascii="Arial" w:hAnsi="Arial" w:cs="Arial"/>
          <w:i/>
          <w:iCs/>
          <w:sz w:val="28"/>
          <w:szCs w:val="28"/>
          <w:lang w:val="x-none"/>
        </w:rPr>
        <w:t>Mwenga</w:t>
      </w:r>
      <w:proofErr w:type="spellEnd"/>
      <w:r w:rsidRPr="00475C78">
        <w:rPr>
          <w:rFonts w:ascii="Arial" w:hAnsi="Arial" w:cs="Arial"/>
          <w:i/>
          <w:iCs/>
          <w:sz w:val="28"/>
          <w:szCs w:val="28"/>
          <w:lang w:val="x-none"/>
        </w:rPr>
        <w:t xml:space="preserve">, </w:t>
      </w:r>
      <w:proofErr w:type="spellStart"/>
      <w:r w:rsidRPr="00475C78">
        <w:rPr>
          <w:rFonts w:ascii="Arial" w:hAnsi="Arial" w:cs="Arial"/>
          <w:i/>
          <w:iCs/>
          <w:sz w:val="28"/>
          <w:szCs w:val="28"/>
          <w:lang w:val="x-none"/>
        </w:rPr>
        <w:t>chiporofita</w:t>
      </w:r>
      <w:proofErr w:type="spellEnd"/>
      <w:r w:rsidRPr="00475C78">
        <w:rPr>
          <w:rFonts w:ascii="Arial" w:hAnsi="Arial" w:cs="Arial"/>
          <w:i/>
          <w:iCs/>
          <w:sz w:val="28"/>
          <w:szCs w:val="28"/>
          <w:lang w:val="x-none"/>
        </w:rPr>
        <w:t xml:space="preserve"> </w:t>
      </w:r>
      <w:proofErr w:type="spellStart"/>
      <w:r w:rsidRPr="00475C78">
        <w:rPr>
          <w:rFonts w:ascii="Arial" w:hAnsi="Arial" w:cs="Arial"/>
          <w:i/>
          <w:iCs/>
          <w:sz w:val="28"/>
          <w:szCs w:val="28"/>
          <w:lang w:val="x-none"/>
        </w:rPr>
        <w:t>chaizozadzikiswa</w:t>
      </w:r>
      <w:proofErr w:type="spellEnd"/>
      <w:r w:rsidRPr="00475C78">
        <w:rPr>
          <w:rFonts w:ascii="Arial" w:hAnsi="Arial" w:cs="Arial"/>
          <w:i/>
          <w:iCs/>
          <w:sz w:val="28"/>
          <w:szCs w:val="28"/>
          <w:lang w:val="x-none"/>
        </w:rPr>
        <w:t>.</w:t>
      </w:r>
    </w:p>
    <w:p w:rsidR="00E04253" w:rsidP="00E04253" w:rsidRDefault="00E04253" w14:paraId="0FAE13CF" w14:textId="77777777">
      <w:pPr>
        <w:jc w:val="both"/>
        <w:rPr>
          <w:rFonts w:ascii="Arial" w:hAnsi="Arial" w:cs="Arial"/>
          <w:sz w:val="28"/>
          <w:szCs w:val="28"/>
          <w:lang w:val="x-none"/>
        </w:rPr>
      </w:pPr>
      <w:r>
        <w:rPr>
          <w:rFonts w:ascii="Arial" w:hAnsi="Arial" w:cs="Arial"/>
          <w:sz w:val="28"/>
          <w:szCs w:val="28"/>
          <w:vertAlign w:val="superscript"/>
          <w:lang w:val="x-none"/>
        </w:rPr>
        <w:t xml:space="preserve">425 </w:t>
      </w:r>
      <w:proofErr w:type="spellStart"/>
      <w:r>
        <w:rPr>
          <w:rFonts w:ascii="Arial" w:hAnsi="Arial" w:cs="Arial"/>
          <w:sz w:val="28"/>
          <w:szCs w:val="28"/>
          <w:lang w:val="x-none"/>
        </w:rPr>
        <w:t>Ndakamuvhunza</w:t>
      </w:r>
      <w:proofErr w:type="spellEnd"/>
      <w:r>
        <w:rPr>
          <w:rFonts w:ascii="Arial" w:hAnsi="Arial" w:cs="Arial"/>
          <w:sz w:val="28"/>
          <w:szCs w:val="28"/>
          <w:lang w:val="x-none"/>
        </w:rPr>
        <w:t xml:space="preserve"> </w:t>
      </w:r>
      <w:proofErr w:type="spellStart"/>
      <w:r>
        <w:rPr>
          <w:rFonts w:ascii="Arial" w:hAnsi="Arial" w:cs="Arial"/>
          <w:sz w:val="28"/>
          <w:szCs w:val="28"/>
          <w:lang w:val="x-none"/>
        </w:rPr>
        <w:t>ndikati</w:t>
      </w:r>
      <w:proofErr w:type="spellEnd"/>
      <w:r>
        <w:rPr>
          <w:rFonts w:ascii="Arial" w:hAnsi="Arial" w:cs="Arial"/>
          <w:sz w:val="28"/>
          <w:szCs w:val="28"/>
          <w:lang w:val="x-none"/>
        </w:rPr>
        <w:t>,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proofErr w:type="spellStart"/>
      <w:r>
        <w:rPr>
          <w:rFonts w:ascii="Arial" w:hAnsi="Arial" w:cs="Arial"/>
          <w:sz w:val="28"/>
          <w:szCs w:val="28"/>
          <w:lang w:val="x-none"/>
        </w:rPr>
        <w:t>ndiani</w:t>
      </w:r>
      <w:proofErr w:type="spellEnd"/>
      <w:r>
        <w:rPr>
          <w:rFonts w:ascii="Arial" w:hAnsi="Arial" w:cs="Arial"/>
          <w:sz w:val="28"/>
          <w:szCs w:val="28"/>
          <w:lang w:val="x-none"/>
        </w:rPr>
        <w:t xml:space="preserve"> </w:t>
      </w:r>
      <w:proofErr w:type="spellStart"/>
      <w:r w:rsidRPr="009E0914">
        <w:rPr>
          <w:rFonts w:ascii="Arial" w:hAnsi="Arial" w:cs="Arial"/>
          <w:i/>
          <w:iCs/>
          <w:sz w:val="28"/>
          <w:szCs w:val="28"/>
          <w:lang w:val="x-none"/>
        </w:rPr>
        <w:t>akakucompozera</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composed for you—ED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nziyo</w:t>
      </w:r>
      <w:proofErr w:type="spellEnd"/>
      <w:r>
        <w:rPr>
          <w:rFonts w:ascii="Arial" w:hAnsi="Arial" w:cs="Arial"/>
          <w:sz w:val="28"/>
          <w:szCs w:val="28"/>
          <w:lang w:val="x-none"/>
        </w:rPr>
        <w:t xml:space="preserve"> iyi? </w:t>
      </w:r>
      <w:proofErr w:type="spellStart"/>
      <w:r>
        <w:rPr>
          <w:rFonts w:ascii="Arial" w:hAnsi="Arial" w:cs="Arial"/>
          <w:sz w:val="28"/>
          <w:szCs w:val="28"/>
          <w:lang w:val="x-none"/>
        </w:rPr>
        <w:t>Hauna</w:t>
      </w:r>
      <w:proofErr w:type="spellEnd"/>
      <w:r>
        <w:rPr>
          <w:rFonts w:ascii="Arial" w:hAnsi="Arial" w:cs="Arial"/>
          <w:sz w:val="28"/>
          <w:szCs w:val="28"/>
          <w:lang w:val="x-none"/>
        </w:rPr>
        <w:t xml:space="preserve"> </w:t>
      </w:r>
      <w:proofErr w:type="spellStart"/>
      <w:r>
        <w:rPr>
          <w:rFonts w:ascii="Arial" w:hAnsi="Arial" w:cs="Arial"/>
          <w:sz w:val="28"/>
          <w:szCs w:val="28"/>
          <w:lang w:val="x-none"/>
        </w:rPr>
        <w:t>kuudzwa</w:t>
      </w:r>
      <w:proofErr w:type="spellEnd"/>
      <w:r>
        <w:rPr>
          <w:rFonts w:ascii="Arial" w:hAnsi="Arial" w:cs="Arial"/>
          <w:sz w:val="28"/>
          <w:szCs w:val="28"/>
          <w:lang w:val="x-none"/>
        </w:rPr>
        <w:t xml:space="preserve"> na </w:t>
      </w:r>
      <w:proofErr w:type="spellStart"/>
      <w:r>
        <w:rPr>
          <w:rFonts w:ascii="Arial" w:hAnsi="Arial" w:cs="Arial"/>
          <w:sz w:val="28"/>
          <w:szCs w:val="28"/>
          <w:lang w:val="x-none"/>
        </w:rPr>
        <w:t>aChigova</w:t>
      </w:r>
      <w:proofErr w:type="spellEnd"/>
      <w:r>
        <w:rPr>
          <w:rFonts w:ascii="Arial" w:hAnsi="Arial" w:cs="Arial"/>
          <w:sz w:val="28"/>
          <w:szCs w:val="28"/>
          <w:lang w:val="x-none"/>
        </w:rPr>
        <w:t xml:space="preserve"> here?”</w:t>
      </w:r>
    </w:p>
    <w:p w:rsidRPr="005D4CC7" w:rsidR="00E04253" w:rsidP="00E04253" w:rsidRDefault="00E04253" w14:paraId="243AB0C3" w14:textId="77777777">
      <w:pPr>
        <w:jc w:val="both"/>
        <w:rPr>
          <w:rFonts w:ascii="Arial" w:hAnsi="Arial" w:cs="Arial"/>
          <w:sz w:val="18"/>
          <w:szCs w:val="18"/>
          <w:lang w:val="x-none"/>
        </w:rPr>
      </w:pPr>
      <w:r>
        <w:rPr>
          <w:rFonts w:ascii="Arial" w:hAnsi="Arial" w:cs="Arial"/>
          <w:sz w:val="28"/>
          <w:szCs w:val="28"/>
          <w:lang w:val="x-none"/>
        </w:rPr>
        <w:t>Zvikanzi, “</w:t>
      </w:r>
      <w:proofErr w:type="spellStart"/>
      <w:r>
        <w:rPr>
          <w:rFonts w:ascii="Arial" w:hAnsi="Arial" w:cs="Arial"/>
          <w:sz w:val="28"/>
          <w:szCs w:val="28"/>
          <w:lang w:val="x-none"/>
        </w:rPr>
        <w:t>VaChigova</w:t>
      </w:r>
      <w:proofErr w:type="spellEnd"/>
      <w:r>
        <w:rPr>
          <w:rFonts w:ascii="Arial" w:hAnsi="Arial" w:cs="Arial"/>
          <w:sz w:val="28"/>
          <w:szCs w:val="28"/>
          <w:lang w:val="x-none"/>
        </w:rPr>
        <w:t xml:space="preserve"> </w:t>
      </w:r>
      <w:proofErr w:type="spellStart"/>
      <w:r>
        <w:rPr>
          <w:rFonts w:ascii="Arial" w:hAnsi="Arial" w:cs="Arial"/>
          <w:sz w:val="28"/>
          <w:szCs w:val="28"/>
          <w:lang w:val="x-none"/>
        </w:rPr>
        <w:t>vakatobvunzawo</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 xml:space="preserve">Apostle Gumbura and </w:t>
      </w:r>
      <w:r w:rsidRPr="005D2628">
        <w:rPr>
          <w:rFonts w:ascii="Arial" w:hAnsi="Arial" w:cs="Arial"/>
          <w:sz w:val="18"/>
          <w:szCs w:val="18"/>
          <w:lang w:val="x-none"/>
        </w:rPr>
        <w:t xml:space="preserve">Congregation </w:t>
      </w:r>
      <w:r>
        <w:rPr>
          <w:rFonts w:ascii="Arial" w:hAnsi="Arial" w:cs="Arial"/>
          <w:sz w:val="18"/>
          <w:szCs w:val="18"/>
          <w:lang w:val="x-none"/>
        </w:rPr>
        <w:t>laughs—ED</w:t>
      </w:r>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Ndakangoona</w:t>
      </w:r>
      <w:proofErr w:type="spellEnd"/>
      <w:r>
        <w:rPr>
          <w:rFonts w:ascii="Arial" w:hAnsi="Arial" w:cs="Arial"/>
          <w:sz w:val="28"/>
          <w:szCs w:val="28"/>
          <w:lang w:val="x-none"/>
        </w:rPr>
        <w:t xml:space="preserve"> </w:t>
      </w:r>
      <w:proofErr w:type="spellStart"/>
      <w:r>
        <w:rPr>
          <w:rFonts w:ascii="Arial" w:hAnsi="Arial" w:cs="Arial"/>
          <w:sz w:val="28"/>
          <w:szCs w:val="28"/>
          <w:lang w:val="x-none"/>
        </w:rPr>
        <w:t>ndi</w:t>
      </w:r>
      <w:proofErr w:type="spellEnd"/>
      <w:r>
        <w:rPr>
          <w:rFonts w:ascii="Arial" w:hAnsi="Arial" w:cs="Arial"/>
          <w:sz w:val="28"/>
          <w:szCs w:val="28"/>
          <w:lang w:val="x-none"/>
        </w:rPr>
        <w:t xml:space="preserve"> Brother Kudzai.</w:t>
      </w:r>
    </w:p>
    <w:p w:rsidR="00E04253" w:rsidP="00E04253" w:rsidRDefault="00E04253" w14:paraId="7A9BE408" w14:textId="77777777">
      <w:pPr>
        <w:jc w:val="both"/>
        <w:rPr>
          <w:rFonts w:ascii="Arial" w:hAnsi="Arial" w:cs="Arial"/>
          <w:sz w:val="28"/>
          <w:szCs w:val="28"/>
          <w:lang w:val="x-none"/>
        </w:rPr>
      </w:pPr>
      <w:r>
        <w:rPr>
          <w:rFonts w:ascii="Arial" w:hAnsi="Arial" w:cs="Arial"/>
          <w:sz w:val="28"/>
          <w:szCs w:val="28"/>
          <w:lang w:val="x-none"/>
        </w:rPr>
        <w:t xml:space="preserve">Zvikanzi, “Brother Kudzai,” </w:t>
      </w:r>
      <w:proofErr w:type="spellStart"/>
      <w:r>
        <w:rPr>
          <w:rFonts w:ascii="Arial" w:hAnsi="Arial" w:cs="Arial"/>
          <w:sz w:val="28"/>
          <w:szCs w:val="28"/>
          <w:lang w:val="x-none"/>
        </w:rPr>
        <w:t>hanzi</w:t>
      </w:r>
      <w:proofErr w:type="spellEnd"/>
      <w:r>
        <w:rPr>
          <w:rFonts w:ascii="Arial" w:hAnsi="Arial" w:cs="Arial"/>
          <w:sz w:val="28"/>
          <w:szCs w:val="28"/>
          <w:lang w:val="x-none"/>
        </w:rPr>
        <w:t>, “</w:t>
      </w:r>
      <w:proofErr w:type="spellStart"/>
      <w:r>
        <w:rPr>
          <w:rFonts w:ascii="Arial" w:hAnsi="Arial" w:cs="Arial"/>
          <w:sz w:val="28"/>
          <w:szCs w:val="28"/>
          <w:lang w:val="x-none"/>
        </w:rPr>
        <w:t>Vakatondivhunzawo</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w:t>
      </w:r>
      <w:proofErr w:type="spellStart"/>
      <w:r>
        <w:rPr>
          <w:rFonts w:ascii="Arial" w:hAnsi="Arial" w:cs="Arial"/>
          <w:sz w:val="28"/>
          <w:szCs w:val="28"/>
          <w:lang w:val="x-none"/>
        </w:rPr>
        <w:t>Iwe</w:t>
      </w:r>
      <w:proofErr w:type="spellEnd"/>
      <w:r>
        <w:rPr>
          <w:rFonts w:ascii="Arial" w:hAnsi="Arial" w:cs="Arial"/>
          <w:sz w:val="28"/>
          <w:szCs w:val="28"/>
          <w:lang w:val="x-none"/>
        </w:rPr>
        <w:t xml:space="preserve"> ma words </w:t>
      </w:r>
      <w:proofErr w:type="spellStart"/>
      <w:r>
        <w:rPr>
          <w:rFonts w:ascii="Arial" w:hAnsi="Arial" w:cs="Arial"/>
          <w:sz w:val="28"/>
          <w:szCs w:val="28"/>
          <w:lang w:val="x-none"/>
        </w:rPr>
        <w:t>aya</w:t>
      </w:r>
      <w:proofErr w:type="spellEnd"/>
      <w:r>
        <w:rPr>
          <w:rFonts w:ascii="Arial" w:hAnsi="Arial" w:cs="Arial"/>
          <w:sz w:val="28"/>
          <w:szCs w:val="28"/>
          <w:lang w:val="x-none"/>
        </w:rPr>
        <w:t xml:space="preserve"> </w:t>
      </w:r>
      <w:proofErr w:type="spellStart"/>
      <w:r>
        <w:rPr>
          <w:rFonts w:ascii="Arial" w:hAnsi="Arial" w:cs="Arial"/>
          <w:sz w:val="28"/>
          <w:szCs w:val="28"/>
          <w:lang w:val="x-none"/>
        </w:rPr>
        <w:t>apihwa</w:t>
      </w:r>
      <w:proofErr w:type="spellEnd"/>
      <w:r>
        <w:rPr>
          <w:rFonts w:ascii="Arial" w:hAnsi="Arial" w:cs="Arial"/>
          <w:sz w:val="28"/>
          <w:szCs w:val="28"/>
          <w:lang w:val="x-none"/>
        </w:rPr>
        <w:t xml:space="preserve"> </w:t>
      </w:r>
      <w:proofErr w:type="spellStart"/>
      <w:r>
        <w:rPr>
          <w:rFonts w:ascii="Arial" w:hAnsi="Arial" w:cs="Arial"/>
          <w:sz w:val="28"/>
          <w:szCs w:val="28"/>
          <w:lang w:val="x-none"/>
        </w:rPr>
        <w:t>nani</w:t>
      </w:r>
      <w:proofErr w:type="spellEnd"/>
      <w:r>
        <w:rPr>
          <w:rFonts w:ascii="Arial" w:hAnsi="Arial" w:cs="Arial"/>
          <w:sz w:val="28"/>
          <w:szCs w:val="28"/>
          <w:lang w:val="x-none"/>
        </w:rPr>
        <w:t xml:space="preserve">?’” </w:t>
      </w:r>
    </w:p>
    <w:p w:rsidR="00E04253" w:rsidP="00E04253" w:rsidRDefault="00E04253" w14:paraId="4987F3C7" w14:textId="77777777">
      <w:pPr>
        <w:jc w:val="both"/>
        <w:rPr>
          <w:rFonts w:ascii="Arial" w:hAnsi="Arial" w:cs="Arial"/>
          <w:sz w:val="18"/>
          <w:szCs w:val="18"/>
          <w:lang w:val="x-none"/>
        </w:rPr>
      </w:pPr>
      <w:r>
        <w:rPr>
          <w:rFonts w:ascii="Arial" w:hAnsi="Arial" w:cs="Arial"/>
          <w:sz w:val="28"/>
          <w:szCs w:val="28"/>
          <w:vertAlign w:val="superscript"/>
          <w:lang w:val="x-none"/>
        </w:rPr>
        <w:t xml:space="preserve">426 </w:t>
      </w:r>
      <w:proofErr w:type="spellStart"/>
      <w:r>
        <w:rPr>
          <w:rFonts w:ascii="Arial" w:hAnsi="Arial" w:cs="Arial"/>
          <w:sz w:val="28"/>
          <w:szCs w:val="28"/>
          <w:lang w:val="x-none"/>
        </w:rPr>
        <w:t>Patakaabvunza</w:t>
      </w:r>
      <w:proofErr w:type="spellEnd"/>
      <w:r>
        <w:rPr>
          <w:rFonts w:ascii="Arial" w:hAnsi="Arial" w:cs="Arial"/>
          <w:sz w:val="28"/>
          <w:szCs w:val="28"/>
          <w:lang w:val="x-none"/>
        </w:rPr>
        <w:t xml:space="preserve"> </w:t>
      </w:r>
      <w:proofErr w:type="spellStart"/>
      <w:r>
        <w:rPr>
          <w:rFonts w:ascii="Arial" w:hAnsi="Arial" w:cs="Arial"/>
          <w:sz w:val="28"/>
          <w:szCs w:val="28"/>
          <w:lang w:val="x-none"/>
        </w:rPr>
        <w:t>muno</w:t>
      </w:r>
      <w:proofErr w:type="spellEnd"/>
      <w:r>
        <w:rPr>
          <w:rFonts w:ascii="Arial" w:hAnsi="Arial" w:cs="Arial"/>
          <w:sz w:val="28"/>
          <w:szCs w:val="28"/>
          <w:lang w:val="x-none"/>
        </w:rPr>
        <w:t xml:space="preserve">, </w:t>
      </w:r>
      <w:proofErr w:type="spellStart"/>
      <w:r>
        <w:rPr>
          <w:rFonts w:ascii="Arial" w:hAnsi="Arial" w:cs="Arial"/>
          <w:sz w:val="28"/>
          <w:szCs w:val="28"/>
          <w:lang w:val="x-none"/>
        </w:rPr>
        <w:t>sekuru</w:t>
      </w:r>
      <w:proofErr w:type="spellEnd"/>
      <w:r>
        <w:rPr>
          <w:rFonts w:ascii="Arial" w:hAnsi="Arial" w:cs="Arial"/>
          <w:sz w:val="28"/>
          <w:szCs w:val="28"/>
          <w:lang w:val="x-none"/>
        </w:rPr>
        <w:t xml:space="preserve"> </w:t>
      </w:r>
      <w:proofErr w:type="spellStart"/>
      <w:r>
        <w:rPr>
          <w:rFonts w:ascii="Arial" w:hAnsi="Arial" w:cs="Arial"/>
          <w:sz w:val="28"/>
          <w:szCs w:val="28"/>
          <w:lang w:val="x-none"/>
        </w:rPr>
        <w:t>vake</w:t>
      </w:r>
      <w:proofErr w:type="spellEnd"/>
      <w:r>
        <w:rPr>
          <w:rFonts w:ascii="Arial" w:hAnsi="Arial" w:cs="Arial"/>
          <w:sz w:val="28"/>
          <w:szCs w:val="28"/>
          <w:lang w:val="x-none"/>
        </w:rPr>
        <w:t xml:space="preserve"> </w:t>
      </w:r>
      <w:proofErr w:type="spellStart"/>
      <w:r>
        <w:rPr>
          <w:rFonts w:ascii="Arial" w:hAnsi="Arial" w:cs="Arial"/>
          <w:sz w:val="28"/>
          <w:szCs w:val="28"/>
          <w:lang w:val="x-none"/>
        </w:rPr>
        <w:t>vakafunga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ndiani</w:t>
      </w:r>
      <w:proofErr w:type="spellEnd"/>
      <w:r>
        <w:rPr>
          <w:rFonts w:ascii="Arial" w:hAnsi="Arial" w:cs="Arial"/>
          <w:sz w:val="28"/>
          <w:szCs w:val="28"/>
          <w:lang w:val="x-none"/>
        </w:rPr>
        <w:t xml:space="preserve">…? Ndi Esther, </w:t>
      </w:r>
      <w:proofErr w:type="spellStart"/>
      <w:r>
        <w:rPr>
          <w:rFonts w:ascii="Arial" w:hAnsi="Arial" w:cs="Arial"/>
          <w:sz w:val="28"/>
          <w:szCs w:val="28"/>
          <w:lang w:val="x-none"/>
        </w:rPr>
        <w:t>nekuti</w:t>
      </w:r>
      <w:proofErr w:type="spellEnd"/>
      <w:r>
        <w:rPr>
          <w:rFonts w:ascii="Arial" w:hAnsi="Arial" w:cs="Arial"/>
          <w:sz w:val="28"/>
          <w:szCs w:val="28"/>
          <w:lang w:val="x-none"/>
        </w:rPr>
        <w:t xml:space="preserve"> Esther </w:t>
      </w:r>
      <w:proofErr w:type="spellStart"/>
      <w:r>
        <w:rPr>
          <w:rFonts w:ascii="Arial" w:hAnsi="Arial" w:cs="Arial"/>
          <w:sz w:val="28"/>
          <w:szCs w:val="28"/>
          <w:lang w:val="x-none"/>
        </w:rPr>
        <w:t>ane</w:t>
      </w:r>
      <w:proofErr w:type="spellEnd"/>
      <w:r>
        <w:rPr>
          <w:rFonts w:ascii="Arial" w:hAnsi="Arial" w:cs="Arial"/>
          <w:sz w:val="28"/>
          <w:szCs w:val="28"/>
          <w:lang w:val="x-none"/>
        </w:rPr>
        <w:t xml:space="preserve"> </w:t>
      </w:r>
      <w:proofErr w:type="spellStart"/>
      <w:r>
        <w:rPr>
          <w:rFonts w:ascii="Arial" w:hAnsi="Arial" w:cs="Arial"/>
          <w:sz w:val="28"/>
          <w:szCs w:val="28"/>
          <w:lang w:val="x-none"/>
        </w:rPr>
        <w:t>yake</w:t>
      </w:r>
      <w:proofErr w:type="spellEnd"/>
      <w:r>
        <w:rPr>
          <w:rFonts w:ascii="Arial" w:hAnsi="Arial" w:cs="Arial"/>
          <w:sz w:val="28"/>
          <w:szCs w:val="28"/>
          <w:lang w:val="x-none"/>
        </w:rPr>
        <w:t xml:space="preserve"> ye fasting </w:t>
      </w:r>
      <w:proofErr w:type="spellStart"/>
      <w:r>
        <w:rPr>
          <w:rFonts w:ascii="Arial" w:hAnsi="Arial" w:cs="Arial"/>
          <w:sz w:val="28"/>
          <w:szCs w:val="28"/>
          <w:lang w:val="x-none"/>
        </w:rPr>
        <w:t>yekuti</w:t>
      </w:r>
      <w:proofErr w:type="spellEnd"/>
      <w:r>
        <w:rPr>
          <w:rFonts w:ascii="Arial" w:hAnsi="Arial" w:cs="Arial"/>
          <w:sz w:val="28"/>
          <w:szCs w:val="28"/>
          <w:lang w:val="x-none"/>
        </w:rPr>
        <w:t>, “</w:t>
      </w:r>
      <w:proofErr w:type="spellStart"/>
      <w:r>
        <w:rPr>
          <w:rFonts w:ascii="Arial" w:hAnsi="Arial" w:cs="Arial"/>
          <w:sz w:val="28"/>
          <w:szCs w:val="28"/>
          <w:lang w:val="x-none"/>
        </w:rPr>
        <w:t>Batanidzai</w:t>
      </w:r>
      <w:proofErr w:type="spellEnd"/>
      <w:r>
        <w:rPr>
          <w:rFonts w:ascii="Arial" w:hAnsi="Arial" w:cs="Arial"/>
          <w:sz w:val="28"/>
          <w:szCs w:val="28"/>
          <w:lang w:val="x-none"/>
        </w:rPr>
        <w:t xml:space="preserve"> </w:t>
      </w:r>
      <w:proofErr w:type="spellStart"/>
      <w:r>
        <w:rPr>
          <w:rFonts w:ascii="Arial" w:hAnsi="Arial" w:cs="Arial"/>
          <w:sz w:val="28"/>
          <w:szCs w:val="28"/>
          <w:lang w:val="x-none"/>
        </w:rPr>
        <w:t>Mwenga</w:t>
      </w:r>
      <w:proofErr w:type="spellEnd"/>
      <w:r>
        <w:rPr>
          <w:rFonts w:ascii="Arial" w:hAnsi="Arial" w:cs="Arial"/>
          <w:sz w:val="28"/>
          <w:szCs w:val="28"/>
          <w:lang w:val="x-none"/>
        </w:rPr>
        <w:t xml:space="preserve">.” </w:t>
      </w:r>
      <w:proofErr w:type="spellStart"/>
      <w:r>
        <w:rPr>
          <w:rFonts w:ascii="Arial" w:hAnsi="Arial" w:cs="Arial"/>
          <w:sz w:val="28"/>
          <w:szCs w:val="28"/>
          <w:lang w:val="x-none"/>
        </w:rPr>
        <w:t>Vakafunga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ndiye</w:t>
      </w:r>
      <w:proofErr w:type="spellEnd"/>
      <w:r>
        <w:rPr>
          <w:rFonts w:ascii="Arial" w:hAnsi="Arial" w:cs="Arial"/>
          <w:sz w:val="28"/>
          <w:szCs w:val="28"/>
          <w:lang w:val="x-none"/>
        </w:rPr>
        <w:t xml:space="preserve"> </w:t>
      </w:r>
      <w:proofErr w:type="spellStart"/>
      <w:r>
        <w:rPr>
          <w:rFonts w:ascii="Arial" w:hAnsi="Arial" w:cs="Arial"/>
          <w:sz w:val="28"/>
          <w:szCs w:val="28"/>
          <w:lang w:val="x-none"/>
        </w:rPr>
        <w:t>anyora</w:t>
      </w:r>
      <w:proofErr w:type="spellEnd"/>
      <w:r>
        <w:rPr>
          <w:rFonts w:ascii="Arial" w:hAnsi="Arial" w:cs="Arial"/>
          <w:sz w:val="28"/>
          <w:szCs w:val="28"/>
          <w:lang w:val="x-none"/>
        </w:rPr>
        <w:t xml:space="preserve"> </w:t>
      </w:r>
      <w:proofErr w:type="spellStart"/>
      <w:r>
        <w:rPr>
          <w:rFonts w:ascii="Arial" w:hAnsi="Arial" w:cs="Arial"/>
          <w:sz w:val="28"/>
          <w:szCs w:val="28"/>
          <w:lang w:val="x-none"/>
        </w:rPr>
        <w:t>iyoyo</w:t>
      </w:r>
      <w:proofErr w:type="spellEnd"/>
      <w:r>
        <w:rPr>
          <w:rFonts w:ascii="Arial" w:hAnsi="Arial" w:cs="Arial"/>
          <w:sz w:val="28"/>
          <w:szCs w:val="28"/>
          <w:lang w:val="x-none"/>
        </w:rPr>
        <w:t xml:space="preserve">. But </w:t>
      </w:r>
      <w:proofErr w:type="spellStart"/>
      <w:r>
        <w:rPr>
          <w:rFonts w:ascii="Arial" w:hAnsi="Arial" w:cs="Arial"/>
          <w:sz w:val="28"/>
          <w:szCs w:val="28"/>
          <w:lang w:val="x-none"/>
        </w:rPr>
        <w:t>chimwana</w:t>
      </w:r>
      <w:proofErr w:type="spellEnd"/>
      <w:r>
        <w:rPr>
          <w:rFonts w:ascii="Arial" w:hAnsi="Arial" w:cs="Arial"/>
          <w:sz w:val="28"/>
          <w:szCs w:val="28"/>
          <w:lang w:val="x-none"/>
        </w:rPr>
        <w:t xml:space="preserve"> </w:t>
      </w:r>
      <w:proofErr w:type="spellStart"/>
      <w:r>
        <w:rPr>
          <w:rFonts w:ascii="Arial" w:hAnsi="Arial" w:cs="Arial"/>
          <w:sz w:val="28"/>
          <w:szCs w:val="28"/>
          <w:lang w:val="x-none"/>
        </w:rPr>
        <w:t>chiya</w:t>
      </w:r>
      <w:proofErr w:type="spellEnd"/>
      <w:r>
        <w:rPr>
          <w:rFonts w:ascii="Arial" w:hAnsi="Arial" w:cs="Arial"/>
          <w:sz w:val="28"/>
          <w:szCs w:val="28"/>
          <w:lang w:val="x-none"/>
        </w:rPr>
        <w:t xml:space="preserve">  </w:t>
      </w:r>
      <w:proofErr w:type="spellStart"/>
      <w:r>
        <w:rPr>
          <w:rFonts w:ascii="Arial" w:hAnsi="Arial" w:cs="Arial"/>
          <w:sz w:val="28"/>
          <w:szCs w:val="28"/>
          <w:lang w:val="x-none"/>
        </w:rPr>
        <w:t>chakanyora</w:t>
      </w:r>
      <w:proofErr w:type="spellEnd"/>
      <w:r>
        <w:rPr>
          <w:rFonts w:ascii="Arial" w:hAnsi="Arial" w:cs="Arial"/>
          <w:sz w:val="28"/>
          <w:szCs w:val="28"/>
          <w:lang w:val="x-none"/>
        </w:rPr>
        <w:t xml:space="preserve"> </w:t>
      </w:r>
      <w:proofErr w:type="spellStart"/>
      <w:r>
        <w:rPr>
          <w:rFonts w:ascii="Arial" w:hAnsi="Arial" w:cs="Arial"/>
          <w:sz w:val="28"/>
          <w:szCs w:val="28"/>
          <w:lang w:val="x-none"/>
        </w:rPr>
        <w:t>che</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chega</w:t>
      </w:r>
      <w:proofErr w:type="spellEnd"/>
      <w:r w:rsidRPr="005D2628">
        <w:rPr>
          <w:rFonts w:ascii="Arial" w:hAnsi="Arial" w:cs="Arial"/>
          <w:sz w:val="18"/>
          <w:szCs w:val="18"/>
          <w:lang w:val="x-none"/>
        </w:rPr>
        <w:t>.”]</w:t>
      </w:r>
      <w:r>
        <w:rPr>
          <w:rFonts w:ascii="Arial" w:hAnsi="Arial" w:cs="Arial"/>
          <w:sz w:val="18"/>
          <w:szCs w:val="18"/>
          <w:lang w:val="x-none"/>
        </w:rPr>
        <w:t xml:space="preserve"> </w:t>
      </w:r>
    </w:p>
    <w:p w:rsidR="00E04253" w:rsidP="00E04253" w:rsidRDefault="00E04253" w14:paraId="7F9FF048" w14:textId="77777777">
      <w:pPr>
        <w:jc w:val="both"/>
        <w:rPr>
          <w:rFonts w:ascii="Arial" w:hAnsi="Arial" w:cs="Arial"/>
          <w:sz w:val="18"/>
          <w:szCs w:val="18"/>
          <w:lang w:val="x-none"/>
        </w:rPr>
      </w:pPr>
      <w:r>
        <w:rPr>
          <w:rFonts w:ascii="Arial" w:hAnsi="Arial" w:cs="Arial"/>
          <w:sz w:val="28"/>
          <w:szCs w:val="28"/>
          <w:vertAlign w:val="superscript"/>
          <w:lang w:val="x-none"/>
        </w:rPr>
        <w:t xml:space="preserve">427 </w:t>
      </w:r>
      <w:proofErr w:type="spellStart"/>
      <w:r>
        <w:rPr>
          <w:rFonts w:ascii="Arial" w:hAnsi="Arial" w:cs="Arial"/>
          <w:sz w:val="28"/>
          <w:szCs w:val="28"/>
          <w:lang w:val="x-none"/>
        </w:rPr>
        <w:t>Ukaona</w:t>
      </w:r>
      <w:proofErr w:type="spellEnd"/>
      <w:r>
        <w:rPr>
          <w:rFonts w:ascii="Arial" w:hAnsi="Arial" w:cs="Arial"/>
          <w:sz w:val="28"/>
          <w:szCs w:val="28"/>
          <w:lang w:val="x-none"/>
        </w:rPr>
        <w:t xml:space="preserve"> Mweya Mutsvene </w:t>
      </w:r>
      <w:proofErr w:type="spellStart"/>
      <w:r>
        <w:rPr>
          <w:rFonts w:ascii="Arial" w:hAnsi="Arial" w:cs="Arial"/>
          <w:sz w:val="28"/>
          <w:szCs w:val="28"/>
          <w:lang w:val="x-none"/>
        </w:rPr>
        <w:t>woenda</w:t>
      </w:r>
      <w:proofErr w:type="spellEnd"/>
      <w:r>
        <w:rPr>
          <w:rFonts w:ascii="Arial" w:hAnsi="Arial" w:cs="Arial"/>
          <w:sz w:val="28"/>
          <w:szCs w:val="28"/>
          <w:lang w:val="x-none"/>
        </w:rPr>
        <w:t xml:space="preserve"> </w:t>
      </w:r>
      <w:proofErr w:type="spellStart"/>
      <w:r>
        <w:rPr>
          <w:rFonts w:ascii="Arial" w:hAnsi="Arial" w:cs="Arial"/>
          <w:sz w:val="28"/>
          <w:szCs w:val="28"/>
          <w:lang w:val="x-none"/>
        </w:rPr>
        <w:t>kuzera</w:t>
      </w:r>
      <w:proofErr w:type="spellEnd"/>
      <w:r>
        <w:rPr>
          <w:rFonts w:ascii="Arial" w:hAnsi="Arial" w:cs="Arial"/>
          <w:sz w:val="28"/>
          <w:szCs w:val="28"/>
          <w:lang w:val="x-none"/>
        </w:rPr>
        <w:t xml:space="preserve"> </w:t>
      </w:r>
      <w:proofErr w:type="spellStart"/>
      <w:r>
        <w:rPr>
          <w:rFonts w:ascii="Arial" w:hAnsi="Arial" w:cs="Arial"/>
          <w:sz w:val="28"/>
          <w:szCs w:val="28"/>
          <w:lang w:val="x-none"/>
        </w:rPr>
        <w:t>riya</w:t>
      </w:r>
      <w:proofErr w:type="spellEnd"/>
      <w:r>
        <w:rPr>
          <w:rFonts w:ascii="Arial" w:hAnsi="Arial" w:cs="Arial"/>
          <w:sz w:val="28"/>
          <w:szCs w:val="28"/>
          <w:lang w:val="x-none"/>
        </w:rPr>
        <w:t xml:space="preserve"> </w:t>
      </w:r>
      <w:proofErr w:type="spellStart"/>
      <w:r>
        <w:rPr>
          <w:rFonts w:ascii="Arial" w:hAnsi="Arial" w:cs="Arial"/>
          <w:sz w:val="28"/>
          <w:szCs w:val="28"/>
          <w:lang w:val="x-none"/>
        </w:rPr>
        <w:t>iri</w:t>
      </w:r>
      <w:proofErr w:type="spellEnd"/>
      <w:r>
        <w:rPr>
          <w:rFonts w:ascii="Arial" w:hAnsi="Arial" w:cs="Arial"/>
          <w:sz w:val="28"/>
          <w:szCs w:val="28"/>
          <w:lang w:val="x-none"/>
        </w:rPr>
        <w:t xml:space="preserve">, </w:t>
      </w:r>
      <w:proofErr w:type="spellStart"/>
      <w:r>
        <w:rPr>
          <w:rFonts w:ascii="Arial" w:hAnsi="Arial" w:cs="Arial"/>
          <w:sz w:val="28"/>
          <w:szCs w:val="28"/>
          <w:lang w:val="x-none"/>
        </w:rPr>
        <w:t>kureva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mai</w:t>
      </w:r>
      <w:proofErr w:type="spellEnd"/>
      <w:r>
        <w:rPr>
          <w:rFonts w:ascii="Arial" w:hAnsi="Arial" w:cs="Arial"/>
          <w:sz w:val="28"/>
          <w:szCs w:val="28"/>
          <w:lang w:val="x-none"/>
        </w:rPr>
        <w:t xml:space="preserve"> </w:t>
      </w:r>
      <w:proofErr w:type="spellStart"/>
      <w:r>
        <w:rPr>
          <w:rFonts w:ascii="Arial" w:hAnsi="Arial" w:cs="Arial"/>
          <w:sz w:val="28"/>
          <w:szCs w:val="28"/>
          <w:lang w:val="x-none"/>
        </w:rPr>
        <w:t>vari</w:t>
      </w:r>
      <w:proofErr w:type="spellEnd"/>
      <w:r>
        <w:rPr>
          <w:rFonts w:ascii="Arial" w:hAnsi="Arial" w:cs="Arial"/>
          <w:sz w:val="28"/>
          <w:szCs w:val="28"/>
          <w:lang w:val="x-none"/>
        </w:rPr>
        <w:t xml:space="preserve"> </w:t>
      </w:r>
      <w:proofErr w:type="spellStart"/>
      <w:r>
        <w:rPr>
          <w:rFonts w:ascii="Arial" w:hAnsi="Arial" w:cs="Arial"/>
          <w:sz w:val="28"/>
          <w:szCs w:val="28"/>
          <w:lang w:val="x-none"/>
        </w:rPr>
        <w:t>muno</w:t>
      </w:r>
      <w:proofErr w:type="spellEnd"/>
      <w:r>
        <w:rPr>
          <w:rFonts w:ascii="Arial" w:hAnsi="Arial" w:cs="Arial"/>
          <w:sz w:val="28"/>
          <w:szCs w:val="28"/>
          <w:lang w:val="x-none"/>
        </w:rPr>
        <w:t xml:space="preserve"> Mweya </w:t>
      </w:r>
      <w:proofErr w:type="spellStart"/>
      <w:r>
        <w:rPr>
          <w:rFonts w:ascii="Arial" w:hAnsi="Arial" w:cs="Arial"/>
          <w:sz w:val="28"/>
          <w:szCs w:val="28"/>
          <w:lang w:val="x-none"/>
        </w:rPr>
        <w:t>wapfuura</w:t>
      </w:r>
      <w:proofErr w:type="spellEnd"/>
      <w:r>
        <w:rPr>
          <w:rFonts w:ascii="Arial" w:hAnsi="Arial" w:cs="Arial"/>
          <w:sz w:val="28"/>
          <w:szCs w:val="28"/>
          <w:lang w:val="x-none"/>
        </w:rPr>
        <w:t xml:space="preserve">. </w:t>
      </w:r>
      <w:r w:rsidRPr="005D2628">
        <w:rPr>
          <w:rFonts w:ascii="Arial" w:hAnsi="Arial" w:cs="Arial"/>
          <w:sz w:val="18"/>
          <w:szCs w:val="18"/>
          <w:lang w:val="x-none"/>
        </w:rPr>
        <w:t xml:space="preserve">[Congregation </w:t>
      </w:r>
      <w:r>
        <w:rPr>
          <w:rFonts w:ascii="Arial" w:hAnsi="Arial" w:cs="Arial"/>
          <w:sz w:val="18"/>
          <w:szCs w:val="18"/>
          <w:lang w:val="x-none"/>
        </w:rPr>
        <w:t>laughs—ED</w:t>
      </w:r>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Wakaedza</w:t>
      </w:r>
      <w:proofErr w:type="spellEnd"/>
      <w:r>
        <w:rPr>
          <w:rFonts w:ascii="Arial" w:hAnsi="Arial" w:cs="Arial"/>
          <w:sz w:val="28"/>
          <w:szCs w:val="28"/>
          <w:lang w:val="x-none"/>
        </w:rPr>
        <w:t xml:space="preserve"> </w:t>
      </w:r>
      <w:proofErr w:type="spellStart"/>
      <w:r>
        <w:rPr>
          <w:rFonts w:ascii="Arial" w:hAnsi="Arial" w:cs="Arial"/>
          <w:sz w:val="28"/>
          <w:szCs w:val="28"/>
          <w:lang w:val="x-none"/>
        </w:rPr>
        <w:t>kupinda</w:t>
      </w:r>
      <w:proofErr w:type="spellEnd"/>
      <w:r>
        <w:rPr>
          <w:rFonts w:ascii="Arial" w:hAnsi="Arial" w:cs="Arial"/>
          <w:sz w:val="28"/>
          <w:szCs w:val="28"/>
          <w:lang w:val="x-none"/>
        </w:rPr>
        <w:t xml:space="preserve"> </w:t>
      </w:r>
      <w:proofErr w:type="spellStart"/>
      <w:r>
        <w:rPr>
          <w:rFonts w:ascii="Arial" w:hAnsi="Arial" w:cs="Arial"/>
          <w:sz w:val="28"/>
          <w:szCs w:val="28"/>
          <w:lang w:val="x-none"/>
        </w:rPr>
        <w:t>munana</w:t>
      </w:r>
      <w:proofErr w:type="spellEnd"/>
      <w:r>
        <w:rPr>
          <w:rFonts w:ascii="Arial" w:hAnsi="Arial" w:cs="Arial"/>
          <w:sz w:val="28"/>
          <w:szCs w:val="28"/>
          <w:lang w:val="x-none"/>
        </w:rPr>
        <w:t xml:space="preserve"> </w:t>
      </w:r>
      <w:proofErr w:type="spellStart"/>
      <w:r>
        <w:rPr>
          <w:rFonts w:ascii="Arial" w:hAnsi="Arial" w:cs="Arial"/>
          <w:sz w:val="28"/>
          <w:szCs w:val="28"/>
          <w:lang w:val="x-none"/>
        </w:rPr>
        <w:t>mai</w:t>
      </w:r>
      <w:proofErr w:type="spellEnd"/>
      <w:r>
        <w:rPr>
          <w:rFonts w:ascii="Arial" w:hAnsi="Arial" w:cs="Arial"/>
          <w:sz w:val="28"/>
          <w:szCs w:val="28"/>
          <w:lang w:val="x-none"/>
        </w:rPr>
        <w:t xml:space="preserve"> </w:t>
      </w:r>
      <w:proofErr w:type="spellStart"/>
      <w:r>
        <w:rPr>
          <w:rFonts w:ascii="Arial" w:hAnsi="Arial" w:cs="Arial"/>
          <w:sz w:val="28"/>
          <w:szCs w:val="28"/>
          <w:lang w:val="x-none"/>
        </w:rPr>
        <w:t>vakawanda</w:t>
      </w:r>
      <w:proofErr w:type="spellEnd"/>
      <w:r>
        <w:rPr>
          <w:rFonts w:ascii="Arial" w:hAnsi="Arial" w:cs="Arial"/>
          <w:sz w:val="28"/>
          <w:szCs w:val="28"/>
          <w:lang w:val="x-none"/>
        </w:rPr>
        <w:t xml:space="preserve">, </w:t>
      </w:r>
      <w:proofErr w:type="spellStart"/>
      <w:r>
        <w:rPr>
          <w:rFonts w:ascii="Arial" w:hAnsi="Arial" w:cs="Arial"/>
          <w:sz w:val="28"/>
          <w:szCs w:val="28"/>
          <w:lang w:val="x-none"/>
        </w:rPr>
        <w:t>ukaona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“Ah-ah, </w:t>
      </w:r>
      <w:proofErr w:type="spellStart"/>
      <w:r>
        <w:rPr>
          <w:rFonts w:ascii="Arial" w:hAnsi="Arial" w:cs="Arial"/>
          <w:sz w:val="28"/>
          <w:szCs w:val="28"/>
          <w:lang w:val="x-none"/>
        </w:rPr>
        <w:t>hamuna</w:t>
      </w:r>
      <w:proofErr w:type="spellEnd"/>
      <w:r>
        <w:rPr>
          <w:rFonts w:ascii="Arial" w:hAnsi="Arial" w:cs="Arial"/>
          <w:sz w:val="28"/>
          <w:szCs w:val="28"/>
          <w:lang w:val="x-none"/>
        </w:rPr>
        <w:t xml:space="preserve"> …?…” </w:t>
      </w:r>
      <w:proofErr w:type="spellStart"/>
      <w:r>
        <w:rPr>
          <w:rFonts w:ascii="Arial" w:hAnsi="Arial" w:cs="Arial"/>
          <w:sz w:val="28"/>
          <w:szCs w:val="28"/>
          <w:lang w:val="x-none"/>
        </w:rPr>
        <w:t>Ndobva</w:t>
      </w:r>
      <w:proofErr w:type="spellEnd"/>
      <w:r>
        <w:rPr>
          <w:rFonts w:ascii="Arial" w:hAnsi="Arial" w:cs="Arial"/>
          <w:sz w:val="28"/>
          <w:szCs w:val="28"/>
          <w:lang w:val="x-none"/>
        </w:rPr>
        <w:t xml:space="preserve"> </w:t>
      </w:r>
      <w:proofErr w:type="spellStart"/>
      <w:r>
        <w:rPr>
          <w:rFonts w:ascii="Arial" w:hAnsi="Arial" w:cs="Arial"/>
          <w:sz w:val="28"/>
          <w:szCs w:val="28"/>
          <w:lang w:val="x-none"/>
        </w:rPr>
        <w:t>waenda</w:t>
      </w:r>
      <w:proofErr w:type="spellEnd"/>
      <w:r>
        <w:rPr>
          <w:rFonts w:ascii="Arial" w:hAnsi="Arial" w:cs="Arial"/>
          <w:sz w:val="28"/>
          <w:szCs w:val="28"/>
          <w:lang w:val="x-none"/>
        </w:rPr>
        <w:t xml:space="preserve"> </w:t>
      </w:r>
      <w:proofErr w:type="spellStart"/>
      <w:r>
        <w:rPr>
          <w:rFonts w:ascii="Arial" w:hAnsi="Arial" w:cs="Arial"/>
          <w:sz w:val="28"/>
          <w:szCs w:val="28"/>
          <w:lang w:val="x-none"/>
        </w:rPr>
        <w:t>pawakanozorora</w:t>
      </w:r>
      <w:proofErr w:type="spellEnd"/>
      <w:r>
        <w:rPr>
          <w:rFonts w:ascii="Arial" w:hAnsi="Arial" w:cs="Arial"/>
          <w:sz w:val="28"/>
          <w:szCs w:val="28"/>
          <w:lang w:val="x-none"/>
        </w:rPr>
        <w:t xml:space="preserve"> </w:t>
      </w:r>
      <w:proofErr w:type="spellStart"/>
      <w:r>
        <w:rPr>
          <w:rFonts w:ascii="Arial" w:hAnsi="Arial" w:cs="Arial"/>
          <w:sz w:val="28"/>
          <w:szCs w:val="28"/>
          <w:lang w:val="x-none"/>
        </w:rPr>
        <w:t>zvawo</w:t>
      </w:r>
      <w:proofErr w:type="spellEnd"/>
      <w:r>
        <w:rPr>
          <w:rFonts w:ascii="Arial" w:hAnsi="Arial" w:cs="Arial"/>
          <w:sz w:val="28"/>
          <w:szCs w:val="28"/>
          <w:lang w:val="x-none"/>
        </w:rPr>
        <w:t xml:space="preserve">, Mweya </w:t>
      </w:r>
      <w:proofErr w:type="spellStart"/>
      <w:r>
        <w:rPr>
          <w:rFonts w:ascii="Arial" w:hAnsi="Arial" w:cs="Arial"/>
          <w:sz w:val="28"/>
          <w:szCs w:val="28"/>
          <w:lang w:val="x-none"/>
        </w:rPr>
        <w:t>wacho</w:t>
      </w:r>
      <w:proofErr w:type="spellEnd"/>
      <w:r>
        <w:rPr>
          <w:rFonts w:ascii="Arial" w:hAnsi="Arial" w:cs="Arial"/>
          <w:sz w:val="28"/>
          <w:szCs w:val="28"/>
          <w:lang w:val="x-none"/>
        </w:rPr>
        <w:t xml:space="preserve"> </w:t>
      </w:r>
      <w:proofErr w:type="spellStart"/>
      <w:r>
        <w:rPr>
          <w:rFonts w:ascii="Arial" w:hAnsi="Arial" w:cs="Arial"/>
          <w:sz w:val="28"/>
          <w:szCs w:val="28"/>
          <w:lang w:val="x-none"/>
        </w:rPr>
        <w:t>uya</w:t>
      </w:r>
      <w:proofErr w:type="spellEnd"/>
      <w:r>
        <w:rPr>
          <w:rFonts w:ascii="Arial" w:hAnsi="Arial" w:cs="Arial"/>
          <w:sz w:val="28"/>
          <w:szCs w:val="28"/>
          <w:lang w:val="x-none"/>
        </w:rPr>
        <w:t xml:space="preserve">. But </w:t>
      </w:r>
      <w:proofErr w:type="spellStart"/>
      <w:r>
        <w:rPr>
          <w:rFonts w:ascii="Arial" w:hAnsi="Arial" w:cs="Arial"/>
          <w:sz w:val="28"/>
          <w:szCs w:val="28"/>
          <w:lang w:val="x-none"/>
        </w:rPr>
        <w:t>ukaiona</w:t>
      </w:r>
      <w:proofErr w:type="spellEnd"/>
      <w:r>
        <w:rPr>
          <w:rFonts w:ascii="Arial" w:hAnsi="Arial" w:cs="Arial"/>
          <w:sz w:val="28"/>
          <w:szCs w:val="28"/>
          <w:lang w:val="x-none"/>
        </w:rPr>
        <w:t xml:space="preserve"> </w:t>
      </w:r>
      <w:proofErr w:type="spellStart"/>
      <w:r>
        <w:rPr>
          <w:rFonts w:ascii="Arial" w:hAnsi="Arial" w:cs="Arial"/>
          <w:sz w:val="28"/>
          <w:szCs w:val="28"/>
          <w:lang w:val="x-none"/>
        </w:rPr>
        <w:t>nziyo</w:t>
      </w:r>
      <w:proofErr w:type="spellEnd"/>
      <w:r>
        <w:rPr>
          <w:rFonts w:ascii="Arial" w:hAnsi="Arial" w:cs="Arial"/>
          <w:sz w:val="28"/>
          <w:szCs w:val="28"/>
          <w:lang w:val="x-none"/>
        </w:rPr>
        <w:t xml:space="preserve"> </w:t>
      </w:r>
      <w:proofErr w:type="spellStart"/>
      <w:r>
        <w:rPr>
          <w:rFonts w:ascii="Arial" w:hAnsi="Arial" w:cs="Arial"/>
          <w:sz w:val="28"/>
          <w:szCs w:val="28"/>
          <w:lang w:val="x-none"/>
        </w:rPr>
        <w:t>yacho</w:t>
      </w:r>
      <w:proofErr w:type="spellEnd"/>
      <w:r>
        <w:rPr>
          <w:rFonts w:ascii="Arial" w:hAnsi="Arial" w:cs="Arial"/>
          <w:sz w:val="28"/>
          <w:szCs w:val="28"/>
          <w:lang w:val="x-none"/>
        </w:rPr>
        <w:t xml:space="preserve"> </w:t>
      </w:r>
      <w:proofErr w:type="spellStart"/>
      <w:r>
        <w:rPr>
          <w:rFonts w:ascii="Arial" w:hAnsi="Arial" w:cs="Arial"/>
          <w:sz w:val="28"/>
          <w:szCs w:val="28"/>
          <w:lang w:val="x-none"/>
        </w:rPr>
        <w:t>haina</w:t>
      </w:r>
      <w:proofErr w:type="spellEnd"/>
      <w:r>
        <w:rPr>
          <w:rFonts w:ascii="Arial" w:hAnsi="Arial" w:cs="Arial"/>
          <w:sz w:val="28"/>
          <w:szCs w:val="28"/>
          <w:lang w:val="x-none"/>
        </w:rPr>
        <w:t xml:space="preserve"> </w:t>
      </w:r>
      <w:proofErr w:type="spellStart"/>
      <w:r>
        <w:rPr>
          <w:rFonts w:ascii="Arial" w:hAnsi="Arial" w:cs="Arial"/>
          <w:sz w:val="28"/>
          <w:szCs w:val="28"/>
          <w:lang w:val="x-none"/>
        </w:rPr>
        <w:t>zera</w:t>
      </w:r>
      <w:proofErr w:type="spellEnd"/>
      <w:r>
        <w:rPr>
          <w:rFonts w:ascii="Arial" w:hAnsi="Arial" w:cs="Arial"/>
          <w:sz w:val="28"/>
          <w:szCs w:val="28"/>
          <w:lang w:val="x-none"/>
        </w:rPr>
        <w:t xml:space="preserve"> </w:t>
      </w:r>
      <w:proofErr w:type="spellStart"/>
      <w:r>
        <w:rPr>
          <w:rFonts w:ascii="Arial" w:hAnsi="Arial" w:cs="Arial"/>
          <w:sz w:val="28"/>
          <w:szCs w:val="28"/>
          <w:lang w:val="x-none"/>
        </w:rPr>
        <w:t>nemwana</w:t>
      </w:r>
      <w:proofErr w:type="spellEnd"/>
      <w:r>
        <w:rPr>
          <w:rFonts w:ascii="Arial" w:hAnsi="Arial" w:cs="Arial"/>
          <w:sz w:val="28"/>
          <w:szCs w:val="28"/>
          <w:lang w:val="x-none"/>
        </w:rPr>
        <w:t xml:space="preserve"> </w:t>
      </w:r>
      <w:proofErr w:type="spellStart"/>
      <w:r>
        <w:rPr>
          <w:rFonts w:ascii="Arial" w:hAnsi="Arial" w:cs="Arial"/>
          <w:sz w:val="28"/>
          <w:szCs w:val="28"/>
          <w:lang w:val="x-none"/>
        </w:rPr>
        <w:t>uya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Iya </w:t>
      </w:r>
      <w:proofErr w:type="spellStart"/>
      <w:r>
        <w:rPr>
          <w:rFonts w:ascii="Arial" w:hAnsi="Arial" w:cs="Arial"/>
          <w:sz w:val="28"/>
          <w:szCs w:val="28"/>
          <w:lang w:val="x-none"/>
        </w:rPr>
        <w:t>nziyo</w:t>
      </w:r>
      <w:proofErr w:type="spellEnd"/>
      <w:r>
        <w:rPr>
          <w:rFonts w:ascii="Arial" w:hAnsi="Arial" w:cs="Arial"/>
          <w:sz w:val="28"/>
          <w:szCs w:val="28"/>
          <w:lang w:val="x-none"/>
        </w:rPr>
        <w:t xml:space="preserve"> </w:t>
      </w:r>
      <w:proofErr w:type="spellStart"/>
      <w:r>
        <w:rPr>
          <w:rFonts w:ascii="Arial" w:hAnsi="Arial" w:cs="Arial"/>
          <w:sz w:val="28"/>
          <w:szCs w:val="28"/>
          <w:lang w:val="x-none"/>
        </w:rPr>
        <w:t>ndeye</w:t>
      </w:r>
      <w:proofErr w:type="spellEnd"/>
      <w:r>
        <w:rPr>
          <w:rFonts w:ascii="Arial" w:hAnsi="Arial" w:cs="Arial"/>
          <w:sz w:val="28"/>
          <w:szCs w:val="28"/>
          <w:lang w:val="x-none"/>
        </w:rPr>
        <w:t xml:space="preserve"> Mweya Mutsvene </w:t>
      </w:r>
      <w:proofErr w:type="spellStart"/>
      <w:r>
        <w:rPr>
          <w:rFonts w:ascii="Arial" w:hAnsi="Arial" w:cs="Arial"/>
          <w:sz w:val="28"/>
          <w:szCs w:val="28"/>
          <w:lang w:val="x-none"/>
        </w:rPr>
        <w:t>iya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proofErr w:type="spellStart"/>
      <w:r>
        <w:rPr>
          <w:rFonts w:ascii="Arial" w:hAnsi="Arial" w:cs="Arial"/>
          <w:sz w:val="28"/>
          <w:szCs w:val="28"/>
          <w:lang w:val="x-none"/>
        </w:rPr>
        <w:t>Aaamen</w:t>
      </w:r>
      <w:proofErr w:type="spellEnd"/>
      <w:r>
        <w:rPr>
          <w:rFonts w:ascii="Arial" w:hAnsi="Arial" w:cs="Arial"/>
          <w:sz w:val="28"/>
          <w:szCs w:val="28"/>
          <w:lang w:val="x-none"/>
        </w:rPr>
        <w:t>!</w:t>
      </w:r>
      <w:r w:rsidRPr="000B3C22">
        <w:rPr>
          <w:rFonts w:ascii="Arial" w:hAnsi="Arial" w:cs="Arial"/>
          <w:sz w:val="18"/>
          <w:szCs w:val="1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I rebuke kune </w:t>
      </w:r>
      <w:proofErr w:type="spellStart"/>
      <w:r>
        <w:rPr>
          <w:rFonts w:ascii="Arial" w:hAnsi="Arial" w:cs="Arial"/>
          <w:sz w:val="28"/>
          <w:szCs w:val="28"/>
          <w:lang w:val="x-none"/>
        </w:rPr>
        <w:t>vasinganamate</w:t>
      </w:r>
      <w:proofErr w:type="spellEnd"/>
      <w:r>
        <w:rPr>
          <w:rFonts w:ascii="Arial" w:hAnsi="Arial" w:cs="Arial"/>
          <w:sz w:val="28"/>
          <w:szCs w:val="28"/>
          <w:lang w:val="x-none"/>
        </w:rPr>
        <w:t xml:space="preserve"> Mwari </w:t>
      </w:r>
      <w:proofErr w:type="spellStart"/>
      <w:r>
        <w:rPr>
          <w:rFonts w:ascii="Arial" w:hAnsi="Arial" w:cs="Arial"/>
          <w:sz w:val="28"/>
          <w:szCs w:val="28"/>
          <w:lang w:val="x-none"/>
        </w:rPr>
        <w:t>muMweya</w:t>
      </w:r>
      <w:proofErr w:type="spellEnd"/>
      <w:r>
        <w:rPr>
          <w:rFonts w:ascii="Arial" w:hAnsi="Arial" w:cs="Arial"/>
          <w:sz w:val="28"/>
          <w:szCs w:val="28"/>
          <w:lang w:val="x-none"/>
        </w:rPr>
        <w:t xml:space="preserve"> </w:t>
      </w:r>
      <w:proofErr w:type="spellStart"/>
      <w:r>
        <w:rPr>
          <w:rFonts w:ascii="Arial" w:hAnsi="Arial" w:cs="Arial"/>
          <w:sz w:val="28"/>
          <w:szCs w:val="28"/>
          <w:lang w:val="x-none"/>
        </w:rPr>
        <w:t>nemui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nemuzvokwadi</w:t>
      </w:r>
      <w:proofErr w:type="spellEnd"/>
      <w:r w:rsidRPr="005D2628">
        <w:rPr>
          <w:rFonts w:ascii="Arial" w:hAnsi="Arial" w:cs="Arial"/>
          <w:sz w:val="18"/>
          <w:szCs w:val="18"/>
          <w:lang w:val="x-none"/>
        </w:rPr>
        <w:t>.”]</w:t>
      </w:r>
      <w:r>
        <w:rPr>
          <w:rFonts w:ascii="Arial" w:hAnsi="Arial" w:cs="Arial"/>
          <w:sz w:val="18"/>
          <w:szCs w:val="18"/>
          <w:lang w:val="x-none"/>
        </w:rPr>
        <w:t xml:space="preserve"> </w:t>
      </w:r>
    </w:p>
    <w:p w:rsidR="00E04253" w:rsidP="00E04253" w:rsidRDefault="00E04253" w14:paraId="35D1F5F0" w14:textId="77777777">
      <w:pPr>
        <w:jc w:val="both"/>
        <w:rPr>
          <w:rFonts w:ascii="Arial" w:hAnsi="Arial" w:cs="Arial"/>
          <w:sz w:val="28"/>
          <w:szCs w:val="28"/>
          <w:lang w:val="x-none"/>
        </w:rPr>
      </w:pPr>
      <w:r w:rsidRPr="00967F8A">
        <w:rPr>
          <w:rFonts w:ascii="Arial" w:hAnsi="Arial" w:cs="Arial"/>
          <w:sz w:val="28"/>
          <w:szCs w:val="28"/>
          <w:vertAlign w:val="superscript"/>
          <w:lang w:val="x-none"/>
        </w:rPr>
        <w:t>428</w:t>
      </w:r>
      <w:r w:rsidRPr="00967F8A">
        <w:rPr>
          <w:rFonts w:ascii="Arial" w:hAnsi="Arial" w:cs="Arial"/>
          <w:sz w:val="28"/>
          <w:szCs w:val="28"/>
          <w:lang w:val="x-none"/>
        </w:rPr>
        <w:t xml:space="preserve"> </w:t>
      </w:r>
      <w:proofErr w:type="spellStart"/>
      <w:r w:rsidRPr="00967F8A">
        <w:rPr>
          <w:rFonts w:ascii="Arial" w:hAnsi="Arial" w:cs="Arial"/>
          <w:sz w:val="28"/>
          <w:szCs w:val="28"/>
          <w:lang w:val="x-none"/>
        </w:rPr>
        <w:t>Ndosaka</w:t>
      </w:r>
      <w:proofErr w:type="spellEnd"/>
      <w:r w:rsidRPr="00967F8A">
        <w:rPr>
          <w:rFonts w:ascii="Arial" w:hAnsi="Arial" w:cs="Arial"/>
          <w:sz w:val="28"/>
          <w:szCs w:val="28"/>
          <w:lang w:val="x-none"/>
        </w:rPr>
        <w:t xml:space="preserve"> </w:t>
      </w:r>
      <w:proofErr w:type="spellStart"/>
      <w:r w:rsidRPr="00967F8A">
        <w:rPr>
          <w:rFonts w:ascii="Arial" w:hAnsi="Arial" w:cs="Arial"/>
          <w:sz w:val="28"/>
          <w:szCs w:val="28"/>
          <w:lang w:val="x-none"/>
        </w:rPr>
        <w:t>isusu</w:t>
      </w:r>
      <w:proofErr w:type="spellEnd"/>
      <w:r w:rsidRPr="00967F8A">
        <w:rPr>
          <w:rFonts w:ascii="Arial" w:hAnsi="Arial" w:cs="Arial"/>
          <w:sz w:val="28"/>
          <w:szCs w:val="28"/>
          <w:lang w:val="x-none"/>
        </w:rPr>
        <w:t xml:space="preserve"> </w:t>
      </w:r>
      <w:proofErr w:type="spellStart"/>
      <w:r w:rsidRPr="00967F8A">
        <w:rPr>
          <w:rFonts w:ascii="Arial" w:hAnsi="Arial" w:cs="Arial"/>
          <w:sz w:val="28"/>
          <w:szCs w:val="28"/>
          <w:lang w:val="x-none"/>
        </w:rPr>
        <w:t>manje</w:t>
      </w:r>
      <w:proofErr w:type="spellEnd"/>
      <w:r w:rsidRPr="00967F8A">
        <w:rPr>
          <w:rFonts w:ascii="Arial" w:hAnsi="Arial" w:cs="Arial"/>
          <w:sz w:val="28"/>
          <w:szCs w:val="28"/>
          <w:lang w:val="x-none"/>
        </w:rPr>
        <w:t xml:space="preserve"> </w:t>
      </w:r>
      <w:proofErr w:type="spellStart"/>
      <w:r w:rsidRPr="00967F8A">
        <w:rPr>
          <w:rFonts w:ascii="Arial" w:hAnsi="Arial" w:cs="Arial"/>
          <w:sz w:val="28"/>
          <w:szCs w:val="28"/>
          <w:lang w:val="x-none"/>
        </w:rPr>
        <w:t>ngatichikumbirai</w:t>
      </w:r>
      <w:proofErr w:type="spellEnd"/>
      <w:r w:rsidRPr="00967F8A">
        <w:rPr>
          <w:rFonts w:ascii="Arial" w:hAnsi="Arial" w:cs="Arial"/>
          <w:sz w:val="28"/>
          <w:szCs w:val="28"/>
          <w:lang w:val="x-none"/>
        </w:rPr>
        <w:t xml:space="preserve"> </w:t>
      </w:r>
      <w:proofErr w:type="spellStart"/>
      <w:r w:rsidRPr="00967F8A">
        <w:rPr>
          <w:rFonts w:ascii="Arial" w:hAnsi="Arial" w:cs="Arial"/>
          <w:sz w:val="28"/>
          <w:szCs w:val="28"/>
          <w:lang w:val="x-none"/>
        </w:rPr>
        <w:t>ropafadzo</w:t>
      </w:r>
      <w:proofErr w:type="spellEnd"/>
      <w:r w:rsidRPr="00967F8A">
        <w:rPr>
          <w:rFonts w:ascii="Arial" w:hAnsi="Arial" w:cs="Arial"/>
          <w:sz w:val="28"/>
          <w:szCs w:val="28"/>
          <w:lang w:val="x-none"/>
        </w:rPr>
        <w:t xml:space="preserve"> </w:t>
      </w:r>
      <w:proofErr w:type="spellStart"/>
      <w:r w:rsidRPr="00967F8A">
        <w:rPr>
          <w:rFonts w:ascii="Arial" w:hAnsi="Arial" w:cs="Arial"/>
          <w:sz w:val="28"/>
          <w:szCs w:val="28"/>
          <w:lang w:val="x-none"/>
        </w:rPr>
        <w:t>iri</w:t>
      </w:r>
      <w:proofErr w:type="spellEnd"/>
      <w:r w:rsidRPr="00967F8A">
        <w:rPr>
          <w:rFonts w:ascii="Arial" w:hAnsi="Arial" w:cs="Arial"/>
          <w:sz w:val="28"/>
          <w:szCs w:val="28"/>
          <w:lang w:val="x-none"/>
        </w:rPr>
        <w:t xml:space="preserve">. Toda </w:t>
      </w:r>
      <w:proofErr w:type="spellStart"/>
      <w:r w:rsidRPr="00967F8A">
        <w:rPr>
          <w:rFonts w:ascii="Arial" w:hAnsi="Arial" w:cs="Arial"/>
          <w:sz w:val="28"/>
          <w:szCs w:val="28"/>
          <w:lang w:val="x-none"/>
        </w:rPr>
        <w:t>ropafadzo</w:t>
      </w:r>
      <w:proofErr w:type="spellEnd"/>
      <w:r w:rsidRPr="00967F8A">
        <w:rPr>
          <w:rFonts w:ascii="Arial" w:hAnsi="Arial" w:cs="Arial"/>
          <w:sz w:val="28"/>
          <w:szCs w:val="28"/>
          <w:lang w:val="x-none"/>
        </w:rPr>
        <w:t xml:space="preserve">. </w:t>
      </w:r>
      <w:proofErr w:type="spellStart"/>
      <w:r w:rsidRPr="00967F8A">
        <w:rPr>
          <w:rFonts w:ascii="Arial" w:hAnsi="Arial" w:cs="Arial"/>
          <w:sz w:val="28"/>
          <w:szCs w:val="28"/>
          <w:lang w:val="x-none"/>
        </w:rPr>
        <w:t>Chinangwa</w:t>
      </w:r>
      <w:proofErr w:type="spellEnd"/>
      <w:r w:rsidRPr="00967F8A">
        <w:rPr>
          <w:rFonts w:ascii="Arial" w:hAnsi="Arial" w:cs="Arial"/>
          <w:sz w:val="28"/>
          <w:szCs w:val="28"/>
          <w:lang w:val="x-none"/>
        </w:rPr>
        <w:t xml:space="preserve"> </w:t>
      </w:r>
      <w:proofErr w:type="spellStart"/>
      <w:r w:rsidRPr="00967F8A">
        <w:rPr>
          <w:rFonts w:ascii="Arial" w:hAnsi="Arial" w:cs="Arial"/>
          <w:sz w:val="28"/>
          <w:szCs w:val="28"/>
          <w:lang w:val="x-none"/>
        </w:rPr>
        <w:t>chatirikudira</w:t>
      </w:r>
      <w:proofErr w:type="spellEnd"/>
      <w:r w:rsidRPr="00967F8A">
        <w:rPr>
          <w:rFonts w:ascii="Arial" w:hAnsi="Arial" w:cs="Arial"/>
          <w:sz w:val="28"/>
          <w:szCs w:val="28"/>
          <w:lang w:val="x-none"/>
        </w:rPr>
        <w:t xml:space="preserve"> </w:t>
      </w:r>
      <w:proofErr w:type="spellStart"/>
      <w:r w:rsidRPr="00967F8A">
        <w:rPr>
          <w:rFonts w:ascii="Arial" w:hAnsi="Arial" w:cs="Arial"/>
          <w:sz w:val="28"/>
          <w:szCs w:val="28"/>
          <w:lang w:val="x-none"/>
        </w:rPr>
        <w:t>ropafadzo</w:t>
      </w:r>
      <w:proofErr w:type="spellEnd"/>
      <w:r w:rsidRPr="00967F8A">
        <w:rPr>
          <w:rFonts w:ascii="Arial" w:hAnsi="Arial" w:cs="Arial"/>
          <w:sz w:val="28"/>
          <w:szCs w:val="28"/>
          <w:lang w:val="x-none"/>
        </w:rPr>
        <w:t xml:space="preserve"> </w:t>
      </w:r>
      <w:proofErr w:type="spellStart"/>
      <w:r w:rsidRPr="00967F8A">
        <w:rPr>
          <w:rFonts w:ascii="Arial" w:hAnsi="Arial" w:cs="Arial"/>
          <w:sz w:val="28"/>
          <w:szCs w:val="28"/>
          <w:lang w:val="x-none"/>
        </w:rPr>
        <w:t>nechekuti</w:t>
      </w:r>
      <w:proofErr w:type="spellEnd"/>
      <w:r w:rsidRPr="00967F8A">
        <w:rPr>
          <w:rFonts w:ascii="Arial" w:hAnsi="Arial" w:cs="Arial"/>
          <w:sz w:val="28"/>
          <w:szCs w:val="28"/>
          <w:lang w:val="x-none"/>
        </w:rPr>
        <w:t xml:space="preserve">, “Baba, </w:t>
      </w:r>
      <w:proofErr w:type="spellStart"/>
      <w:r w:rsidRPr="00967F8A">
        <w:rPr>
          <w:rFonts w:ascii="Arial" w:hAnsi="Arial" w:cs="Arial"/>
          <w:sz w:val="28"/>
          <w:szCs w:val="28"/>
          <w:lang w:val="x-none"/>
        </w:rPr>
        <w:t>ndiro</w:t>
      </w:r>
      <w:proofErr w:type="spellEnd"/>
      <w:r w:rsidRPr="00967F8A">
        <w:rPr>
          <w:rFonts w:ascii="Arial" w:hAnsi="Arial" w:cs="Arial"/>
          <w:sz w:val="28"/>
          <w:szCs w:val="28"/>
          <w:lang w:val="x-none"/>
        </w:rPr>
        <w:t xml:space="preserve"> </w:t>
      </w:r>
      <w:proofErr w:type="spellStart"/>
      <w:r w:rsidRPr="00967F8A">
        <w:rPr>
          <w:rFonts w:ascii="Arial" w:hAnsi="Arial" w:cs="Arial"/>
          <w:sz w:val="28"/>
          <w:szCs w:val="28"/>
          <w:lang w:val="x-none"/>
        </w:rPr>
        <w:t>simba</w:t>
      </w:r>
      <w:proofErr w:type="spellEnd"/>
      <w:r w:rsidRPr="00967F8A">
        <w:rPr>
          <w:rFonts w:ascii="Arial" w:hAnsi="Arial" w:cs="Arial"/>
          <w:sz w:val="28"/>
          <w:szCs w:val="28"/>
          <w:lang w:val="x-none"/>
        </w:rPr>
        <w:t xml:space="preserve"> </w:t>
      </w:r>
      <w:proofErr w:type="spellStart"/>
      <w:r w:rsidRPr="00967F8A">
        <w:rPr>
          <w:rFonts w:ascii="Arial" w:hAnsi="Arial" w:cs="Arial"/>
          <w:sz w:val="28"/>
          <w:szCs w:val="28"/>
          <w:lang w:val="x-none"/>
        </w:rPr>
        <w:t>ratinoita</w:t>
      </w:r>
      <w:proofErr w:type="spellEnd"/>
      <w:r w:rsidRPr="00967F8A">
        <w:rPr>
          <w:rFonts w:ascii="Arial" w:hAnsi="Arial" w:cs="Arial"/>
          <w:sz w:val="28"/>
          <w:szCs w:val="28"/>
          <w:lang w:val="x-none"/>
        </w:rPr>
        <w:t xml:space="preserve"> </w:t>
      </w:r>
      <w:proofErr w:type="spellStart"/>
      <w:r w:rsidRPr="00967F8A">
        <w:rPr>
          <w:rFonts w:ascii="Arial" w:hAnsi="Arial" w:cs="Arial"/>
          <w:sz w:val="28"/>
          <w:szCs w:val="28"/>
          <w:lang w:val="x-none"/>
        </w:rPr>
        <w:t>pamusoro</w:t>
      </w:r>
      <w:proofErr w:type="spellEnd"/>
      <w:r w:rsidRPr="00967F8A">
        <w:rPr>
          <w:rFonts w:ascii="Arial" w:hAnsi="Arial" w:cs="Arial"/>
          <w:sz w:val="28"/>
          <w:szCs w:val="28"/>
          <w:lang w:val="x-none"/>
        </w:rPr>
        <w:t xml:space="preserve"> </w:t>
      </w:r>
      <w:proofErr w:type="spellStart"/>
      <w:r w:rsidRPr="00967F8A">
        <w:rPr>
          <w:rFonts w:ascii="Arial" w:hAnsi="Arial" w:cs="Arial"/>
          <w:sz w:val="28"/>
          <w:szCs w:val="28"/>
          <w:lang w:val="x-none"/>
        </w:rPr>
        <w:t>pevana</w:t>
      </w:r>
      <w:proofErr w:type="spellEnd"/>
      <w:r w:rsidRPr="00967F8A">
        <w:rPr>
          <w:rFonts w:ascii="Arial" w:hAnsi="Arial" w:cs="Arial"/>
          <w:sz w:val="28"/>
          <w:szCs w:val="28"/>
          <w:lang w:val="x-none"/>
        </w:rPr>
        <w:t xml:space="preserve"> </w:t>
      </w:r>
      <w:proofErr w:type="spellStart"/>
      <w:r w:rsidRPr="00967F8A">
        <w:rPr>
          <w:rFonts w:ascii="Arial" w:hAnsi="Arial" w:cs="Arial"/>
          <w:sz w:val="28"/>
          <w:szCs w:val="28"/>
          <w:lang w:val="x-none"/>
        </w:rPr>
        <w:t>vedu</w:t>
      </w:r>
      <w:proofErr w:type="spellEnd"/>
      <w:r w:rsidRPr="00967F8A">
        <w:rPr>
          <w:rFonts w:ascii="Arial" w:hAnsi="Arial" w:cs="Arial"/>
          <w:sz w:val="28"/>
          <w:szCs w:val="28"/>
          <w:lang w:val="x-none"/>
        </w:rPr>
        <w:t>.”</w:t>
      </w:r>
      <w:r>
        <w:rPr>
          <w:rFonts w:ascii="Arial" w:hAnsi="Arial" w:cs="Arial"/>
          <w:sz w:val="28"/>
          <w:szCs w:val="28"/>
          <w:lang w:val="x-none"/>
        </w:rPr>
        <w:t xml:space="preserve"> </w:t>
      </w:r>
    </w:p>
    <w:p w:rsidR="00E04253" w:rsidP="00E04253" w:rsidRDefault="00E04253" w14:paraId="52D4D4B9" w14:textId="77777777">
      <w:pPr>
        <w:jc w:val="both"/>
        <w:rPr>
          <w:rFonts w:ascii="Arial" w:hAnsi="Arial" w:cs="Arial"/>
          <w:sz w:val="28"/>
          <w:szCs w:val="28"/>
          <w:lang w:val="x-none"/>
        </w:rPr>
      </w:pPr>
      <w:r>
        <w:rPr>
          <w:rFonts w:ascii="Arial" w:hAnsi="Arial" w:cs="Arial"/>
          <w:sz w:val="28"/>
          <w:szCs w:val="28"/>
          <w:vertAlign w:val="superscript"/>
          <w:lang w:val="x-none"/>
        </w:rPr>
        <w:t xml:space="preserve">429 </w:t>
      </w:r>
      <w:r>
        <w:rPr>
          <w:rFonts w:ascii="Arial" w:hAnsi="Arial" w:cs="Arial"/>
          <w:sz w:val="28"/>
          <w:szCs w:val="28"/>
          <w:lang w:val="x-none"/>
        </w:rPr>
        <w:t xml:space="preserve">Mwana </w:t>
      </w:r>
      <w:proofErr w:type="spellStart"/>
      <w:r>
        <w:rPr>
          <w:rFonts w:ascii="Arial" w:hAnsi="Arial" w:cs="Arial"/>
          <w:sz w:val="28"/>
          <w:szCs w:val="28"/>
          <w:lang w:val="x-none"/>
        </w:rPr>
        <w:t>anenge</w:t>
      </w:r>
      <w:proofErr w:type="spellEnd"/>
      <w:r>
        <w:rPr>
          <w:rFonts w:ascii="Arial" w:hAnsi="Arial" w:cs="Arial"/>
          <w:sz w:val="28"/>
          <w:szCs w:val="28"/>
          <w:lang w:val="x-none"/>
        </w:rPr>
        <w:t xml:space="preserve"> </w:t>
      </w:r>
      <w:proofErr w:type="spellStart"/>
      <w:r>
        <w:rPr>
          <w:rFonts w:ascii="Arial" w:hAnsi="Arial" w:cs="Arial"/>
          <w:sz w:val="28"/>
          <w:szCs w:val="28"/>
          <w:lang w:val="x-none"/>
        </w:rPr>
        <w:t>achirwirawo</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asiirwe</w:t>
      </w:r>
      <w:proofErr w:type="spellEnd"/>
      <w:r>
        <w:rPr>
          <w:rFonts w:ascii="Arial" w:hAnsi="Arial" w:cs="Arial"/>
          <w:sz w:val="28"/>
          <w:szCs w:val="28"/>
          <w:lang w:val="x-none"/>
        </w:rPr>
        <w:t xml:space="preserve"> </w:t>
      </w:r>
      <w:proofErr w:type="spellStart"/>
      <w:r>
        <w:rPr>
          <w:rFonts w:ascii="Arial" w:hAnsi="Arial" w:cs="Arial"/>
          <w:sz w:val="28"/>
          <w:szCs w:val="28"/>
          <w:lang w:val="x-none"/>
        </w:rPr>
        <w:t>imba</w:t>
      </w:r>
      <w:proofErr w:type="spellEnd"/>
      <w:r>
        <w:rPr>
          <w:rFonts w:ascii="Arial" w:hAnsi="Arial" w:cs="Arial"/>
          <w:sz w:val="28"/>
          <w:szCs w:val="28"/>
          <w:lang w:val="x-none"/>
        </w:rPr>
        <w:t xml:space="preserve">, </w:t>
      </w:r>
      <w:proofErr w:type="spellStart"/>
      <w:r>
        <w:rPr>
          <w:rFonts w:ascii="Arial" w:hAnsi="Arial" w:cs="Arial"/>
          <w:sz w:val="28"/>
          <w:szCs w:val="28"/>
          <w:lang w:val="x-none"/>
        </w:rPr>
        <w:t>asiirwe</w:t>
      </w:r>
      <w:proofErr w:type="spellEnd"/>
      <w:r>
        <w:rPr>
          <w:rFonts w:ascii="Arial" w:hAnsi="Arial" w:cs="Arial"/>
          <w:sz w:val="28"/>
          <w:szCs w:val="28"/>
          <w:lang w:val="x-none"/>
        </w:rPr>
        <w:t xml:space="preserve"> business, </w:t>
      </w:r>
      <w:proofErr w:type="spellStart"/>
      <w:r>
        <w:rPr>
          <w:rFonts w:ascii="Arial" w:hAnsi="Arial" w:cs="Arial"/>
          <w:sz w:val="28"/>
          <w:szCs w:val="28"/>
          <w:lang w:val="x-none"/>
        </w:rPr>
        <w:t>asiirwe</w:t>
      </w:r>
      <w:proofErr w:type="spellEnd"/>
      <w:r>
        <w:rPr>
          <w:rFonts w:ascii="Arial" w:hAnsi="Arial" w:cs="Arial"/>
          <w:sz w:val="28"/>
          <w:szCs w:val="28"/>
          <w:lang w:val="x-none"/>
        </w:rPr>
        <w:t xml:space="preserve"> </w:t>
      </w:r>
      <w:proofErr w:type="spellStart"/>
      <w:r>
        <w:rPr>
          <w:rFonts w:ascii="Arial" w:hAnsi="Arial" w:cs="Arial"/>
          <w:sz w:val="28"/>
          <w:szCs w:val="28"/>
          <w:lang w:val="x-none"/>
        </w:rPr>
        <w:t>motokari</w:t>
      </w:r>
      <w:proofErr w:type="spellEnd"/>
      <w:r>
        <w:rPr>
          <w:rFonts w:ascii="Arial" w:hAnsi="Arial" w:cs="Arial"/>
          <w:sz w:val="28"/>
          <w:szCs w:val="28"/>
          <w:lang w:val="x-none"/>
        </w:rPr>
        <w:t xml:space="preserve">, </w:t>
      </w:r>
      <w:proofErr w:type="spellStart"/>
      <w:r>
        <w:rPr>
          <w:rFonts w:ascii="Arial" w:hAnsi="Arial" w:cs="Arial"/>
          <w:sz w:val="28"/>
          <w:szCs w:val="28"/>
          <w:lang w:val="x-none"/>
        </w:rPr>
        <w:t>nekudaro</w:t>
      </w:r>
      <w:proofErr w:type="spellEnd"/>
      <w:r>
        <w:rPr>
          <w:rFonts w:ascii="Arial" w:hAnsi="Arial" w:cs="Arial"/>
          <w:sz w:val="28"/>
          <w:szCs w:val="28"/>
          <w:lang w:val="x-none"/>
        </w:rPr>
        <w:t xml:space="preserve"> </w:t>
      </w:r>
      <w:proofErr w:type="spellStart"/>
      <w:r>
        <w:rPr>
          <w:rFonts w:ascii="Arial" w:hAnsi="Arial" w:cs="Arial"/>
          <w:sz w:val="28"/>
          <w:szCs w:val="28"/>
          <w:lang w:val="x-none"/>
        </w:rPr>
        <w:t>anoteerera</w:t>
      </w:r>
      <w:proofErr w:type="spellEnd"/>
      <w:r>
        <w:rPr>
          <w:rFonts w:ascii="Arial" w:hAnsi="Arial" w:cs="Arial"/>
          <w:sz w:val="28"/>
          <w:szCs w:val="28"/>
          <w:lang w:val="x-none"/>
        </w:rPr>
        <w:t xml:space="preserve"> </w:t>
      </w:r>
      <w:proofErr w:type="spellStart"/>
      <w:r>
        <w:rPr>
          <w:rFonts w:ascii="Arial" w:hAnsi="Arial" w:cs="Arial"/>
          <w:sz w:val="28"/>
          <w:szCs w:val="28"/>
          <w:lang w:val="x-none"/>
        </w:rPr>
        <w:t>zvaanoudzwa</w:t>
      </w:r>
      <w:proofErr w:type="spellEnd"/>
      <w:r>
        <w:rPr>
          <w:rFonts w:ascii="Arial" w:hAnsi="Arial" w:cs="Arial"/>
          <w:sz w:val="28"/>
          <w:szCs w:val="28"/>
          <w:lang w:val="x-none"/>
        </w:rPr>
        <w:t xml:space="preserve"> </w:t>
      </w:r>
      <w:proofErr w:type="spellStart"/>
      <w:r>
        <w:rPr>
          <w:rFonts w:ascii="Arial" w:hAnsi="Arial" w:cs="Arial"/>
          <w:sz w:val="28"/>
          <w:szCs w:val="28"/>
          <w:lang w:val="x-none"/>
        </w:rPr>
        <w:t>nababa</w:t>
      </w:r>
      <w:proofErr w:type="spellEnd"/>
      <w:r>
        <w:rPr>
          <w:rFonts w:ascii="Arial" w:hAnsi="Arial" w:cs="Arial"/>
          <w:sz w:val="28"/>
          <w:szCs w:val="28"/>
          <w:lang w:val="x-none"/>
        </w:rPr>
        <w:t xml:space="preserve"> </w:t>
      </w:r>
      <w:proofErr w:type="spellStart"/>
      <w:r>
        <w:rPr>
          <w:rFonts w:ascii="Arial" w:hAnsi="Arial" w:cs="Arial"/>
          <w:sz w:val="28"/>
          <w:szCs w:val="28"/>
          <w:lang w:val="x-none"/>
        </w:rPr>
        <w:t>vaani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 “</w:t>
      </w:r>
      <w:proofErr w:type="spellStart"/>
      <w:r>
        <w:rPr>
          <w:rFonts w:ascii="Arial" w:hAnsi="Arial" w:cs="Arial"/>
          <w:sz w:val="18"/>
          <w:szCs w:val="18"/>
          <w:lang w:val="x-none"/>
        </w:rPr>
        <w:t>vake</w:t>
      </w:r>
      <w:proofErr w:type="spellEnd"/>
      <w:r>
        <w:rPr>
          <w:rFonts w:ascii="Arial" w:hAnsi="Arial" w:cs="Arial"/>
          <w:sz w:val="18"/>
          <w:szCs w:val="18"/>
          <w:lang w:val="x-none"/>
        </w:rPr>
        <w:t>,</w:t>
      </w:r>
      <w:r w:rsidRPr="005D2628">
        <w:rPr>
          <w:rFonts w:ascii="Arial" w:hAnsi="Arial" w:cs="Arial"/>
          <w:sz w:val="18"/>
          <w:szCs w:val="18"/>
          <w:lang w:val="x-none"/>
        </w:rPr>
        <w:t>”]</w:t>
      </w:r>
      <w:r>
        <w:rPr>
          <w:rFonts w:ascii="Arial" w:hAnsi="Arial" w:cs="Arial"/>
          <w:sz w:val="18"/>
          <w:szCs w:val="18"/>
          <w:lang w:val="x-none"/>
        </w:rPr>
        <w:t xml:space="preserve"> </w:t>
      </w:r>
      <w:proofErr w:type="spellStart"/>
      <w:r w:rsidRPr="002B1280">
        <w:rPr>
          <w:rFonts w:ascii="Arial" w:hAnsi="Arial" w:cs="Arial"/>
          <w:sz w:val="28"/>
          <w:szCs w:val="28"/>
          <w:lang w:val="x-none"/>
        </w:rPr>
        <w:t>vake</w:t>
      </w:r>
      <w:proofErr w:type="spellEnd"/>
      <w:r w:rsidRPr="002B1280">
        <w:rPr>
          <w:rFonts w:ascii="Arial" w:hAnsi="Arial" w:cs="Arial"/>
          <w:sz w:val="28"/>
          <w:szCs w:val="28"/>
          <w:lang w:val="x-none"/>
        </w:rPr>
        <w:t xml:space="preserve">. </w:t>
      </w:r>
      <w:proofErr w:type="spellStart"/>
      <w:r>
        <w:rPr>
          <w:rFonts w:ascii="Arial" w:hAnsi="Arial" w:cs="Arial"/>
          <w:sz w:val="28"/>
          <w:szCs w:val="28"/>
          <w:lang w:val="x-none"/>
        </w:rPr>
        <w:t>Anenge</w:t>
      </w:r>
      <w:proofErr w:type="spellEnd"/>
      <w:r>
        <w:rPr>
          <w:rFonts w:ascii="Arial" w:hAnsi="Arial" w:cs="Arial"/>
          <w:sz w:val="28"/>
          <w:szCs w:val="28"/>
          <w:lang w:val="x-none"/>
        </w:rPr>
        <w:t xml:space="preserve"> </w:t>
      </w:r>
      <w:proofErr w:type="spellStart"/>
      <w:r>
        <w:rPr>
          <w:rFonts w:ascii="Arial" w:hAnsi="Arial" w:cs="Arial"/>
          <w:sz w:val="28"/>
          <w:szCs w:val="28"/>
          <w:lang w:val="x-none"/>
        </w:rPr>
        <w:t>achiona</w:t>
      </w:r>
      <w:proofErr w:type="spellEnd"/>
      <w:r>
        <w:rPr>
          <w:rFonts w:ascii="Arial" w:hAnsi="Arial" w:cs="Arial"/>
          <w:sz w:val="28"/>
          <w:szCs w:val="28"/>
          <w:lang w:val="x-none"/>
        </w:rPr>
        <w:t xml:space="preserve"> baba </w:t>
      </w:r>
      <w:proofErr w:type="spellStart"/>
      <w:r>
        <w:rPr>
          <w:rFonts w:ascii="Arial" w:hAnsi="Arial" w:cs="Arial"/>
          <w:sz w:val="28"/>
          <w:szCs w:val="28"/>
          <w:lang w:val="x-none"/>
        </w:rPr>
        <w:t>vake</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vakagona</w:t>
      </w:r>
      <w:proofErr w:type="spellEnd"/>
      <w:r>
        <w:rPr>
          <w:rFonts w:ascii="Arial" w:hAnsi="Arial" w:cs="Arial"/>
          <w:sz w:val="28"/>
          <w:szCs w:val="28"/>
          <w:lang w:val="x-none"/>
        </w:rPr>
        <w:t xml:space="preserve">,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hwavo</w:t>
      </w:r>
      <w:proofErr w:type="spellEnd"/>
      <w:r>
        <w:rPr>
          <w:rFonts w:ascii="Arial" w:hAnsi="Arial" w:cs="Arial"/>
          <w:sz w:val="28"/>
          <w:szCs w:val="28"/>
          <w:lang w:val="x-none"/>
        </w:rPr>
        <w:t xml:space="preserve"> </w:t>
      </w:r>
      <w:proofErr w:type="spellStart"/>
      <w:r w:rsidRPr="00411936">
        <w:rPr>
          <w:rFonts w:ascii="Arial" w:hAnsi="Arial" w:cs="Arial"/>
          <w:i/>
          <w:iCs/>
          <w:sz w:val="28"/>
          <w:szCs w:val="28"/>
          <w:lang w:val="x-none"/>
        </w:rPr>
        <w:t>achikompeya</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comparing—ED</w:t>
      </w:r>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vamwe</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baba </w:t>
      </w:r>
      <w:proofErr w:type="spellStart"/>
      <w:r>
        <w:rPr>
          <w:rFonts w:ascii="Arial" w:hAnsi="Arial" w:cs="Arial"/>
          <w:sz w:val="28"/>
          <w:szCs w:val="28"/>
          <w:lang w:val="x-none"/>
        </w:rPr>
        <w:t>vemapenzi</w:t>
      </w:r>
      <w:proofErr w:type="spellEnd"/>
      <w:r>
        <w:rPr>
          <w:rFonts w:ascii="Arial" w:hAnsi="Arial" w:cs="Arial"/>
          <w:sz w:val="28"/>
          <w:szCs w:val="28"/>
          <w:lang w:val="x-none"/>
        </w:rPr>
        <w:t xml:space="preserve"> </w:t>
      </w:r>
      <w:proofErr w:type="spellStart"/>
      <w:r>
        <w:rPr>
          <w:rFonts w:ascii="Arial" w:hAnsi="Arial" w:cs="Arial"/>
          <w:sz w:val="28"/>
          <w:szCs w:val="28"/>
          <w:lang w:val="x-none"/>
        </w:rPr>
        <w:t>uko</w:t>
      </w:r>
      <w:proofErr w:type="spellEnd"/>
      <w:r>
        <w:rPr>
          <w:rFonts w:ascii="Arial" w:hAnsi="Arial" w:cs="Arial"/>
          <w:sz w:val="28"/>
          <w:szCs w:val="28"/>
          <w:lang w:val="x-none"/>
        </w:rPr>
        <w:t xml:space="preserve">, </w:t>
      </w:r>
      <w:proofErr w:type="spellStart"/>
      <w:r>
        <w:rPr>
          <w:rFonts w:ascii="Arial" w:hAnsi="Arial" w:cs="Arial"/>
          <w:sz w:val="28"/>
          <w:szCs w:val="28"/>
          <w:lang w:val="x-none"/>
        </w:rPr>
        <w:t>oona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aah! Vake </w:t>
      </w:r>
      <w:proofErr w:type="spellStart"/>
      <w:r>
        <w:rPr>
          <w:rFonts w:ascii="Arial" w:hAnsi="Arial" w:cs="Arial"/>
          <w:sz w:val="28"/>
          <w:szCs w:val="28"/>
          <w:lang w:val="x-none"/>
        </w:rPr>
        <w:t>vakagona</w:t>
      </w:r>
      <w:proofErr w:type="spellEnd"/>
      <w:r>
        <w:rPr>
          <w:rFonts w:ascii="Arial" w:hAnsi="Arial" w:cs="Arial"/>
          <w:sz w:val="28"/>
          <w:szCs w:val="28"/>
          <w:lang w:val="x-none"/>
        </w:rPr>
        <w:t xml:space="preserve"> </w:t>
      </w:r>
      <w:proofErr w:type="spellStart"/>
      <w:r>
        <w:rPr>
          <w:rFonts w:ascii="Arial" w:hAnsi="Arial" w:cs="Arial"/>
          <w:sz w:val="28"/>
          <w:szCs w:val="28"/>
          <w:lang w:val="x-none"/>
        </w:rPr>
        <w:t>kumuwanira</w:t>
      </w:r>
      <w:proofErr w:type="spellEnd"/>
      <w:r>
        <w:rPr>
          <w:rFonts w:ascii="Arial" w:hAnsi="Arial" w:cs="Arial"/>
          <w:sz w:val="28"/>
          <w:szCs w:val="28"/>
          <w:lang w:val="x-none"/>
        </w:rPr>
        <w:t xml:space="preserve"> </w:t>
      </w:r>
      <w:proofErr w:type="spellStart"/>
      <w:r>
        <w:rPr>
          <w:rFonts w:ascii="Arial" w:hAnsi="Arial" w:cs="Arial"/>
          <w:sz w:val="28"/>
          <w:szCs w:val="28"/>
          <w:lang w:val="x-none"/>
        </w:rPr>
        <w:t>chikoro</w:t>
      </w:r>
      <w:proofErr w:type="spellEnd"/>
      <w:r>
        <w:rPr>
          <w:rFonts w:ascii="Arial" w:hAnsi="Arial" w:cs="Arial"/>
          <w:sz w:val="28"/>
          <w:szCs w:val="28"/>
          <w:lang w:val="x-none"/>
        </w:rPr>
        <w:t xml:space="preserve">. </w:t>
      </w:r>
      <w:proofErr w:type="spellStart"/>
      <w:r>
        <w:rPr>
          <w:rFonts w:ascii="Arial" w:hAnsi="Arial" w:cs="Arial"/>
          <w:sz w:val="28"/>
          <w:szCs w:val="28"/>
          <w:lang w:val="x-none"/>
        </w:rPr>
        <w:t>Vakagona</w:t>
      </w:r>
      <w:proofErr w:type="spellEnd"/>
      <w:r>
        <w:rPr>
          <w:rFonts w:ascii="Arial" w:hAnsi="Arial" w:cs="Arial"/>
          <w:sz w:val="28"/>
          <w:szCs w:val="28"/>
          <w:lang w:val="x-none"/>
        </w:rPr>
        <w:t xml:space="preserve"> </w:t>
      </w:r>
      <w:proofErr w:type="spellStart"/>
      <w:r>
        <w:rPr>
          <w:rFonts w:ascii="Arial" w:hAnsi="Arial" w:cs="Arial"/>
          <w:sz w:val="28"/>
          <w:szCs w:val="28"/>
          <w:lang w:val="x-none"/>
        </w:rPr>
        <w:t>kumudyi</w:t>
      </w:r>
      <w:proofErr w:type="spellEnd"/>
      <w:r>
        <w:rPr>
          <w:rFonts w:ascii="Arial" w:hAnsi="Arial" w:cs="Arial"/>
          <w:sz w:val="28"/>
          <w:szCs w:val="28"/>
          <w:lang w:val="x-none"/>
        </w:rPr>
        <w:t>—</w:t>
      </w:r>
      <w:proofErr w:type="spellStart"/>
      <w:r>
        <w:rPr>
          <w:rFonts w:ascii="Arial" w:hAnsi="Arial" w:cs="Arial"/>
          <w:sz w:val="28"/>
          <w:szCs w:val="28"/>
          <w:lang w:val="x-none"/>
        </w:rPr>
        <w:t>kumupfekedza</w:t>
      </w:r>
      <w:proofErr w:type="spellEnd"/>
      <w:r>
        <w:rPr>
          <w:rFonts w:ascii="Arial" w:hAnsi="Arial" w:cs="Arial"/>
          <w:sz w:val="28"/>
          <w:szCs w:val="28"/>
          <w:lang w:val="x-none"/>
        </w:rPr>
        <w:t xml:space="preserve">. </w:t>
      </w:r>
      <w:proofErr w:type="spellStart"/>
      <w:r>
        <w:rPr>
          <w:rFonts w:ascii="Arial" w:hAnsi="Arial" w:cs="Arial"/>
          <w:sz w:val="28"/>
          <w:szCs w:val="28"/>
          <w:lang w:val="x-none"/>
        </w:rPr>
        <w:t>Vakagona</w:t>
      </w:r>
      <w:proofErr w:type="spellEnd"/>
      <w:r>
        <w:rPr>
          <w:rFonts w:ascii="Arial" w:hAnsi="Arial" w:cs="Arial"/>
          <w:sz w:val="28"/>
          <w:szCs w:val="28"/>
          <w:lang w:val="x-none"/>
        </w:rPr>
        <w:t xml:space="preserve"> </w:t>
      </w:r>
      <w:proofErr w:type="spellStart"/>
      <w:r>
        <w:rPr>
          <w:rFonts w:ascii="Arial" w:hAnsi="Arial" w:cs="Arial"/>
          <w:sz w:val="28"/>
          <w:szCs w:val="28"/>
          <w:lang w:val="x-none"/>
        </w:rPr>
        <w:t>kumupa</w:t>
      </w:r>
      <w:proofErr w:type="spellEnd"/>
      <w:r>
        <w:rPr>
          <w:rFonts w:ascii="Arial" w:hAnsi="Arial" w:cs="Arial"/>
          <w:sz w:val="28"/>
          <w:szCs w:val="28"/>
          <w:lang w:val="x-none"/>
        </w:rPr>
        <w:t xml:space="preserve"> </w:t>
      </w:r>
      <w:proofErr w:type="spellStart"/>
      <w:r>
        <w:rPr>
          <w:rFonts w:ascii="Arial" w:hAnsi="Arial" w:cs="Arial"/>
          <w:sz w:val="28"/>
          <w:szCs w:val="28"/>
          <w:lang w:val="x-none"/>
        </w:rPr>
        <w:t>chekudya</w:t>
      </w:r>
      <w:proofErr w:type="spellEnd"/>
      <w:r>
        <w:rPr>
          <w:rFonts w:ascii="Arial" w:hAnsi="Arial" w:cs="Arial"/>
          <w:sz w:val="28"/>
          <w:szCs w:val="28"/>
          <w:lang w:val="x-none"/>
        </w:rPr>
        <w:t xml:space="preserve">. </w:t>
      </w:r>
    </w:p>
    <w:p w:rsidRPr="006F3D89" w:rsidR="00E04253" w:rsidP="00E04253" w:rsidRDefault="00E04253" w14:paraId="49F1A38F" w14:textId="77777777">
      <w:pPr>
        <w:jc w:val="both"/>
        <w:rPr>
          <w:rFonts w:ascii="Arial" w:hAnsi="Arial" w:cs="Arial"/>
          <w:sz w:val="28"/>
          <w:szCs w:val="28"/>
          <w:lang w:val="x-none"/>
        </w:rPr>
      </w:pPr>
      <w:r>
        <w:rPr>
          <w:rFonts w:ascii="Arial" w:hAnsi="Arial" w:cs="Arial"/>
          <w:sz w:val="28"/>
          <w:szCs w:val="28"/>
          <w:vertAlign w:val="superscript"/>
          <w:lang w:val="x-none"/>
        </w:rPr>
        <w:t xml:space="preserve">430 </w:t>
      </w:r>
      <w:r>
        <w:rPr>
          <w:rFonts w:ascii="Arial" w:hAnsi="Arial" w:cs="Arial"/>
          <w:sz w:val="28"/>
          <w:szCs w:val="28"/>
          <w:lang w:val="x-none"/>
        </w:rPr>
        <w:t xml:space="preserve">Saka at least </w:t>
      </w:r>
      <w:proofErr w:type="spellStart"/>
      <w:r>
        <w:rPr>
          <w:rFonts w:ascii="Arial" w:hAnsi="Arial" w:cs="Arial"/>
          <w:sz w:val="28"/>
          <w:szCs w:val="28"/>
          <w:lang w:val="x-none"/>
        </w:rPr>
        <w:t>anoteere</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anoteerera</w:t>
      </w:r>
      <w:proofErr w:type="spellEnd"/>
      <w:r>
        <w:rPr>
          <w:rFonts w:ascii="Arial" w:hAnsi="Arial" w:cs="Arial"/>
          <w:sz w:val="18"/>
          <w:szCs w:val="18"/>
          <w:lang w:val="x-none"/>
        </w:rPr>
        <w:t>,</w:t>
      </w:r>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anoteerera</w:t>
      </w:r>
      <w:proofErr w:type="spellEnd"/>
      <w:r>
        <w:rPr>
          <w:rFonts w:ascii="Arial" w:hAnsi="Arial" w:cs="Arial"/>
          <w:sz w:val="28"/>
          <w:szCs w:val="28"/>
          <w:lang w:val="x-none"/>
        </w:rPr>
        <w:t xml:space="preserve">. Saka </w:t>
      </w:r>
      <w:proofErr w:type="spellStart"/>
      <w:r>
        <w:rPr>
          <w:rFonts w:ascii="Arial" w:hAnsi="Arial" w:cs="Arial"/>
          <w:sz w:val="28"/>
          <w:szCs w:val="28"/>
          <w:lang w:val="x-none"/>
        </w:rPr>
        <w:t>unogona</w:t>
      </w:r>
      <w:proofErr w:type="spellEnd"/>
      <w:r>
        <w:rPr>
          <w:rFonts w:ascii="Arial" w:hAnsi="Arial" w:cs="Arial"/>
          <w:sz w:val="28"/>
          <w:szCs w:val="28"/>
          <w:lang w:val="x-none"/>
        </w:rPr>
        <w:t xml:space="preserve"> </w:t>
      </w:r>
      <w:proofErr w:type="spellStart"/>
      <w:r>
        <w:rPr>
          <w:rFonts w:ascii="Arial" w:hAnsi="Arial" w:cs="Arial"/>
          <w:sz w:val="28"/>
          <w:szCs w:val="28"/>
          <w:lang w:val="x-none"/>
        </w:rPr>
        <w:t>kuchimuudza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w:t>
      </w:r>
      <w:proofErr w:type="spellStart"/>
      <w:r>
        <w:rPr>
          <w:rFonts w:ascii="Arial" w:hAnsi="Arial" w:cs="Arial"/>
          <w:sz w:val="28"/>
          <w:szCs w:val="28"/>
          <w:lang w:val="x-none"/>
        </w:rPr>
        <w:t>Mwanangu</w:t>
      </w:r>
      <w:proofErr w:type="spellEnd"/>
      <w:r>
        <w:rPr>
          <w:rFonts w:ascii="Arial" w:hAnsi="Arial" w:cs="Arial"/>
          <w:sz w:val="28"/>
          <w:szCs w:val="28"/>
          <w:lang w:val="x-none"/>
        </w:rPr>
        <w:t xml:space="preserve"> </w:t>
      </w:r>
      <w:proofErr w:type="spellStart"/>
      <w:r>
        <w:rPr>
          <w:rFonts w:ascii="Arial" w:hAnsi="Arial" w:cs="Arial"/>
          <w:sz w:val="28"/>
          <w:szCs w:val="28"/>
          <w:lang w:val="x-none"/>
        </w:rPr>
        <w:t>chiita</w:t>
      </w:r>
      <w:proofErr w:type="spellEnd"/>
      <w:r>
        <w:rPr>
          <w:rFonts w:ascii="Arial" w:hAnsi="Arial" w:cs="Arial"/>
          <w:sz w:val="28"/>
          <w:szCs w:val="28"/>
          <w:lang w:val="x-none"/>
        </w:rPr>
        <w:t xml:space="preserve"> </w:t>
      </w:r>
      <w:proofErr w:type="spellStart"/>
      <w:r>
        <w:rPr>
          <w:rFonts w:ascii="Arial" w:hAnsi="Arial" w:cs="Arial"/>
          <w:sz w:val="28"/>
          <w:szCs w:val="28"/>
          <w:lang w:val="x-none"/>
        </w:rPr>
        <w:t>zvakati</w:t>
      </w:r>
      <w:proofErr w:type="spellEnd"/>
      <w:r>
        <w:rPr>
          <w:rFonts w:ascii="Arial" w:hAnsi="Arial" w:cs="Arial"/>
          <w:sz w:val="28"/>
          <w:szCs w:val="28"/>
          <w:lang w:val="x-none"/>
        </w:rPr>
        <w:t xml:space="preserve">. </w:t>
      </w:r>
      <w:proofErr w:type="spellStart"/>
      <w:r>
        <w:rPr>
          <w:rFonts w:ascii="Arial" w:hAnsi="Arial" w:cs="Arial"/>
          <w:sz w:val="28"/>
          <w:szCs w:val="28"/>
          <w:lang w:val="x-none"/>
        </w:rPr>
        <w:t>Chiita</w:t>
      </w:r>
      <w:proofErr w:type="spellEnd"/>
      <w:r>
        <w:rPr>
          <w:rFonts w:ascii="Arial" w:hAnsi="Arial" w:cs="Arial"/>
          <w:sz w:val="28"/>
          <w:szCs w:val="28"/>
          <w:lang w:val="x-none"/>
        </w:rPr>
        <w:t xml:space="preserve"> </w:t>
      </w:r>
      <w:proofErr w:type="spellStart"/>
      <w:r>
        <w:rPr>
          <w:rFonts w:ascii="Arial" w:hAnsi="Arial" w:cs="Arial"/>
          <w:sz w:val="28"/>
          <w:szCs w:val="28"/>
          <w:lang w:val="x-none"/>
        </w:rPr>
        <w:t>zvakati</w:t>
      </w:r>
      <w:proofErr w:type="spellEnd"/>
      <w:r>
        <w:rPr>
          <w:rFonts w:ascii="Arial" w:hAnsi="Arial" w:cs="Arial"/>
          <w:sz w:val="28"/>
          <w:szCs w:val="28"/>
          <w:lang w:val="x-none"/>
        </w:rPr>
        <w:t xml:space="preserve">.” Saka </w:t>
      </w:r>
      <w:proofErr w:type="spellStart"/>
      <w:r>
        <w:rPr>
          <w:rFonts w:ascii="Arial" w:hAnsi="Arial" w:cs="Arial"/>
          <w:sz w:val="28"/>
          <w:szCs w:val="28"/>
          <w:lang w:val="x-none"/>
        </w:rPr>
        <w:t>tiri</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Mwari </w:t>
      </w:r>
      <w:proofErr w:type="spellStart"/>
      <w:r>
        <w:rPr>
          <w:rFonts w:ascii="Arial" w:hAnsi="Arial" w:cs="Arial"/>
          <w:sz w:val="28"/>
          <w:szCs w:val="28"/>
          <w:lang w:val="x-none"/>
        </w:rPr>
        <w:t>chinjai</w:t>
      </w:r>
      <w:proofErr w:type="spellEnd"/>
      <w:r>
        <w:rPr>
          <w:rFonts w:ascii="Arial" w:hAnsi="Arial" w:cs="Arial"/>
          <w:sz w:val="28"/>
          <w:szCs w:val="28"/>
          <w:lang w:val="x-none"/>
        </w:rPr>
        <w:t xml:space="preserve"> status, </w:t>
      </w:r>
      <w:proofErr w:type="spellStart"/>
      <w:r>
        <w:rPr>
          <w:rFonts w:ascii="Arial" w:hAnsi="Arial" w:cs="Arial"/>
          <w:sz w:val="28"/>
          <w:szCs w:val="28"/>
          <w:lang w:val="x-none"/>
        </w:rPr>
        <w:t>kuitira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patinokudza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vedu</w:t>
      </w:r>
      <w:proofErr w:type="spellEnd"/>
      <w:r>
        <w:rPr>
          <w:rFonts w:ascii="Arial" w:hAnsi="Arial" w:cs="Arial"/>
          <w:sz w:val="28"/>
          <w:szCs w:val="28"/>
          <w:lang w:val="x-none"/>
        </w:rPr>
        <w:t xml:space="preserve">, </w:t>
      </w:r>
      <w:proofErr w:type="spellStart"/>
      <w:r>
        <w:rPr>
          <w:rFonts w:ascii="Arial" w:hAnsi="Arial" w:cs="Arial"/>
          <w:sz w:val="28"/>
          <w:szCs w:val="28"/>
          <w:lang w:val="x-none"/>
        </w:rPr>
        <w:t>vawane</w:t>
      </w:r>
      <w:proofErr w:type="spellEnd"/>
      <w:r>
        <w:rPr>
          <w:rFonts w:ascii="Arial" w:hAnsi="Arial" w:cs="Arial"/>
          <w:sz w:val="28"/>
          <w:szCs w:val="28"/>
          <w:lang w:val="x-none"/>
        </w:rPr>
        <w:t xml:space="preserve">  </w:t>
      </w:r>
      <w:proofErr w:type="spellStart"/>
      <w:r>
        <w:rPr>
          <w:rFonts w:ascii="Arial" w:hAnsi="Arial" w:cs="Arial"/>
          <w:sz w:val="28"/>
          <w:szCs w:val="28"/>
          <w:lang w:val="x-none"/>
        </w:rPr>
        <w:t>chatinovanongedzera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Vawane</w:t>
      </w:r>
      <w:proofErr w:type="spellEnd"/>
      <w:r>
        <w:rPr>
          <w:rFonts w:ascii="Arial" w:hAnsi="Arial" w:cs="Arial"/>
          <w:sz w:val="28"/>
          <w:szCs w:val="28"/>
          <w:lang w:val="x-none"/>
        </w:rPr>
        <w:t xml:space="preserve"> </w:t>
      </w:r>
      <w:proofErr w:type="spellStart"/>
      <w:r>
        <w:rPr>
          <w:rFonts w:ascii="Arial" w:hAnsi="Arial" w:cs="Arial"/>
          <w:sz w:val="28"/>
          <w:szCs w:val="28"/>
          <w:lang w:val="x-none"/>
        </w:rPr>
        <w:t>chekutaura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proofErr w:type="spellStart"/>
      <w:r>
        <w:rPr>
          <w:rFonts w:ascii="Arial" w:hAnsi="Arial" w:cs="Arial"/>
          <w:sz w:val="28"/>
          <w:szCs w:val="28"/>
          <w:lang w:val="x-none"/>
        </w:rPr>
        <w:t>Vawane</w:t>
      </w:r>
      <w:proofErr w:type="spellEnd"/>
      <w:r>
        <w:rPr>
          <w:rFonts w:ascii="Arial" w:hAnsi="Arial" w:cs="Arial"/>
          <w:sz w:val="28"/>
          <w:szCs w:val="28"/>
          <w:lang w:val="x-none"/>
        </w:rPr>
        <w:t xml:space="preserve"> </w:t>
      </w:r>
      <w:proofErr w:type="spellStart"/>
      <w:r>
        <w:rPr>
          <w:rFonts w:ascii="Arial" w:hAnsi="Arial" w:cs="Arial"/>
          <w:sz w:val="28"/>
          <w:szCs w:val="28"/>
          <w:lang w:val="x-none"/>
        </w:rPr>
        <w:t>chekutarisa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Ende </w:t>
      </w:r>
      <w:proofErr w:type="spellStart"/>
      <w:r>
        <w:rPr>
          <w:rFonts w:ascii="Arial" w:hAnsi="Arial" w:cs="Arial"/>
          <w:sz w:val="28"/>
          <w:szCs w:val="28"/>
          <w:lang w:val="x-none"/>
        </w:rPr>
        <w:t>unenge</w:t>
      </w:r>
      <w:proofErr w:type="spellEnd"/>
      <w:r>
        <w:rPr>
          <w:rFonts w:ascii="Arial" w:hAnsi="Arial" w:cs="Arial"/>
          <w:sz w:val="28"/>
          <w:szCs w:val="28"/>
          <w:lang w:val="x-none"/>
        </w:rPr>
        <w:t xml:space="preserve"> </w:t>
      </w:r>
      <w:proofErr w:type="spellStart"/>
      <w:r>
        <w:rPr>
          <w:rFonts w:ascii="Arial" w:hAnsi="Arial" w:cs="Arial"/>
          <w:sz w:val="28"/>
          <w:szCs w:val="28"/>
          <w:lang w:val="x-none"/>
        </w:rPr>
        <w:t>waakuvaudza</w:t>
      </w:r>
      <w:proofErr w:type="spellEnd"/>
      <w:r>
        <w:rPr>
          <w:rFonts w:ascii="Arial" w:hAnsi="Arial" w:cs="Arial"/>
          <w:sz w:val="28"/>
          <w:szCs w:val="28"/>
          <w:lang w:val="x-none"/>
        </w:rPr>
        <w:t xml:space="preserve"> history </w:t>
      </w:r>
      <w:proofErr w:type="spellStart"/>
      <w:r>
        <w:rPr>
          <w:rFonts w:ascii="Arial" w:hAnsi="Arial" w:cs="Arial"/>
          <w:sz w:val="28"/>
          <w:szCs w:val="28"/>
          <w:lang w:val="x-none"/>
        </w:rPr>
        <w:t>yechinhu</w:t>
      </w:r>
      <w:proofErr w:type="spellEnd"/>
      <w:r>
        <w:rPr>
          <w:rFonts w:ascii="Arial" w:hAnsi="Arial" w:cs="Arial"/>
          <w:sz w:val="28"/>
          <w:szCs w:val="28"/>
          <w:lang w:val="x-none"/>
        </w:rPr>
        <w:t xml:space="preserve"> </w:t>
      </w:r>
      <w:proofErr w:type="spellStart"/>
      <w:r>
        <w:rPr>
          <w:rFonts w:ascii="Arial" w:hAnsi="Arial" w:cs="Arial"/>
          <w:sz w:val="28"/>
          <w:szCs w:val="28"/>
          <w:lang w:val="x-none"/>
        </w:rPr>
        <w:t>chimwe</w:t>
      </w:r>
      <w:proofErr w:type="spellEnd"/>
      <w:r>
        <w:rPr>
          <w:rFonts w:ascii="Arial" w:hAnsi="Arial" w:cs="Arial"/>
          <w:sz w:val="28"/>
          <w:szCs w:val="28"/>
          <w:lang w:val="x-none"/>
        </w:rPr>
        <w:t xml:space="preserve"> </w:t>
      </w:r>
      <w:proofErr w:type="spellStart"/>
      <w:r>
        <w:rPr>
          <w:rFonts w:ascii="Arial" w:hAnsi="Arial" w:cs="Arial"/>
          <w:sz w:val="28"/>
          <w:szCs w:val="28"/>
          <w:lang w:val="x-none"/>
        </w:rPr>
        <w:t>nechimwe</w:t>
      </w:r>
      <w:proofErr w:type="spellEnd"/>
      <w:r>
        <w:rPr>
          <w:rFonts w:ascii="Arial" w:hAnsi="Arial" w:cs="Arial"/>
          <w:sz w:val="28"/>
          <w:szCs w:val="28"/>
          <w:lang w:val="x-none"/>
        </w:rPr>
        <w:t xml:space="preserve"> </w:t>
      </w:r>
      <w:proofErr w:type="spellStart"/>
      <w:r>
        <w:rPr>
          <w:rFonts w:ascii="Arial" w:hAnsi="Arial" w:cs="Arial"/>
          <w:sz w:val="28"/>
          <w:szCs w:val="28"/>
          <w:lang w:val="x-none"/>
        </w:rPr>
        <w:t>chawakaitirwa</w:t>
      </w:r>
      <w:proofErr w:type="spellEnd"/>
      <w:r>
        <w:rPr>
          <w:rFonts w:ascii="Arial" w:hAnsi="Arial" w:cs="Arial"/>
          <w:sz w:val="28"/>
          <w:szCs w:val="28"/>
          <w:lang w:val="x-none"/>
        </w:rPr>
        <w:t xml:space="preserve"> </w:t>
      </w:r>
      <w:proofErr w:type="spellStart"/>
      <w:r>
        <w:rPr>
          <w:rFonts w:ascii="Arial" w:hAnsi="Arial" w:cs="Arial"/>
          <w:sz w:val="28"/>
          <w:szCs w:val="28"/>
          <w:lang w:val="x-none"/>
        </w:rPr>
        <w:t>naMwa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naMwari</w:t>
      </w:r>
      <w:proofErr w:type="spellEnd"/>
      <w:r w:rsidRPr="005D2628">
        <w:rPr>
          <w:rFonts w:ascii="Arial" w:hAnsi="Arial" w:cs="Arial"/>
          <w:sz w:val="18"/>
          <w:szCs w:val="18"/>
          <w:lang w:val="x-none"/>
        </w:rPr>
        <w:t>.”]</w:t>
      </w:r>
      <w:r>
        <w:rPr>
          <w:rFonts w:ascii="Arial" w:hAnsi="Arial" w:cs="Arial"/>
          <w:sz w:val="18"/>
          <w:szCs w:val="18"/>
          <w:lang w:val="x-none"/>
        </w:rPr>
        <w:t xml:space="preserve"> </w:t>
      </w:r>
    </w:p>
    <w:p w:rsidR="00E04253" w:rsidP="00E04253" w:rsidRDefault="00E04253" w14:paraId="561C836F" w14:textId="77777777">
      <w:pPr>
        <w:jc w:val="both"/>
        <w:rPr>
          <w:rFonts w:ascii="Arial" w:hAnsi="Arial" w:cs="Arial"/>
          <w:sz w:val="28"/>
          <w:szCs w:val="28"/>
          <w:lang w:val="x-none"/>
        </w:rPr>
      </w:pPr>
      <w:r>
        <w:rPr>
          <w:rFonts w:ascii="Arial" w:hAnsi="Arial" w:cs="Arial"/>
          <w:sz w:val="28"/>
          <w:szCs w:val="28"/>
          <w:vertAlign w:val="superscript"/>
          <w:lang w:val="x-none"/>
        </w:rPr>
        <w:t xml:space="preserve">431 </w:t>
      </w:r>
      <w:proofErr w:type="spellStart"/>
      <w:r>
        <w:rPr>
          <w:rFonts w:ascii="Arial" w:hAnsi="Arial" w:cs="Arial"/>
          <w:sz w:val="28"/>
          <w:szCs w:val="28"/>
          <w:lang w:val="x-none"/>
        </w:rPr>
        <w:t>Hatichipedzai</w:t>
      </w:r>
      <w:proofErr w:type="spellEnd"/>
      <w:r>
        <w:rPr>
          <w:rFonts w:ascii="Arial" w:hAnsi="Arial" w:cs="Arial"/>
          <w:sz w:val="28"/>
          <w:szCs w:val="28"/>
          <w:lang w:val="x-none"/>
        </w:rPr>
        <w:t xml:space="preserve"> </w:t>
      </w:r>
      <w:proofErr w:type="spellStart"/>
      <w:r>
        <w:rPr>
          <w:rFonts w:ascii="Arial" w:hAnsi="Arial" w:cs="Arial"/>
          <w:sz w:val="28"/>
          <w:szCs w:val="28"/>
          <w:lang w:val="x-none"/>
        </w:rPr>
        <w:t>naipapo</w:t>
      </w:r>
      <w:proofErr w:type="spellEnd"/>
      <w:r>
        <w:rPr>
          <w:rFonts w:ascii="Arial" w:hAnsi="Arial" w:cs="Arial"/>
          <w:sz w:val="28"/>
          <w:szCs w:val="28"/>
          <w:lang w:val="x-none"/>
        </w:rPr>
        <w:t xml:space="preserve">. </w:t>
      </w:r>
      <w:proofErr w:type="spellStart"/>
      <w:r>
        <w:rPr>
          <w:rFonts w:ascii="Arial" w:hAnsi="Arial" w:cs="Arial"/>
          <w:sz w:val="28"/>
          <w:szCs w:val="28"/>
          <w:lang w:val="x-none"/>
        </w:rPr>
        <w:t>Handei</w:t>
      </w:r>
      <w:proofErr w:type="spellEnd"/>
      <w:r>
        <w:rPr>
          <w:rFonts w:ascii="Arial" w:hAnsi="Arial" w:cs="Arial"/>
          <w:sz w:val="28"/>
          <w:szCs w:val="28"/>
          <w:lang w:val="x-none"/>
        </w:rPr>
        <w:t xml:space="preserve"> kuna Deuteronomy, … Deuteronomy chapter 4. </w:t>
      </w:r>
      <w:proofErr w:type="spellStart"/>
      <w:r>
        <w:rPr>
          <w:rFonts w:ascii="Arial" w:hAnsi="Arial" w:cs="Arial"/>
          <w:sz w:val="28"/>
          <w:szCs w:val="28"/>
          <w:lang w:val="x-none"/>
        </w:rPr>
        <w:t>Handei</w:t>
      </w:r>
      <w:proofErr w:type="spellEnd"/>
      <w:r>
        <w:rPr>
          <w:rFonts w:ascii="Arial" w:hAnsi="Arial" w:cs="Arial"/>
          <w:sz w:val="28"/>
          <w:szCs w:val="28"/>
          <w:lang w:val="x-none"/>
        </w:rPr>
        <w:t xml:space="preserve"> kuna Deuteronomy chapter 4. </w:t>
      </w:r>
      <w:proofErr w:type="spellStart"/>
      <w:r>
        <w:rPr>
          <w:rFonts w:ascii="Arial" w:hAnsi="Arial" w:cs="Arial"/>
          <w:sz w:val="28"/>
          <w:szCs w:val="28"/>
          <w:lang w:val="x-none"/>
        </w:rPr>
        <w:t>Tasvika</w:t>
      </w:r>
      <w:proofErr w:type="spellEnd"/>
      <w:r>
        <w:rPr>
          <w:rFonts w:ascii="Arial" w:hAnsi="Arial" w:cs="Arial"/>
          <w:sz w:val="28"/>
          <w:szCs w:val="28"/>
          <w:lang w:val="x-none"/>
        </w:rPr>
        <w:t xml:space="preserve"> </w:t>
      </w:r>
      <w:proofErr w:type="spellStart"/>
      <w:r>
        <w:rPr>
          <w:rFonts w:ascii="Arial" w:hAnsi="Arial" w:cs="Arial"/>
          <w:sz w:val="28"/>
          <w:szCs w:val="28"/>
          <w:lang w:val="x-none"/>
        </w:rPr>
        <w:t>hedu</w:t>
      </w:r>
      <w:proofErr w:type="spellEnd"/>
      <w:r>
        <w:rPr>
          <w:rFonts w:ascii="Arial" w:hAnsi="Arial" w:cs="Arial"/>
          <w:sz w:val="28"/>
          <w:szCs w:val="28"/>
          <w:lang w:val="x-none"/>
        </w:rPr>
        <w:t xml:space="preserve"> kuna Deuteronomy chapter 4. Wonderful Scripture. Amen.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Deuteronomy chapter 4. </w:t>
      </w:r>
      <w:proofErr w:type="spellStart"/>
      <w:r>
        <w:rPr>
          <w:rFonts w:ascii="Arial" w:hAnsi="Arial" w:cs="Arial"/>
          <w:sz w:val="28"/>
          <w:szCs w:val="28"/>
          <w:lang w:val="x-none"/>
        </w:rPr>
        <w:t>Hatitangei</w:t>
      </w:r>
      <w:proofErr w:type="spellEnd"/>
      <w:r>
        <w:rPr>
          <w:rFonts w:ascii="Arial" w:hAnsi="Arial" w:cs="Arial"/>
          <w:sz w:val="28"/>
          <w:szCs w:val="28"/>
          <w:lang w:val="x-none"/>
        </w:rPr>
        <w:t xml:space="preserve"> </w:t>
      </w:r>
      <w:proofErr w:type="spellStart"/>
      <w:r>
        <w:rPr>
          <w:rFonts w:ascii="Arial" w:hAnsi="Arial" w:cs="Arial"/>
          <w:sz w:val="28"/>
          <w:szCs w:val="28"/>
          <w:lang w:val="x-none"/>
        </w:rPr>
        <w:t>kuverenga</w:t>
      </w:r>
      <w:proofErr w:type="spellEnd"/>
      <w:r>
        <w:rPr>
          <w:rFonts w:ascii="Arial" w:hAnsi="Arial" w:cs="Arial"/>
          <w:sz w:val="28"/>
          <w:szCs w:val="28"/>
          <w:lang w:val="x-none"/>
        </w:rPr>
        <w:t xml:space="preserve"> </w:t>
      </w:r>
      <w:proofErr w:type="spellStart"/>
      <w:r>
        <w:rPr>
          <w:rFonts w:ascii="Arial" w:hAnsi="Arial" w:cs="Arial"/>
          <w:sz w:val="28"/>
          <w:szCs w:val="28"/>
          <w:lang w:val="x-none"/>
        </w:rPr>
        <w:t>hedu</w:t>
      </w:r>
      <w:proofErr w:type="spellEnd"/>
      <w:r>
        <w:rPr>
          <w:rFonts w:ascii="Arial" w:hAnsi="Arial" w:cs="Arial"/>
          <w:sz w:val="28"/>
          <w:szCs w:val="28"/>
          <w:lang w:val="x-none"/>
        </w:rPr>
        <w:t xml:space="preserve"> pa verse </w:t>
      </w:r>
      <w:proofErr w:type="spellStart"/>
      <w:r>
        <w:rPr>
          <w:rFonts w:ascii="Arial" w:hAnsi="Arial" w:cs="Arial"/>
          <w:sz w:val="28"/>
          <w:szCs w:val="28"/>
          <w:lang w:val="x-none"/>
        </w:rPr>
        <w:t>ya</w:t>
      </w:r>
      <w:proofErr w:type="spellEnd"/>
      <w:r>
        <w:rPr>
          <w:rFonts w:ascii="Arial" w:hAnsi="Arial" w:cs="Arial"/>
          <w:sz w:val="28"/>
          <w:szCs w:val="28"/>
          <w:lang w:val="x-none"/>
        </w:rPr>
        <w:t xml:space="preserve">… Right. Verse 9. Muri </w:t>
      </w:r>
      <w:proofErr w:type="spellStart"/>
      <w:r>
        <w:rPr>
          <w:rFonts w:ascii="Arial" w:hAnsi="Arial" w:cs="Arial"/>
          <w:sz w:val="28"/>
          <w:szCs w:val="28"/>
          <w:lang w:val="x-none"/>
        </w:rPr>
        <w:t>kuona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vanga </w:t>
      </w:r>
      <w:proofErr w:type="spellStart"/>
      <w:r>
        <w:rPr>
          <w:rFonts w:ascii="Arial" w:hAnsi="Arial" w:cs="Arial"/>
          <w:sz w:val="28"/>
          <w:szCs w:val="28"/>
          <w:lang w:val="x-none"/>
        </w:rPr>
        <w:t>vari</w:t>
      </w:r>
      <w:proofErr w:type="spellEnd"/>
      <w:r>
        <w:rPr>
          <w:rFonts w:ascii="Arial" w:hAnsi="Arial" w:cs="Arial"/>
          <w:sz w:val="28"/>
          <w:szCs w:val="28"/>
          <w:lang w:val="x-none"/>
        </w:rPr>
        <w:t xml:space="preserve"> pa </w:t>
      </w:r>
      <w:r w:rsidRPr="005F0338">
        <w:rPr>
          <w:rFonts w:ascii="Arial" w:hAnsi="Arial" w:cs="Arial"/>
          <w:sz w:val="28"/>
          <w:szCs w:val="28"/>
          <w:highlight w:val="yellow"/>
          <w:lang w:val="x-none"/>
        </w:rPr>
        <w:t xml:space="preserve">most </w:t>
      </w:r>
      <w:r w:rsidRPr="005F0338">
        <w:rPr>
          <w:rFonts w:ascii="Arial" w:hAnsi="Arial" w:cs="Arial"/>
          <w:sz w:val="18"/>
          <w:szCs w:val="18"/>
          <w:highlight w:val="yellow"/>
          <w:lang w:val="x-none"/>
        </w:rPr>
        <w:t>[02:41:51.5-</w:t>
      </w:r>
      <w:commentRangeStart w:id="228"/>
      <w:r w:rsidRPr="005F0338">
        <w:rPr>
          <w:rFonts w:ascii="Arial" w:hAnsi="Arial" w:cs="Arial"/>
          <w:sz w:val="18"/>
          <w:szCs w:val="18"/>
          <w:highlight w:val="yellow"/>
          <w:lang w:val="x-none"/>
        </w:rPr>
        <w:t>inaudible</w:t>
      </w:r>
      <w:commentRangeEnd w:id="228"/>
      <w:r>
        <w:rPr>
          <w:rStyle w:val="CommentReference"/>
        </w:rPr>
        <w:commentReference w:id="228"/>
      </w:r>
      <w:r w:rsidRPr="005D2628">
        <w:rPr>
          <w:rFonts w:ascii="Arial" w:hAnsi="Arial" w:cs="Arial"/>
          <w:sz w:val="18"/>
          <w:szCs w:val="18"/>
          <w:lang w:val="x-none"/>
        </w:rPr>
        <w:t>]</w:t>
      </w:r>
      <w:r>
        <w:rPr>
          <w:rFonts w:ascii="Arial" w:hAnsi="Arial" w:cs="Arial"/>
          <w:sz w:val="28"/>
          <w:szCs w:val="28"/>
          <w:lang w:val="x-none"/>
        </w:rPr>
        <w:t xml:space="preserve"> obedience. </w:t>
      </w:r>
      <w:proofErr w:type="spellStart"/>
      <w:r>
        <w:rPr>
          <w:rFonts w:ascii="Arial" w:hAnsi="Arial" w:cs="Arial"/>
          <w:sz w:val="28"/>
          <w:szCs w:val="28"/>
          <w:lang w:val="x-none"/>
        </w:rPr>
        <w:t>Handei</w:t>
      </w:r>
      <w:proofErr w:type="spellEnd"/>
      <w:r>
        <w:rPr>
          <w:rFonts w:ascii="Arial" w:hAnsi="Arial" w:cs="Arial"/>
          <w:sz w:val="28"/>
          <w:szCs w:val="28"/>
          <w:lang w:val="x-none"/>
        </w:rPr>
        <w:t xml:space="preserve"> pa verse 9, </w:t>
      </w:r>
      <w:proofErr w:type="spellStart"/>
      <w:r>
        <w:rPr>
          <w:rFonts w:ascii="Arial" w:hAnsi="Arial" w:cs="Arial"/>
          <w:sz w:val="28"/>
          <w:szCs w:val="28"/>
          <w:lang w:val="x-none"/>
        </w:rPr>
        <w:t>muone</w:t>
      </w:r>
      <w:proofErr w:type="spellEnd"/>
      <w:r>
        <w:rPr>
          <w:rFonts w:ascii="Arial" w:hAnsi="Arial" w:cs="Arial"/>
          <w:sz w:val="28"/>
          <w:szCs w:val="28"/>
          <w:lang w:val="x-none"/>
        </w:rPr>
        <w:t xml:space="preserve">, </w:t>
      </w:r>
      <w:proofErr w:type="spellStart"/>
      <w:r>
        <w:rPr>
          <w:rFonts w:ascii="Arial" w:hAnsi="Arial" w:cs="Arial"/>
          <w:sz w:val="28"/>
          <w:szCs w:val="28"/>
          <w:lang w:val="x-none"/>
        </w:rPr>
        <w:t>zvatinofanira</w:t>
      </w:r>
      <w:proofErr w:type="spellEnd"/>
      <w:r>
        <w:rPr>
          <w:rFonts w:ascii="Arial" w:hAnsi="Arial" w:cs="Arial"/>
          <w:sz w:val="28"/>
          <w:szCs w:val="28"/>
          <w:lang w:val="x-none"/>
        </w:rPr>
        <w:t xml:space="preserve"> </w:t>
      </w:r>
      <w:proofErr w:type="spellStart"/>
      <w:r>
        <w:rPr>
          <w:rFonts w:ascii="Arial" w:hAnsi="Arial" w:cs="Arial"/>
          <w:sz w:val="28"/>
          <w:szCs w:val="28"/>
          <w:lang w:val="x-none"/>
        </w:rPr>
        <w:t>kuita</w:t>
      </w:r>
      <w:proofErr w:type="spellEnd"/>
      <w:r>
        <w:rPr>
          <w:rFonts w:ascii="Arial" w:hAnsi="Arial" w:cs="Arial"/>
          <w:sz w:val="28"/>
          <w:szCs w:val="28"/>
          <w:lang w:val="x-none"/>
        </w:rPr>
        <w:t xml:space="preserve"> </w:t>
      </w:r>
      <w:proofErr w:type="spellStart"/>
      <w:r>
        <w:rPr>
          <w:rFonts w:ascii="Arial" w:hAnsi="Arial" w:cs="Arial"/>
          <w:sz w:val="28"/>
          <w:szCs w:val="28"/>
          <w:lang w:val="x-none"/>
        </w:rPr>
        <w:t>isusu</w:t>
      </w:r>
      <w:proofErr w:type="spellEnd"/>
      <w:r>
        <w:rPr>
          <w:rFonts w:ascii="Arial" w:hAnsi="Arial" w:cs="Arial"/>
          <w:sz w:val="28"/>
          <w:szCs w:val="28"/>
          <w:lang w:val="x-none"/>
        </w:rPr>
        <w:t xml:space="preserve"> vape—</w:t>
      </w:r>
      <w:proofErr w:type="spellStart"/>
      <w:r>
        <w:rPr>
          <w:rFonts w:ascii="Arial" w:hAnsi="Arial" w:cs="Arial"/>
          <w:sz w:val="28"/>
          <w:szCs w:val="28"/>
          <w:lang w:val="x-none"/>
        </w:rPr>
        <w:t>vabereki</w:t>
      </w:r>
      <w:proofErr w:type="spellEnd"/>
      <w:r>
        <w:rPr>
          <w:rFonts w:ascii="Arial" w:hAnsi="Arial" w:cs="Arial"/>
          <w:sz w:val="28"/>
          <w:szCs w:val="28"/>
          <w:lang w:val="x-none"/>
        </w:rPr>
        <w:t xml:space="preserve"> tese. </w:t>
      </w:r>
      <w:proofErr w:type="spellStart"/>
      <w:r>
        <w:rPr>
          <w:rFonts w:ascii="Arial" w:hAnsi="Arial" w:cs="Arial"/>
          <w:sz w:val="28"/>
          <w:szCs w:val="28"/>
          <w:lang w:val="x-none"/>
        </w:rPr>
        <w:t>Tingaita</w:t>
      </w:r>
      <w:proofErr w:type="spellEnd"/>
      <w:r>
        <w:rPr>
          <w:rFonts w:ascii="Arial" w:hAnsi="Arial" w:cs="Arial"/>
          <w:sz w:val="28"/>
          <w:szCs w:val="28"/>
          <w:lang w:val="x-none"/>
        </w:rPr>
        <w:t xml:space="preserve"> Amen here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verse 9 tese. </w:t>
      </w:r>
    </w:p>
    <w:p w:rsidR="00E04253" w:rsidP="00E04253" w:rsidRDefault="00E04253" w14:paraId="1EEB150A" w14:textId="77777777">
      <w:pPr>
        <w:ind w:left="720"/>
        <w:jc w:val="both"/>
        <w:rPr>
          <w:rFonts w:ascii="Arial" w:hAnsi="Arial" w:cs="Arial"/>
          <w:i/>
          <w:iCs/>
          <w:sz w:val="28"/>
          <w:szCs w:val="28"/>
          <w:lang w:val="x-none"/>
        </w:rPr>
      </w:pPr>
      <w:r w:rsidRPr="001E2B16">
        <w:rPr>
          <w:rFonts w:ascii="Arial" w:hAnsi="Arial" w:cs="Arial"/>
          <w:i/>
          <w:iCs/>
          <w:sz w:val="28"/>
          <w:szCs w:val="28"/>
          <w:lang w:val="x-none"/>
        </w:rPr>
        <w:t>Only take heed to thyself, and keep thy soul diligently, lest thou forget the things which thine eyes have seen, and lest they depart from thy heart all the days of thy life: but teach them thy sons, and thy sons' sons; </w:t>
      </w:r>
    </w:p>
    <w:p w:rsidR="00E04253" w:rsidP="00E04253" w:rsidRDefault="00E04253" w14:paraId="3B92E0B2" w14:textId="77777777">
      <w:pPr>
        <w:jc w:val="both"/>
        <w:rPr>
          <w:rFonts w:ascii="Arial" w:hAnsi="Arial" w:cs="Arial"/>
          <w:sz w:val="28"/>
          <w:szCs w:val="28"/>
          <w:lang w:val="x-none"/>
        </w:rPr>
      </w:pPr>
      <w:r w:rsidRPr="006F3D89">
        <w:rPr>
          <w:rFonts w:ascii="Arial" w:hAnsi="Arial" w:cs="Arial"/>
          <w:sz w:val="28"/>
          <w:szCs w:val="28"/>
          <w:vertAlign w:val="superscript"/>
          <w:lang w:val="x-none"/>
        </w:rPr>
        <w:t>432</w:t>
      </w:r>
      <w:r>
        <w:rPr>
          <w:rFonts w:ascii="Arial" w:hAnsi="Arial" w:cs="Arial"/>
          <w:sz w:val="18"/>
          <w:szCs w:val="18"/>
          <w:vertAlign w:val="superscript"/>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kunzwa</w:t>
      </w:r>
      <w:proofErr w:type="spellEnd"/>
      <w:r>
        <w:rPr>
          <w:rFonts w:ascii="Arial" w:hAnsi="Arial" w:cs="Arial"/>
          <w:sz w:val="28"/>
          <w:szCs w:val="28"/>
          <w:lang w:val="x-none"/>
        </w:rPr>
        <w:t xml:space="preserve"> Amen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proofErr w:type="spellStart"/>
      <w:r>
        <w:rPr>
          <w:rFonts w:ascii="Arial" w:hAnsi="Arial" w:cs="Arial"/>
          <w:sz w:val="28"/>
          <w:szCs w:val="28"/>
          <w:lang w:val="x-none"/>
        </w:rPr>
        <w:t>Ngaapfuure</w:t>
      </w:r>
      <w:proofErr w:type="spellEnd"/>
      <w:r>
        <w:rPr>
          <w:rFonts w:ascii="Arial" w:hAnsi="Arial" w:cs="Arial"/>
          <w:sz w:val="28"/>
          <w:szCs w:val="28"/>
          <w:lang w:val="x-none"/>
        </w:rPr>
        <w:t xml:space="preserve"> </w:t>
      </w:r>
      <w:proofErr w:type="spellStart"/>
      <w:r>
        <w:rPr>
          <w:rFonts w:ascii="Arial" w:hAnsi="Arial" w:cs="Arial"/>
          <w:sz w:val="28"/>
          <w:szCs w:val="28"/>
          <w:lang w:val="x-none"/>
        </w:rPr>
        <w:t>ipapa</w:t>
      </w:r>
      <w:proofErr w:type="spellEnd"/>
      <w:r>
        <w:rPr>
          <w:rFonts w:ascii="Arial" w:hAnsi="Arial" w:cs="Arial"/>
          <w:sz w:val="28"/>
          <w:szCs w:val="28"/>
          <w:lang w:val="x-none"/>
        </w:rPr>
        <w:t xml:space="preserve"> Amen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Hanzi, “</w:t>
      </w:r>
      <w:proofErr w:type="spellStart"/>
      <w:r>
        <w:rPr>
          <w:rFonts w:ascii="Arial" w:hAnsi="Arial" w:cs="Arial"/>
          <w:sz w:val="28"/>
          <w:szCs w:val="28"/>
          <w:lang w:val="x-none"/>
        </w:rPr>
        <w:t>Haikonai</w:t>
      </w:r>
      <w:proofErr w:type="spellEnd"/>
      <w:r>
        <w:rPr>
          <w:rFonts w:ascii="Arial" w:hAnsi="Arial" w:cs="Arial"/>
          <w:sz w:val="28"/>
          <w:szCs w:val="28"/>
          <w:lang w:val="x-none"/>
        </w:rPr>
        <w:t xml:space="preserve"> </w:t>
      </w:r>
      <w:proofErr w:type="spellStart"/>
      <w:r>
        <w:rPr>
          <w:rFonts w:ascii="Arial" w:hAnsi="Arial" w:cs="Arial"/>
          <w:sz w:val="28"/>
          <w:szCs w:val="28"/>
          <w:lang w:val="x-none"/>
        </w:rPr>
        <w:t>kukanganwa</w:t>
      </w:r>
      <w:proofErr w:type="spellEnd"/>
      <w:r>
        <w:rPr>
          <w:rFonts w:ascii="Arial" w:hAnsi="Arial" w:cs="Arial"/>
          <w:sz w:val="28"/>
          <w:szCs w:val="28"/>
          <w:lang w:val="x-none"/>
        </w:rPr>
        <w:t xml:space="preserve"> </w:t>
      </w:r>
      <w:proofErr w:type="spellStart"/>
      <w:r>
        <w:rPr>
          <w:rFonts w:ascii="Arial" w:hAnsi="Arial" w:cs="Arial"/>
          <w:sz w:val="28"/>
          <w:szCs w:val="28"/>
          <w:lang w:val="x-none"/>
        </w:rPr>
        <w:t>zvamunenge</w:t>
      </w:r>
      <w:proofErr w:type="spellEnd"/>
      <w:r>
        <w:rPr>
          <w:rFonts w:ascii="Arial" w:hAnsi="Arial" w:cs="Arial"/>
          <w:sz w:val="28"/>
          <w:szCs w:val="28"/>
          <w:lang w:val="x-none"/>
        </w:rPr>
        <w:t xml:space="preserve"> </w:t>
      </w:r>
      <w:proofErr w:type="spellStart"/>
      <w:r>
        <w:rPr>
          <w:rFonts w:ascii="Arial" w:hAnsi="Arial" w:cs="Arial"/>
          <w:sz w:val="28"/>
          <w:szCs w:val="28"/>
          <w:lang w:val="x-none"/>
        </w:rPr>
        <w:t>maitirwa</w:t>
      </w:r>
      <w:proofErr w:type="spellEnd"/>
      <w:r>
        <w:rPr>
          <w:rFonts w:ascii="Arial" w:hAnsi="Arial" w:cs="Arial"/>
          <w:sz w:val="28"/>
          <w:szCs w:val="28"/>
          <w:lang w:val="x-none"/>
        </w:rPr>
        <w:t xml:space="preserve"> </w:t>
      </w:r>
      <w:proofErr w:type="spellStart"/>
      <w:r>
        <w:rPr>
          <w:rFonts w:ascii="Arial" w:hAnsi="Arial" w:cs="Arial"/>
          <w:sz w:val="28"/>
          <w:szCs w:val="28"/>
          <w:lang w:val="x-none"/>
        </w:rPr>
        <w:t>naMwa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naMwari</w:t>
      </w:r>
      <w:proofErr w:type="spellEnd"/>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Zvidzidzisei</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vaani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venyu</w:t>
      </w:r>
      <w:proofErr w:type="spellEnd"/>
      <w:r>
        <w:rPr>
          <w:rFonts w:ascii="Arial" w:hAnsi="Arial" w:cs="Arial"/>
          <w:sz w:val="18"/>
          <w:szCs w:val="18"/>
          <w:lang w:val="x-none"/>
        </w:rPr>
        <w:t xml:space="preserve">/ </w:t>
      </w:r>
      <w:proofErr w:type="spellStart"/>
      <w:r>
        <w:rPr>
          <w:rFonts w:ascii="Arial" w:hAnsi="Arial" w:cs="Arial"/>
          <w:sz w:val="18"/>
          <w:szCs w:val="18"/>
          <w:lang w:val="x-none"/>
        </w:rPr>
        <w:t>vevana</w:t>
      </w:r>
      <w:proofErr w:type="spellEnd"/>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Vagodzidzisawo</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vaani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vako</w:t>
      </w:r>
      <w:proofErr w:type="spellEnd"/>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Murikupaona</w:t>
      </w:r>
      <w:proofErr w:type="spellEnd"/>
      <w:r>
        <w:rPr>
          <w:rFonts w:ascii="Arial" w:hAnsi="Arial" w:cs="Arial"/>
          <w:sz w:val="28"/>
          <w:szCs w:val="28"/>
          <w:lang w:val="x-none"/>
        </w:rPr>
        <w:t xml:space="preserve"> here </w:t>
      </w:r>
      <w:proofErr w:type="spellStart"/>
      <w:r>
        <w:rPr>
          <w:rFonts w:ascii="Arial" w:hAnsi="Arial" w:cs="Arial"/>
          <w:sz w:val="28"/>
          <w:szCs w:val="28"/>
          <w:lang w:val="x-none"/>
        </w:rPr>
        <w:t>varanda</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w:t>
      </w:r>
      <w:proofErr w:type="spellStart"/>
      <w:r>
        <w:rPr>
          <w:rFonts w:ascii="Arial" w:hAnsi="Arial" w:cs="Arial"/>
          <w:sz w:val="28"/>
          <w:szCs w:val="28"/>
          <w:lang w:val="x-none"/>
        </w:rPr>
        <w:t>handiti</w:t>
      </w:r>
      <w:proofErr w:type="spellEnd"/>
      <w:r>
        <w:rPr>
          <w:rFonts w:ascii="Arial" w:hAnsi="Arial" w:cs="Arial"/>
          <w:sz w:val="28"/>
          <w:szCs w:val="28"/>
          <w:lang w:val="x-none"/>
        </w:rPr>
        <w:t xml:space="preserve">? </w:t>
      </w:r>
    </w:p>
    <w:p w:rsidR="00E04253" w:rsidP="00E04253" w:rsidRDefault="00E04253" w14:paraId="0CC2F21F" w14:textId="77777777">
      <w:pPr>
        <w:jc w:val="both"/>
        <w:rPr>
          <w:rFonts w:ascii="Arial" w:hAnsi="Arial" w:cs="Arial"/>
          <w:sz w:val="28"/>
          <w:szCs w:val="28"/>
          <w:lang w:val="x-none"/>
        </w:rPr>
      </w:pPr>
      <w:r>
        <w:rPr>
          <w:rFonts w:ascii="Arial" w:hAnsi="Arial" w:cs="Arial"/>
          <w:sz w:val="28"/>
          <w:szCs w:val="28"/>
          <w:vertAlign w:val="superscript"/>
          <w:lang w:val="x-none"/>
        </w:rPr>
        <w:t xml:space="preserve">433 </w:t>
      </w:r>
      <w:r>
        <w:rPr>
          <w:rFonts w:ascii="Arial" w:hAnsi="Arial" w:cs="Arial"/>
          <w:sz w:val="28"/>
          <w:szCs w:val="28"/>
          <w:lang w:val="x-none"/>
        </w:rPr>
        <w:t xml:space="preserve">Mwari aida </w:t>
      </w:r>
      <w:proofErr w:type="spellStart"/>
      <w:r>
        <w:rPr>
          <w:rFonts w:ascii="Arial" w:hAnsi="Arial" w:cs="Arial"/>
          <w:sz w:val="28"/>
          <w:szCs w:val="28"/>
          <w:lang w:val="x-none"/>
        </w:rPr>
        <w:t>kuti</w:t>
      </w:r>
      <w:proofErr w:type="spellEnd"/>
      <w:r>
        <w:rPr>
          <w:rFonts w:ascii="Arial" w:hAnsi="Arial" w:cs="Arial"/>
          <w:sz w:val="28"/>
          <w:szCs w:val="28"/>
          <w:lang w:val="x-none"/>
        </w:rPr>
        <w:t xml:space="preserve"> kana </w:t>
      </w:r>
      <w:proofErr w:type="spellStart"/>
      <w:r>
        <w:rPr>
          <w:rFonts w:ascii="Arial" w:hAnsi="Arial" w:cs="Arial"/>
          <w:sz w:val="28"/>
          <w:szCs w:val="28"/>
          <w:lang w:val="x-none"/>
        </w:rPr>
        <w:t>iwewe</w:t>
      </w:r>
      <w:proofErr w:type="spellEnd"/>
      <w:r>
        <w:rPr>
          <w:rFonts w:ascii="Arial" w:hAnsi="Arial" w:cs="Arial"/>
          <w:sz w:val="28"/>
          <w:szCs w:val="28"/>
          <w:lang w:val="x-none"/>
        </w:rPr>
        <w:t xml:space="preserve"> </w:t>
      </w:r>
      <w:proofErr w:type="spellStart"/>
      <w:r>
        <w:rPr>
          <w:rFonts w:ascii="Arial" w:hAnsi="Arial" w:cs="Arial"/>
          <w:sz w:val="28"/>
          <w:szCs w:val="28"/>
          <w:lang w:val="x-none"/>
        </w:rPr>
        <w:t>ukange</w:t>
      </w:r>
      <w:proofErr w:type="spellEnd"/>
      <w:r>
        <w:rPr>
          <w:rFonts w:ascii="Arial" w:hAnsi="Arial" w:cs="Arial"/>
          <w:sz w:val="28"/>
          <w:szCs w:val="28"/>
          <w:lang w:val="x-none"/>
        </w:rPr>
        <w:t xml:space="preserve"> </w:t>
      </w:r>
      <w:proofErr w:type="spellStart"/>
      <w:r>
        <w:rPr>
          <w:rFonts w:ascii="Arial" w:hAnsi="Arial" w:cs="Arial"/>
          <w:sz w:val="28"/>
          <w:szCs w:val="28"/>
          <w:lang w:val="x-none"/>
        </w:rPr>
        <w:t>wasimudzwa</w:t>
      </w:r>
      <w:proofErr w:type="spellEnd"/>
      <w:r>
        <w:rPr>
          <w:rFonts w:ascii="Arial" w:hAnsi="Arial" w:cs="Arial"/>
          <w:sz w:val="28"/>
          <w:szCs w:val="28"/>
          <w:lang w:val="x-none"/>
        </w:rPr>
        <w:t xml:space="preserve">, </w:t>
      </w:r>
      <w:proofErr w:type="spellStart"/>
      <w:r>
        <w:rPr>
          <w:rFonts w:ascii="Arial" w:hAnsi="Arial" w:cs="Arial"/>
          <w:sz w:val="28"/>
          <w:szCs w:val="28"/>
          <w:lang w:val="x-none"/>
        </w:rPr>
        <w:t>iwe</w:t>
      </w:r>
      <w:proofErr w:type="spellEnd"/>
      <w:r>
        <w:rPr>
          <w:rFonts w:ascii="Arial" w:hAnsi="Arial" w:cs="Arial"/>
          <w:sz w:val="28"/>
          <w:szCs w:val="28"/>
          <w:lang w:val="x-none"/>
        </w:rPr>
        <w:t xml:space="preserve">…Mwari </w:t>
      </w:r>
      <w:proofErr w:type="spellStart"/>
      <w:r>
        <w:rPr>
          <w:rFonts w:ascii="Arial" w:hAnsi="Arial" w:cs="Arial"/>
          <w:sz w:val="28"/>
          <w:szCs w:val="28"/>
          <w:lang w:val="x-none"/>
        </w:rPr>
        <w:t>akatikudanai</w:t>
      </w:r>
      <w:proofErr w:type="spellEnd"/>
      <w:r>
        <w:rPr>
          <w:rFonts w:ascii="Arial" w:hAnsi="Arial" w:cs="Arial"/>
          <w:sz w:val="28"/>
          <w:szCs w:val="28"/>
          <w:lang w:val="x-none"/>
        </w:rPr>
        <w:t xml:space="preserve"> mese </w:t>
      </w:r>
      <w:proofErr w:type="spellStart"/>
      <w:r>
        <w:rPr>
          <w:rFonts w:ascii="Arial" w:hAnsi="Arial" w:cs="Arial"/>
          <w:sz w:val="28"/>
          <w:szCs w:val="28"/>
          <w:lang w:val="x-none"/>
        </w:rPr>
        <w:t>panapa</w:t>
      </w:r>
      <w:proofErr w:type="spellEnd"/>
      <w:r>
        <w:rPr>
          <w:rFonts w:ascii="Arial" w:hAnsi="Arial" w:cs="Arial"/>
          <w:sz w:val="28"/>
          <w:szCs w:val="28"/>
          <w:lang w:val="x-none"/>
        </w:rPr>
        <w:t xml:space="preserve"> ma brothers. </w:t>
      </w:r>
      <w:proofErr w:type="spellStart"/>
      <w:r>
        <w:rPr>
          <w:rFonts w:ascii="Arial" w:hAnsi="Arial" w:cs="Arial"/>
          <w:sz w:val="28"/>
          <w:szCs w:val="28"/>
          <w:lang w:val="x-none"/>
        </w:rPr>
        <w:t>Arikuda</w:t>
      </w:r>
      <w:proofErr w:type="spellEnd"/>
      <w:r>
        <w:rPr>
          <w:rFonts w:ascii="Arial" w:hAnsi="Arial" w:cs="Arial"/>
          <w:sz w:val="28"/>
          <w:szCs w:val="28"/>
          <w:lang w:val="x-none"/>
        </w:rPr>
        <w:t xml:space="preserve"> </w:t>
      </w:r>
      <w:proofErr w:type="spellStart"/>
      <w:r>
        <w:rPr>
          <w:rFonts w:ascii="Arial" w:hAnsi="Arial" w:cs="Arial"/>
          <w:sz w:val="28"/>
          <w:szCs w:val="28"/>
          <w:lang w:val="x-none"/>
        </w:rPr>
        <w:t>kutokusimudzai</w:t>
      </w:r>
      <w:proofErr w:type="spellEnd"/>
      <w:r>
        <w:rPr>
          <w:rFonts w:ascii="Arial" w:hAnsi="Arial" w:cs="Arial"/>
          <w:sz w:val="28"/>
          <w:szCs w:val="28"/>
          <w:lang w:val="x-none"/>
        </w:rPr>
        <w:t xml:space="preserve"> </w:t>
      </w:r>
      <w:proofErr w:type="spellStart"/>
      <w:r>
        <w:rPr>
          <w:rFonts w:ascii="Arial" w:hAnsi="Arial" w:cs="Arial"/>
          <w:sz w:val="28"/>
          <w:szCs w:val="28"/>
          <w:lang w:val="x-none"/>
        </w:rPr>
        <w:t>zvamusingambofe</w:t>
      </w:r>
      <w:proofErr w:type="spellEnd"/>
      <w:r>
        <w:rPr>
          <w:rFonts w:ascii="Arial" w:hAnsi="Arial" w:cs="Arial"/>
          <w:sz w:val="28"/>
          <w:szCs w:val="28"/>
          <w:lang w:val="x-none"/>
        </w:rPr>
        <w:t xml:space="preserve"> </w:t>
      </w:r>
      <w:proofErr w:type="spellStart"/>
      <w:r w:rsidRPr="00F9561A">
        <w:rPr>
          <w:rFonts w:ascii="Arial" w:hAnsi="Arial" w:cs="Arial"/>
          <w:i/>
          <w:iCs/>
          <w:sz w:val="28"/>
          <w:szCs w:val="28"/>
          <w:lang w:val="x-none"/>
        </w:rPr>
        <w:t>makaimajena</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to imagine—ED</w:t>
      </w:r>
      <w:r w:rsidRPr="005D2628">
        <w:rPr>
          <w:rFonts w:ascii="Arial" w:hAnsi="Arial" w:cs="Arial"/>
          <w:sz w:val="18"/>
          <w:szCs w:val="18"/>
          <w:lang w:val="x-none"/>
        </w:rPr>
        <w:t>]</w:t>
      </w:r>
      <w:r>
        <w:rPr>
          <w:rFonts w:ascii="Arial" w:hAnsi="Arial" w:cs="Arial"/>
          <w:sz w:val="28"/>
          <w:szCs w:val="28"/>
          <w:lang w:val="x-none"/>
        </w:rPr>
        <w:t xml:space="preserve"> Inini </w:t>
      </w:r>
      <w:proofErr w:type="spellStart"/>
      <w:r>
        <w:rPr>
          <w:rFonts w:ascii="Arial" w:hAnsi="Arial" w:cs="Arial"/>
          <w:sz w:val="28"/>
          <w:szCs w:val="28"/>
          <w:lang w:val="x-none"/>
        </w:rPr>
        <w:t>ndiri</w:t>
      </w:r>
      <w:proofErr w:type="spellEnd"/>
      <w:r>
        <w:rPr>
          <w:rFonts w:ascii="Arial" w:hAnsi="Arial" w:cs="Arial"/>
          <w:sz w:val="28"/>
          <w:szCs w:val="28"/>
          <w:lang w:val="x-none"/>
        </w:rPr>
        <w:t xml:space="preserve"> </w:t>
      </w:r>
      <w:proofErr w:type="spellStart"/>
      <w:r>
        <w:rPr>
          <w:rFonts w:ascii="Arial" w:hAnsi="Arial" w:cs="Arial"/>
          <w:sz w:val="28"/>
          <w:szCs w:val="28"/>
          <w:lang w:val="x-none"/>
        </w:rPr>
        <w:t>kuzviona</w:t>
      </w:r>
      <w:proofErr w:type="spellEnd"/>
      <w:r>
        <w:rPr>
          <w:rFonts w:ascii="Arial" w:hAnsi="Arial" w:cs="Arial"/>
          <w:sz w:val="28"/>
          <w:szCs w:val="28"/>
          <w:lang w:val="x-none"/>
        </w:rPr>
        <w:t xml:space="preserve"> </w:t>
      </w:r>
      <w:proofErr w:type="spellStart"/>
      <w:r>
        <w:rPr>
          <w:rFonts w:ascii="Arial" w:hAnsi="Arial" w:cs="Arial"/>
          <w:sz w:val="28"/>
          <w:szCs w:val="28"/>
          <w:lang w:val="x-none"/>
        </w:rPr>
        <w:t>pachangu</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Mwari did that. I wasn’t aware of it when it was happening but that’s what God was doing. Saka </w:t>
      </w:r>
      <w:proofErr w:type="spellStart"/>
      <w:r>
        <w:rPr>
          <w:rFonts w:ascii="Arial" w:hAnsi="Arial" w:cs="Arial"/>
          <w:sz w:val="28"/>
          <w:szCs w:val="28"/>
          <w:lang w:val="x-none"/>
        </w:rPr>
        <w:t>iwewe</w:t>
      </w:r>
      <w:proofErr w:type="spellEnd"/>
      <w:r>
        <w:rPr>
          <w:rFonts w:ascii="Arial" w:hAnsi="Arial" w:cs="Arial"/>
          <w:sz w:val="28"/>
          <w:szCs w:val="28"/>
          <w:lang w:val="x-none"/>
        </w:rPr>
        <w:t xml:space="preserve"> </w:t>
      </w:r>
      <w:proofErr w:type="spellStart"/>
      <w:r>
        <w:rPr>
          <w:rFonts w:ascii="Arial" w:hAnsi="Arial" w:cs="Arial"/>
          <w:sz w:val="28"/>
          <w:szCs w:val="28"/>
          <w:lang w:val="x-none"/>
        </w:rPr>
        <w:t>rega</w:t>
      </w:r>
      <w:proofErr w:type="spellEnd"/>
      <w:r>
        <w:rPr>
          <w:rFonts w:ascii="Arial" w:hAnsi="Arial" w:cs="Arial"/>
          <w:sz w:val="28"/>
          <w:szCs w:val="28"/>
          <w:lang w:val="x-none"/>
        </w:rPr>
        <w:t xml:space="preserve"> </w:t>
      </w:r>
      <w:proofErr w:type="spellStart"/>
      <w:r>
        <w:rPr>
          <w:rFonts w:ascii="Arial" w:hAnsi="Arial" w:cs="Arial"/>
          <w:sz w:val="28"/>
          <w:szCs w:val="28"/>
          <w:lang w:val="x-none"/>
        </w:rPr>
        <w:t>kuneta</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nekuti</w:t>
      </w:r>
      <w:proofErr w:type="spellEnd"/>
      <w:r>
        <w:rPr>
          <w:rFonts w:ascii="Arial" w:hAnsi="Arial" w:cs="Arial"/>
          <w:sz w:val="28"/>
          <w:szCs w:val="28"/>
          <w:lang w:val="x-none"/>
        </w:rPr>
        <w:t xml:space="preserve"> </w:t>
      </w:r>
      <w:proofErr w:type="spellStart"/>
      <w:r>
        <w:rPr>
          <w:rFonts w:ascii="Arial" w:hAnsi="Arial" w:cs="Arial"/>
          <w:sz w:val="28"/>
          <w:szCs w:val="28"/>
          <w:lang w:val="x-none"/>
        </w:rPr>
        <w:t>wanonoka</w:t>
      </w:r>
      <w:proofErr w:type="spellEnd"/>
      <w:r>
        <w:rPr>
          <w:rFonts w:ascii="Arial" w:hAnsi="Arial" w:cs="Arial"/>
          <w:sz w:val="28"/>
          <w:szCs w:val="28"/>
          <w:lang w:val="x-none"/>
        </w:rPr>
        <w:t xml:space="preserve"> </w:t>
      </w:r>
      <w:proofErr w:type="spellStart"/>
      <w:r>
        <w:rPr>
          <w:rFonts w:ascii="Arial" w:hAnsi="Arial" w:cs="Arial"/>
          <w:sz w:val="28"/>
          <w:szCs w:val="28"/>
          <w:lang w:val="x-none"/>
        </w:rPr>
        <w:t>kuropafadzwa</w:t>
      </w:r>
      <w:proofErr w:type="spellEnd"/>
      <w:r>
        <w:rPr>
          <w:rFonts w:ascii="Arial" w:hAnsi="Arial" w:cs="Arial"/>
          <w:sz w:val="28"/>
          <w:szCs w:val="28"/>
          <w:lang w:val="x-none"/>
        </w:rPr>
        <w:t xml:space="preserve">. But </w:t>
      </w:r>
      <w:proofErr w:type="spellStart"/>
      <w:r>
        <w:rPr>
          <w:rFonts w:ascii="Arial" w:hAnsi="Arial" w:cs="Arial"/>
          <w:sz w:val="28"/>
          <w:szCs w:val="28"/>
          <w:lang w:val="x-none"/>
        </w:rPr>
        <w:t>wedzera</w:t>
      </w:r>
      <w:proofErr w:type="spellEnd"/>
      <w:r>
        <w:rPr>
          <w:rFonts w:ascii="Arial" w:hAnsi="Arial" w:cs="Arial"/>
          <w:sz w:val="28"/>
          <w:szCs w:val="28"/>
          <w:lang w:val="x-none"/>
        </w:rPr>
        <w:t xml:space="preserve"> </w:t>
      </w:r>
      <w:proofErr w:type="spellStart"/>
      <w:r>
        <w:rPr>
          <w:rFonts w:ascii="Arial" w:hAnsi="Arial" w:cs="Arial"/>
          <w:sz w:val="28"/>
          <w:szCs w:val="28"/>
          <w:lang w:val="x-none"/>
        </w:rPr>
        <w:t>manamatiro</w:t>
      </w:r>
      <w:proofErr w:type="spellEnd"/>
      <w:r>
        <w:rPr>
          <w:rFonts w:ascii="Arial" w:hAnsi="Arial" w:cs="Arial"/>
          <w:sz w:val="28"/>
          <w:szCs w:val="28"/>
          <w:lang w:val="x-none"/>
        </w:rPr>
        <w:t xml:space="preserve"> </w:t>
      </w:r>
      <w:proofErr w:type="spellStart"/>
      <w:r>
        <w:rPr>
          <w:rFonts w:ascii="Arial" w:hAnsi="Arial" w:cs="Arial"/>
          <w:sz w:val="28"/>
          <w:szCs w:val="28"/>
          <w:lang w:val="x-none"/>
        </w:rPr>
        <w:t>aani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ako</w:t>
      </w:r>
      <w:proofErr w:type="spellEnd"/>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Tendeuka</w:t>
      </w:r>
      <w:proofErr w:type="spellEnd"/>
      <w:r>
        <w:rPr>
          <w:rFonts w:ascii="Arial" w:hAnsi="Arial" w:cs="Arial"/>
          <w:sz w:val="28"/>
          <w:szCs w:val="28"/>
          <w:lang w:val="x-none"/>
        </w:rPr>
        <w:t xml:space="preserve"> </w:t>
      </w:r>
      <w:proofErr w:type="spellStart"/>
      <w:r>
        <w:rPr>
          <w:rFonts w:ascii="Arial" w:hAnsi="Arial" w:cs="Arial"/>
          <w:sz w:val="28"/>
          <w:szCs w:val="28"/>
          <w:lang w:val="x-none"/>
        </w:rPr>
        <w:t>nezvaunongofunga</w:t>
      </w:r>
      <w:proofErr w:type="spellEnd"/>
      <w:r>
        <w:rPr>
          <w:rFonts w:ascii="Arial" w:hAnsi="Arial" w:cs="Arial"/>
          <w:sz w:val="28"/>
          <w:szCs w:val="28"/>
          <w:lang w:val="x-none"/>
        </w:rPr>
        <w:t xml:space="preserve"> </w:t>
      </w:r>
      <w:proofErr w:type="spellStart"/>
      <w:r>
        <w:rPr>
          <w:rFonts w:ascii="Arial" w:hAnsi="Arial" w:cs="Arial"/>
          <w:sz w:val="28"/>
          <w:szCs w:val="28"/>
          <w:lang w:val="x-none"/>
        </w:rPr>
        <w:t>zvese</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hazvisakarurama</w:t>
      </w:r>
      <w:proofErr w:type="spellEnd"/>
      <w:r>
        <w:rPr>
          <w:rFonts w:ascii="Arial" w:hAnsi="Arial" w:cs="Arial"/>
          <w:sz w:val="28"/>
          <w:szCs w:val="28"/>
          <w:lang w:val="x-none"/>
        </w:rPr>
        <w:t xml:space="preserve">. “…We die what…?” </w:t>
      </w:r>
      <w:r w:rsidRPr="005D2628">
        <w:rPr>
          <w:rFonts w:ascii="Arial" w:hAnsi="Arial" w:cs="Arial"/>
          <w:sz w:val="18"/>
          <w:szCs w:val="18"/>
          <w:lang w:val="x-none"/>
        </w:rPr>
        <w:t>[Congregation says, “</w:t>
      </w:r>
      <w:r>
        <w:rPr>
          <w:rFonts w:ascii="Arial" w:hAnsi="Arial" w:cs="Arial"/>
          <w:sz w:val="18"/>
          <w:szCs w:val="18"/>
          <w:lang w:val="x-none"/>
        </w:rPr>
        <w:t>daily</w:t>
      </w:r>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Kusvika</w:t>
      </w:r>
      <w:proofErr w:type="spellEnd"/>
      <w:r>
        <w:rPr>
          <w:rFonts w:ascii="Arial" w:hAnsi="Arial" w:cs="Arial"/>
          <w:sz w:val="28"/>
          <w:szCs w:val="28"/>
          <w:lang w:val="x-none"/>
        </w:rPr>
        <w:t xml:space="preserve"> Mwari </w:t>
      </w:r>
      <w:proofErr w:type="spellStart"/>
      <w:r>
        <w:rPr>
          <w:rFonts w:ascii="Arial" w:hAnsi="Arial" w:cs="Arial"/>
          <w:sz w:val="28"/>
          <w:szCs w:val="28"/>
          <w:lang w:val="x-none"/>
        </w:rPr>
        <w:t>vakuropafadza</w:t>
      </w:r>
      <w:proofErr w:type="spellEnd"/>
      <w:r>
        <w:rPr>
          <w:rFonts w:ascii="Arial" w:hAnsi="Arial" w:cs="Arial"/>
          <w:sz w:val="28"/>
          <w:szCs w:val="28"/>
          <w:lang w:val="x-none"/>
        </w:rPr>
        <w:t xml:space="preserve">. </w:t>
      </w:r>
    </w:p>
    <w:p w:rsidR="00E04253" w:rsidP="00E04253" w:rsidRDefault="00E04253" w14:paraId="2DCF407E" w14:textId="77777777">
      <w:pPr>
        <w:jc w:val="both"/>
        <w:rPr>
          <w:rFonts w:ascii="Arial" w:hAnsi="Arial" w:cs="Arial"/>
          <w:sz w:val="28"/>
          <w:szCs w:val="28"/>
          <w:lang w:val="x-none"/>
        </w:rPr>
      </w:pPr>
      <w:r>
        <w:rPr>
          <w:rFonts w:ascii="Arial" w:hAnsi="Arial" w:cs="Arial"/>
          <w:sz w:val="28"/>
          <w:szCs w:val="28"/>
          <w:vertAlign w:val="superscript"/>
          <w:lang w:val="x-none"/>
        </w:rPr>
        <w:t xml:space="preserve">434 </w:t>
      </w:r>
      <w:r>
        <w:rPr>
          <w:rFonts w:ascii="Arial" w:hAnsi="Arial" w:cs="Arial"/>
          <w:sz w:val="28"/>
          <w:szCs w:val="28"/>
          <w:lang w:val="x-none"/>
        </w:rPr>
        <w:t xml:space="preserve">Kana Mwari </w:t>
      </w:r>
      <w:proofErr w:type="spellStart"/>
      <w:r>
        <w:rPr>
          <w:rFonts w:ascii="Arial" w:hAnsi="Arial" w:cs="Arial"/>
          <w:sz w:val="28"/>
          <w:szCs w:val="28"/>
          <w:lang w:val="x-none"/>
        </w:rPr>
        <w:t>vakakuropafadza</w:t>
      </w:r>
      <w:proofErr w:type="spellEnd"/>
      <w:r>
        <w:rPr>
          <w:rFonts w:ascii="Arial" w:hAnsi="Arial" w:cs="Arial"/>
          <w:sz w:val="28"/>
          <w:szCs w:val="28"/>
          <w:lang w:val="x-none"/>
        </w:rPr>
        <w:t xml:space="preserve"> </w:t>
      </w:r>
      <w:proofErr w:type="spellStart"/>
      <w:r>
        <w:rPr>
          <w:rFonts w:ascii="Arial" w:hAnsi="Arial" w:cs="Arial"/>
          <w:sz w:val="28"/>
          <w:szCs w:val="28"/>
          <w:lang w:val="x-none"/>
        </w:rPr>
        <w:t>une</w:t>
      </w:r>
      <w:proofErr w:type="spellEnd"/>
      <w:r>
        <w:rPr>
          <w:rFonts w:ascii="Arial" w:hAnsi="Arial" w:cs="Arial"/>
          <w:sz w:val="28"/>
          <w:szCs w:val="28"/>
          <w:lang w:val="x-none"/>
        </w:rPr>
        <w:t xml:space="preserve"> </w:t>
      </w:r>
      <w:proofErr w:type="spellStart"/>
      <w:r>
        <w:rPr>
          <w:rFonts w:ascii="Arial" w:hAnsi="Arial" w:cs="Arial"/>
          <w:sz w:val="28"/>
          <w:szCs w:val="28"/>
          <w:lang w:val="x-none"/>
        </w:rPr>
        <w:t>chekudzokera</w:t>
      </w:r>
      <w:proofErr w:type="spellEnd"/>
      <w:r>
        <w:rPr>
          <w:rFonts w:ascii="Arial" w:hAnsi="Arial" w:cs="Arial"/>
          <w:sz w:val="28"/>
          <w:szCs w:val="28"/>
          <w:lang w:val="x-none"/>
        </w:rPr>
        <w:t xml:space="preserve"> </w:t>
      </w:r>
      <w:proofErr w:type="spellStart"/>
      <w:r>
        <w:rPr>
          <w:rFonts w:ascii="Arial" w:hAnsi="Arial" w:cs="Arial"/>
          <w:sz w:val="28"/>
          <w:szCs w:val="28"/>
          <w:lang w:val="x-none"/>
        </w:rPr>
        <w:t>kuvana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nacho. </w:t>
      </w:r>
      <w:r w:rsidRPr="003874C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Unovasiyira</w:t>
      </w:r>
      <w:proofErr w:type="spellEnd"/>
      <w:r>
        <w:rPr>
          <w:rFonts w:ascii="Arial" w:hAnsi="Arial" w:cs="Arial"/>
          <w:sz w:val="28"/>
          <w:szCs w:val="28"/>
          <w:lang w:val="x-none"/>
        </w:rPr>
        <w:t xml:space="preserve"> </w:t>
      </w:r>
      <w:proofErr w:type="spellStart"/>
      <w:r>
        <w:rPr>
          <w:rFonts w:ascii="Arial" w:hAnsi="Arial" w:cs="Arial"/>
          <w:sz w:val="28"/>
          <w:szCs w:val="28"/>
          <w:lang w:val="x-none"/>
        </w:rPr>
        <w:t>panyika</w:t>
      </w:r>
      <w:proofErr w:type="spellEnd"/>
      <w:r>
        <w:rPr>
          <w:rFonts w:ascii="Arial" w:hAnsi="Arial" w:cs="Arial"/>
          <w:sz w:val="28"/>
          <w:szCs w:val="28"/>
          <w:lang w:val="x-none"/>
        </w:rPr>
        <w:t xml:space="preserve">, a good name, </w:t>
      </w:r>
      <w:proofErr w:type="spellStart"/>
      <w:r>
        <w:rPr>
          <w:rFonts w:ascii="Arial" w:hAnsi="Arial" w:cs="Arial"/>
          <w:sz w:val="28"/>
          <w:szCs w:val="28"/>
          <w:lang w:val="x-none"/>
        </w:rPr>
        <w:t>nhaka</w:t>
      </w:r>
      <w:proofErr w:type="spellEnd"/>
      <w:r>
        <w:rPr>
          <w:rFonts w:ascii="Arial" w:hAnsi="Arial" w:cs="Arial"/>
          <w:sz w:val="28"/>
          <w:szCs w:val="28"/>
          <w:lang w:val="x-none"/>
        </w:rPr>
        <w:t xml:space="preserve"> </w:t>
      </w:r>
      <w:proofErr w:type="spellStart"/>
      <w:r>
        <w:rPr>
          <w:rFonts w:ascii="Arial" w:hAnsi="Arial" w:cs="Arial"/>
          <w:sz w:val="28"/>
          <w:szCs w:val="28"/>
          <w:lang w:val="x-none"/>
        </w:rPr>
        <w:t>yakana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yakanaka</w:t>
      </w:r>
      <w:proofErr w:type="spellEnd"/>
      <w:r w:rsidRPr="005D2628">
        <w:rPr>
          <w:rFonts w:ascii="Arial" w:hAnsi="Arial" w:cs="Arial"/>
          <w:sz w:val="18"/>
          <w:szCs w:val="18"/>
          <w:lang w:val="x-none"/>
        </w:rPr>
        <w:t>.”]</w:t>
      </w:r>
      <w:r>
        <w:rPr>
          <w:rFonts w:ascii="Arial" w:hAnsi="Arial" w:cs="Arial"/>
          <w:sz w:val="18"/>
          <w:szCs w:val="18"/>
          <w:lang w:val="x-none"/>
        </w:rPr>
        <w:t xml:space="preserve"> </w:t>
      </w:r>
      <w:r>
        <w:rPr>
          <w:rFonts w:ascii="Arial" w:hAnsi="Arial" w:cs="Arial"/>
          <w:sz w:val="28"/>
          <w:szCs w:val="28"/>
          <w:lang w:val="x-none"/>
        </w:rPr>
        <w:t xml:space="preserve">A good background. But </w:t>
      </w:r>
      <w:proofErr w:type="spellStart"/>
      <w:r>
        <w:rPr>
          <w:rFonts w:ascii="Arial" w:hAnsi="Arial" w:cs="Arial"/>
          <w:sz w:val="28"/>
          <w:szCs w:val="28"/>
          <w:lang w:val="x-none"/>
        </w:rPr>
        <w:t>vana</w:t>
      </w:r>
      <w:proofErr w:type="spellEnd"/>
      <w:r>
        <w:rPr>
          <w:rFonts w:ascii="Arial" w:hAnsi="Arial" w:cs="Arial"/>
          <w:sz w:val="28"/>
          <w:szCs w:val="28"/>
          <w:lang w:val="x-none"/>
        </w:rPr>
        <w:t xml:space="preserve"> baba </w:t>
      </w:r>
      <w:proofErr w:type="spellStart"/>
      <w:r>
        <w:rPr>
          <w:rFonts w:ascii="Arial" w:hAnsi="Arial" w:cs="Arial"/>
          <w:sz w:val="28"/>
          <w:szCs w:val="28"/>
          <w:lang w:val="x-none"/>
        </w:rPr>
        <w:t>vakaramba</w:t>
      </w:r>
      <w:proofErr w:type="spellEnd"/>
      <w:r>
        <w:rPr>
          <w:rFonts w:ascii="Arial" w:hAnsi="Arial" w:cs="Arial"/>
          <w:sz w:val="28"/>
          <w:szCs w:val="28"/>
          <w:lang w:val="x-none"/>
        </w:rPr>
        <w:t xml:space="preserve"> </w:t>
      </w:r>
      <w:proofErr w:type="spellStart"/>
      <w:r>
        <w:rPr>
          <w:rFonts w:ascii="Arial" w:hAnsi="Arial" w:cs="Arial"/>
          <w:sz w:val="28"/>
          <w:szCs w:val="28"/>
          <w:lang w:val="x-none"/>
        </w:rPr>
        <w:t>kunamata</w:t>
      </w:r>
      <w:proofErr w:type="spellEnd"/>
      <w:r>
        <w:rPr>
          <w:rFonts w:ascii="Arial" w:hAnsi="Arial" w:cs="Arial"/>
          <w:sz w:val="28"/>
          <w:szCs w:val="28"/>
          <w:lang w:val="x-none"/>
        </w:rPr>
        <w:t xml:space="preserve">, havana </w:t>
      </w:r>
      <w:proofErr w:type="spellStart"/>
      <w:r>
        <w:rPr>
          <w:rFonts w:ascii="Arial" w:hAnsi="Arial" w:cs="Arial"/>
          <w:sz w:val="28"/>
          <w:szCs w:val="28"/>
          <w:lang w:val="x-none"/>
        </w:rPr>
        <w:t>chavakasiyira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vavo</w:t>
      </w:r>
      <w:proofErr w:type="spellEnd"/>
      <w:r>
        <w:rPr>
          <w:rFonts w:ascii="Arial" w:hAnsi="Arial" w:cs="Arial"/>
          <w:sz w:val="28"/>
          <w:szCs w:val="28"/>
          <w:lang w:val="x-none"/>
        </w:rPr>
        <w:t xml:space="preserve">.  Vana </w:t>
      </w:r>
      <w:proofErr w:type="spellStart"/>
      <w:r>
        <w:rPr>
          <w:rFonts w:ascii="Arial" w:hAnsi="Arial" w:cs="Arial"/>
          <w:sz w:val="28"/>
          <w:szCs w:val="28"/>
          <w:lang w:val="x-none"/>
        </w:rPr>
        <w:t>vakasara</w:t>
      </w:r>
      <w:proofErr w:type="spellEnd"/>
      <w:r>
        <w:rPr>
          <w:rFonts w:ascii="Arial" w:hAnsi="Arial" w:cs="Arial"/>
          <w:sz w:val="28"/>
          <w:szCs w:val="28"/>
          <w:lang w:val="x-none"/>
        </w:rPr>
        <w:t xml:space="preserve"> </w:t>
      </w:r>
      <w:proofErr w:type="spellStart"/>
      <w:r>
        <w:rPr>
          <w:rFonts w:ascii="Arial" w:hAnsi="Arial" w:cs="Arial"/>
          <w:sz w:val="28"/>
          <w:szCs w:val="28"/>
          <w:lang w:val="x-none"/>
        </w:rPr>
        <w:t>vozviumbira</w:t>
      </w:r>
      <w:proofErr w:type="spellEnd"/>
      <w:r>
        <w:rPr>
          <w:rFonts w:ascii="Arial" w:hAnsi="Arial" w:cs="Arial"/>
          <w:sz w:val="28"/>
          <w:szCs w:val="28"/>
          <w:lang w:val="x-none"/>
        </w:rPr>
        <w:t xml:space="preserve"> </w:t>
      </w:r>
      <w:proofErr w:type="spellStart"/>
      <w:r>
        <w:rPr>
          <w:rFonts w:ascii="Arial" w:hAnsi="Arial" w:cs="Arial"/>
          <w:sz w:val="28"/>
          <w:szCs w:val="28"/>
          <w:lang w:val="x-none"/>
        </w:rPr>
        <w:t>pfuma</w:t>
      </w:r>
      <w:proofErr w:type="spellEnd"/>
      <w:r>
        <w:rPr>
          <w:rFonts w:ascii="Arial" w:hAnsi="Arial" w:cs="Arial"/>
          <w:sz w:val="28"/>
          <w:szCs w:val="28"/>
          <w:lang w:val="x-none"/>
        </w:rPr>
        <w:t xml:space="preserve"> </w:t>
      </w:r>
      <w:proofErr w:type="spellStart"/>
      <w:r>
        <w:rPr>
          <w:rFonts w:ascii="Arial" w:hAnsi="Arial" w:cs="Arial"/>
          <w:sz w:val="28"/>
          <w:szCs w:val="28"/>
          <w:lang w:val="x-none"/>
        </w:rPr>
        <w:t>dzavo</w:t>
      </w:r>
      <w:proofErr w:type="spellEnd"/>
      <w:r>
        <w:rPr>
          <w:rFonts w:ascii="Arial" w:hAnsi="Arial" w:cs="Arial"/>
          <w:sz w:val="28"/>
          <w:szCs w:val="28"/>
          <w:lang w:val="x-none"/>
        </w:rPr>
        <w:t xml:space="preserve"> </w:t>
      </w:r>
      <w:proofErr w:type="spellStart"/>
      <w:r>
        <w:rPr>
          <w:rFonts w:ascii="Arial" w:hAnsi="Arial" w:cs="Arial"/>
          <w:sz w:val="28"/>
          <w:szCs w:val="28"/>
          <w:lang w:val="x-none"/>
        </w:rPr>
        <w:t>voga</w:t>
      </w:r>
      <w:proofErr w:type="spellEnd"/>
      <w:r>
        <w:rPr>
          <w:rFonts w:ascii="Arial" w:hAnsi="Arial" w:cs="Arial"/>
          <w:sz w:val="28"/>
          <w:szCs w:val="28"/>
          <w:lang w:val="x-none"/>
        </w:rPr>
        <w:t xml:space="preserve">. Vana baba </w:t>
      </w:r>
      <w:proofErr w:type="spellStart"/>
      <w:r>
        <w:rPr>
          <w:rFonts w:ascii="Arial" w:hAnsi="Arial" w:cs="Arial"/>
          <w:sz w:val="28"/>
          <w:szCs w:val="28"/>
          <w:lang w:val="x-none"/>
        </w:rPr>
        <w:t>vakatozodzoka</w:t>
      </w:r>
      <w:proofErr w:type="spellEnd"/>
      <w:r>
        <w:rPr>
          <w:rFonts w:ascii="Arial" w:hAnsi="Arial" w:cs="Arial"/>
          <w:sz w:val="28"/>
          <w:szCs w:val="28"/>
          <w:lang w:val="x-none"/>
        </w:rPr>
        <w:t xml:space="preserve"> </w:t>
      </w:r>
      <w:proofErr w:type="spellStart"/>
      <w:r>
        <w:rPr>
          <w:rFonts w:ascii="Arial" w:hAnsi="Arial" w:cs="Arial"/>
          <w:sz w:val="28"/>
          <w:szCs w:val="28"/>
          <w:lang w:val="x-none"/>
        </w:rPr>
        <w:t>votora</w:t>
      </w:r>
      <w:proofErr w:type="spellEnd"/>
      <w:r>
        <w:rPr>
          <w:rFonts w:ascii="Arial" w:hAnsi="Arial" w:cs="Arial"/>
          <w:sz w:val="28"/>
          <w:szCs w:val="28"/>
          <w:lang w:val="x-none"/>
        </w:rPr>
        <w:t xml:space="preserve"> </w:t>
      </w:r>
      <w:proofErr w:type="spellStart"/>
      <w:r>
        <w:rPr>
          <w:rFonts w:ascii="Arial" w:hAnsi="Arial" w:cs="Arial"/>
          <w:sz w:val="28"/>
          <w:szCs w:val="28"/>
          <w:lang w:val="x-none"/>
        </w:rPr>
        <w:t>kubva</w:t>
      </w:r>
      <w:proofErr w:type="spellEnd"/>
      <w:r>
        <w:rPr>
          <w:rFonts w:ascii="Arial" w:hAnsi="Arial" w:cs="Arial"/>
          <w:sz w:val="28"/>
          <w:szCs w:val="28"/>
          <w:lang w:val="x-none"/>
        </w:rPr>
        <w:t xml:space="preserve"> </w:t>
      </w:r>
      <w:proofErr w:type="spellStart"/>
      <w:r>
        <w:rPr>
          <w:rFonts w:ascii="Arial" w:hAnsi="Arial" w:cs="Arial"/>
          <w:sz w:val="28"/>
          <w:szCs w:val="28"/>
          <w:lang w:val="x-none"/>
        </w:rPr>
        <w:t>kuva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kuvana</w:t>
      </w:r>
      <w:proofErr w:type="spellEnd"/>
      <w:r w:rsidRPr="005D2628">
        <w:rPr>
          <w:rFonts w:ascii="Arial" w:hAnsi="Arial" w:cs="Arial"/>
          <w:sz w:val="18"/>
          <w:szCs w:val="18"/>
          <w:lang w:val="x-none"/>
        </w:rPr>
        <w:t>.”]</w:t>
      </w:r>
      <w:r>
        <w:rPr>
          <w:rFonts w:ascii="Arial" w:hAnsi="Arial" w:cs="Arial"/>
          <w:sz w:val="28"/>
          <w:szCs w:val="28"/>
          <w:lang w:val="x-none"/>
        </w:rPr>
        <w:t xml:space="preserve"> </w:t>
      </w:r>
    </w:p>
    <w:p w:rsidR="00E04253" w:rsidP="00E04253" w:rsidRDefault="00E04253" w14:paraId="02E9E237" w14:textId="77777777">
      <w:pPr>
        <w:jc w:val="both"/>
        <w:rPr>
          <w:rFonts w:ascii="Arial" w:hAnsi="Arial" w:cs="Arial"/>
          <w:sz w:val="28"/>
          <w:szCs w:val="28"/>
          <w:lang w:val="x-none"/>
        </w:rPr>
      </w:pPr>
      <w:r>
        <w:rPr>
          <w:rFonts w:ascii="Arial" w:hAnsi="Arial" w:cs="Arial"/>
          <w:sz w:val="28"/>
          <w:szCs w:val="28"/>
          <w:vertAlign w:val="superscript"/>
          <w:lang w:val="x-none"/>
        </w:rPr>
        <w:t xml:space="preserve">435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verse 10 </w:t>
      </w:r>
      <w:proofErr w:type="spellStart"/>
      <w:r>
        <w:rPr>
          <w:rFonts w:ascii="Arial" w:hAnsi="Arial" w:cs="Arial"/>
          <w:sz w:val="28"/>
          <w:szCs w:val="28"/>
          <w:lang w:val="x-none"/>
        </w:rPr>
        <w:t>tione</w:t>
      </w:r>
      <w:proofErr w:type="spellEnd"/>
      <w:r>
        <w:rPr>
          <w:rFonts w:ascii="Arial" w:hAnsi="Arial" w:cs="Arial"/>
          <w:sz w:val="28"/>
          <w:szCs w:val="28"/>
          <w:lang w:val="x-none"/>
        </w:rPr>
        <w:t xml:space="preserve">. </w:t>
      </w:r>
      <w:proofErr w:type="spellStart"/>
      <w:r>
        <w:rPr>
          <w:rFonts w:ascii="Arial" w:hAnsi="Arial" w:cs="Arial"/>
          <w:sz w:val="28"/>
          <w:szCs w:val="28"/>
          <w:lang w:val="x-none"/>
        </w:rPr>
        <w:t>Handei</w:t>
      </w:r>
      <w:proofErr w:type="spellEnd"/>
      <w:r>
        <w:rPr>
          <w:rFonts w:ascii="Arial" w:hAnsi="Arial" w:cs="Arial"/>
          <w:sz w:val="28"/>
          <w:szCs w:val="28"/>
          <w:lang w:val="x-none"/>
        </w:rPr>
        <w:t xml:space="preserve"> pa verse 10 tese, </w:t>
      </w:r>
      <w:proofErr w:type="spellStart"/>
      <w:r>
        <w:rPr>
          <w:rFonts w:ascii="Arial" w:hAnsi="Arial" w:cs="Arial"/>
          <w:sz w:val="28"/>
          <w:szCs w:val="28"/>
          <w:lang w:val="x-none"/>
        </w:rPr>
        <w:t>hative</w:t>
      </w:r>
      <w:proofErr w:type="spellEnd"/>
      <w:r>
        <w:rPr>
          <w:rFonts w:ascii="Arial" w:hAnsi="Arial" w:cs="Arial"/>
          <w:sz w:val="28"/>
          <w:szCs w:val="28"/>
          <w:lang w:val="x-none"/>
        </w:rPr>
        <w:t>…</w:t>
      </w:r>
    </w:p>
    <w:p w:rsidR="00E04253" w:rsidP="00E04253" w:rsidRDefault="00E04253" w14:paraId="6198138C" w14:textId="77777777">
      <w:pPr>
        <w:ind w:left="720"/>
        <w:jc w:val="both"/>
        <w:rPr>
          <w:rFonts w:ascii="Arial" w:hAnsi="Arial" w:cs="Arial"/>
          <w:i/>
          <w:iCs/>
          <w:sz w:val="28"/>
          <w:szCs w:val="28"/>
          <w:lang w:val="x-none"/>
        </w:rPr>
      </w:pPr>
      <w:r w:rsidRPr="005A5DE9">
        <w:rPr>
          <w:rFonts w:ascii="Arial" w:hAnsi="Arial" w:cs="Arial"/>
          <w:i/>
          <w:iCs/>
          <w:sz w:val="28"/>
          <w:szCs w:val="28"/>
          <w:lang w:val="x-none"/>
        </w:rPr>
        <w:t xml:space="preserve">Specially the day that thou </w:t>
      </w:r>
      <w:proofErr w:type="spellStart"/>
      <w:r w:rsidRPr="005A5DE9">
        <w:rPr>
          <w:rFonts w:ascii="Arial" w:hAnsi="Arial" w:cs="Arial"/>
          <w:i/>
          <w:iCs/>
          <w:sz w:val="28"/>
          <w:szCs w:val="28"/>
          <w:lang w:val="x-none"/>
        </w:rPr>
        <w:t>stoodest</w:t>
      </w:r>
      <w:proofErr w:type="spellEnd"/>
      <w:r w:rsidRPr="005A5DE9">
        <w:rPr>
          <w:rFonts w:ascii="Arial" w:hAnsi="Arial" w:cs="Arial"/>
          <w:i/>
          <w:iCs/>
          <w:sz w:val="28"/>
          <w:szCs w:val="28"/>
          <w:lang w:val="x-none"/>
        </w:rPr>
        <w:t xml:space="preserve"> before the LORD thy God in Horeb, when the LORD said unto me, Gather me the people together, and I will make them hear </w:t>
      </w:r>
      <w:r>
        <w:rPr>
          <w:rFonts w:ascii="Arial" w:hAnsi="Arial" w:cs="Arial"/>
          <w:i/>
          <w:iCs/>
          <w:sz w:val="28"/>
          <w:szCs w:val="28"/>
          <w:lang w:val="x-none"/>
        </w:rPr>
        <w:t>M</w:t>
      </w:r>
      <w:r w:rsidRPr="005A5DE9">
        <w:rPr>
          <w:rFonts w:ascii="Arial" w:hAnsi="Arial" w:cs="Arial"/>
          <w:i/>
          <w:iCs/>
          <w:sz w:val="28"/>
          <w:szCs w:val="28"/>
          <w:lang w:val="x-none"/>
        </w:rPr>
        <w:t xml:space="preserve">y words, that they may learn to fear </w:t>
      </w:r>
      <w:r>
        <w:rPr>
          <w:rFonts w:ascii="Arial" w:hAnsi="Arial" w:cs="Arial"/>
          <w:i/>
          <w:iCs/>
          <w:sz w:val="28"/>
          <w:szCs w:val="28"/>
          <w:lang w:val="x-none"/>
        </w:rPr>
        <w:t>M</w:t>
      </w:r>
      <w:r w:rsidRPr="005A5DE9">
        <w:rPr>
          <w:rFonts w:ascii="Arial" w:hAnsi="Arial" w:cs="Arial"/>
          <w:i/>
          <w:iCs/>
          <w:sz w:val="28"/>
          <w:szCs w:val="28"/>
          <w:lang w:val="x-none"/>
        </w:rPr>
        <w:t>e all the days that they shall live upon the earth, and that they may teach their children. </w:t>
      </w:r>
    </w:p>
    <w:p w:rsidRPr="00894F8A" w:rsidR="00E04253" w:rsidP="00E04253" w:rsidRDefault="00E04253" w14:paraId="2232CB37" w14:textId="77777777">
      <w:pPr>
        <w:jc w:val="both"/>
        <w:rPr>
          <w:rFonts w:ascii="Arial" w:hAnsi="Arial" w:cs="Arial"/>
          <w:sz w:val="28"/>
          <w:szCs w:val="28"/>
          <w:lang w:val="x-none"/>
        </w:rPr>
      </w:pPr>
      <w:r w:rsidRPr="006F3D89">
        <w:rPr>
          <w:rFonts w:ascii="Arial" w:hAnsi="Arial" w:cs="Arial"/>
          <w:sz w:val="18"/>
          <w:szCs w:val="18"/>
          <w:lang w:val="x-none"/>
        </w:rPr>
        <w:t xml:space="preserve">436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Amen </w:t>
      </w:r>
      <w:proofErr w:type="spellStart"/>
      <w:r>
        <w:rPr>
          <w:rFonts w:ascii="Arial" w:hAnsi="Arial" w:cs="Arial"/>
          <w:sz w:val="28"/>
          <w:szCs w:val="28"/>
          <w:lang w:val="x-none"/>
        </w:rPr>
        <w:t>handisi</w:t>
      </w:r>
      <w:proofErr w:type="spellEnd"/>
      <w:r>
        <w:rPr>
          <w:rFonts w:ascii="Arial" w:hAnsi="Arial" w:cs="Arial"/>
          <w:sz w:val="28"/>
          <w:szCs w:val="28"/>
          <w:lang w:val="x-none"/>
        </w:rPr>
        <w:t xml:space="preserve"> </w:t>
      </w:r>
      <w:proofErr w:type="spellStart"/>
      <w:r>
        <w:rPr>
          <w:rFonts w:ascii="Arial" w:hAnsi="Arial" w:cs="Arial"/>
          <w:sz w:val="28"/>
          <w:szCs w:val="28"/>
          <w:lang w:val="x-none"/>
        </w:rPr>
        <w:t>kumunzwa</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Toda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r>
        <w:rPr>
          <w:rFonts w:ascii="Arial" w:hAnsi="Arial" w:cs="Arial"/>
          <w:sz w:val="28"/>
          <w:szCs w:val="28"/>
          <w:lang w:val="x-none"/>
        </w:rPr>
        <w:t xml:space="preserve">Hama </w:t>
      </w:r>
      <w:proofErr w:type="spellStart"/>
      <w:r>
        <w:rPr>
          <w:rFonts w:ascii="Arial" w:hAnsi="Arial" w:cs="Arial"/>
          <w:sz w:val="28"/>
          <w:szCs w:val="28"/>
          <w:lang w:val="x-none"/>
        </w:rPr>
        <w:t>ngadzigare</w:t>
      </w:r>
      <w:proofErr w:type="spellEnd"/>
      <w:r>
        <w:rPr>
          <w:rFonts w:ascii="Arial" w:hAnsi="Arial" w:cs="Arial"/>
          <w:sz w:val="28"/>
          <w:szCs w:val="28"/>
          <w:lang w:val="x-none"/>
        </w:rPr>
        <w:t xml:space="preserve"> </w:t>
      </w:r>
      <w:proofErr w:type="spellStart"/>
      <w:r>
        <w:rPr>
          <w:rFonts w:ascii="Arial" w:hAnsi="Arial" w:cs="Arial"/>
          <w:sz w:val="28"/>
          <w:szCs w:val="28"/>
          <w:lang w:val="x-none"/>
        </w:rPr>
        <w:t>dzakaudza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pamusoro</w:t>
      </w:r>
      <w:proofErr w:type="spellEnd"/>
      <w:r>
        <w:rPr>
          <w:rFonts w:ascii="Arial" w:hAnsi="Arial" w:cs="Arial"/>
          <w:sz w:val="28"/>
          <w:szCs w:val="28"/>
          <w:lang w:val="x-none"/>
        </w:rPr>
        <w:t xml:space="preserve"> </w:t>
      </w:r>
      <w:proofErr w:type="spellStart"/>
      <w:r>
        <w:rPr>
          <w:rFonts w:ascii="Arial" w:hAnsi="Arial" w:cs="Arial"/>
          <w:sz w:val="28"/>
          <w:szCs w:val="28"/>
          <w:lang w:val="x-none"/>
        </w:rPr>
        <w:t>pekubva</w:t>
      </w:r>
      <w:proofErr w:type="spellEnd"/>
      <w:r>
        <w:rPr>
          <w:rFonts w:ascii="Arial" w:hAnsi="Arial" w:cs="Arial"/>
          <w:sz w:val="28"/>
          <w:szCs w:val="28"/>
          <w:lang w:val="x-none"/>
        </w:rPr>
        <w:t xml:space="preserve"> </w:t>
      </w:r>
      <w:proofErr w:type="spellStart"/>
      <w:r>
        <w:rPr>
          <w:rFonts w:ascii="Arial" w:hAnsi="Arial" w:cs="Arial"/>
          <w:sz w:val="28"/>
          <w:szCs w:val="28"/>
          <w:lang w:val="x-none"/>
        </w:rPr>
        <w:t>paChechi</w:t>
      </w:r>
      <w:proofErr w:type="spellEnd"/>
      <w:r>
        <w:rPr>
          <w:rFonts w:ascii="Arial" w:hAnsi="Arial" w:cs="Arial"/>
          <w:sz w:val="28"/>
          <w:szCs w:val="28"/>
          <w:lang w:val="x-none"/>
        </w:rPr>
        <w:t xml:space="preserve">, </w:t>
      </w:r>
      <w:proofErr w:type="spellStart"/>
      <w:r>
        <w:rPr>
          <w:rFonts w:ascii="Arial" w:hAnsi="Arial" w:cs="Arial"/>
          <w:sz w:val="28"/>
          <w:szCs w:val="28"/>
          <w:lang w:val="x-none"/>
        </w:rPr>
        <w:t>tichitanga</w:t>
      </w:r>
      <w:proofErr w:type="spellEnd"/>
      <w:r>
        <w:rPr>
          <w:rFonts w:ascii="Arial" w:hAnsi="Arial" w:cs="Arial"/>
          <w:sz w:val="28"/>
          <w:szCs w:val="28"/>
          <w:lang w:val="x-none"/>
        </w:rPr>
        <w:t xml:space="preserve"> </w:t>
      </w:r>
      <w:proofErr w:type="spellStart"/>
      <w:r>
        <w:rPr>
          <w:rFonts w:ascii="Arial" w:hAnsi="Arial" w:cs="Arial"/>
          <w:sz w:val="28"/>
          <w:szCs w:val="28"/>
          <w:lang w:val="x-none"/>
        </w:rPr>
        <w:t>kudzokera</w:t>
      </w:r>
      <w:proofErr w:type="spellEnd"/>
      <w:r>
        <w:rPr>
          <w:rFonts w:ascii="Arial" w:hAnsi="Arial" w:cs="Arial"/>
          <w:sz w:val="28"/>
          <w:szCs w:val="28"/>
          <w:lang w:val="x-none"/>
        </w:rPr>
        <w:t xml:space="preserve"> </w:t>
      </w:r>
      <w:proofErr w:type="spellStart"/>
      <w:r>
        <w:rPr>
          <w:rFonts w:ascii="Arial" w:hAnsi="Arial" w:cs="Arial"/>
          <w:sz w:val="28"/>
          <w:szCs w:val="28"/>
          <w:lang w:val="x-none"/>
        </w:rPr>
        <w:t>panyaya</w:t>
      </w:r>
      <w:proofErr w:type="spellEnd"/>
      <w:r>
        <w:rPr>
          <w:rFonts w:ascii="Arial" w:hAnsi="Arial" w:cs="Arial"/>
          <w:sz w:val="28"/>
          <w:szCs w:val="28"/>
          <w:lang w:val="x-none"/>
        </w:rPr>
        <w:t xml:space="preserve"> ya October 2…?</w:t>
      </w:r>
      <w:r w:rsidRPr="005D2628">
        <w:rPr>
          <w:rFonts w:ascii="Arial" w:hAnsi="Arial" w:cs="Arial"/>
          <w:sz w:val="18"/>
          <w:szCs w:val="18"/>
          <w:lang w:val="x-none"/>
        </w:rPr>
        <w:t>[Congregation says, “</w:t>
      </w:r>
      <w:r>
        <w:rPr>
          <w:rFonts w:ascii="Arial" w:hAnsi="Arial" w:cs="Arial"/>
          <w:sz w:val="18"/>
          <w:szCs w:val="18"/>
          <w:lang w:val="x-none"/>
        </w:rPr>
        <w:t>2 000</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Tozobva</w:t>
      </w:r>
      <w:proofErr w:type="spellEnd"/>
      <w:r>
        <w:rPr>
          <w:rFonts w:ascii="Arial" w:hAnsi="Arial" w:cs="Arial"/>
          <w:sz w:val="28"/>
          <w:szCs w:val="28"/>
          <w:lang w:val="x-none"/>
        </w:rPr>
        <w:t xml:space="preserve"> </w:t>
      </w:r>
      <w:proofErr w:type="spellStart"/>
      <w:r>
        <w:rPr>
          <w:rFonts w:ascii="Arial" w:hAnsi="Arial" w:cs="Arial"/>
          <w:sz w:val="28"/>
          <w:szCs w:val="28"/>
          <w:lang w:val="x-none"/>
        </w:rPr>
        <w:t>toratidza</w:t>
      </w:r>
      <w:proofErr w:type="spellEnd"/>
      <w:r>
        <w:rPr>
          <w:rFonts w:ascii="Arial" w:hAnsi="Arial" w:cs="Arial"/>
          <w:sz w:val="28"/>
          <w:szCs w:val="28"/>
          <w:lang w:val="x-none"/>
        </w:rPr>
        <w:t xml:space="preserve"> ma officer </w:t>
      </w:r>
      <w:proofErr w:type="spellStart"/>
      <w:r>
        <w:rPr>
          <w:rFonts w:ascii="Arial" w:hAnsi="Arial" w:cs="Arial"/>
          <w:sz w:val="28"/>
          <w:szCs w:val="28"/>
          <w:lang w:val="x-none"/>
        </w:rPr>
        <w:t>mamwe</w:t>
      </w:r>
      <w:proofErr w:type="spellEnd"/>
      <w:r>
        <w:rPr>
          <w:rFonts w:ascii="Arial" w:hAnsi="Arial" w:cs="Arial"/>
          <w:sz w:val="28"/>
          <w:szCs w:val="28"/>
          <w:lang w:val="x-none"/>
        </w:rPr>
        <w:t xml:space="preserve"> </w:t>
      </w:r>
      <w:proofErr w:type="spellStart"/>
      <w:r>
        <w:rPr>
          <w:rFonts w:ascii="Arial" w:hAnsi="Arial" w:cs="Arial"/>
          <w:sz w:val="28"/>
          <w:szCs w:val="28"/>
          <w:lang w:val="x-none"/>
        </w:rPr>
        <w:t>nemamwe</w:t>
      </w:r>
      <w:proofErr w:type="spellEnd"/>
      <w:r>
        <w:rPr>
          <w:rFonts w:ascii="Arial" w:hAnsi="Arial" w:cs="Arial"/>
          <w:sz w:val="28"/>
          <w:szCs w:val="28"/>
          <w:lang w:val="x-none"/>
        </w:rPr>
        <w:t xml:space="preserve"> </w:t>
      </w:r>
      <w:proofErr w:type="spellStart"/>
      <w:r>
        <w:rPr>
          <w:rFonts w:ascii="Arial" w:hAnsi="Arial" w:cs="Arial"/>
          <w:sz w:val="28"/>
          <w:szCs w:val="28"/>
          <w:lang w:val="x-none"/>
        </w:rPr>
        <w:t>ekubva</w:t>
      </w:r>
      <w:proofErr w:type="spellEnd"/>
      <w:r>
        <w:rPr>
          <w:rFonts w:ascii="Arial" w:hAnsi="Arial" w:cs="Arial"/>
          <w:sz w:val="28"/>
          <w:szCs w:val="28"/>
          <w:lang w:val="x-none"/>
        </w:rPr>
        <w:t xml:space="preserve"> </w:t>
      </w:r>
      <w:proofErr w:type="spellStart"/>
      <w:r>
        <w:rPr>
          <w:rFonts w:ascii="Arial" w:hAnsi="Arial" w:cs="Arial"/>
          <w:sz w:val="28"/>
          <w:szCs w:val="28"/>
          <w:lang w:val="x-none"/>
        </w:rPr>
        <w:t>kwaanoita</w:t>
      </w:r>
      <w:proofErr w:type="spellEnd"/>
      <w:r>
        <w:rPr>
          <w:rFonts w:ascii="Arial" w:hAnsi="Arial" w:cs="Arial"/>
          <w:sz w:val="28"/>
          <w:szCs w:val="28"/>
          <w:lang w:val="x-none"/>
        </w:rPr>
        <w:t xml:space="preserve"> </w:t>
      </w:r>
      <w:proofErr w:type="spellStart"/>
      <w:r>
        <w:rPr>
          <w:rFonts w:ascii="Arial" w:hAnsi="Arial" w:cs="Arial"/>
          <w:sz w:val="28"/>
          <w:szCs w:val="28"/>
          <w:lang w:val="x-none"/>
        </w:rPr>
        <w:t>paChechi</w:t>
      </w:r>
      <w:proofErr w:type="spellEnd"/>
      <w:r>
        <w:rPr>
          <w:rFonts w:ascii="Arial" w:hAnsi="Arial" w:cs="Arial"/>
          <w:sz w:val="28"/>
          <w:szCs w:val="28"/>
          <w:lang w:val="x-none"/>
        </w:rPr>
        <w:t xml:space="preserve">. </w:t>
      </w:r>
      <w:proofErr w:type="spellStart"/>
      <w:r>
        <w:rPr>
          <w:rFonts w:ascii="Arial" w:hAnsi="Arial" w:cs="Arial"/>
          <w:sz w:val="28"/>
          <w:szCs w:val="28"/>
          <w:lang w:val="x-none"/>
        </w:rPr>
        <w:t>Dzidzisa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18"/>
          <w:szCs w:val="18"/>
          <w:lang w:val="x-none"/>
        </w:rPr>
        <w:t xml:space="preserve"> </w:t>
      </w:r>
      <w:proofErr w:type="spellStart"/>
      <w:r>
        <w:rPr>
          <w:rFonts w:ascii="Arial" w:hAnsi="Arial" w:cs="Arial"/>
          <w:sz w:val="28"/>
          <w:szCs w:val="28"/>
          <w:lang w:val="x-none"/>
        </w:rPr>
        <w:t>Kuuraya</w:t>
      </w:r>
      <w:proofErr w:type="spellEnd"/>
      <w:r>
        <w:rPr>
          <w:rFonts w:ascii="Arial" w:hAnsi="Arial" w:cs="Arial"/>
          <w:sz w:val="28"/>
          <w:szCs w:val="28"/>
          <w:lang w:val="x-none"/>
        </w:rPr>
        <w:t xml:space="preserve"> </w:t>
      </w:r>
      <w:proofErr w:type="spellStart"/>
      <w:r>
        <w:rPr>
          <w:rFonts w:ascii="Arial" w:hAnsi="Arial" w:cs="Arial"/>
          <w:sz w:val="28"/>
          <w:szCs w:val="28"/>
          <w:lang w:val="x-none"/>
        </w:rPr>
        <w:t>kwazvinoita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Vakabva</w:t>
      </w:r>
      <w:proofErr w:type="spellEnd"/>
      <w:r>
        <w:rPr>
          <w:rFonts w:ascii="Arial" w:hAnsi="Arial" w:cs="Arial"/>
          <w:sz w:val="28"/>
          <w:szCs w:val="28"/>
          <w:lang w:val="x-none"/>
        </w:rPr>
        <w:t xml:space="preserve"> </w:t>
      </w:r>
      <w:proofErr w:type="spellStart"/>
      <w:r>
        <w:rPr>
          <w:rFonts w:ascii="Arial" w:hAnsi="Arial" w:cs="Arial"/>
          <w:sz w:val="28"/>
          <w:szCs w:val="28"/>
          <w:lang w:val="x-none"/>
        </w:rPr>
        <w:t>vanhu</w:t>
      </w:r>
      <w:proofErr w:type="spellEnd"/>
      <w:r>
        <w:rPr>
          <w:rFonts w:ascii="Arial" w:hAnsi="Arial" w:cs="Arial"/>
          <w:sz w:val="28"/>
          <w:szCs w:val="28"/>
          <w:lang w:val="x-none"/>
        </w:rPr>
        <w:t xml:space="preserve"> ma officers paya, </w:t>
      </w:r>
      <w:proofErr w:type="spellStart"/>
      <w:r>
        <w:rPr>
          <w:rFonts w:ascii="Arial" w:hAnsi="Arial" w:cs="Arial"/>
          <w:sz w:val="28"/>
          <w:szCs w:val="28"/>
          <w:lang w:val="x-none"/>
        </w:rPr>
        <w:t>takaviga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Mhare</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Apostle Gumbura claps hands once—ED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Bonde, </w:t>
      </w:r>
      <w:r w:rsidRPr="005D2628">
        <w:rPr>
          <w:rFonts w:ascii="Arial" w:hAnsi="Arial" w:cs="Arial"/>
          <w:sz w:val="18"/>
          <w:szCs w:val="18"/>
          <w:lang w:val="x-none"/>
        </w:rPr>
        <w:t>[</w:t>
      </w:r>
      <w:r>
        <w:rPr>
          <w:rFonts w:ascii="Arial" w:hAnsi="Arial" w:cs="Arial"/>
          <w:sz w:val="18"/>
          <w:szCs w:val="18"/>
          <w:lang w:val="x-none"/>
        </w:rPr>
        <w:t>Apostle Gumbura claps hands once—ED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Machaya, </w:t>
      </w:r>
      <w:r w:rsidRPr="005D2628">
        <w:rPr>
          <w:rFonts w:ascii="Arial" w:hAnsi="Arial" w:cs="Arial"/>
          <w:sz w:val="18"/>
          <w:szCs w:val="18"/>
          <w:lang w:val="x-none"/>
        </w:rPr>
        <w:t>[</w:t>
      </w:r>
      <w:r>
        <w:rPr>
          <w:rFonts w:ascii="Arial" w:hAnsi="Arial" w:cs="Arial"/>
          <w:sz w:val="18"/>
          <w:szCs w:val="18"/>
          <w:lang w:val="x-none"/>
        </w:rPr>
        <w:t>Apostle Gumbura claps hands once—ED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Samuel, </w:t>
      </w:r>
      <w:r w:rsidRPr="005D2628">
        <w:rPr>
          <w:rFonts w:ascii="Arial" w:hAnsi="Arial" w:cs="Arial"/>
          <w:sz w:val="18"/>
          <w:szCs w:val="18"/>
          <w:lang w:val="x-none"/>
        </w:rPr>
        <w:t>[</w:t>
      </w:r>
      <w:r>
        <w:rPr>
          <w:rFonts w:ascii="Arial" w:hAnsi="Arial" w:cs="Arial"/>
          <w:sz w:val="18"/>
          <w:szCs w:val="18"/>
          <w:lang w:val="x-none"/>
        </w:rPr>
        <w:t>Apostle Gumbura claps hands once—ED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—v—</w:t>
      </w:r>
      <w:proofErr w:type="spellStart"/>
      <w:r>
        <w:rPr>
          <w:rFonts w:ascii="Arial" w:hAnsi="Arial" w:cs="Arial"/>
          <w:sz w:val="28"/>
          <w:szCs w:val="28"/>
          <w:lang w:val="x-none"/>
        </w:rPr>
        <w:t>vana</w:t>
      </w:r>
      <w:proofErr w:type="spellEnd"/>
      <w:r>
        <w:rPr>
          <w:rFonts w:ascii="Arial" w:hAnsi="Arial" w:cs="Arial"/>
          <w:sz w:val="28"/>
          <w:szCs w:val="28"/>
          <w:lang w:val="x-none"/>
        </w:rPr>
        <w:t xml:space="preserve"> Ebenezer. </w:t>
      </w:r>
      <w:r w:rsidRPr="005D2628">
        <w:rPr>
          <w:rFonts w:ascii="Arial" w:hAnsi="Arial" w:cs="Arial"/>
          <w:sz w:val="18"/>
          <w:szCs w:val="18"/>
          <w:lang w:val="x-none"/>
        </w:rPr>
        <w:t>[</w:t>
      </w:r>
      <w:r>
        <w:rPr>
          <w:rFonts w:ascii="Arial" w:hAnsi="Arial" w:cs="Arial"/>
          <w:sz w:val="18"/>
          <w:szCs w:val="18"/>
          <w:lang w:val="x-none"/>
        </w:rPr>
        <w:t>Apostle Gumbura claps hands once—ED</w:t>
      </w:r>
      <w:r w:rsidRPr="005D2628">
        <w:rPr>
          <w:rFonts w:ascii="Arial" w:hAnsi="Arial" w:cs="Arial"/>
          <w:sz w:val="18"/>
          <w:szCs w:val="18"/>
          <w:lang w:val="x-none"/>
        </w:rPr>
        <w:t>]</w:t>
      </w:r>
      <w:r>
        <w:rPr>
          <w:rFonts w:ascii="Arial" w:hAnsi="Arial" w:cs="Arial"/>
          <w:sz w:val="28"/>
          <w:szCs w:val="28"/>
          <w:lang w:val="x-none"/>
        </w:rPr>
        <w:t xml:space="preserve"> The list is e…? </w:t>
      </w:r>
      <w:r w:rsidRPr="005D2628">
        <w:rPr>
          <w:rFonts w:ascii="Arial" w:hAnsi="Arial" w:cs="Arial"/>
          <w:sz w:val="18"/>
          <w:szCs w:val="18"/>
          <w:lang w:val="x-none"/>
        </w:rPr>
        <w:t>[</w:t>
      </w:r>
      <w:r>
        <w:rPr>
          <w:rFonts w:ascii="Arial" w:hAnsi="Arial" w:cs="Arial"/>
          <w:sz w:val="18"/>
          <w:szCs w:val="18"/>
          <w:lang w:val="x-none"/>
        </w:rPr>
        <w:t xml:space="preserve">Apostle Gumbura and </w:t>
      </w:r>
      <w:r w:rsidRPr="005D2628">
        <w:rPr>
          <w:rFonts w:ascii="Arial" w:hAnsi="Arial" w:cs="Arial"/>
          <w:sz w:val="18"/>
          <w:szCs w:val="18"/>
          <w:lang w:val="x-none"/>
        </w:rPr>
        <w:t>Congregation</w:t>
      </w:r>
      <w:r>
        <w:rPr>
          <w:rFonts w:ascii="Arial" w:hAnsi="Arial" w:cs="Arial"/>
          <w:sz w:val="18"/>
          <w:szCs w:val="18"/>
          <w:lang w:val="x-none"/>
        </w:rPr>
        <w:t xml:space="preserve"> </w:t>
      </w:r>
      <w:r w:rsidRPr="005D2628">
        <w:rPr>
          <w:rFonts w:ascii="Arial" w:hAnsi="Arial" w:cs="Arial"/>
          <w:sz w:val="18"/>
          <w:szCs w:val="18"/>
          <w:lang w:val="x-none"/>
        </w:rPr>
        <w:t>say, “</w:t>
      </w:r>
      <w:r>
        <w:rPr>
          <w:rFonts w:ascii="Arial" w:hAnsi="Arial" w:cs="Arial"/>
          <w:sz w:val="18"/>
          <w:szCs w:val="18"/>
          <w:lang w:val="x-none"/>
        </w:rPr>
        <w:t>endless</w:t>
      </w:r>
      <w:r w:rsidRPr="005D2628">
        <w:rPr>
          <w:rFonts w:ascii="Arial" w:hAnsi="Arial" w:cs="Arial"/>
          <w:sz w:val="18"/>
          <w:szCs w:val="18"/>
          <w:lang w:val="x-none"/>
        </w:rPr>
        <w:t>.”]</w:t>
      </w:r>
      <w:r>
        <w:rPr>
          <w:rFonts w:ascii="Arial" w:hAnsi="Arial" w:cs="Arial"/>
          <w:sz w:val="18"/>
          <w:szCs w:val="18"/>
          <w:lang w:val="x-none"/>
        </w:rPr>
        <w:t xml:space="preserve"> </w:t>
      </w:r>
    </w:p>
    <w:p w:rsidR="00E04253" w:rsidP="00E04253" w:rsidRDefault="00E04253" w14:paraId="11AAAFEF" w14:textId="77777777">
      <w:pPr>
        <w:jc w:val="both"/>
        <w:rPr>
          <w:rFonts w:ascii="Arial" w:hAnsi="Arial" w:cs="Arial"/>
          <w:sz w:val="28"/>
          <w:szCs w:val="28"/>
          <w:lang w:val="x-none"/>
        </w:rPr>
      </w:pPr>
      <w:r>
        <w:rPr>
          <w:rFonts w:ascii="Arial" w:hAnsi="Arial" w:cs="Arial"/>
          <w:sz w:val="28"/>
          <w:szCs w:val="28"/>
          <w:vertAlign w:val="superscript"/>
          <w:lang w:val="x-none"/>
        </w:rPr>
        <w:t xml:space="preserve">437 </w:t>
      </w:r>
      <w:proofErr w:type="spellStart"/>
      <w:r>
        <w:rPr>
          <w:rFonts w:ascii="Arial" w:hAnsi="Arial" w:cs="Arial"/>
          <w:sz w:val="28"/>
          <w:szCs w:val="28"/>
          <w:lang w:val="x-none"/>
        </w:rPr>
        <w:t>Vamwe</w:t>
      </w:r>
      <w:proofErr w:type="spellEnd"/>
      <w:r>
        <w:rPr>
          <w:rFonts w:ascii="Arial" w:hAnsi="Arial" w:cs="Arial"/>
          <w:sz w:val="28"/>
          <w:szCs w:val="28"/>
          <w:lang w:val="x-none"/>
        </w:rPr>
        <w:t xml:space="preserve"> </w:t>
      </w:r>
      <w:proofErr w:type="spellStart"/>
      <w:r>
        <w:rPr>
          <w:rFonts w:ascii="Arial" w:hAnsi="Arial" w:cs="Arial"/>
          <w:sz w:val="28"/>
          <w:szCs w:val="28"/>
          <w:lang w:val="x-none"/>
        </w:rPr>
        <w:t>zva’azvirema</w:t>
      </w:r>
      <w:proofErr w:type="spellEnd"/>
      <w:r>
        <w:rPr>
          <w:rFonts w:ascii="Arial" w:hAnsi="Arial" w:cs="Arial"/>
          <w:sz w:val="28"/>
          <w:szCs w:val="28"/>
          <w:lang w:val="x-none"/>
        </w:rPr>
        <w:t xml:space="preserve">. Vari </w:t>
      </w:r>
      <w:proofErr w:type="spellStart"/>
      <w:r>
        <w:rPr>
          <w:rFonts w:ascii="Arial" w:hAnsi="Arial" w:cs="Arial"/>
          <w:sz w:val="28"/>
          <w:szCs w:val="28"/>
          <w:lang w:val="x-none"/>
        </w:rPr>
        <w:t>muma</w:t>
      </w:r>
      <w:proofErr w:type="spellEnd"/>
      <w:r>
        <w:rPr>
          <w:rFonts w:ascii="Arial" w:hAnsi="Arial" w:cs="Arial"/>
          <w:sz w:val="28"/>
          <w:szCs w:val="28"/>
          <w:lang w:val="x-none"/>
        </w:rPr>
        <w:t xml:space="preserve"> wheel chair. Nyaya </w:t>
      </w:r>
      <w:proofErr w:type="spellStart"/>
      <w:r>
        <w:rPr>
          <w:rFonts w:ascii="Arial" w:hAnsi="Arial" w:cs="Arial"/>
          <w:sz w:val="28"/>
          <w:szCs w:val="28"/>
          <w:lang w:val="x-none"/>
        </w:rPr>
        <w:t>haizi</w:t>
      </w:r>
      <w:proofErr w:type="spellEnd"/>
      <w:r>
        <w:rPr>
          <w:rFonts w:ascii="Arial" w:hAnsi="Arial" w:cs="Arial"/>
          <w:sz w:val="28"/>
          <w:szCs w:val="28"/>
          <w:lang w:val="x-none"/>
        </w:rPr>
        <w:t xml:space="preserve"> </w:t>
      </w:r>
      <w:proofErr w:type="spellStart"/>
      <w:r>
        <w:rPr>
          <w:rFonts w:ascii="Arial" w:hAnsi="Arial" w:cs="Arial"/>
          <w:sz w:val="28"/>
          <w:szCs w:val="28"/>
          <w:lang w:val="x-none"/>
        </w:rPr>
        <w:t>yokutamba</w:t>
      </w:r>
      <w:proofErr w:type="spellEnd"/>
      <w:r>
        <w:rPr>
          <w:rFonts w:ascii="Arial" w:hAnsi="Arial" w:cs="Arial"/>
          <w:sz w:val="28"/>
          <w:szCs w:val="28"/>
          <w:lang w:val="x-none"/>
        </w:rPr>
        <w:t xml:space="preserve"> </w:t>
      </w:r>
      <w:proofErr w:type="spellStart"/>
      <w:r>
        <w:rPr>
          <w:rFonts w:ascii="Arial" w:hAnsi="Arial" w:cs="Arial"/>
          <w:sz w:val="28"/>
          <w:szCs w:val="28"/>
          <w:lang w:val="x-none"/>
        </w:rPr>
        <w:t>nayo</w:t>
      </w:r>
      <w:proofErr w:type="spellEnd"/>
      <w:r>
        <w:rPr>
          <w:rFonts w:ascii="Arial" w:hAnsi="Arial" w:cs="Arial"/>
          <w:sz w:val="28"/>
          <w:szCs w:val="28"/>
          <w:lang w:val="x-none"/>
        </w:rPr>
        <w:t xml:space="preserve"> iyi. </w:t>
      </w:r>
      <w:proofErr w:type="spellStart"/>
      <w:r>
        <w:rPr>
          <w:rFonts w:ascii="Arial" w:hAnsi="Arial" w:cs="Arial"/>
          <w:sz w:val="28"/>
          <w:szCs w:val="28"/>
          <w:lang w:val="x-none"/>
        </w:rPr>
        <w:t>Dzidzisa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proofErr w:type="spellStart"/>
      <w:r>
        <w:rPr>
          <w:rFonts w:ascii="Arial" w:hAnsi="Arial" w:cs="Arial"/>
          <w:sz w:val="28"/>
          <w:szCs w:val="28"/>
          <w:lang w:val="x-none"/>
        </w:rPr>
        <w:t>nokuti</w:t>
      </w:r>
      <w:proofErr w:type="spellEnd"/>
      <w:r>
        <w:rPr>
          <w:rFonts w:ascii="Arial" w:hAnsi="Arial" w:cs="Arial"/>
          <w:sz w:val="28"/>
          <w:szCs w:val="28"/>
          <w:lang w:val="x-none"/>
        </w:rPr>
        <w:t xml:space="preserve"> </w:t>
      </w:r>
      <w:proofErr w:type="spellStart"/>
      <w:r>
        <w:rPr>
          <w:rFonts w:ascii="Arial" w:hAnsi="Arial" w:cs="Arial"/>
          <w:sz w:val="28"/>
          <w:szCs w:val="28"/>
          <w:lang w:val="x-none"/>
        </w:rPr>
        <w:t>uchazomuchema</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proofErr w:type="spellStart"/>
      <w:r>
        <w:rPr>
          <w:rFonts w:ascii="Arial" w:hAnsi="Arial" w:cs="Arial"/>
          <w:sz w:val="28"/>
          <w:szCs w:val="28"/>
          <w:lang w:val="x-none"/>
        </w:rPr>
        <w:t>aakufa</w:t>
      </w:r>
      <w:proofErr w:type="spellEnd"/>
      <w:r>
        <w:rPr>
          <w:rFonts w:ascii="Arial" w:hAnsi="Arial" w:cs="Arial"/>
          <w:sz w:val="28"/>
          <w:szCs w:val="28"/>
          <w:lang w:val="x-none"/>
        </w:rPr>
        <w:t xml:space="preserve"> </w:t>
      </w:r>
      <w:proofErr w:type="spellStart"/>
      <w:r>
        <w:rPr>
          <w:rFonts w:ascii="Arial" w:hAnsi="Arial" w:cs="Arial"/>
          <w:sz w:val="28"/>
          <w:szCs w:val="28"/>
          <w:lang w:val="x-none"/>
        </w:rPr>
        <w:t>nemukondombera</w:t>
      </w:r>
      <w:proofErr w:type="spellEnd"/>
      <w:r>
        <w:rPr>
          <w:rFonts w:ascii="Arial" w:hAnsi="Arial" w:cs="Arial"/>
          <w:sz w:val="28"/>
          <w:szCs w:val="28"/>
          <w:lang w:val="x-none"/>
        </w:rPr>
        <w:t xml:space="preserve">. </w:t>
      </w:r>
      <w:proofErr w:type="spellStart"/>
      <w:r>
        <w:rPr>
          <w:rFonts w:ascii="Arial" w:hAnsi="Arial" w:cs="Arial"/>
          <w:sz w:val="28"/>
          <w:szCs w:val="28"/>
          <w:lang w:val="x-none"/>
        </w:rPr>
        <w:t>Uchazomuchema</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iyeye</w:t>
      </w:r>
      <w:proofErr w:type="spellEnd"/>
      <w:r>
        <w:rPr>
          <w:rFonts w:ascii="Arial" w:hAnsi="Arial" w:cs="Arial"/>
          <w:sz w:val="28"/>
          <w:szCs w:val="28"/>
          <w:lang w:val="x-none"/>
        </w:rPr>
        <w:t xml:space="preserve"> </w:t>
      </w:r>
      <w:proofErr w:type="spellStart"/>
      <w:r>
        <w:rPr>
          <w:rFonts w:ascii="Arial" w:hAnsi="Arial" w:cs="Arial"/>
          <w:sz w:val="28"/>
          <w:szCs w:val="28"/>
          <w:lang w:val="x-none"/>
        </w:rPr>
        <w:t>achembedzwa</w:t>
      </w:r>
      <w:proofErr w:type="spellEnd"/>
      <w:r>
        <w:rPr>
          <w:rFonts w:ascii="Arial" w:hAnsi="Arial" w:cs="Arial"/>
          <w:sz w:val="28"/>
          <w:szCs w:val="28"/>
          <w:lang w:val="x-none"/>
        </w:rPr>
        <w:t xml:space="preserve"> </w:t>
      </w:r>
      <w:proofErr w:type="spellStart"/>
      <w:r>
        <w:rPr>
          <w:rFonts w:ascii="Arial" w:hAnsi="Arial" w:cs="Arial"/>
          <w:sz w:val="28"/>
          <w:szCs w:val="28"/>
          <w:lang w:val="x-none"/>
        </w:rPr>
        <w:t>nenyi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nenyika</w:t>
      </w:r>
      <w:proofErr w:type="spellEnd"/>
      <w:r w:rsidRPr="005D2628">
        <w:rPr>
          <w:rFonts w:ascii="Arial" w:hAnsi="Arial" w:cs="Arial"/>
          <w:sz w:val="18"/>
          <w:szCs w:val="18"/>
          <w:lang w:val="x-none"/>
        </w:rPr>
        <w:t>.”]</w:t>
      </w:r>
      <w:r>
        <w:rPr>
          <w:rFonts w:ascii="Arial" w:hAnsi="Arial" w:cs="Arial"/>
          <w:sz w:val="18"/>
          <w:szCs w:val="18"/>
          <w:lang w:val="x-none"/>
        </w:rPr>
        <w:t xml:space="preserve"> </w:t>
      </w:r>
      <w:proofErr w:type="spellStart"/>
      <w:r>
        <w:rPr>
          <w:rFonts w:ascii="Arial" w:hAnsi="Arial" w:cs="Arial"/>
          <w:sz w:val="28"/>
          <w:szCs w:val="28"/>
          <w:lang w:val="x-none"/>
        </w:rPr>
        <w:t>Muchazoita</w:t>
      </w:r>
      <w:proofErr w:type="spellEnd"/>
      <w:r>
        <w:rPr>
          <w:rFonts w:ascii="Arial" w:hAnsi="Arial" w:cs="Arial"/>
          <w:sz w:val="28"/>
          <w:szCs w:val="28"/>
          <w:lang w:val="x-none"/>
        </w:rPr>
        <w:t xml:space="preserve"> chi—</w:t>
      </w:r>
      <w:proofErr w:type="spellStart"/>
      <w:r>
        <w:rPr>
          <w:rFonts w:ascii="Arial" w:hAnsi="Arial" w:cs="Arial"/>
          <w:sz w:val="28"/>
          <w:szCs w:val="28"/>
          <w:lang w:val="x-none"/>
        </w:rPr>
        <w:t>murume</w:t>
      </w:r>
      <w:proofErr w:type="spellEnd"/>
      <w:r>
        <w:rPr>
          <w:rFonts w:ascii="Arial" w:hAnsi="Arial" w:cs="Arial"/>
          <w:sz w:val="28"/>
          <w:szCs w:val="28"/>
          <w:lang w:val="x-none"/>
        </w:rPr>
        <w:t xml:space="preserve"> </w:t>
      </w:r>
      <w:proofErr w:type="spellStart"/>
      <w:r>
        <w:rPr>
          <w:rFonts w:ascii="Arial" w:hAnsi="Arial" w:cs="Arial"/>
          <w:sz w:val="28"/>
          <w:szCs w:val="28"/>
          <w:lang w:val="x-none"/>
        </w:rPr>
        <w:t>wekutsvaga</w:t>
      </w:r>
      <w:proofErr w:type="spellEnd"/>
      <w:r>
        <w:rPr>
          <w:rFonts w:ascii="Arial" w:hAnsi="Arial" w:cs="Arial"/>
          <w:sz w:val="28"/>
          <w:szCs w:val="28"/>
          <w:lang w:val="x-none"/>
        </w:rPr>
        <w:t xml:space="preserve"> </w:t>
      </w:r>
      <w:proofErr w:type="spellStart"/>
      <w:r>
        <w:rPr>
          <w:rFonts w:ascii="Arial" w:hAnsi="Arial" w:cs="Arial"/>
          <w:sz w:val="28"/>
          <w:szCs w:val="28"/>
          <w:lang w:val="x-none"/>
        </w:rPr>
        <w:t>nekudyisa</w:t>
      </w:r>
      <w:proofErr w:type="spellEnd"/>
      <w:r>
        <w:rPr>
          <w:rFonts w:ascii="Arial" w:hAnsi="Arial" w:cs="Arial"/>
          <w:sz w:val="28"/>
          <w:szCs w:val="28"/>
          <w:lang w:val="x-none"/>
        </w:rPr>
        <w:t xml:space="preserve">, </w:t>
      </w:r>
      <w:proofErr w:type="spellStart"/>
      <w:r>
        <w:rPr>
          <w:rFonts w:ascii="Arial" w:hAnsi="Arial" w:cs="Arial"/>
          <w:sz w:val="28"/>
          <w:szCs w:val="28"/>
          <w:lang w:val="x-none"/>
        </w:rPr>
        <w:t>pasina</w:t>
      </w:r>
      <w:proofErr w:type="spellEnd"/>
      <w:r>
        <w:rPr>
          <w:rFonts w:ascii="Arial" w:hAnsi="Arial" w:cs="Arial"/>
          <w:sz w:val="28"/>
          <w:szCs w:val="28"/>
          <w:lang w:val="x-none"/>
        </w:rPr>
        <w:t xml:space="preserve"> </w:t>
      </w:r>
      <w:proofErr w:type="spellStart"/>
      <w:r>
        <w:rPr>
          <w:rFonts w:ascii="Arial" w:hAnsi="Arial" w:cs="Arial"/>
          <w:sz w:val="28"/>
          <w:szCs w:val="28"/>
          <w:lang w:val="x-none"/>
        </w:rPr>
        <w:t>achada</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wako</w:t>
      </w:r>
      <w:proofErr w:type="spellEnd"/>
      <w:r>
        <w:rPr>
          <w:rFonts w:ascii="Arial" w:hAnsi="Arial" w:cs="Arial"/>
          <w:sz w:val="28"/>
          <w:szCs w:val="28"/>
          <w:lang w:val="x-none"/>
        </w:rPr>
        <w:t xml:space="preserve">, </w:t>
      </w:r>
      <w:proofErr w:type="spellStart"/>
      <w:r>
        <w:rPr>
          <w:rFonts w:ascii="Arial" w:hAnsi="Arial" w:cs="Arial"/>
          <w:sz w:val="28"/>
          <w:szCs w:val="28"/>
          <w:lang w:val="x-none"/>
        </w:rPr>
        <w:t>achembera</w:t>
      </w:r>
      <w:proofErr w:type="spellEnd"/>
      <w:r>
        <w:rPr>
          <w:rFonts w:ascii="Arial" w:hAnsi="Arial" w:cs="Arial"/>
          <w:sz w:val="28"/>
          <w:szCs w:val="28"/>
          <w:lang w:val="x-none"/>
        </w:rPr>
        <w:t xml:space="preserve">. “Vane </w:t>
      </w:r>
      <w:proofErr w:type="spellStart"/>
      <w:r>
        <w:rPr>
          <w:rFonts w:ascii="Arial" w:hAnsi="Arial" w:cs="Arial"/>
          <w:sz w:val="28"/>
          <w:szCs w:val="28"/>
          <w:lang w:val="x-none"/>
        </w:rPr>
        <w:t>nzeve</w:t>
      </w:r>
      <w:proofErr w:type="spellEnd"/>
      <w:r>
        <w:rPr>
          <w:rFonts w:ascii="Arial" w:hAnsi="Arial" w:cs="Arial"/>
          <w:sz w:val="28"/>
          <w:szCs w:val="28"/>
          <w:lang w:val="x-none"/>
        </w:rPr>
        <w:t xml:space="preserve"> </w:t>
      </w:r>
      <w:proofErr w:type="spellStart"/>
      <w:r>
        <w:rPr>
          <w:rFonts w:ascii="Arial" w:hAnsi="Arial" w:cs="Arial"/>
          <w:sz w:val="28"/>
          <w:szCs w:val="28"/>
          <w:lang w:val="x-none"/>
        </w:rPr>
        <w:t>dzekunzwa</w:t>
      </w:r>
      <w:proofErr w:type="spellEnd"/>
      <w:r>
        <w:rPr>
          <w:rFonts w:ascii="Arial" w:hAnsi="Arial" w:cs="Arial"/>
          <w:sz w:val="28"/>
          <w:szCs w:val="28"/>
          <w:lang w:val="x-none"/>
        </w:rPr>
        <w:t xml:space="preserve"> </w:t>
      </w:r>
      <w:proofErr w:type="spellStart"/>
      <w:r>
        <w:rPr>
          <w:rFonts w:ascii="Arial" w:hAnsi="Arial" w:cs="Arial"/>
          <w:sz w:val="28"/>
          <w:szCs w:val="28"/>
          <w:lang w:val="x-none"/>
        </w:rPr>
        <w:t>ngavanzwe</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Amen </w:t>
      </w:r>
      <w:proofErr w:type="spellStart"/>
      <w:r>
        <w:rPr>
          <w:rFonts w:ascii="Arial" w:hAnsi="Arial" w:cs="Arial"/>
          <w:sz w:val="28"/>
          <w:szCs w:val="28"/>
          <w:lang w:val="x-none"/>
        </w:rPr>
        <w:t>angabude</w:t>
      </w:r>
      <w:proofErr w:type="spellEnd"/>
      <w:r>
        <w:rPr>
          <w:rFonts w:ascii="Arial" w:hAnsi="Arial" w:cs="Arial"/>
          <w:sz w:val="28"/>
          <w:szCs w:val="28"/>
          <w:lang w:val="x-none"/>
        </w:rPr>
        <w:t xml:space="preserve"> here </w:t>
      </w:r>
      <w:proofErr w:type="spellStart"/>
      <w:r>
        <w:rPr>
          <w:rFonts w:ascii="Arial" w:hAnsi="Arial" w:cs="Arial"/>
          <w:sz w:val="28"/>
          <w:szCs w:val="28"/>
          <w:lang w:val="x-none"/>
        </w:rPr>
        <w:t>muchipfuva</w:t>
      </w:r>
      <w:proofErr w:type="spellEnd"/>
      <w:r>
        <w:rPr>
          <w:rFonts w:ascii="Arial" w:hAnsi="Arial" w:cs="Arial"/>
          <w:sz w:val="28"/>
          <w:szCs w:val="28"/>
          <w:lang w:val="x-none"/>
        </w:rPr>
        <w:t xml:space="preserve"> </w:t>
      </w:r>
      <w:proofErr w:type="spellStart"/>
      <w:r>
        <w:rPr>
          <w:rFonts w:ascii="Arial" w:hAnsi="Arial" w:cs="Arial"/>
          <w:sz w:val="28"/>
          <w:szCs w:val="28"/>
          <w:lang w:val="x-none"/>
        </w:rPr>
        <w:t>chevatendi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p>
    <w:p w:rsidR="00E04253" w:rsidP="00E04253" w:rsidRDefault="00E04253" w14:paraId="5C2C2B14" w14:textId="77777777">
      <w:pPr>
        <w:jc w:val="both"/>
        <w:rPr>
          <w:rFonts w:ascii="Arial" w:hAnsi="Arial" w:cs="Arial"/>
          <w:sz w:val="28"/>
          <w:szCs w:val="28"/>
          <w:lang w:val="x-none"/>
        </w:rPr>
      </w:pPr>
      <w:r>
        <w:rPr>
          <w:rFonts w:ascii="Arial" w:hAnsi="Arial" w:cs="Arial"/>
          <w:sz w:val="28"/>
          <w:szCs w:val="28"/>
          <w:vertAlign w:val="superscript"/>
          <w:lang w:val="x-none"/>
        </w:rPr>
        <w:t xml:space="preserve">438 </w:t>
      </w:r>
      <w:proofErr w:type="spellStart"/>
      <w:r>
        <w:rPr>
          <w:rFonts w:ascii="Arial" w:hAnsi="Arial" w:cs="Arial"/>
          <w:sz w:val="28"/>
          <w:szCs w:val="28"/>
          <w:lang w:val="x-none"/>
        </w:rPr>
        <w:t>Unofana</w:t>
      </w:r>
      <w:proofErr w:type="spellEnd"/>
      <w:r>
        <w:rPr>
          <w:rFonts w:ascii="Arial" w:hAnsi="Arial" w:cs="Arial"/>
          <w:sz w:val="28"/>
          <w:szCs w:val="28"/>
          <w:lang w:val="x-none"/>
        </w:rPr>
        <w:t xml:space="preserve"> </w:t>
      </w:r>
      <w:proofErr w:type="spellStart"/>
      <w:r>
        <w:rPr>
          <w:rFonts w:ascii="Arial" w:hAnsi="Arial" w:cs="Arial"/>
          <w:sz w:val="28"/>
          <w:szCs w:val="28"/>
          <w:lang w:val="x-none"/>
        </w:rPr>
        <w:t>kudzokera</w:t>
      </w:r>
      <w:proofErr w:type="spellEnd"/>
      <w:r>
        <w:rPr>
          <w:rFonts w:ascii="Arial" w:hAnsi="Arial" w:cs="Arial"/>
          <w:sz w:val="28"/>
          <w:szCs w:val="28"/>
          <w:lang w:val="x-none"/>
        </w:rPr>
        <w:t xml:space="preserve"> </w:t>
      </w:r>
      <w:proofErr w:type="spellStart"/>
      <w:r>
        <w:rPr>
          <w:rFonts w:ascii="Arial" w:hAnsi="Arial" w:cs="Arial"/>
          <w:sz w:val="28"/>
          <w:szCs w:val="28"/>
          <w:lang w:val="x-none"/>
        </w:rPr>
        <w:t>kuvana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proofErr w:type="spellStart"/>
      <w:r>
        <w:rPr>
          <w:rFonts w:ascii="Arial" w:hAnsi="Arial" w:cs="Arial"/>
          <w:sz w:val="28"/>
          <w:szCs w:val="28"/>
          <w:lang w:val="x-none"/>
        </w:rPr>
        <w:t>uvadzidzise</w:t>
      </w:r>
      <w:proofErr w:type="spellEnd"/>
      <w:r>
        <w:rPr>
          <w:rFonts w:ascii="Arial" w:hAnsi="Arial" w:cs="Arial"/>
          <w:sz w:val="28"/>
          <w:szCs w:val="28"/>
          <w:lang w:val="x-none"/>
        </w:rPr>
        <w:t xml:space="preserve">. </w:t>
      </w:r>
      <w:proofErr w:type="spellStart"/>
      <w:r>
        <w:rPr>
          <w:rFonts w:ascii="Arial" w:hAnsi="Arial" w:cs="Arial"/>
          <w:sz w:val="28"/>
          <w:szCs w:val="28"/>
          <w:lang w:val="x-none"/>
        </w:rPr>
        <w:t>Uchaona</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wako</w:t>
      </w:r>
      <w:proofErr w:type="spellEnd"/>
      <w:r>
        <w:rPr>
          <w:rFonts w:ascii="Arial" w:hAnsi="Arial" w:cs="Arial"/>
          <w:sz w:val="28"/>
          <w:szCs w:val="28"/>
          <w:lang w:val="x-none"/>
        </w:rPr>
        <w:t xml:space="preserve"> </w:t>
      </w:r>
      <w:proofErr w:type="spellStart"/>
      <w:r>
        <w:rPr>
          <w:rFonts w:ascii="Arial" w:hAnsi="Arial" w:cs="Arial"/>
          <w:sz w:val="28"/>
          <w:szCs w:val="28"/>
          <w:lang w:val="x-none"/>
        </w:rPr>
        <w:t>aroorwa</w:t>
      </w:r>
      <w:proofErr w:type="spellEnd"/>
      <w:r>
        <w:rPr>
          <w:rFonts w:ascii="Arial" w:hAnsi="Arial" w:cs="Arial"/>
          <w:sz w:val="28"/>
          <w:szCs w:val="28"/>
          <w:lang w:val="x-none"/>
        </w:rPr>
        <w:t xml:space="preserve"> </w:t>
      </w:r>
      <w:proofErr w:type="spellStart"/>
      <w:r>
        <w:rPr>
          <w:rFonts w:ascii="Arial" w:hAnsi="Arial" w:cs="Arial"/>
          <w:sz w:val="28"/>
          <w:szCs w:val="28"/>
          <w:lang w:val="x-none"/>
        </w:rPr>
        <w:t>nechimunhu</w:t>
      </w:r>
      <w:proofErr w:type="spellEnd"/>
      <w:r>
        <w:rPr>
          <w:rFonts w:ascii="Arial" w:hAnsi="Arial" w:cs="Arial"/>
          <w:sz w:val="28"/>
          <w:szCs w:val="28"/>
          <w:lang w:val="x-none"/>
        </w:rPr>
        <w:t xml:space="preserve"> </w:t>
      </w:r>
      <w:proofErr w:type="spellStart"/>
      <w:r>
        <w:rPr>
          <w:rFonts w:ascii="Arial" w:hAnsi="Arial" w:cs="Arial"/>
          <w:sz w:val="28"/>
          <w:szCs w:val="28"/>
          <w:lang w:val="x-none"/>
        </w:rPr>
        <w:t>chisingamboite</w:t>
      </w:r>
      <w:proofErr w:type="spellEnd"/>
      <w:r>
        <w:rPr>
          <w:rFonts w:ascii="Arial" w:hAnsi="Arial" w:cs="Arial"/>
          <w:sz w:val="28"/>
          <w:szCs w:val="28"/>
          <w:lang w:val="x-none"/>
        </w:rPr>
        <w:t xml:space="preserve">, </w:t>
      </w:r>
      <w:proofErr w:type="spellStart"/>
      <w:r>
        <w:rPr>
          <w:rFonts w:ascii="Arial" w:hAnsi="Arial" w:cs="Arial"/>
          <w:sz w:val="28"/>
          <w:szCs w:val="28"/>
          <w:lang w:val="x-none"/>
        </w:rPr>
        <w:t>chinoputa</w:t>
      </w:r>
      <w:proofErr w:type="spellEnd"/>
      <w:r>
        <w:rPr>
          <w:rFonts w:ascii="Arial" w:hAnsi="Arial" w:cs="Arial"/>
          <w:sz w:val="28"/>
          <w:szCs w:val="28"/>
          <w:lang w:val="x-none"/>
        </w:rPr>
        <w:t xml:space="preserve"> </w:t>
      </w:r>
      <w:proofErr w:type="spellStart"/>
      <w:r>
        <w:rPr>
          <w:rFonts w:ascii="Arial" w:hAnsi="Arial" w:cs="Arial"/>
          <w:sz w:val="28"/>
          <w:szCs w:val="28"/>
          <w:lang w:val="x-none"/>
        </w:rPr>
        <w:t>fodya</w:t>
      </w:r>
      <w:proofErr w:type="spellEnd"/>
      <w:r>
        <w:rPr>
          <w:rFonts w:ascii="Arial" w:hAnsi="Arial" w:cs="Arial"/>
          <w:sz w:val="28"/>
          <w:szCs w:val="28"/>
          <w:lang w:val="x-none"/>
        </w:rPr>
        <w:t xml:space="preserve">, </w:t>
      </w:r>
      <w:proofErr w:type="spellStart"/>
      <w:r>
        <w:rPr>
          <w:rFonts w:ascii="Arial" w:hAnsi="Arial" w:cs="Arial"/>
          <w:sz w:val="28"/>
          <w:szCs w:val="28"/>
          <w:lang w:val="x-none"/>
        </w:rPr>
        <w:t>chinonwa</w:t>
      </w:r>
      <w:proofErr w:type="spellEnd"/>
      <w:r>
        <w:rPr>
          <w:rFonts w:ascii="Arial" w:hAnsi="Arial" w:cs="Arial"/>
          <w:sz w:val="28"/>
          <w:szCs w:val="28"/>
          <w:lang w:val="x-none"/>
        </w:rPr>
        <w:t xml:space="preserve"> </w:t>
      </w:r>
      <w:proofErr w:type="spellStart"/>
      <w:r>
        <w:rPr>
          <w:rFonts w:ascii="Arial" w:hAnsi="Arial" w:cs="Arial"/>
          <w:sz w:val="28"/>
          <w:szCs w:val="28"/>
          <w:lang w:val="x-none"/>
        </w:rPr>
        <w:t>doro</w:t>
      </w:r>
      <w:proofErr w:type="spellEnd"/>
      <w:r>
        <w:rPr>
          <w:rFonts w:ascii="Arial" w:hAnsi="Arial" w:cs="Arial"/>
          <w:sz w:val="28"/>
          <w:szCs w:val="28"/>
          <w:lang w:val="x-none"/>
        </w:rPr>
        <w:t xml:space="preserve">. </w:t>
      </w:r>
      <w:proofErr w:type="spellStart"/>
      <w:r>
        <w:rPr>
          <w:rFonts w:ascii="Arial" w:hAnsi="Arial" w:cs="Arial"/>
          <w:sz w:val="28"/>
          <w:szCs w:val="28"/>
          <w:lang w:val="x-none"/>
        </w:rPr>
        <w:t>Umwe</w:t>
      </w:r>
      <w:proofErr w:type="spellEnd"/>
      <w:r>
        <w:rPr>
          <w:rFonts w:ascii="Arial" w:hAnsi="Arial" w:cs="Arial"/>
          <w:sz w:val="28"/>
          <w:szCs w:val="28"/>
          <w:lang w:val="x-none"/>
        </w:rPr>
        <w:t xml:space="preserve"> </w:t>
      </w:r>
      <w:proofErr w:type="spellStart"/>
      <w:r>
        <w:rPr>
          <w:rFonts w:ascii="Arial" w:hAnsi="Arial" w:cs="Arial"/>
          <w:sz w:val="28"/>
          <w:szCs w:val="28"/>
          <w:lang w:val="x-none"/>
        </w:rPr>
        <w:t>anoroorwa</w:t>
      </w:r>
      <w:proofErr w:type="spellEnd"/>
      <w:r>
        <w:rPr>
          <w:rFonts w:ascii="Arial" w:hAnsi="Arial" w:cs="Arial"/>
          <w:sz w:val="28"/>
          <w:szCs w:val="28"/>
          <w:lang w:val="x-none"/>
        </w:rPr>
        <w:t xml:space="preserve"> ne rasta. </w:t>
      </w:r>
    </w:p>
    <w:p w:rsidR="00E04253" w:rsidP="00E04253" w:rsidRDefault="00E04253" w14:paraId="257D9481" w14:textId="77777777">
      <w:pPr>
        <w:jc w:val="both"/>
        <w:rPr>
          <w:rFonts w:ascii="Arial" w:hAnsi="Arial" w:cs="Arial"/>
          <w:sz w:val="28"/>
          <w:szCs w:val="28"/>
          <w:lang w:val="x-none"/>
        </w:rPr>
      </w:pPr>
      <w:r>
        <w:rPr>
          <w:rFonts w:ascii="Arial" w:hAnsi="Arial" w:cs="Arial"/>
          <w:sz w:val="28"/>
          <w:szCs w:val="28"/>
          <w:vertAlign w:val="superscript"/>
          <w:lang w:val="x-none"/>
        </w:rPr>
        <w:t xml:space="preserve">439 </w:t>
      </w:r>
      <w:proofErr w:type="spellStart"/>
      <w:r>
        <w:rPr>
          <w:rFonts w:ascii="Arial" w:hAnsi="Arial" w:cs="Arial"/>
          <w:sz w:val="28"/>
          <w:szCs w:val="28"/>
          <w:lang w:val="x-none"/>
        </w:rPr>
        <w:t>Woti</w:t>
      </w:r>
      <w:proofErr w:type="spellEnd"/>
      <w:r>
        <w:rPr>
          <w:rFonts w:ascii="Arial" w:hAnsi="Arial" w:cs="Arial"/>
          <w:sz w:val="28"/>
          <w:szCs w:val="28"/>
          <w:lang w:val="x-none"/>
        </w:rPr>
        <w:t xml:space="preserve">, “Ko </w:t>
      </w:r>
      <w:proofErr w:type="spellStart"/>
      <w:r>
        <w:rPr>
          <w:rFonts w:ascii="Arial" w:hAnsi="Arial" w:cs="Arial"/>
          <w:sz w:val="28"/>
          <w:szCs w:val="28"/>
          <w:lang w:val="x-none"/>
        </w:rPr>
        <w:t>chii</w:t>
      </w:r>
      <w:proofErr w:type="spellEnd"/>
      <w:r>
        <w:rPr>
          <w:rFonts w:ascii="Arial" w:hAnsi="Arial" w:cs="Arial"/>
          <w:sz w:val="28"/>
          <w:szCs w:val="28"/>
          <w:lang w:val="x-none"/>
        </w:rPr>
        <w:t xml:space="preserve"> ko </w:t>
      </w:r>
      <w:proofErr w:type="spellStart"/>
      <w:r>
        <w:rPr>
          <w:rFonts w:ascii="Arial" w:hAnsi="Arial" w:cs="Arial"/>
          <w:sz w:val="28"/>
          <w:szCs w:val="28"/>
          <w:lang w:val="x-none"/>
        </w:rPr>
        <w:t>nhai</w:t>
      </w:r>
      <w:proofErr w:type="spellEnd"/>
      <w:r>
        <w:rPr>
          <w:rFonts w:ascii="Arial" w:hAnsi="Arial" w:cs="Arial"/>
          <w:sz w:val="28"/>
          <w:szCs w:val="28"/>
          <w:lang w:val="x-none"/>
        </w:rPr>
        <w:t xml:space="preserve"> </w:t>
      </w:r>
      <w:proofErr w:type="spellStart"/>
      <w:r>
        <w:rPr>
          <w:rFonts w:ascii="Arial" w:hAnsi="Arial" w:cs="Arial"/>
          <w:sz w:val="28"/>
          <w:szCs w:val="28"/>
          <w:lang w:val="x-none"/>
        </w:rPr>
        <w:t>mwanangu</w:t>
      </w:r>
      <w:proofErr w:type="spellEnd"/>
      <w:r>
        <w:rPr>
          <w:rFonts w:ascii="Arial" w:hAnsi="Arial" w:cs="Arial"/>
          <w:sz w:val="28"/>
          <w:szCs w:val="28"/>
          <w:lang w:val="x-none"/>
        </w:rPr>
        <w:t xml:space="preserve">? Ko </w:t>
      </w:r>
      <w:proofErr w:type="spellStart"/>
      <w:r>
        <w:rPr>
          <w:rFonts w:ascii="Arial" w:hAnsi="Arial" w:cs="Arial"/>
          <w:sz w:val="28"/>
          <w:szCs w:val="28"/>
          <w:lang w:val="x-none"/>
        </w:rPr>
        <w:t>chii</w:t>
      </w:r>
      <w:proofErr w:type="spellEnd"/>
      <w:r>
        <w:rPr>
          <w:rFonts w:ascii="Arial" w:hAnsi="Arial" w:cs="Arial"/>
          <w:sz w:val="28"/>
          <w:szCs w:val="28"/>
          <w:lang w:val="x-none"/>
        </w:rPr>
        <w:t xml:space="preserve"> </w:t>
      </w:r>
      <w:proofErr w:type="spellStart"/>
      <w:r>
        <w:rPr>
          <w:rFonts w:ascii="Arial" w:hAnsi="Arial" w:cs="Arial"/>
          <w:sz w:val="28"/>
          <w:szCs w:val="28"/>
          <w:lang w:val="x-none"/>
        </w:rPr>
        <w:t>nhai</w:t>
      </w:r>
      <w:proofErr w:type="spellEnd"/>
      <w:r>
        <w:rPr>
          <w:rFonts w:ascii="Arial" w:hAnsi="Arial" w:cs="Arial"/>
          <w:sz w:val="28"/>
          <w:szCs w:val="28"/>
          <w:lang w:val="x-none"/>
        </w:rPr>
        <w:t xml:space="preserve"> </w:t>
      </w:r>
      <w:proofErr w:type="spellStart"/>
      <w:r>
        <w:rPr>
          <w:rFonts w:ascii="Arial" w:hAnsi="Arial" w:cs="Arial"/>
          <w:sz w:val="28"/>
          <w:szCs w:val="28"/>
          <w:lang w:val="x-none"/>
        </w:rPr>
        <w:t>mwanangu</w:t>
      </w:r>
      <w:proofErr w:type="spellEnd"/>
      <w:r>
        <w:rPr>
          <w:rFonts w:ascii="Arial" w:hAnsi="Arial" w:cs="Arial"/>
          <w:sz w:val="28"/>
          <w:szCs w:val="28"/>
          <w:lang w:val="x-none"/>
        </w:rPr>
        <w:t xml:space="preserve"> </w:t>
      </w:r>
      <w:proofErr w:type="spellStart"/>
      <w:r>
        <w:rPr>
          <w:rFonts w:ascii="Arial" w:hAnsi="Arial" w:cs="Arial"/>
          <w:sz w:val="28"/>
          <w:szCs w:val="28"/>
          <w:lang w:val="x-none"/>
        </w:rPr>
        <w:t>handiti</w:t>
      </w:r>
      <w:proofErr w:type="spellEnd"/>
      <w:r>
        <w:rPr>
          <w:rFonts w:ascii="Arial" w:hAnsi="Arial" w:cs="Arial"/>
          <w:sz w:val="28"/>
          <w:szCs w:val="28"/>
          <w:lang w:val="x-none"/>
        </w:rPr>
        <w:t xml:space="preserve">?” </w:t>
      </w:r>
      <w:proofErr w:type="spellStart"/>
      <w:r>
        <w:rPr>
          <w:rFonts w:ascii="Arial" w:hAnsi="Arial" w:cs="Arial"/>
          <w:sz w:val="28"/>
          <w:szCs w:val="28"/>
          <w:lang w:val="x-none"/>
        </w:rPr>
        <w:t>Achararama</w:t>
      </w:r>
      <w:proofErr w:type="spellEnd"/>
      <w:r>
        <w:rPr>
          <w:rFonts w:ascii="Arial" w:hAnsi="Arial" w:cs="Arial"/>
          <w:sz w:val="28"/>
          <w:szCs w:val="28"/>
          <w:lang w:val="x-none"/>
        </w:rPr>
        <w:t xml:space="preserve">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hunonzwisa</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Apostle Gumbura claps hands once—ED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tsitsi</w:t>
      </w:r>
      <w:proofErr w:type="spellEnd"/>
      <w:r>
        <w:rPr>
          <w:rFonts w:ascii="Arial" w:hAnsi="Arial" w:cs="Arial"/>
          <w:sz w:val="28"/>
          <w:szCs w:val="28"/>
          <w:lang w:val="x-none"/>
        </w:rPr>
        <w:t xml:space="preserve"> because </w:t>
      </w:r>
      <w:proofErr w:type="spellStart"/>
      <w:r>
        <w:rPr>
          <w:rFonts w:ascii="Arial" w:hAnsi="Arial" w:cs="Arial"/>
          <w:sz w:val="28"/>
          <w:szCs w:val="28"/>
          <w:lang w:val="x-none"/>
        </w:rPr>
        <w:t>hauna</w:t>
      </w:r>
      <w:proofErr w:type="spellEnd"/>
      <w:r>
        <w:rPr>
          <w:rFonts w:ascii="Arial" w:hAnsi="Arial" w:cs="Arial"/>
          <w:sz w:val="28"/>
          <w:szCs w:val="28"/>
          <w:lang w:val="x-none"/>
        </w:rPr>
        <w:t xml:space="preserve"> </w:t>
      </w:r>
      <w:proofErr w:type="spellStart"/>
      <w:r>
        <w:rPr>
          <w:rFonts w:ascii="Arial" w:hAnsi="Arial" w:cs="Arial"/>
          <w:sz w:val="28"/>
          <w:szCs w:val="28"/>
          <w:lang w:val="x-none"/>
        </w:rPr>
        <w:t>kumuraira</w:t>
      </w:r>
      <w:proofErr w:type="spellEnd"/>
      <w:r>
        <w:rPr>
          <w:rFonts w:ascii="Arial" w:hAnsi="Arial" w:cs="Arial"/>
          <w:sz w:val="28"/>
          <w:szCs w:val="28"/>
          <w:lang w:val="x-none"/>
        </w:rPr>
        <w:t xml:space="preserve">. Hapana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hunobuda</w:t>
      </w:r>
      <w:proofErr w:type="spellEnd"/>
      <w:r>
        <w:rPr>
          <w:rFonts w:ascii="Arial" w:hAnsi="Arial" w:cs="Arial"/>
          <w:sz w:val="28"/>
          <w:szCs w:val="28"/>
          <w:lang w:val="x-none"/>
        </w:rPr>
        <w:t xml:space="preserve"> </w:t>
      </w:r>
      <w:proofErr w:type="spellStart"/>
      <w:r>
        <w:rPr>
          <w:rFonts w:ascii="Arial" w:hAnsi="Arial" w:cs="Arial"/>
          <w:sz w:val="28"/>
          <w:szCs w:val="28"/>
          <w:lang w:val="x-none"/>
        </w:rPr>
        <w:t>kumunhu</w:t>
      </w:r>
      <w:proofErr w:type="spellEnd"/>
      <w:r>
        <w:rPr>
          <w:rFonts w:ascii="Arial" w:hAnsi="Arial" w:cs="Arial"/>
          <w:sz w:val="28"/>
          <w:szCs w:val="28"/>
          <w:lang w:val="x-none"/>
        </w:rPr>
        <w:t xml:space="preserve"> </w:t>
      </w:r>
      <w:proofErr w:type="spellStart"/>
      <w:r>
        <w:rPr>
          <w:rFonts w:ascii="Arial" w:hAnsi="Arial" w:cs="Arial"/>
          <w:sz w:val="28"/>
          <w:szCs w:val="28"/>
          <w:lang w:val="x-none"/>
        </w:rPr>
        <w:t>asingazive</w:t>
      </w:r>
      <w:proofErr w:type="spellEnd"/>
      <w:r>
        <w:rPr>
          <w:rFonts w:ascii="Arial" w:hAnsi="Arial" w:cs="Arial"/>
          <w:sz w:val="28"/>
          <w:szCs w:val="28"/>
          <w:lang w:val="x-none"/>
        </w:rPr>
        <w:t xml:space="preserve"> Je…? </w:t>
      </w:r>
      <w:r w:rsidRPr="005D2628">
        <w:rPr>
          <w:rFonts w:ascii="Arial" w:hAnsi="Arial" w:cs="Arial"/>
          <w:sz w:val="18"/>
          <w:szCs w:val="18"/>
          <w:lang w:val="x-none"/>
        </w:rPr>
        <w:t>[Congregation says, “</w:t>
      </w:r>
      <w:proofErr w:type="spellStart"/>
      <w:r>
        <w:rPr>
          <w:rFonts w:ascii="Arial" w:hAnsi="Arial" w:cs="Arial"/>
          <w:sz w:val="18"/>
          <w:szCs w:val="18"/>
          <w:lang w:val="x-none"/>
        </w:rPr>
        <w:t>Jeso</w:t>
      </w:r>
      <w:commentRangeStart w:id="229"/>
      <w:proofErr w:type="spellEnd"/>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Ha’maona</w:t>
      </w:r>
      <w:proofErr w:type="spellEnd"/>
      <w:r>
        <w:rPr>
          <w:rFonts w:ascii="Arial" w:hAnsi="Arial" w:cs="Arial"/>
          <w:sz w:val="28"/>
          <w:szCs w:val="28"/>
          <w:lang w:val="x-none"/>
        </w:rPr>
        <w:t xml:space="preserve">? </w:t>
      </w:r>
      <w:commentRangeEnd w:id="229"/>
      <w:r>
        <w:rPr>
          <w:rStyle w:val="CommentReference"/>
        </w:rPr>
        <w:commentReference w:id="229"/>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wese</w:t>
      </w:r>
      <w:proofErr w:type="spellEnd"/>
      <w:r>
        <w:rPr>
          <w:rFonts w:ascii="Arial" w:hAnsi="Arial" w:cs="Arial"/>
          <w:sz w:val="28"/>
          <w:szCs w:val="28"/>
          <w:lang w:val="x-none"/>
        </w:rPr>
        <w:t xml:space="preserve"> </w:t>
      </w:r>
      <w:proofErr w:type="spellStart"/>
      <w:r>
        <w:rPr>
          <w:rFonts w:ascii="Arial" w:hAnsi="Arial" w:cs="Arial"/>
          <w:sz w:val="28"/>
          <w:szCs w:val="28"/>
          <w:lang w:val="x-none"/>
        </w:rPr>
        <w:t>asingazive</w:t>
      </w:r>
      <w:proofErr w:type="spellEnd"/>
      <w:r>
        <w:rPr>
          <w:rFonts w:ascii="Arial" w:hAnsi="Arial" w:cs="Arial"/>
          <w:sz w:val="28"/>
          <w:szCs w:val="28"/>
          <w:lang w:val="x-none"/>
        </w:rPr>
        <w:t xml:space="preserve"> </w:t>
      </w:r>
      <w:proofErr w:type="spellStart"/>
      <w:r>
        <w:rPr>
          <w:rFonts w:ascii="Arial" w:hAnsi="Arial" w:cs="Arial"/>
          <w:sz w:val="28"/>
          <w:szCs w:val="28"/>
          <w:lang w:val="x-none"/>
        </w:rPr>
        <w:t>Jeso</w:t>
      </w:r>
      <w:proofErr w:type="spellEnd"/>
      <w:r>
        <w:rPr>
          <w:rFonts w:ascii="Arial" w:hAnsi="Arial" w:cs="Arial"/>
          <w:sz w:val="28"/>
          <w:szCs w:val="28"/>
          <w:lang w:val="x-none"/>
        </w:rPr>
        <w:t xml:space="preserve">,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hwenyu</w:t>
      </w:r>
      <w:proofErr w:type="spellEnd"/>
      <w:r>
        <w:rPr>
          <w:rFonts w:ascii="Arial" w:hAnsi="Arial" w:cs="Arial"/>
          <w:sz w:val="28"/>
          <w:szCs w:val="28"/>
          <w:lang w:val="x-none"/>
        </w:rPr>
        <w:t xml:space="preserve"> </w:t>
      </w:r>
      <w:proofErr w:type="spellStart"/>
      <w:r>
        <w:rPr>
          <w:rFonts w:ascii="Arial" w:hAnsi="Arial" w:cs="Arial"/>
          <w:sz w:val="28"/>
          <w:szCs w:val="28"/>
          <w:lang w:val="x-none"/>
        </w:rPr>
        <w:t>hunotozongova</w:t>
      </w:r>
      <w:proofErr w:type="spellEnd"/>
      <w:r>
        <w:rPr>
          <w:rFonts w:ascii="Arial" w:hAnsi="Arial" w:cs="Arial"/>
          <w:sz w:val="28"/>
          <w:szCs w:val="28"/>
          <w:lang w:val="x-none"/>
        </w:rPr>
        <w:t xml:space="preserve"> </w:t>
      </w:r>
      <w:proofErr w:type="spellStart"/>
      <w:r>
        <w:rPr>
          <w:rFonts w:ascii="Arial" w:hAnsi="Arial" w:cs="Arial"/>
          <w:sz w:val="28"/>
          <w:szCs w:val="28"/>
          <w:lang w:val="x-none"/>
        </w:rPr>
        <w:t>hunonyadzisa</w:t>
      </w:r>
      <w:proofErr w:type="spellEnd"/>
      <w:r>
        <w:rPr>
          <w:rFonts w:ascii="Arial" w:hAnsi="Arial" w:cs="Arial"/>
          <w:sz w:val="28"/>
          <w:szCs w:val="28"/>
          <w:lang w:val="x-none"/>
        </w:rPr>
        <w:t xml:space="preserve"> </w:t>
      </w:r>
      <w:proofErr w:type="spellStart"/>
      <w:r>
        <w:rPr>
          <w:rFonts w:ascii="Arial" w:hAnsi="Arial" w:cs="Arial"/>
          <w:sz w:val="28"/>
          <w:szCs w:val="28"/>
          <w:lang w:val="x-none"/>
        </w:rPr>
        <w:t>chete</w:t>
      </w:r>
      <w:proofErr w:type="spellEnd"/>
      <w:r>
        <w:rPr>
          <w:rFonts w:ascii="Arial" w:hAnsi="Arial" w:cs="Arial"/>
          <w:sz w:val="28"/>
          <w:szCs w:val="28"/>
          <w:lang w:val="x-none"/>
        </w:rPr>
        <w:t xml:space="preserve">. </w:t>
      </w:r>
    </w:p>
    <w:p w:rsidR="00E04253" w:rsidP="00E04253" w:rsidRDefault="00E04253" w14:paraId="5DB6E477" w14:textId="77777777">
      <w:pPr>
        <w:jc w:val="both"/>
        <w:rPr>
          <w:rFonts w:ascii="Arial" w:hAnsi="Arial" w:cs="Arial"/>
          <w:sz w:val="28"/>
          <w:szCs w:val="28"/>
          <w:lang w:val="x-none"/>
        </w:rPr>
      </w:pPr>
      <w:r>
        <w:rPr>
          <w:rFonts w:ascii="Arial" w:hAnsi="Arial" w:cs="Arial"/>
          <w:sz w:val="28"/>
          <w:szCs w:val="28"/>
          <w:vertAlign w:val="superscript"/>
          <w:lang w:val="x-none"/>
        </w:rPr>
        <w:t xml:space="preserve">440 </w:t>
      </w:r>
      <w:proofErr w:type="spellStart"/>
      <w:r>
        <w:rPr>
          <w:rFonts w:ascii="Arial" w:hAnsi="Arial" w:cs="Arial"/>
          <w:sz w:val="28"/>
          <w:szCs w:val="28"/>
          <w:lang w:val="x-none"/>
        </w:rPr>
        <w:t>Murikuona</w:t>
      </w:r>
      <w:proofErr w:type="spellEnd"/>
      <w:r>
        <w:rPr>
          <w:rFonts w:ascii="Arial" w:hAnsi="Arial" w:cs="Arial"/>
          <w:sz w:val="28"/>
          <w:szCs w:val="28"/>
          <w:lang w:val="x-none"/>
        </w:rPr>
        <w:t xml:space="preserve">? Kuti </w:t>
      </w:r>
      <w:proofErr w:type="spellStart"/>
      <w:r>
        <w:rPr>
          <w:rFonts w:ascii="Arial" w:hAnsi="Arial" w:cs="Arial"/>
          <w:sz w:val="28"/>
          <w:szCs w:val="28"/>
          <w:lang w:val="x-none"/>
        </w:rPr>
        <w:t>muone</w:t>
      </w:r>
      <w:proofErr w:type="spellEnd"/>
      <w:r>
        <w:rPr>
          <w:rFonts w:ascii="Arial" w:hAnsi="Arial" w:cs="Arial"/>
          <w:sz w:val="28"/>
          <w:szCs w:val="28"/>
          <w:lang w:val="x-none"/>
        </w:rPr>
        <w:t xml:space="preserve"> </w:t>
      </w:r>
      <w:proofErr w:type="spellStart"/>
      <w:r>
        <w:rPr>
          <w:rFonts w:ascii="Arial" w:hAnsi="Arial" w:cs="Arial"/>
          <w:sz w:val="28"/>
          <w:szCs w:val="28"/>
          <w:lang w:val="x-none"/>
        </w:rPr>
        <w:t>zvandiri</w:t>
      </w:r>
      <w:proofErr w:type="spellEnd"/>
      <w:r>
        <w:rPr>
          <w:rFonts w:ascii="Arial" w:hAnsi="Arial" w:cs="Arial"/>
          <w:sz w:val="28"/>
          <w:szCs w:val="28"/>
          <w:lang w:val="x-none"/>
        </w:rPr>
        <w:t xml:space="preserve"> </w:t>
      </w:r>
      <w:proofErr w:type="spellStart"/>
      <w:r>
        <w:rPr>
          <w:rFonts w:ascii="Arial" w:hAnsi="Arial" w:cs="Arial"/>
          <w:sz w:val="28"/>
          <w:szCs w:val="28"/>
          <w:lang w:val="x-none"/>
        </w:rPr>
        <w:t>kutaura</w:t>
      </w:r>
      <w:proofErr w:type="spellEnd"/>
      <w:r>
        <w:rPr>
          <w:rFonts w:ascii="Arial" w:hAnsi="Arial" w:cs="Arial"/>
          <w:sz w:val="28"/>
          <w:szCs w:val="28"/>
          <w:lang w:val="x-none"/>
        </w:rPr>
        <w:t xml:space="preserve">, </w:t>
      </w:r>
      <w:proofErr w:type="spellStart"/>
      <w:r>
        <w:rPr>
          <w:rFonts w:ascii="Arial" w:hAnsi="Arial" w:cs="Arial"/>
          <w:sz w:val="28"/>
          <w:szCs w:val="28"/>
          <w:lang w:val="x-none"/>
        </w:rPr>
        <w:t>endai</w:t>
      </w:r>
      <w:proofErr w:type="spellEnd"/>
      <w:r>
        <w:rPr>
          <w:rFonts w:ascii="Arial" w:hAnsi="Arial" w:cs="Arial"/>
          <w:sz w:val="28"/>
          <w:szCs w:val="28"/>
          <w:lang w:val="x-none"/>
        </w:rPr>
        <w:t xml:space="preserve"> </w:t>
      </w:r>
      <w:proofErr w:type="spellStart"/>
      <w:r>
        <w:rPr>
          <w:rFonts w:ascii="Arial" w:hAnsi="Arial" w:cs="Arial"/>
          <w:sz w:val="28"/>
          <w:szCs w:val="28"/>
          <w:lang w:val="x-none"/>
        </w:rPr>
        <w:t>kumusha</w:t>
      </w:r>
      <w:proofErr w:type="spellEnd"/>
      <w:r>
        <w:rPr>
          <w:rFonts w:ascii="Arial" w:hAnsi="Arial" w:cs="Arial"/>
          <w:sz w:val="28"/>
          <w:szCs w:val="28"/>
          <w:lang w:val="x-none"/>
        </w:rPr>
        <w:t xml:space="preserve"> </w:t>
      </w:r>
      <w:proofErr w:type="spellStart"/>
      <w:r>
        <w:rPr>
          <w:rFonts w:ascii="Arial" w:hAnsi="Arial" w:cs="Arial"/>
          <w:sz w:val="28"/>
          <w:szCs w:val="28"/>
          <w:lang w:val="x-none"/>
        </w:rPr>
        <w:t>kwenyu</w:t>
      </w:r>
      <w:proofErr w:type="spellEnd"/>
      <w:r>
        <w:rPr>
          <w:rFonts w:ascii="Arial" w:hAnsi="Arial" w:cs="Arial"/>
          <w:sz w:val="28"/>
          <w:szCs w:val="28"/>
          <w:lang w:val="x-none"/>
        </w:rPr>
        <w:t xml:space="preserve">, </w:t>
      </w:r>
      <w:proofErr w:type="spellStart"/>
      <w:r>
        <w:rPr>
          <w:rFonts w:ascii="Arial" w:hAnsi="Arial" w:cs="Arial"/>
          <w:sz w:val="28"/>
          <w:szCs w:val="28"/>
          <w:lang w:val="x-none"/>
        </w:rPr>
        <w:t>mugoona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vari</w:t>
      </w:r>
      <w:proofErr w:type="spellEnd"/>
      <w:r>
        <w:rPr>
          <w:rFonts w:ascii="Arial" w:hAnsi="Arial" w:cs="Arial"/>
          <w:sz w:val="28"/>
          <w:szCs w:val="28"/>
          <w:lang w:val="x-none"/>
        </w:rPr>
        <w:t xml:space="preserve"> outstanding </w:t>
      </w:r>
      <w:proofErr w:type="spellStart"/>
      <w:r>
        <w:rPr>
          <w:rFonts w:ascii="Arial" w:hAnsi="Arial" w:cs="Arial"/>
          <w:sz w:val="28"/>
          <w:szCs w:val="28"/>
          <w:lang w:val="x-none"/>
        </w:rPr>
        <w:t>vangani</w:t>
      </w:r>
      <w:proofErr w:type="spellEnd"/>
      <w:r>
        <w:rPr>
          <w:rFonts w:ascii="Arial" w:hAnsi="Arial" w:cs="Arial"/>
          <w:sz w:val="28"/>
          <w:szCs w:val="28"/>
          <w:lang w:val="x-none"/>
        </w:rPr>
        <w:t xml:space="preserve">? </w:t>
      </w:r>
      <w:proofErr w:type="spellStart"/>
      <w:r>
        <w:rPr>
          <w:rFonts w:ascii="Arial" w:hAnsi="Arial" w:cs="Arial"/>
          <w:sz w:val="28"/>
          <w:szCs w:val="28"/>
          <w:lang w:val="x-none"/>
        </w:rPr>
        <w:t>Vamunenge</w:t>
      </w:r>
      <w:proofErr w:type="spellEnd"/>
      <w:r>
        <w:rPr>
          <w:rFonts w:ascii="Arial" w:hAnsi="Arial" w:cs="Arial"/>
          <w:sz w:val="28"/>
          <w:szCs w:val="28"/>
          <w:lang w:val="x-none"/>
        </w:rPr>
        <w:t xml:space="preserve"> </w:t>
      </w:r>
      <w:proofErr w:type="spellStart"/>
      <w:r>
        <w:rPr>
          <w:rFonts w:ascii="Arial" w:hAnsi="Arial" w:cs="Arial"/>
          <w:sz w:val="28"/>
          <w:szCs w:val="28"/>
          <w:lang w:val="x-none"/>
        </w:rPr>
        <w:t>muchiti</w:t>
      </w:r>
      <w:proofErr w:type="spellEnd"/>
      <w:r>
        <w:rPr>
          <w:rFonts w:ascii="Arial" w:hAnsi="Arial" w:cs="Arial"/>
          <w:sz w:val="28"/>
          <w:szCs w:val="28"/>
          <w:lang w:val="x-none"/>
        </w:rPr>
        <w:t xml:space="preserve"> </w:t>
      </w:r>
      <w:proofErr w:type="spellStart"/>
      <w:r>
        <w:rPr>
          <w:rFonts w:ascii="Arial" w:hAnsi="Arial" w:cs="Arial"/>
          <w:sz w:val="28"/>
          <w:szCs w:val="28"/>
          <w:lang w:val="x-none"/>
        </w:rPr>
        <w:t>vapfumi</w:t>
      </w:r>
      <w:proofErr w:type="spellEnd"/>
      <w:r>
        <w:rPr>
          <w:rFonts w:ascii="Arial" w:hAnsi="Arial" w:cs="Arial"/>
          <w:sz w:val="28"/>
          <w:szCs w:val="28"/>
          <w:lang w:val="x-none"/>
        </w:rPr>
        <w:t xml:space="preserve"> </w:t>
      </w:r>
      <w:proofErr w:type="spellStart"/>
      <w:r>
        <w:rPr>
          <w:rFonts w:ascii="Arial" w:hAnsi="Arial" w:cs="Arial"/>
          <w:sz w:val="28"/>
          <w:szCs w:val="28"/>
          <w:lang w:val="x-none"/>
        </w:rPr>
        <w:t>kumusha</w:t>
      </w:r>
      <w:proofErr w:type="spellEnd"/>
      <w:r>
        <w:rPr>
          <w:rFonts w:ascii="Arial" w:hAnsi="Arial" w:cs="Arial"/>
          <w:sz w:val="28"/>
          <w:szCs w:val="28"/>
          <w:lang w:val="x-none"/>
        </w:rPr>
        <w:t xml:space="preserve"> </w:t>
      </w:r>
      <w:proofErr w:type="spellStart"/>
      <w:r>
        <w:rPr>
          <w:rFonts w:ascii="Arial" w:hAnsi="Arial" w:cs="Arial"/>
          <w:sz w:val="28"/>
          <w:szCs w:val="28"/>
          <w:lang w:val="x-none"/>
        </w:rPr>
        <w:t>kwenyu</w:t>
      </w:r>
      <w:proofErr w:type="spellEnd"/>
      <w:r>
        <w:rPr>
          <w:rFonts w:ascii="Arial" w:hAnsi="Arial" w:cs="Arial"/>
          <w:sz w:val="28"/>
          <w:szCs w:val="28"/>
          <w:lang w:val="x-none"/>
        </w:rPr>
        <w:t xml:space="preserve">, </w:t>
      </w:r>
      <w:proofErr w:type="spellStart"/>
      <w:r>
        <w:rPr>
          <w:rFonts w:ascii="Arial" w:hAnsi="Arial" w:cs="Arial"/>
          <w:sz w:val="28"/>
          <w:szCs w:val="28"/>
          <w:lang w:val="x-none"/>
        </w:rPr>
        <w:t>imombe</w:t>
      </w:r>
      <w:proofErr w:type="spellEnd"/>
      <w:r>
        <w:rPr>
          <w:rFonts w:ascii="Arial" w:hAnsi="Arial" w:cs="Arial"/>
          <w:sz w:val="28"/>
          <w:szCs w:val="28"/>
          <w:lang w:val="x-none"/>
        </w:rPr>
        <w:t xml:space="preserve"> kana four or five or ten </w:t>
      </w:r>
      <w:proofErr w:type="spellStart"/>
      <w:r>
        <w:rPr>
          <w:rFonts w:ascii="Arial" w:hAnsi="Arial" w:cs="Arial"/>
          <w:sz w:val="28"/>
          <w:szCs w:val="28"/>
          <w:lang w:val="x-none"/>
        </w:rPr>
        <w:t>mudanga</w:t>
      </w:r>
      <w:proofErr w:type="spellEnd"/>
      <w:r>
        <w:rPr>
          <w:rFonts w:ascii="Arial" w:hAnsi="Arial" w:cs="Arial"/>
          <w:sz w:val="28"/>
          <w:szCs w:val="28"/>
          <w:lang w:val="x-none"/>
        </w:rPr>
        <w:t xml:space="preserve">. Imo </w:t>
      </w:r>
      <w:proofErr w:type="spellStart"/>
      <w:r>
        <w:rPr>
          <w:rFonts w:ascii="Arial" w:hAnsi="Arial" w:cs="Arial"/>
          <w:sz w:val="28"/>
          <w:szCs w:val="28"/>
          <w:lang w:val="x-none"/>
        </w:rPr>
        <w:t>muno</w:t>
      </w:r>
      <w:proofErr w:type="spellEnd"/>
      <w:r>
        <w:rPr>
          <w:rFonts w:ascii="Arial" w:hAnsi="Arial" w:cs="Arial"/>
          <w:sz w:val="28"/>
          <w:szCs w:val="28"/>
          <w:lang w:val="x-none"/>
        </w:rPr>
        <w:t xml:space="preserve"> </w:t>
      </w:r>
      <w:proofErr w:type="spellStart"/>
      <w:r>
        <w:rPr>
          <w:rFonts w:ascii="Arial" w:hAnsi="Arial" w:cs="Arial"/>
          <w:sz w:val="28"/>
          <w:szCs w:val="28"/>
          <w:lang w:val="x-none"/>
        </w:rPr>
        <w:t>muMkoba</w:t>
      </w:r>
      <w:proofErr w:type="spellEnd"/>
      <w:r>
        <w:rPr>
          <w:rFonts w:ascii="Arial" w:hAnsi="Arial" w:cs="Arial"/>
          <w:sz w:val="28"/>
          <w:szCs w:val="28"/>
          <w:lang w:val="x-none"/>
        </w:rPr>
        <w:t xml:space="preserve"> </w:t>
      </w:r>
      <w:proofErr w:type="spellStart"/>
      <w:r>
        <w:rPr>
          <w:rFonts w:ascii="Arial" w:hAnsi="Arial" w:cs="Arial"/>
          <w:sz w:val="28"/>
          <w:szCs w:val="28"/>
          <w:lang w:val="x-none"/>
        </w:rPr>
        <w:t>tarira</w:t>
      </w:r>
      <w:proofErr w:type="spellEnd"/>
      <w:r>
        <w:rPr>
          <w:rFonts w:ascii="Arial" w:hAnsi="Arial" w:cs="Arial"/>
          <w:sz w:val="28"/>
          <w:szCs w:val="28"/>
          <w:lang w:val="x-none"/>
        </w:rPr>
        <w:t xml:space="preserve"> </w:t>
      </w:r>
      <w:proofErr w:type="spellStart"/>
      <w:r>
        <w:rPr>
          <w:rFonts w:ascii="Arial" w:hAnsi="Arial" w:cs="Arial"/>
          <w:sz w:val="28"/>
          <w:szCs w:val="28"/>
          <w:lang w:val="x-none"/>
        </w:rPr>
        <w:t>uone</w:t>
      </w:r>
      <w:proofErr w:type="spellEnd"/>
      <w:r>
        <w:rPr>
          <w:rFonts w:ascii="Arial" w:hAnsi="Arial" w:cs="Arial"/>
          <w:sz w:val="28"/>
          <w:szCs w:val="28"/>
          <w:lang w:val="x-none"/>
        </w:rPr>
        <w:t xml:space="preserve"> </w:t>
      </w:r>
      <w:commentRangeStart w:id="230"/>
      <w:proofErr w:type="spellStart"/>
      <w:r w:rsidRPr="005F0338">
        <w:rPr>
          <w:rFonts w:ascii="Arial" w:hAnsi="Arial" w:cs="Arial"/>
          <w:sz w:val="28"/>
          <w:szCs w:val="28"/>
          <w:highlight w:val="yellow"/>
          <w:lang w:val="x-none"/>
        </w:rPr>
        <w:t>zvayakaita</w:t>
      </w:r>
      <w:proofErr w:type="spellEnd"/>
      <w:commentRangeEnd w:id="230"/>
      <w:r>
        <w:rPr>
          <w:rStyle w:val="CommentReference"/>
        </w:rPr>
        <w:commentReference w:id="230"/>
      </w:r>
      <w:r w:rsidRPr="005F0338">
        <w:rPr>
          <w:rFonts w:ascii="Arial" w:hAnsi="Arial" w:cs="Arial"/>
          <w:sz w:val="28"/>
          <w:szCs w:val="28"/>
          <w:highlight w:val="yellow"/>
          <w:lang w:val="x-none"/>
        </w:rPr>
        <w:t xml:space="preserve"> yose </w:t>
      </w:r>
      <w:proofErr w:type="spellStart"/>
      <w:r w:rsidRPr="005F0338">
        <w:rPr>
          <w:rFonts w:ascii="Arial" w:hAnsi="Arial" w:cs="Arial"/>
          <w:sz w:val="28"/>
          <w:szCs w:val="28"/>
          <w:highlight w:val="yellow"/>
          <w:lang w:val="x-none"/>
        </w:rPr>
        <w:t>rakasha</w:t>
      </w:r>
      <w:proofErr w:type="spellEnd"/>
      <w:r>
        <w:rPr>
          <w:rFonts w:ascii="Arial" w:hAnsi="Arial" w:cs="Arial"/>
          <w:sz w:val="28"/>
          <w:szCs w:val="28"/>
          <w:lang w:val="x-none"/>
        </w:rPr>
        <w:t xml:space="preserve">. </w:t>
      </w:r>
      <w:proofErr w:type="spellStart"/>
      <w:r>
        <w:rPr>
          <w:rFonts w:ascii="Arial" w:hAnsi="Arial" w:cs="Arial"/>
          <w:sz w:val="28"/>
          <w:szCs w:val="28"/>
          <w:lang w:val="x-none"/>
        </w:rPr>
        <w:t>Kuramba</w:t>
      </w:r>
      <w:proofErr w:type="spellEnd"/>
      <w:r>
        <w:rPr>
          <w:rFonts w:ascii="Arial" w:hAnsi="Arial" w:cs="Arial"/>
          <w:sz w:val="28"/>
          <w:szCs w:val="28"/>
          <w:lang w:val="x-none"/>
        </w:rPr>
        <w:t xml:space="preserve"> </w:t>
      </w:r>
      <w:proofErr w:type="spellStart"/>
      <w:r>
        <w:rPr>
          <w:rFonts w:ascii="Arial" w:hAnsi="Arial" w:cs="Arial"/>
          <w:sz w:val="28"/>
          <w:szCs w:val="28"/>
          <w:lang w:val="x-none"/>
        </w:rPr>
        <w:t>kunamata</w:t>
      </w:r>
      <w:proofErr w:type="spellEnd"/>
      <w:r>
        <w:rPr>
          <w:rFonts w:ascii="Arial" w:hAnsi="Arial" w:cs="Arial"/>
          <w:sz w:val="28"/>
          <w:szCs w:val="28"/>
          <w:lang w:val="x-none"/>
        </w:rPr>
        <w:t xml:space="preserve"> </w:t>
      </w:r>
      <w:proofErr w:type="spellStart"/>
      <w:r>
        <w:rPr>
          <w:rFonts w:ascii="Arial" w:hAnsi="Arial" w:cs="Arial"/>
          <w:sz w:val="28"/>
          <w:szCs w:val="28"/>
          <w:lang w:val="x-none"/>
        </w:rPr>
        <w:t>uko</w:t>
      </w:r>
      <w:proofErr w:type="spellEnd"/>
      <w:r>
        <w:rPr>
          <w:rFonts w:ascii="Arial" w:hAnsi="Arial" w:cs="Arial"/>
          <w:sz w:val="28"/>
          <w:szCs w:val="28"/>
          <w:lang w:val="x-none"/>
        </w:rPr>
        <w:t xml:space="preserve">! </w:t>
      </w:r>
      <w:proofErr w:type="spellStart"/>
      <w:r>
        <w:rPr>
          <w:rFonts w:ascii="Arial" w:hAnsi="Arial" w:cs="Arial"/>
          <w:sz w:val="28"/>
          <w:szCs w:val="28"/>
          <w:lang w:val="x-none"/>
        </w:rPr>
        <w:t>Kunamata</w:t>
      </w:r>
      <w:proofErr w:type="spellEnd"/>
      <w:r>
        <w:rPr>
          <w:rFonts w:ascii="Arial" w:hAnsi="Arial" w:cs="Arial"/>
          <w:sz w:val="28"/>
          <w:szCs w:val="28"/>
          <w:lang w:val="x-none"/>
        </w:rPr>
        <w:t xml:space="preserve"> </w:t>
      </w:r>
      <w:proofErr w:type="spellStart"/>
      <w:r>
        <w:rPr>
          <w:rFonts w:ascii="Arial" w:hAnsi="Arial" w:cs="Arial"/>
          <w:sz w:val="28"/>
          <w:szCs w:val="28"/>
          <w:lang w:val="x-none"/>
        </w:rPr>
        <w:t>ku</w:t>
      </w:r>
      <w:proofErr w:type="spellEnd"/>
      <w:r>
        <w:rPr>
          <w:rFonts w:ascii="Arial" w:hAnsi="Arial" w:cs="Arial"/>
          <w:sz w:val="28"/>
          <w:szCs w:val="28"/>
          <w:lang w:val="x-none"/>
        </w:rPr>
        <w:t xml:space="preserve"> Salvation Army </w:t>
      </w:r>
      <w:proofErr w:type="spellStart"/>
      <w:r>
        <w:rPr>
          <w:rFonts w:ascii="Arial" w:hAnsi="Arial" w:cs="Arial"/>
          <w:sz w:val="28"/>
          <w:szCs w:val="28"/>
          <w:lang w:val="x-none"/>
        </w:rPr>
        <w:t>neku</w:t>
      </w:r>
      <w:proofErr w:type="spellEnd"/>
      <w:r>
        <w:rPr>
          <w:rFonts w:ascii="Arial" w:hAnsi="Arial" w:cs="Arial"/>
          <w:sz w:val="28"/>
          <w:szCs w:val="28"/>
          <w:lang w:val="x-none"/>
        </w:rPr>
        <w:t xml:space="preserve"> Baptist. </w:t>
      </w:r>
    </w:p>
    <w:p w:rsidR="00E04253" w:rsidP="00E04253" w:rsidRDefault="00E04253" w14:paraId="4C678DA2" w14:textId="77777777">
      <w:pPr>
        <w:jc w:val="both"/>
        <w:rPr>
          <w:rFonts w:ascii="Arial" w:hAnsi="Arial" w:cs="Arial"/>
          <w:sz w:val="28"/>
          <w:szCs w:val="28"/>
          <w:lang w:val="x-none"/>
        </w:rPr>
      </w:pPr>
      <w:r>
        <w:rPr>
          <w:rFonts w:ascii="Arial" w:hAnsi="Arial" w:cs="Arial"/>
          <w:sz w:val="28"/>
          <w:szCs w:val="28"/>
          <w:vertAlign w:val="superscript"/>
          <w:lang w:val="x-none"/>
        </w:rPr>
        <w:t xml:space="preserve">441 </w:t>
      </w:r>
      <w:r>
        <w:rPr>
          <w:rFonts w:ascii="Arial" w:hAnsi="Arial" w:cs="Arial"/>
          <w:sz w:val="28"/>
          <w:szCs w:val="28"/>
          <w:lang w:val="x-none"/>
        </w:rPr>
        <w:t xml:space="preserve">Saka you live an average li…? </w:t>
      </w:r>
      <w:r w:rsidRPr="005D2628">
        <w:rPr>
          <w:rFonts w:ascii="Arial" w:hAnsi="Arial" w:cs="Arial"/>
          <w:sz w:val="18"/>
          <w:szCs w:val="18"/>
          <w:lang w:val="x-none"/>
        </w:rPr>
        <w:t>[Congregation says, “</w:t>
      </w:r>
      <w:r>
        <w:rPr>
          <w:rFonts w:ascii="Arial" w:hAnsi="Arial" w:cs="Arial"/>
          <w:sz w:val="18"/>
          <w:szCs w:val="18"/>
          <w:lang w:val="x-none"/>
        </w:rPr>
        <w:t>lif</w:t>
      </w:r>
      <w:r w:rsidRPr="005D2628">
        <w:rPr>
          <w:rFonts w:ascii="Arial" w:hAnsi="Arial" w:cs="Arial"/>
          <w:sz w:val="18"/>
          <w:szCs w:val="18"/>
          <w:lang w:val="x-none"/>
        </w:rPr>
        <w:t>e.”]</w:t>
      </w:r>
      <w:r>
        <w:rPr>
          <w:rFonts w:ascii="Arial" w:hAnsi="Arial" w:cs="Arial"/>
          <w:sz w:val="28"/>
          <w:szCs w:val="28"/>
          <w:lang w:val="x-none"/>
        </w:rPr>
        <w:t xml:space="preserve"> </w:t>
      </w:r>
      <w:proofErr w:type="spellStart"/>
      <w:r w:rsidRPr="000A48FB">
        <w:rPr>
          <w:rFonts w:ascii="Arial" w:hAnsi="Arial" w:cs="Arial"/>
          <w:i/>
          <w:iCs/>
          <w:sz w:val="28"/>
          <w:szCs w:val="28"/>
          <w:lang w:val="x-none"/>
        </w:rPr>
        <w:t>Yekusustainwa</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of being sustained by—ED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nehurumende</w:t>
      </w:r>
      <w:proofErr w:type="spellEnd"/>
      <w:r>
        <w:rPr>
          <w:rFonts w:ascii="Arial" w:hAnsi="Arial" w:cs="Arial"/>
          <w:sz w:val="28"/>
          <w:szCs w:val="28"/>
          <w:lang w:val="x-none"/>
        </w:rPr>
        <w:t xml:space="preserve">.  </w:t>
      </w:r>
      <w:proofErr w:type="spellStart"/>
      <w:r>
        <w:rPr>
          <w:rFonts w:ascii="Arial" w:hAnsi="Arial" w:cs="Arial"/>
          <w:sz w:val="28"/>
          <w:szCs w:val="28"/>
          <w:lang w:val="x-none"/>
        </w:rPr>
        <w:t>Kupihwa</w:t>
      </w:r>
      <w:proofErr w:type="spellEnd"/>
      <w:r>
        <w:rPr>
          <w:rFonts w:ascii="Arial" w:hAnsi="Arial" w:cs="Arial"/>
          <w:sz w:val="28"/>
          <w:szCs w:val="28"/>
          <w:lang w:val="x-none"/>
        </w:rPr>
        <w:t xml:space="preserve"> ma implements, </w:t>
      </w:r>
      <w:proofErr w:type="spellStart"/>
      <w:r>
        <w:rPr>
          <w:rFonts w:ascii="Arial" w:hAnsi="Arial" w:cs="Arial"/>
          <w:sz w:val="28"/>
          <w:szCs w:val="28"/>
          <w:lang w:val="x-none"/>
        </w:rPr>
        <w:t>kupihwa</w:t>
      </w:r>
      <w:proofErr w:type="spellEnd"/>
      <w:r>
        <w:rPr>
          <w:rFonts w:ascii="Arial" w:hAnsi="Arial" w:cs="Arial"/>
          <w:sz w:val="28"/>
          <w:szCs w:val="28"/>
          <w:lang w:val="x-none"/>
        </w:rPr>
        <w:t xml:space="preserve"> </w:t>
      </w:r>
      <w:proofErr w:type="spellStart"/>
      <w:r w:rsidRPr="000A48FB">
        <w:rPr>
          <w:rFonts w:ascii="Arial" w:hAnsi="Arial" w:cs="Arial"/>
          <w:i/>
          <w:iCs/>
          <w:sz w:val="28"/>
          <w:szCs w:val="28"/>
          <w:lang w:val="x-none"/>
        </w:rPr>
        <w:t>fetiraiza</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fertilizer—ED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kupihwa</w:t>
      </w:r>
      <w:proofErr w:type="spellEnd"/>
      <w:r>
        <w:rPr>
          <w:rFonts w:ascii="Arial" w:hAnsi="Arial" w:cs="Arial"/>
          <w:sz w:val="28"/>
          <w:szCs w:val="28"/>
          <w:lang w:val="x-none"/>
        </w:rPr>
        <w:t xml:space="preserve"> </w:t>
      </w:r>
      <w:proofErr w:type="spellStart"/>
      <w:r>
        <w:rPr>
          <w:rFonts w:ascii="Arial" w:hAnsi="Arial" w:cs="Arial"/>
          <w:sz w:val="28"/>
          <w:szCs w:val="28"/>
          <w:lang w:val="x-none"/>
        </w:rPr>
        <w:t>mbeu</w:t>
      </w:r>
      <w:proofErr w:type="spellEnd"/>
      <w:r>
        <w:rPr>
          <w:rFonts w:ascii="Arial" w:hAnsi="Arial" w:cs="Arial"/>
          <w:sz w:val="28"/>
          <w:szCs w:val="28"/>
          <w:lang w:val="x-none"/>
        </w:rPr>
        <w:t xml:space="preserve"> </w:t>
      </w:r>
      <w:proofErr w:type="spellStart"/>
      <w:r>
        <w:rPr>
          <w:rFonts w:ascii="Arial" w:hAnsi="Arial" w:cs="Arial"/>
          <w:sz w:val="28"/>
          <w:szCs w:val="28"/>
          <w:lang w:val="x-none"/>
        </w:rPr>
        <w:t>nehurumende</w:t>
      </w:r>
      <w:proofErr w:type="spellEnd"/>
      <w:r>
        <w:rPr>
          <w:rFonts w:ascii="Arial" w:hAnsi="Arial" w:cs="Arial"/>
          <w:sz w:val="28"/>
          <w:szCs w:val="28"/>
          <w:lang w:val="x-none"/>
        </w:rPr>
        <w:t xml:space="preserve">. Ku </w:t>
      </w:r>
      <w:proofErr w:type="spellStart"/>
      <w:r>
        <w:rPr>
          <w:rFonts w:ascii="Arial" w:hAnsi="Arial" w:cs="Arial"/>
          <w:sz w:val="28"/>
          <w:szCs w:val="28"/>
          <w:lang w:val="x-none"/>
        </w:rPr>
        <w:t>scai</w:t>
      </w:r>
      <w:proofErr w:type="spellEnd"/>
      <w:r>
        <w:rPr>
          <w:rFonts w:ascii="Arial" w:hAnsi="Arial" w:cs="Arial"/>
          <w:sz w:val="28"/>
          <w:szCs w:val="28"/>
          <w:lang w:val="x-none"/>
        </w:rPr>
        <w:t>—</w:t>
      </w:r>
      <w:proofErr w:type="spellStart"/>
      <w:r>
        <w:rPr>
          <w:rFonts w:ascii="Arial" w:hAnsi="Arial" w:cs="Arial"/>
          <w:sz w:val="28"/>
          <w:szCs w:val="28"/>
          <w:lang w:val="x-none"/>
        </w:rPr>
        <w:t>kuita</w:t>
      </w:r>
      <w:proofErr w:type="spellEnd"/>
      <w:r>
        <w:rPr>
          <w:rFonts w:ascii="Arial" w:hAnsi="Arial" w:cs="Arial"/>
          <w:sz w:val="28"/>
          <w:szCs w:val="28"/>
          <w:lang w:val="x-none"/>
        </w:rPr>
        <w:t xml:space="preserve"> scratch a living. Struggle to send children through to </w:t>
      </w:r>
      <w:proofErr w:type="spellStart"/>
      <w:r>
        <w:rPr>
          <w:rFonts w:ascii="Arial" w:hAnsi="Arial" w:cs="Arial"/>
          <w:sz w:val="28"/>
          <w:szCs w:val="28"/>
          <w:lang w:val="x-none"/>
        </w:rPr>
        <w:t>schoo</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r>
        <w:rPr>
          <w:rFonts w:ascii="Arial" w:hAnsi="Arial" w:cs="Arial"/>
          <w:sz w:val="18"/>
          <w:szCs w:val="18"/>
          <w:lang w:val="x-none"/>
        </w:rPr>
        <w:t>school</w:t>
      </w:r>
      <w:r w:rsidRPr="005D2628">
        <w:rPr>
          <w:rFonts w:ascii="Arial" w:hAnsi="Arial" w:cs="Arial"/>
          <w:sz w:val="18"/>
          <w:szCs w:val="18"/>
          <w:lang w:val="x-none"/>
        </w:rPr>
        <w:t>.”]</w:t>
      </w:r>
      <w:r>
        <w:rPr>
          <w:rFonts w:ascii="Arial" w:hAnsi="Arial" w:cs="Arial"/>
          <w:sz w:val="28"/>
          <w:szCs w:val="28"/>
          <w:lang w:val="x-none"/>
        </w:rPr>
        <w:t xml:space="preserve"> But Mwari </w:t>
      </w:r>
      <w:proofErr w:type="spellStart"/>
      <w:r>
        <w:rPr>
          <w:rFonts w:ascii="Arial" w:hAnsi="Arial" w:cs="Arial"/>
          <w:sz w:val="28"/>
          <w:szCs w:val="28"/>
          <w:lang w:val="x-none"/>
        </w:rPr>
        <w:t>akati</w:t>
      </w:r>
      <w:proofErr w:type="spellEnd"/>
      <w:r>
        <w:rPr>
          <w:rFonts w:ascii="Arial" w:hAnsi="Arial" w:cs="Arial"/>
          <w:sz w:val="28"/>
          <w:szCs w:val="28"/>
          <w:lang w:val="x-none"/>
        </w:rPr>
        <w:t xml:space="preserve">, “Kwete kana </w:t>
      </w:r>
      <w:proofErr w:type="spellStart"/>
      <w:r>
        <w:rPr>
          <w:rFonts w:ascii="Arial" w:hAnsi="Arial" w:cs="Arial"/>
          <w:sz w:val="28"/>
          <w:szCs w:val="28"/>
          <w:lang w:val="x-none"/>
        </w:rPr>
        <w:t>mauya</w:t>
      </w:r>
      <w:proofErr w:type="spellEnd"/>
      <w:r>
        <w:rPr>
          <w:rFonts w:ascii="Arial" w:hAnsi="Arial" w:cs="Arial"/>
          <w:sz w:val="28"/>
          <w:szCs w:val="28"/>
          <w:lang w:val="x-none"/>
        </w:rPr>
        <w:t xml:space="preserve"> </w:t>
      </w:r>
      <w:proofErr w:type="spellStart"/>
      <w:r>
        <w:rPr>
          <w:rFonts w:ascii="Arial" w:hAnsi="Arial" w:cs="Arial"/>
          <w:sz w:val="28"/>
          <w:szCs w:val="28"/>
          <w:lang w:val="x-none"/>
        </w:rPr>
        <w:t>Kwandiri</w:t>
      </w:r>
      <w:proofErr w:type="spellEnd"/>
      <w:r>
        <w:rPr>
          <w:rFonts w:ascii="Arial" w:hAnsi="Arial" w:cs="Arial"/>
          <w:sz w:val="28"/>
          <w:szCs w:val="28"/>
          <w:lang w:val="x-none"/>
        </w:rPr>
        <w:t xml:space="preserve"> </w:t>
      </w:r>
      <w:proofErr w:type="spellStart"/>
      <w:r>
        <w:rPr>
          <w:rFonts w:ascii="Arial" w:hAnsi="Arial" w:cs="Arial"/>
          <w:sz w:val="28"/>
          <w:szCs w:val="28"/>
          <w:lang w:val="x-none"/>
        </w:rPr>
        <w:t>hazvidaro</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p>
    <w:p w:rsidR="00E04253" w:rsidP="00E04253" w:rsidRDefault="00E04253" w14:paraId="3BB168FA" w14:textId="77777777">
      <w:pPr>
        <w:jc w:val="both"/>
        <w:rPr>
          <w:rFonts w:ascii="Arial" w:hAnsi="Arial" w:cs="Arial"/>
          <w:sz w:val="28"/>
          <w:szCs w:val="28"/>
          <w:lang w:val="x-none"/>
        </w:rPr>
      </w:pPr>
      <w:r>
        <w:rPr>
          <w:rFonts w:ascii="Arial" w:hAnsi="Arial" w:cs="Arial"/>
          <w:sz w:val="28"/>
          <w:szCs w:val="28"/>
          <w:vertAlign w:val="superscript"/>
          <w:lang w:val="x-none"/>
        </w:rPr>
        <w:t xml:space="preserve">442 </w:t>
      </w:r>
      <w:r>
        <w:rPr>
          <w:rFonts w:ascii="Arial" w:hAnsi="Arial" w:cs="Arial"/>
          <w:sz w:val="28"/>
          <w:szCs w:val="28"/>
          <w:lang w:val="x-none"/>
        </w:rPr>
        <w:t xml:space="preserve">Hapana, </w:t>
      </w:r>
      <w:proofErr w:type="spellStart"/>
      <w:r>
        <w:rPr>
          <w:rFonts w:ascii="Arial" w:hAnsi="Arial" w:cs="Arial"/>
          <w:sz w:val="28"/>
          <w:szCs w:val="28"/>
          <w:lang w:val="x-none"/>
        </w:rPr>
        <w:t>munhu</w:t>
      </w:r>
      <w:proofErr w:type="spellEnd"/>
      <w:r>
        <w:rPr>
          <w:rFonts w:ascii="Arial" w:hAnsi="Arial" w:cs="Arial"/>
          <w:sz w:val="28"/>
          <w:szCs w:val="28"/>
          <w:lang w:val="x-none"/>
        </w:rPr>
        <w:t xml:space="preserve"> </w:t>
      </w:r>
      <w:proofErr w:type="spellStart"/>
      <w:r>
        <w:rPr>
          <w:rFonts w:ascii="Arial" w:hAnsi="Arial" w:cs="Arial"/>
          <w:sz w:val="28"/>
          <w:szCs w:val="28"/>
          <w:lang w:val="x-none"/>
        </w:rPr>
        <w:t>mutema</w:t>
      </w:r>
      <w:proofErr w:type="spellEnd"/>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pano</w:t>
      </w:r>
      <w:proofErr w:type="spellEnd"/>
      <w:r>
        <w:rPr>
          <w:rFonts w:ascii="Arial" w:hAnsi="Arial" w:cs="Arial"/>
          <w:sz w:val="28"/>
          <w:szCs w:val="28"/>
          <w:lang w:val="x-none"/>
        </w:rPr>
        <w:t xml:space="preserve"> </w:t>
      </w:r>
      <w:proofErr w:type="spellStart"/>
      <w:r>
        <w:rPr>
          <w:rFonts w:ascii="Arial" w:hAnsi="Arial" w:cs="Arial"/>
          <w:sz w:val="28"/>
          <w:szCs w:val="28"/>
          <w:lang w:val="x-none"/>
        </w:rPr>
        <w:t>asina</w:t>
      </w:r>
      <w:proofErr w:type="spellEnd"/>
      <w:r>
        <w:rPr>
          <w:rFonts w:ascii="Arial" w:hAnsi="Arial" w:cs="Arial"/>
          <w:sz w:val="28"/>
          <w:szCs w:val="28"/>
          <w:lang w:val="x-none"/>
        </w:rPr>
        <w:t xml:space="preserve"> </w:t>
      </w:r>
      <w:proofErr w:type="spellStart"/>
      <w:r>
        <w:rPr>
          <w:rFonts w:ascii="Arial" w:hAnsi="Arial" w:cs="Arial"/>
          <w:sz w:val="28"/>
          <w:szCs w:val="28"/>
          <w:lang w:val="x-none"/>
        </w:rPr>
        <w:t>kudzidza</w:t>
      </w:r>
      <w:proofErr w:type="spellEnd"/>
      <w:r>
        <w:rPr>
          <w:rFonts w:ascii="Arial" w:hAnsi="Arial" w:cs="Arial"/>
          <w:sz w:val="28"/>
          <w:szCs w:val="28"/>
          <w:lang w:val="x-none"/>
        </w:rPr>
        <w:t xml:space="preserve"> </w:t>
      </w:r>
      <w:proofErr w:type="spellStart"/>
      <w:r>
        <w:rPr>
          <w:rFonts w:ascii="Arial" w:hAnsi="Arial" w:cs="Arial"/>
          <w:sz w:val="28"/>
          <w:szCs w:val="28"/>
          <w:lang w:val="x-none"/>
        </w:rPr>
        <w:t>nehutsava-tsava</w:t>
      </w:r>
      <w:proofErr w:type="spellEnd"/>
      <w:r>
        <w:rPr>
          <w:rFonts w:ascii="Arial" w:hAnsi="Arial" w:cs="Arial"/>
          <w:sz w:val="28"/>
          <w:szCs w:val="28"/>
          <w:lang w:val="x-none"/>
        </w:rPr>
        <w:t xml:space="preserve">. </w:t>
      </w:r>
      <w:proofErr w:type="spellStart"/>
      <w:r>
        <w:rPr>
          <w:rFonts w:ascii="Arial" w:hAnsi="Arial" w:cs="Arial"/>
          <w:sz w:val="28"/>
          <w:szCs w:val="28"/>
          <w:lang w:val="x-none"/>
        </w:rPr>
        <w:t>Handi’tozviziva</w:t>
      </w:r>
      <w:proofErr w:type="spellEnd"/>
      <w:r>
        <w:rPr>
          <w:rFonts w:ascii="Arial" w:hAnsi="Arial" w:cs="Arial"/>
          <w:sz w:val="28"/>
          <w:szCs w:val="28"/>
          <w:lang w:val="x-none"/>
        </w:rPr>
        <w:t xml:space="preserve"> tese?</w:t>
      </w:r>
      <w:r w:rsidRPr="00771386">
        <w:rPr>
          <w:rFonts w:ascii="Arial" w:hAnsi="Arial" w:cs="Arial"/>
          <w:sz w:val="18"/>
          <w:szCs w:val="1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hwedu</w:t>
      </w:r>
      <w:proofErr w:type="spellEnd"/>
      <w:r>
        <w:rPr>
          <w:rFonts w:ascii="Arial" w:hAnsi="Arial" w:cs="Arial"/>
          <w:sz w:val="28"/>
          <w:szCs w:val="28"/>
          <w:lang w:val="x-none"/>
        </w:rPr>
        <w:t xml:space="preserve"> </w:t>
      </w:r>
      <w:proofErr w:type="spellStart"/>
      <w:r>
        <w:rPr>
          <w:rFonts w:ascii="Arial" w:hAnsi="Arial" w:cs="Arial"/>
          <w:sz w:val="28"/>
          <w:szCs w:val="28"/>
          <w:lang w:val="x-none"/>
        </w:rPr>
        <w:t>hwanga</w:t>
      </w:r>
      <w:proofErr w:type="spellEnd"/>
      <w:r>
        <w:rPr>
          <w:rFonts w:ascii="Arial" w:hAnsi="Arial" w:cs="Arial"/>
          <w:sz w:val="28"/>
          <w:szCs w:val="28"/>
          <w:lang w:val="x-none"/>
        </w:rPr>
        <w:t xml:space="preserve"> </w:t>
      </w:r>
      <w:proofErr w:type="spellStart"/>
      <w:r>
        <w:rPr>
          <w:rFonts w:ascii="Arial" w:hAnsi="Arial" w:cs="Arial"/>
          <w:sz w:val="28"/>
          <w:szCs w:val="28"/>
          <w:lang w:val="x-none"/>
        </w:rPr>
        <w:t>hwakao</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hwakaoma</w:t>
      </w:r>
      <w:proofErr w:type="spellEnd"/>
      <w:r w:rsidRPr="005D2628">
        <w:rPr>
          <w:rFonts w:ascii="Arial" w:hAnsi="Arial" w:cs="Arial"/>
          <w:sz w:val="18"/>
          <w:szCs w:val="18"/>
          <w:lang w:val="x-none"/>
        </w:rPr>
        <w:t>.”]</w:t>
      </w:r>
      <w:r>
        <w:rPr>
          <w:rFonts w:ascii="Arial" w:hAnsi="Arial" w:cs="Arial"/>
          <w:sz w:val="28"/>
          <w:szCs w:val="28"/>
          <w:lang w:val="x-none"/>
        </w:rPr>
        <w:t xml:space="preserve"> But </w:t>
      </w:r>
      <w:proofErr w:type="spellStart"/>
      <w:r>
        <w:rPr>
          <w:rFonts w:ascii="Arial" w:hAnsi="Arial" w:cs="Arial"/>
          <w:sz w:val="28"/>
          <w:szCs w:val="28"/>
          <w:lang w:val="x-none"/>
        </w:rPr>
        <w:t>mumusha</w:t>
      </w:r>
      <w:proofErr w:type="spellEnd"/>
      <w:r>
        <w:rPr>
          <w:rFonts w:ascii="Arial" w:hAnsi="Arial" w:cs="Arial"/>
          <w:sz w:val="28"/>
          <w:szCs w:val="28"/>
          <w:lang w:val="x-none"/>
        </w:rPr>
        <w:t xml:space="preserve"> </w:t>
      </w:r>
      <w:proofErr w:type="spellStart"/>
      <w:r>
        <w:rPr>
          <w:rFonts w:ascii="Arial" w:hAnsi="Arial" w:cs="Arial"/>
          <w:sz w:val="28"/>
          <w:szCs w:val="28"/>
          <w:lang w:val="x-none"/>
        </w:rPr>
        <w:t>mairohwa</w:t>
      </w:r>
      <w:proofErr w:type="spellEnd"/>
      <w:r>
        <w:rPr>
          <w:rFonts w:ascii="Arial" w:hAnsi="Arial" w:cs="Arial"/>
          <w:sz w:val="28"/>
          <w:szCs w:val="28"/>
          <w:lang w:val="x-none"/>
        </w:rPr>
        <w:t xml:space="preserve"> </w:t>
      </w:r>
      <w:proofErr w:type="spellStart"/>
      <w:r>
        <w:rPr>
          <w:rFonts w:ascii="Arial" w:hAnsi="Arial" w:cs="Arial"/>
          <w:sz w:val="28"/>
          <w:szCs w:val="28"/>
          <w:lang w:val="x-none"/>
        </w:rPr>
        <w:t>maku</w:t>
      </w:r>
      <w:proofErr w:type="spellEnd"/>
      <w:r>
        <w:rPr>
          <w:rFonts w:ascii="Arial" w:hAnsi="Arial" w:cs="Arial"/>
          <w:sz w:val="28"/>
          <w:szCs w:val="28"/>
          <w:lang w:val="x-none"/>
        </w:rPr>
        <w:t xml:space="preserve">…? </w:t>
      </w:r>
      <w:r w:rsidRPr="00C617E3">
        <w:rPr>
          <w:rFonts w:ascii="Arial" w:hAnsi="Arial" w:cs="Arial"/>
          <w:sz w:val="18"/>
          <w:szCs w:val="18"/>
          <w:lang w:val="x-none"/>
        </w:rPr>
        <w:t>[Congregation says, “</w:t>
      </w:r>
      <w:proofErr w:type="spellStart"/>
      <w:r>
        <w:rPr>
          <w:rFonts w:ascii="Arial" w:hAnsi="Arial" w:cs="Arial"/>
          <w:sz w:val="18"/>
          <w:szCs w:val="18"/>
          <w:lang w:val="x-none"/>
        </w:rPr>
        <w:t>makuva</w:t>
      </w:r>
      <w:proofErr w:type="spellEnd"/>
      <w:r w:rsidRPr="00C617E3">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Midzimu</w:t>
      </w:r>
      <w:proofErr w:type="spellEnd"/>
      <w:r>
        <w:rPr>
          <w:rFonts w:ascii="Arial" w:hAnsi="Arial" w:cs="Arial"/>
          <w:sz w:val="28"/>
          <w:szCs w:val="28"/>
          <w:lang w:val="x-none"/>
        </w:rPr>
        <w:t xml:space="preserve"> </w:t>
      </w:r>
      <w:proofErr w:type="spellStart"/>
      <w:r>
        <w:rPr>
          <w:rFonts w:ascii="Arial" w:hAnsi="Arial" w:cs="Arial"/>
          <w:sz w:val="28"/>
          <w:szCs w:val="28"/>
          <w:lang w:val="x-none"/>
        </w:rPr>
        <w:t>yaidii</w:t>
      </w:r>
      <w:proofErr w:type="spellEnd"/>
      <w:r>
        <w:rPr>
          <w:rFonts w:ascii="Arial" w:hAnsi="Arial" w:cs="Arial"/>
          <w:sz w:val="28"/>
          <w:szCs w:val="28"/>
          <w:lang w:val="x-none"/>
        </w:rPr>
        <w:t xml:space="preserve">…? </w:t>
      </w:r>
      <w:proofErr w:type="spellStart"/>
      <w:r>
        <w:rPr>
          <w:rFonts w:ascii="Arial" w:hAnsi="Arial" w:cs="Arial"/>
          <w:sz w:val="28"/>
          <w:szCs w:val="28"/>
          <w:lang w:val="x-none"/>
        </w:rPr>
        <w:t>Kun’anga</w:t>
      </w:r>
      <w:proofErr w:type="spellEnd"/>
      <w:r>
        <w:rPr>
          <w:rFonts w:ascii="Arial" w:hAnsi="Arial" w:cs="Arial"/>
          <w:sz w:val="28"/>
          <w:szCs w:val="28"/>
          <w:lang w:val="x-none"/>
        </w:rPr>
        <w:t xml:space="preserve"> </w:t>
      </w:r>
      <w:proofErr w:type="spellStart"/>
      <w:r>
        <w:rPr>
          <w:rFonts w:ascii="Arial" w:hAnsi="Arial" w:cs="Arial"/>
          <w:sz w:val="28"/>
          <w:szCs w:val="28"/>
          <w:lang w:val="x-none"/>
        </w:rPr>
        <w:t>kwaidii</w:t>
      </w:r>
      <w:proofErr w:type="spellEnd"/>
      <w:r>
        <w:rPr>
          <w:rFonts w:ascii="Arial" w:hAnsi="Arial" w:cs="Arial"/>
          <w:sz w:val="28"/>
          <w:szCs w:val="28"/>
          <w:lang w:val="x-none"/>
        </w:rPr>
        <w:t xml:space="preserve">…?  </w:t>
      </w:r>
      <w:r w:rsidRPr="0022036D">
        <w:rPr>
          <w:rFonts w:ascii="Arial" w:hAnsi="Arial" w:cs="Arial"/>
          <w:sz w:val="18"/>
          <w:szCs w:val="18"/>
          <w:lang w:val="x-none"/>
        </w:rPr>
        <w:t>[Congregation says, “</w:t>
      </w:r>
      <w:proofErr w:type="spellStart"/>
      <w:r>
        <w:rPr>
          <w:rFonts w:ascii="Arial" w:hAnsi="Arial" w:cs="Arial"/>
          <w:sz w:val="18"/>
          <w:szCs w:val="18"/>
          <w:lang w:val="x-none"/>
        </w:rPr>
        <w:t>k</w:t>
      </w:r>
      <w:r w:rsidRPr="0022036D">
        <w:rPr>
          <w:rFonts w:ascii="Arial" w:hAnsi="Arial" w:cs="Arial"/>
          <w:sz w:val="18"/>
          <w:szCs w:val="18"/>
          <w:lang w:val="x-none"/>
        </w:rPr>
        <w:t>waiendwa</w:t>
      </w:r>
      <w:proofErr w:type="spellEnd"/>
      <w:r w:rsidRPr="0022036D">
        <w:rPr>
          <w:rFonts w:ascii="Arial" w:hAnsi="Arial" w:cs="Arial"/>
          <w:sz w:val="18"/>
          <w:szCs w:val="18"/>
          <w:lang w:val="x-none"/>
        </w:rPr>
        <w:t>.”]</w:t>
      </w:r>
      <w:r>
        <w:rPr>
          <w:rFonts w:ascii="Arial" w:hAnsi="Arial" w:cs="Arial"/>
          <w:sz w:val="28"/>
          <w:szCs w:val="28"/>
          <w:lang w:val="x-none"/>
        </w:rPr>
        <w:t xml:space="preserve"> The best that witch doctors, ancestral worship could give in your family, is the life you grew up in. That’s the best that they could offer.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hwawakakura</w:t>
      </w:r>
      <w:proofErr w:type="spellEnd"/>
      <w:r>
        <w:rPr>
          <w:rFonts w:ascii="Arial" w:hAnsi="Arial" w:cs="Arial"/>
          <w:sz w:val="28"/>
          <w:szCs w:val="28"/>
          <w:lang w:val="x-none"/>
        </w:rPr>
        <w:t xml:space="preserve"> </w:t>
      </w:r>
      <w:proofErr w:type="spellStart"/>
      <w:r>
        <w:rPr>
          <w:rFonts w:ascii="Arial" w:hAnsi="Arial" w:cs="Arial"/>
          <w:sz w:val="28"/>
          <w:szCs w:val="28"/>
          <w:lang w:val="x-none"/>
        </w:rPr>
        <w:t>mahuri</w:t>
      </w:r>
      <w:proofErr w:type="spellEnd"/>
      <w:r>
        <w:rPr>
          <w:rFonts w:ascii="Arial" w:hAnsi="Arial" w:cs="Arial"/>
          <w:sz w:val="28"/>
          <w:szCs w:val="28"/>
          <w:lang w:val="x-none"/>
        </w:rPr>
        <w:t xml:space="preserve"> </w:t>
      </w:r>
      <w:proofErr w:type="spellStart"/>
      <w:r>
        <w:rPr>
          <w:rFonts w:ascii="Arial" w:hAnsi="Arial" w:cs="Arial"/>
          <w:sz w:val="28"/>
          <w:szCs w:val="28"/>
          <w:lang w:val="x-none"/>
        </w:rPr>
        <w:t>iwewe</w:t>
      </w:r>
      <w:proofErr w:type="spellEnd"/>
      <w:r>
        <w:rPr>
          <w:rFonts w:ascii="Arial" w:hAnsi="Arial" w:cs="Arial"/>
          <w:sz w:val="28"/>
          <w:szCs w:val="28"/>
          <w:lang w:val="x-none"/>
        </w:rPr>
        <w:t xml:space="preserve">, </w:t>
      </w:r>
      <w:proofErr w:type="spellStart"/>
      <w:r>
        <w:rPr>
          <w:rFonts w:ascii="Arial" w:hAnsi="Arial" w:cs="Arial"/>
          <w:sz w:val="28"/>
          <w:szCs w:val="28"/>
          <w:lang w:val="x-none"/>
        </w:rPr>
        <w:t>ndohunopuhwa</w:t>
      </w:r>
      <w:proofErr w:type="spellEnd"/>
      <w:r>
        <w:rPr>
          <w:rFonts w:ascii="Arial" w:hAnsi="Arial" w:cs="Arial"/>
          <w:sz w:val="28"/>
          <w:szCs w:val="28"/>
          <w:lang w:val="x-none"/>
        </w:rPr>
        <w:t xml:space="preserve"> </w:t>
      </w:r>
      <w:proofErr w:type="spellStart"/>
      <w:r>
        <w:rPr>
          <w:rFonts w:ascii="Arial" w:hAnsi="Arial" w:cs="Arial"/>
          <w:sz w:val="28"/>
          <w:szCs w:val="28"/>
          <w:lang w:val="x-none"/>
        </w:rPr>
        <w:t>nemudzimu</w:t>
      </w:r>
      <w:proofErr w:type="spellEnd"/>
      <w:r>
        <w:rPr>
          <w:rFonts w:ascii="Arial" w:hAnsi="Arial" w:cs="Arial"/>
          <w:sz w:val="28"/>
          <w:szCs w:val="28"/>
          <w:lang w:val="x-none"/>
        </w:rPr>
        <w:t xml:space="preserve"> </w:t>
      </w:r>
      <w:proofErr w:type="spellStart"/>
      <w:r>
        <w:rPr>
          <w:rFonts w:ascii="Arial" w:hAnsi="Arial" w:cs="Arial"/>
          <w:sz w:val="28"/>
          <w:szCs w:val="28"/>
          <w:lang w:val="x-none"/>
        </w:rPr>
        <w:t>yekumusha</w:t>
      </w:r>
      <w:proofErr w:type="spellEnd"/>
      <w:r>
        <w:rPr>
          <w:rFonts w:ascii="Arial" w:hAnsi="Arial" w:cs="Arial"/>
          <w:sz w:val="28"/>
          <w:szCs w:val="28"/>
          <w:lang w:val="x-none"/>
        </w:rPr>
        <w:t xml:space="preserve"> </w:t>
      </w:r>
      <w:proofErr w:type="spellStart"/>
      <w:r>
        <w:rPr>
          <w:rFonts w:ascii="Arial" w:hAnsi="Arial" w:cs="Arial"/>
          <w:sz w:val="28"/>
          <w:szCs w:val="28"/>
          <w:lang w:val="x-none"/>
        </w:rPr>
        <w:t>kwenyu</w:t>
      </w:r>
      <w:proofErr w:type="spellEnd"/>
      <w:r>
        <w:rPr>
          <w:rFonts w:ascii="Arial" w:hAnsi="Arial" w:cs="Arial"/>
          <w:sz w:val="28"/>
          <w:szCs w:val="28"/>
          <w:lang w:val="x-none"/>
        </w:rPr>
        <w:t xml:space="preserve">. </w:t>
      </w:r>
    </w:p>
    <w:p w:rsidR="00E04253" w:rsidP="00E04253" w:rsidRDefault="00E04253" w14:paraId="20151298" w14:textId="77777777">
      <w:pPr>
        <w:jc w:val="both"/>
        <w:rPr>
          <w:rFonts w:ascii="Arial" w:hAnsi="Arial" w:cs="Arial"/>
          <w:sz w:val="28"/>
          <w:szCs w:val="28"/>
          <w:lang w:val="x-none"/>
        </w:rPr>
      </w:pPr>
      <w:r>
        <w:rPr>
          <w:rFonts w:ascii="Arial" w:hAnsi="Arial" w:cs="Arial"/>
          <w:sz w:val="28"/>
          <w:szCs w:val="28"/>
          <w:vertAlign w:val="superscript"/>
          <w:lang w:val="x-none"/>
        </w:rPr>
        <w:t xml:space="preserve">443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hwawaakurarama</w:t>
      </w:r>
      <w:proofErr w:type="spellEnd"/>
      <w:r>
        <w:rPr>
          <w:rFonts w:ascii="Arial" w:hAnsi="Arial" w:cs="Arial"/>
          <w:sz w:val="28"/>
          <w:szCs w:val="28"/>
          <w:lang w:val="x-none"/>
        </w:rPr>
        <w:t xml:space="preserve"> iye </w:t>
      </w:r>
      <w:proofErr w:type="spellStart"/>
      <w:r>
        <w:rPr>
          <w:rFonts w:ascii="Arial" w:hAnsi="Arial" w:cs="Arial"/>
          <w:sz w:val="28"/>
          <w:szCs w:val="28"/>
          <w:lang w:val="x-none"/>
        </w:rPr>
        <w:t>zvino</w:t>
      </w:r>
      <w:proofErr w:type="spellEnd"/>
      <w:r>
        <w:rPr>
          <w:rFonts w:ascii="Arial" w:hAnsi="Arial" w:cs="Arial"/>
          <w:sz w:val="28"/>
          <w:szCs w:val="28"/>
          <w:lang w:val="x-none"/>
        </w:rPr>
        <w:t xml:space="preserve"> </w:t>
      </w:r>
      <w:proofErr w:type="spellStart"/>
      <w:r>
        <w:rPr>
          <w:rFonts w:ascii="Arial" w:hAnsi="Arial" w:cs="Arial"/>
          <w:sz w:val="28"/>
          <w:szCs w:val="28"/>
          <w:lang w:val="x-none"/>
        </w:rPr>
        <w:t>uhwu</w:t>
      </w:r>
      <w:proofErr w:type="spellEnd"/>
      <w:r>
        <w:rPr>
          <w:rFonts w:ascii="Arial" w:hAnsi="Arial" w:cs="Arial"/>
          <w:sz w:val="28"/>
          <w:szCs w:val="28"/>
          <w:lang w:val="x-none"/>
        </w:rPr>
        <w:t xml:space="preserve">, </w:t>
      </w:r>
      <w:proofErr w:type="spellStart"/>
      <w:r>
        <w:rPr>
          <w:rFonts w:ascii="Arial" w:hAnsi="Arial" w:cs="Arial"/>
          <w:sz w:val="28"/>
          <w:szCs w:val="28"/>
          <w:lang w:val="x-none"/>
        </w:rPr>
        <w:t>hausisiri</w:t>
      </w:r>
      <w:proofErr w:type="spellEnd"/>
      <w:r>
        <w:rPr>
          <w:rFonts w:ascii="Arial" w:hAnsi="Arial" w:cs="Arial"/>
          <w:sz w:val="28"/>
          <w:szCs w:val="28"/>
          <w:lang w:val="x-none"/>
        </w:rPr>
        <w:t xml:space="preserve"> </w:t>
      </w:r>
      <w:proofErr w:type="spellStart"/>
      <w:r>
        <w:rPr>
          <w:rFonts w:ascii="Arial" w:hAnsi="Arial" w:cs="Arial"/>
          <w:sz w:val="28"/>
          <w:szCs w:val="28"/>
          <w:lang w:val="x-none"/>
        </w:rPr>
        <w:t>hwemudzimu</w:t>
      </w:r>
      <w:proofErr w:type="spellEnd"/>
      <w:r>
        <w:rPr>
          <w:rFonts w:ascii="Arial" w:hAnsi="Arial" w:cs="Arial"/>
          <w:sz w:val="28"/>
          <w:szCs w:val="28"/>
          <w:lang w:val="x-none"/>
        </w:rPr>
        <w:t xml:space="preserve"> </w:t>
      </w:r>
      <w:proofErr w:type="spellStart"/>
      <w:r>
        <w:rPr>
          <w:rFonts w:ascii="Arial" w:hAnsi="Arial" w:cs="Arial"/>
          <w:sz w:val="28"/>
          <w:szCs w:val="28"/>
          <w:lang w:val="x-none"/>
        </w:rPr>
        <w:t>uhwu</w:t>
      </w:r>
      <w:proofErr w:type="spellEnd"/>
      <w:r>
        <w:rPr>
          <w:rFonts w:ascii="Arial" w:hAnsi="Arial" w:cs="Arial"/>
          <w:sz w:val="28"/>
          <w:szCs w:val="28"/>
          <w:lang w:val="x-none"/>
        </w:rPr>
        <w:t xml:space="preserve">. Mwari </w:t>
      </w:r>
      <w:proofErr w:type="spellStart"/>
      <w:r>
        <w:rPr>
          <w:rFonts w:ascii="Arial" w:hAnsi="Arial" w:cs="Arial"/>
          <w:sz w:val="28"/>
          <w:szCs w:val="28"/>
          <w:lang w:val="x-none"/>
        </w:rPr>
        <w:t>akati</w:t>
      </w:r>
      <w:proofErr w:type="spellEnd"/>
      <w:r>
        <w:rPr>
          <w:rFonts w:ascii="Arial" w:hAnsi="Arial" w:cs="Arial"/>
          <w:sz w:val="28"/>
          <w:szCs w:val="28"/>
          <w:lang w:val="x-none"/>
        </w:rPr>
        <w:t>, “</w:t>
      </w:r>
      <w:proofErr w:type="spellStart"/>
      <w:r>
        <w:rPr>
          <w:rFonts w:ascii="Arial" w:hAnsi="Arial" w:cs="Arial"/>
          <w:sz w:val="28"/>
          <w:szCs w:val="28"/>
          <w:lang w:val="x-none"/>
        </w:rPr>
        <w:t>Ndinozarura</w:t>
      </w:r>
      <w:proofErr w:type="spellEnd"/>
      <w:r>
        <w:rPr>
          <w:rFonts w:ascii="Arial" w:hAnsi="Arial" w:cs="Arial"/>
          <w:sz w:val="28"/>
          <w:szCs w:val="28"/>
          <w:lang w:val="x-none"/>
        </w:rPr>
        <w:t xml:space="preserve"> window </w:t>
      </w:r>
      <w:proofErr w:type="spellStart"/>
      <w:r>
        <w:rPr>
          <w:rFonts w:ascii="Arial" w:hAnsi="Arial" w:cs="Arial"/>
          <w:sz w:val="28"/>
          <w:szCs w:val="28"/>
          <w:lang w:val="x-none"/>
        </w:rPr>
        <w:t>redenga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Toda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Amen </w:t>
      </w:r>
      <w:proofErr w:type="spellStart"/>
      <w:r>
        <w:rPr>
          <w:rFonts w:ascii="Arial" w:hAnsi="Arial" w:cs="Arial"/>
          <w:sz w:val="28"/>
          <w:szCs w:val="28"/>
          <w:lang w:val="x-none"/>
        </w:rPr>
        <w:t>ipapo</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Isu</w:t>
      </w:r>
      <w:proofErr w:type="spellEnd"/>
      <w:r>
        <w:rPr>
          <w:rFonts w:ascii="Arial" w:hAnsi="Arial" w:cs="Arial"/>
          <w:sz w:val="28"/>
          <w:szCs w:val="28"/>
          <w:lang w:val="x-none"/>
        </w:rPr>
        <w:t xml:space="preserve"> </w:t>
      </w:r>
      <w:proofErr w:type="spellStart"/>
      <w:r>
        <w:rPr>
          <w:rFonts w:ascii="Arial" w:hAnsi="Arial" w:cs="Arial"/>
          <w:sz w:val="28"/>
          <w:szCs w:val="28"/>
          <w:lang w:val="x-none"/>
        </w:rPr>
        <w:t>takakura</w:t>
      </w:r>
      <w:proofErr w:type="spellEnd"/>
      <w:r>
        <w:rPr>
          <w:rFonts w:ascii="Arial" w:hAnsi="Arial" w:cs="Arial"/>
          <w:sz w:val="28"/>
          <w:szCs w:val="28"/>
          <w:lang w:val="x-none"/>
        </w:rPr>
        <w:t xml:space="preserve">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hwekudya</w:t>
      </w:r>
      <w:proofErr w:type="spellEnd"/>
      <w:r>
        <w:rPr>
          <w:rFonts w:ascii="Arial" w:hAnsi="Arial" w:cs="Arial"/>
          <w:sz w:val="28"/>
          <w:szCs w:val="28"/>
          <w:lang w:val="x-none"/>
        </w:rPr>
        <w:t xml:space="preserve"> </w:t>
      </w:r>
      <w:proofErr w:type="spellStart"/>
      <w:r>
        <w:rPr>
          <w:rFonts w:ascii="Arial" w:hAnsi="Arial" w:cs="Arial"/>
          <w:sz w:val="28"/>
          <w:szCs w:val="28"/>
          <w:lang w:val="x-none"/>
        </w:rPr>
        <w:t>sadza</w:t>
      </w:r>
      <w:proofErr w:type="spellEnd"/>
      <w:r>
        <w:rPr>
          <w:rFonts w:ascii="Arial" w:hAnsi="Arial" w:cs="Arial"/>
          <w:sz w:val="28"/>
          <w:szCs w:val="28"/>
          <w:lang w:val="x-none"/>
        </w:rPr>
        <w:t xml:space="preserve"> ne-ne-</w:t>
      </w:r>
      <w:proofErr w:type="spellStart"/>
      <w:r>
        <w:rPr>
          <w:rFonts w:ascii="Arial" w:hAnsi="Arial" w:cs="Arial"/>
          <w:sz w:val="28"/>
          <w:szCs w:val="28"/>
          <w:lang w:val="x-none"/>
        </w:rPr>
        <w:t>nedoro</w:t>
      </w:r>
      <w:proofErr w:type="spellEnd"/>
      <w:r>
        <w:rPr>
          <w:rFonts w:ascii="Arial" w:hAnsi="Arial" w:cs="Arial"/>
          <w:sz w:val="28"/>
          <w:szCs w:val="28"/>
          <w:lang w:val="x-none"/>
        </w:rPr>
        <w:t xml:space="preserve">. </w:t>
      </w:r>
      <w:proofErr w:type="spellStart"/>
      <w:r>
        <w:rPr>
          <w:rFonts w:ascii="Arial" w:hAnsi="Arial" w:cs="Arial"/>
          <w:sz w:val="28"/>
          <w:szCs w:val="28"/>
          <w:lang w:val="x-none"/>
        </w:rPr>
        <w:t>Kudya</w:t>
      </w:r>
      <w:proofErr w:type="spellEnd"/>
      <w:r>
        <w:rPr>
          <w:rFonts w:ascii="Arial" w:hAnsi="Arial" w:cs="Arial"/>
          <w:sz w:val="28"/>
          <w:szCs w:val="28"/>
          <w:lang w:val="x-none"/>
        </w:rPr>
        <w:t xml:space="preserve"> </w:t>
      </w:r>
      <w:proofErr w:type="spellStart"/>
      <w:r>
        <w:rPr>
          <w:rFonts w:ascii="Arial" w:hAnsi="Arial" w:cs="Arial"/>
          <w:sz w:val="28"/>
          <w:szCs w:val="28"/>
          <w:lang w:val="x-none"/>
        </w:rPr>
        <w:t>sadza</w:t>
      </w:r>
      <w:proofErr w:type="spellEnd"/>
      <w:r>
        <w:rPr>
          <w:rFonts w:ascii="Arial" w:hAnsi="Arial" w:cs="Arial"/>
          <w:sz w:val="28"/>
          <w:szCs w:val="28"/>
          <w:lang w:val="x-none"/>
        </w:rPr>
        <w:t xml:space="preserve"> </w:t>
      </w:r>
      <w:proofErr w:type="spellStart"/>
      <w:r>
        <w:rPr>
          <w:rFonts w:ascii="Arial" w:hAnsi="Arial" w:cs="Arial"/>
          <w:sz w:val="28"/>
          <w:szCs w:val="28"/>
          <w:lang w:val="x-none"/>
        </w:rPr>
        <w:t>nedoro</w:t>
      </w:r>
      <w:proofErr w:type="spellEnd"/>
      <w:r>
        <w:rPr>
          <w:rFonts w:ascii="Arial" w:hAnsi="Arial" w:cs="Arial"/>
          <w:sz w:val="28"/>
          <w:szCs w:val="28"/>
          <w:lang w:val="x-none"/>
        </w:rPr>
        <w:t xml:space="preserve">, </w:t>
      </w:r>
      <w:proofErr w:type="spellStart"/>
      <w:r>
        <w:rPr>
          <w:rFonts w:ascii="Arial" w:hAnsi="Arial" w:cs="Arial"/>
          <w:sz w:val="28"/>
          <w:szCs w:val="28"/>
          <w:lang w:val="x-none"/>
        </w:rPr>
        <w:t>kudya</w:t>
      </w:r>
      <w:proofErr w:type="spellEnd"/>
      <w:r>
        <w:rPr>
          <w:rFonts w:ascii="Arial" w:hAnsi="Arial" w:cs="Arial"/>
          <w:sz w:val="28"/>
          <w:szCs w:val="28"/>
          <w:lang w:val="x-none"/>
        </w:rPr>
        <w:t xml:space="preserve"> </w:t>
      </w:r>
      <w:proofErr w:type="spellStart"/>
      <w:r>
        <w:rPr>
          <w:rFonts w:ascii="Arial" w:hAnsi="Arial" w:cs="Arial"/>
          <w:sz w:val="28"/>
          <w:szCs w:val="28"/>
          <w:lang w:val="x-none"/>
        </w:rPr>
        <w:t>sadza</w:t>
      </w:r>
      <w:proofErr w:type="spellEnd"/>
      <w:r>
        <w:rPr>
          <w:rFonts w:ascii="Arial" w:hAnsi="Arial" w:cs="Arial"/>
          <w:sz w:val="28"/>
          <w:szCs w:val="28"/>
          <w:lang w:val="x-none"/>
        </w:rPr>
        <w:t xml:space="preserve"> </w:t>
      </w:r>
      <w:proofErr w:type="spellStart"/>
      <w:r>
        <w:rPr>
          <w:rFonts w:ascii="Arial" w:hAnsi="Arial" w:cs="Arial"/>
          <w:sz w:val="28"/>
          <w:szCs w:val="28"/>
          <w:lang w:val="x-none"/>
        </w:rPr>
        <w:t>nemaheu</w:t>
      </w:r>
      <w:proofErr w:type="spellEnd"/>
      <w:r>
        <w:rPr>
          <w:rFonts w:ascii="Arial" w:hAnsi="Arial" w:cs="Arial"/>
          <w:sz w:val="28"/>
          <w:szCs w:val="28"/>
          <w:lang w:val="x-none"/>
        </w:rPr>
        <w:t xml:space="preserve">, </w:t>
      </w:r>
      <w:proofErr w:type="spellStart"/>
      <w:r>
        <w:rPr>
          <w:rFonts w:ascii="Arial" w:hAnsi="Arial" w:cs="Arial"/>
          <w:sz w:val="28"/>
          <w:szCs w:val="28"/>
          <w:lang w:val="x-none"/>
        </w:rPr>
        <w:t>kudya</w:t>
      </w:r>
      <w:proofErr w:type="spellEnd"/>
      <w:r>
        <w:rPr>
          <w:rFonts w:ascii="Arial" w:hAnsi="Arial" w:cs="Arial"/>
          <w:sz w:val="28"/>
          <w:szCs w:val="28"/>
          <w:lang w:val="x-none"/>
        </w:rPr>
        <w:t xml:space="preserve"> </w:t>
      </w:r>
      <w:proofErr w:type="spellStart"/>
      <w:r>
        <w:rPr>
          <w:rFonts w:ascii="Arial" w:hAnsi="Arial" w:cs="Arial"/>
          <w:sz w:val="28"/>
          <w:szCs w:val="28"/>
          <w:lang w:val="x-none"/>
        </w:rPr>
        <w:t>sadza</w:t>
      </w:r>
      <w:proofErr w:type="spellEnd"/>
      <w:r>
        <w:rPr>
          <w:rFonts w:ascii="Arial" w:hAnsi="Arial" w:cs="Arial"/>
          <w:sz w:val="28"/>
          <w:szCs w:val="28"/>
          <w:lang w:val="x-none"/>
        </w:rPr>
        <w:t xml:space="preserve"> ne… ne-</w:t>
      </w:r>
      <w:proofErr w:type="spellStart"/>
      <w:r>
        <w:rPr>
          <w:rFonts w:ascii="Arial" w:hAnsi="Arial" w:cs="Arial"/>
          <w:sz w:val="28"/>
          <w:szCs w:val="28"/>
          <w:lang w:val="x-none"/>
        </w:rPr>
        <w:t>nenzungu</w:t>
      </w:r>
      <w:proofErr w:type="spellEnd"/>
      <w:r>
        <w:rPr>
          <w:rFonts w:ascii="Arial" w:hAnsi="Arial" w:cs="Arial"/>
          <w:sz w:val="28"/>
          <w:szCs w:val="28"/>
          <w:lang w:val="x-none"/>
        </w:rPr>
        <w:t xml:space="preserve">. </w:t>
      </w:r>
      <w:proofErr w:type="spellStart"/>
      <w:r>
        <w:rPr>
          <w:rFonts w:ascii="Arial" w:hAnsi="Arial" w:cs="Arial"/>
          <w:sz w:val="28"/>
          <w:szCs w:val="28"/>
          <w:lang w:val="x-none"/>
        </w:rPr>
        <w:t>Kudya</w:t>
      </w:r>
      <w:proofErr w:type="spellEnd"/>
      <w:r>
        <w:rPr>
          <w:rFonts w:ascii="Arial" w:hAnsi="Arial" w:cs="Arial"/>
          <w:sz w:val="28"/>
          <w:szCs w:val="28"/>
          <w:lang w:val="x-none"/>
        </w:rPr>
        <w:t xml:space="preserve"> </w:t>
      </w:r>
      <w:proofErr w:type="spellStart"/>
      <w:r>
        <w:rPr>
          <w:rFonts w:ascii="Arial" w:hAnsi="Arial" w:cs="Arial"/>
          <w:sz w:val="28"/>
          <w:szCs w:val="28"/>
          <w:lang w:val="x-none"/>
        </w:rPr>
        <w:t>sadza</w:t>
      </w:r>
      <w:proofErr w:type="spellEnd"/>
      <w:r>
        <w:rPr>
          <w:rFonts w:ascii="Arial" w:hAnsi="Arial" w:cs="Arial"/>
          <w:sz w:val="28"/>
          <w:szCs w:val="28"/>
          <w:lang w:val="x-none"/>
        </w:rPr>
        <w:t xml:space="preserve"> ne </w:t>
      </w:r>
      <w:r w:rsidRPr="005D2628">
        <w:rPr>
          <w:rFonts w:ascii="Arial" w:hAnsi="Arial" w:cs="Arial"/>
          <w:sz w:val="18"/>
          <w:szCs w:val="18"/>
          <w:lang w:val="x-none"/>
        </w:rPr>
        <w:t>[</w:t>
      </w:r>
      <w:r>
        <w:rPr>
          <w:rFonts w:ascii="Arial" w:hAnsi="Arial" w:cs="Arial"/>
          <w:sz w:val="18"/>
          <w:szCs w:val="18"/>
          <w:lang w:val="x-none"/>
        </w:rPr>
        <w:t>02:46:47.7-inaudible</w:t>
      </w:r>
      <w:r w:rsidRPr="005D2628">
        <w:rPr>
          <w:rFonts w:ascii="Arial" w:hAnsi="Arial" w:cs="Arial"/>
          <w:sz w:val="18"/>
          <w:szCs w:val="18"/>
          <w:lang w:val="x-none"/>
        </w:rPr>
        <w:t>]</w:t>
      </w:r>
      <w:r>
        <w:rPr>
          <w:rFonts w:ascii="Arial" w:hAnsi="Arial" w:cs="Arial"/>
          <w:sz w:val="28"/>
          <w:szCs w:val="28"/>
          <w:lang w:val="x-none"/>
        </w:rPr>
        <w:t xml:space="preserve">  </w:t>
      </w:r>
    </w:p>
    <w:p w:rsidR="00E04253" w:rsidP="00E04253" w:rsidRDefault="00E04253" w14:paraId="6377078A" w14:textId="77777777">
      <w:pPr>
        <w:jc w:val="both"/>
        <w:rPr>
          <w:rFonts w:ascii="Arial" w:hAnsi="Arial" w:cs="Arial"/>
          <w:sz w:val="28"/>
          <w:szCs w:val="28"/>
          <w:lang w:val="x-none"/>
        </w:rPr>
      </w:pPr>
      <w:r>
        <w:rPr>
          <w:rFonts w:ascii="Arial" w:hAnsi="Arial" w:cs="Arial"/>
          <w:sz w:val="28"/>
          <w:szCs w:val="28"/>
          <w:vertAlign w:val="superscript"/>
          <w:lang w:val="x-none"/>
        </w:rPr>
        <w:t>444</w:t>
      </w:r>
      <w:r>
        <w:rPr>
          <w:rFonts w:ascii="Arial" w:hAnsi="Arial" w:cs="Arial"/>
          <w:sz w:val="28"/>
          <w:szCs w:val="28"/>
          <w:lang w:val="x-none"/>
        </w:rPr>
        <w:t xml:space="preserve">Waimuka </w:t>
      </w:r>
      <w:proofErr w:type="spellStart"/>
      <w:r>
        <w:rPr>
          <w:rFonts w:ascii="Arial" w:hAnsi="Arial" w:cs="Arial"/>
          <w:sz w:val="28"/>
          <w:szCs w:val="28"/>
          <w:lang w:val="x-none"/>
        </w:rPr>
        <w:t>mumba</w:t>
      </w:r>
      <w:proofErr w:type="spellEnd"/>
      <w:r>
        <w:rPr>
          <w:rFonts w:ascii="Arial" w:hAnsi="Arial" w:cs="Arial"/>
          <w:sz w:val="28"/>
          <w:szCs w:val="28"/>
          <w:lang w:val="x-none"/>
        </w:rPr>
        <w:t xml:space="preserve"> </w:t>
      </w:r>
      <w:proofErr w:type="spellStart"/>
      <w:r>
        <w:rPr>
          <w:rFonts w:ascii="Arial" w:hAnsi="Arial" w:cs="Arial"/>
          <w:sz w:val="28"/>
          <w:szCs w:val="28"/>
          <w:lang w:val="x-none"/>
        </w:rPr>
        <w:t>mune</w:t>
      </w:r>
      <w:proofErr w:type="spellEnd"/>
      <w:r>
        <w:rPr>
          <w:rFonts w:ascii="Arial" w:hAnsi="Arial" w:cs="Arial"/>
          <w:sz w:val="28"/>
          <w:szCs w:val="28"/>
          <w:lang w:val="x-none"/>
        </w:rPr>
        <w:t xml:space="preserve"> </w:t>
      </w:r>
      <w:proofErr w:type="spellStart"/>
      <w:r>
        <w:rPr>
          <w:rFonts w:ascii="Arial" w:hAnsi="Arial" w:cs="Arial"/>
          <w:sz w:val="28"/>
          <w:szCs w:val="28"/>
          <w:lang w:val="x-none"/>
        </w:rPr>
        <w:t>katsi</w:t>
      </w:r>
      <w:proofErr w:type="spellEnd"/>
      <w:r>
        <w:rPr>
          <w:rFonts w:ascii="Arial" w:hAnsi="Arial" w:cs="Arial"/>
          <w:sz w:val="28"/>
          <w:szCs w:val="28"/>
          <w:lang w:val="x-none"/>
        </w:rPr>
        <w:t xml:space="preserve">, </w:t>
      </w:r>
      <w:proofErr w:type="spellStart"/>
      <w:r>
        <w:rPr>
          <w:rFonts w:ascii="Arial" w:hAnsi="Arial" w:cs="Arial"/>
          <w:sz w:val="28"/>
          <w:szCs w:val="28"/>
          <w:lang w:val="x-none"/>
        </w:rPr>
        <w:t>mune</w:t>
      </w:r>
      <w:proofErr w:type="spellEnd"/>
      <w:r>
        <w:rPr>
          <w:rFonts w:ascii="Arial" w:hAnsi="Arial" w:cs="Arial"/>
          <w:sz w:val="28"/>
          <w:szCs w:val="28"/>
          <w:lang w:val="x-none"/>
        </w:rPr>
        <w:t xml:space="preserve"> </w:t>
      </w:r>
      <w:proofErr w:type="spellStart"/>
      <w:r>
        <w:rPr>
          <w:rFonts w:ascii="Arial" w:hAnsi="Arial" w:cs="Arial"/>
          <w:sz w:val="28"/>
          <w:szCs w:val="28"/>
          <w:lang w:val="x-none"/>
        </w:rPr>
        <w:t>nyoka</w:t>
      </w:r>
      <w:proofErr w:type="spellEnd"/>
      <w:r>
        <w:rPr>
          <w:rFonts w:ascii="Arial" w:hAnsi="Arial" w:cs="Arial"/>
          <w:sz w:val="28"/>
          <w:szCs w:val="28"/>
          <w:lang w:val="x-none"/>
        </w:rPr>
        <w:t xml:space="preserve">, hah-hah! </w:t>
      </w:r>
      <w:proofErr w:type="spellStart"/>
      <w:r>
        <w:rPr>
          <w:rFonts w:ascii="Arial" w:hAnsi="Arial" w:cs="Arial"/>
          <w:sz w:val="28"/>
          <w:szCs w:val="28"/>
          <w:lang w:val="x-none"/>
        </w:rPr>
        <w:t>Tairarama</w:t>
      </w:r>
      <w:proofErr w:type="spellEnd"/>
      <w:r>
        <w:rPr>
          <w:rFonts w:ascii="Arial" w:hAnsi="Arial" w:cs="Arial"/>
          <w:sz w:val="28"/>
          <w:szCs w:val="28"/>
          <w:lang w:val="x-none"/>
        </w:rPr>
        <w:t xml:space="preserve">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hwenhamo</w:t>
      </w:r>
      <w:proofErr w:type="spellEnd"/>
      <w:r>
        <w:rPr>
          <w:rFonts w:ascii="Arial" w:hAnsi="Arial" w:cs="Arial"/>
          <w:sz w:val="28"/>
          <w:szCs w:val="28"/>
          <w:lang w:val="x-none"/>
        </w:rPr>
        <w:t xml:space="preserve">. </w:t>
      </w:r>
      <w:proofErr w:type="spellStart"/>
      <w:r>
        <w:rPr>
          <w:rFonts w:ascii="Arial" w:hAnsi="Arial" w:cs="Arial"/>
          <w:sz w:val="28"/>
          <w:szCs w:val="28"/>
          <w:lang w:val="x-none"/>
        </w:rPr>
        <w:t>Waikura</w:t>
      </w:r>
      <w:proofErr w:type="spellEnd"/>
      <w:r>
        <w:rPr>
          <w:rFonts w:ascii="Arial" w:hAnsi="Arial" w:cs="Arial"/>
          <w:sz w:val="28"/>
          <w:szCs w:val="28"/>
          <w:lang w:val="x-none"/>
        </w:rPr>
        <w:t xml:space="preserve"> </w:t>
      </w:r>
      <w:proofErr w:type="spellStart"/>
      <w:r>
        <w:rPr>
          <w:rFonts w:ascii="Arial" w:hAnsi="Arial" w:cs="Arial"/>
          <w:sz w:val="28"/>
          <w:szCs w:val="28"/>
          <w:lang w:val="x-none"/>
        </w:rPr>
        <w:t>uri</w:t>
      </w:r>
      <w:proofErr w:type="spellEnd"/>
      <w:r>
        <w:rPr>
          <w:rFonts w:ascii="Arial" w:hAnsi="Arial" w:cs="Arial"/>
          <w:sz w:val="28"/>
          <w:szCs w:val="28"/>
          <w:lang w:val="x-none"/>
        </w:rPr>
        <w:t xml:space="preserve"> </w:t>
      </w:r>
      <w:proofErr w:type="spellStart"/>
      <w:r>
        <w:rPr>
          <w:rFonts w:ascii="Arial" w:hAnsi="Arial" w:cs="Arial"/>
          <w:sz w:val="28"/>
          <w:szCs w:val="28"/>
          <w:lang w:val="x-none"/>
        </w:rPr>
        <w:t>chikomana</w:t>
      </w:r>
      <w:proofErr w:type="spellEnd"/>
      <w:r>
        <w:rPr>
          <w:rFonts w:ascii="Arial" w:hAnsi="Arial" w:cs="Arial"/>
          <w:sz w:val="28"/>
          <w:szCs w:val="28"/>
          <w:lang w:val="x-none"/>
        </w:rPr>
        <w:t xml:space="preserve"> </w:t>
      </w:r>
      <w:proofErr w:type="spellStart"/>
      <w:r>
        <w:rPr>
          <w:rFonts w:ascii="Arial" w:hAnsi="Arial" w:cs="Arial"/>
          <w:sz w:val="28"/>
          <w:szCs w:val="28"/>
          <w:lang w:val="x-none"/>
        </w:rPr>
        <w:t>chikuru</w:t>
      </w:r>
      <w:proofErr w:type="spellEnd"/>
      <w:r>
        <w:rPr>
          <w:rFonts w:ascii="Arial" w:hAnsi="Arial" w:cs="Arial"/>
          <w:sz w:val="28"/>
          <w:szCs w:val="28"/>
          <w:lang w:val="x-none"/>
        </w:rPr>
        <w:t xml:space="preserve">-kuru </w:t>
      </w:r>
      <w:proofErr w:type="spellStart"/>
      <w:r>
        <w:rPr>
          <w:rFonts w:ascii="Arial" w:hAnsi="Arial" w:cs="Arial"/>
          <w:sz w:val="28"/>
          <w:szCs w:val="28"/>
          <w:lang w:val="x-none"/>
        </w:rPr>
        <w:t>zvokuti</w:t>
      </w:r>
      <w:proofErr w:type="spellEnd"/>
      <w:r>
        <w:rPr>
          <w:rFonts w:ascii="Arial" w:hAnsi="Arial" w:cs="Arial"/>
          <w:sz w:val="28"/>
          <w:szCs w:val="28"/>
          <w:lang w:val="x-none"/>
        </w:rPr>
        <w:t xml:space="preserve"> </w:t>
      </w:r>
      <w:proofErr w:type="spellStart"/>
      <w:r>
        <w:rPr>
          <w:rFonts w:ascii="Arial" w:hAnsi="Arial" w:cs="Arial"/>
          <w:sz w:val="28"/>
          <w:szCs w:val="28"/>
          <w:lang w:val="x-none"/>
        </w:rPr>
        <w:t>unenge</w:t>
      </w:r>
      <w:proofErr w:type="spellEnd"/>
      <w:r>
        <w:rPr>
          <w:rFonts w:ascii="Arial" w:hAnsi="Arial" w:cs="Arial"/>
          <w:sz w:val="28"/>
          <w:szCs w:val="28"/>
          <w:lang w:val="x-none"/>
        </w:rPr>
        <w:t xml:space="preserve"> </w:t>
      </w:r>
      <w:proofErr w:type="spellStart"/>
      <w:r>
        <w:rPr>
          <w:rFonts w:ascii="Arial" w:hAnsi="Arial" w:cs="Arial"/>
          <w:sz w:val="28"/>
          <w:szCs w:val="28"/>
          <w:lang w:val="x-none"/>
        </w:rPr>
        <w:t>waakutoziva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vakadzi</w:t>
      </w:r>
      <w:proofErr w:type="spellEnd"/>
      <w:r>
        <w:rPr>
          <w:rFonts w:ascii="Arial" w:hAnsi="Arial" w:cs="Arial"/>
          <w:sz w:val="28"/>
          <w:szCs w:val="28"/>
          <w:lang w:val="x-none"/>
        </w:rPr>
        <w:t xml:space="preserve"> </w:t>
      </w:r>
      <w:proofErr w:type="spellStart"/>
      <w:r>
        <w:rPr>
          <w:rFonts w:ascii="Arial" w:hAnsi="Arial" w:cs="Arial"/>
          <w:sz w:val="28"/>
          <w:szCs w:val="28"/>
          <w:lang w:val="x-none"/>
        </w:rPr>
        <w:t>vakanditarisa</w:t>
      </w:r>
      <w:proofErr w:type="spellEnd"/>
      <w:r>
        <w:rPr>
          <w:rFonts w:ascii="Arial" w:hAnsi="Arial" w:cs="Arial"/>
          <w:sz w:val="28"/>
          <w:szCs w:val="28"/>
          <w:lang w:val="x-none"/>
        </w:rPr>
        <w:t xml:space="preserve">, but </w:t>
      </w:r>
      <w:proofErr w:type="spellStart"/>
      <w:r>
        <w:rPr>
          <w:rFonts w:ascii="Arial" w:hAnsi="Arial" w:cs="Arial"/>
          <w:sz w:val="28"/>
          <w:szCs w:val="28"/>
          <w:lang w:val="x-none"/>
        </w:rPr>
        <w:t>miviri</w:t>
      </w:r>
      <w:proofErr w:type="spellEnd"/>
      <w:r>
        <w:rPr>
          <w:rFonts w:ascii="Arial" w:hAnsi="Arial" w:cs="Arial"/>
          <w:sz w:val="28"/>
          <w:szCs w:val="28"/>
          <w:lang w:val="x-none"/>
        </w:rPr>
        <w:t xml:space="preserve"> </w:t>
      </w:r>
      <w:proofErr w:type="spellStart"/>
      <w:r>
        <w:rPr>
          <w:rFonts w:ascii="Arial" w:hAnsi="Arial" w:cs="Arial"/>
          <w:sz w:val="28"/>
          <w:szCs w:val="28"/>
          <w:lang w:val="x-none"/>
        </w:rPr>
        <w:t>yese</w:t>
      </w:r>
      <w:proofErr w:type="spellEnd"/>
      <w:r>
        <w:rPr>
          <w:rFonts w:ascii="Arial" w:hAnsi="Arial" w:cs="Arial"/>
          <w:sz w:val="28"/>
          <w:szCs w:val="28"/>
          <w:lang w:val="x-none"/>
        </w:rPr>
        <w:t xml:space="preserve"> </w:t>
      </w:r>
      <w:proofErr w:type="spellStart"/>
      <w:r>
        <w:rPr>
          <w:rFonts w:ascii="Arial" w:hAnsi="Arial" w:cs="Arial"/>
          <w:sz w:val="28"/>
          <w:szCs w:val="28"/>
          <w:lang w:val="x-none"/>
        </w:rPr>
        <w:t>iri</w:t>
      </w:r>
      <w:proofErr w:type="spellEnd"/>
      <w:r>
        <w:rPr>
          <w:rFonts w:ascii="Arial" w:hAnsi="Arial" w:cs="Arial"/>
          <w:sz w:val="28"/>
          <w:szCs w:val="28"/>
          <w:lang w:val="x-none"/>
        </w:rPr>
        <w:t xml:space="preserve"> </w:t>
      </w:r>
      <w:proofErr w:type="spellStart"/>
      <w:r>
        <w:rPr>
          <w:rFonts w:ascii="Arial" w:hAnsi="Arial" w:cs="Arial"/>
          <w:sz w:val="28"/>
          <w:szCs w:val="28"/>
          <w:lang w:val="x-none"/>
        </w:rPr>
        <w:t>panze</w:t>
      </w:r>
      <w:proofErr w:type="spellEnd"/>
      <w:r>
        <w:rPr>
          <w:rFonts w:ascii="Arial" w:hAnsi="Arial" w:cs="Arial"/>
          <w:sz w:val="28"/>
          <w:szCs w:val="28"/>
          <w:lang w:val="x-none"/>
        </w:rPr>
        <w:t xml:space="preserve"> iyi. </w:t>
      </w:r>
      <w:r w:rsidRPr="005D2628">
        <w:rPr>
          <w:rFonts w:ascii="Arial" w:hAnsi="Arial" w:cs="Arial"/>
          <w:sz w:val="18"/>
          <w:szCs w:val="18"/>
          <w:lang w:val="x-none"/>
        </w:rPr>
        <w:t xml:space="preserve">[Congregation </w:t>
      </w:r>
      <w:r>
        <w:rPr>
          <w:rFonts w:ascii="Arial" w:hAnsi="Arial" w:cs="Arial"/>
          <w:sz w:val="18"/>
          <w:szCs w:val="18"/>
          <w:lang w:val="x-none"/>
        </w:rPr>
        <w:t>laughs—ED</w:t>
      </w:r>
      <w:r w:rsidRPr="005D2628">
        <w:rPr>
          <w:rFonts w:ascii="Arial" w:hAnsi="Arial" w:cs="Arial"/>
          <w:sz w:val="18"/>
          <w:szCs w:val="18"/>
          <w:lang w:val="x-none"/>
        </w:rPr>
        <w:t>]</w:t>
      </w:r>
      <w:r>
        <w:rPr>
          <w:rFonts w:ascii="Arial" w:hAnsi="Arial" w:cs="Arial"/>
          <w:sz w:val="28"/>
          <w:szCs w:val="28"/>
          <w:lang w:val="x-none"/>
        </w:rPr>
        <w:t xml:space="preserve">  Magaro ese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panze</w:t>
      </w:r>
      <w:proofErr w:type="spellEnd"/>
      <w:r>
        <w:rPr>
          <w:rFonts w:ascii="Arial" w:hAnsi="Arial" w:cs="Arial"/>
          <w:sz w:val="28"/>
          <w:szCs w:val="28"/>
          <w:lang w:val="x-none"/>
        </w:rPr>
        <w:t xml:space="preserve"> </w:t>
      </w:r>
      <w:proofErr w:type="spellStart"/>
      <w:r>
        <w:rPr>
          <w:rFonts w:ascii="Arial" w:hAnsi="Arial" w:cs="Arial"/>
          <w:sz w:val="28"/>
          <w:szCs w:val="28"/>
          <w:lang w:val="x-none"/>
        </w:rPr>
        <w:t>aya</w:t>
      </w:r>
      <w:proofErr w:type="spellEnd"/>
      <w:r>
        <w:rPr>
          <w:rFonts w:ascii="Arial" w:hAnsi="Arial" w:cs="Arial"/>
          <w:sz w:val="28"/>
          <w:szCs w:val="28"/>
          <w:lang w:val="x-none"/>
        </w:rPr>
        <w:t>, wo-</w:t>
      </w:r>
      <w:proofErr w:type="spellStart"/>
      <w:r>
        <w:rPr>
          <w:rFonts w:ascii="Arial" w:hAnsi="Arial" w:cs="Arial"/>
          <w:sz w:val="28"/>
          <w:szCs w:val="28"/>
          <w:lang w:val="x-none"/>
        </w:rPr>
        <w:t>uchimhanya</w:t>
      </w:r>
      <w:proofErr w:type="spellEnd"/>
      <w:r>
        <w:rPr>
          <w:rFonts w:ascii="Arial" w:hAnsi="Arial" w:cs="Arial"/>
          <w:sz w:val="28"/>
          <w:szCs w:val="28"/>
          <w:lang w:val="x-none"/>
        </w:rPr>
        <w:t xml:space="preserve"> </w:t>
      </w:r>
      <w:proofErr w:type="spellStart"/>
      <w:r>
        <w:rPr>
          <w:rFonts w:ascii="Arial" w:hAnsi="Arial" w:cs="Arial"/>
          <w:sz w:val="28"/>
          <w:szCs w:val="28"/>
          <w:lang w:val="x-none"/>
        </w:rPr>
        <w:t>uchidaidza</w:t>
      </w:r>
      <w:proofErr w:type="spellEnd"/>
      <w:r>
        <w:rPr>
          <w:rFonts w:ascii="Arial" w:hAnsi="Arial" w:cs="Arial"/>
          <w:sz w:val="28"/>
          <w:szCs w:val="28"/>
          <w:lang w:val="x-none"/>
        </w:rPr>
        <w:t xml:space="preserve">, </w:t>
      </w:r>
      <w:proofErr w:type="spellStart"/>
      <w:r>
        <w:rPr>
          <w:rFonts w:ascii="Arial" w:hAnsi="Arial" w:cs="Arial"/>
          <w:sz w:val="28"/>
          <w:szCs w:val="28"/>
          <w:lang w:val="x-none"/>
        </w:rPr>
        <w:t>uchinodzora</w:t>
      </w:r>
      <w:proofErr w:type="spellEnd"/>
      <w:r>
        <w:rPr>
          <w:rFonts w:ascii="Arial" w:hAnsi="Arial" w:cs="Arial"/>
          <w:sz w:val="28"/>
          <w:szCs w:val="28"/>
          <w:lang w:val="x-none"/>
        </w:rPr>
        <w:t xml:space="preserve"> </w:t>
      </w:r>
      <w:proofErr w:type="spellStart"/>
      <w:r>
        <w:rPr>
          <w:rFonts w:ascii="Arial" w:hAnsi="Arial" w:cs="Arial"/>
          <w:sz w:val="28"/>
          <w:szCs w:val="28"/>
          <w:lang w:val="x-none"/>
        </w:rPr>
        <w:t>mombe</w:t>
      </w:r>
      <w:proofErr w:type="spellEnd"/>
      <w:r>
        <w:rPr>
          <w:rFonts w:ascii="Arial" w:hAnsi="Arial" w:cs="Arial"/>
          <w:sz w:val="28"/>
          <w:szCs w:val="28"/>
          <w:lang w:val="x-none"/>
        </w:rPr>
        <w:t>. Ah, m-</w:t>
      </w:r>
      <w:proofErr w:type="spellStart"/>
      <w:r>
        <w:rPr>
          <w:rFonts w:ascii="Arial" w:hAnsi="Arial" w:cs="Arial"/>
          <w:sz w:val="28"/>
          <w:szCs w:val="28"/>
          <w:lang w:val="x-none"/>
        </w:rPr>
        <w:t>magaro</w:t>
      </w:r>
      <w:proofErr w:type="spellEnd"/>
      <w:r>
        <w:rPr>
          <w:rFonts w:ascii="Arial" w:hAnsi="Arial" w:cs="Arial"/>
          <w:sz w:val="28"/>
          <w:szCs w:val="28"/>
          <w:lang w:val="x-none"/>
        </w:rPr>
        <w:t xml:space="preserve"> ese </w:t>
      </w:r>
      <w:proofErr w:type="spellStart"/>
      <w:r>
        <w:rPr>
          <w:rFonts w:ascii="Arial" w:hAnsi="Arial" w:cs="Arial"/>
          <w:sz w:val="28"/>
          <w:szCs w:val="28"/>
          <w:lang w:val="x-none"/>
        </w:rPr>
        <w:t>ari</w:t>
      </w:r>
      <w:proofErr w:type="spellEnd"/>
      <w:r>
        <w:rPr>
          <w:rFonts w:ascii="Arial" w:hAnsi="Arial" w:cs="Arial"/>
          <w:sz w:val="28"/>
          <w:szCs w:val="28"/>
          <w:lang w:val="x-none"/>
        </w:rPr>
        <w:t xml:space="preserve"> </w:t>
      </w:r>
      <w:proofErr w:type="spellStart"/>
      <w:r>
        <w:rPr>
          <w:rFonts w:ascii="Arial" w:hAnsi="Arial" w:cs="Arial"/>
          <w:sz w:val="28"/>
          <w:szCs w:val="28"/>
          <w:lang w:val="x-none"/>
        </w:rPr>
        <w:t>panze</w:t>
      </w:r>
      <w:proofErr w:type="spellEnd"/>
      <w:r>
        <w:rPr>
          <w:rFonts w:ascii="Arial" w:hAnsi="Arial" w:cs="Arial"/>
          <w:sz w:val="28"/>
          <w:szCs w:val="28"/>
          <w:lang w:val="x-none"/>
        </w:rPr>
        <w:t xml:space="preserve"> </w:t>
      </w:r>
      <w:proofErr w:type="spellStart"/>
      <w:r>
        <w:rPr>
          <w:rFonts w:ascii="Arial" w:hAnsi="Arial" w:cs="Arial"/>
          <w:sz w:val="28"/>
          <w:szCs w:val="28"/>
          <w:lang w:val="x-none"/>
        </w:rPr>
        <w:t>va</w:t>
      </w:r>
      <w:proofErr w:type="spellEnd"/>
      <w:r>
        <w:rPr>
          <w:rFonts w:ascii="Arial" w:hAnsi="Arial" w:cs="Arial"/>
          <w:sz w:val="28"/>
          <w:szCs w:val="28"/>
          <w:lang w:val="x-none"/>
        </w:rPr>
        <w:t>—</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mai</w:t>
      </w:r>
      <w:proofErr w:type="spellEnd"/>
      <w:r>
        <w:rPr>
          <w:rFonts w:ascii="Arial" w:hAnsi="Arial" w:cs="Arial"/>
          <w:sz w:val="28"/>
          <w:szCs w:val="28"/>
          <w:lang w:val="x-none"/>
        </w:rPr>
        <w:t xml:space="preserve"> </w:t>
      </w:r>
      <w:proofErr w:type="spellStart"/>
      <w:r>
        <w:rPr>
          <w:rFonts w:ascii="Arial" w:hAnsi="Arial" w:cs="Arial"/>
          <w:sz w:val="28"/>
          <w:szCs w:val="28"/>
          <w:lang w:val="x-none"/>
        </w:rPr>
        <w:t>vemusha</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Apostle Gumbura claps hands once—ED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vanongotarisa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“Ahh!” </w:t>
      </w:r>
      <w:r w:rsidRPr="005D2628">
        <w:rPr>
          <w:rFonts w:ascii="Arial" w:hAnsi="Arial" w:cs="Arial"/>
          <w:sz w:val="18"/>
          <w:szCs w:val="18"/>
          <w:lang w:val="x-none"/>
        </w:rPr>
        <w:t>[</w:t>
      </w:r>
      <w:r>
        <w:rPr>
          <w:rFonts w:ascii="Arial" w:hAnsi="Arial" w:cs="Arial"/>
          <w:sz w:val="18"/>
          <w:szCs w:val="18"/>
          <w:lang w:val="x-none"/>
        </w:rPr>
        <w:t>Apostle Gumbura claps hands once—ED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Nekuti</w:t>
      </w:r>
      <w:proofErr w:type="spellEnd"/>
      <w:r>
        <w:rPr>
          <w:rFonts w:ascii="Arial" w:hAnsi="Arial" w:cs="Arial"/>
          <w:sz w:val="28"/>
          <w:szCs w:val="28"/>
          <w:lang w:val="x-none"/>
        </w:rPr>
        <w:t xml:space="preserve"> </w:t>
      </w:r>
      <w:proofErr w:type="spellStart"/>
      <w:r>
        <w:rPr>
          <w:rFonts w:ascii="Arial" w:hAnsi="Arial" w:cs="Arial"/>
          <w:sz w:val="28"/>
          <w:szCs w:val="28"/>
          <w:lang w:val="x-none"/>
        </w:rPr>
        <w:t>anenge</w:t>
      </w:r>
      <w:proofErr w:type="spellEnd"/>
      <w:r>
        <w:rPr>
          <w:rFonts w:ascii="Arial" w:hAnsi="Arial" w:cs="Arial"/>
          <w:sz w:val="28"/>
          <w:szCs w:val="28"/>
          <w:lang w:val="x-none"/>
        </w:rPr>
        <w:t xml:space="preserve"> </w:t>
      </w:r>
      <w:proofErr w:type="spellStart"/>
      <w:r>
        <w:rPr>
          <w:rFonts w:ascii="Arial" w:hAnsi="Arial" w:cs="Arial"/>
          <w:sz w:val="28"/>
          <w:szCs w:val="28"/>
          <w:lang w:val="x-none"/>
        </w:rPr>
        <w:t>atofoma</w:t>
      </w:r>
      <w:proofErr w:type="spellEnd"/>
      <w:r>
        <w:rPr>
          <w:rFonts w:ascii="Arial" w:hAnsi="Arial" w:cs="Arial"/>
          <w:sz w:val="28"/>
          <w:szCs w:val="28"/>
          <w:lang w:val="x-none"/>
        </w:rPr>
        <w:t xml:space="preserve"> </w:t>
      </w:r>
      <w:proofErr w:type="spellStart"/>
      <w:r>
        <w:rPr>
          <w:rFonts w:ascii="Arial" w:hAnsi="Arial" w:cs="Arial"/>
          <w:sz w:val="28"/>
          <w:szCs w:val="28"/>
          <w:lang w:val="x-none"/>
        </w:rPr>
        <w:t>asimba</w:t>
      </w:r>
      <w:proofErr w:type="spellEnd"/>
      <w:r>
        <w:rPr>
          <w:rFonts w:ascii="Arial" w:hAnsi="Arial" w:cs="Arial"/>
          <w:sz w:val="28"/>
          <w:szCs w:val="28"/>
          <w:lang w:val="x-none"/>
        </w:rPr>
        <w:t xml:space="preserve">, </w:t>
      </w:r>
      <w:proofErr w:type="spellStart"/>
      <w:r>
        <w:rPr>
          <w:rFonts w:ascii="Arial" w:hAnsi="Arial" w:cs="Arial"/>
          <w:sz w:val="28"/>
          <w:szCs w:val="28"/>
          <w:lang w:val="x-none"/>
        </w:rPr>
        <w:t>magaro</w:t>
      </w:r>
      <w:proofErr w:type="spellEnd"/>
      <w:r>
        <w:rPr>
          <w:rFonts w:ascii="Arial" w:hAnsi="Arial" w:cs="Arial"/>
          <w:sz w:val="28"/>
          <w:szCs w:val="28"/>
          <w:lang w:val="x-none"/>
        </w:rPr>
        <w:t xml:space="preserve"> </w:t>
      </w:r>
      <w:proofErr w:type="spellStart"/>
      <w:r>
        <w:rPr>
          <w:rFonts w:ascii="Arial" w:hAnsi="Arial" w:cs="Arial"/>
          <w:sz w:val="28"/>
          <w:szCs w:val="28"/>
          <w:lang w:val="x-none"/>
        </w:rPr>
        <w:t>aya</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 xml:space="preserve">Apostle Gumbura and </w:t>
      </w:r>
      <w:r w:rsidRPr="005D2628">
        <w:rPr>
          <w:rFonts w:ascii="Arial" w:hAnsi="Arial" w:cs="Arial"/>
          <w:sz w:val="18"/>
          <w:szCs w:val="18"/>
          <w:lang w:val="x-none"/>
        </w:rPr>
        <w:t>Congregatio</w:t>
      </w:r>
      <w:r>
        <w:rPr>
          <w:rFonts w:ascii="Arial" w:hAnsi="Arial" w:cs="Arial"/>
          <w:sz w:val="18"/>
          <w:szCs w:val="18"/>
          <w:lang w:val="x-none"/>
        </w:rPr>
        <w:t>n laugh—ED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Hazvichaita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agare</w:t>
      </w:r>
      <w:proofErr w:type="spellEnd"/>
      <w:r>
        <w:rPr>
          <w:rFonts w:ascii="Arial" w:hAnsi="Arial" w:cs="Arial"/>
          <w:sz w:val="28"/>
          <w:szCs w:val="28"/>
          <w:lang w:val="x-none"/>
        </w:rPr>
        <w:t xml:space="preserve"> </w:t>
      </w:r>
      <w:proofErr w:type="spellStart"/>
      <w:r>
        <w:rPr>
          <w:rFonts w:ascii="Arial" w:hAnsi="Arial" w:cs="Arial"/>
          <w:sz w:val="28"/>
          <w:szCs w:val="28"/>
          <w:lang w:val="x-none"/>
        </w:rPr>
        <w:t>ari</w:t>
      </w:r>
      <w:proofErr w:type="spellEnd"/>
      <w:r>
        <w:rPr>
          <w:rFonts w:ascii="Arial" w:hAnsi="Arial" w:cs="Arial"/>
          <w:sz w:val="28"/>
          <w:szCs w:val="28"/>
          <w:lang w:val="x-none"/>
        </w:rPr>
        <w:t xml:space="preserve"> pa…? </w:t>
      </w:r>
      <w:r w:rsidRPr="005D2628">
        <w:rPr>
          <w:rFonts w:ascii="Arial" w:hAnsi="Arial" w:cs="Arial"/>
          <w:sz w:val="18"/>
          <w:szCs w:val="18"/>
          <w:lang w:val="x-none"/>
        </w:rPr>
        <w:t>[</w:t>
      </w:r>
      <w:r>
        <w:rPr>
          <w:rFonts w:ascii="Arial" w:hAnsi="Arial" w:cs="Arial"/>
          <w:sz w:val="18"/>
          <w:szCs w:val="18"/>
          <w:lang w:val="x-none"/>
        </w:rPr>
        <w:t xml:space="preserve">Apostle Gumbura and </w:t>
      </w:r>
      <w:r w:rsidRPr="005D2628">
        <w:rPr>
          <w:rFonts w:ascii="Arial" w:hAnsi="Arial" w:cs="Arial"/>
          <w:sz w:val="18"/>
          <w:szCs w:val="18"/>
          <w:lang w:val="x-none"/>
        </w:rPr>
        <w:t>Congregatio</w:t>
      </w:r>
      <w:r>
        <w:rPr>
          <w:rFonts w:ascii="Arial" w:hAnsi="Arial" w:cs="Arial"/>
          <w:sz w:val="18"/>
          <w:szCs w:val="18"/>
          <w:lang w:val="x-none"/>
        </w:rPr>
        <w:t>n laugh. Apostle Gumbura demonstrates—ED</w:t>
      </w:r>
      <w:r w:rsidRPr="005D2628">
        <w:rPr>
          <w:rFonts w:ascii="Arial" w:hAnsi="Arial" w:cs="Arial"/>
          <w:sz w:val="18"/>
          <w:szCs w:val="18"/>
          <w:lang w:val="x-none"/>
        </w:rPr>
        <w:t>]</w:t>
      </w:r>
      <w:r>
        <w:rPr>
          <w:rFonts w:ascii="Arial" w:hAnsi="Arial" w:cs="Arial"/>
          <w:sz w:val="28"/>
          <w:szCs w:val="28"/>
          <w:lang w:val="x-none"/>
        </w:rPr>
        <w:t xml:space="preserve"> Kau-kau-kau-kau, </w:t>
      </w:r>
      <w:proofErr w:type="spellStart"/>
      <w:r>
        <w:rPr>
          <w:rFonts w:ascii="Arial" w:hAnsi="Arial" w:cs="Arial"/>
          <w:sz w:val="28"/>
          <w:szCs w:val="28"/>
          <w:lang w:val="x-none"/>
        </w:rPr>
        <w:t>uchinodzora</w:t>
      </w:r>
      <w:proofErr w:type="spellEnd"/>
      <w:r>
        <w:rPr>
          <w:rFonts w:ascii="Arial" w:hAnsi="Arial" w:cs="Arial"/>
          <w:sz w:val="28"/>
          <w:szCs w:val="28"/>
          <w:lang w:val="x-none"/>
        </w:rPr>
        <w:t xml:space="preserve"> </w:t>
      </w:r>
      <w:proofErr w:type="spellStart"/>
      <w:r>
        <w:rPr>
          <w:rFonts w:ascii="Arial" w:hAnsi="Arial" w:cs="Arial"/>
          <w:sz w:val="28"/>
          <w:szCs w:val="28"/>
          <w:lang w:val="x-none"/>
        </w:rPr>
        <w:t>mombe</w:t>
      </w:r>
      <w:proofErr w:type="spellEnd"/>
      <w:r>
        <w:rPr>
          <w:rFonts w:ascii="Arial" w:hAnsi="Arial" w:cs="Arial"/>
          <w:sz w:val="28"/>
          <w:szCs w:val="28"/>
          <w:lang w:val="x-none"/>
        </w:rPr>
        <w:t>.</w:t>
      </w:r>
    </w:p>
    <w:p w:rsidRPr="007C1591" w:rsidR="00E04253" w:rsidP="00E04253" w:rsidRDefault="00E04253" w14:paraId="68692D6B" w14:textId="77777777">
      <w:pPr>
        <w:jc w:val="both"/>
        <w:rPr>
          <w:rFonts w:ascii="Arial" w:hAnsi="Arial" w:cs="Arial"/>
          <w:sz w:val="18"/>
          <w:szCs w:val="18"/>
          <w:lang w:val="x-none"/>
        </w:rPr>
      </w:pPr>
      <w:r>
        <w:rPr>
          <w:rFonts w:ascii="Arial" w:hAnsi="Arial" w:cs="Arial"/>
          <w:sz w:val="28"/>
          <w:szCs w:val="28"/>
          <w:vertAlign w:val="superscript"/>
          <w:lang w:val="x-none"/>
        </w:rPr>
        <w:t xml:space="preserve">445 </w:t>
      </w:r>
      <w:proofErr w:type="spellStart"/>
      <w:r>
        <w:rPr>
          <w:rFonts w:ascii="Arial" w:hAnsi="Arial" w:cs="Arial"/>
          <w:sz w:val="28"/>
          <w:szCs w:val="28"/>
          <w:lang w:val="x-none"/>
        </w:rPr>
        <w:t>Aaah</w:t>
      </w:r>
      <w:proofErr w:type="spellEnd"/>
      <w:r>
        <w:rPr>
          <w:rFonts w:ascii="Arial" w:hAnsi="Arial" w:cs="Arial"/>
          <w:sz w:val="28"/>
          <w:szCs w:val="28"/>
          <w:lang w:val="x-none"/>
        </w:rPr>
        <w:t xml:space="preserve">! </w:t>
      </w:r>
      <w:proofErr w:type="spellStart"/>
      <w:r>
        <w:rPr>
          <w:rFonts w:ascii="Arial" w:hAnsi="Arial" w:cs="Arial"/>
          <w:sz w:val="28"/>
          <w:szCs w:val="28"/>
          <w:lang w:val="x-none"/>
        </w:rPr>
        <w:t>Nhasi</w:t>
      </w:r>
      <w:proofErr w:type="spellEnd"/>
      <w:r>
        <w:rPr>
          <w:rFonts w:ascii="Arial" w:hAnsi="Arial" w:cs="Arial"/>
          <w:sz w:val="28"/>
          <w:szCs w:val="28"/>
          <w:lang w:val="x-none"/>
        </w:rPr>
        <w:t xml:space="preserve"> </w:t>
      </w:r>
      <w:proofErr w:type="spellStart"/>
      <w:r>
        <w:rPr>
          <w:rFonts w:ascii="Arial" w:hAnsi="Arial" w:cs="Arial"/>
          <w:sz w:val="28"/>
          <w:szCs w:val="28"/>
          <w:lang w:val="x-none"/>
        </w:rPr>
        <w:t>maakuda</w:t>
      </w:r>
      <w:proofErr w:type="spellEnd"/>
      <w:r>
        <w:rPr>
          <w:rFonts w:ascii="Arial" w:hAnsi="Arial" w:cs="Arial"/>
          <w:sz w:val="28"/>
          <w:szCs w:val="28"/>
          <w:lang w:val="x-none"/>
        </w:rPr>
        <w:t xml:space="preserve"> </w:t>
      </w:r>
      <w:proofErr w:type="spellStart"/>
      <w:r>
        <w:rPr>
          <w:rFonts w:ascii="Arial" w:hAnsi="Arial" w:cs="Arial"/>
          <w:sz w:val="28"/>
          <w:szCs w:val="28"/>
          <w:lang w:val="x-none"/>
        </w:rPr>
        <w:t>kuona</w:t>
      </w:r>
      <w:proofErr w:type="spellEnd"/>
      <w:r>
        <w:rPr>
          <w:rFonts w:ascii="Arial" w:hAnsi="Arial" w:cs="Arial"/>
          <w:sz w:val="28"/>
          <w:szCs w:val="28"/>
          <w:lang w:val="x-none"/>
        </w:rPr>
        <w:t xml:space="preserve"> so…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hwatino</w:t>
      </w:r>
      <w:proofErr w:type="spellEnd"/>
      <w:r>
        <w:rPr>
          <w:rFonts w:ascii="Arial" w:hAnsi="Arial" w:cs="Arial"/>
          <w:sz w:val="28"/>
          <w:szCs w:val="28"/>
          <w:lang w:val="x-none"/>
        </w:rPr>
        <w:t xml:space="preserve"> </w:t>
      </w:r>
      <w:proofErr w:type="spellStart"/>
      <w:r>
        <w:rPr>
          <w:rFonts w:ascii="Arial" w:hAnsi="Arial" w:cs="Arial"/>
          <w:sz w:val="28"/>
          <w:szCs w:val="28"/>
          <w:lang w:val="x-none"/>
        </w:rPr>
        <w:t>uhwu</w:t>
      </w:r>
      <w:proofErr w:type="spellEnd"/>
      <w:r>
        <w:rPr>
          <w:rFonts w:ascii="Arial" w:hAnsi="Arial" w:cs="Arial"/>
          <w:sz w:val="28"/>
          <w:szCs w:val="28"/>
          <w:lang w:val="x-none"/>
        </w:rPr>
        <w:t xml:space="preserve">,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hwatinahwo</w:t>
      </w:r>
      <w:proofErr w:type="spellEnd"/>
      <w:r>
        <w:rPr>
          <w:rFonts w:ascii="Arial" w:hAnsi="Arial" w:cs="Arial"/>
          <w:sz w:val="28"/>
          <w:szCs w:val="28"/>
          <w:lang w:val="x-none"/>
        </w:rPr>
        <w:t xml:space="preserve"> </w:t>
      </w:r>
      <w:proofErr w:type="spellStart"/>
      <w:r>
        <w:rPr>
          <w:rFonts w:ascii="Arial" w:hAnsi="Arial" w:cs="Arial"/>
          <w:sz w:val="28"/>
          <w:szCs w:val="28"/>
          <w:lang w:val="x-none"/>
        </w:rPr>
        <w:t>inyasha</w:t>
      </w:r>
      <w:proofErr w:type="spellEnd"/>
      <w:r>
        <w:rPr>
          <w:rFonts w:ascii="Arial" w:hAnsi="Arial" w:cs="Arial"/>
          <w:sz w:val="28"/>
          <w:szCs w:val="28"/>
          <w:lang w:val="x-none"/>
        </w:rPr>
        <w:t xml:space="preserve"> </w:t>
      </w:r>
      <w:proofErr w:type="spellStart"/>
      <w:r>
        <w:rPr>
          <w:rFonts w:ascii="Arial" w:hAnsi="Arial" w:cs="Arial"/>
          <w:sz w:val="28"/>
          <w:szCs w:val="28"/>
          <w:lang w:val="x-none"/>
        </w:rPr>
        <w:t>dzaMwari</w:t>
      </w:r>
      <w:proofErr w:type="spellEnd"/>
      <w:r>
        <w:rPr>
          <w:rFonts w:ascii="Arial" w:hAnsi="Arial" w:cs="Arial"/>
          <w:sz w:val="28"/>
          <w:szCs w:val="28"/>
          <w:lang w:val="x-none"/>
        </w:rPr>
        <w:t xml:space="preserve">. </w:t>
      </w:r>
      <w:r w:rsidRPr="00C617E3">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Ta’akukwanisa</w:t>
      </w:r>
      <w:proofErr w:type="spellEnd"/>
      <w:r>
        <w:rPr>
          <w:rFonts w:ascii="Arial" w:hAnsi="Arial" w:cs="Arial"/>
          <w:sz w:val="28"/>
          <w:szCs w:val="28"/>
          <w:lang w:val="x-none"/>
        </w:rPr>
        <w:t xml:space="preserve"> </w:t>
      </w:r>
      <w:proofErr w:type="spellStart"/>
      <w:r>
        <w:rPr>
          <w:rFonts w:ascii="Arial" w:hAnsi="Arial" w:cs="Arial"/>
          <w:sz w:val="28"/>
          <w:szCs w:val="28"/>
          <w:lang w:val="x-none"/>
        </w:rPr>
        <w:t>kupfekedza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vedu</w:t>
      </w:r>
      <w:proofErr w:type="spellEnd"/>
      <w:r>
        <w:rPr>
          <w:rFonts w:ascii="Arial" w:hAnsi="Arial" w:cs="Arial"/>
          <w:sz w:val="28"/>
          <w:szCs w:val="28"/>
          <w:lang w:val="x-none"/>
        </w:rPr>
        <w:t xml:space="preserve"> </w:t>
      </w:r>
      <w:proofErr w:type="spellStart"/>
      <w:r>
        <w:rPr>
          <w:rFonts w:ascii="Arial" w:hAnsi="Arial" w:cs="Arial"/>
          <w:sz w:val="28"/>
          <w:szCs w:val="28"/>
          <w:lang w:val="x-none"/>
        </w:rPr>
        <w:t>matarauzi</w:t>
      </w:r>
      <w:proofErr w:type="spellEnd"/>
      <w:r>
        <w:rPr>
          <w:rFonts w:ascii="Arial" w:hAnsi="Arial" w:cs="Arial"/>
          <w:sz w:val="28"/>
          <w:szCs w:val="28"/>
          <w:lang w:val="x-none"/>
        </w:rPr>
        <w:t xml:space="preserve">, hah-hah. </w:t>
      </w:r>
      <w:proofErr w:type="spellStart"/>
      <w:r>
        <w:rPr>
          <w:rFonts w:ascii="Arial" w:hAnsi="Arial" w:cs="Arial"/>
          <w:sz w:val="28"/>
          <w:szCs w:val="28"/>
          <w:lang w:val="x-none"/>
        </w:rPr>
        <w:t>Kuendesa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nekuchikoro</w:t>
      </w:r>
      <w:proofErr w:type="spellEnd"/>
      <w:r>
        <w:rPr>
          <w:rFonts w:ascii="Arial" w:hAnsi="Arial" w:cs="Arial"/>
          <w:sz w:val="28"/>
          <w:szCs w:val="28"/>
          <w:lang w:val="x-none"/>
        </w:rPr>
        <w:t xml:space="preserve">, </w:t>
      </w:r>
      <w:proofErr w:type="spellStart"/>
      <w:r>
        <w:rPr>
          <w:rFonts w:ascii="Arial" w:hAnsi="Arial" w:cs="Arial"/>
          <w:sz w:val="28"/>
          <w:szCs w:val="28"/>
          <w:lang w:val="x-none"/>
        </w:rPr>
        <w:t>hatizvizivi</w:t>
      </w:r>
      <w:proofErr w:type="spellEnd"/>
      <w:r>
        <w:rPr>
          <w:rFonts w:ascii="Arial" w:hAnsi="Arial" w:cs="Arial"/>
          <w:sz w:val="28"/>
          <w:szCs w:val="28"/>
          <w:lang w:val="x-none"/>
        </w:rPr>
        <w:t xml:space="preserve"> </w:t>
      </w:r>
      <w:proofErr w:type="spellStart"/>
      <w:r>
        <w:rPr>
          <w:rFonts w:ascii="Arial" w:hAnsi="Arial" w:cs="Arial"/>
          <w:sz w:val="28"/>
          <w:szCs w:val="28"/>
          <w:lang w:val="x-none"/>
        </w:rPr>
        <w:t>isu</w:t>
      </w:r>
      <w:proofErr w:type="spellEnd"/>
      <w:r>
        <w:rPr>
          <w:rFonts w:ascii="Arial" w:hAnsi="Arial" w:cs="Arial"/>
          <w:sz w:val="28"/>
          <w:szCs w:val="28"/>
          <w:lang w:val="x-none"/>
        </w:rPr>
        <w:t xml:space="preserve">, </w:t>
      </w:r>
      <w:proofErr w:type="spellStart"/>
      <w:r>
        <w:rPr>
          <w:rFonts w:ascii="Arial" w:hAnsi="Arial" w:cs="Arial"/>
          <w:sz w:val="28"/>
          <w:szCs w:val="28"/>
          <w:lang w:val="x-none"/>
        </w:rPr>
        <w:t>ha’moona</w:t>
      </w:r>
      <w:proofErr w:type="spellEnd"/>
      <w:r>
        <w:rPr>
          <w:rFonts w:ascii="Arial" w:hAnsi="Arial" w:cs="Arial"/>
          <w:sz w:val="28"/>
          <w:szCs w:val="28"/>
          <w:lang w:val="x-none"/>
        </w:rPr>
        <w:t xml:space="preserve">. </w:t>
      </w:r>
      <w:proofErr w:type="spellStart"/>
      <w:r>
        <w:rPr>
          <w:rFonts w:ascii="Arial" w:hAnsi="Arial" w:cs="Arial"/>
          <w:sz w:val="28"/>
          <w:szCs w:val="28"/>
          <w:lang w:val="x-none"/>
        </w:rPr>
        <w:t>Isu</w:t>
      </w:r>
      <w:proofErr w:type="spellEnd"/>
      <w:r>
        <w:rPr>
          <w:rFonts w:ascii="Arial" w:hAnsi="Arial" w:cs="Arial"/>
          <w:sz w:val="28"/>
          <w:szCs w:val="28"/>
          <w:lang w:val="x-none"/>
        </w:rPr>
        <w:t xml:space="preserve"> </w:t>
      </w:r>
      <w:proofErr w:type="spellStart"/>
      <w:r>
        <w:rPr>
          <w:rFonts w:ascii="Arial" w:hAnsi="Arial" w:cs="Arial"/>
          <w:sz w:val="28"/>
          <w:szCs w:val="28"/>
          <w:lang w:val="x-none"/>
        </w:rPr>
        <w:t>takakura</w:t>
      </w:r>
      <w:proofErr w:type="spellEnd"/>
      <w:r>
        <w:rPr>
          <w:rFonts w:ascii="Arial" w:hAnsi="Arial" w:cs="Arial"/>
          <w:sz w:val="28"/>
          <w:szCs w:val="28"/>
          <w:lang w:val="x-none"/>
        </w:rPr>
        <w:t xml:space="preserve"> </w:t>
      </w:r>
      <w:proofErr w:type="spellStart"/>
      <w:r>
        <w:rPr>
          <w:rFonts w:ascii="Arial" w:hAnsi="Arial" w:cs="Arial"/>
          <w:sz w:val="28"/>
          <w:szCs w:val="28"/>
          <w:lang w:val="x-none"/>
        </w:rPr>
        <w:t>tichingokwira</w:t>
      </w:r>
      <w:proofErr w:type="spellEnd"/>
      <w:r>
        <w:rPr>
          <w:rFonts w:ascii="Arial" w:hAnsi="Arial" w:cs="Arial"/>
          <w:sz w:val="28"/>
          <w:szCs w:val="28"/>
          <w:lang w:val="x-none"/>
        </w:rPr>
        <w:t xml:space="preserve"> </w:t>
      </w:r>
      <w:proofErr w:type="spellStart"/>
      <w:r>
        <w:rPr>
          <w:rFonts w:ascii="Arial" w:hAnsi="Arial" w:cs="Arial"/>
          <w:sz w:val="28"/>
          <w:szCs w:val="28"/>
          <w:lang w:val="x-none"/>
        </w:rPr>
        <w:t>mumiti</w:t>
      </w:r>
      <w:proofErr w:type="spellEnd"/>
      <w:r>
        <w:rPr>
          <w:rFonts w:ascii="Arial" w:hAnsi="Arial" w:cs="Arial"/>
          <w:sz w:val="28"/>
          <w:szCs w:val="28"/>
          <w:lang w:val="x-none"/>
        </w:rPr>
        <w:t xml:space="preserve">, </w:t>
      </w:r>
      <w:proofErr w:type="spellStart"/>
      <w:r>
        <w:rPr>
          <w:rFonts w:ascii="Arial" w:hAnsi="Arial" w:cs="Arial"/>
          <w:sz w:val="28"/>
          <w:szCs w:val="28"/>
          <w:lang w:val="x-none"/>
        </w:rPr>
        <w:t>kubva</w:t>
      </w:r>
      <w:proofErr w:type="spellEnd"/>
      <w:r>
        <w:rPr>
          <w:rFonts w:ascii="Arial" w:hAnsi="Arial" w:cs="Arial"/>
          <w:sz w:val="28"/>
          <w:szCs w:val="28"/>
          <w:lang w:val="x-none"/>
        </w:rPr>
        <w:t xml:space="preserve"> </w:t>
      </w:r>
      <w:proofErr w:type="spellStart"/>
      <w:r>
        <w:rPr>
          <w:rFonts w:ascii="Arial" w:hAnsi="Arial" w:cs="Arial"/>
          <w:sz w:val="28"/>
          <w:szCs w:val="28"/>
          <w:lang w:val="x-none"/>
        </w:rPr>
        <w:t>kuchikoro</w:t>
      </w:r>
      <w:proofErr w:type="spellEnd"/>
      <w:r>
        <w:rPr>
          <w:rFonts w:ascii="Arial" w:hAnsi="Arial" w:cs="Arial"/>
          <w:sz w:val="28"/>
          <w:szCs w:val="28"/>
          <w:lang w:val="x-none"/>
        </w:rPr>
        <w:t xml:space="preserve"> </w:t>
      </w:r>
      <w:proofErr w:type="spellStart"/>
      <w:r>
        <w:rPr>
          <w:rFonts w:ascii="Arial" w:hAnsi="Arial" w:cs="Arial"/>
          <w:sz w:val="28"/>
          <w:szCs w:val="28"/>
          <w:lang w:val="x-none"/>
        </w:rPr>
        <w:t>masikati</w:t>
      </w:r>
      <w:proofErr w:type="spellEnd"/>
      <w:r>
        <w:rPr>
          <w:rFonts w:ascii="Arial" w:hAnsi="Arial" w:cs="Arial"/>
          <w:sz w:val="28"/>
          <w:szCs w:val="28"/>
          <w:lang w:val="x-none"/>
        </w:rPr>
        <w:t xml:space="preserve"> </w:t>
      </w:r>
      <w:proofErr w:type="spellStart"/>
      <w:r>
        <w:rPr>
          <w:rFonts w:ascii="Arial" w:hAnsi="Arial" w:cs="Arial"/>
          <w:sz w:val="28"/>
          <w:szCs w:val="28"/>
          <w:lang w:val="x-none"/>
        </w:rPr>
        <w:t>ta’a</w:t>
      </w:r>
      <w:proofErr w:type="spellEnd"/>
      <w:r>
        <w:rPr>
          <w:rFonts w:ascii="Arial" w:hAnsi="Arial" w:cs="Arial"/>
          <w:sz w:val="28"/>
          <w:szCs w:val="28"/>
          <w:lang w:val="x-none"/>
        </w:rPr>
        <w:t xml:space="preserve"> </w:t>
      </w:r>
      <w:proofErr w:type="spellStart"/>
      <w:r>
        <w:rPr>
          <w:rFonts w:ascii="Arial" w:hAnsi="Arial" w:cs="Arial"/>
          <w:sz w:val="28"/>
          <w:szCs w:val="28"/>
          <w:lang w:val="x-none"/>
        </w:rPr>
        <w:t>kuHarare</w:t>
      </w:r>
      <w:proofErr w:type="spellEnd"/>
      <w:r>
        <w:rPr>
          <w:rFonts w:ascii="Arial" w:hAnsi="Arial" w:cs="Arial"/>
          <w:sz w:val="28"/>
          <w:szCs w:val="28"/>
          <w:lang w:val="x-none"/>
        </w:rPr>
        <w:t xml:space="preserve">. </w:t>
      </w:r>
      <w:proofErr w:type="spellStart"/>
      <w:r>
        <w:rPr>
          <w:rFonts w:ascii="Arial" w:hAnsi="Arial" w:cs="Arial"/>
          <w:sz w:val="28"/>
          <w:szCs w:val="28"/>
          <w:lang w:val="x-none"/>
        </w:rPr>
        <w:t>Kuzadza</w:t>
      </w:r>
      <w:proofErr w:type="spellEnd"/>
      <w:r>
        <w:rPr>
          <w:rFonts w:ascii="Arial" w:hAnsi="Arial" w:cs="Arial"/>
          <w:sz w:val="28"/>
          <w:szCs w:val="28"/>
          <w:lang w:val="x-none"/>
        </w:rPr>
        <w:t xml:space="preserve"> </w:t>
      </w:r>
      <w:proofErr w:type="spellStart"/>
      <w:r>
        <w:rPr>
          <w:rFonts w:ascii="Arial" w:hAnsi="Arial" w:cs="Arial"/>
          <w:sz w:val="28"/>
          <w:szCs w:val="28"/>
          <w:lang w:val="x-none"/>
        </w:rPr>
        <w:t>dumbu</w:t>
      </w:r>
      <w:proofErr w:type="spellEnd"/>
      <w:r>
        <w:rPr>
          <w:rFonts w:ascii="Arial" w:hAnsi="Arial" w:cs="Arial"/>
          <w:sz w:val="28"/>
          <w:szCs w:val="28"/>
          <w:lang w:val="x-none"/>
        </w:rPr>
        <w:t xml:space="preserve"> </w:t>
      </w:r>
      <w:proofErr w:type="spellStart"/>
      <w:r w:rsidRPr="002B4F22">
        <w:rPr>
          <w:rFonts w:ascii="Arial" w:hAnsi="Arial" w:cs="Arial"/>
          <w:i/>
          <w:iCs/>
          <w:sz w:val="28"/>
          <w:szCs w:val="28"/>
          <w:lang w:val="x-none"/>
        </w:rPr>
        <w:t>nemabrosi</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mulberries—ED;</w:t>
      </w:r>
      <w:r>
        <w:rPr>
          <w:rFonts w:ascii="Arial" w:hAnsi="Arial" w:cs="Arial"/>
          <w:sz w:val="28"/>
          <w:szCs w:val="28"/>
          <w:lang w:val="x-none"/>
        </w:rPr>
        <w:t xml:space="preserve"> </w:t>
      </w:r>
      <w:r w:rsidRPr="005D2628">
        <w:rPr>
          <w:rFonts w:ascii="Arial" w:hAnsi="Arial" w:cs="Arial"/>
          <w:sz w:val="18"/>
          <w:szCs w:val="18"/>
          <w:lang w:val="x-none"/>
        </w:rPr>
        <w:t>Congregatio</w:t>
      </w:r>
      <w:r>
        <w:rPr>
          <w:rFonts w:ascii="Arial" w:hAnsi="Arial" w:cs="Arial"/>
          <w:sz w:val="18"/>
          <w:szCs w:val="18"/>
          <w:lang w:val="x-none"/>
        </w:rPr>
        <w:t>n laughs—ED</w:t>
      </w:r>
      <w:r w:rsidRPr="005D2628">
        <w:rPr>
          <w:rFonts w:ascii="Arial" w:hAnsi="Arial" w:cs="Arial"/>
          <w:sz w:val="18"/>
          <w:szCs w:val="18"/>
          <w:lang w:val="x-none"/>
        </w:rPr>
        <w:t>]</w:t>
      </w:r>
      <w:r>
        <w:rPr>
          <w:rFonts w:ascii="Arial" w:hAnsi="Arial" w:cs="Arial"/>
          <w:sz w:val="28"/>
          <w:szCs w:val="28"/>
          <w:lang w:val="x-none"/>
        </w:rPr>
        <w:t xml:space="preserve">  Aah! </w:t>
      </w:r>
      <w:proofErr w:type="spellStart"/>
      <w:r>
        <w:rPr>
          <w:rFonts w:ascii="Arial" w:hAnsi="Arial" w:cs="Arial"/>
          <w:sz w:val="28"/>
          <w:szCs w:val="28"/>
          <w:lang w:val="x-none"/>
        </w:rPr>
        <w:t>Kurova</w:t>
      </w:r>
      <w:proofErr w:type="spellEnd"/>
      <w:r>
        <w:rPr>
          <w:rFonts w:ascii="Arial" w:hAnsi="Arial" w:cs="Arial"/>
          <w:sz w:val="28"/>
          <w:szCs w:val="28"/>
          <w:lang w:val="x-none"/>
        </w:rPr>
        <w:t xml:space="preserve"> </w:t>
      </w:r>
      <w:proofErr w:type="spellStart"/>
      <w:r>
        <w:rPr>
          <w:rFonts w:ascii="Arial" w:hAnsi="Arial" w:cs="Arial"/>
          <w:sz w:val="28"/>
          <w:szCs w:val="28"/>
          <w:lang w:val="x-none"/>
        </w:rPr>
        <w:t>dumbu</w:t>
      </w:r>
      <w:proofErr w:type="spellEnd"/>
      <w:r>
        <w:rPr>
          <w:rFonts w:ascii="Arial" w:hAnsi="Arial" w:cs="Arial"/>
          <w:sz w:val="28"/>
          <w:szCs w:val="28"/>
          <w:lang w:val="x-none"/>
        </w:rPr>
        <w:t xml:space="preserve"> </w:t>
      </w:r>
      <w:proofErr w:type="spellStart"/>
      <w:r w:rsidRPr="002B4F22">
        <w:rPr>
          <w:rFonts w:ascii="Arial" w:hAnsi="Arial" w:cs="Arial"/>
          <w:i/>
          <w:iCs/>
          <w:sz w:val="28"/>
          <w:szCs w:val="28"/>
          <w:lang w:val="x-none"/>
        </w:rPr>
        <w:t>nemabrosi</w:t>
      </w:r>
      <w:proofErr w:type="spellEnd"/>
      <w:r>
        <w:rPr>
          <w:rFonts w:ascii="Arial" w:hAnsi="Arial" w:cs="Arial"/>
          <w:i/>
          <w:iCs/>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mulberries—ED</w:t>
      </w:r>
      <w:r w:rsidRPr="005D2628">
        <w:rPr>
          <w:rFonts w:ascii="Arial" w:hAnsi="Arial" w:cs="Arial"/>
          <w:sz w:val="18"/>
          <w:szCs w:val="18"/>
          <w:lang w:val="x-none"/>
        </w:rPr>
        <w:t>]</w:t>
      </w:r>
      <w:r>
        <w:rPr>
          <w:rFonts w:ascii="Arial" w:hAnsi="Arial" w:cs="Arial"/>
          <w:i/>
          <w:iCs/>
          <w:sz w:val="28"/>
          <w:szCs w:val="28"/>
          <w:lang w:val="x-none"/>
        </w:rPr>
        <w:t xml:space="preserve"> </w:t>
      </w:r>
      <w:proofErr w:type="spellStart"/>
      <w:r>
        <w:rPr>
          <w:rFonts w:ascii="Arial" w:hAnsi="Arial" w:cs="Arial"/>
          <w:sz w:val="28"/>
          <w:szCs w:val="28"/>
          <w:lang w:val="x-none"/>
        </w:rPr>
        <w:t>womu-wopinda</w:t>
      </w:r>
      <w:proofErr w:type="spellEnd"/>
      <w:r>
        <w:rPr>
          <w:rFonts w:ascii="Arial" w:hAnsi="Arial" w:cs="Arial"/>
          <w:sz w:val="28"/>
          <w:szCs w:val="28"/>
          <w:lang w:val="x-none"/>
        </w:rPr>
        <w:t xml:space="preserve"> mu kitchen, </w:t>
      </w:r>
      <w:proofErr w:type="spellStart"/>
      <w:r>
        <w:rPr>
          <w:rFonts w:ascii="Arial" w:hAnsi="Arial" w:cs="Arial"/>
          <w:sz w:val="28"/>
          <w:szCs w:val="28"/>
          <w:lang w:val="x-none"/>
        </w:rPr>
        <w:t>wonotora</w:t>
      </w:r>
      <w:proofErr w:type="spellEnd"/>
      <w:r>
        <w:rPr>
          <w:rFonts w:ascii="Arial" w:hAnsi="Arial" w:cs="Arial"/>
          <w:sz w:val="28"/>
          <w:szCs w:val="28"/>
          <w:lang w:val="x-none"/>
        </w:rPr>
        <w:t xml:space="preserve"> </w:t>
      </w:r>
      <w:proofErr w:type="spellStart"/>
      <w:r>
        <w:rPr>
          <w:rFonts w:ascii="Arial" w:hAnsi="Arial" w:cs="Arial"/>
          <w:sz w:val="28"/>
          <w:szCs w:val="28"/>
          <w:lang w:val="x-none"/>
        </w:rPr>
        <w:t>girazi</w:t>
      </w:r>
      <w:proofErr w:type="spellEnd"/>
      <w:r>
        <w:rPr>
          <w:rFonts w:ascii="Arial" w:hAnsi="Arial" w:cs="Arial"/>
          <w:sz w:val="28"/>
          <w:szCs w:val="28"/>
          <w:lang w:val="x-none"/>
        </w:rPr>
        <w:t xml:space="preserve"> </w:t>
      </w:r>
      <w:proofErr w:type="spellStart"/>
      <w:r>
        <w:rPr>
          <w:rFonts w:ascii="Arial" w:hAnsi="Arial" w:cs="Arial"/>
          <w:sz w:val="28"/>
          <w:szCs w:val="28"/>
          <w:lang w:val="x-none"/>
        </w:rPr>
        <w:t>rako</w:t>
      </w:r>
      <w:proofErr w:type="spellEnd"/>
      <w:r>
        <w:rPr>
          <w:rFonts w:ascii="Arial" w:hAnsi="Arial" w:cs="Arial"/>
          <w:sz w:val="28"/>
          <w:szCs w:val="28"/>
          <w:lang w:val="x-none"/>
        </w:rPr>
        <w:t xml:space="preserve"> </w:t>
      </w:r>
      <w:proofErr w:type="spellStart"/>
      <w:r>
        <w:rPr>
          <w:rFonts w:ascii="Arial" w:hAnsi="Arial" w:cs="Arial"/>
          <w:sz w:val="28"/>
          <w:szCs w:val="28"/>
          <w:lang w:val="x-none"/>
        </w:rPr>
        <w:t>remvura</w:t>
      </w:r>
      <w:proofErr w:type="spellEnd"/>
      <w:r>
        <w:rPr>
          <w:rFonts w:ascii="Arial" w:hAnsi="Arial" w:cs="Arial"/>
          <w:sz w:val="28"/>
          <w:szCs w:val="28"/>
          <w:lang w:val="x-none"/>
        </w:rPr>
        <w:t xml:space="preserve">, </w:t>
      </w:r>
      <w:proofErr w:type="spellStart"/>
      <w:r>
        <w:rPr>
          <w:rFonts w:ascii="Arial" w:hAnsi="Arial" w:cs="Arial"/>
          <w:sz w:val="28"/>
          <w:szCs w:val="28"/>
          <w:lang w:val="x-none"/>
        </w:rPr>
        <w:t>dhegu</w:t>
      </w:r>
      <w:proofErr w:type="spellEnd"/>
      <w:r>
        <w:rPr>
          <w:rFonts w:ascii="Arial" w:hAnsi="Arial" w:cs="Arial"/>
          <w:sz w:val="28"/>
          <w:szCs w:val="28"/>
          <w:lang w:val="x-none"/>
        </w:rPr>
        <w:t xml:space="preserve">! </w:t>
      </w:r>
      <w:proofErr w:type="spellStart"/>
      <w:r>
        <w:rPr>
          <w:rFonts w:ascii="Arial" w:hAnsi="Arial" w:cs="Arial"/>
          <w:sz w:val="28"/>
          <w:szCs w:val="28"/>
          <w:lang w:val="x-none"/>
        </w:rPr>
        <w:t>Womhaya</w:t>
      </w:r>
      <w:proofErr w:type="spellEnd"/>
      <w:r>
        <w:rPr>
          <w:rFonts w:ascii="Arial" w:hAnsi="Arial" w:cs="Arial"/>
          <w:sz w:val="28"/>
          <w:szCs w:val="28"/>
          <w:lang w:val="x-none"/>
        </w:rPr>
        <w:t xml:space="preserve"> </w:t>
      </w:r>
      <w:proofErr w:type="spellStart"/>
      <w:r>
        <w:rPr>
          <w:rFonts w:ascii="Arial" w:hAnsi="Arial" w:cs="Arial"/>
          <w:sz w:val="28"/>
          <w:szCs w:val="28"/>
          <w:lang w:val="x-none"/>
        </w:rPr>
        <w:t>kutoireti</w:t>
      </w:r>
      <w:proofErr w:type="spellEnd"/>
      <w:r>
        <w:rPr>
          <w:rFonts w:ascii="Arial" w:hAnsi="Arial" w:cs="Arial"/>
          <w:sz w:val="28"/>
          <w:szCs w:val="28"/>
          <w:lang w:val="x-none"/>
        </w:rPr>
        <w:t xml:space="preserve">, </w:t>
      </w:r>
      <w:r>
        <w:rPr>
          <w:rFonts w:ascii="Arial" w:hAnsi="Arial" w:cs="Arial"/>
          <w:sz w:val="18"/>
          <w:szCs w:val="18"/>
          <w:lang w:val="x-none"/>
        </w:rPr>
        <w:t>[</w:t>
      </w:r>
      <w:r w:rsidRPr="005D2628">
        <w:rPr>
          <w:rFonts w:ascii="Arial" w:hAnsi="Arial" w:cs="Arial"/>
          <w:sz w:val="18"/>
          <w:szCs w:val="18"/>
          <w:lang w:val="x-none"/>
        </w:rPr>
        <w:t>Congregatio</w:t>
      </w:r>
      <w:r>
        <w:rPr>
          <w:rFonts w:ascii="Arial" w:hAnsi="Arial" w:cs="Arial"/>
          <w:sz w:val="18"/>
          <w:szCs w:val="18"/>
          <w:lang w:val="x-none"/>
        </w:rPr>
        <w:t>n laughs—ED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torieti</w:t>
      </w:r>
      <w:proofErr w:type="spellEnd"/>
      <w:r>
        <w:rPr>
          <w:rFonts w:ascii="Arial" w:hAnsi="Arial" w:cs="Arial"/>
          <w:sz w:val="28"/>
          <w:szCs w:val="28"/>
          <w:lang w:val="x-none"/>
        </w:rPr>
        <w:t xml:space="preserve"> </w:t>
      </w:r>
      <w:proofErr w:type="spellStart"/>
      <w:r>
        <w:rPr>
          <w:rFonts w:ascii="Arial" w:hAnsi="Arial" w:cs="Arial"/>
          <w:sz w:val="28"/>
          <w:szCs w:val="28"/>
          <w:lang w:val="x-none"/>
        </w:rPr>
        <w:t>yese</w:t>
      </w:r>
      <w:proofErr w:type="spellEnd"/>
      <w:r>
        <w:rPr>
          <w:rFonts w:ascii="Arial" w:hAnsi="Arial" w:cs="Arial"/>
          <w:sz w:val="28"/>
          <w:szCs w:val="28"/>
          <w:lang w:val="x-none"/>
        </w:rPr>
        <w:t xml:space="preserve"> </w:t>
      </w:r>
      <w:proofErr w:type="spellStart"/>
      <w:r>
        <w:rPr>
          <w:rFonts w:ascii="Arial" w:hAnsi="Arial" w:cs="Arial"/>
          <w:sz w:val="28"/>
          <w:szCs w:val="28"/>
          <w:lang w:val="x-none"/>
        </w:rPr>
        <w:t>yoita</w:t>
      </w:r>
      <w:proofErr w:type="spellEnd"/>
      <w:r>
        <w:rPr>
          <w:rFonts w:ascii="Arial" w:hAnsi="Arial" w:cs="Arial"/>
          <w:sz w:val="28"/>
          <w:szCs w:val="28"/>
          <w:lang w:val="x-none"/>
        </w:rPr>
        <w:t xml:space="preserve"> purple, </w:t>
      </w:r>
      <w:proofErr w:type="spellStart"/>
      <w:r>
        <w:rPr>
          <w:rFonts w:ascii="Arial" w:hAnsi="Arial" w:cs="Arial"/>
          <w:sz w:val="28"/>
          <w:szCs w:val="28"/>
          <w:lang w:val="x-none"/>
        </w:rPr>
        <w:t>yese</w:t>
      </w:r>
      <w:proofErr w:type="spellEnd"/>
      <w:r>
        <w:rPr>
          <w:rFonts w:ascii="Arial" w:hAnsi="Arial" w:cs="Arial"/>
          <w:sz w:val="28"/>
          <w:szCs w:val="28"/>
          <w:lang w:val="x-none"/>
        </w:rPr>
        <w:t xml:space="preserve"> </w:t>
      </w:r>
      <w:r>
        <w:rPr>
          <w:rFonts w:ascii="Arial" w:hAnsi="Arial" w:cs="Arial"/>
          <w:sz w:val="18"/>
          <w:szCs w:val="18"/>
          <w:lang w:val="x-none"/>
        </w:rPr>
        <w:t xml:space="preserve"> </w:t>
      </w:r>
      <w:proofErr w:type="spellStart"/>
      <w:r w:rsidRPr="00C11D3E">
        <w:rPr>
          <w:rFonts w:ascii="Arial" w:hAnsi="Arial" w:cs="Arial"/>
          <w:sz w:val="28"/>
          <w:szCs w:val="28"/>
          <w:lang w:val="x-none"/>
        </w:rPr>
        <w:t>toireti</w:t>
      </w:r>
      <w:proofErr w:type="spellEnd"/>
      <w:r w:rsidRPr="00C11D3E">
        <w:rPr>
          <w:rFonts w:ascii="Arial" w:hAnsi="Arial" w:cs="Arial"/>
          <w:sz w:val="28"/>
          <w:szCs w:val="28"/>
          <w:lang w:val="x-none"/>
        </w:rPr>
        <w:t xml:space="preserve">  </w:t>
      </w:r>
      <w:proofErr w:type="spellStart"/>
      <w:r w:rsidRPr="00C11D3E">
        <w:rPr>
          <w:rFonts w:ascii="Arial" w:hAnsi="Arial" w:cs="Arial"/>
          <w:sz w:val="28"/>
          <w:szCs w:val="28"/>
          <w:lang w:val="x-none"/>
        </w:rPr>
        <w:t>yese</w:t>
      </w:r>
      <w:proofErr w:type="spellEnd"/>
      <w:r w:rsidRPr="00C11D3E">
        <w:rPr>
          <w:rFonts w:ascii="Arial" w:hAnsi="Arial" w:cs="Arial"/>
          <w:sz w:val="28"/>
          <w:szCs w:val="28"/>
          <w:lang w:val="x-none"/>
        </w:rPr>
        <w:t xml:space="preserve"> purple.</w:t>
      </w:r>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 xml:space="preserve">Apostle Gumbura and </w:t>
      </w:r>
      <w:r w:rsidRPr="005D2628">
        <w:rPr>
          <w:rFonts w:ascii="Arial" w:hAnsi="Arial" w:cs="Arial"/>
          <w:sz w:val="18"/>
          <w:szCs w:val="18"/>
          <w:lang w:val="x-none"/>
        </w:rPr>
        <w:t>Congregatio</w:t>
      </w:r>
      <w:r>
        <w:rPr>
          <w:rFonts w:ascii="Arial" w:hAnsi="Arial" w:cs="Arial"/>
          <w:sz w:val="18"/>
          <w:szCs w:val="18"/>
          <w:lang w:val="x-none"/>
        </w:rPr>
        <w:t>n laugh—ED</w:t>
      </w:r>
      <w:r w:rsidRPr="005D2628">
        <w:rPr>
          <w:rFonts w:ascii="Arial" w:hAnsi="Arial" w:cs="Arial"/>
          <w:sz w:val="18"/>
          <w:szCs w:val="18"/>
          <w:lang w:val="x-none"/>
        </w:rPr>
        <w:t>]</w:t>
      </w:r>
    </w:p>
    <w:p w:rsidR="00E04253" w:rsidP="00E04253" w:rsidRDefault="00E04253" w14:paraId="26005E7B" w14:textId="77777777">
      <w:pPr>
        <w:jc w:val="both"/>
        <w:rPr>
          <w:rFonts w:ascii="Arial" w:hAnsi="Arial" w:cs="Arial"/>
          <w:sz w:val="28"/>
          <w:szCs w:val="28"/>
          <w:lang w:val="x-none"/>
        </w:rPr>
      </w:pPr>
      <w:r>
        <w:rPr>
          <w:rFonts w:ascii="Arial" w:hAnsi="Arial" w:cs="Arial"/>
          <w:sz w:val="28"/>
          <w:szCs w:val="28"/>
          <w:vertAlign w:val="superscript"/>
          <w:lang w:val="x-none"/>
        </w:rPr>
        <w:t xml:space="preserve">446 </w:t>
      </w:r>
      <w:proofErr w:type="spellStart"/>
      <w:r>
        <w:rPr>
          <w:rFonts w:ascii="Arial" w:hAnsi="Arial" w:cs="Arial"/>
          <w:sz w:val="28"/>
          <w:szCs w:val="28"/>
          <w:lang w:val="x-none"/>
        </w:rPr>
        <w:t>Haaah</w:t>
      </w:r>
      <w:proofErr w:type="spellEnd"/>
      <w:r>
        <w:rPr>
          <w:rFonts w:ascii="Arial" w:hAnsi="Arial" w:cs="Arial"/>
          <w:sz w:val="28"/>
          <w:szCs w:val="28"/>
          <w:lang w:val="x-none"/>
        </w:rPr>
        <w:t xml:space="preserve">! </w:t>
      </w:r>
      <w:proofErr w:type="spellStart"/>
      <w:r>
        <w:rPr>
          <w:rFonts w:ascii="Arial" w:hAnsi="Arial" w:cs="Arial"/>
          <w:sz w:val="28"/>
          <w:szCs w:val="28"/>
          <w:lang w:val="x-none"/>
        </w:rPr>
        <w:t>Vazhinji</w:t>
      </w:r>
      <w:proofErr w:type="spellEnd"/>
      <w:r>
        <w:rPr>
          <w:rFonts w:ascii="Arial" w:hAnsi="Arial" w:cs="Arial"/>
          <w:sz w:val="28"/>
          <w:szCs w:val="28"/>
          <w:lang w:val="x-none"/>
        </w:rPr>
        <w:t xml:space="preserve"> </w:t>
      </w:r>
      <w:proofErr w:type="spellStart"/>
      <w:r>
        <w:rPr>
          <w:rFonts w:ascii="Arial" w:hAnsi="Arial" w:cs="Arial"/>
          <w:sz w:val="28"/>
          <w:szCs w:val="28"/>
          <w:lang w:val="x-none"/>
        </w:rPr>
        <w:t>venyu</w:t>
      </w:r>
      <w:proofErr w:type="spellEnd"/>
      <w:r>
        <w:rPr>
          <w:rFonts w:ascii="Arial" w:hAnsi="Arial" w:cs="Arial"/>
          <w:sz w:val="28"/>
          <w:szCs w:val="28"/>
          <w:lang w:val="x-none"/>
        </w:rPr>
        <w:t xml:space="preserve"> </w:t>
      </w:r>
      <w:proofErr w:type="spellStart"/>
      <w:r>
        <w:rPr>
          <w:rFonts w:ascii="Arial" w:hAnsi="Arial" w:cs="Arial"/>
          <w:sz w:val="28"/>
          <w:szCs w:val="28"/>
          <w:lang w:val="x-none"/>
        </w:rPr>
        <w:t>ndofunga</w:t>
      </w:r>
      <w:proofErr w:type="spellEnd"/>
      <w:r>
        <w:rPr>
          <w:rFonts w:ascii="Arial" w:hAnsi="Arial" w:cs="Arial"/>
          <w:sz w:val="28"/>
          <w:szCs w:val="28"/>
          <w:lang w:val="x-none"/>
        </w:rPr>
        <w:t xml:space="preserve"> </w:t>
      </w:r>
      <w:proofErr w:type="spellStart"/>
      <w:r>
        <w:rPr>
          <w:rFonts w:ascii="Arial" w:hAnsi="Arial" w:cs="Arial"/>
          <w:sz w:val="28"/>
          <w:szCs w:val="28"/>
          <w:lang w:val="x-none"/>
        </w:rPr>
        <w:t>hamuzvizive</w:t>
      </w:r>
      <w:proofErr w:type="spellEnd"/>
      <w:r>
        <w:rPr>
          <w:rFonts w:ascii="Arial" w:hAnsi="Arial" w:cs="Arial"/>
          <w:sz w:val="28"/>
          <w:szCs w:val="28"/>
          <w:lang w:val="x-none"/>
        </w:rPr>
        <w:t xml:space="preserve">, </w:t>
      </w:r>
      <w:proofErr w:type="spellStart"/>
      <w:r>
        <w:rPr>
          <w:rFonts w:ascii="Arial" w:hAnsi="Arial" w:cs="Arial"/>
          <w:sz w:val="28"/>
          <w:szCs w:val="28"/>
          <w:lang w:val="x-none"/>
        </w:rPr>
        <w:t>kuda</w:t>
      </w:r>
      <w:proofErr w:type="spellEnd"/>
      <w:r>
        <w:rPr>
          <w:rFonts w:ascii="Arial" w:hAnsi="Arial" w:cs="Arial"/>
          <w:sz w:val="28"/>
          <w:szCs w:val="28"/>
          <w:lang w:val="x-none"/>
        </w:rPr>
        <w:t xml:space="preserve"> </w:t>
      </w:r>
      <w:proofErr w:type="spellStart"/>
      <w:r>
        <w:rPr>
          <w:rFonts w:ascii="Arial" w:hAnsi="Arial" w:cs="Arial"/>
          <w:sz w:val="28"/>
          <w:szCs w:val="28"/>
          <w:lang w:val="x-none"/>
        </w:rPr>
        <w:t>hamuna</w:t>
      </w:r>
      <w:proofErr w:type="spellEnd"/>
      <w:r>
        <w:rPr>
          <w:rFonts w:ascii="Arial" w:hAnsi="Arial" w:cs="Arial"/>
          <w:sz w:val="28"/>
          <w:szCs w:val="28"/>
          <w:lang w:val="x-none"/>
        </w:rPr>
        <w:t xml:space="preserve"> </w:t>
      </w:r>
      <w:proofErr w:type="spellStart"/>
      <w:r>
        <w:rPr>
          <w:rFonts w:ascii="Arial" w:hAnsi="Arial" w:cs="Arial"/>
          <w:sz w:val="28"/>
          <w:szCs w:val="28"/>
          <w:lang w:val="x-none"/>
        </w:rPr>
        <w:t>kumboita</w:t>
      </w:r>
      <w:proofErr w:type="spellEnd"/>
      <w:r>
        <w:rPr>
          <w:rFonts w:ascii="Arial" w:hAnsi="Arial" w:cs="Arial"/>
          <w:sz w:val="28"/>
          <w:szCs w:val="28"/>
          <w:lang w:val="x-none"/>
        </w:rPr>
        <w:t xml:space="preserve"> </w:t>
      </w:r>
      <w:proofErr w:type="spellStart"/>
      <w:r>
        <w:rPr>
          <w:rFonts w:ascii="Arial" w:hAnsi="Arial" w:cs="Arial"/>
          <w:sz w:val="28"/>
          <w:szCs w:val="28"/>
          <w:lang w:val="x-none"/>
        </w:rPr>
        <w:t>zvakadaro</w:t>
      </w:r>
      <w:proofErr w:type="spellEnd"/>
      <w:r>
        <w:rPr>
          <w:rFonts w:ascii="Arial" w:hAnsi="Arial" w:cs="Arial"/>
          <w:sz w:val="28"/>
          <w:szCs w:val="28"/>
          <w:lang w:val="x-none"/>
        </w:rPr>
        <w:t xml:space="preserve">. But Mwari kana </w:t>
      </w:r>
      <w:proofErr w:type="spellStart"/>
      <w:r>
        <w:rPr>
          <w:rFonts w:ascii="Arial" w:hAnsi="Arial" w:cs="Arial"/>
          <w:sz w:val="28"/>
          <w:szCs w:val="28"/>
          <w:lang w:val="x-none"/>
        </w:rPr>
        <w:t>akudana</w:t>
      </w:r>
      <w:proofErr w:type="spellEnd"/>
      <w:r>
        <w:rPr>
          <w:rFonts w:ascii="Arial" w:hAnsi="Arial" w:cs="Arial"/>
          <w:sz w:val="28"/>
          <w:szCs w:val="28"/>
          <w:lang w:val="x-none"/>
        </w:rPr>
        <w:t xml:space="preserve">, </w:t>
      </w:r>
      <w:proofErr w:type="spellStart"/>
      <w:r>
        <w:rPr>
          <w:rFonts w:ascii="Arial" w:hAnsi="Arial" w:cs="Arial"/>
          <w:sz w:val="28"/>
          <w:szCs w:val="28"/>
          <w:lang w:val="x-none"/>
        </w:rPr>
        <w:t>ukamuziva</w:t>
      </w:r>
      <w:proofErr w:type="spellEnd"/>
      <w:r>
        <w:rPr>
          <w:rFonts w:ascii="Arial" w:hAnsi="Arial" w:cs="Arial"/>
          <w:sz w:val="28"/>
          <w:szCs w:val="28"/>
          <w:lang w:val="x-none"/>
        </w:rPr>
        <w:t xml:space="preserve"> Mwari, </w:t>
      </w:r>
      <w:r w:rsidRPr="005D2628">
        <w:rPr>
          <w:rFonts w:ascii="Arial" w:hAnsi="Arial" w:cs="Arial"/>
          <w:sz w:val="18"/>
          <w:szCs w:val="18"/>
          <w:lang w:val="x-none"/>
        </w:rPr>
        <w:t>[Congregation says, “Amen</w:t>
      </w:r>
      <w:r>
        <w:rPr>
          <w:rFonts w:ascii="Arial" w:hAnsi="Arial" w:cs="Arial"/>
          <w:sz w:val="18"/>
          <w:szCs w:val="18"/>
          <w:lang w:val="x-none"/>
        </w:rPr>
        <w:t>.</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unomunamata</w:t>
      </w:r>
      <w:proofErr w:type="spellEnd"/>
      <w:r>
        <w:rPr>
          <w:rFonts w:ascii="Arial" w:hAnsi="Arial" w:cs="Arial"/>
          <w:sz w:val="28"/>
          <w:szCs w:val="28"/>
          <w:lang w:val="x-none"/>
        </w:rPr>
        <w:t xml:space="preserve"> </w:t>
      </w:r>
      <w:proofErr w:type="spellStart"/>
      <w:r>
        <w:rPr>
          <w:rFonts w:ascii="Arial" w:hAnsi="Arial" w:cs="Arial"/>
          <w:sz w:val="28"/>
          <w:szCs w:val="28"/>
          <w:lang w:val="x-none"/>
        </w:rPr>
        <w:t>nemwoyo</w:t>
      </w:r>
      <w:proofErr w:type="spellEnd"/>
      <w:r>
        <w:rPr>
          <w:rFonts w:ascii="Arial" w:hAnsi="Arial" w:cs="Arial"/>
          <w:sz w:val="28"/>
          <w:szCs w:val="28"/>
          <w:lang w:val="x-none"/>
        </w:rPr>
        <w:t xml:space="preserve"> </w:t>
      </w:r>
      <w:proofErr w:type="spellStart"/>
      <w:r>
        <w:rPr>
          <w:rFonts w:ascii="Arial" w:hAnsi="Arial" w:cs="Arial"/>
          <w:sz w:val="28"/>
          <w:szCs w:val="28"/>
          <w:lang w:val="x-none"/>
        </w:rPr>
        <w:t>unoda</w:t>
      </w:r>
      <w:proofErr w:type="spellEnd"/>
      <w:r>
        <w:rPr>
          <w:rFonts w:ascii="Arial" w:hAnsi="Arial" w:cs="Arial"/>
          <w:sz w:val="28"/>
          <w:szCs w:val="28"/>
          <w:lang w:val="x-none"/>
        </w:rPr>
        <w:t xml:space="preserve"> </w:t>
      </w:r>
      <w:proofErr w:type="spellStart"/>
      <w:r>
        <w:rPr>
          <w:rFonts w:ascii="Arial" w:hAnsi="Arial" w:cs="Arial"/>
          <w:sz w:val="28"/>
          <w:szCs w:val="28"/>
          <w:lang w:val="x-none"/>
        </w:rPr>
        <w:t>hama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Ndohupenyu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hwatakura</w:t>
      </w:r>
      <w:proofErr w:type="spellEnd"/>
      <w:r>
        <w:rPr>
          <w:rFonts w:ascii="Arial" w:hAnsi="Arial" w:cs="Arial"/>
          <w:sz w:val="28"/>
          <w:szCs w:val="28"/>
          <w:lang w:val="x-none"/>
        </w:rPr>
        <w:t xml:space="preserve"> </w:t>
      </w:r>
      <w:proofErr w:type="spellStart"/>
      <w:r>
        <w:rPr>
          <w:rFonts w:ascii="Arial" w:hAnsi="Arial" w:cs="Arial"/>
          <w:sz w:val="28"/>
          <w:szCs w:val="28"/>
          <w:lang w:val="x-none"/>
        </w:rPr>
        <w:t>isu</w:t>
      </w:r>
      <w:proofErr w:type="spellEnd"/>
      <w:r>
        <w:rPr>
          <w:rFonts w:ascii="Arial" w:hAnsi="Arial" w:cs="Arial"/>
          <w:sz w:val="28"/>
          <w:szCs w:val="28"/>
          <w:lang w:val="x-none"/>
        </w:rPr>
        <w:t xml:space="preserve">. </w:t>
      </w:r>
      <w:proofErr w:type="spellStart"/>
      <w:r>
        <w:rPr>
          <w:rFonts w:ascii="Arial" w:hAnsi="Arial" w:cs="Arial"/>
          <w:sz w:val="28"/>
          <w:szCs w:val="28"/>
          <w:lang w:val="x-none"/>
        </w:rPr>
        <w:t>Zvaingova</w:t>
      </w:r>
      <w:proofErr w:type="spellEnd"/>
      <w:r>
        <w:rPr>
          <w:rFonts w:ascii="Arial" w:hAnsi="Arial" w:cs="Arial"/>
          <w:sz w:val="28"/>
          <w:szCs w:val="28"/>
          <w:lang w:val="x-none"/>
        </w:rPr>
        <w:t xml:space="preserve">, </w:t>
      </w:r>
      <w:proofErr w:type="spellStart"/>
      <w:r>
        <w:rPr>
          <w:rFonts w:ascii="Arial" w:hAnsi="Arial" w:cs="Arial"/>
          <w:sz w:val="28"/>
          <w:szCs w:val="28"/>
          <w:lang w:val="x-none"/>
        </w:rPr>
        <w:t>zvigamba</w:t>
      </w:r>
      <w:proofErr w:type="spellEnd"/>
      <w:r>
        <w:rPr>
          <w:rFonts w:ascii="Arial" w:hAnsi="Arial" w:cs="Arial"/>
          <w:sz w:val="28"/>
          <w:szCs w:val="28"/>
          <w:lang w:val="x-none"/>
        </w:rPr>
        <w:t xml:space="preserve">. Hapana Christmas </w:t>
      </w:r>
      <w:proofErr w:type="spellStart"/>
      <w:r>
        <w:rPr>
          <w:rFonts w:ascii="Arial" w:hAnsi="Arial" w:cs="Arial"/>
          <w:sz w:val="28"/>
          <w:szCs w:val="28"/>
          <w:lang w:val="x-none"/>
        </w:rPr>
        <w:t>yataitamba</w:t>
      </w:r>
      <w:proofErr w:type="spellEnd"/>
      <w:r>
        <w:rPr>
          <w:rFonts w:ascii="Arial" w:hAnsi="Arial" w:cs="Arial"/>
          <w:sz w:val="28"/>
          <w:szCs w:val="28"/>
          <w:lang w:val="x-none"/>
        </w:rPr>
        <w:t xml:space="preserve"> </w:t>
      </w:r>
      <w:proofErr w:type="spellStart"/>
      <w:r>
        <w:rPr>
          <w:rFonts w:ascii="Arial" w:hAnsi="Arial" w:cs="Arial"/>
          <w:sz w:val="28"/>
          <w:szCs w:val="28"/>
          <w:lang w:val="x-none"/>
        </w:rPr>
        <w:t>nechinhu</w:t>
      </w:r>
      <w:proofErr w:type="spellEnd"/>
      <w:r>
        <w:rPr>
          <w:rFonts w:ascii="Arial" w:hAnsi="Arial" w:cs="Arial"/>
          <w:sz w:val="28"/>
          <w:szCs w:val="28"/>
          <w:lang w:val="x-none"/>
        </w:rPr>
        <w:t xml:space="preserve"> </w:t>
      </w:r>
      <w:proofErr w:type="spellStart"/>
      <w:r>
        <w:rPr>
          <w:rFonts w:ascii="Arial" w:hAnsi="Arial" w:cs="Arial"/>
          <w:sz w:val="28"/>
          <w:szCs w:val="28"/>
          <w:lang w:val="x-none"/>
        </w:rPr>
        <w:t>chinyowani</w:t>
      </w:r>
      <w:proofErr w:type="spellEnd"/>
      <w:r>
        <w:rPr>
          <w:rFonts w:ascii="Arial" w:hAnsi="Arial" w:cs="Arial"/>
          <w:sz w:val="28"/>
          <w:szCs w:val="28"/>
          <w:lang w:val="x-none"/>
        </w:rPr>
        <w:t xml:space="preserve">. </w:t>
      </w:r>
      <w:proofErr w:type="spellStart"/>
      <w:r>
        <w:rPr>
          <w:rFonts w:ascii="Arial" w:hAnsi="Arial" w:cs="Arial"/>
          <w:sz w:val="28"/>
          <w:szCs w:val="28"/>
          <w:lang w:val="x-none"/>
        </w:rPr>
        <w:t>Ha’maona</w:t>
      </w:r>
      <w:proofErr w:type="spellEnd"/>
      <w:r>
        <w:rPr>
          <w:rFonts w:ascii="Arial" w:hAnsi="Arial" w:cs="Arial"/>
          <w:sz w:val="28"/>
          <w:szCs w:val="28"/>
          <w:lang w:val="x-none"/>
        </w:rPr>
        <w:t xml:space="preserve">? </w:t>
      </w:r>
      <w:proofErr w:type="spellStart"/>
      <w:r>
        <w:rPr>
          <w:rFonts w:ascii="Arial" w:hAnsi="Arial" w:cs="Arial"/>
          <w:sz w:val="28"/>
          <w:szCs w:val="28"/>
          <w:lang w:val="x-none"/>
        </w:rPr>
        <w:t>Ndotorangarira</w:t>
      </w:r>
      <w:proofErr w:type="spellEnd"/>
      <w:r>
        <w:rPr>
          <w:rFonts w:ascii="Arial" w:hAnsi="Arial" w:cs="Arial"/>
          <w:sz w:val="28"/>
          <w:szCs w:val="28"/>
          <w:lang w:val="x-none"/>
        </w:rPr>
        <w:t xml:space="preserve"> Christmas </w:t>
      </w:r>
      <w:proofErr w:type="spellStart"/>
      <w:r>
        <w:rPr>
          <w:rFonts w:ascii="Arial" w:hAnsi="Arial" w:cs="Arial"/>
          <w:sz w:val="28"/>
          <w:szCs w:val="28"/>
          <w:lang w:val="x-none"/>
        </w:rPr>
        <w:t>yandakasekwa</w:t>
      </w:r>
      <w:proofErr w:type="spellEnd"/>
      <w:r>
        <w:rPr>
          <w:rFonts w:ascii="Arial" w:hAnsi="Arial" w:cs="Arial"/>
          <w:sz w:val="28"/>
          <w:szCs w:val="28"/>
          <w:lang w:val="x-none"/>
        </w:rPr>
        <w:t xml:space="preserve"> </w:t>
      </w:r>
      <w:proofErr w:type="spellStart"/>
      <w:r>
        <w:rPr>
          <w:rFonts w:ascii="Arial" w:hAnsi="Arial" w:cs="Arial"/>
          <w:sz w:val="28"/>
          <w:szCs w:val="28"/>
          <w:lang w:val="x-none"/>
        </w:rPr>
        <w:t>neraini</w:t>
      </w:r>
      <w:proofErr w:type="spellEnd"/>
      <w:r>
        <w:rPr>
          <w:rFonts w:ascii="Arial" w:hAnsi="Arial" w:cs="Arial"/>
          <w:sz w:val="28"/>
          <w:szCs w:val="28"/>
          <w:lang w:val="x-none"/>
        </w:rPr>
        <w:t xml:space="preserve"> rose! </w:t>
      </w:r>
      <w:proofErr w:type="spellStart"/>
      <w:r>
        <w:rPr>
          <w:rFonts w:ascii="Arial" w:hAnsi="Arial" w:cs="Arial"/>
          <w:sz w:val="28"/>
          <w:szCs w:val="28"/>
          <w:lang w:val="x-none"/>
        </w:rPr>
        <w:t>Ndatengerwa</w:t>
      </w:r>
      <w:proofErr w:type="spellEnd"/>
      <w:r>
        <w:rPr>
          <w:rFonts w:ascii="Arial" w:hAnsi="Arial" w:cs="Arial"/>
          <w:sz w:val="28"/>
          <w:szCs w:val="28"/>
          <w:lang w:val="x-none"/>
        </w:rPr>
        <w:t xml:space="preserve"> short, trousers </w:t>
      </w:r>
      <w:proofErr w:type="spellStart"/>
      <w:r>
        <w:rPr>
          <w:rFonts w:ascii="Arial" w:hAnsi="Arial" w:cs="Arial"/>
          <w:sz w:val="28"/>
          <w:szCs w:val="28"/>
          <w:lang w:val="x-none"/>
        </w:rPr>
        <w:t>ya</w:t>
      </w:r>
      <w:proofErr w:type="spellEnd"/>
      <w:r>
        <w:rPr>
          <w:rFonts w:ascii="Arial" w:hAnsi="Arial" w:cs="Arial"/>
          <w:sz w:val="28"/>
          <w:szCs w:val="28"/>
          <w:lang w:val="x-none"/>
        </w:rPr>
        <w:t xml:space="preserve"> businessman. </w:t>
      </w:r>
      <w:r>
        <w:rPr>
          <w:rFonts w:ascii="Arial" w:hAnsi="Arial" w:cs="Arial"/>
          <w:sz w:val="18"/>
          <w:szCs w:val="18"/>
          <w:lang w:val="x-none"/>
        </w:rPr>
        <w:t>[</w:t>
      </w:r>
      <w:r w:rsidRPr="005D2628">
        <w:rPr>
          <w:rFonts w:ascii="Arial" w:hAnsi="Arial" w:cs="Arial"/>
          <w:sz w:val="18"/>
          <w:szCs w:val="18"/>
          <w:lang w:val="x-none"/>
        </w:rPr>
        <w:t>Congregatio</w:t>
      </w:r>
      <w:r>
        <w:rPr>
          <w:rFonts w:ascii="Arial" w:hAnsi="Arial" w:cs="Arial"/>
          <w:sz w:val="18"/>
          <w:szCs w:val="18"/>
          <w:lang w:val="x-none"/>
        </w:rPr>
        <w:t>n laughs—ED</w:t>
      </w:r>
      <w:r w:rsidRPr="005D2628">
        <w:rPr>
          <w:rFonts w:ascii="Arial" w:hAnsi="Arial" w:cs="Arial"/>
          <w:sz w:val="18"/>
          <w:szCs w:val="18"/>
          <w:lang w:val="x-none"/>
        </w:rPr>
        <w:t>]</w:t>
      </w:r>
      <w:r>
        <w:rPr>
          <w:rFonts w:ascii="Arial" w:hAnsi="Arial" w:cs="Arial"/>
          <w:sz w:val="28"/>
          <w:szCs w:val="28"/>
          <w:lang w:val="x-none"/>
        </w:rPr>
        <w:t xml:space="preserve"> Yanga </w:t>
      </w:r>
      <w:proofErr w:type="spellStart"/>
      <w:r>
        <w:rPr>
          <w:rFonts w:ascii="Arial" w:hAnsi="Arial" w:cs="Arial"/>
          <w:sz w:val="28"/>
          <w:szCs w:val="28"/>
          <w:lang w:val="x-none"/>
        </w:rPr>
        <w:t>yakapfekwa</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02:48:27-inaudible</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ndobva</w:t>
      </w:r>
      <w:proofErr w:type="spellEnd"/>
      <w:r>
        <w:rPr>
          <w:rFonts w:ascii="Arial" w:hAnsi="Arial" w:cs="Arial"/>
          <w:sz w:val="28"/>
          <w:szCs w:val="28"/>
          <w:lang w:val="x-none"/>
        </w:rPr>
        <w:t xml:space="preserve"> </w:t>
      </w:r>
      <w:proofErr w:type="spellStart"/>
      <w:r>
        <w:rPr>
          <w:rFonts w:ascii="Arial" w:hAnsi="Arial" w:cs="Arial"/>
          <w:sz w:val="28"/>
          <w:szCs w:val="28"/>
          <w:lang w:val="x-none"/>
        </w:rPr>
        <w:t>yarova</w:t>
      </w:r>
      <w:proofErr w:type="spellEnd"/>
      <w:r>
        <w:rPr>
          <w:rFonts w:ascii="Arial" w:hAnsi="Arial" w:cs="Arial"/>
          <w:sz w:val="28"/>
          <w:szCs w:val="28"/>
          <w:lang w:val="x-none"/>
        </w:rPr>
        <w:t xml:space="preserve">  </w:t>
      </w:r>
      <w:proofErr w:type="spellStart"/>
      <w:r>
        <w:rPr>
          <w:rFonts w:ascii="Arial" w:hAnsi="Arial" w:cs="Arial"/>
          <w:sz w:val="28"/>
          <w:szCs w:val="28"/>
          <w:lang w:val="x-none"/>
        </w:rPr>
        <w:t>kusvika</w:t>
      </w:r>
      <w:proofErr w:type="spellEnd"/>
      <w:r>
        <w:rPr>
          <w:rFonts w:ascii="Arial" w:hAnsi="Arial" w:cs="Arial"/>
          <w:sz w:val="28"/>
          <w:szCs w:val="28"/>
          <w:lang w:val="x-none"/>
        </w:rPr>
        <w:t xml:space="preserve"> </w:t>
      </w:r>
      <w:proofErr w:type="spellStart"/>
      <w:r>
        <w:rPr>
          <w:rFonts w:ascii="Arial" w:hAnsi="Arial" w:cs="Arial"/>
          <w:sz w:val="28"/>
          <w:szCs w:val="28"/>
          <w:lang w:val="x-none"/>
        </w:rPr>
        <w:t>kunoku</w:t>
      </w:r>
      <w:proofErr w:type="spellEnd"/>
      <w:r>
        <w:rPr>
          <w:rFonts w:ascii="Arial" w:hAnsi="Arial" w:cs="Arial"/>
          <w:sz w:val="28"/>
          <w:szCs w:val="28"/>
          <w:lang w:val="x-none"/>
        </w:rPr>
        <w:t xml:space="preserve"> ahh! </w:t>
      </w:r>
      <w:r w:rsidRPr="005D2628">
        <w:rPr>
          <w:rFonts w:ascii="Arial" w:hAnsi="Arial" w:cs="Arial"/>
          <w:sz w:val="18"/>
          <w:szCs w:val="18"/>
          <w:lang w:val="x-none"/>
        </w:rPr>
        <w:t>[</w:t>
      </w:r>
      <w:r>
        <w:rPr>
          <w:rFonts w:ascii="Arial" w:hAnsi="Arial" w:cs="Arial"/>
          <w:sz w:val="18"/>
          <w:szCs w:val="18"/>
          <w:lang w:val="x-none"/>
        </w:rPr>
        <w:t>02:48:34-inaudible</w:t>
      </w:r>
      <w:r w:rsidRPr="005D2628">
        <w:rPr>
          <w:rFonts w:ascii="Arial" w:hAnsi="Arial" w:cs="Arial"/>
          <w:sz w:val="18"/>
          <w:szCs w:val="18"/>
          <w:lang w:val="x-none"/>
        </w:rPr>
        <w:t>]</w:t>
      </w:r>
      <w:r>
        <w:rPr>
          <w:rFonts w:ascii="Arial" w:hAnsi="Arial" w:cs="Arial"/>
          <w:sz w:val="28"/>
          <w:szCs w:val="28"/>
          <w:lang w:val="x-none"/>
        </w:rPr>
        <w:t xml:space="preserve"> Ini </w:t>
      </w:r>
      <w:proofErr w:type="spellStart"/>
      <w:r>
        <w:rPr>
          <w:rFonts w:ascii="Arial" w:hAnsi="Arial" w:cs="Arial"/>
          <w:sz w:val="28"/>
          <w:szCs w:val="28"/>
          <w:lang w:val="x-none"/>
        </w:rPr>
        <w:t>ndaingonzwa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ndakadema</w:t>
      </w:r>
      <w:proofErr w:type="spellEnd"/>
      <w:r>
        <w:rPr>
          <w:rFonts w:ascii="Arial" w:hAnsi="Arial" w:cs="Arial"/>
          <w:sz w:val="28"/>
          <w:szCs w:val="28"/>
          <w:lang w:val="x-none"/>
        </w:rPr>
        <w:t xml:space="preserve"> </w:t>
      </w:r>
      <w:proofErr w:type="spellStart"/>
      <w:r>
        <w:rPr>
          <w:rFonts w:ascii="Arial" w:hAnsi="Arial" w:cs="Arial"/>
          <w:sz w:val="28"/>
          <w:szCs w:val="28"/>
          <w:lang w:val="x-none"/>
        </w:rPr>
        <w:t>ipapo</w:t>
      </w:r>
      <w:proofErr w:type="spellEnd"/>
      <w:r>
        <w:rPr>
          <w:rFonts w:ascii="Arial" w:hAnsi="Arial" w:cs="Arial"/>
          <w:sz w:val="28"/>
          <w:szCs w:val="28"/>
          <w:lang w:val="x-none"/>
        </w:rPr>
        <w:t>.</w:t>
      </w:r>
      <w:r w:rsidRPr="00BB61A2">
        <w:rPr>
          <w:rFonts w:ascii="Arial" w:hAnsi="Arial" w:cs="Arial"/>
          <w:sz w:val="18"/>
          <w:szCs w:val="18"/>
          <w:lang w:val="x-none"/>
        </w:rPr>
        <w:t xml:space="preserve"> </w:t>
      </w:r>
      <w:r>
        <w:rPr>
          <w:rFonts w:ascii="Arial" w:hAnsi="Arial" w:cs="Arial"/>
          <w:sz w:val="18"/>
          <w:szCs w:val="18"/>
          <w:lang w:val="x-none"/>
        </w:rPr>
        <w:t>[</w:t>
      </w:r>
      <w:r w:rsidRPr="005D2628">
        <w:rPr>
          <w:rFonts w:ascii="Arial" w:hAnsi="Arial" w:cs="Arial"/>
          <w:sz w:val="18"/>
          <w:szCs w:val="18"/>
          <w:lang w:val="x-none"/>
        </w:rPr>
        <w:t>Congregatio</w:t>
      </w:r>
      <w:r>
        <w:rPr>
          <w:rFonts w:ascii="Arial" w:hAnsi="Arial" w:cs="Arial"/>
          <w:sz w:val="18"/>
          <w:szCs w:val="18"/>
          <w:lang w:val="x-none"/>
        </w:rPr>
        <w:t>n laughs—ED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Ndomidzimu</w:t>
      </w:r>
      <w:proofErr w:type="spellEnd"/>
      <w:r>
        <w:rPr>
          <w:rFonts w:ascii="Arial" w:hAnsi="Arial" w:cs="Arial"/>
          <w:sz w:val="28"/>
          <w:szCs w:val="28"/>
          <w:lang w:val="x-none"/>
        </w:rPr>
        <w:t xml:space="preserve"> </w:t>
      </w:r>
      <w:proofErr w:type="spellStart"/>
      <w:r>
        <w:rPr>
          <w:rFonts w:ascii="Arial" w:hAnsi="Arial" w:cs="Arial"/>
          <w:sz w:val="28"/>
          <w:szCs w:val="28"/>
          <w:lang w:val="x-none"/>
        </w:rPr>
        <w:t>zvainoita</w:t>
      </w:r>
      <w:proofErr w:type="spellEnd"/>
      <w:r>
        <w:rPr>
          <w:rFonts w:ascii="Arial" w:hAnsi="Arial" w:cs="Arial"/>
          <w:sz w:val="28"/>
          <w:szCs w:val="28"/>
          <w:lang w:val="x-none"/>
        </w:rPr>
        <w:t xml:space="preserve"> </w:t>
      </w:r>
      <w:proofErr w:type="spellStart"/>
      <w:r>
        <w:rPr>
          <w:rFonts w:ascii="Arial" w:hAnsi="Arial" w:cs="Arial"/>
          <w:sz w:val="28"/>
          <w:szCs w:val="28"/>
          <w:lang w:val="x-none"/>
        </w:rPr>
        <w:t>izvozvo</w:t>
      </w:r>
      <w:proofErr w:type="spellEnd"/>
      <w:r>
        <w:rPr>
          <w:rFonts w:ascii="Arial" w:hAnsi="Arial" w:cs="Arial"/>
          <w:sz w:val="28"/>
          <w:szCs w:val="28"/>
          <w:lang w:val="x-none"/>
        </w:rPr>
        <w:t xml:space="preserve">. Eh. </w:t>
      </w:r>
    </w:p>
    <w:p w:rsidR="00E04253" w:rsidP="00E04253" w:rsidRDefault="00E04253" w14:paraId="77354AC7" w14:textId="77777777">
      <w:pPr>
        <w:jc w:val="both"/>
        <w:rPr>
          <w:rFonts w:ascii="Arial" w:hAnsi="Arial" w:cs="Arial"/>
          <w:sz w:val="28"/>
          <w:szCs w:val="28"/>
          <w:lang w:val="x-none"/>
        </w:rPr>
      </w:pPr>
      <w:r>
        <w:rPr>
          <w:rFonts w:ascii="Arial" w:hAnsi="Arial" w:cs="Arial"/>
          <w:sz w:val="28"/>
          <w:szCs w:val="28"/>
          <w:vertAlign w:val="superscript"/>
          <w:lang w:val="x-none"/>
        </w:rPr>
        <w:t xml:space="preserve">447 </w:t>
      </w:r>
      <w:r>
        <w:rPr>
          <w:rFonts w:ascii="Arial" w:hAnsi="Arial" w:cs="Arial"/>
          <w:sz w:val="28"/>
          <w:szCs w:val="28"/>
          <w:lang w:val="x-none"/>
        </w:rPr>
        <w:t xml:space="preserve">But Mwari iye </w:t>
      </w:r>
      <w:proofErr w:type="spellStart"/>
      <w:r>
        <w:rPr>
          <w:rFonts w:ascii="Arial" w:hAnsi="Arial" w:cs="Arial"/>
          <w:sz w:val="28"/>
          <w:szCs w:val="28"/>
          <w:lang w:val="x-none"/>
        </w:rPr>
        <w:t>zvino</w:t>
      </w:r>
      <w:proofErr w:type="spellEnd"/>
      <w:r>
        <w:rPr>
          <w:rFonts w:ascii="Arial" w:hAnsi="Arial" w:cs="Arial"/>
          <w:sz w:val="28"/>
          <w:szCs w:val="28"/>
          <w:lang w:val="x-none"/>
        </w:rPr>
        <w:t xml:space="preserve"> nenyasha </w:t>
      </w:r>
      <w:proofErr w:type="spellStart"/>
      <w:r>
        <w:rPr>
          <w:rFonts w:ascii="Arial" w:hAnsi="Arial" w:cs="Arial"/>
          <w:sz w:val="28"/>
          <w:szCs w:val="28"/>
          <w:lang w:val="x-none"/>
        </w:rPr>
        <w:t>dzake</w:t>
      </w:r>
      <w:proofErr w:type="spellEnd"/>
      <w:r>
        <w:rPr>
          <w:rFonts w:ascii="Arial" w:hAnsi="Arial" w:cs="Arial"/>
          <w:sz w:val="28"/>
          <w:szCs w:val="28"/>
          <w:lang w:val="x-none"/>
        </w:rPr>
        <w:t xml:space="preserve">. </w:t>
      </w:r>
      <w:proofErr w:type="spellStart"/>
      <w:r>
        <w:rPr>
          <w:rFonts w:ascii="Arial" w:hAnsi="Arial" w:cs="Arial"/>
          <w:sz w:val="28"/>
          <w:szCs w:val="28"/>
          <w:lang w:val="x-none"/>
        </w:rPr>
        <w:t>Handi’moona</w:t>
      </w:r>
      <w:proofErr w:type="spellEnd"/>
      <w:r>
        <w:rPr>
          <w:rFonts w:ascii="Arial" w:hAnsi="Arial" w:cs="Arial"/>
          <w:sz w:val="28"/>
          <w:szCs w:val="28"/>
          <w:lang w:val="x-none"/>
        </w:rPr>
        <w:t>? Hanzi, “</w:t>
      </w:r>
      <w:proofErr w:type="spellStart"/>
      <w:r>
        <w:rPr>
          <w:rFonts w:ascii="Arial" w:hAnsi="Arial" w:cs="Arial"/>
          <w:sz w:val="28"/>
          <w:szCs w:val="28"/>
          <w:lang w:val="x-none"/>
        </w:rPr>
        <w:t>Dzidzisai</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venyu</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Aaamen</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Vana </w:t>
      </w:r>
      <w:proofErr w:type="spellStart"/>
      <w:r>
        <w:rPr>
          <w:rFonts w:ascii="Arial" w:hAnsi="Arial" w:cs="Arial"/>
          <w:sz w:val="28"/>
          <w:szCs w:val="28"/>
          <w:lang w:val="x-none"/>
        </w:rPr>
        <w:t>ngavaone</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hwata’a</w:t>
      </w:r>
      <w:proofErr w:type="spellEnd"/>
      <w:r>
        <w:rPr>
          <w:rFonts w:ascii="Arial" w:hAnsi="Arial" w:cs="Arial"/>
          <w:sz w:val="28"/>
          <w:szCs w:val="28"/>
          <w:lang w:val="x-none"/>
        </w:rPr>
        <w:t xml:space="preserve"> </w:t>
      </w:r>
      <w:proofErr w:type="spellStart"/>
      <w:r>
        <w:rPr>
          <w:rFonts w:ascii="Arial" w:hAnsi="Arial" w:cs="Arial"/>
          <w:sz w:val="28"/>
          <w:szCs w:val="28"/>
          <w:lang w:val="x-none"/>
        </w:rPr>
        <w:t>kurarama</w:t>
      </w:r>
      <w:proofErr w:type="spellEnd"/>
      <w:r>
        <w:rPr>
          <w:rFonts w:ascii="Arial" w:hAnsi="Arial" w:cs="Arial"/>
          <w:sz w:val="28"/>
          <w:szCs w:val="28"/>
          <w:lang w:val="x-none"/>
        </w:rPr>
        <w:t xml:space="preserve"> </w:t>
      </w:r>
      <w:proofErr w:type="spellStart"/>
      <w:r>
        <w:rPr>
          <w:rFonts w:ascii="Arial" w:hAnsi="Arial" w:cs="Arial"/>
          <w:sz w:val="28"/>
          <w:szCs w:val="28"/>
          <w:lang w:val="x-none"/>
        </w:rPr>
        <w:t>hwa’a</w:t>
      </w:r>
      <w:proofErr w:type="spellEnd"/>
      <w:r>
        <w:rPr>
          <w:rFonts w:ascii="Arial" w:hAnsi="Arial" w:cs="Arial"/>
          <w:sz w:val="28"/>
          <w:szCs w:val="28"/>
          <w:lang w:val="x-none"/>
        </w:rPr>
        <w:t xml:space="preserve"> </w:t>
      </w:r>
      <w:proofErr w:type="spellStart"/>
      <w:r>
        <w:rPr>
          <w:rFonts w:ascii="Arial" w:hAnsi="Arial" w:cs="Arial"/>
          <w:sz w:val="28"/>
          <w:szCs w:val="28"/>
          <w:lang w:val="x-none"/>
        </w:rPr>
        <w:t>hwenya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hwenyasha</w:t>
      </w:r>
      <w:proofErr w:type="spellEnd"/>
      <w:r>
        <w:rPr>
          <w:rFonts w:ascii="Arial" w:hAnsi="Arial" w:cs="Arial"/>
          <w:sz w:val="18"/>
          <w:szCs w:val="18"/>
          <w:lang w:val="x-none"/>
        </w:rPr>
        <w:t>,</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hwenyasha</w:t>
      </w:r>
      <w:proofErr w:type="spellEnd"/>
      <w:r>
        <w:rPr>
          <w:rFonts w:ascii="Arial" w:hAnsi="Arial" w:cs="Arial"/>
          <w:sz w:val="28"/>
          <w:szCs w:val="28"/>
          <w:lang w:val="x-none"/>
        </w:rPr>
        <w:t>.</w:t>
      </w:r>
    </w:p>
    <w:p w:rsidR="00E04253" w:rsidP="00E04253" w:rsidRDefault="00E04253" w14:paraId="5282BA0A" w14:textId="77777777">
      <w:pPr>
        <w:jc w:val="both"/>
        <w:rPr>
          <w:rFonts w:ascii="Arial" w:hAnsi="Arial" w:cs="Arial"/>
          <w:sz w:val="28"/>
          <w:szCs w:val="28"/>
          <w:lang w:val="x-none"/>
        </w:rPr>
      </w:pPr>
      <w:r>
        <w:rPr>
          <w:rFonts w:ascii="Arial" w:hAnsi="Arial" w:cs="Arial"/>
          <w:sz w:val="28"/>
          <w:szCs w:val="28"/>
          <w:vertAlign w:val="superscript"/>
          <w:lang w:val="x-none"/>
        </w:rPr>
        <w:t xml:space="preserve">448 </w:t>
      </w:r>
      <w:proofErr w:type="spellStart"/>
      <w:r>
        <w:rPr>
          <w:rFonts w:ascii="Arial" w:hAnsi="Arial" w:cs="Arial"/>
          <w:sz w:val="28"/>
          <w:szCs w:val="28"/>
          <w:lang w:val="x-none"/>
        </w:rPr>
        <w:t>Nguva</w:t>
      </w:r>
      <w:proofErr w:type="spellEnd"/>
      <w:r>
        <w:rPr>
          <w:rFonts w:ascii="Arial" w:hAnsi="Arial" w:cs="Arial"/>
          <w:sz w:val="28"/>
          <w:szCs w:val="28"/>
          <w:lang w:val="x-none"/>
        </w:rPr>
        <w:t xml:space="preserve"> </w:t>
      </w:r>
      <w:proofErr w:type="spellStart"/>
      <w:r>
        <w:rPr>
          <w:rFonts w:ascii="Arial" w:hAnsi="Arial" w:cs="Arial"/>
          <w:sz w:val="28"/>
          <w:szCs w:val="28"/>
          <w:lang w:val="x-none"/>
        </w:rPr>
        <w:t>iyoyo</w:t>
      </w:r>
      <w:proofErr w:type="spellEnd"/>
      <w:r>
        <w:rPr>
          <w:rFonts w:ascii="Arial" w:hAnsi="Arial" w:cs="Arial"/>
          <w:sz w:val="28"/>
          <w:szCs w:val="28"/>
          <w:lang w:val="x-none"/>
        </w:rPr>
        <w:t xml:space="preserve">, </w:t>
      </w:r>
      <w:proofErr w:type="spellStart"/>
      <w:r>
        <w:rPr>
          <w:rFonts w:ascii="Arial" w:hAnsi="Arial" w:cs="Arial"/>
          <w:sz w:val="28"/>
          <w:szCs w:val="28"/>
          <w:lang w:val="x-none"/>
        </w:rPr>
        <w:t>tiri</w:t>
      </w:r>
      <w:proofErr w:type="spellEnd"/>
      <w:r>
        <w:rPr>
          <w:rFonts w:ascii="Arial" w:hAnsi="Arial" w:cs="Arial"/>
          <w:sz w:val="28"/>
          <w:szCs w:val="28"/>
          <w:lang w:val="x-none"/>
        </w:rPr>
        <w:t xml:space="preserve"> </w:t>
      </w:r>
      <w:proofErr w:type="spellStart"/>
      <w:r>
        <w:rPr>
          <w:rFonts w:ascii="Arial" w:hAnsi="Arial" w:cs="Arial"/>
          <w:sz w:val="28"/>
          <w:szCs w:val="28"/>
          <w:lang w:val="x-none"/>
        </w:rPr>
        <w:t>kuTsungai</w:t>
      </w:r>
      <w:proofErr w:type="spellEnd"/>
      <w:r>
        <w:rPr>
          <w:rFonts w:ascii="Arial" w:hAnsi="Arial" w:cs="Arial"/>
          <w:sz w:val="28"/>
          <w:szCs w:val="28"/>
          <w:lang w:val="x-none"/>
        </w:rPr>
        <w:t xml:space="preserve"> pa Pri… </w:t>
      </w:r>
      <w:proofErr w:type="spellStart"/>
      <w:r>
        <w:rPr>
          <w:rFonts w:ascii="Arial" w:hAnsi="Arial" w:cs="Arial"/>
          <w:sz w:val="28"/>
          <w:szCs w:val="28"/>
          <w:lang w:val="x-none"/>
        </w:rPr>
        <w:t>Tsungai</w:t>
      </w:r>
      <w:proofErr w:type="spellEnd"/>
      <w:r>
        <w:rPr>
          <w:rFonts w:ascii="Arial" w:hAnsi="Arial" w:cs="Arial"/>
          <w:sz w:val="28"/>
          <w:szCs w:val="28"/>
          <w:lang w:val="x-none"/>
        </w:rPr>
        <w:t xml:space="preserve"> Primary School </w:t>
      </w:r>
      <w:proofErr w:type="spellStart"/>
      <w:r>
        <w:rPr>
          <w:rFonts w:ascii="Arial" w:hAnsi="Arial" w:cs="Arial"/>
          <w:sz w:val="28"/>
          <w:szCs w:val="28"/>
          <w:lang w:val="x-none"/>
        </w:rPr>
        <w:t>apa</w:t>
      </w:r>
      <w:proofErr w:type="spellEnd"/>
      <w:r>
        <w:rPr>
          <w:rFonts w:ascii="Arial" w:hAnsi="Arial" w:cs="Arial"/>
          <w:sz w:val="28"/>
          <w:szCs w:val="28"/>
          <w:lang w:val="x-none"/>
        </w:rPr>
        <w:t xml:space="preserve">, </w:t>
      </w:r>
      <w:proofErr w:type="spellStart"/>
      <w:r>
        <w:rPr>
          <w:rFonts w:ascii="Arial" w:hAnsi="Arial" w:cs="Arial"/>
          <w:sz w:val="28"/>
          <w:szCs w:val="28"/>
          <w:lang w:val="x-none"/>
        </w:rPr>
        <w:t>taive</w:t>
      </w:r>
      <w:proofErr w:type="spellEnd"/>
      <w:r>
        <w:rPr>
          <w:rFonts w:ascii="Arial" w:hAnsi="Arial" w:cs="Arial"/>
          <w:sz w:val="28"/>
          <w:szCs w:val="28"/>
          <w:lang w:val="x-none"/>
        </w:rPr>
        <w:t xml:space="preserve"> </w:t>
      </w:r>
      <w:proofErr w:type="spellStart"/>
      <w:r>
        <w:rPr>
          <w:rFonts w:ascii="Arial" w:hAnsi="Arial" w:cs="Arial"/>
          <w:sz w:val="28"/>
          <w:szCs w:val="28"/>
          <w:lang w:val="x-none"/>
        </w:rPr>
        <w:t>nestaira</w:t>
      </w:r>
      <w:proofErr w:type="spellEnd"/>
      <w:r>
        <w:rPr>
          <w:rFonts w:ascii="Arial" w:hAnsi="Arial" w:cs="Arial"/>
          <w:sz w:val="28"/>
          <w:szCs w:val="28"/>
          <w:lang w:val="x-none"/>
        </w:rPr>
        <w:t xml:space="preserve"> </w:t>
      </w:r>
      <w:proofErr w:type="spellStart"/>
      <w:r>
        <w:rPr>
          <w:rFonts w:ascii="Arial" w:hAnsi="Arial" w:cs="Arial"/>
          <w:sz w:val="28"/>
          <w:szCs w:val="28"/>
          <w:lang w:val="x-none"/>
        </w:rPr>
        <w:t>yekuti</w:t>
      </w:r>
      <w:proofErr w:type="spellEnd"/>
      <w:r>
        <w:rPr>
          <w:rFonts w:ascii="Arial" w:hAnsi="Arial" w:cs="Arial"/>
          <w:sz w:val="28"/>
          <w:szCs w:val="28"/>
          <w:lang w:val="x-none"/>
        </w:rPr>
        <w:t xml:space="preserve"> kana </w:t>
      </w:r>
      <w:proofErr w:type="spellStart"/>
      <w:r>
        <w:rPr>
          <w:rFonts w:ascii="Arial" w:hAnsi="Arial" w:cs="Arial"/>
          <w:sz w:val="28"/>
          <w:szCs w:val="28"/>
          <w:lang w:val="x-none"/>
        </w:rPr>
        <w:t>wakapfeka</w:t>
      </w:r>
      <w:proofErr w:type="spellEnd"/>
      <w:r>
        <w:rPr>
          <w:rFonts w:ascii="Arial" w:hAnsi="Arial" w:cs="Arial"/>
          <w:sz w:val="28"/>
          <w:szCs w:val="28"/>
          <w:lang w:val="x-none"/>
        </w:rPr>
        <w:t xml:space="preserve"> uniform, then </w:t>
      </w:r>
      <w:proofErr w:type="spellStart"/>
      <w:r>
        <w:rPr>
          <w:rFonts w:ascii="Arial" w:hAnsi="Arial" w:cs="Arial"/>
          <w:sz w:val="28"/>
          <w:szCs w:val="28"/>
          <w:lang w:val="x-none"/>
        </w:rPr>
        <w:t>waitora</w:t>
      </w:r>
      <w:proofErr w:type="spellEnd"/>
      <w:r>
        <w:rPr>
          <w:rFonts w:ascii="Arial" w:hAnsi="Arial" w:cs="Arial"/>
          <w:sz w:val="28"/>
          <w:szCs w:val="28"/>
          <w:lang w:val="x-none"/>
        </w:rPr>
        <w:t xml:space="preserve"> trousers </w:t>
      </w:r>
      <w:proofErr w:type="spellStart"/>
      <w:r>
        <w:rPr>
          <w:rFonts w:ascii="Arial" w:hAnsi="Arial" w:cs="Arial"/>
          <w:sz w:val="28"/>
          <w:szCs w:val="28"/>
          <w:lang w:val="x-none"/>
        </w:rPr>
        <w:t>woridai</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Apostle Gumbura demonstrates—ED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Moziva</w:t>
      </w:r>
      <w:proofErr w:type="spellEnd"/>
      <w:r>
        <w:rPr>
          <w:rFonts w:ascii="Arial" w:hAnsi="Arial" w:cs="Arial"/>
          <w:sz w:val="28"/>
          <w:szCs w:val="28"/>
          <w:lang w:val="x-none"/>
        </w:rPr>
        <w:t xml:space="preserve"> </w:t>
      </w:r>
      <w:proofErr w:type="spellStart"/>
      <w:r>
        <w:rPr>
          <w:rFonts w:ascii="Arial" w:hAnsi="Arial" w:cs="Arial"/>
          <w:sz w:val="28"/>
          <w:szCs w:val="28"/>
          <w:lang w:val="x-none"/>
        </w:rPr>
        <w:t>zvaiitwa</w:t>
      </w:r>
      <w:proofErr w:type="spellEnd"/>
      <w:r>
        <w:rPr>
          <w:rFonts w:ascii="Arial" w:hAnsi="Arial" w:cs="Arial"/>
          <w:sz w:val="28"/>
          <w:szCs w:val="28"/>
          <w:lang w:val="x-none"/>
        </w:rPr>
        <w:t xml:space="preserve"> </w:t>
      </w:r>
      <w:proofErr w:type="spellStart"/>
      <w:r>
        <w:rPr>
          <w:rFonts w:ascii="Arial" w:hAnsi="Arial" w:cs="Arial"/>
          <w:sz w:val="28"/>
          <w:szCs w:val="28"/>
          <w:lang w:val="x-none"/>
        </w:rPr>
        <w:t>zviya</w:t>
      </w:r>
      <w:proofErr w:type="spellEnd"/>
      <w:r>
        <w:rPr>
          <w:rFonts w:ascii="Arial" w:hAnsi="Arial" w:cs="Arial"/>
          <w:sz w:val="28"/>
          <w:szCs w:val="28"/>
          <w:lang w:val="x-none"/>
        </w:rPr>
        <w:t xml:space="preserve">? </w:t>
      </w:r>
      <w:proofErr w:type="spellStart"/>
      <w:r>
        <w:rPr>
          <w:rFonts w:ascii="Arial" w:hAnsi="Arial" w:cs="Arial"/>
          <w:sz w:val="28"/>
          <w:szCs w:val="28"/>
          <w:lang w:val="x-none"/>
        </w:rPr>
        <w:t>Kaive</w:t>
      </w:r>
      <w:proofErr w:type="spellEnd"/>
      <w:r>
        <w:rPr>
          <w:rFonts w:ascii="Arial" w:hAnsi="Arial" w:cs="Arial"/>
          <w:sz w:val="28"/>
          <w:szCs w:val="28"/>
          <w:lang w:val="x-none"/>
        </w:rPr>
        <w:t xml:space="preserve"> </w:t>
      </w:r>
      <w:proofErr w:type="spellStart"/>
      <w:r>
        <w:rPr>
          <w:rFonts w:ascii="Arial" w:hAnsi="Arial" w:cs="Arial"/>
          <w:sz w:val="28"/>
          <w:szCs w:val="28"/>
          <w:lang w:val="x-none"/>
        </w:rPr>
        <w:t>kastaira</w:t>
      </w:r>
      <w:proofErr w:type="spellEnd"/>
      <w:r>
        <w:rPr>
          <w:rFonts w:ascii="Arial" w:hAnsi="Arial" w:cs="Arial"/>
          <w:sz w:val="28"/>
          <w:szCs w:val="28"/>
          <w:lang w:val="x-none"/>
        </w:rPr>
        <w:t xml:space="preserve">. Ka trouser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mudenga</w:t>
      </w:r>
      <w:proofErr w:type="spellEnd"/>
      <w:r>
        <w:rPr>
          <w:rFonts w:ascii="Arial" w:hAnsi="Arial" w:cs="Arial"/>
          <w:sz w:val="28"/>
          <w:szCs w:val="28"/>
          <w:lang w:val="x-none"/>
        </w:rPr>
        <w:t xml:space="preserve"> </w:t>
      </w:r>
      <w:proofErr w:type="spellStart"/>
      <w:r>
        <w:rPr>
          <w:rFonts w:ascii="Arial" w:hAnsi="Arial" w:cs="Arial"/>
          <w:sz w:val="28"/>
          <w:szCs w:val="28"/>
          <w:lang w:val="x-none"/>
        </w:rPr>
        <w:t>taa</w:t>
      </w:r>
      <w:proofErr w:type="spellEnd"/>
      <w:r>
        <w:rPr>
          <w:rFonts w:ascii="Arial" w:hAnsi="Arial" w:cs="Arial"/>
          <w:sz w:val="28"/>
          <w:szCs w:val="28"/>
          <w:lang w:val="x-none"/>
        </w:rPr>
        <w:t xml:space="preserve">! </w:t>
      </w:r>
      <w:r>
        <w:rPr>
          <w:rFonts w:ascii="Arial" w:hAnsi="Arial" w:cs="Arial"/>
          <w:sz w:val="18"/>
          <w:szCs w:val="18"/>
          <w:lang w:val="x-none"/>
        </w:rPr>
        <w:t>[</w:t>
      </w:r>
      <w:r w:rsidRPr="005D2628">
        <w:rPr>
          <w:rFonts w:ascii="Arial" w:hAnsi="Arial" w:cs="Arial"/>
          <w:sz w:val="18"/>
          <w:szCs w:val="18"/>
          <w:lang w:val="x-none"/>
        </w:rPr>
        <w:t>Congregatio</w:t>
      </w:r>
      <w:r>
        <w:rPr>
          <w:rFonts w:ascii="Arial" w:hAnsi="Arial" w:cs="Arial"/>
          <w:sz w:val="18"/>
          <w:szCs w:val="18"/>
          <w:lang w:val="x-none"/>
        </w:rPr>
        <w:t>n laughs—ED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Zvino</w:t>
      </w:r>
      <w:proofErr w:type="spellEnd"/>
      <w:r>
        <w:rPr>
          <w:rFonts w:ascii="Arial" w:hAnsi="Arial" w:cs="Arial"/>
          <w:sz w:val="28"/>
          <w:szCs w:val="28"/>
          <w:lang w:val="x-none"/>
        </w:rPr>
        <w:t xml:space="preserve"> </w:t>
      </w:r>
      <w:proofErr w:type="spellStart"/>
      <w:r>
        <w:rPr>
          <w:rFonts w:ascii="Arial" w:hAnsi="Arial" w:cs="Arial"/>
          <w:sz w:val="28"/>
          <w:szCs w:val="28"/>
          <w:lang w:val="x-none"/>
        </w:rPr>
        <w:t>ndanga</w:t>
      </w:r>
      <w:proofErr w:type="spellEnd"/>
      <w:r>
        <w:rPr>
          <w:rFonts w:ascii="Arial" w:hAnsi="Arial" w:cs="Arial"/>
          <w:sz w:val="28"/>
          <w:szCs w:val="28"/>
          <w:lang w:val="x-none"/>
        </w:rPr>
        <w:t xml:space="preserve"> </w:t>
      </w:r>
      <w:proofErr w:type="spellStart"/>
      <w:r>
        <w:rPr>
          <w:rFonts w:ascii="Arial" w:hAnsi="Arial" w:cs="Arial"/>
          <w:sz w:val="28"/>
          <w:szCs w:val="28"/>
          <w:lang w:val="x-none"/>
        </w:rPr>
        <w:t>ndakadaro</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pachikoro</w:t>
      </w:r>
      <w:proofErr w:type="spellEnd"/>
      <w:r>
        <w:rPr>
          <w:rFonts w:ascii="Arial" w:hAnsi="Arial" w:cs="Arial"/>
          <w:sz w:val="28"/>
          <w:szCs w:val="28"/>
          <w:lang w:val="x-none"/>
        </w:rPr>
        <w:t xml:space="preserve"> </w:t>
      </w:r>
      <w:proofErr w:type="spellStart"/>
      <w:r>
        <w:rPr>
          <w:rFonts w:ascii="Arial" w:hAnsi="Arial" w:cs="Arial"/>
          <w:sz w:val="28"/>
          <w:szCs w:val="28"/>
          <w:lang w:val="x-none"/>
        </w:rPr>
        <w:t>kudaiwo</w:t>
      </w:r>
      <w:proofErr w:type="spellEnd"/>
      <w:r>
        <w:rPr>
          <w:rFonts w:ascii="Arial" w:hAnsi="Arial" w:cs="Arial"/>
          <w:sz w:val="28"/>
          <w:szCs w:val="28"/>
          <w:lang w:val="x-none"/>
        </w:rPr>
        <w:t xml:space="preserve">. Ah, </w:t>
      </w:r>
      <w:proofErr w:type="spellStart"/>
      <w:r>
        <w:rPr>
          <w:rFonts w:ascii="Arial" w:hAnsi="Arial" w:cs="Arial"/>
          <w:sz w:val="28"/>
          <w:szCs w:val="28"/>
          <w:lang w:val="x-none"/>
        </w:rPr>
        <w:t>inda</w:t>
      </w:r>
      <w:proofErr w:type="spellEnd"/>
      <w:r>
        <w:rPr>
          <w:rFonts w:ascii="Arial" w:hAnsi="Arial" w:cs="Arial"/>
          <w:sz w:val="28"/>
          <w:szCs w:val="28"/>
          <w:lang w:val="x-none"/>
        </w:rPr>
        <w:t xml:space="preserve"> </w:t>
      </w:r>
      <w:proofErr w:type="spellStart"/>
      <w:r>
        <w:rPr>
          <w:rFonts w:ascii="Arial" w:hAnsi="Arial" w:cs="Arial"/>
          <w:sz w:val="28"/>
          <w:szCs w:val="28"/>
          <w:lang w:val="x-none"/>
        </w:rPr>
        <w:t>ndobva</w:t>
      </w:r>
      <w:proofErr w:type="spellEnd"/>
      <w:r>
        <w:rPr>
          <w:rFonts w:ascii="Arial" w:hAnsi="Arial" w:cs="Arial"/>
          <w:sz w:val="28"/>
          <w:szCs w:val="28"/>
          <w:lang w:val="x-none"/>
        </w:rPr>
        <w:t xml:space="preserve"> </w:t>
      </w:r>
      <w:proofErr w:type="spellStart"/>
      <w:r>
        <w:rPr>
          <w:rFonts w:ascii="Arial" w:hAnsi="Arial" w:cs="Arial"/>
          <w:sz w:val="28"/>
          <w:szCs w:val="28"/>
          <w:lang w:val="x-none"/>
        </w:rPr>
        <w:t>yafamba</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pa </w:t>
      </w:r>
      <w:r w:rsidRPr="005D2628">
        <w:rPr>
          <w:rFonts w:ascii="Arial" w:hAnsi="Arial" w:cs="Arial"/>
          <w:sz w:val="18"/>
          <w:szCs w:val="18"/>
          <w:lang w:val="x-none"/>
        </w:rPr>
        <w:t>[</w:t>
      </w:r>
      <w:r>
        <w:rPr>
          <w:rFonts w:ascii="Arial" w:hAnsi="Arial" w:cs="Arial"/>
          <w:sz w:val="18"/>
          <w:szCs w:val="18"/>
          <w:lang w:val="x-none"/>
        </w:rPr>
        <w:t>02:49:11-inaudible</w:t>
      </w:r>
      <w:r w:rsidRPr="005D2628">
        <w:rPr>
          <w:rFonts w:ascii="Arial" w:hAnsi="Arial" w:cs="Arial"/>
          <w:sz w:val="18"/>
          <w:szCs w:val="18"/>
          <w:lang w:val="x-none"/>
        </w:rPr>
        <w:t>]</w:t>
      </w:r>
      <w:r>
        <w:rPr>
          <w:rFonts w:ascii="Arial" w:hAnsi="Arial" w:cs="Arial"/>
          <w:sz w:val="28"/>
          <w:szCs w:val="28"/>
          <w:lang w:val="x-none"/>
        </w:rPr>
        <w:t xml:space="preserve"> </w:t>
      </w:r>
      <w:r>
        <w:rPr>
          <w:rFonts w:ascii="Arial" w:hAnsi="Arial" w:cs="Arial"/>
          <w:sz w:val="18"/>
          <w:szCs w:val="18"/>
          <w:lang w:val="x-none"/>
        </w:rPr>
        <w:t>[</w:t>
      </w:r>
      <w:r w:rsidRPr="005D2628">
        <w:rPr>
          <w:rFonts w:ascii="Arial" w:hAnsi="Arial" w:cs="Arial"/>
          <w:sz w:val="18"/>
          <w:szCs w:val="18"/>
          <w:lang w:val="x-none"/>
        </w:rPr>
        <w:t>Congregatio</w:t>
      </w:r>
      <w:r>
        <w:rPr>
          <w:rFonts w:ascii="Arial" w:hAnsi="Arial" w:cs="Arial"/>
          <w:sz w:val="18"/>
          <w:szCs w:val="18"/>
          <w:lang w:val="x-none"/>
        </w:rPr>
        <w:t>n laughs—ED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Ndopaunozoona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kune </w:t>
      </w:r>
      <w:proofErr w:type="spellStart"/>
      <w:r>
        <w:rPr>
          <w:rFonts w:ascii="Arial" w:hAnsi="Arial" w:cs="Arial"/>
          <w:sz w:val="28"/>
          <w:szCs w:val="28"/>
          <w:lang w:val="x-none"/>
        </w:rPr>
        <w:t>chinonzi</w:t>
      </w:r>
      <w:proofErr w:type="spellEnd"/>
      <w:r>
        <w:rPr>
          <w:rFonts w:ascii="Arial" w:hAnsi="Arial" w:cs="Arial"/>
          <w:sz w:val="28"/>
          <w:szCs w:val="28"/>
          <w:lang w:val="x-none"/>
        </w:rPr>
        <w:t xml:space="preserve"> </w:t>
      </w:r>
      <w:proofErr w:type="spellStart"/>
      <w:r>
        <w:rPr>
          <w:rFonts w:ascii="Arial" w:hAnsi="Arial" w:cs="Arial"/>
          <w:sz w:val="28"/>
          <w:szCs w:val="28"/>
          <w:lang w:val="x-none"/>
        </w:rPr>
        <w:t>nyasha</w:t>
      </w:r>
      <w:proofErr w:type="spellEnd"/>
      <w:r>
        <w:rPr>
          <w:rFonts w:ascii="Arial" w:hAnsi="Arial" w:cs="Arial"/>
          <w:sz w:val="28"/>
          <w:szCs w:val="28"/>
          <w:lang w:val="x-none"/>
        </w:rPr>
        <w:t xml:space="preserve">. </w:t>
      </w:r>
      <w:r>
        <w:rPr>
          <w:rFonts w:ascii="Arial" w:hAnsi="Arial" w:cs="Arial"/>
          <w:sz w:val="28"/>
          <w:szCs w:val="28"/>
          <w:lang w:val="x-none"/>
        </w:rPr>
        <w:t xml:space="preserve">Ahh! Imi </w:t>
      </w:r>
      <w:proofErr w:type="spellStart"/>
      <w:r>
        <w:rPr>
          <w:rFonts w:ascii="Arial" w:hAnsi="Arial" w:cs="Arial"/>
          <w:sz w:val="28"/>
          <w:szCs w:val="28"/>
          <w:lang w:val="x-none"/>
        </w:rPr>
        <w:t>vanhu</w:t>
      </w:r>
      <w:proofErr w:type="spellEnd"/>
      <w:r>
        <w:rPr>
          <w:rFonts w:ascii="Arial" w:hAnsi="Arial" w:cs="Arial"/>
          <w:sz w:val="28"/>
          <w:szCs w:val="28"/>
          <w:lang w:val="x-none"/>
        </w:rPr>
        <w:t xml:space="preserve"> </w:t>
      </w:r>
      <w:proofErr w:type="spellStart"/>
      <w:r>
        <w:rPr>
          <w:rFonts w:ascii="Arial" w:hAnsi="Arial" w:cs="Arial"/>
          <w:sz w:val="28"/>
          <w:szCs w:val="28"/>
          <w:lang w:val="x-none"/>
        </w:rPr>
        <w:t>hamuna</w:t>
      </w:r>
      <w:proofErr w:type="spellEnd"/>
      <w:r>
        <w:rPr>
          <w:rFonts w:ascii="Arial" w:hAnsi="Arial" w:cs="Arial"/>
          <w:sz w:val="28"/>
          <w:szCs w:val="28"/>
          <w:lang w:val="x-none"/>
        </w:rPr>
        <w:t xml:space="preserve"> </w:t>
      </w:r>
      <w:proofErr w:type="spellStart"/>
      <w:r>
        <w:rPr>
          <w:rFonts w:ascii="Arial" w:hAnsi="Arial" w:cs="Arial"/>
          <w:sz w:val="28"/>
          <w:szCs w:val="28"/>
          <w:lang w:val="x-none"/>
        </w:rPr>
        <w:t>chamakaponeswa</w:t>
      </w:r>
      <w:proofErr w:type="spellEnd"/>
      <w:r>
        <w:rPr>
          <w:rFonts w:ascii="Arial" w:hAnsi="Arial" w:cs="Arial"/>
          <w:sz w:val="28"/>
          <w:szCs w:val="28"/>
          <w:lang w:val="x-none"/>
        </w:rPr>
        <w:t xml:space="preserve"> </w:t>
      </w:r>
      <w:proofErr w:type="spellStart"/>
      <w:r>
        <w:rPr>
          <w:rFonts w:ascii="Arial" w:hAnsi="Arial" w:cs="Arial"/>
          <w:sz w:val="28"/>
          <w:szCs w:val="28"/>
          <w:lang w:val="x-none"/>
        </w:rPr>
        <w:t>kwachiri</w:t>
      </w:r>
      <w:proofErr w:type="spellEnd"/>
      <w:r>
        <w:rPr>
          <w:rFonts w:ascii="Arial" w:hAnsi="Arial" w:cs="Arial"/>
          <w:sz w:val="28"/>
          <w:szCs w:val="28"/>
          <w:lang w:val="x-none"/>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w:t>
      </w:r>
      <w:proofErr w:type="spellStart"/>
      <w:r>
        <w:rPr>
          <w:rFonts w:ascii="Arial" w:hAnsi="Arial" w:cs="Arial"/>
          <w:sz w:val="28"/>
          <w:szCs w:val="28"/>
          <w:lang w:val="x-none"/>
        </w:rPr>
        <w:t>muchibata</w:t>
      </w:r>
      <w:proofErr w:type="spellEnd"/>
      <w:r>
        <w:rPr>
          <w:rFonts w:ascii="Arial" w:hAnsi="Arial" w:cs="Arial"/>
          <w:sz w:val="28"/>
          <w:szCs w:val="28"/>
          <w:lang w:val="x-none"/>
        </w:rPr>
        <w:t xml:space="preserve"> </w:t>
      </w:r>
      <w:proofErr w:type="spellStart"/>
      <w:r>
        <w:rPr>
          <w:rFonts w:ascii="Arial" w:hAnsi="Arial" w:cs="Arial"/>
          <w:sz w:val="28"/>
          <w:szCs w:val="28"/>
          <w:lang w:val="x-none"/>
        </w:rPr>
        <w:t>Jehovha</w:t>
      </w:r>
      <w:proofErr w:type="spellEnd"/>
      <w:r>
        <w:rPr>
          <w:rFonts w:ascii="Arial" w:hAnsi="Arial" w:cs="Arial"/>
          <w:sz w:val="28"/>
          <w:szCs w:val="28"/>
          <w:lang w:val="x-none"/>
        </w:rPr>
        <w:t xml:space="preserve">  </w:t>
      </w:r>
      <w:proofErr w:type="spellStart"/>
      <w:r>
        <w:rPr>
          <w:rFonts w:ascii="Arial" w:hAnsi="Arial" w:cs="Arial"/>
          <w:sz w:val="28"/>
          <w:szCs w:val="28"/>
          <w:lang w:val="x-none"/>
        </w:rPr>
        <w:t>neminwe</w:t>
      </w:r>
      <w:proofErr w:type="spellEnd"/>
      <w:r>
        <w:rPr>
          <w:rFonts w:ascii="Arial" w:hAnsi="Arial" w:cs="Arial"/>
          <w:sz w:val="28"/>
          <w:szCs w:val="28"/>
          <w:lang w:val="x-none"/>
        </w:rPr>
        <w:t xml:space="preserve"> </w:t>
      </w:r>
      <w:proofErr w:type="spellStart"/>
      <w:r>
        <w:rPr>
          <w:rFonts w:ascii="Arial" w:hAnsi="Arial" w:cs="Arial"/>
          <w:sz w:val="28"/>
          <w:szCs w:val="28"/>
          <w:lang w:val="x-none"/>
        </w:rPr>
        <w:t>handitika</w:t>
      </w:r>
      <w:proofErr w:type="spellEnd"/>
      <w:r>
        <w:rPr>
          <w:rFonts w:ascii="Arial" w:hAnsi="Arial" w:cs="Arial"/>
          <w:sz w:val="28"/>
          <w:szCs w:val="28"/>
          <w:lang w:val="x-none"/>
        </w:rPr>
        <w:t xml:space="preserve">? </w:t>
      </w:r>
    </w:p>
    <w:p w:rsidR="00E04253" w:rsidP="00E04253" w:rsidRDefault="00E04253" w14:paraId="7C27F44F" w14:textId="77777777">
      <w:pPr>
        <w:jc w:val="both"/>
        <w:rPr>
          <w:rFonts w:ascii="Arial" w:hAnsi="Arial" w:cs="Arial"/>
          <w:sz w:val="28"/>
          <w:szCs w:val="28"/>
          <w:lang w:val="x-none"/>
        </w:rPr>
      </w:pPr>
      <w:r>
        <w:rPr>
          <w:rFonts w:ascii="Arial" w:hAnsi="Arial" w:cs="Arial"/>
          <w:sz w:val="28"/>
          <w:szCs w:val="28"/>
          <w:vertAlign w:val="superscript"/>
          <w:lang w:val="x-none"/>
        </w:rPr>
        <w:t xml:space="preserve">449 </w:t>
      </w:r>
      <w:r>
        <w:rPr>
          <w:rFonts w:ascii="Arial" w:hAnsi="Arial" w:cs="Arial"/>
          <w:sz w:val="28"/>
          <w:szCs w:val="28"/>
          <w:lang w:val="x-none"/>
        </w:rPr>
        <w:t xml:space="preserve">Kana </w:t>
      </w:r>
      <w:proofErr w:type="spellStart"/>
      <w:r>
        <w:rPr>
          <w:rFonts w:ascii="Arial" w:hAnsi="Arial" w:cs="Arial"/>
          <w:sz w:val="28"/>
          <w:szCs w:val="28"/>
          <w:lang w:val="x-none"/>
        </w:rPr>
        <w:t>mamuziva</w:t>
      </w:r>
      <w:proofErr w:type="spellEnd"/>
      <w:r>
        <w:rPr>
          <w:rFonts w:ascii="Arial" w:hAnsi="Arial" w:cs="Arial"/>
          <w:sz w:val="28"/>
          <w:szCs w:val="28"/>
          <w:lang w:val="x-none"/>
        </w:rPr>
        <w:t xml:space="preserve"> </w:t>
      </w:r>
      <w:proofErr w:type="spellStart"/>
      <w:r>
        <w:rPr>
          <w:rFonts w:ascii="Arial" w:hAnsi="Arial" w:cs="Arial"/>
          <w:sz w:val="28"/>
          <w:szCs w:val="28"/>
          <w:lang w:val="x-none"/>
        </w:rPr>
        <w:t>Jehovha</w:t>
      </w:r>
      <w:proofErr w:type="spellEnd"/>
      <w:r>
        <w:rPr>
          <w:rFonts w:ascii="Arial" w:hAnsi="Arial" w:cs="Arial"/>
          <w:sz w:val="28"/>
          <w:szCs w:val="28"/>
          <w:lang w:val="x-none"/>
        </w:rPr>
        <w:t xml:space="preserve"> </w:t>
      </w:r>
      <w:proofErr w:type="spellStart"/>
      <w:r>
        <w:rPr>
          <w:rFonts w:ascii="Arial" w:hAnsi="Arial" w:cs="Arial"/>
          <w:sz w:val="28"/>
          <w:szCs w:val="28"/>
          <w:lang w:val="x-none"/>
        </w:rPr>
        <w:t>unomuda</w:t>
      </w:r>
      <w:proofErr w:type="spellEnd"/>
      <w:r>
        <w:rPr>
          <w:rFonts w:ascii="Arial" w:hAnsi="Arial" w:cs="Arial"/>
          <w:sz w:val="28"/>
          <w:szCs w:val="28"/>
          <w:lang w:val="x-none"/>
        </w:rPr>
        <w:t xml:space="preserve"> </w:t>
      </w:r>
      <w:proofErr w:type="spellStart"/>
      <w:r>
        <w:rPr>
          <w:rFonts w:ascii="Arial" w:hAnsi="Arial" w:cs="Arial"/>
          <w:sz w:val="28"/>
          <w:szCs w:val="28"/>
          <w:lang w:val="x-none"/>
        </w:rPr>
        <w:t>nemwoyo</w:t>
      </w:r>
      <w:proofErr w:type="spellEnd"/>
      <w:r>
        <w:rPr>
          <w:rFonts w:ascii="Arial" w:hAnsi="Arial" w:cs="Arial"/>
          <w:sz w:val="28"/>
          <w:szCs w:val="28"/>
          <w:lang w:val="x-none"/>
        </w:rPr>
        <w:t xml:space="preserve"> </w:t>
      </w:r>
      <w:proofErr w:type="spellStart"/>
      <w:r>
        <w:rPr>
          <w:rFonts w:ascii="Arial" w:hAnsi="Arial" w:cs="Arial"/>
          <w:sz w:val="28"/>
          <w:szCs w:val="28"/>
          <w:lang w:val="x-none"/>
        </w:rPr>
        <w:t>wese</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Unomunamata</w:t>
      </w:r>
      <w:proofErr w:type="spellEnd"/>
      <w:r>
        <w:rPr>
          <w:rFonts w:ascii="Arial" w:hAnsi="Arial" w:cs="Arial"/>
          <w:sz w:val="28"/>
          <w:szCs w:val="28"/>
          <w:lang w:val="x-none"/>
        </w:rPr>
        <w:t xml:space="preserve">. </w:t>
      </w:r>
      <w:proofErr w:type="spellStart"/>
      <w:r>
        <w:rPr>
          <w:rFonts w:ascii="Arial" w:hAnsi="Arial" w:cs="Arial"/>
          <w:sz w:val="28"/>
          <w:szCs w:val="28"/>
          <w:lang w:val="x-none"/>
        </w:rPr>
        <w:t>Ndopandakaona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haaah</w:t>
      </w:r>
      <w:proofErr w:type="spellEnd"/>
      <w:r>
        <w:rPr>
          <w:rFonts w:ascii="Arial" w:hAnsi="Arial" w:cs="Arial"/>
          <w:sz w:val="28"/>
          <w:szCs w:val="28"/>
          <w:lang w:val="x-none"/>
        </w:rPr>
        <w:t xml:space="preserve">, </w:t>
      </w:r>
      <w:proofErr w:type="spellStart"/>
      <w:r>
        <w:rPr>
          <w:rFonts w:ascii="Arial" w:hAnsi="Arial" w:cs="Arial"/>
          <w:sz w:val="28"/>
          <w:szCs w:val="28"/>
          <w:lang w:val="x-none"/>
        </w:rPr>
        <w:t>ini</w:t>
      </w:r>
      <w:proofErr w:type="spellEnd"/>
      <w:r>
        <w:rPr>
          <w:rFonts w:ascii="Arial" w:hAnsi="Arial" w:cs="Arial"/>
          <w:sz w:val="28"/>
          <w:szCs w:val="28"/>
          <w:lang w:val="x-none"/>
        </w:rPr>
        <w:t xml:space="preserve"> Mwari </w:t>
      </w:r>
      <w:proofErr w:type="spellStart"/>
      <w:r>
        <w:rPr>
          <w:rFonts w:ascii="Arial" w:hAnsi="Arial" w:cs="Arial"/>
          <w:sz w:val="28"/>
          <w:szCs w:val="28"/>
          <w:lang w:val="x-none"/>
        </w:rPr>
        <w:t>vakandiitira</w:t>
      </w:r>
      <w:proofErr w:type="spellEnd"/>
      <w:r>
        <w:rPr>
          <w:rFonts w:ascii="Arial" w:hAnsi="Arial" w:cs="Arial"/>
          <w:sz w:val="28"/>
          <w:szCs w:val="28"/>
          <w:lang w:val="x-none"/>
        </w:rPr>
        <w:t xml:space="preserve"> </w:t>
      </w:r>
      <w:proofErr w:type="spellStart"/>
      <w:r>
        <w:rPr>
          <w:rFonts w:ascii="Arial" w:hAnsi="Arial" w:cs="Arial"/>
          <w:sz w:val="28"/>
          <w:szCs w:val="28"/>
          <w:lang w:val="x-none"/>
        </w:rPr>
        <w:t>nyasha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Mufaro </w:t>
      </w:r>
      <w:proofErr w:type="spellStart"/>
      <w:r>
        <w:rPr>
          <w:rFonts w:ascii="Arial" w:hAnsi="Arial" w:cs="Arial"/>
          <w:sz w:val="28"/>
          <w:szCs w:val="28"/>
          <w:lang w:val="x-none"/>
        </w:rPr>
        <w:t>wandinawo</w:t>
      </w:r>
      <w:proofErr w:type="spellEnd"/>
      <w:r>
        <w:rPr>
          <w:rFonts w:ascii="Arial" w:hAnsi="Arial" w:cs="Arial"/>
          <w:sz w:val="28"/>
          <w:szCs w:val="28"/>
          <w:lang w:val="x-none"/>
        </w:rPr>
        <w:t xml:space="preserve"> </w:t>
      </w:r>
      <w:proofErr w:type="spellStart"/>
      <w:r>
        <w:rPr>
          <w:rFonts w:ascii="Arial" w:hAnsi="Arial" w:cs="Arial"/>
          <w:sz w:val="28"/>
          <w:szCs w:val="28"/>
          <w:lang w:val="x-none"/>
        </w:rPr>
        <w:t>ndewaJeso</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Aaamen</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Unenge</w:t>
      </w:r>
      <w:proofErr w:type="spellEnd"/>
      <w:r>
        <w:rPr>
          <w:rFonts w:ascii="Arial" w:hAnsi="Arial" w:cs="Arial"/>
          <w:sz w:val="28"/>
          <w:szCs w:val="28"/>
          <w:lang w:val="x-none"/>
        </w:rPr>
        <w:t xml:space="preserve"> </w:t>
      </w:r>
      <w:proofErr w:type="spellStart"/>
      <w:r>
        <w:rPr>
          <w:rFonts w:ascii="Arial" w:hAnsi="Arial" w:cs="Arial"/>
          <w:sz w:val="28"/>
          <w:szCs w:val="28"/>
          <w:lang w:val="x-none"/>
        </w:rPr>
        <w:t>uchiona</w:t>
      </w:r>
      <w:proofErr w:type="spellEnd"/>
      <w:r>
        <w:rPr>
          <w:rFonts w:ascii="Arial" w:hAnsi="Arial" w:cs="Arial"/>
          <w:sz w:val="28"/>
          <w:szCs w:val="28"/>
          <w:lang w:val="x-none"/>
        </w:rPr>
        <w:t xml:space="preserve"> </w:t>
      </w:r>
      <w:proofErr w:type="spellStart"/>
      <w:r>
        <w:rPr>
          <w:rFonts w:ascii="Arial" w:hAnsi="Arial" w:cs="Arial"/>
          <w:sz w:val="28"/>
          <w:szCs w:val="28"/>
          <w:lang w:val="x-none"/>
        </w:rPr>
        <w:t>dza’a</w:t>
      </w:r>
      <w:proofErr w:type="spellEnd"/>
      <w:r>
        <w:rPr>
          <w:rFonts w:ascii="Arial" w:hAnsi="Arial" w:cs="Arial"/>
          <w:sz w:val="28"/>
          <w:szCs w:val="28"/>
          <w:lang w:val="x-none"/>
        </w:rPr>
        <w:t xml:space="preserve"> </w:t>
      </w:r>
      <w:proofErr w:type="spellStart"/>
      <w:r>
        <w:rPr>
          <w:rFonts w:ascii="Arial" w:hAnsi="Arial" w:cs="Arial"/>
          <w:sz w:val="28"/>
          <w:szCs w:val="28"/>
          <w:lang w:val="x-none"/>
        </w:rPr>
        <w:t>nyasha</w:t>
      </w:r>
      <w:proofErr w:type="spellEnd"/>
      <w:r>
        <w:rPr>
          <w:rFonts w:ascii="Arial" w:hAnsi="Arial" w:cs="Arial"/>
          <w:sz w:val="28"/>
          <w:szCs w:val="28"/>
          <w:lang w:val="x-none"/>
        </w:rPr>
        <w:t xml:space="preserve"> </w:t>
      </w:r>
      <w:proofErr w:type="spellStart"/>
      <w:r>
        <w:rPr>
          <w:rFonts w:ascii="Arial" w:hAnsi="Arial" w:cs="Arial"/>
          <w:sz w:val="28"/>
          <w:szCs w:val="28"/>
          <w:lang w:val="x-none"/>
        </w:rPr>
        <w:t>dzaMwari</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idzi</w:t>
      </w:r>
      <w:proofErr w:type="spellEnd"/>
      <w:r>
        <w:rPr>
          <w:rFonts w:ascii="Arial" w:hAnsi="Arial" w:cs="Arial"/>
          <w:sz w:val="28"/>
          <w:szCs w:val="28"/>
          <w:lang w:val="x-none"/>
        </w:rPr>
        <w:t xml:space="preserve">. </w:t>
      </w:r>
      <w:proofErr w:type="spellStart"/>
      <w:r>
        <w:rPr>
          <w:rFonts w:ascii="Arial" w:hAnsi="Arial" w:cs="Arial"/>
          <w:sz w:val="28"/>
          <w:szCs w:val="28"/>
          <w:lang w:val="x-none"/>
        </w:rPr>
        <w:t>Ndohupenyu</w:t>
      </w:r>
      <w:proofErr w:type="spellEnd"/>
      <w:r>
        <w:rPr>
          <w:rFonts w:ascii="Arial" w:hAnsi="Arial" w:cs="Arial"/>
          <w:sz w:val="28"/>
          <w:szCs w:val="28"/>
          <w:lang w:val="x-none"/>
        </w:rPr>
        <w:t xml:space="preserve"> </w:t>
      </w:r>
      <w:proofErr w:type="spellStart"/>
      <w:r>
        <w:rPr>
          <w:rFonts w:ascii="Arial" w:hAnsi="Arial" w:cs="Arial"/>
          <w:sz w:val="28"/>
          <w:szCs w:val="28"/>
          <w:lang w:val="x-none"/>
        </w:rPr>
        <w:t>hwatakazopa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vedu</w:t>
      </w:r>
      <w:proofErr w:type="spellEnd"/>
      <w:r>
        <w:rPr>
          <w:rFonts w:ascii="Arial" w:hAnsi="Arial" w:cs="Arial"/>
          <w:sz w:val="28"/>
          <w:szCs w:val="28"/>
          <w:lang w:val="x-none"/>
        </w:rPr>
        <w:t xml:space="preserve">. </w:t>
      </w:r>
      <w:proofErr w:type="spellStart"/>
      <w:r>
        <w:rPr>
          <w:rFonts w:ascii="Arial" w:hAnsi="Arial" w:cs="Arial"/>
          <w:sz w:val="28"/>
          <w:szCs w:val="28"/>
          <w:lang w:val="x-none"/>
        </w:rPr>
        <w:t>Handina</w:t>
      </w:r>
      <w:proofErr w:type="spellEnd"/>
      <w:r>
        <w:rPr>
          <w:rFonts w:ascii="Arial" w:hAnsi="Arial" w:cs="Arial"/>
          <w:sz w:val="28"/>
          <w:szCs w:val="28"/>
          <w:lang w:val="x-none"/>
        </w:rPr>
        <w:t xml:space="preserve"> </w:t>
      </w:r>
      <w:proofErr w:type="spellStart"/>
      <w:r>
        <w:rPr>
          <w:rFonts w:ascii="Arial" w:hAnsi="Arial" w:cs="Arial"/>
          <w:sz w:val="28"/>
          <w:szCs w:val="28"/>
          <w:lang w:val="x-none"/>
        </w:rPr>
        <w:t>kuzoda</w:t>
      </w:r>
      <w:proofErr w:type="spellEnd"/>
      <w:r>
        <w:rPr>
          <w:rFonts w:ascii="Arial" w:hAnsi="Arial" w:cs="Arial"/>
          <w:sz w:val="28"/>
          <w:szCs w:val="28"/>
          <w:lang w:val="x-none"/>
        </w:rPr>
        <w:t xml:space="preserve"> </w:t>
      </w:r>
      <w:proofErr w:type="spellStart"/>
      <w:r>
        <w:rPr>
          <w:rFonts w:ascii="Arial" w:hAnsi="Arial" w:cs="Arial"/>
          <w:sz w:val="28"/>
          <w:szCs w:val="28"/>
          <w:lang w:val="x-none"/>
        </w:rPr>
        <w:t>kuona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vangu</w:t>
      </w:r>
      <w:proofErr w:type="spellEnd"/>
      <w:r>
        <w:rPr>
          <w:rFonts w:ascii="Arial" w:hAnsi="Arial" w:cs="Arial"/>
          <w:sz w:val="28"/>
          <w:szCs w:val="28"/>
          <w:lang w:val="x-none"/>
        </w:rPr>
        <w:t xml:space="preserve"> </w:t>
      </w:r>
      <w:proofErr w:type="spellStart"/>
      <w:r>
        <w:rPr>
          <w:rFonts w:ascii="Arial" w:hAnsi="Arial" w:cs="Arial"/>
          <w:sz w:val="28"/>
          <w:szCs w:val="28"/>
          <w:lang w:val="x-none"/>
        </w:rPr>
        <w:t>vachitambura</w:t>
      </w:r>
      <w:proofErr w:type="spellEnd"/>
      <w:r>
        <w:rPr>
          <w:rFonts w:ascii="Arial" w:hAnsi="Arial" w:cs="Arial"/>
          <w:sz w:val="28"/>
          <w:szCs w:val="28"/>
          <w:lang w:val="x-none"/>
        </w:rPr>
        <w:t xml:space="preserve"> </w:t>
      </w:r>
      <w:proofErr w:type="spellStart"/>
      <w:r>
        <w:rPr>
          <w:rFonts w:ascii="Arial" w:hAnsi="Arial" w:cs="Arial"/>
          <w:sz w:val="28"/>
          <w:szCs w:val="28"/>
          <w:lang w:val="x-none"/>
        </w:rPr>
        <w:t>futi</w:t>
      </w:r>
      <w:proofErr w:type="spellEnd"/>
      <w:r>
        <w:rPr>
          <w:rFonts w:ascii="Arial" w:hAnsi="Arial" w:cs="Arial"/>
          <w:sz w:val="28"/>
          <w:szCs w:val="28"/>
          <w:lang w:val="x-none"/>
        </w:rPr>
        <w:t xml:space="preserve">. </w:t>
      </w:r>
    </w:p>
    <w:p w:rsidR="00E04253" w:rsidP="00E04253" w:rsidRDefault="00E04253" w14:paraId="23D4835F" w14:textId="77777777">
      <w:pPr>
        <w:jc w:val="both"/>
        <w:rPr>
          <w:rFonts w:ascii="Arial" w:hAnsi="Arial" w:cs="Arial"/>
          <w:sz w:val="28"/>
          <w:szCs w:val="28"/>
          <w:lang w:val="x-none"/>
        </w:rPr>
      </w:pPr>
      <w:r>
        <w:rPr>
          <w:rFonts w:ascii="Arial" w:hAnsi="Arial" w:cs="Arial"/>
          <w:sz w:val="28"/>
          <w:szCs w:val="28"/>
          <w:vertAlign w:val="superscript"/>
          <w:lang w:val="x-none"/>
        </w:rPr>
        <w:t xml:space="preserve">450 </w:t>
      </w:r>
      <w:proofErr w:type="spellStart"/>
      <w:r>
        <w:rPr>
          <w:rFonts w:ascii="Arial" w:hAnsi="Arial" w:cs="Arial"/>
          <w:sz w:val="28"/>
          <w:szCs w:val="28"/>
          <w:lang w:val="x-none"/>
        </w:rPr>
        <w:t>Ndakati</w:t>
      </w:r>
      <w:proofErr w:type="spellEnd"/>
      <w:r>
        <w:rPr>
          <w:rFonts w:ascii="Arial" w:hAnsi="Arial" w:cs="Arial"/>
          <w:sz w:val="28"/>
          <w:szCs w:val="28"/>
          <w:lang w:val="x-none"/>
        </w:rPr>
        <w:t>, “</w:t>
      </w:r>
      <w:proofErr w:type="spellStart"/>
      <w:r>
        <w:rPr>
          <w:rFonts w:ascii="Arial" w:hAnsi="Arial" w:cs="Arial"/>
          <w:sz w:val="28"/>
          <w:szCs w:val="28"/>
          <w:lang w:val="x-none"/>
        </w:rPr>
        <w:t>Aihwa</w:t>
      </w:r>
      <w:proofErr w:type="spellEnd"/>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vangu</w:t>
      </w:r>
      <w:proofErr w:type="spellEnd"/>
      <w:r>
        <w:rPr>
          <w:rFonts w:ascii="Arial" w:hAnsi="Arial" w:cs="Arial"/>
          <w:sz w:val="28"/>
          <w:szCs w:val="28"/>
          <w:lang w:val="x-none"/>
        </w:rPr>
        <w:t xml:space="preserve"> </w:t>
      </w:r>
      <w:proofErr w:type="spellStart"/>
      <w:r>
        <w:rPr>
          <w:rFonts w:ascii="Arial" w:hAnsi="Arial" w:cs="Arial"/>
          <w:sz w:val="28"/>
          <w:szCs w:val="28"/>
          <w:lang w:val="x-none"/>
        </w:rPr>
        <w:t>vakure</w:t>
      </w:r>
      <w:proofErr w:type="spellEnd"/>
      <w:r>
        <w:rPr>
          <w:rFonts w:ascii="Arial" w:hAnsi="Arial" w:cs="Arial"/>
          <w:sz w:val="28"/>
          <w:szCs w:val="28"/>
          <w:lang w:val="x-none"/>
        </w:rPr>
        <w:t xml:space="preserve"> </w:t>
      </w:r>
      <w:proofErr w:type="spellStart"/>
      <w:r>
        <w:rPr>
          <w:rFonts w:ascii="Arial" w:hAnsi="Arial" w:cs="Arial"/>
          <w:sz w:val="28"/>
          <w:szCs w:val="28"/>
          <w:lang w:val="x-none"/>
        </w:rPr>
        <w:t>vaine</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zvo</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zvose</w:t>
      </w:r>
      <w:proofErr w:type="spellEnd"/>
      <w:r>
        <w:rPr>
          <w:rFonts w:ascii="Arial" w:hAnsi="Arial" w:cs="Arial"/>
          <w:sz w:val="18"/>
          <w:szCs w:val="18"/>
          <w:lang w:val="x-none"/>
        </w:rPr>
        <w:t>,</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zvose</w:t>
      </w:r>
      <w:proofErr w:type="spellEnd"/>
      <w:r>
        <w:rPr>
          <w:rFonts w:ascii="Arial" w:hAnsi="Arial" w:cs="Arial"/>
          <w:sz w:val="28"/>
          <w:szCs w:val="28"/>
          <w:lang w:val="x-none"/>
        </w:rPr>
        <w:t xml:space="preserve">.” Because I knew how I grew up. </w:t>
      </w:r>
      <w:proofErr w:type="spellStart"/>
      <w:r>
        <w:rPr>
          <w:rFonts w:ascii="Arial" w:hAnsi="Arial" w:cs="Arial"/>
          <w:sz w:val="28"/>
          <w:szCs w:val="28"/>
          <w:lang w:val="x-none"/>
        </w:rPr>
        <w:t>Taisekwa</w:t>
      </w:r>
      <w:proofErr w:type="spellEnd"/>
      <w:r>
        <w:rPr>
          <w:rFonts w:ascii="Arial" w:hAnsi="Arial" w:cs="Arial"/>
          <w:sz w:val="28"/>
          <w:szCs w:val="28"/>
          <w:lang w:val="x-none"/>
        </w:rPr>
        <w:t xml:space="preserve"> </w:t>
      </w:r>
      <w:proofErr w:type="spellStart"/>
      <w:r>
        <w:rPr>
          <w:rFonts w:ascii="Arial" w:hAnsi="Arial" w:cs="Arial"/>
          <w:sz w:val="28"/>
          <w:szCs w:val="28"/>
          <w:lang w:val="x-none"/>
        </w:rPr>
        <w:t>kuchikoro</w:t>
      </w:r>
      <w:proofErr w:type="spellEnd"/>
      <w:r>
        <w:rPr>
          <w:rFonts w:ascii="Arial" w:hAnsi="Arial" w:cs="Arial"/>
          <w:sz w:val="28"/>
          <w:szCs w:val="28"/>
          <w:lang w:val="x-none"/>
        </w:rPr>
        <w:t xml:space="preserve">. </w:t>
      </w:r>
      <w:r w:rsidRPr="00597FDE">
        <w:rPr>
          <w:rFonts w:ascii="Arial" w:hAnsi="Arial" w:cs="Arial"/>
          <w:sz w:val="18"/>
          <w:szCs w:val="18"/>
          <w:lang w:val="x-none"/>
        </w:rPr>
        <w:t>[Apostle Gumbura claps hands once—ED]</w:t>
      </w:r>
      <w:r>
        <w:rPr>
          <w:rFonts w:ascii="Arial" w:hAnsi="Arial" w:cs="Arial"/>
          <w:sz w:val="18"/>
          <w:szCs w:val="18"/>
          <w:lang w:val="x-none"/>
        </w:rPr>
        <w:t xml:space="preserve"> </w:t>
      </w:r>
      <w:proofErr w:type="spellStart"/>
      <w:r>
        <w:rPr>
          <w:rFonts w:ascii="Arial" w:hAnsi="Arial" w:cs="Arial"/>
          <w:sz w:val="28"/>
          <w:szCs w:val="28"/>
          <w:lang w:val="x-none"/>
        </w:rPr>
        <w:t>Tainyara</w:t>
      </w:r>
      <w:proofErr w:type="spellEnd"/>
      <w:r>
        <w:rPr>
          <w:rFonts w:ascii="Arial" w:hAnsi="Arial" w:cs="Arial"/>
          <w:sz w:val="28"/>
          <w:szCs w:val="28"/>
          <w:lang w:val="x-none"/>
        </w:rPr>
        <w:t xml:space="preserve"> </w:t>
      </w:r>
      <w:proofErr w:type="spellStart"/>
      <w:r>
        <w:rPr>
          <w:rFonts w:ascii="Arial" w:hAnsi="Arial" w:cs="Arial"/>
          <w:sz w:val="28"/>
          <w:szCs w:val="28"/>
          <w:lang w:val="x-none"/>
        </w:rPr>
        <w:t>kuunza</w:t>
      </w:r>
      <w:proofErr w:type="spellEnd"/>
      <w:r>
        <w:rPr>
          <w:rFonts w:ascii="Arial" w:hAnsi="Arial" w:cs="Arial"/>
          <w:sz w:val="28"/>
          <w:szCs w:val="28"/>
          <w:lang w:val="x-none"/>
        </w:rPr>
        <w:t xml:space="preserve"> ma friends </w:t>
      </w:r>
      <w:proofErr w:type="spellStart"/>
      <w:r>
        <w:rPr>
          <w:rFonts w:ascii="Arial" w:hAnsi="Arial" w:cs="Arial"/>
          <w:sz w:val="28"/>
          <w:szCs w:val="28"/>
          <w:lang w:val="x-none"/>
        </w:rPr>
        <w:t>kumba</w:t>
      </w:r>
      <w:proofErr w:type="spellEnd"/>
      <w:r>
        <w:rPr>
          <w:rFonts w:ascii="Arial" w:hAnsi="Arial" w:cs="Arial"/>
          <w:sz w:val="28"/>
          <w:szCs w:val="28"/>
          <w:lang w:val="x-none"/>
        </w:rPr>
        <w:t xml:space="preserve">. </w:t>
      </w:r>
      <w:r w:rsidRPr="00597FDE">
        <w:rPr>
          <w:rFonts w:ascii="Arial" w:hAnsi="Arial" w:cs="Arial"/>
          <w:sz w:val="18"/>
          <w:szCs w:val="18"/>
          <w:lang w:val="x-none"/>
        </w:rPr>
        <w:t>[Apostle Gumbura claps hands once—ED]</w:t>
      </w:r>
      <w:r>
        <w:rPr>
          <w:rFonts w:ascii="Arial" w:hAnsi="Arial" w:cs="Arial"/>
          <w:sz w:val="18"/>
          <w:szCs w:val="18"/>
          <w:lang w:val="x-none"/>
        </w:rPr>
        <w:t xml:space="preserve"> </w:t>
      </w:r>
      <w:r>
        <w:rPr>
          <w:rFonts w:ascii="Arial" w:hAnsi="Arial" w:cs="Arial"/>
          <w:sz w:val="28"/>
          <w:szCs w:val="28"/>
          <w:lang w:val="x-none"/>
        </w:rPr>
        <w:t xml:space="preserve">We lived a hard life. Apa </w:t>
      </w:r>
      <w:proofErr w:type="spellStart"/>
      <w:r>
        <w:rPr>
          <w:rFonts w:ascii="Arial" w:hAnsi="Arial" w:cs="Arial"/>
          <w:sz w:val="28"/>
          <w:szCs w:val="28"/>
          <w:lang w:val="x-none"/>
        </w:rPr>
        <w:t>mudzimu</w:t>
      </w:r>
      <w:proofErr w:type="spellEnd"/>
      <w:r>
        <w:rPr>
          <w:rFonts w:ascii="Arial" w:hAnsi="Arial" w:cs="Arial"/>
          <w:sz w:val="28"/>
          <w:szCs w:val="28"/>
          <w:lang w:val="x-none"/>
        </w:rPr>
        <w:t xml:space="preserve"> </w:t>
      </w:r>
      <w:proofErr w:type="spellStart"/>
      <w:r>
        <w:rPr>
          <w:rFonts w:ascii="Arial" w:hAnsi="Arial" w:cs="Arial"/>
          <w:sz w:val="28"/>
          <w:szCs w:val="28"/>
          <w:lang w:val="x-none"/>
        </w:rPr>
        <w:t>taidii</w:t>
      </w:r>
      <w:proofErr w:type="spellEnd"/>
      <w:r>
        <w:rPr>
          <w:rFonts w:ascii="Arial" w:hAnsi="Arial" w:cs="Arial"/>
          <w:sz w:val="28"/>
          <w:szCs w:val="28"/>
          <w:lang w:val="x-none"/>
        </w:rPr>
        <w:t xml:space="preserve">…? </w:t>
      </w:r>
      <w:proofErr w:type="spellStart"/>
      <w:r>
        <w:rPr>
          <w:rFonts w:ascii="Arial" w:hAnsi="Arial" w:cs="Arial"/>
          <w:sz w:val="28"/>
          <w:szCs w:val="28"/>
          <w:lang w:val="x-none"/>
        </w:rPr>
        <w:t>Toenda</w:t>
      </w:r>
      <w:proofErr w:type="spellEnd"/>
      <w:r>
        <w:rPr>
          <w:rFonts w:ascii="Arial" w:hAnsi="Arial" w:cs="Arial"/>
          <w:sz w:val="28"/>
          <w:szCs w:val="28"/>
          <w:lang w:val="x-none"/>
        </w:rPr>
        <w:t xml:space="preserve"> </w:t>
      </w:r>
      <w:proofErr w:type="spellStart"/>
      <w:r>
        <w:rPr>
          <w:rFonts w:ascii="Arial" w:hAnsi="Arial" w:cs="Arial"/>
          <w:sz w:val="28"/>
          <w:szCs w:val="28"/>
          <w:lang w:val="x-none"/>
        </w:rPr>
        <w:t>kumusha</w:t>
      </w:r>
      <w:proofErr w:type="spellEnd"/>
      <w:r>
        <w:rPr>
          <w:rFonts w:ascii="Arial" w:hAnsi="Arial" w:cs="Arial"/>
          <w:sz w:val="28"/>
          <w:szCs w:val="28"/>
          <w:lang w:val="x-none"/>
        </w:rPr>
        <w:t xml:space="preserve"> </w:t>
      </w:r>
      <w:proofErr w:type="spellStart"/>
      <w:r>
        <w:rPr>
          <w:rFonts w:ascii="Arial" w:hAnsi="Arial" w:cs="Arial"/>
          <w:sz w:val="28"/>
          <w:szCs w:val="28"/>
          <w:lang w:val="x-none"/>
        </w:rPr>
        <w:t>midzimu</w:t>
      </w:r>
      <w:proofErr w:type="spellEnd"/>
      <w:r>
        <w:rPr>
          <w:rFonts w:ascii="Arial" w:hAnsi="Arial" w:cs="Arial"/>
          <w:sz w:val="28"/>
          <w:szCs w:val="28"/>
          <w:lang w:val="x-none"/>
        </w:rPr>
        <w:t xml:space="preserve"> </w:t>
      </w:r>
      <w:proofErr w:type="spellStart"/>
      <w:r>
        <w:rPr>
          <w:rFonts w:ascii="Arial" w:hAnsi="Arial" w:cs="Arial"/>
          <w:sz w:val="28"/>
          <w:szCs w:val="28"/>
          <w:lang w:val="x-none"/>
        </w:rPr>
        <w:t>wobuda</w:t>
      </w:r>
      <w:proofErr w:type="spellEnd"/>
      <w:r>
        <w:rPr>
          <w:rFonts w:ascii="Arial" w:hAnsi="Arial" w:cs="Arial"/>
          <w:sz w:val="28"/>
          <w:szCs w:val="28"/>
          <w:lang w:val="x-none"/>
        </w:rPr>
        <w:t xml:space="preserve"> </w:t>
      </w:r>
      <w:proofErr w:type="spellStart"/>
      <w:r>
        <w:rPr>
          <w:rFonts w:ascii="Arial" w:hAnsi="Arial" w:cs="Arial"/>
          <w:sz w:val="28"/>
          <w:szCs w:val="28"/>
          <w:lang w:val="x-none"/>
        </w:rPr>
        <w:t>togezeswa</w:t>
      </w:r>
      <w:proofErr w:type="spellEnd"/>
      <w:r>
        <w:rPr>
          <w:rFonts w:ascii="Arial" w:hAnsi="Arial" w:cs="Arial"/>
          <w:sz w:val="28"/>
          <w:szCs w:val="28"/>
          <w:lang w:val="x-none"/>
        </w:rPr>
        <w:t xml:space="preserve"> </w:t>
      </w:r>
      <w:proofErr w:type="spellStart"/>
      <w:r>
        <w:rPr>
          <w:rFonts w:ascii="Arial" w:hAnsi="Arial" w:cs="Arial"/>
          <w:sz w:val="28"/>
          <w:szCs w:val="28"/>
          <w:lang w:val="x-none"/>
        </w:rPr>
        <w:t>nemidzimu</w:t>
      </w:r>
      <w:proofErr w:type="spellEnd"/>
      <w:r>
        <w:rPr>
          <w:rFonts w:ascii="Arial" w:hAnsi="Arial" w:cs="Arial"/>
          <w:sz w:val="28"/>
          <w:szCs w:val="28"/>
          <w:lang w:val="x-none"/>
        </w:rPr>
        <w:t xml:space="preserve">. Bha! Bha! </w:t>
      </w:r>
      <w:proofErr w:type="spellStart"/>
      <w:r>
        <w:rPr>
          <w:rFonts w:ascii="Arial" w:hAnsi="Arial" w:cs="Arial"/>
          <w:sz w:val="28"/>
          <w:szCs w:val="28"/>
          <w:lang w:val="x-none"/>
        </w:rPr>
        <w:t>Tichisvipirwa</w:t>
      </w:r>
      <w:proofErr w:type="spellEnd"/>
      <w:r>
        <w:rPr>
          <w:rFonts w:ascii="Arial" w:hAnsi="Arial" w:cs="Arial"/>
          <w:sz w:val="28"/>
          <w:szCs w:val="28"/>
          <w:lang w:val="x-none"/>
        </w:rPr>
        <w:t xml:space="preserve"> </w:t>
      </w:r>
      <w:proofErr w:type="spellStart"/>
      <w:r>
        <w:rPr>
          <w:rFonts w:ascii="Arial" w:hAnsi="Arial" w:cs="Arial"/>
          <w:sz w:val="28"/>
          <w:szCs w:val="28"/>
          <w:lang w:val="x-none"/>
        </w:rPr>
        <w:t>mvura</w:t>
      </w:r>
      <w:proofErr w:type="spellEnd"/>
      <w:r>
        <w:rPr>
          <w:rFonts w:ascii="Arial" w:hAnsi="Arial" w:cs="Arial"/>
          <w:sz w:val="28"/>
          <w:szCs w:val="28"/>
          <w:lang w:val="x-none"/>
        </w:rPr>
        <w:t xml:space="preserve">. </w:t>
      </w:r>
      <w:proofErr w:type="spellStart"/>
      <w:r>
        <w:rPr>
          <w:rFonts w:ascii="Arial" w:hAnsi="Arial" w:cs="Arial"/>
          <w:sz w:val="28"/>
          <w:szCs w:val="28"/>
          <w:lang w:val="x-none"/>
        </w:rPr>
        <w:t>Topuhwa</w:t>
      </w:r>
      <w:proofErr w:type="spellEnd"/>
      <w:r>
        <w:rPr>
          <w:rFonts w:ascii="Arial" w:hAnsi="Arial" w:cs="Arial"/>
          <w:sz w:val="28"/>
          <w:szCs w:val="28"/>
          <w:lang w:val="x-none"/>
        </w:rPr>
        <w:t xml:space="preserve"> ma five cents </w:t>
      </w:r>
      <w:proofErr w:type="spellStart"/>
      <w:r>
        <w:rPr>
          <w:rFonts w:ascii="Arial" w:hAnsi="Arial" w:cs="Arial"/>
          <w:sz w:val="28"/>
          <w:szCs w:val="28"/>
          <w:lang w:val="x-none"/>
        </w:rPr>
        <w:t>ekuisa</w:t>
      </w:r>
      <w:proofErr w:type="spellEnd"/>
      <w:r>
        <w:rPr>
          <w:rFonts w:ascii="Arial" w:hAnsi="Arial" w:cs="Arial"/>
          <w:sz w:val="28"/>
          <w:szCs w:val="28"/>
          <w:lang w:val="x-none"/>
        </w:rPr>
        <w:t xml:space="preserve"> </w:t>
      </w:r>
      <w:proofErr w:type="spellStart"/>
      <w:r>
        <w:rPr>
          <w:rFonts w:ascii="Arial" w:hAnsi="Arial" w:cs="Arial"/>
          <w:sz w:val="28"/>
          <w:szCs w:val="28"/>
          <w:lang w:val="x-none"/>
        </w:rPr>
        <w:t>muho</w:t>
      </w:r>
      <w:proofErr w:type="spellEnd"/>
      <w:r>
        <w:rPr>
          <w:rFonts w:ascii="Arial" w:hAnsi="Arial" w:cs="Arial"/>
          <w:sz w:val="28"/>
          <w:szCs w:val="28"/>
          <w:lang w:val="x-none"/>
        </w:rPr>
        <w:t xml:space="preserve">… </w:t>
      </w:r>
      <w:proofErr w:type="spellStart"/>
      <w:r>
        <w:rPr>
          <w:rFonts w:ascii="Arial" w:hAnsi="Arial" w:cs="Arial"/>
          <w:sz w:val="28"/>
          <w:szCs w:val="28"/>
          <w:lang w:val="x-none"/>
        </w:rPr>
        <w:t>muhomwe</w:t>
      </w:r>
      <w:proofErr w:type="spellEnd"/>
      <w:r>
        <w:rPr>
          <w:rFonts w:ascii="Arial" w:hAnsi="Arial" w:cs="Arial"/>
          <w:sz w:val="28"/>
          <w:szCs w:val="28"/>
          <w:lang w:val="x-none"/>
        </w:rPr>
        <w:t xml:space="preserve"> ye good raki but </w:t>
      </w:r>
      <w:proofErr w:type="spellStart"/>
      <w:r>
        <w:rPr>
          <w:rFonts w:ascii="Arial" w:hAnsi="Arial" w:cs="Arial"/>
          <w:sz w:val="28"/>
          <w:szCs w:val="28"/>
          <w:lang w:val="x-none"/>
        </w:rPr>
        <w:t>kurohwa</w:t>
      </w:r>
      <w:proofErr w:type="spellEnd"/>
      <w:r>
        <w:rPr>
          <w:rFonts w:ascii="Arial" w:hAnsi="Arial" w:cs="Arial"/>
          <w:sz w:val="28"/>
          <w:szCs w:val="28"/>
          <w:lang w:val="x-none"/>
        </w:rPr>
        <w:t xml:space="preserve"> </w:t>
      </w:r>
      <w:proofErr w:type="spellStart"/>
      <w:r>
        <w:rPr>
          <w:rFonts w:ascii="Arial" w:hAnsi="Arial" w:cs="Arial"/>
          <w:sz w:val="28"/>
          <w:szCs w:val="28"/>
          <w:lang w:val="x-none"/>
        </w:rPr>
        <w:t>ikoko</w:t>
      </w:r>
      <w:proofErr w:type="spellEnd"/>
      <w:r>
        <w:rPr>
          <w:rFonts w:ascii="Arial" w:hAnsi="Arial" w:cs="Arial"/>
          <w:sz w:val="28"/>
          <w:szCs w:val="28"/>
          <w:lang w:val="x-none"/>
        </w:rPr>
        <w:t xml:space="preserve">. </w:t>
      </w:r>
      <w:r>
        <w:rPr>
          <w:rFonts w:ascii="Arial" w:hAnsi="Arial" w:cs="Arial"/>
          <w:sz w:val="18"/>
          <w:szCs w:val="18"/>
          <w:lang w:val="x-none"/>
        </w:rPr>
        <w:t>[</w:t>
      </w:r>
      <w:r w:rsidRPr="005D2628">
        <w:rPr>
          <w:rFonts w:ascii="Arial" w:hAnsi="Arial" w:cs="Arial"/>
          <w:sz w:val="18"/>
          <w:szCs w:val="18"/>
          <w:lang w:val="x-none"/>
        </w:rPr>
        <w:t>Congregatio</w:t>
      </w:r>
      <w:r>
        <w:rPr>
          <w:rFonts w:ascii="Arial" w:hAnsi="Arial" w:cs="Arial"/>
          <w:sz w:val="18"/>
          <w:szCs w:val="18"/>
          <w:lang w:val="x-none"/>
        </w:rPr>
        <w:t>n laughs—ED</w:t>
      </w:r>
      <w:r w:rsidRPr="005D2628">
        <w:rPr>
          <w:rFonts w:ascii="Arial" w:hAnsi="Arial" w:cs="Arial"/>
          <w:sz w:val="18"/>
          <w:szCs w:val="18"/>
          <w:lang w:val="x-none"/>
        </w:rPr>
        <w:t>]</w:t>
      </w:r>
    </w:p>
    <w:p w:rsidR="00E04253" w:rsidP="00E04253" w:rsidRDefault="00E04253" w14:paraId="2AC092FA" w14:textId="77777777">
      <w:pPr>
        <w:jc w:val="both"/>
        <w:rPr>
          <w:rFonts w:ascii="Arial" w:hAnsi="Arial" w:cs="Arial"/>
          <w:sz w:val="28"/>
          <w:szCs w:val="28"/>
          <w:lang w:val="x-none"/>
        </w:rPr>
      </w:pPr>
      <w:r>
        <w:rPr>
          <w:rFonts w:ascii="Arial" w:hAnsi="Arial" w:cs="Arial"/>
          <w:sz w:val="28"/>
          <w:szCs w:val="28"/>
          <w:vertAlign w:val="superscript"/>
          <w:lang w:val="x-none"/>
        </w:rPr>
        <w:t xml:space="preserve">451 </w:t>
      </w:r>
      <w:r>
        <w:rPr>
          <w:rFonts w:ascii="Arial" w:hAnsi="Arial" w:cs="Arial"/>
          <w:sz w:val="28"/>
          <w:szCs w:val="28"/>
          <w:lang w:val="x-none"/>
        </w:rPr>
        <w:t xml:space="preserve">Ahh! </w:t>
      </w:r>
      <w:proofErr w:type="spellStart"/>
      <w:r>
        <w:rPr>
          <w:rFonts w:ascii="Arial" w:hAnsi="Arial" w:cs="Arial"/>
          <w:sz w:val="28"/>
          <w:szCs w:val="28"/>
          <w:lang w:val="x-none"/>
        </w:rPr>
        <w:t>Haaah</w:t>
      </w:r>
      <w:proofErr w:type="spellEnd"/>
      <w:r>
        <w:rPr>
          <w:rFonts w:ascii="Arial" w:hAnsi="Arial" w:cs="Arial"/>
          <w:sz w:val="28"/>
          <w:szCs w:val="28"/>
          <w:lang w:val="x-none"/>
        </w:rPr>
        <w:t xml:space="preserve">! Mwari </w:t>
      </w:r>
      <w:proofErr w:type="spellStart"/>
      <w:r>
        <w:rPr>
          <w:rFonts w:ascii="Arial" w:hAnsi="Arial" w:cs="Arial"/>
          <w:sz w:val="28"/>
          <w:szCs w:val="28"/>
          <w:lang w:val="x-none"/>
        </w:rPr>
        <w:t>ane</w:t>
      </w:r>
      <w:proofErr w:type="spellEnd"/>
      <w:r>
        <w:rPr>
          <w:rFonts w:ascii="Arial" w:hAnsi="Arial" w:cs="Arial"/>
          <w:sz w:val="28"/>
          <w:szCs w:val="28"/>
          <w:lang w:val="x-none"/>
        </w:rPr>
        <w:t xml:space="preserve"> </w:t>
      </w:r>
      <w:proofErr w:type="spellStart"/>
      <w:r>
        <w:rPr>
          <w:rFonts w:ascii="Arial" w:hAnsi="Arial" w:cs="Arial"/>
          <w:sz w:val="28"/>
          <w:szCs w:val="28"/>
          <w:lang w:val="x-none"/>
        </w:rPr>
        <w:t>nyasha</w:t>
      </w:r>
      <w:proofErr w:type="spellEnd"/>
      <w:r>
        <w:rPr>
          <w:rFonts w:ascii="Arial" w:hAnsi="Arial" w:cs="Arial"/>
          <w:sz w:val="28"/>
          <w:szCs w:val="28"/>
          <w:lang w:val="x-none"/>
        </w:rPr>
        <w:t xml:space="preserve">. </w:t>
      </w:r>
      <w:proofErr w:type="spellStart"/>
      <w:r>
        <w:rPr>
          <w:rFonts w:ascii="Arial" w:hAnsi="Arial" w:cs="Arial"/>
          <w:sz w:val="28"/>
          <w:szCs w:val="28"/>
          <w:lang w:val="x-none"/>
        </w:rPr>
        <w:t>Ndopandakati</w:t>
      </w:r>
      <w:proofErr w:type="spellEnd"/>
      <w:r>
        <w:rPr>
          <w:rFonts w:ascii="Arial" w:hAnsi="Arial" w:cs="Arial"/>
          <w:sz w:val="28"/>
          <w:szCs w:val="28"/>
          <w:lang w:val="x-none"/>
        </w:rPr>
        <w:t xml:space="preserve"> iye </w:t>
      </w:r>
      <w:proofErr w:type="spellStart"/>
      <w:r>
        <w:rPr>
          <w:rFonts w:ascii="Arial" w:hAnsi="Arial" w:cs="Arial"/>
          <w:sz w:val="28"/>
          <w:szCs w:val="28"/>
          <w:lang w:val="x-none"/>
        </w:rPr>
        <w:t>zvino</w:t>
      </w:r>
      <w:proofErr w:type="spellEnd"/>
      <w:r>
        <w:rPr>
          <w:rFonts w:ascii="Arial" w:hAnsi="Arial" w:cs="Arial"/>
          <w:sz w:val="28"/>
          <w:szCs w:val="28"/>
          <w:lang w:val="x-none"/>
        </w:rPr>
        <w:t xml:space="preserve">, </w:t>
      </w:r>
      <w:proofErr w:type="spellStart"/>
      <w:r>
        <w:rPr>
          <w:rFonts w:ascii="Arial" w:hAnsi="Arial" w:cs="Arial"/>
          <w:sz w:val="28"/>
          <w:szCs w:val="28"/>
          <w:lang w:val="x-none"/>
        </w:rPr>
        <w:t>ayehwa</w:t>
      </w:r>
      <w:proofErr w:type="spellEnd"/>
      <w:r>
        <w:rPr>
          <w:rFonts w:ascii="Arial" w:hAnsi="Arial" w:cs="Arial"/>
          <w:sz w:val="28"/>
          <w:szCs w:val="28"/>
          <w:lang w:val="x-none"/>
        </w:rPr>
        <w:t xml:space="preserve"> </w:t>
      </w:r>
      <w:proofErr w:type="spellStart"/>
      <w:r>
        <w:rPr>
          <w:rFonts w:ascii="Arial" w:hAnsi="Arial" w:cs="Arial"/>
          <w:sz w:val="28"/>
          <w:szCs w:val="28"/>
          <w:lang w:val="x-none"/>
        </w:rPr>
        <w:t>regai</w:t>
      </w:r>
      <w:proofErr w:type="spellEnd"/>
      <w:r>
        <w:rPr>
          <w:rFonts w:ascii="Arial" w:hAnsi="Arial" w:cs="Arial"/>
          <w:sz w:val="28"/>
          <w:szCs w:val="28"/>
          <w:lang w:val="x-none"/>
        </w:rPr>
        <w:t xml:space="preserve"> </w:t>
      </w:r>
      <w:proofErr w:type="spellStart"/>
      <w:r>
        <w:rPr>
          <w:rFonts w:ascii="Arial" w:hAnsi="Arial" w:cs="Arial"/>
          <w:sz w:val="28"/>
          <w:szCs w:val="28"/>
          <w:lang w:val="x-none"/>
        </w:rPr>
        <w:t>tive</w:t>
      </w:r>
      <w:proofErr w:type="spellEnd"/>
      <w:r>
        <w:rPr>
          <w:rFonts w:ascii="Arial" w:hAnsi="Arial" w:cs="Arial"/>
          <w:sz w:val="28"/>
          <w:szCs w:val="28"/>
          <w:lang w:val="x-none"/>
        </w:rPr>
        <w:t xml:space="preserve"> </w:t>
      </w:r>
      <w:proofErr w:type="spellStart"/>
      <w:r>
        <w:rPr>
          <w:rFonts w:ascii="Arial" w:hAnsi="Arial" w:cs="Arial"/>
          <w:sz w:val="28"/>
          <w:szCs w:val="28"/>
          <w:lang w:val="x-none"/>
        </w:rPr>
        <w:t>vaparidzi</w:t>
      </w:r>
      <w:proofErr w:type="spellEnd"/>
      <w:r>
        <w:rPr>
          <w:rFonts w:ascii="Arial" w:hAnsi="Arial" w:cs="Arial"/>
          <w:sz w:val="28"/>
          <w:szCs w:val="28"/>
          <w:lang w:val="x-none"/>
        </w:rPr>
        <w:t xml:space="preserve"> </w:t>
      </w:r>
      <w:proofErr w:type="spellStart"/>
      <w:r>
        <w:rPr>
          <w:rFonts w:ascii="Arial" w:hAnsi="Arial" w:cs="Arial"/>
          <w:sz w:val="28"/>
          <w:szCs w:val="28"/>
          <w:lang w:val="x-none"/>
        </w:rPr>
        <w:t>veVhangeri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Zvose</w:t>
      </w:r>
      <w:proofErr w:type="spellEnd"/>
      <w:r>
        <w:rPr>
          <w:rFonts w:ascii="Arial" w:hAnsi="Arial" w:cs="Arial"/>
          <w:sz w:val="28"/>
          <w:szCs w:val="28"/>
          <w:lang w:val="x-none"/>
        </w:rPr>
        <w:t xml:space="preserve"> </w:t>
      </w:r>
      <w:proofErr w:type="spellStart"/>
      <w:r>
        <w:rPr>
          <w:rFonts w:ascii="Arial" w:hAnsi="Arial" w:cs="Arial"/>
          <w:sz w:val="28"/>
          <w:szCs w:val="28"/>
          <w:lang w:val="x-none"/>
        </w:rPr>
        <w:t>zvatiri</w:t>
      </w:r>
      <w:proofErr w:type="spellEnd"/>
      <w:r>
        <w:rPr>
          <w:rFonts w:ascii="Arial" w:hAnsi="Arial" w:cs="Arial"/>
          <w:sz w:val="28"/>
          <w:szCs w:val="28"/>
          <w:lang w:val="x-none"/>
        </w:rPr>
        <w:t xml:space="preserve"> </w:t>
      </w:r>
      <w:proofErr w:type="spellStart"/>
      <w:r>
        <w:rPr>
          <w:rFonts w:ascii="Arial" w:hAnsi="Arial" w:cs="Arial"/>
          <w:sz w:val="28"/>
          <w:szCs w:val="28"/>
          <w:lang w:val="x-none"/>
        </w:rPr>
        <w:t>nhasi</w:t>
      </w:r>
      <w:proofErr w:type="spellEnd"/>
      <w:r>
        <w:rPr>
          <w:rFonts w:ascii="Arial" w:hAnsi="Arial" w:cs="Arial"/>
          <w:sz w:val="28"/>
          <w:szCs w:val="28"/>
          <w:lang w:val="x-none"/>
        </w:rPr>
        <w:t xml:space="preserve">, </w:t>
      </w:r>
      <w:proofErr w:type="spellStart"/>
      <w:r>
        <w:rPr>
          <w:rFonts w:ascii="Arial" w:hAnsi="Arial" w:cs="Arial"/>
          <w:sz w:val="28"/>
          <w:szCs w:val="28"/>
          <w:lang w:val="x-none"/>
        </w:rPr>
        <w:t>inini</w:t>
      </w:r>
      <w:proofErr w:type="spellEnd"/>
      <w:r>
        <w:rPr>
          <w:rFonts w:ascii="Arial" w:hAnsi="Arial" w:cs="Arial"/>
          <w:sz w:val="28"/>
          <w:szCs w:val="28"/>
          <w:lang w:val="x-none"/>
        </w:rPr>
        <w:t xml:space="preserve"> </w:t>
      </w:r>
      <w:proofErr w:type="spellStart"/>
      <w:r>
        <w:rPr>
          <w:rFonts w:ascii="Arial" w:hAnsi="Arial" w:cs="Arial"/>
          <w:sz w:val="28"/>
          <w:szCs w:val="28"/>
          <w:lang w:val="x-none"/>
        </w:rPr>
        <w:t>zvose</w:t>
      </w:r>
      <w:proofErr w:type="spellEnd"/>
      <w:r>
        <w:rPr>
          <w:rFonts w:ascii="Arial" w:hAnsi="Arial" w:cs="Arial"/>
          <w:sz w:val="28"/>
          <w:szCs w:val="28"/>
          <w:lang w:val="x-none"/>
        </w:rPr>
        <w:t xml:space="preserve"> </w:t>
      </w:r>
      <w:proofErr w:type="spellStart"/>
      <w:r>
        <w:rPr>
          <w:rFonts w:ascii="Arial" w:hAnsi="Arial" w:cs="Arial"/>
          <w:sz w:val="28"/>
          <w:szCs w:val="28"/>
          <w:lang w:val="x-none"/>
        </w:rPr>
        <w:t>zvandiri</w:t>
      </w:r>
      <w:proofErr w:type="spellEnd"/>
      <w:r>
        <w:rPr>
          <w:rFonts w:ascii="Arial" w:hAnsi="Arial" w:cs="Arial"/>
          <w:sz w:val="28"/>
          <w:szCs w:val="28"/>
          <w:lang w:val="x-none"/>
        </w:rPr>
        <w:t xml:space="preserve"> </w:t>
      </w:r>
      <w:proofErr w:type="spellStart"/>
      <w:r>
        <w:rPr>
          <w:rFonts w:ascii="Arial" w:hAnsi="Arial" w:cs="Arial"/>
          <w:sz w:val="28"/>
          <w:szCs w:val="28"/>
          <w:lang w:val="x-none"/>
        </w:rPr>
        <w:t>nhasi</w:t>
      </w:r>
      <w:proofErr w:type="spellEnd"/>
      <w:r>
        <w:rPr>
          <w:rFonts w:ascii="Arial" w:hAnsi="Arial" w:cs="Arial"/>
          <w:sz w:val="28"/>
          <w:szCs w:val="28"/>
          <w:lang w:val="x-none"/>
        </w:rPr>
        <w:t xml:space="preserve">, </w:t>
      </w:r>
      <w:proofErr w:type="spellStart"/>
      <w:r>
        <w:rPr>
          <w:rFonts w:ascii="Arial" w:hAnsi="Arial" w:cs="Arial"/>
          <w:sz w:val="28"/>
          <w:szCs w:val="28"/>
          <w:lang w:val="x-none"/>
        </w:rPr>
        <w:t>zvakauya</w:t>
      </w:r>
      <w:proofErr w:type="spellEnd"/>
      <w:r>
        <w:rPr>
          <w:rFonts w:ascii="Arial" w:hAnsi="Arial" w:cs="Arial"/>
          <w:sz w:val="28"/>
          <w:szCs w:val="28"/>
          <w:lang w:val="x-none"/>
        </w:rPr>
        <w:t xml:space="preserve"> </w:t>
      </w:r>
      <w:proofErr w:type="spellStart"/>
      <w:r>
        <w:rPr>
          <w:rFonts w:ascii="Arial" w:hAnsi="Arial" w:cs="Arial"/>
          <w:sz w:val="28"/>
          <w:szCs w:val="28"/>
          <w:lang w:val="x-none"/>
        </w:rPr>
        <w:t>nekuda</w:t>
      </w:r>
      <w:proofErr w:type="spellEnd"/>
      <w:r>
        <w:rPr>
          <w:rFonts w:ascii="Arial" w:hAnsi="Arial" w:cs="Arial"/>
          <w:sz w:val="28"/>
          <w:szCs w:val="28"/>
          <w:lang w:val="x-none"/>
        </w:rPr>
        <w:t xml:space="preserve"> </w:t>
      </w:r>
      <w:proofErr w:type="spellStart"/>
      <w:r>
        <w:rPr>
          <w:rFonts w:ascii="Arial" w:hAnsi="Arial" w:cs="Arial"/>
          <w:sz w:val="28"/>
          <w:szCs w:val="28"/>
          <w:lang w:val="x-none"/>
        </w:rPr>
        <w:t>kwekuziva</w:t>
      </w:r>
      <w:proofErr w:type="spellEnd"/>
      <w:r>
        <w:rPr>
          <w:rFonts w:ascii="Arial" w:hAnsi="Arial" w:cs="Arial"/>
          <w:sz w:val="28"/>
          <w:szCs w:val="28"/>
          <w:lang w:val="x-none"/>
        </w:rPr>
        <w:t xml:space="preserve"> </w:t>
      </w:r>
      <w:proofErr w:type="spellStart"/>
      <w:r>
        <w:rPr>
          <w:rFonts w:ascii="Arial" w:hAnsi="Arial" w:cs="Arial"/>
          <w:sz w:val="28"/>
          <w:szCs w:val="28"/>
          <w:lang w:val="x-none"/>
        </w:rPr>
        <w:t>aani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r>
        <w:rPr>
          <w:rFonts w:ascii="Arial" w:hAnsi="Arial" w:cs="Arial"/>
          <w:sz w:val="18"/>
          <w:szCs w:val="18"/>
          <w:lang w:val="x-none"/>
        </w:rPr>
        <w:t>Mwari</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w:t>
      </w:r>
      <w:proofErr w:type="spellStart"/>
      <w:r>
        <w:rPr>
          <w:rFonts w:ascii="Arial" w:hAnsi="Arial" w:cs="Arial"/>
          <w:sz w:val="28"/>
          <w:szCs w:val="28"/>
          <w:lang w:val="x-none"/>
        </w:rPr>
        <w:t>ndoda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“Esther </w:t>
      </w:r>
      <w:proofErr w:type="spellStart"/>
      <w:r>
        <w:rPr>
          <w:rFonts w:ascii="Arial" w:hAnsi="Arial" w:cs="Arial"/>
          <w:sz w:val="28"/>
          <w:szCs w:val="28"/>
          <w:lang w:val="x-none"/>
        </w:rPr>
        <w:t>ziva</w:t>
      </w:r>
      <w:proofErr w:type="spellEnd"/>
      <w:r>
        <w:rPr>
          <w:rFonts w:ascii="Arial" w:hAnsi="Arial" w:cs="Arial"/>
          <w:sz w:val="28"/>
          <w:szCs w:val="28"/>
          <w:lang w:val="x-none"/>
        </w:rPr>
        <w:t xml:space="preserve"> </w:t>
      </w:r>
      <w:proofErr w:type="spellStart"/>
      <w:r>
        <w:rPr>
          <w:rFonts w:ascii="Arial" w:hAnsi="Arial" w:cs="Arial"/>
          <w:sz w:val="28"/>
          <w:szCs w:val="28"/>
          <w:lang w:val="x-none"/>
        </w:rPr>
        <w:t>zvimwe</w:t>
      </w:r>
      <w:proofErr w:type="spellEnd"/>
      <w:r>
        <w:rPr>
          <w:rFonts w:ascii="Arial" w:hAnsi="Arial" w:cs="Arial"/>
          <w:sz w:val="28"/>
          <w:szCs w:val="28"/>
          <w:lang w:val="x-none"/>
        </w:rPr>
        <w:t xml:space="preserve"> </w:t>
      </w:r>
      <w:proofErr w:type="spellStart"/>
      <w:r>
        <w:rPr>
          <w:rFonts w:ascii="Arial" w:hAnsi="Arial" w:cs="Arial"/>
          <w:sz w:val="28"/>
          <w:szCs w:val="28"/>
          <w:lang w:val="x-none"/>
        </w:rPr>
        <w:t>chete</w:t>
      </w:r>
      <w:proofErr w:type="spellEnd"/>
      <w:r>
        <w:rPr>
          <w:rFonts w:ascii="Arial" w:hAnsi="Arial" w:cs="Arial"/>
          <w:sz w:val="28"/>
          <w:szCs w:val="28"/>
          <w:lang w:val="x-none"/>
        </w:rPr>
        <w:t xml:space="preserve"> </w:t>
      </w:r>
      <w:proofErr w:type="spellStart"/>
      <w:r>
        <w:rPr>
          <w:rFonts w:ascii="Arial" w:hAnsi="Arial" w:cs="Arial"/>
          <w:sz w:val="28"/>
          <w:szCs w:val="28"/>
          <w:lang w:val="x-none"/>
        </w:rPr>
        <w:t>izvozvo</w:t>
      </w:r>
      <w:proofErr w:type="spellEnd"/>
      <w:r>
        <w:rPr>
          <w:rFonts w:ascii="Arial" w:hAnsi="Arial" w:cs="Arial"/>
          <w:sz w:val="28"/>
          <w:szCs w:val="28"/>
          <w:lang w:val="x-none"/>
        </w:rPr>
        <w:t xml:space="preserve">. Munesu, </w:t>
      </w:r>
      <w:proofErr w:type="spellStart"/>
      <w:r>
        <w:rPr>
          <w:rFonts w:ascii="Arial" w:hAnsi="Arial" w:cs="Arial"/>
          <w:sz w:val="28"/>
          <w:szCs w:val="28"/>
          <w:lang w:val="x-none"/>
        </w:rPr>
        <w:t>ziva</w:t>
      </w:r>
      <w:proofErr w:type="spellEnd"/>
      <w:r>
        <w:rPr>
          <w:rFonts w:ascii="Arial" w:hAnsi="Arial" w:cs="Arial"/>
          <w:sz w:val="28"/>
          <w:szCs w:val="28"/>
          <w:lang w:val="x-none"/>
        </w:rPr>
        <w:t xml:space="preserve"> </w:t>
      </w:r>
      <w:proofErr w:type="spellStart"/>
      <w:r>
        <w:rPr>
          <w:rFonts w:ascii="Arial" w:hAnsi="Arial" w:cs="Arial"/>
          <w:sz w:val="28"/>
          <w:szCs w:val="28"/>
          <w:lang w:val="x-none"/>
        </w:rPr>
        <w:t>zvimwe</w:t>
      </w:r>
      <w:proofErr w:type="spellEnd"/>
      <w:r>
        <w:rPr>
          <w:rFonts w:ascii="Arial" w:hAnsi="Arial" w:cs="Arial"/>
          <w:sz w:val="28"/>
          <w:szCs w:val="28"/>
          <w:lang w:val="x-none"/>
        </w:rPr>
        <w:t xml:space="preserve"> </w:t>
      </w:r>
      <w:proofErr w:type="spellStart"/>
      <w:r>
        <w:rPr>
          <w:rFonts w:ascii="Arial" w:hAnsi="Arial" w:cs="Arial"/>
          <w:sz w:val="28"/>
          <w:szCs w:val="28"/>
          <w:lang w:val="x-none"/>
        </w:rPr>
        <w:t>chete</w:t>
      </w:r>
      <w:proofErr w:type="spellEnd"/>
      <w:r>
        <w:rPr>
          <w:rFonts w:ascii="Arial" w:hAnsi="Arial" w:cs="Arial"/>
          <w:sz w:val="28"/>
          <w:szCs w:val="28"/>
          <w:lang w:val="x-none"/>
        </w:rPr>
        <w:t xml:space="preserve"> </w:t>
      </w:r>
      <w:proofErr w:type="spellStart"/>
      <w:r>
        <w:rPr>
          <w:rFonts w:ascii="Arial" w:hAnsi="Arial" w:cs="Arial"/>
          <w:sz w:val="28"/>
          <w:szCs w:val="28"/>
          <w:lang w:val="x-none"/>
        </w:rPr>
        <w:t>izvozvo</w:t>
      </w:r>
      <w:proofErr w:type="spellEnd"/>
      <w:r>
        <w:rPr>
          <w:rFonts w:ascii="Arial" w:hAnsi="Arial" w:cs="Arial"/>
          <w:sz w:val="28"/>
          <w:szCs w:val="28"/>
          <w:lang w:val="x-none"/>
        </w:rPr>
        <w:t xml:space="preserve">. Tito! Ziva </w:t>
      </w:r>
      <w:proofErr w:type="spellStart"/>
      <w:r>
        <w:rPr>
          <w:rFonts w:ascii="Arial" w:hAnsi="Arial" w:cs="Arial"/>
          <w:sz w:val="28"/>
          <w:szCs w:val="28"/>
          <w:lang w:val="x-none"/>
        </w:rPr>
        <w:t>zvimwe</w:t>
      </w:r>
      <w:proofErr w:type="spellEnd"/>
      <w:r>
        <w:rPr>
          <w:rFonts w:ascii="Arial" w:hAnsi="Arial" w:cs="Arial"/>
          <w:sz w:val="28"/>
          <w:szCs w:val="28"/>
          <w:lang w:val="x-none"/>
        </w:rPr>
        <w:t xml:space="preserve"> </w:t>
      </w:r>
      <w:proofErr w:type="spellStart"/>
      <w:r>
        <w:rPr>
          <w:rFonts w:ascii="Arial" w:hAnsi="Arial" w:cs="Arial"/>
          <w:sz w:val="28"/>
          <w:szCs w:val="28"/>
          <w:lang w:val="x-none"/>
        </w:rPr>
        <w:t>che</w:t>
      </w:r>
      <w:proofErr w:type="spellEnd"/>
      <w:r>
        <w:rPr>
          <w:rFonts w:ascii="Arial" w:hAnsi="Arial" w:cs="Arial"/>
          <w:sz w:val="28"/>
          <w:szCs w:val="28"/>
          <w:lang w:val="x-none"/>
        </w:rPr>
        <w:t xml:space="preserve">… Jemima…” </w:t>
      </w:r>
    </w:p>
    <w:p w:rsidR="00E04253" w:rsidP="00E04253" w:rsidRDefault="00E04253" w14:paraId="38D354E4" w14:textId="77777777">
      <w:pPr>
        <w:jc w:val="both"/>
        <w:rPr>
          <w:rFonts w:ascii="Arial" w:hAnsi="Arial" w:cs="Arial"/>
          <w:sz w:val="28"/>
          <w:szCs w:val="28"/>
          <w:lang w:val="x-none"/>
        </w:rPr>
      </w:pPr>
      <w:r>
        <w:rPr>
          <w:rFonts w:ascii="Arial" w:hAnsi="Arial" w:cs="Arial"/>
          <w:sz w:val="28"/>
          <w:szCs w:val="28"/>
          <w:vertAlign w:val="superscript"/>
          <w:lang w:val="x-none"/>
        </w:rPr>
        <w:t xml:space="preserve">452 </w:t>
      </w:r>
      <w:r>
        <w:rPr>
          <w:rFonts w:ascii="Arial" w:hAnsi="Arial" w:cs="Arial"/>
          <w:sz w:val="28"/>
          <w:szCs w:val="28"/>
          <w:lang w:val="x-none"/>
        </w:rPr>
        <w:t xml:space="preserve">Then  </w:t>
      </w:r>
      <w:proofErr w:type="spellStart"/>
      <w:r>
        <w:rPr>
          <w:rFonts w:ascii="Arial" w:hAnsi="Arial" w:cs="Arial"/>
          <w:sz w:val="28"/>
          <w:szCs w:val="28"/>
          <w:lang w:val="x-none"/>
        </w:rPr>
        <w:t>ndogara</w:t>
      </w:r>
      <w:proofErr w:type="spellEnd"/>
      <w:r>
        <w:rPr>
          <w:rFonts w:ascii="Arial" w:hAnsi="Arial" w:cs="Arial"/>
          <w:sz w:val="28"/>
          <w:szCs w:val="28"/>
          <w:lang w:val="x-none"/>
        </w:rPr>
        <w:t xml:space="preserve"> </w:t>
      </w:r>
      <w:proofErr w:type="spellStart"/>
      <w:r>
        <w:rPr>
          <w:rFonts w:ascii="Arial" w:hAnsi="Arial" w:cs="Arial"/>
          <w:sz w:val="28"/>
          <w:szCs w:val="28"/>
          <w:lang w:val="x-none"/>
        </w:rPr>
        <w:t>pasi</w:t>
      </w:r>
      <w:proofErr w:type="spellEnd"/>
      <w:r>
        <w:rPr>
          <w:rFonts w:ascii="Arial" w:hAnsi="Arial" w:cs="Arial"/>
          <w:sz w:val="28"/>
          <w:szCs w:val="28"/>
          <w:lang w:val="x-none"/>
        </w:rPr>
        <w:t xml:space="preserve"> </w:t>
      </w:r>
      <w:proofErr w:type="spellStart"/>
      <w:r>
        <w:rPr>
          <w:rFonts w:ascii="Arial" w:hAnsi="Arial" w:cs="Arial"/>
          <w:sz w:val="28"/>
          <w:szCs w:val="28"/>
          <w:lang w:val="x-none"/>
        </w:rPr>
        <w:t>nevakadzi</w:t>
      </w:r>
      <w:proofErr w:type="spellEnd"/>
      <w:r>
        <w:rPr>
          <w:rFonts w:ascii="Arial" w:hAnsi="Arial" w:cs="Arial"/>
          <w:sz w:val="28"/>
          <w:szCs w:val="28"/>
          <w:lang w:val="x-none"/>
        </w:rPr>
        <w:t xml:space="preserve"> </w:t>
      </w:r>
      <w:proofErr w:type="spellStart"/>
      <w:r>
        <w:rPr>
          <w:rFonts w:ascii="Arial" w:hAnsi="Arial" w:cs="Arial"/>
          <w:sz w:val="28"/>
          <w:szCs w:val="28"/>
          <w:lang w:val="x-none"/>
        </w:rPr>
        <w:t>vangu</w:t>
      </w:r>
      <w:proofErr w:type="spellEnd"/>
      <w:r>
        <w:rPr>
          <w:rFonts w:ascii="Arial" w:hAnsi="Arial" w:cs="Arial"/>
          <w:sz w:val="28"/>
          <w:szCs w:val="28"/>
          <w:lang w:val="x-none"/>
        </w:rPr>
        <w:t>, “</w:t>
      </w:r>
      <w:proofErr w:type="spellStart"/>
      <w:r>
        <w:rPr>
          <w:rFonts w:ascii="Arial" w:hAnsi="Arial" w:cs="Arial"/>
          <w:sz w:val="28"/>
          <w:szCs w:val="28"/>
          <w:lang w:val="x-none"/>
        </w:rPr>
        <w:t>Vakadzi</w:t>
      </w:r>
      <w:proofErr w:type="spellEnd"/>
      <w:r>
        <w:rPr>
          <w:rFonts w:ascii="Arial" w:hAnsi="Arial" w:cs="Arial"/>
          <w:sz w:val="28"/>
          <w:szCs w:val="28"/>
          <w:lang w:val="x-none"/>
        </w:rPr>
        <w:t xml:space="preserve"> </w:t>
      </w:r>
      <w:proofErr w:type="spellStart"/>
      <w:r>
        <w:rPr>
          <w:rFonts w:ascii="Arial" w:hAnsi="Arial" w:cs="Arial"/>
          <w:sz w:val="28"/>
          <w:szCs w:val="28"/>
          <w:lang w:val="x-none"/>
        </w:rPr>
        <w:t>vangu</w:t>
      </w:r>
      <w:proofErr w:type="spellEnd"/>
      <w:r>
        <w:rPr>
          <w:rFonts w:ascii="Arial" w:hAnsi="Arial" w:cs="Arial"/>
          <w:sz w:val="28"/>
          <w:szCs w:val="28"/>
          <w:lang w:val="x-none"/>
        </w:rPr>
        <w:t xml:space="preserve">, do you really realise the grace of God. I know how hard it </w:t>
      </w:r>
      <w:proofErr w:type="spellStart"/>
      <w:r>
        <w:rPr>
          <w:rFonts w:ascii="Arial" w:hAnsi="Arial" w:cs="Arial"/>
          <w:sz w:val="28"/>
          <w:szCs w:val="28"/>
          <w:lang w:val="x-none"/>
        </w:rPr>
        <w:t>wa</w:t>
      </w:r>
      <w:proofErr w:type="spellEnd"/>
      <w:r>
        <w:rPr>
          <w:rFonts w:ascii="Arial" w:hAnsi="Arial" w:cs="Arial"/>
          <w:sz w:val="28"/>
          <w:szCs w:val="28"/>
          <w:lang w:val="x-none"/>
        </w:rPr>
        <w:t xml:space="preserve">… They are many times when my father wanted to commit suicide, </w:t>
      </w:r>
      <w:proofErr w:type="spellStart"/>
      <w:r>
        <w:rPr>
          <w:rFonts w:ascii="Arial" w:hAnsi="Arial" w:cs="Arial"/>
          <w:sz w:val="28"/>
          <w:szCs w:val="28"/>
          <w:lang w:val="x-none"/>
        </w:rPr>
        <w:t>nekutadza</w:t>
      </w:r>
      <w:proofErr w:type="spellEnd"/>
      <w:r>
        <w:rPr>
          <w:rFonts w:ascii="Arial" w:hAnsi="Arial" w:cs="Arial"/>
          <w:sz w:val="28"/>
          <w:szCs w:val="28"/>
          <w:lang w:val="x-none"/>
        </w:rPr>
        <w:t xml:space="preserve"> </w:t>
      </w:r>
      <w:proofErr w:type="spellStart"/>
      <w:r>
        <w:rPr>
          <w:rFonts w:ascii="Arial" w:hAnsi="Arial" w:cs="Arial"/>
          <w:sz w:val="28"/>
          <w:szCs w:val="28"/>
          <w:lang w:val="x-none"/>
        </w:rPr>
        <w:t>kuita</w:t>
      </w:r>
      <w:proofErr w:type="spellEnd"/>
      <w:r>
        <w:rPr>
          <w:rFonts w:ascii="Arial" w:hAnsi="Arial" w:cs="Arial"/>
          <w:sz w:val="28"/>
          <w:szCs w:val="28"/>
          <w:lang w:val="x-none"/>
        </w:rPr>
        <w:t xml:space="preserve"> provide for u…? </w:t>
      </w:r>
      <w:r w:rsidRPr="00D62D03">
        <w:rPr>
          <w:rFonts w:ascii="Arial" w:hAnsi="Arial" w:cs="Arial"/>
          <w:sz w:val="18"/>
          <w:szCs w:val="18"/>
          <w:lang w:val="x-none"/>
        </w:rPr>
        <w:t>[Congregation says, “for us,”]</w:t>
      </w:r>
      <w:r>
        <w:rPr>
          <w:rFonts w:ascii="Arial" w:hAnsi="Arial" w:cs="Arial"/>
          <w:sz w:val="28"/>
          <w:szCs w:val="28"/>
          <w:lang w:val="x-none"/>
        </w:rPr>
        <w:t xml:space="preserve"> for us. He couldn’t provide for us. He would want to kill himself. </w:t>
      </w:r>
      <w:proofErr w:type="spellStart"/>
      <w:r>
        <w:rPr>
          <w:rFonts w:ascii="Arial" w:hAnsi="Arial" w:cs="Arial"/>
          <w:sz w:val="28"/>
          <w:szCs w:val="28"/>
          <w:lang w:val="x-none"/>
        </w:rPr>
        <w:t>Ha’moona</w:t>
      </w:r>
      <w:proofErr w:type="spellEnd"/>
      <w:r>
        <w:rPr>
          <w:rFonts w:ascii="Arial" w:hAnsi="Arial" w:cs="Arial"/>
          <w:sz w:val="28"/>
          <w:szCs w:val="28"/>
          <w:lang w:val="x-none"/>
        </w:rPr>
        <w:t>.”</w:t>
      </w:r>
    </w:p>
    <w:p w:rsidR="00E04253" w:rsidP="00E04253" w:rsidRDefault="00E04253" w14:paraId="1E6C8107" w14:textId="77777777">
      <w:pPr>
        <w:jc w:val="both"/>
        <w:rPr>
          <w:rFonts w:ascii="Arial" w:hAnsi="Arial" w:cs="Arial"/>
          <w:sz w:val="28"/>
          <w:szCs w:val="28"/>
          <w:lang w:val="x-none"/>
        </w:rPr>
      </w:pPr>
      <w:r>
        <w:rPr>
          <w:rFonts w:ascii="Arial" w:hAnsi="Arial" w:cs="Arial"/>
          <w:sz w:val="28"/>
          <w:szCs w:val="28"/>
          <w:vertAlign w:val="superscript"/>
          <w:lang w:val="x-none"/>
        </w:rPr>
        <w:t xml:space="preserve">453 </w:t>
      </w:r>
      <w:proofErr w:type="spellStart"/>
      <w:r>
        <w:rPr>
          <w:rFonts w:ascii="Arial" w:hAnsi="Arial" w:cs="Arial"/>
          <w:sz w:val="28"/>
          <w:szCs w:val="28"/>
          <w:lang w:val="x-none"/>
        </w:rPr>
        <w:t>Tikapotsa</w:t>
      </w:r>
      <w:proofErr w:type="spellEnd"/>
      <w:r>
        <w:rPr>
          <w:rFonts w:ascii="Arial" w:hAnsi="Arial" w:cs="Arial"/>
          <w:sz w:val="28"/>
          <w:szCs w:val="28"/>
          <w:lang w:val="x-none"/>
        </w:rPr>
        <w:t xml:space="preserve"> </w:t>
      </w:r>
      <w:proofErr w:type="spellStart"/>
      <w:r>
        <w:rPr>
          <w:rFonts w:ascii="Arial" w:hAnsi="Arial" w:cs="Arial"/>
          <w:sz w:val="28"/>
          <w:szCs w:val="28"/>
          <w:lang w:val="x-none"/>
        </w:rPr>
        <w:t>tapondwa</w:t>
      </w:r>
      <w:proofErr w:type="spellEnd"/>
      <w:r>
        <w:rPr>
          <w:rFonts w:ascii="Arial" w:hAnsi="Arial" w:cs="Arial"/>
          <w:sz w:val="28"/>
          <w:szCs w:val="28"/>
          <w:lang w:val="x-none"/>
        </w:rPr>
        <w:t xml:space="preserve"> </w:t>
      </w:r>
      <w:proofErr w:type="spellStart"/>
      <w:r>
        <w:rPr>
          <w:rFonts w:ascii="Arial" w:hAnsi="Arial" w:cs="Arial"/>
          <w:sz w:val="28"/>
          <w:szCs w:val="28"/>
          <w:lang w:val="x-none"/>
        </w:rPr>
        <w:t>taenda</w:t>
      </w:r>
      <w:proofErr w:type="spellEnd"/>
      <w:r>
        <w:rPr>
          <w:rFonts w:ascii="Arial" w:hAnsi="Arial" w:cs="Arial"/>
          <w:sz w:val="28"/>
          <w:szCs w:val="28"/>
          <w:lang w:val="x-none"/>
        </w:rPr>
        <w:t xml:space="preserve"> </w:t>
      </w:r>
      <w:proofErr w:type="spellStart"/>
      <w:r>
        <w:rPr>
          <w:rFonts w:ascii="Arial" w:hAnsi="Arial" w:cs="Arial"/>
          <w:sz w:val="28"/>
          <w:szCs w:val="28"/>
          <w:lang w:val="x-none"/>
        </w:rPr>
        <w:t>kunokwereta</w:t>
      </w:r>
      <w:proofErr w:type="spellEnd"/>
      <w:r>
        <w:rPr>
          <w:rFonts w:ascii="Arial" w:hAnsi="Arial" w:cs="Arial"/>
          <w:sz w:val="28"/>
          <w:szCs w:val="28"/>
          <w:lang w:val="x-none"/>
        </w:rPr>
        <w:t xml:space="preserve"> </w:t>
      </w:r>
      <w:proofErr w:type="spellStart"/>
      <w:r>
        <w:rPr>
          <w:rFonts w:ascii="Arial" w:hAnsi="Arial" w:cs="Arial"/>
          <w:sz w:val="28"/>
          <w:szCs w:val="28"/>
          <w:lang w:val="x-none"/>
        </w:rPr>
        <w:t>mari</w:t>
      </w:r>
      <w:proofErr w:type="spellEnd"/>
      <w:r>
        <w:rPr>
          <w:rFonts w:ascii="Arial" w:hAnsi="Arial" w:cs="Arial"/>
          <w:sz w:val="28"/>
          <w:szCs w:val="28"/>
          <w:lang w:val="x-none"/>
        </w:rPr>
        <w:t xml:space="preserve"> kuna </w:t>
      </w:r>
      <w:proofErr w:type="spellStart"/>
      <w:r>
        <w:rPr>
          <w:rFonts w:ascii="Arial" w:hAnsi="Arial" w:cs="Arial"/>
          <w:sz w:val="28"/>
          <w:szCs w:val="28"/>
          <w:lang w:val="x-none"/>
        </w:rPr>
        <w:t>babamunini</w:t>
      </w:r>
      <w:proofErr w:type="spellEnd"/>
      <w:r>
        <w:rPr>
          <w:rFonts w:ascii="Arial" w:hAnsi="Arial" w:cs="Arial"/>
          <w:sz w:val="28"/>
          <w:szCs w:val="28"/>
          <w:lang w:val="x-none"/>
        </w:rPr>
        <w:t xml:space="preserve"> </w:t>
      </w:r>
      <w:proofErr w:type="spellStart"/>
      <w:r>
        <w:rPr>
          <w:rFonts w:ascii="Arial" w:hAnsi="Arial" w:cs="Arial"/>
          <w:sz w:val="28"/>
          <w:szCs w:val="28"/>
          <w:lang w:val="x-none"/>
        </w:rPr>
        <w:t>vedu</w:t>
      </w:r>
      <w:proofErr w:type="spellEnd"/>
      <w:r>
        <w:rPr>
          <w:rFonts w:ascii="Arial" w:hAnsi="Arial" w:cs="Arial"/>
          <w:sz w:val="28"/>
          <w:szCs w:val="28"/>
          <w:lang w:val="x-none"/>
        </w:rPr>
        <w:t xml:space="preserve">, </w:t>
      </w:r>
      <w:proofErr w:type="spellStart"/>
      <w:r>
        <w:rPr>
          <w:rFonts w:ascii="Arial" w:hAnsi="Arial" w:cs="Arial"/>
          <w:sz w:val="28"/>
          <w:szCs w:val="28"/>
          <w:lang w:val="x-none"/>
        </w:rPr>
        <w:t>yekunyora</w:t>
      </w:r>
      <w:proofErr w:type="spellEnd"/>
      <w:r>
        <w:rPr>
          <w:rFonts w:ascii="Arial" w:hAnsi="Arial" w:cs="Arial"/>
          <w:sz w:val="28"/>
          <w:szCs w:val="28"/>
          <w:lang w:val="x-none"/>
        </w:rPr>
        <w:t xml:space="preserve"> ma O ’level exams </w:t>
      </w:r>
      <w:proofErr w:type="spellStart"/>
      <w:r>
        <w:rPr>
          <w:rFonts w:ascii="Arial" w:hAnsi="Arial" w:cs="Arial"/>
          <w:sz w:val="28"/>
          <w:szCs w:val="28"/>
          <w:lang w:val="x-none"/>
        </w:rPr>
        <w:t>yashaikwa</w:t>
      </w:r>
      <w:proofErr w:type="spellEnd"/>
      <w:r>
        <w:rPr>
          <w:rFonts w:ascii="Arial" w:hAnsi="Arial" w:cs="Arial"/>
          <w:sz w:val="28"/>
          <w:szCs w:val="28"/>
          <w:lang w:val="x-none"/>
        </w:rPr>
        <w:t xml:space="preserve">. </w:t>
      </w:r>
      <w:r w:rsidRPr="00597FDE">
        <w:rPr>
          <w:rFonts w:ascii="Arial" w:hAnsi="Arial" w:cs="Arial"/>
          <w:sz w:val="18"/>
          <w:szCs w:val="18"/>
          <w:lang w:val="x-none"/>
        </w:rPr>
        <w:t>[Apostle Gumbura claps hands once—ED]</w:t>
      </w:r>
      <w:r>
        <w:rPr>
          <w:rFonts w:ascii="Arial" w:hAnsi="Arial" w:cs="Arial"/>
          <w:sz w:val="18"/>
          <w:szCs w:val="18"/>
          <w:lang w:val="x-none"/>
        </w:rPr>
        <w:t xml:space="preserve"> </w:t>
      </w:r>
      <w:r>
        <w:rPr>
          <w:rFonts w:ascii="Arial" w:hAnsi="Arial" w:cs="Arial"/>
          <w:sz w:val="28"/>
          <w:szCs w:val="28"/>
          <w:lang w:val="x-none"/>
        </w:rPr>
        <w:t xml:space="preserve">Mm? But </w:t>
      </w:r>
      <w:proofErr w:type="spellStart"/>
      <w:r>
        <w:rPr>
          <w:rFonts w:ascii="Arial" w:hAnsi="Arial" w:cs="Arial"/>
          <w:sz w:val="28"/>
          <w:szCs w:val="28"/>
          <w:lang w:val="x-none"/>
        </w:rPr>
        <w:t>tazova</w:t>
      </w:r>
      <w:proofErr w:type="spellEnd"/>
      <w:r>
        <w:rPr>
          <w:rFonts w:ascii="Arial" w:hAnsi="Arial" w:cs="Arial"/>
          <w:sz w:val="28"/>
          <w:szCs w:val="28"/>
          <w:lang w:val="x-none"/>
        </w:rPr>
        <w:t xml:space="preserve"> </w:t>
      </w:r>
      <w:proofErr w:type="spellStart"/>
      <w:r>
        <w:rPr>
          <w:rFonts w:ascii="Arial" w:hAnsi="Arial" w:cs="Arial"/>
          <w:sz w:val="28"/>
          <w:szCs w:val="28"/>
          <w:lang w:val="x-none"/>
        </w:rPr>
        <w:t>munyasha</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ndozvinhu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zvaunofanira</w:t>
      </w:r>
      <w:proofErr w:type="spellEnd"/>
      <w:r>
        <w:rPr>
          <w:rFonts w:ascii="Arial" w:hAnsi="Arial" w:cs="Arial"/>
          <w:sz w:val="28"/>
          <w:szCs w:val="28"/>
          <w:lang w:val="x-none"/>
        </w:rPr>
        <w:t xml:space="preserve"> </w:t>
      </w:r>
      <w:proofErr w:type="spellStart"/>
      <w:r>
        <w:rPr>
          <w:rFonts w:ascii="Arial" w:hAnsi="Arial" w:cs="Arial"/>
          <w:sz w:val="28"/>
          <w:szCs w:val="28"/>
          <w:lang w:val="x-none"/>
        </w:rPr>
        <w:t>kuraira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Amen! </w:t>
      </w:r>
      <w:r w:rsidRPr="005D2628">
        <w:rPr>
          <w:rFonts w:ascii="Arial" w:hAnsi="Arial" w:cs="Arial"/>
          <w:sz w:val="18"/>
          <w:szCs w:val="18"/>
          <w:lang w:val="x-none"/>
        </w:rPr>
        <w:t>[Congregation says, “Amen.”]</w:t>
      </w:r>
      <w:r>
        <w:rPr>
          <w:rFonts w:ascii="Arial" w:hAnsi="Arial" w:cs="Arial"/>
          <w:sz w:val="28"/>
          <w:szCs w:val="28"/>
          <w:lang w:val="x-none"/>
        </w:rPr>
        <w:t xml:space="preserve"> Kuti, “</w:t>
      </w:r>
      <w:proofErr w:type="spellStart"/>
      <w:r>
        <w:rPr>
          <w:rFonts w:ascii="Arial" w:hAnsi="Arial" w:cs="Arial"/>
          <w:sz w:val="28"/>
          <w:szCs w:val="28"/>
          <w:lang w:val="x-none"/>
        </w:rPr>
        <w:t>Munorara</w:t>
      </w:r>
      <w:proofErr w:type="spellEnd"/>
      <w:r>
        <w:rPr>
          <w:rFonts w:ascii="Arial" w:hAnsi="Arial" w:cs="Arial"/>
          <w:sz w:val="28"/>
          <w:szCs w:val="28"/>
          <w:lang w:val="x-none"/>
        </w:rPr>
        <w:t xml:space="preserve"> </w:t>
      </w:r>
      <w:proofErr w:type="spellStart"/>
      <w:r>
        <w:rPr>
          <w:rFonts w:ascii="Arial" w:hAnsi="Arial" w:cs="Arial"/>
          <w:sz w:val="28"/>
          <w:szCs w:val="28"/>
          <w:lang w:val="x-none"/>
        </w:rPr>
        <w:t>makaguta</w:t>
      </w:r>
      <w:proofErr w:type="spellEnd"/>
      <w:r>
        <w:rPr>
          <w:rFonts w:ascii="Arial" w:hAnsi="Arial" w:cs="Arial"/>
          <w:sz w:val="28"/>
          <w:szCs w:val="28"/>
          <w:lang w:val="x-none"/>
        </w:rPr>
        <w:t xml:space="preserve"> </w:t>
      </w:r>
      <w:proofErr w:type="spellStart"/>
      <w:r>
        <w:rPr>
          <w:rFonts w:ascii="Arial" w:hAnsi="Arial" w:cs="Arial"/>
          <w:sz w:val="28"/>
          <w:szCs w:val="28"/>
          <w:lang w:val="x-none"/>
        </w:rPr>
        <w:t>vanangu</w:t>
      </w:r>
      <w:proofErr w:type="spellEnd"/>
      <w:r>
        <w:rPr>
          <w:rFonts w:ascii="Arial" w:hAnsi="Arial" w:cs="Arial"/>
          <w:sz w:val="28"/>
          <w:szCs w:val="28"/>
          <w:lang w:val="x-none"/>
        </w:rPr>
        <w:t xml:space="preserve"> </w:t>
      </w:r>
      <w:proofErr w:type="spellStart"/>
      <w:r>
        <w:rPr>
          <w:rFonts w:ascii="Arial" w:hAnsi="Arial" w:cs="Arial"/>
          <w:sz w:val="28"/>
          <w:szCs w:val="28"/>
          <w:lang w:val="x-none"/>
        </w:rPr>
        <w:t>inyasha</w:t>
      </w:r>
      <w:proofErr w:type="spellEnd"/>
      <w:r>
        <w:rPr>
          <w:rFonts w:ascii="Arial" w:hAnsi="Arial" w:cs="Arial"/>
          <w:sz w:val="28"/>
          <w:szCs w:val="28"/>
          <w:lang w:val="x-none"/>
        </w:rPr>
        <w:t xml:space="preserve"> </w:t>
      </w:r>
      <w:proofErr w:type="spellStart"/>
      <w:r>
        <w:rPr>
          <w:rFonts w:ascii="Arial" w:hAnsi="Arial" w:cs="Arial"/>
          <w:sz w:val="28"/>
          <w:szCs w:val="28"/>
          <w:lang w:val="x-none"/>
        </w:rPr>
        <w:t>dzaani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dzaMwari</w:t>
      </w:r>
      <w:proofErr w:type="spellEnd"/>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Hamuende</w:t>
      </w:r>
      <w:proofErr w:type="spellEnd"/>
      <w:r>
        <w:rPr>
          <w:rFonts w:ascii="Arial" w:hAnsi="Arial" w:cs="Arial"/>
          <w:sz w:val="28"/>
          <w:szCs w:val="28"/>
          <w:lang w:val="x-none"/>
        </w:rPr>
        <w:t xml:space="preserve"> </w:t>
      </w:r>
      <w:proofErr w:type="spellStart"/>
      <w:r>
        <w:rPr>
          <w:rFonts w:ascii="Arial" w:hAnsi="Arial" w:cs="Arial"/>
          <w:sz w:val="28"/>
          <w:szCs w:val="28"/>
          <w:lang w:val="x-none"/>
        </w:rPr>
        <w:t>kuchipatara</w:t>
      </w:r>
      <w:proofErr w:type="spellEnd"/>
      <w:r>
        <w:rPr>
          <w:rFonts w:ascii="Arial" w:hAnsi="Arial" w:cs="Arial"/>
          <w:sz w:val="28"/>
          <w:szCs w:val="28"/>
          <w:lang w:val="x-none"/>
        </w:rPr>
        <w:t xml:space="preserve">, </w:t>
      </w:r>
      <w:proofErr w:type="spellStart"/>
      <w:r>
        <w:rPr>
          <w:rFonts w:ascii="Arial" w:hAnsi="Arial" w:cs="Arial"/>
          <w:sz w:val="28"/>
          <w:szCs w:val="28"/>
          <w:lang w:val="x-none"/>
        </w:rPr>
        <w:t>hamubaiwe</w:t>
      </w:r>
      <w:proofErr w:type="spellEnd"/>
      <w:r>
        <w:rPr>
          <w:rFonts w:ascii="Arial" w:hAnsi="Arial" w:cs="Arial"/>
          <w:sz w:val="28"/>
          <w:szCs w:val="28"/>
          <w:lang w:val="x-none"/>
        </w:rPr>
        <w:t xml:space="preserve"> </w:t>
      </w:r>
      <w:proofErr w:type="spellStart"/>
      <w:r>
        <w:rPr>
          <w:rFonts w:ascii="Arial" w:hAnsi="Arial" w:cs="Arial"/>
          <w:sz w:val="28"/>
          <w:szCs w:val="28"/>
          <w:lang w:val="x-none"/>
        </w:rPr>
        <w:t>majekiseni</w:t>
      </w:r>
      <w:proofErr w:type="spellEnd"/>
      <w:r>
        <w:rPr>
          <w:rFonts w:ascii="Arial" w:hAnsi="Arial" w:cs="Arial"/>
          <w:sz w:val="28"/>
          <w:szCs w:val="28"/>
          <w:lang w:val="x-none"/>
        </w:rPr>
        <w:t xml:space="preserve">, </w:t>
      </w:r>
      <w:proofErr w:type="spellStart"/>
      <w:r>
        <w:rPr>
          <w:rFonts w:ascii="Arial" w:hAnsi="Arial" w:cs="Arial"/>
          <w:sz w:val="28"/>
          <w:szCs w:val="28"/>
          <w:lang w:val="x-none"/>
        </w:rPr>
        <w:t>hamunwe</w:t>
      </w:r>
      <w:proofErr w:type="spellEnd"/>
      <w:r>
        <w:rPr>
          <w:rFonts w:ascii="Arial" w:hAnsi="Arial" w:cs="Arial"/>
          <w:sz w:val="28"/>
          <w:szCs w:val="28"/>
          <w:lang w:val="x-none"/>
        </w:rPr>
        <w:t xml:space="preserve"> </w:t>
      </w:r>
      <w:proofErr w:type="spellStart"/>
      <w:r>
        <w:rPr>
          <w:rFonts w:ascii="Arial" w:hAnsi="Arial" w:cs="Arial"/>
          <w:sz w:val="28"/>
          <w:szCs w:val="28"/>
          <w:lang w:val="x-none"/>
        </w:rPr>
        <w:t>mapiritsi</w:t>
      </w:r>
      <w:proofErr w:type="spellEnd"/>
      <w:r>
        <w:rPr>
          <w:rFonts w:ascii="Arial" w:hAnsi="Arial" w:cs="Arial"/>
          <w:sz w:val="28"/>
          <w:szCs w:val="28"/>
          <w:lang w:val="x-none"/>
        </w:rPr>
        <w:t xml:space="preserve">, </w:t>
      </w:r>
      <w:proofErr w:type="spellStart"/>
      <w:r>
        <w:rPr>
          <w:rFonts w:ascii="Arial" w:hAnsi="Arial" w:cs="Arial"/>
          <w:sz w:val="28"/>
          <w:szCs w:val="28"/>
          <w:lang w:val="x-none"/>
        </w:rPr>
        <w:t>hamurware-rware</w:t>
      </w:r>
      <w:proofErr w:type="spellEnd"/>
      <w:r>
        <w:rPr>
          <w:rFonts w:ascii="Arial" w:hAnsi="Arial" w:cs="Arial"/>
          <w:sz w:val="28"/>
          <w:szCs w:val="28"/>
          <w:lang w:val="x-none"/>
        </w:rPr>
        <w:t xml:space="preserve">; </w:t>
      </w:r>
      <w:proofErr w:type="spellStart"/>
      <w:r>
        <w:rPr>
          <w:rFonts w:ascii="Arial" w:hAnsi="Arial" w:cs="Arial"/>
          <w:sz w:val="28"/>
          <w:szCs w:val="28"/>
          <w:lang w:val="x-none"/>
        </w:rPr>
        <w:t>inyasha</w:t>
      </w:r>
      <w:proofErr w:type="spellEnd"/>
      <w:r>
        <w:rPr>
          <w:rFonts w:ascii="Arial" w:hAnsi="Arial" w:cs="Arial"/>
          <w:sz w:val="28"/>
          <w:szCs w:val="28"/>
          <w:lang w:val="x-none"/>
        </w:rPr>
        <w:t xml:space="preserve"> </w:t>
      </w:r>
      <w:proofErr w:type="spellStart"/>
      <w:r>
        <w:rPr>
          <w:rFonts w:ascii="Arial" w:hAnsi="Arial" w:cs="Arial"/>
          <w:sz w:val="28"/>
          <w:szCs w:val="28"/>
          <w:lang w:val="x-none"/>
        </w:rPr>
        <w:t>dzaani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dzaMwari</w:t>
      </w:r>
      <w:proofErr w:type="spellEnd"/>
      <w:r w:rsidRPr="005D2628">
        <w:rPr>
          <w:rFonts w:ascii="Arial" w:hAnsi="Arial" w:cs="Arial"/>
          <w:sz w:val="18"/>
          <w:szCs w:val="18"/>
          <w:lang w:val="x-none"/>
        </w:rPr>
        <w:t>.”]</w:t>
      </w:r>
      <w:r>
        <w:rPr>
          <w:rFonts w:ascii="Arial" w:hAnsi="Arial" w:cs="Arial"/>
          <w:sz w:val="28"/>
          <w:szCs w:val="28"/>
          <w:lang w:val="x-none"/>
        </w:rPr>
        <w:t xml:space="preserve"> Honai </w:t>
      </w:r>
      <w:proofErr w:type="spellStart"/>
      <w:r>
        <w:rPr>
          <w:rFonts w:ascii="Arial" w:hAnsi="Arial" w:cs="Arial"/>
          <w:sz w:val="28"/>
          <w:szCs w:val="28"/>
          <w:lang w:val="x-none"/>
        </w:rPr>
        <w:t>mapfekero</w:t>
      </w:r>
      <w:proofErr w:type="spellEnd"/>
      <w:r>
        <w:rPr>
          <w:rFonts w:ascii="Arial" w:hAnsi="Arial" w:cs="Arial"/>
          <w:sz w:val="28"/>
          <w:szCs w:val="28"/>
          <w:lang w:val="x-none"/>
        </w:rPr>
        <w:t xml:space="preserve"> </w:t>
      </w:r>
      <w:proofErr w:type="spellStart"/>
      <w:r>
        <w:rPr>
          <w:rFonts w:ascii="Arial" w:hAnsi="Arial" w:cs="Arial"/>
          <w:sz w:val="28"/>
          <w:szCs w:val="28"/>
          <w:lang w:val="x-none"/>
        </w:rPr>
        <w:t>amunoita</w:t>
      </w:r>
      <w:proofErr w:type="spellEnd"/>
      <w:r>
        <w:rPr>
          <w:rFonts w:ascii="Arial" w:hAnsi="Arial" w:cs="Arial"/>
          <w:sz w:val="28"/>
          <w:szCs w:val="28"/>
          <w:lang w:val="x-none"/>
        </w:rPr>
        <w:t xml:space="preserve">? Honai </w:t>
      </w:r>
      <w:proofErr w:type="spellStart"/>
      <w:r>
        <w:rPr>
          <w:rFonts w:ascii="Arial" w:hAnsi="Arial" w:cs="Arial"/>
          <w:sz w:val="28"/>
          <w:szCs w:val="28"/>
          <w:lang w:val="x-none"/>
        </w:rPr>
        <w:t>kurasa</w:t>
      </w:r>
      <w:proofErr w:type="spellEnd"/>
      <w:r>
        <w:rPr>
          <w:rFonts w:ascii="Arial" w:hAnsi="Arial" w:cs="Arial"/>
          <w:sz w:val="28"/>
          <w:szCs w:val="28"/>
          <w:lang w:val="x-none"/>
        </w:rPr>
        <w:t xml:space="preserve"> </w:t>
      </w:r>
      <w:proofErr w:type="spellStart"/>
      <w:r>
        <w:rPr>
          <w:rFonts w:ascii="Arial" w:hAnsi="Arial" w:cs="Arial"/>
          <w:sz w:val="28"/>
          <w:szCs w:val="28"/>
          <w:lang w:val="x-none"/>
        </w:rPr>
        <w:t>kwamunoita</w:t>
      </w:r>
      <w:proofErr w:type="spellEnd"/>
      <w:r>
        <w:rPr>
          <w:rFonts w:ascii="Arial" w:hAnsi="Arial" w:cs="Arial"/>
          <w:sz w:val="28"/>
          <w:szCs w:val="28"/>
          <w:lang w:val="x-none"/>
        </w:rPr>
        <w:t xml:space="preserve"> </w:t>
      </w:r>
      <w:proofErr w:type="spellStart"/>
      <w:r>
        <w:rPr>
          <w:rFonts w:ascii="Arial" w:hAnsi="Arial" w:cs="Arial"/>
          <w:sz w:val="28"/>
          <w:szCs w:val="28"/>
          <w:lang w:val="x-none"/>
        </w:rPr>
        <w:t>chingwa</w:t>
      </w:r>
      <w:proofErr w:type="spellEnd"/>
      <w:r>
        <w:rPr>
          <w:rFonts w:ascii="Arial" w:hAnsi="Arial" w:cs="Arial"/>
          <w:sz w:val="28"/>
          <w:szCs w:val="28"/>
          <w:lang w:val="x-none"/>
        </w:rPr>
        <w:t xml:space="preserve">? Honai </w:t>
      </w:r>
      <w:proofErr w:type="spellStart"/>
      <w:r>
        <w:rPr>
          <w:rFonts w:ascii="Arial" w:hAnsi="Arial" w:cs="Arial"/>
          <w:sz w:val="28"/>
          <w:szCs w:val="28"/>
          <w:lang w:val="x-none"/>
        </w:rPr>
        <w:t>kurasa</w:t>
      </w:r>
      <w:proofErr w:type="spellEnd"/>
      <w:r>
        <w:rPr>
          <w:rFonts w:ascii="Arial" w:hAnsi="Arial" w:cs="Arial"/>
          <w:sz w:val="28"/>
          <w:szCs w:val="28"/>
          <w:lang w:val="x-none"/>
        </w:rPr>
        <w:t xml:space="preserve"> </w:t>
      </w:r>
      <w:proofErr w:type="spellStart"/>
      <w:r>
        <w:rPr>
          <w:rFonts w:ascii="Arial" w:hAnsi="Arial" w:cs="Arial"/>
          <w:sz w:val="28"/>
          <w:szCs w:val="28"/>
          <w:lang w:val="x-none"/>
        </w:rPr>
        <w:t>kwamunoita</w:t>
      </w:r>
      <w:proofErr w:type="spellEnd"/>
      <w:r>
        <w:rPr>
          <w:rFonts w:ascii="Arial" w:hAnsi="Arial" w:cs="Arial"/>
          <w:sz w:val="28"/>
          <w:szCs w:val="28"/>
          <w:lang w:val="x-none"/>
        </w:rPr>
        <w:t xml:space="preserve"> manhuchu?</w:t>
      </w:r>
      <w:r>
        <w:rPr>
          <w:rFonts w:ascii="Arial" w:hAnsi="Arial" w:cs="Arial"/>
          <w:sz w:val="28"/>
          <w:szCs w:val="28"/>
          <w:vertAlign w:val="superscript"/>
          <w:lang w:val="x-none"/>
        </w:rPr>
        <w:t xml:space="preserve">454 </w:t>
      </w:r>
      <w:r>
        <w:rPr>
          <w:rFonts w:ascii="Arial" w:hAnsi="Arial" w:cs="Arial"/>
          <w:sz w:val="28"/>
          <w:szCs w:val="28"/>
          <w:lang w:val="x-none"/>
        </w:rPr>
        <w:t xml:space="preserve">I never grew up </w:t>
      </w:r>
      <w:proofErr w:type="spellStart"/>
      <w:r>
        <w:rPr>
          <w:rFonts w:ascii="Arial" w:hAnsi="Arial" w:cs="Arial"/>
          <w:sz w:val="28"/>
          <w:szCs w:val="28"/>
          <w:lang w:val="x-none"/>
        </w:rPr>
        <w:t>ndichiziva</w:t>
      </w:r>
      <w:proofErr w:type="spellEnd"/>
      <w:r>
        <w:rPr>
          <w:rFonts w:ascii="Arial" w:hAnsi="Arial" w:cs="Arial"/>
          <w:sz w:val="28"/>
          <w:szCs w:val="28"/>
          <w:lang w:val="x-none"/>
        </w:rPr>
        <w:t xml:space="preserve">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zvakadai</w:t>
      </w:r>
      <w:proofErr w:type="spellEnd"/>
      <w:r>
        <w:rPr>
          <w:rFonts w:ascii="Arial" w:hAnsi="Arial" w:cs="Arial"/>
          <w:sz w:val="28"/>
          <w:szCs w:val="28"/>
          <w:lang w:val="x-none"/>
        </w:rPr>
        <w:t xml:space="preserve">. </w:t>
      </w:r>
      <w:proofErr w:type="spellStart"/>
      <w:r>
        <w:rPr>
          <w:rFonts w:ascii="Arial" w:hAnsi="Arial" w:cs="Arial"/>
          <w:sz w:val="28"/>
          <w:szCs w:val="28"/>
          <w:lang w:val="x-none"/>
        </w:rPr>
        <w:t>Izvi</w:t>
      </w:r>
      <w:proofErr w:type="spellEnd"/>
      <w:r>
        <w:rPr>
          <w:rFonts w:ascii="Arial" w:hAnsi="Arial" w:cs="Arial"/>
          <w:sz w:val="28"/>
          <w:szCs w:val="28"/>
          <w:lang w:val="x-none"/>
        </w:rPr>
        <w:t xml:space="preserve"> </w:t>
      </w:r>
      <w:proofErr w:type="spellStart"/>
      <w:r>
        <w:rPr>
          <w:rFonts w:ascii="Arial" w:hAnsi="Arial" w:cs="Arial"/>
          <w:sz w:val="28"/>
          <w:szCs w:val="28"/>
          <w:lang w:val="x-none"/>
        </w:rPr>
        <w:t>ndakazviitirwa</w:t>
      </w:r>
      <w:proofErr w:type="spellEnd"/>
      <w:r>
        <w:rPr>
          <w:rFonts w:ascii="Arial" w:hAnsi="Arial" w:cs="Arial"/>
          <w:sz w:val="28"/>
          <w:szCs w:val="28"/>
          <w:lang w:val="x-none"/>
        </w:rPr>
        <w:t xml:space="preserve"> nenyasha </w:t>
      </w:r>
      <w:proofErr w:type="spellStart"/>
      <w:r>
        <w:rPr>
          <w:rFonts w:ascii="Arial" w:hAnsi="Arial" w:cs="Arial"/>
          <w:sz w:val="28"/>
          <w:szCs w:val="28"/>
          <w:lang w:val="x-none"/>
        </w:rPr>
        <w:t>dzaani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dzaMwari</w:t>
      </w:r>
      <w:proofErr w:type="spellEnd"/>
      <w:r w:rsidRPr="005D2628">
        <w:rPr>
          <w:rFonts w:ascii="Arial" w:hAnsi="Arial" w:cs="Arial"/>
          <w:sz w:val="18"/>
          <w:szCs w:val="18"/>
          <w:lang w:val="x-none"/>
        </w:rPr>
        <w:t>.”]</w:t>
      </w:r>
      <w:r>
        <w:rPr>
          <w:rFonts w:ascii="Arial" w:hAnsi="Arial" w:cs="Arial"/>
          <w:sz w:val="28"/>
          <w:szCs w:val="28"/>
          <w:lang w:val="x-none"/>
        </w:rPr>
        <w:t xml:space="preserve"> </w:t>
      </w:r>
    </w:p>
    <w:p w:rsidR="00E04253" w:rsidP="00E04253" w:rsidRDefault="00E04253" w14:paraId="439EA6FC" w14:textId="77777777">
      <w:pPr>
        <w:jc w:val="both"/>
        <w:rPr>
          <w:rFonts w:ascii="Arial" w:hAnsi="Arial" w:cs="Arial"/>
          <w:sz w:val="28"/>
          <w:szCs w:val="28"/>
          <w:lang w:val="x-none"/>
        </w:rPr>
      </w:pPr>
      <w:r>
        <w:rPr>
          <w:rFonts w:ascii="Arial" w:hAnsi="Arial" w:cs="Arial"/>
          <w:sz w:val="28"/>
          <w:szCs w:val="28"/>
          <w:vertAlign w:val="superscript"/>
          <w:lang w:val="x-none"/>
        </w:rPr>
        <w:t xml:space="preserve">455 </w:t>
      </w:r>
      <w:proofErr w:type="spellStart"/>
      <w:r>
        <w:rPr>
          <w:rFonts w:ascii="Arial" w:hAnsi="Arial" w:cs="Arial"/>
          <w:sz w:val="28"/>
          <w:szCs w:val="28"/>
          <w:lang w:val="x-none"/>
        </w:rPr>
        <w:t>Wudzai</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venyu</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Aaamen</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Hanzi, “</w:t>
      </w:r>
      <w:proofErr w:type="spellStart"/>
      <w:r>
        <w:rPr>
          <w:rFonts w:ascii="Arial" w:hAnsi="Arial" w:cs="Arial"/>
          <w:sz w:val="28"/>
          <w:szCs w:val="28"/>
          <w:lang w:val="x-none"/>
        </w:rPr>
        <w:t>Vadzidzisei</w:t>
      </w:r>
      <w:proofErr w:type="spellEnd"/>
      <w:r>
        <w:rPr>
          <w:rFonts w:ascii="Arial" w:hAnsi="Arial" w:cs="Arial"/>
          <w:sz w:val="28"/>
          <w:szCs w:val="28"/>
          <w:lang w:val="x-none"/>
        </w:rPr>
        <w:t xml:space="preserve"> </w:t>
      </w:r>
      <w:proofErr w:type="spellStart"/>
      <w:r>
        <w:rPr>
          <w:rFonts w:ascii="Arial" w:hAnsi="Arial" w:cs="Arial"/>
          <w:sz w:val="28"/>
          <w:szCs w:val="28"/>
          <w:lang w:val="x-none"/>
        </w:rPr>
        <w:t>zuva</w:t>
      </w:r>
      <w:proofErr w:type="spellEnd"/>
      <w:r>
        <w:rPr>
          <w:rFonts w:ascii="Arial" w:hAnsi="Arial" w:cs="Arial"/>
          <w:sz w:val="28"/>
          <w:szCs w:val="28"/>
          <w:lang w:val="x-none"/>
        </w:rPr>
        <w:t xml:space="preserve"> </w:t>
      </w:r>
      <w:proofErr w:type="spellStart"/>
      <w:r>
        <w:rPr>
          <w:rFonts w:ascii="Arial" w:hAnsi="Arial" w:cs="Arial"/>
          <w:sz w:val="28"/>
          <w:szCs w:val="28"/>
          <w:lang w:val="x-none"/>
        </w:rPr>
        <w:t>rimwe</w:t>
      </w:r>
      <w:proofErr w:type="spellEnd"/>
      <w:r>
        <w:rPr>
          <w:rFonts w:ascii="Arial" w:hAnsi="Arial" w:cs="Arial"/>
          <w:sz w:val="28"/>
          <w:szCs w:val="28"/>
          <w:lang w:val="x-none"/>
        </w:rPr>
        <w:t xml:space="preserve"> </w:t>
      </w:r>
      <w:proofErr w:type="spellStart"/>
      <w:r>
        <w:rPr>
          <w:rFonts w:ascii="Arial" w:hAnsi="Arial" w:cs="Arial"/>
          <w:sz w:val="28"/>
          <w:szCs w:val="28"/>
          <w:lang w:val="x-none"/>
        </w:rPr>
        <w:t>nerimwe</w:t>
      </w:r>
      <w:proofErr w:type="spellEnd"/>
      <w:r>
        <w:rPr>
          <w:rFonts w:ascii="Arial" w:hAnsi="Arial" w:cs="Arial"/>
          <w:sz w:val="28"/>
          <w:szCs w:val="28"/>
          <w:lang w:val="x-none"/>
        </w:rPr>
        <w:t xml:space="preserve">.”  </w:t>
      </w:r>
      <w:proofErr w:type="spellStart"/>
      <w:r>
        <w:rPr>
          <w:rFonts w:ascii="Arial" w:hAnsi="Arial" w:cs="Arial"/>
          <w:sz w:val="28"/>
          <w:szCs w:val="28"/>
          <w:lang w:val="x-none"/>
        </w:rPr>
        <w:t>Handei</w:t>
      </w:r>
      <w:proofErr w:type="spellEnd"/>
      <w:r>
        <w:rPr>
          <w:rFonts w:ascii="Arial" w:hAnsi="Arial" w:cs="Arial"/>
          <w:sz w:val="28"/>
          <w:szCs w:val="28"/>
          <w:lang w:val="x-none"/>
        </w:rPr>
        <w:t xml:space="preserve"> kuna Deuteronomy chapter 6 </w:t>
      </w:r>
      <w:proofErr w:type="spellStart"/>
      <w:r>
        <w:rPr>
          <w:rFonts w:ascii="Arial" w:hAnsi="Arial" w:cs="Arial"/>
          <w:sz w:val="28"/>
          <w:szCs w:val="28"/>
          <w:lang w:val="x-none"/>
        </w:rPr>
        <w:t>muone</w:t>
      </w:r>
      <w:proofErr w:type="spellEnd"/>
      <w:r>
        <w:rPr>
          <w:rFonts w:ascii="Arial" w:hAnsi="Arial" w:cs="Arial"/>
          <w:sz w:val="28"/>
          <w:szCs w:val="28"/>
          <w:lang w:val="x-none"/>
        </w:rPr>
        <w:t xml:space="preserve">. </w:t>
      </w:r>
      <w:proofErr w:type="spellStart"/>
      <w:r>
        <w:rPr>
          <w:rFonts w:ascii="Arial" w:hAnsi="Arial" w:cs="Arial"/>
          <w:sz w:val="28"/>
          <w:szCs w:val="28"/>
          <w:lang w:val="x-none"/>
        </w:rPr>
        <w:t>Tasvika</w:t>
      </w:r>
      <w:proofErr w:type="spellEnd"/>
      <w:r>
        <w:rPr>
          <w:rFonts w:ascii="Arial" w:hAnsi="Arial" w:cs="Arial"/>
          <w:sz w:val="28"/>
          <w:szCs w:val="28"/>
          <w:lang w:val="x-none"/>
        </w:rPr>
        <w:t xml:space="preserve"> here kuna Deuteronomy chapter 6? Verse 5, </w:t>
      </w:r>
      <w:proofErr w:type="spellStart"/>
      <w:r>
        <w:rPr>
          <w:rFonts w:ascii="Arial" w:hAnsi="Arial" w:cs="Arial"/>
          <w:sz w:val="28"/>
          <w:szCs w:val="28"/>
          <w:lang w:val="x-none"/>
        </w:rPr>
        <w:t>handei</w:t>
      </w:r>
      <w:proofErr w:type="spellEnd"/>
      <w:r>
        <w:rPr>
          <w:rFonts w:ascii="Arial" w:hAnsi="Arial" w:cs="Arial"/>
          <w:sz w:val="28"/>
          <w:szCs w:val="28"/>
          <w:lang w:val="x-none"/>
        </w:rPr>
        <w:t xml:space="preserve"> pa verse 5 tese.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verse 5 tese.</w:t>
      </w:r>
    </w:p>
    <w:p w:rsidR="00E04253" w:rsidP="00E04253" w:rsidRDefault="00E04253" w14:paraId="3878E94A" w14:textId="77777777">
      <w:pPr>
        <w:ind w:left="720"/>
        <w:jc w:val="both"/>
        <w:rPr>
          <w:rFonts w:ascii="Arial" w:hAnsi="Arial" w:cs="Arial"/>
          <w:i/>
          <w:iCs/>
          <w:sz w:val="28"/>
          <w:szCs w:val="28"/>
          <w:lang w:val="x-none"/>
        </w:rPr>
      </w:pPr>
      <w:r w:rsidRPr="00A82562">
        <w:rPr>
          <w:rFonts w:ascii="Arial" w:hAnsi="Arial" w:cs="Arial"/>
          <w:i/>
          <w:iCs/>
          <w:sz w:val="28"/>
          <w:szCs w:val="28"/>
          <w:lang w:val="x-none"/>
        </w:rPr>
        <w:t>And thou shalt love the LORD thy God with all thine heart, and with all thy soul, and with all thy might. </w:t>
      </w:r>
    </w:p>
    <w:p w:rsidR="00E04253" w:rsidP="00E04253" w:rsidRDefault="00E04253" w14:paraId="119A8A43" w14:textId="77777777">
      <w:pPr>
        <w:jc w:val="both"/>
        <w:rPr>
          <w:rFonts w:ascii="Arial" w:hAnsi="Arial" w:cs="Arial"/>
          <w:sz w:val="28"/>
          <w:szCs w:val="28"/>
          <w:lang w:val="x-none"/>
        </w:rPr>
      </w:pPr>
      <w:r>
        <w:rPr>
          <w:rFonts w:ascii="Arial" w:hAnsi="Arial" w:cs="Arial"/>
          <w:sz w:val="28"/>
          <w:szCs w:val="28"/>
          <w:vertAlign w:val="superscript"/>
          <w:lang w:val="x-none"/>
        </w:rPr>
        <w:t xml:space="preserve">456 </w:t>
      </w:r>
      <w:proofErr w:type="spellStart"/>
      <w:r>
        <w:rPr>
          <w:rFonts w:ascii="Arial" w:hAnsi="Arial" w:cs="Arial"/>
          <w:sz w:val="28"/>
          <w:szCs w:val="28"/>
          <w:lang w:val="x-none"/>
        </w:rPr>
        <w:t>Handei</w:t>
      </w:r>
      <w:proofErr w:type="spellEnd"/>
      <w:r>
        <w:rPr>
          <w:rFonts w:ascii="Arial" w:hAnsi="Arial" w:cs="Arial"/>
          <w:sz w:val="28"/>
          <w:szCs w:val="28"/>
          <w:lang w:val="x-none"/>
        </w:rPr>
        <w:t xml:space="preserve"> </w:t>
      </w:r>
      <w:proofErr w:type="spellStart"/>
      <w:r>
        <w:rPr>
          <w:rFonts w:ascii="Arial" w:hAnsi="Arial" w:cs="Arial"/>
          <w:sz w:val="28"/>
          <w:szCs w:val="28"/>
          <w:lang w:val="x-none"/>
        </w:rPr>
        <w:t>mberi</w:t>
      </w:r>
      <w:proofErr w:type="spellEnd"/>
      <w:r>
        <w:rPr>
          <w:rFonts w:ascii="Arial" w:hAnsi="Arial" w:cs="Arial"/>
          <w:sz w:val="28"/>
          <w:szCs w:val="28"/>
          <w:lang w:val="x-none"/>
        </w:rPr>
        <w:t>.</w:t>
      </w:r>
    </w:p>
    <w:p w:rsidR="00E04253" w:rsidP="00E04253" w:rsidRDefault="00E04253" w14:paraId="70B6DFAA" w14:textId="77777777">
      <w:pPr>
        <w:ind w:left="720"/>
        <w:jc w:val="both"/>
        <w:rPr>
          <w:rFonts w:ascii="Arial" w:hAnsi="Arial" w:cs="Arial"/>
          <w:i/>
          <w:iCs/>
          <w:sz w:val="28"/>
          <w:szCs w:val="28"/>
          <w:lang w:val="x-none"/>
        </w:rPr>
      </w:pPr>
      <w:r w:rsidRPr="00547FE5">
        <w:rPr>
          <w:rFonts w:ascii="Arial" w:hAnsi="Arial" w:cs="Arial"/>
          <w:i/>
          <w:iCs/>
          <w:sz w:val="28"/>
          <w:szCs w:val="28"/>
          <w:lang w:val="x-none"/>
        </w:rPr>
        <w:t>And these words, which I command thee this day, shall be in thine heart: </w:t>
      </w:r>
    </w:p>
    <w:p w:rsidR="00E04253" w:rsidP="00E04253" w:rsidRDefault="00E04253" w14:paraId="32AF66DB" w14:textId="77777777">
      <w:pPr>
        <w:jc w:val="both"/>
        <w:rPr>
          <w:rFonts w:ascii="Arial" w:hAnsi="Arial" w:cs="Arial"/>
          <w:sz w:val="28"/>
          <w:szCs w:val="28"/>
          <w:lang w:val="x-none"/>
        </w:rPr>
      </w:pPr>
      <w:r>
        <w:rPr>
          <w:rFonts w:ascii="Arial" w:hAnsi="Arial" w:cs="Arial"/>
          <w:sz w:val="28"/>
          <w:szCs w:val="28"/>
          <w:vertAlign w:val="superscript"/>
          <w:lang w:val="x-none"/>
        </w:rPr>
        <w:t xml:space="preserve">457 </w:t>
      </w:r>
      <w:r>
        <w:rPr>
          <w:rFonts w:ascii="Arial" w:hAnsi="Arial" w:cs="Arial"/>
          <w:sz w:val="28"/>
          <w:szCs w:val="28"/>
          <w:lang w:val="x-none"/>
        </w:rPr>
        <w:t>Verse 7.</w:t>
      </w:r>
    </w:p>
    <w:p w:rsidR="00E04253" w:rsidP="00E04253" w:rsidRDefault="00E04253" w14:paraId="0E09C132" w14:textId="77777777">
      <w:pPr>
        <w:ind w:left="720"/>
        <w:jc w:val="both"/>
        <w:rPr>
          <w:rFonts w:ascii="Arial" w:hAnsi="Arial" w:cs="Arial"/>
          <w:i/>
          <w:iCs/>
          <w:sz w:val="28"/>
          <w:szCs w:val="28"/>
          <w:lang w:val="x-none"/>
        </w:rPr>
      </w:pPr>
      <w:r w:rsidRPr="00B55D58">
        <w:rPr>
          <w:rFonts w:ascii="Arial" w:hAnsi="Arial" w:cs="Arial"/>
          <w:i/>
          <w:iCs/>
          <w:sz w:val="28"/>
          <w:szCs w:val="28"/>
          <w:lang w:val="x-none"/>
        </w:rPr>
        <w:t xml:space="preserve">And thou shalt teach them diligently unto thy children, and </w:t>
      </w:r>
      <w:r>
        <w:rPr>
          <w:rFonts w:ascii="Arial" w:hAnsi="Arial" w:cs="Arial"/>
          <w:sz w:val="28"/>
          <w:szCs w:val="28"/>
          <w:lang w:val="x-none"/>
        </w:rPr>
        <w:t xml:space="preserve">thou </w:t>
      </w:r>
      <w:r w:rsidRPr="00B55D58">
        <w:rPr>
          <w:rFonts w:ascii="Arial" w:hAnsi="Arial" w:cs="Arial"/>
          <w:i/>
          <w:iCs/>
          <w:sz w:val="28"/>
          <w:szCs w:val="28"/>
          <w:lang w:val="x-none"/>
        </w:rPr>
        <w:t xml:space="preserve">shalt talk of them when thou </w:t>
      </w:r>
      <w:proofErr w:type="spellStart"/>
      <w:r w:rsidRPr="00B55D58">
        <w:rPr>
          <w:rFonts w:ascii="Arial" w:hAnsi="Arial" w:cs="Arial"/>
          <w:i/>
          <w:iCs/>
          <w:sz w:val="28"/>
          <w:szCs w:val="28"/>
          <w:lang w:val="x-none"/>
        </w:rPr>
        <w:t>sittest</w:t>
      </w:r>
      <w:proofErr w:type="spellEnd"/>
      <w:r w:rsidRPr="00B55D58">
        <w:rPr>
          <w:rFonts w:ascii="Arial" w:hAnsi="Arial" w:cs="Arial"/>
          <w:i/>
          <w:iCs/>
          <w:sz w:val="28"/>
          <w:szCs w:val="28"/>
          <w:lang w:val="x-none"/>
        </w:rPr>
        <w:t xml:space="preserve"> in thine house, and when thou </w:t>
      </w:r>
      <w:proofErr w:type="spellStart"/>
      <w:r w:rsidRPr="00B55D58">
        <w:rPr>
          <w:rFonts w:ascii="Arial" w:hAnsi="Arial" w:cs="Arial"/>
          <w:i/>
          <w:iCs/>
          <w:sz w:val="28"/>
          <w:szCs w:val="28"/>
          <w:lang w:val="x-none"/>
        </w:rPr>
        <w:t>walkest</w:t>
      </w:r>
      <w:proofErr w:type="spellEnd"/>
      <w:r w:rsidRPr="00B55D58">
        <w:rPr>
          <w:rFonts w:ascii="Arial" w:hAnsi="Arial" w:cs="Arial"/>
          <w:i/>
          <w:iCs/>
          <w:sz w:val="28"/>
          <w:szCs w:val="28"/>
          <w:lang w:val="x-none"/>
        </w:rPr>
        <w:t xml:space="preserve"> by the way, and when thou </w:t>
      </w:r>
      <w:proofErr w:type="spellStart"/>
      <w:r w:rsidRPr="00B55D58">
        <w:rPr>
          <w:rFonts w:ascii="Arial" w:hAnsi="Arial" w:cs="Arial"/>
          <w:i/>
          <w:iCs/>
          <w:sz w:val="28"/>
          <w:szCs w:val="28"/>
          <w:lang w:val="x-none"/>
        </w:rPr>
        <w:t>liest</w:t>
      </w:r>
      <w:proofErr w:type="spellEnd"/>
      <w:r w:rsidRPr="00B55D58">
        <w:rPr>
          <w:rFonts w:ascii="Arial" w:hAnsi="Arial" w:cs="Arial"/>
          <w:i/>
          <w:iCs/>
          <w:sz w:val="28"/>
          <w:szCs w:val="28"/>
          <w:lang w:val="x-none"/>
        </w:rPr>
        <w:t xml:space="preserve"> down, and when thou </w:t>
      </w:r>
      <w:proofErr w:type="spellStart"/>
      <w:r w:rsidRPr="00B55D58">
        <w:rPr>
          <w:rFonts w:ascii="Arial" w:hAnsi="Arial" w:cs="Arial"/>
          <w:i/>
          <w:iCs/>
          <w:sz w:val="28"/>
          <w:szCs w:val="28"/>
          <w:lang w:val="x-none"/>
        </w:rPr>
        <w:t>risest</w:t>
      </w:r>
      <w:proofErr w:type="spellEnd"/>
      <w:r w:rsidRPr="00B55D58">
        <w:rPr>
          <w:rFonts w:ascii="Arial" w:hAnsi="Arial" w:cs="Arial"/>
          <w:i/>
          <w:iCs/>
          <w:sz w:val="28"/>
          <w:szCs w:val="28"/>
          <w:lang w:val="x-none"/>
        </w:rPr>
        <w:t xml:space="preserve"> up. </w:t>
      </w:r>
    </w:p>
    <w:p w:rsidR="00E04253" w:rsidP="00E04253" w:rsidRDefault="00E04253" w14:paraId="27454247" w14:textId="77777777">
      <w:pPr>
        <w:ind w:left="720"/>
        <w:jc w:val="both"/>
        <w:rPr>
          <w:rFonts w:ascii="Arial" w:hAnsi="Arial" w:cs="Arial"/>
          <w:i/>
          <w:iCs/>
          <w:sz w:val="28"/>
          <w:szCs w:val="28"/>
          <w:lang w:val="x-none"/>
        </w:rPr>
      </w:pPr>
      <w:r w:rsidRPr="00923E4A">
        <w:rPr>
          <w:rFonts w:ascii="Arial" w:hAnsi="Arial" w:cs="Arial"/>
          <w:i/>
          <w:iCs/>
          <w:sz w:val="28"/>
          <w:szCs w:val="28"/>
          <w:lang w:val="x-none"/>
        </w:rPr>
        <w:t>And thou shalt bind them for a sign upon thine hand, and they shall be as frontlets between thine eyes. </w:t>
      </w:r>
    </w:p>
    <w:p w:rsidR="00E04253" w:rsidP="00E04253" w:rsidRDefault="00E04253" w14:paraId="270C7097" w14:textId="77777777">
      <w:pPr>
        <w:ind w:left="720"/>
        <w:jc w:val="both"/>
        <w:rPr>
          <w:rFonts w:ascii="Arial" w:hAnsi="Arial" w:cs="Arial"/>
          <w:i/>
          <w:iCs/>
          <w:sz w:val="28"/>
          <w:szCs w:val="28"/>
          <w:lang w:val="x-none"/>
        </w:rPr>
      </w:pPr>
      <w:r w:rsidRPr="00923E4A">
        <w:rPr>
          <w:rFonts w:ascii="Arial" w:hAnsi="Arial" w:cs="Arial"/>
          <w:i/>
          <w:iCs/>
          <w:sz w:val="28"/>
          <w:szCs w:val="28"/>
          <w:lang w:val="x-none"/>
        </w:rPr>
        <w:t>And thou shalt write them upon the posts of thy house, and on thy gates. </w:t>
      </w:r>
    </w:p>
    <w:p w:rsidR="00E04253" w:rsidP="00E04253" w:rsidRDefault="00E04253" w14:paraId="23481FAF" w14:textId="77777777">
      <w:pPr>
        <w:jc w:val="both"/>
        <w:rPr>
          <w:rFonts w:ascii="Arial" w:hAnsi="Arial" w:cs="Arial"/>
          <w:sz w:val="28"/>
          <w:szCs w:val="28"/>
          <w:lang w:val="x-none"/>
        </w:rPr>
      </w:pPr>
      <w:r>
        <w:rPr>
          <w:rFonts w:ascii="Arial" w:hAnsi="Arial" w:cs="Arial"/>
          <w:sz w:val="28"/>
          <w:szCs w:val="28"/>
          <w:vertAlign w:val="superscript"/>
          <w:lang w:val="x-none"/>
        </w:rPr>
        <w:t xml:space="preserve">458 </w:t>
      </w:r>
      <w:r w:rsidRPr="005D2628">
        <w:rPr>
          <w:rFonts w:ascii="Arial" w:hAnsi="Arial" w:cs="Arial"/>
          <w:sz w:val="18"/>
          <w:szCs w:val="18"/>
          <w:lang w:val="x-none"/>
        </w:rPr>
        <w:t>[Congregation says, “Amen.”]</w:t>
      </w:r>
      <w:r>
        <w:rPr>
          <w:rFonts w:ascii="Arial" w:hAnsi="Arial" w:cs="Arial"/>
          <w:sz w:val="28"/>
          <w:szCs w:val="28"/>
          <w:lang w:val="x-none"/>
        </w:rPr>
        <w:t xml:space="preserve"> Toda Amen </w:t>
      </w:r>
      <w:proofErr w:type="spellStart"/>
      <w:r>
        <w:rPr>
          <w:rFonts w:ascii="Arial" w:hAnsi="Arial" w:cs="Arial"/>
          <w:sz w:val="28"/>
          <w:szCs w:val="28"/>
          <w:lang w:val="x-none"/>
        </w:rPr>
        <w:t>akadarika</w:t>
      </w:r>
      <w:proofErr w:type="spellEnd"/>
      <w:r>
        <w:rPr>
          <w:rFonts w:ascii="Arial" w:hAnsi="Arial" w:cs="Arial"/>
          <w:sz w:val="28"/>
          <w:szCs w:val="28"/>
          <w:lang w:val="x-none"/>
        </w:rPr>
        <w:t xml:space="preserve"> Amen </w:t>
      </w:r>
      <w:proofErr w:type="spellStart"/>
      <w:r>
        <w:rPr>
          <w:rFonts w:ascii="Arial" w:hAnsi="Arial" w:cs="Arial"/>
          <w:sz w:val="28"/>
          <w:szCs w:val="28"/>
          <w:lang w:val="x-none"/>
        </w:rPr>
        <w:t>hama</w:t>
      </w:r>
      <w:proofErr w:type="spellEnd"/>
      <w:r>
        <w:rPr>
          <w:rFonts w:ascii="Arial" w:hAnsi="Arial" w:cs="Arial"/>
          <w:sz w:val="28"/>
          <w:szCs w:val="28"/>
          <w:lang w:val="x-none"/>
        </w:rPr>
        <w:t>.</w:t>
      </w:r>
      <w:r w:rsidRPr="003F44DD">
        <w:rPr>
          <w:rFonts w:ascii="Arial" w:hAnsi="Arial" w:cs="Arial"/>
          <w:sz w:val="18"/>
          <w:szCs w:val="1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Ma brothers ese </w:t>
      </w:r>
      <w:proofErr w:type="spellStart"/>
      <w:r>
        <w:rPr>
          <w:rFonts w:ascii="Arial" w:hAnsi="Arial" w:cs="Arial"/>
          <w:sz w:val="28"/>
          <w:szCs w:val="28"/>
          <w:lang w:val="x-none"/>
        </w:rPr>
        <w:t>ane</w:t>
      </w:r>
      <w:proofErr w:type="spellEnd"/>
      <w:r>
        <w:rPr>
          <w:rFonts w:ascii="Arial" w:hAnsi="Arial" w:cs="Arial"/>
          <w:sz w:val="28"/>
          <w:szCs w:val="28"/>
          <w:lang w:val="x-none"/>
        </w:rPr>
        <w:t xml:space="preserve"> duty </w:t>
      </w:r>
      <w:proofErr w:type="spellStart"/>
      <w:r>
        <w:rPr>
          <w:rFonts w:ascii="Arial" w:hAnsi="Arial" w:cs="Arial"/>
          <w:sz w:val="28"/>
          <w:szCs w:val="28"/>
          <w:lang w:val="x-none"/>
        </w:rPr>
        <w:t>rekudzidzisa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vavo</w:t>
      </w:r>
      <w:proofErr w:type="spellEnd"/>
      <w:r>
        <w:rPr>
          <w:rFonts w:ascii="Arial" w:hAnsi="Arial" w:cs="Arial"/>
          <w:sz w:val="28"/>
          <w:szCs w:val="28"/>
          <w:lang w:val="x-none"/>
        </w:rPr>
        <w:t xml:space="preserve">, </w:t>
      </w:r>
      <w:proofErr w:type="spellStart"/>
      <w:r>
        <w:rPr>
          <w:rFonts w:ascii="Arial" w:hAnsi="Arial" w:cs="Arial"/>
          <w:sz w:val="28"/>
          <w:szCs w:val="28"/>
          <w:lang w:val="x-none"/>
        </w:rPr>
        <w:t>kukosha</w:t>
      </w:r>
      <w:proofErr w:type="spellEnd"/>
      <w:r>
        <w:rPr>
          <w:rFonts w:ascii="Arial" w:hAnsi="Arial" w:cs="Arial"/>
          <w:sz w:val="28"/>
          <w:szCs w:val="28"/>
          <w:lang w:val="x-none"/>
        </w:rPr>
        <w:t xml:space="preserve"> </w:t>
      </w:r>
      <w:proofErr w:type="spellStart"/>
      <w:r>
        <w:rPr>
          <w:rFonts w:ascii="Arial" w:hAnsi="Arial" w:cs="Arial"/>
          <w:sz w:val="28"/>
          <w:szCs w:val="28"/>
          <w:lang w:val="x-none"/>
        </w:rPr>
        <w:t>kwe</w:t>
      </w:r>
      <w:proofErr w:type="spellEnd"/>
      <w:r>
        <w:rPr>
          <w:rFonts w:ascii="Arial" w:hAnsi="Arial" w:cs="Arial"/>
          <w:sz w:val="28"/>
          <w:szCs w:val="28"/>
          <w:lang w:val="x-none"/>
        </w:rPr>
        <w:t xml:space="preserve"> Messa…? </w:t>
      </w:r>
      <w:r w:rsidRPr="005D2628">
        <w:rPr>
          <w:rFonts w:ascii="Arial" w:hAnsi="Arial" w:cs="Arial"/>
          <w:sz w:val="18"/>
          <w:szCs w:val="18"/>
          <w:lang w:val="x-none"/>
        </w:rPr>
        <w:t>[Congregation says, “</w:t>
      </w:r>
      <w:proofErr w:type="spellStart"/>
      <w:r>
        <w:rPr>
          <w:rFonts w:ascii="Arial" w:hAnsi="Arial" w:cs="Arial"/>
          <w:sz w:val="18"/>
          <w:szCs w:val="18"/>
          <w:lang w:val="x-none"/>
        </w:rPr>
        <w:t>kwe</w:t>
      </w:r>
      <w:proofErr w:type="spellEnd"/>
      <w:r>
        <w:rPr>
          <w:rFonts w:ascii="Arial" w:hAnsi="Arial" w:cs="Arial"/>
          <w:sz w:val="18"/>
          <w:szCs w:val="18"/>
          <w:lang w:val="x-none"/>
        </w:rPr>
        <w:t xml:space="preserve"> Message</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Ha’murikuona</w:t>
      </w:r>
      <w:proofErr w:type="spellEnd"/>
      <w:r>
        <w:rPr>
          <w:rFonts w:ascii="Arial" w:hAnsi="Arial" w:cs="Arial"/>
          <w:sz w:val="28"/>
          <w:szCs w:val="28"/>
          <w:lang w:val="x-none"/>
        </w:rPr>
        <w:t xml:space="preserve"> </w:t>
      </w:r>
      <w:proofErr w:type="spellStart"/>
      <w:r>
        <w:rPr>
          <w:rFonts w:ascii="Arial" w:hAnsi="Arial" w:cs="Arial"/>
          <w:sz w:val="28"/>
          <w:szCs w:val="28"/>
          <w:lang w:val="x-none"/>
        </w:rPr>
        <w:t>varanda</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 xml:space="preserve">? Then kana </w:t>
      </w:r>
      <w:proofErr w:type="spellStart"/>
      <w:r>
        <w:rPr>
          <w:rFonts w:ascii="Arial" w:hAnsi="Arial" w:cs="Arial"/>
          <w:sz w:val="28"/>
          <w:szCs w:val="28"/>
          <w:lang w:val="x-none"/>
        </w:rPr>
        <w:t>wadaro</w:t>
      </w:r>
      <w:proofErr w:type="spellEnd"/>
      <w:r>
        <w:rPr>
          <w:rFonts w:ascii="Arial" w:hAnsi="Arial" w:cs="Arial"/>
          <w:sz w:val="28"/>
          <w:szCs w:val="28"/>
          <w:lang w:val="x-none"/>
        </w:rPr>
        <w:t xml:space="preserve"> </w:t>
      </w:r>
      <w:proofErr w:type="spellStart"/>
      <w:r>
        <w:rPr>
          <w:rFonts w:ascii="Arial" w:hAnsi="Arial" w:cs="Arial"/>
          <w:sz w:val="28"/>
          <w:szCs w:val="28"/>
          <w:lang w:val="x-none"/>
        </w:rPr>
        <w:t>saizvozvo</w:t>
      </w:r>
      <w:proofErr w:type="spellEnd"/>
      <w:r>
        <w:rPr>
          <w:rFonts w:ascii="Arial" w:hAnsi="Arial" w:cs="Arial"/>
          <w:sz w:val="28"/>
          <w:szCs w:val="28"/>
          <w:lang w:val="x-none"/>
        </w:rPr>
        <w:t xml:space="preserve">, </w:t>
      </w:r>
      <w:proofErr w:type="spellStart"/>
      <w:r>
        <w:rPr>
          <w:rFonts w:ascii="Arial" w:hAnsi="Arial" w:cs="Arial"/>
          <w:sz w:val="28"/>
          <w:szCs w:val="28"/>
          <w:lang w:val="x-none"/>
        </w:rPr>
        <w:t>wagona</w:t>
      </w:r>
      <w:proofErr w:type="spellEnd"/>
      <w:r>
        <w:rPr>
          <w:rFonts w:ascii="Arial" w:hAnsi="Arial" w:cs="Arial"/>
          <w:sz w:val="28"/>
          <w:szCs w:val="28"/>
          <w:lang w:val="x-none"/>
        </w:rPr>
        <w:t xml:space="preserve"> </w:t>
      </w:r>
      <w:proofErr w:type="spellStart"/>
      <w:r>
        <w:rPr>
          <w:rFonts w:ascii="Arial" w:hAnsi="Arial" w:cs="Arial"/>
          <w:sz w:val="28"/>
          <w:szCs w:val="28"/>
          <w:lang w:val="x-none"/>
        </w:rPr>
        <w:t>kuchidaro</w:t>
      </w:r>
      <w:proofErr w:type="spellEnd"/>
      <w:r>
        <w:rPr>
          <w:rFonts w:ascii="Arial" w:hAnsi="Arial" w:cs="Arial"/>
          <w:sz w:val="28"/>
          <w:szCs w:val="28"/>
          <w:lang w:val="x-none"/>
        </w:rPr>
        <w:t xml:space="preserve">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ukavadzidzisa</w:t>
      </w:r>
      <w:proofErr w:type="spellEnd"/>
      <w:r>
        <w:rPr>
          <w:rFonts w:ascii="Arial" w:hAnsi="Arial" w:cs="Arial"/>
          <w:sz w:val="28"/>
          <w:szCs w:val="28"/>
          <w:lang w:val="x-none"/>
        </w:rPr>
        <w:t xml:space="preserve"> Shoko </w:t>
      </w:r>
      <w:proofErr w:type="spellStart"/>
      <w:r>
        <w:rPr>
          <w:rFonts w:ascii="Arial" w:hAnsi="Arial" w:cs="Arial"/>
          <w:sz w:val="28"/>
          <w:szCs w:val="28"/>
          <w:lang w:val="x-none"/>
        </w:rPr>
        <w:t>raMwari</w:t>
      </w:r>
      <w:proofErr w:type="spellEnd"/>
      <w:r>
        <w:rPr>
          <w:rFonts w:ascii="Arial" w:hAnsi="Arial" w:cs="Arial"/>
          <w:sz w:val="28"/>
          <w:szCs w:val="28"/>
          <w:lang w:val="x-none"/>
        </w:rPr>
        <w:t xml:space="preserve"> </w:t>
      </w:r>
      <w:proofErr w:type="spellStart"/>
      <w:r w:rsidRPr="00962723">
        <w:rPr>
          <w:rFonts w:ascii="Arial" w:hAnsi="Arial" w:cs="Arial"/>
          <w:i/>
          <w:iCs/>
          <w:sz w:val="28"/>
          <w:szCs w:val="28"/>
          <w:lang w:val="x-none"/>
        </w:rPr>
        <w:t>anorebella</w:t>
      </w:r>
      <w:proofErr w:type="spellEnd"/>
      <w:r w:rsidRPr="00962723">
        <w:rPr>
          <w:rFonts w:ascii="Arial" w:hAnsi="Arial" w:cs="Arial"/>
          <w:i/>
          <w:iCs/>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whoever rebels—ED</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ya’a</w:t>
      </w:r>
      <w:proofErr w:type="spellEnd"/>
      <w:r>
        <w:rPr>
          <w:rFonts w:ascii="Arial" w:hAnsi="Arial" w:cs="Arial"/>
          <w:sz w:val="28"/>
          <w:szCs w:val="28"/>
          <w:lang w:val="x-none"/>
        </w:rPr>
        <w:t xml:space="preserve"> </w:t>
      </w:r>
      <w:proofErr w:type="spellStart"/>
      <w:r>
        <w:rPr>
          <w:rFonts w:ascii="Arial" w:hAnsi="Arial" w:cs="Arial"/>
          <w:sz w:val="28"/>
          <w:szCs w:val="28"/>
          <w:lang w:val="x-none"/>
        </w:rPr>
        <w:t>mhosva</w:t>
      </w:r>
      <w:proofErr w:type="spellEnd"/>
      <w:r>
        <w:rPr>
          <w:rFonts w:ascii="Arial" w:hAnsi="Arial" w:cs="Arial"/>
          <w:sz w:val="28"/>
          <w:szCs w:val="28"/>
          <w:lang w:val="x-none"/>
        </w:rPr>
        <w:t xml:space="preserve"> </w:t>
      </w:r>
      <w:proofErr w:type="spellStart"/>
      <w:r>
        <w:rPr>
          <w:rFonts w:ascii="Arial" w:hAnsi="Arial" w:cs="Arial"/>
          <w:sz w:val="28"/>
          <w:szCs w:val="28"/>
          <w:lang w:val="x-none"/>
        </w:rPr>
        <w:t>yaani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yake</w:t>
      </w:r>
      <w:proofErr w:type="spellEnd"/>
      <w:r w:rsidRPr="005D2628">
        <w:rPr>
          <w:rFonts w:ascii="Arial" w:hAnsi="Arial" w:cs="Arial"/>
          <w:sz w:val="18"/>
          <w:szCs w:val="18"/>
          <w:lang w:val="x-none"/>
        </w:rPr>
        <w:t>.”]</w:t>
      </w:r>
      <w:r>
        <w:rPr>
          <w:rFonts w:ascii="Arial" w:hAnsi="Arial" w:cs="Arial"/>
          <w:sz w:val="28"/>
          <w:szCs w:val="28"/>
          <w:lang w:val="x-none"/>
        </w:rPr>
        <w:t xml:space="preserve"> </w:t>
      </w:r>
    </w:p>
    <w:p w:rsidR="00E04253" w:rsidP="00E04253" w:rsidRDefault="00E04253" w14:paraId="20F43359" w14:textId="77777777">
      <w:pPr>
        <w:jc w:val="both"/>
        <w:rPr>
          <w:rFonts w:ascii="Arial" w:hAnsi="Arial" w:cs="Arial"/>
          <w:sz w:val="28"/>
          <w:szCs w:val="28"/>
          <w:lang w:val="x-none"/>
        </w:rPr>
      </w:pPr>
      <w:r>
        <w:rPr>
          <w:rFonts w:ascii="Arial" w:hAnsi="Arial" w:cs="Arial"/>
          <w:sz w:val="28"/>
          <w:szCs w:val="28"/>
          <w:vertAlign w:val="superscript"/>
          <w:lang w:val="x-none"/>
        </w:rPr>
        <w:t xml:space="preserve">459 </w:t>
      </w:r>
      <w:r>
        <w:rPr>
          <w:rFonts w:ascii="Arial" w:hAnsi="Arial" w:cs="Arial"/>
          <w:sz w:val="28"/>
          <w:szCs w:val="28"/>
          <w:lang w:val="x-none"/>
        </w:rPr>
        <w:t xml:space="preserve">Genesis chapter 48, </w:t>
      </w:r>
      <w:proofErr w:type="spellStart"/>
      <w:r>
        <w:rPr>
          <w:rFonts w:ascii="Arial" w:hAnsi="Arial" w:cs="Arial"/>
          <w:sz w:val="28"/>
          <w:szCs w:val="28"/>
          <w:lang w:val="x-none"/>
        </w:rPr>
        <w:t>tichipedza</w:t>
      </w:r>
      <w:proofErr w:type="spellEnd"/>
      <w:r>
        <w:rPr>
          <w:rFonts w:ascii="Arial" w:hAnsi="Arial" w:cs="Arial"/>
          <w:sz w:val="28"/>
          <w:szCs w:val="28"/>
          <w:lang w:val="x-none"/>
        </w:rPr>
        <w:t xml:space="preserve"> </w:t>
      </w:r>
      <w:proofErr w:type="spellStart"/>
      <w:r>
        <w:rPr>
          <w:rFonts w:ascii="Arial" w:hAnsi="Arial" w:cs="Arial"/>
          <w:sz w:val="28"/>
          <w:szCs w:val="28"/>
          <w:lang w:val="x-none"/>
        </w:rPr>
        <w:t>naipapo</w:t>
      </w:r>
      <w:proofErr w:type="spellEnd"/>
      <w:r>
        <w:rPr>
          <w:rFonts w:ascii="Arial" w:hAnsi="Arial" w:cs="Arial"/>
          <w:sz w:val="28"/>
          <w:szCs w:val="28"/>
          <w:lang w:val="x-none"/>
        </w:rPr>
        <w:t xml:space="preserve">. Genesis 48. Chapter </w:t>
      </w:r>
      <w:proofErr w:type="spellStart"/>
      <w:r>
        <w:rPr>
          <w:rFonts w:ascii="Arial" w:hAnsi="Arial" w:cs="Arial"/>
          <w:sz w:val="28"/>
          <w:szCs w:val="28"/>
          <w:lang w:val="x-none"/>
        </w:rPr>
        <w:t>yedu</w:t>
      </w:r>
      <w:proofErr w:type="spellEnd"/>
      <w:r>
        <w:rPr>
          <w:rFonts w:ascii="Arial" w:hAnsi="Arial" w:cs="Arial"/>
          <w:sz w:val="28"/>
          <w:szCs w:val="28"/>
          <w:lang w:val="x-none"/>
        </w:rPr>
        <w:t xml:space="preserve"> </w:t>
      </w:r>
      <w:proofErr w:type="spellStart"/>
      <w:r>
        <w:rPr>
          <w:rFonts w:ascii="Arial" w:hAnsi="Arial" w:cs="Arial"/>
          <w:sz w:val="28"/>
          <w:szCs w:val="28"/>
          <w:lang w:val="x-none"/>
        </w:rPr>
        <w:t>iya</w:t>
      </w:r>
      <w:proofErr w:type="spellEnd"/>
      <w:r>
        <w:rPr>
          <w:rFonts w:ascii="Arial" w:hAnsi="Arial" w:cs="Arial"/>
          <w:sz w:val="28"/>
          <w:szCs w:val="28"/>
          <w:lang w:val="x-none"/>
        </w:rPr>
        <w:t xml:space="preserve">.  </w:t>
      </w:r>
      <w:proofErr w:type="spellStart"/>
      <w:r>
        <w:rPr>
          <w:rFonts w:ascii="Arial" w:hAnsi="Arial" w:cs="Arial"/>
          <w:sz w:val="28"/>
          <w:szCs w:val="28"/>
          <w:lang w:val="x-none"/>
        </w:rPr>
        <w:t>Tasvika</w:t>
      </w:r>
      <w:proofErr w:type="spellEnd"/>
      <w:r>
        <w:rPr>
          <w:rFonts w:ascii="Arial" w:hAnsi="Arial" w:cs="Arial"/>
          <w:sz w:val="28"/>
          <w:szCs w:val="28"/>
          <w:lang w:val="x-none"/>
        </w:rPr>
        <w:t xml:space="preserve">?  Verse 19,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w:t>
      </w:r>
      <w:r w:rsidRPr="005D2628">
        <w:rPr>
          <w:rFonts w:ascii="Arial" w:hAnsi="Arial" w:cs="Arial"/>
          <w:sz w:val="18"/>
          <w:szCs w:val="18"/>
          <w:lang w:val="x-none"/>
        </w:rPr>
        <w:t>[</w:t>
      </w:r>
      <w:r>
        <w:rPr>
          <w:rFonts w:ascii="Arial" w:hAnsi="Arial" w:cs="Arial"/>
          <w:sz w:val="18"/>
          <w:szCs w:val="18"/>
          <w:lang w:val="x-none"/>
        </w:rPr>
        <w:t>02:53:19-inaudible</w:t>
      </w:r>
      <w:r w:rsidRPr="005D2628">
        <w:rPr>
          <w:rFonts w:ascii="Arial" w:hAnsi="Arial" w:cs="Arial"/>
          <w:sz w:val="18"/>
          <w:szCs w:val="18"/>
          <w:lang w:val="x-none"/>
        </w:rPr>
        <w:t>]</w:t>
      </w:r>
      <w:r>
        <w:rPr>
          <w:rFonts w:ascii="Arial" w:hAnsi="Arial" w:cs="Arial"/>
          <w:sz w:val="28"/>
          <w:szCs w:val="28"/>
          <w:lang w:val="x-none"/>
        </w:rPr>
        <w:t xml:space="preserve"> tese.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verse 19 tese. </w:t>
      </w:r>
    </w:p>
    <w:p w:rsidRPr="005F0338" w:rsidR="00E04253" w:rsidP="00E04253" w:rsidRDefault="00E04253" w14:paraId="5362AEB4" w14:textId="77777777">
      <w:pPr>
        <w:ind w:left="720"/>
        <w:jc w:val="both"/>
        <w:rPr>
          <w:rFonts w:ascii="Arial" w:hAnsi="Arial" w:cs="Arial"/>
          <w:i/>
          <w:iCs/>
          <w:sz w:val="28"/>
          <w:szCs w:val="28"/>
          <w:lang w:val="x-none"/>
        </w:rPr>
      </w:pPr>
      <w:r w:rsidRPr="005F0338">
        <w:rPr>
          <w:rFonts w:ascii="Arial" w:hAnsi="Arial" w:cs="Arial"/>
          <w:i/>
          <w:iCs/>
          <w:sz w:val="28"/>
          <w:szCs w:val="28"/>
          <w:lang w:val="x-none"/>
        </w:rPr>
        <w:t xml:space="preserve">And his father… </w:t>
      </w:r>
    </w:p>
    <w:p w:rsidR="00E04253" w:rsidP="00E04253" w:rsidRDefault="00E04253" w14:paraId="0BD51346" w14:textId="77777777">
      <w:pPr>
        <w:jc w:val="both"/>
        <w:rPr>
          <w:rFonts w:ascii="Arial" w:hAnsi="Arial" w:cs="Arial"/>
          <w:sz w:val="28"/>
          <w:szCs w:val="28"/>
          <w:lang w:val="x-none"/>
        </w:rPr>
      </w:pPr>
      <w:r>
        <w:rPr>
          <w:rFonts w:ascii="Arial" w:hAnsi="Arial" w:cs="Arial"/>
          <w:sz w:val="28"/>
          <w:szCs w:val="28"/>
          <w:vertAlign w:val="superscript"/>
          <w:lang w:val="x-none"/>
        </w:rPr>
        <w:t xml:space="preserve">460 </w:t>
      </w:r>
      <w:r>
        <w:rPr>
          <w:rFonts w:ascii="Arial" w:hAnsi="Arial" w:cs="Arial"/>
          <w:sz w:val="28"/>
          <w:szCs w:val="28"/>
          <w:lang w:val="x-none"/>
        </w:rPr>
        <w:t xml:space="preserve">Verse 19 </w:t>
      </w:r>
      <w:proofErr w:type="spellStart"/>
      <w:r>
        <w:rPr>
          <w:rFonts w:ascii="Arial" w:hAnsi="Arial" w:cs="Arial"/>
          <w:sz w:val="28"/>
          <w:szCs w:val="28"/>
          <w:lang w:val="x-none"/>
        </w:rPr>
        <w:t>hativerengei</w:t>
      </w:r>
      <w:proofErr w:type="spellEnd"/>
      <w:r>
        <w:rPr>
          <w:rFonts w:ascii="Arial" w:hAnsi="Arial" w:cs="Arial"/>
          <w:sz w:val="28"/>
          <w:szCs w:val="28"/>
          <w:lang w:val="x-none"/>
        </w:rPr>
        <w:t xml:space="preserve">. </w:t>
      </w:r>
    </w:p>
    <w:p w:rsidR="00E04253" w:rsidP="00E04253" w:rsidRDefault="00E04253" w14:paraId="08511CC8" w14:textId="77777777">
      <w:pPr>
        <w:ind w:left="720"/>
        <w:jc w:val="both"/>
        <w:rPr>
          <w:rFonts w:ascii="Arial" w:hAnsi="Arial" w:cs="Arial"/>
          <w:i/>
          <w:iCs/>
          <w:sz w:val="28"/>
          <w:szCs w:val="28"/>
          <w:lang w:val="x-none"/>
        </w:rPr>
      </w:pPr>
      <w:r w:rsidRPr="00695456">
        <w:rPr>
          <w:rFonts w:ascii="Arial" w:hAnsi="Arial" w:cs="Arial"/>
          <w:i/>
          <w:iCs/>
          <w:sz w:val="28"/>
          <w:szCs w:val="28"/>
          <w:lang w:val="x-none"/>
        </w:rPr>
        <w:t>And his father refused, and said, I know it, my son, I know it: he also shall become a people, and he also shall be great: but truly his younger brother shall be greater than he, and his seed shall become a multitude of nations. </w:t>
      </w:r>
    </w:p>
    <w:p w:rsidR="00E04253" w:rsidP="00E04253" w:rsidRDefault="00E04253" w14:paraId="2AC9C88C" w14:textId="77777777">
      <w:pPr>
        <w:ind w:left="720"/>
        <w:rPr>
          <w:rFonts w:ascii="Arial" w:hAnsi="Arial" w:cs="Arial"/>
          <w:i/>
          <w:iCs/>
          <w:sz w:val="28"/>
          <w:szCs w:val="28"/>
          <w:lang w:val="x-none"/>
        </w:rPr>
      </w:pPr>
      <w:r w:rsidRPr="00B15AC9">
        <w:rPr>
          <w:rFonts w:ascii="Arial" w:hAnsi="Arial" w:cs="Arial"/>
          <w:i/>
          <w:iCs/>
          <w:sz w:val="28"/>
          <w:szCs w:val="28"/>
          <w:lang w:val="x-none"/>
        </w:rPr>
        <w:t>And he blessed them that day</w:t>
      </w:r>
      <w:r>
        <w:rPr>
          <w:rFonts w:ascii="Arial" w:hAnsi="Arial" w:cs="Arial"/>
          <w:i/>
          <w:iCs/>
          <w:sz w:val="28"/>
          <w:szCs w:val="28"/>
          <w:lang w:val="x-none"/>
        </w:rPr>
        <w:t>…</w:t>
      </w:r>
    </w:p>
    <w:p w:rsidR="00E04253" w:rsidP="00E04253" w:rsidRDefault="00E04253" w14:paraId="1A1F7CED" w14:textId="77777777">
      <w:pPr>
        <w:rPr>
          <w:rFonts w:ascii="Arial" w:hAnsi="Arial" w:cs="Arial"/>
          <w:sz w:val="28"/>
          <w:szCs w:val="28"/>
          <w:lang w:val="x-none"/>
        </w:rPr>
      </w:pPr>
      <w:r w:rsidRPr="00D87A9F">
        <w:rPr>
          <w:rFonts w:ascii="Arial" w:hAnsi="Arial" w:cs="Arial"/>
          <w:sz w:val="28"/>
          <w:szCs w:val="28"/>
          <w:vertAlign w:val="superscript"/>
          <w:lang w:val="x-none"/>
        </w:rPr>
        <w:t>461</w:t>
      </w:r>
      <w:r>
        <w:rPr>
          <w:rFonts w:ascii="Arial" w:hAnsi="Arial" w:cs="Arial"/>
          <w:sz w:val="28"/>
          <w:szCs w:val="28"/>
          <w:lang w:val="x-none"/>
        </w:rPr>
        <w:t xml:space="preserve"> </w:t>
      </w:r>
      <w:proofErr w:type="spellStart"/>
      <w:r>
        <w:rPr>
          <w:rFonts w:ascii="Arial" w:hAnsi="Arial" w:cs="Arial"/>
          <w:sz w:val="28"/>
          <w:szCs w:val="28"/>
          <w:lang w:val="x-none"/>
        </w:rPr>
        <w:t>Murikupaona</w:t>
      </w:r>
      <w:proofErr w:type="spellEnd"/>
      <w:r>
        <w:rPr>
          <w:rFonts w:ascii="Arial" w:hAnsi="Arial" w:cs="Arial"/>
          <w:sz w:val="28"/>
          <w:szCs w:val="28"/>
          <w:lang w:val="x-none"/>
        </w:rPr>
        <w:t xml:space="preserve"> apo? </w:t>
      </w:r>
      <w:r w:rsidRPr="00C617E3">
        <w:rPr>
          <w:rFonts w:ascii="Arial" w:hAnsi="Arial" w:cs="Arial"/>
          <w:sz w:val="18"/>
          <w:szCs w:val="18"/>
          <w:lang w:val="x-none"/>
        </w:rPr>
        <w:t>[Congregation says, “Amen.”]</w:t>
      </w:r>
    </w:p>
    <w:p w:rsidRPr="007002EB" w:rsidR="00E04253" w:rsidP="00E04253" w:rsidRDefault="00E04253" w14:paraId="45085050" w14:textId="77777777">
      <w:pPr>
        <w:ind w:left="720"/>
        <w:jc w:val="both"/>
        <w:rPr>
          <w:rFonts w:ascii="Arial" w:hAnsi="Arial" w:cs="Arial"/>
          <w:i/>
          <w:iCs/>
          <w:sz w:val="28"/>
          <w:szCs w:val="28"/>
          <w:lang w:val="x-none"/>
        </w:rPr>
      </w:pPr>
      <w:r w:rsidRPr="007002EB">
        <w:rPr>
          <w:rFonts w:ascii="Arial" w:hAnsi="Arial" w:cs="Arial"/>
          <w:i/>
          <w:iCs/>
          <w:sz w:val="28"/>
          <w:szCs w:val="28"/>
          <w:lang w:val="x-none"/>
        </w:rPr>
        <w:t>… saying, In thee shall Israel bless, saying, God make thee as Ephraim and as Manasseh: and he set Ephraim before Manasseh. </w:t>
      </w:r>
    </w:p>
    <w:p w:rsidR="00E04253" w:rsidP="00E04253" w:rsidRDefault="00E04253" w14:paraId="6AFDDA16" w14:textId="77777777">
      <w:pPr>
        <w:jc w:val="both"/>
        <w:rPr>
          <w:rFonts w:ascii="Arial" w:hAnsi="Arial" w:cs="Arial"/>
          <w:sz w:val="28"/>
          <w:szCs w:val="28"/>
          <w:lang w:val="x-none"/>
        </w:rPr>
      </w:pPr>
      <w:r>
        <w:rPr>
          <w:rFonts w:ascii="Arial" w:hAnsi="Arial" w:cs="Arial"/>
          <w:sz w:val="28"/>
          <w:szCs w:val="28"/>
          <w:vertAlign w:val="superscript"/>
          <w:lang w:val="x-none"/>
        </w:rPr>
        <w:t xml:space="preserve">462 </w:t>
      </w:r>
      <w:r w:rsidRPr="005D262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Tingaita</w:t>
      </w:r>
      <w:proofErr w:type="spellEnd"/>
      <w:r>
        <w:rPr>
          <w:rFonts w:ascii="Arial" w:hAnsi="Arial" w:cs="Arial"/>
          <w:sz w:val="28"/>
          <w:szCs w:val="28"/>
          <w:lang w:val="x-none"/>
        </w:rPr>
        <w:t xml:space="preserve"> Amen here </w:t>
      </w:r>
      <w:proofErr w:type="spellStart"/>
      <w:r>
        <w:rPr>
          <w:rFonts w:ascii="Arial" w:hAnsi="Arial" w:cs="Arial"/>
          <w:sz w:val="28"/>
          <w:szCs w:val="28"/>
          <w:lang w:val="x-none"/>
        </w:rPr>
        <w:t>varanda</w:t>
      </w:r>
      <w:proofErr w:type="spellEnd"/>
      <w:r>
        <w:rPr>
          <w:rFonts w:ascii="Arial" w:hAnsi="Arial" w:cs="Arial"/>
          <w:sz w:val="28"/>
          <w:szCs w:val="28"/>
          <w:lang w:val="x-none"/>
        </w:rPr>
        <w:t xml:space="preserve"> </w:t>
      </w:r>
      <w:proofErr w:type="spellStart"/>
      <w:r>
        <w:rPr>
          <w:rFonts w:ascii="Arial" w:hAnsi="Arial" w:cs="Arial"/>
          <w:sz w:val="28"/>
          <w:szCs w:val="28"/>
          <w:lang w:val="x-none"/>
        </w:rPr>
        <w:t>vaMwari</w:t>
      </w:r>
      <w:proofErr w:type="spellEnd"/>
      <w:r>
        <w:rPr>
          <w:rFonts w:ascii="Arial" w:hAnsi="Arial" w:cs="Arial"/>
          <w:sz w:val="28"/>
          <w:szCs w:val="28"/>
          <w:lang w:val="x-none"/>
        </w:rPr>
        <w:t>?</w:t>
      </w:r>
      <w:r w:rsidRPr="004377B2">
        <w:rPr>
          <w:rFonts w:ascii="Arial" w:hAnsi="Arial" w:cs="Arial"/>
          <w:sz w:val="18"/>
          <w:szCs w:val="1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Akatora</w:t>
      </w:r>
      <w:proofErr w:type="spellEnd"/>
      <w:r>
        <w:rPr>
          <w:rFonts w:ascii="Arial" w:hAnsi="Arial" w:cs="Arial"/>
          <w:sz w:val="28"/>
          <w:szCs w:val="28"/>
          <w:lang w:val="x-none"/>
        </w:rPr>
        <w:t xml:space="preserve"> second born </w:t>
      </w:r>
      <w:proofErr w:type="spellStart"/>
      <w:r>
        <w:rPr>
          <w:rFonts w:ascii="Arial" w:hAnsi="Arial" w:cs="Arial"/>
          <w:sz w:val="28"/>
          <w:szCs w:val="28"/>
          <w:lang w:val="x-none"/>
        </w:rPr>
        <w:t>akaiita</w:t>
      </w:r>
      <w:proofErr w:type="spellEnd"/>
      <w:r>
        <w:rPr>
          <w:rFonts w:ascii="Arial" w:hAnsi="Arial" w:cs="Arial"/>
          <w:sz w:val="28"/>
          <w:szCs w:val="28"/>
          <w:lang w:val="x-none"/>
        </w:rPr>
        <w:t xml:space="preserve"> da…? </w:t>
      </w:r>
      <w:r w:rsidRPr="005D2628">
        <w:rPr>
          <w:rFonts w:ascii="Arial" w:hAnsi="Arial" w:cs="Arial"/>
          <w:sz w:val="18"/>
          <w:szCs w:val="18"/>
          <w:lang w:val="x-none"/>
        </w:rPr>
        <w:t>[Congregation says, “</w:t>
      </w:r>
      <w:proofErr w:type="spellStart"/>
      <w:r>
        <w:rPr>
          <w:rFonts w:ascii="Arial" w:hAnsi="Arial" w:cs="Arial"/>
          <w:sz w:val="18"/>
          <w:szCs w:val="18"/>
          <w:lang w:val="x-none"/>
        </w:rPr>
        <w:t>dangwe</w:t>
      </w:r>
      <w:proofErr w:type="spellEnd"/>
      <w:r w:rsidRPr="005D2628">
        <w:rPr>
          <w:rFonts w:ascii="Arial" w:hAnsi="Arial" w:cs="Arial"/>
          <w:sz w:val="18"/>
          <w:szCs w:val="18"/>
          <w:lang w:val="x-none"/>
        </w:rPr>
        <w:t>.”]</w:t>
      </w:r>
      <w:r>
        <w:rPr>
          <w:rFonts w:ascii="Arial" w:hAnsi="Arial" w:cs="Arial"/>
          <w:sz w:val="28"/>
          <w:szCs w:val="28"/>
          <w:lang w:val="x-none"/>
        </w:rPr>
        <w:t xml:space="preserve"> </w:t>
      </w:r>
      <w:r w:rsidRPr="00047FD6">
        <w:rPr>
          <w:rFonts w:ascii="Arial" w:hAnsi="Arial" w:cs="Arial"/>
          <w:i/>
          <w:iCs/>
          <w:sz w:val="28"/>
          <w:szCs w:val="28"/>
          <w:lang w:val="x-none"/>
        </w:rPr>
        <w:t>The right of a father</w:t>
      </w:r>
      <w:r>
        <w:rPr>
          <w:rFonts w:ascii="Arial" w:hAnsi="Arial" w:cs="Arial"/>
          <w:sz w:val="28"/>
          <w:szCs w:val="28"/>
          <w:lang w:val="x-none"/>
        </w:rPr>
        <w:t xml:space="preserve">. </w:t>
      </w:r>
      <w:r w:rsidRPr="005D2628">
        <w:rPr>
          <w:rFonts w:ascii="Arial" w:hAnsi="Arial" w:cs="Arial"/>
          <w:sz w:val="18"/>
          <w:szCs w:val="18"/>
          <w:lang w:val="x-none"/>
        </w:rPr>
        <w:t>[Congregation says, “Amen.”]</w:t>
      </w:r>
      <w:r>
        <w:rPr>
          <w:rFonts w:ascii="Arial" w:hAnsi="Arial" w:cs="Arial"/>
          <w:sz w:val="28"/>
          <w:szCs w:val="28"/>
          <w:lang w:val="x-none"/>
        </w:rPr>
        <w:t xml:space="preserve">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baba </w:t>
      </w:r>
      <w:proofErr w:type="spellStart"/>
      <w:r>
        <w:rPr>
          <w:rFonts w:ascii="Arial" w:hAnsi="Arial" w:cs="Arial"/>
          <w:sz w:val="28"/>
          <w:szCs w:val="28"/>
          <w:lang w:val="x-none"/>
        </w:rPr>
        <w:t>manje</w:t>
      </w:r>
      <w:proofErr w:type="spellEnd"/>
      <w:r>
        <w:rPr>
          <w:rFonts w:ascii="Arial" w:hAnsi="Arial" w:cs="Arial"/>
          <w:sz w:val="28"/>
          <w:szCs w:val="28"/>
          <w:lang w:val="x-none"/>
        </w:rPr>
        <w:t xml:space="preserve">, </w:t>
      </w:r>
      <w:proofErr w:type="spellStart"/>
      <w:r>
        <w:rPr>
          <w:rFonts w:ascii="Arial" w:hAnsi="Arial" w:cs="Arial"/>
          <w:sz w:val="28"/>
          <w:szCs w:val="28"/>
          <w:lang w:val="x-none"/>
        </w:rPr>
        <w:t>vanofanira</w:t>
      </w:r>
      <w:proofErr w:type="spellEnd"/>
      <w:r>
        <w:rPr>
          <w:rFonts w:ascii="Arial" w:hAnsi="Arial" w:cs="Arial"/>
          <w:sz w:val="28"/>
          <w:szCs w:val="28"/>
          <w:lang w:val="x-none"/>
        </w:rPr>
        <w:t xml:space="preserve"> </w:t>
      </w:r>
      <w:proofErr w:type="spellStart"/>
      <w:r>
        <w:rPr>
          <w:rFonts w:ascii="Arial" w:hAnsi="Arial" w:cs="Arial"/>
          <w:sz w:val="28"/>
          <w:szCs w:val="28"/>
          <w:lang w:val="x-none"/>
        </w:rPr>
        <w:t>kuropafadzwa</w:t>
      </w:r>
      <w:proofErr w:type="spellEnd"/>
      <w:r>
        <w:rPr>
          <w:rFonts w:ascii="Arial" w:hAnsi="Arial" w:cs="Arial"/>
          <w:sz w:val="28"/>
          <w:szCs w:val="28"/>
          <w:lang w:val="x-none"/>
        </w:rPr>
        <w:t xml:space="preserve">. Kana </w:t>
      </w:r>
      <w:proofErr w:type="spellStart"/>
      <w:r>
        <w:rPr>
          <w:rFonts w:ascii="Arial" w:hAnsi="Arial" w:cs="Arial"/>
          <w:sz w:val="28"/>
          <w:szCs w:val="28"/>
          <w:lang w:val="x-none"/>
        </w:rPr>
        <w:t>varopafadzwa</w:t>
      </w:r>
      <w:proofErr w:type="spellEnd"/>
      <w:r>
        <w:rPr>
          <w:rFonts w:ascii="Arial" w:hAnsi="Arial" w:cs="Arial"/>
          <w:sz w:val="28"/>
          <w:szCs w:val="28"/>
          <w:lang w:val="x-none"/>
        </w:rPr>
        <w:t xml:space="preserve">, </w:t>
      </w:r>
      <w:proofErr w:type="spellStart"/>
      <w:r>
        <w:rPr>
          <w:rFonts w:ascii="Arial" w:hAnsi="Arial" w:cs="Arial"/>
          <w:sz w:val="28"/>
          <w:szCs w:val="28"/>
          <w:lang w:val="x-none"/>
        </w:rPr>
        <w:t>vowana</w:t>
      </w:r>
      <w:proofErr w:type="spellEnd"/>
      <w:r>
        <w:rPr>
          <w:rFonts w:ascii="Arial" w:hAnsi="Arial" w:cs="Arial"/>
          <w:sz w:val="28"/>
          <w:szCs w:val="28"/>
          <w:lang w:val="x-none"/>
        </w:rPr>
        <w:t xml:space="preserve"> </w:t>
      </w:r>
      <w:proofErr w:type="spellStart"/>
      <w:r>
        <w:rPr>
          <w:rFonts w:ascii="Arial" w:hAnsi="Arial" w:cs="Arial"/>
          <w:sz w:val="28"/>
          <w:szCs w:val="28"/>
          <w:lang w:val="x-none"/>
        </w:rPr>
        <w:t>chavanonongedzera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vavo</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tarisai</w:t>
      </w:r>
      <w:proofErr w:type="spellEnd"/>
      <w:r>
        <w:rPr>
          <w:rFonts w:ascii="Arial" w:hAnsi="Arial" w:cs="Arial"/>
          <w:sz w:val="28"/>
          <w:szCs w:val="28"/>
          <w:lang w:val="x-none"/>
        </w:rPr>
        <w:t xml:space="preserve"> </w:t>
      </w:r>
      <w:proofErr w:type="spellStart"/>
      <w:r>
        <w:rPr>
          <w:rFonts w:ascii="Arial" w:hAnsi="Arial" w:cs="Arial"/>
          <w:sz w:val="28"/>
          <w:szCs w:val="28"/>
          <w:lang w:val="x-none"/>
        </w:rPr>
        <w:t>kwaka</w:t>
      </w:r>
      <w:proofErr w:type="spellEnd"/>
      <w:r>
        <w:rPr>
          <w:rFonts w:ascii="Arial" w:hAnsi="Arial" w:cs="Arial"/>
          <w:sz w:val="28"/>
          <w:szCs w:val="28"/>
          <w:lang w:val="x-none"/>
        </w:rPr>
        <w:t xml:space="preserve">…? </w:t>
      </w:r>
      <w:r w:rsidRPr="005F0338">
        <w:rPr>
          <w:rFonts w:ascii="Arial" w:hAnsi="Arial" w:cs="Arial"/>
          <w:sz w:val="18"/>
          <w:szCs w:val="18"/>
          <w:lang w:val="x-none"/>
        </w:rPr>
        <w:t>[Congregation says, “</w:t>
      </w:r>
      <w:proofErr w:type="spellStart"/>
      <w:r w:rsidRPr="005F0338">
        <w:rPr>
          <w:rFonts w:ascii="Arial" w:hAnsi="Arial" w:cs="Arial"/>
          <w:sz w:val="18"/>
          <w:szCs w:val="18"/>
          <w:lang w:val="x-none"/>
        </w:rPr>
        <w:t>kwakati</w:t>
      </w:r>
      <w:proofErr w:type="spellEnd"/>
      <w:r w:rsidRPr="005F033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kwakati</w:t>
      </w:r>
      <w:proofErr w:type="spellEnd"/>
      <w:r>
        <w:rPr>
          <w:rFonts w:ascii="Arial" w:hAnsi="Arial" w:cs="Arial"/>
          <w:sz w:val="28"/>
          <w:szCs w:val="28"/>
          <w:lang w:val="x-none"/>
        </w:rPr>
        <w:t xml:space="preserve">. </w:t>
      </w:r>
      <w:proofErr w:type="spellStart"/>
      <w:r>
        <w:rPr>
          <w:rFonts w:ascii="Arial" w:hAnsi="Arial" w:cs="Arial"/>
          <w:sz w:val="28"/>
          <w:szCs w:val="28"/>
          <w:lang w:val="x-none"/>
        </w:rPr>
        <w:t>Matarisa</w:t>
      </w:r>
      <w:proofErr w:type="spellEnd"/>
      <w:r>
        <w:rPr>
          <w:rFonts w:ascii="Arial" w:hAnsi="Arial" w:cs="Arial"/>
          <w:sz w:val="28"/>
          <w:szCs w:val="28"/>
          <w:lang w:val="x-none"/>
        </w:rPr>
        <w:t xml:space="preserve"> </w:t>
      </w:r>
      <w:proofErr w:type="spellStart"/>
      <w:r>
        <w:rPr>
          <w:rFonts w:ascii="Arial" w:hAnsi="Arial" w:cs="Arial"/>
          <w:sz w:val="28"/>
          <w:szCs w:val="28"/>
          <w:lang w:val="x-none"/>
        </w:rPr>
        <w:t>kwakati</w:t>
      </w:r>
      <w:proofErr w:type="spellEnd"/>
      <w:r>
        <w:rPr>
          <w:rFonts w:ascii="Arial" w:hAnsi="Arial" w:cs="Arial"/>
          <w:sz w:val="28"/>
          <w:szCs w:val="28"/>
          <w:lang w:val="x-none"/>
        </w:rPr>
        <w:t xml:space="preserve"> </w:t>
      </w:r>
      <w:proofErr w:type="spellStart"/>
      <w:r>
        <w:rPr>
          <w:rFonts w:ascii="Arial" w:hAnsi="Arial" w:cs="Arial"/>
          <w:sz w:val="28"/>
          <w:szCs w:val="28"/>
          <w:lang w:val="x-none"/>
        </w:rPr>
        <w:t>ikoko</w:t>
      </w:r>
      <w:proofErr w:type="spellEnd"/>
      <w:r>
        <w:rPr>
          <w:rFonts w:ascii="Arial" w:hAnsi="Arial" w:cs="Arial"/>
          <w:sz w:val="28"/>
          <w:szCs w:val="28"/>
          <w:lang w:val="x-none"/>
        </w:rPr>
        <w:t xml:space="preserve">, </w:t>
      </w:r>
      <w:proofErr w:type="spellStart"/>
      <w:r>
        <w:rPr>
          <w:rFonts w:ascii="Arial" w:hAnsi="Arial" w:cs="Arial"/>
          <w:sz w:val="28"/>
          <w:szCs w:val="28"/>
          <w:lang w:val="x-none"/>
        </w:rPr>
        <w:t>wa’a</w:t>
      </w:r>
      <w:proofErr w:type="spellEnd"/>
      <w:r>
        <w:rPr>
          <w:rFonts w:ascii="Arial" w:hAnsi="Arial" w:cs="Arial"/>
          <w:sz w:val="28"/>
          <w:szCs w:val="28"/>
          <w:lang w:val="x-none"/>
        </w:rPr>
        <w:t xml:space="preserve"> </w:t>
      </w:r>
      <w:proofErr w:type="spellStart"/>
      <w:r>
        <w:rPr>
          <w:rFonts w:ascii="Arial" w:hAnsi="Arial" w:cs="Arial"/>
          <w:sz w:val="28"/>
          <w:szCs w:val="28"/>
          <w:lang w:val="x-none"/>
        </w:rPr>
        <w:t>kufa</w:t>
      </w:r>
      <w:proofErr w:type="spellEnd"/>
      <w:r>
        <w:rPr>
          <w:rFonts w:ascii="Arial" w:hAnsi="Arial" w:cs="Arial"/>
          <w:sz w:val="28"/>
          <w:szCs w:val="28"/>
          <w:lang w:val="x-none"/>
        </w:rPr>
        <w:t xml:space="preserve">, </w:t>
      </w:r>
      <w:proofErr w:type="spellStart"/>
      <w:r>
        <w:rPr>
          <w:rFonts w:ascii="Arial" w:hAnsi="Arial" w:cs="Arial"/>
          <w:sz w:val="28"/>
          <w:szCs w:val="28"/>
          <w:lang w:val="x-none"/>
        </w:rPr>
        <w:t>unopa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proofErr w:type="spellStart"/>
      <w:r>
        <w:rPr>
          <w:rFonts w:ascii="Arial" w:hAnsi="Arial" w:cs="Arial"/>
          <w:sz w:val="28"/>
          <w:szCs w:val="28"/>
          <w:lang w:val="x-none"/>
        </w:rPr>
        <w:t>sokupa</w:t>
      </w:r>
      <w:proofErr w:type="spellEnd"/>
      <w:r>
        <w:rPr>
          <w:rFonts w:ascii="Arial" w:hAnsi="Arial" w:cs="Arial"/>
          <w:sz w:val="28"/>
          <w:szCs w:val="28"/>
          <w:lang w:val="x-none"/>
        </w:rPr>
        <w:t xml:space="preserve"> </w:t>
      </w:r>
      <w:proofErr w:type="spellStart"/>
      <w:r>
        <w:rPr>
          <w:rFonts w:ascii="Arial" w:hAnsi="Arial" w:cs="Arial"/>
          <w:sz w:val="28"/>
          <w:szCs w:val="28"/>
          <w:lang w:val="x-none"/>
        </w:rPr>
        <w:t>kwawakaitwa</w:t>
      </w:r>
      <w:proofErr w:type="spellEnd"/>
      <w:r>
        <w:rPr>
          <w:rFonts w:ascii="Arial" w:hAnsi="Arial" w:cs="Arial"/>
          <w:sz w:val="28"/>
          <w:szCs w:val="28"/>
          <w:lang w:val="x-none"/>
        </w:rPr>
        <w:t xml:space="preserve"> </w:t>
      </w:r>
      <w:proofErr w:type="spellStart"/>
      <w:r>
        <w:rPr>
          <w:rFonts w:ascii="Arial" w:hAnsi="Arial" w:cs="Arial"/>
          <w:sz w:val="28"/>
          <w:szCs w:val="28"/>
          <w:lang w:val="x-none"/>
        </w:rPr>
        <w:t>iwewe</w:t>
      </w:r>
      <w:proofErr w:type="spellEnd"/>
      <w:r>
        <w:rPr>
          <w:rFonts w:ascii="Arial" w:hAnsi="Arial" w:cs="Arial"/>
          <w:sz w:val="28"/>
          <w:szCs w:val="28"/>
          <w:lang w:val="x-none"/>
        </w:rPr>
        <w:t xml:space="preserve"> </w:t>
      </w:r>
      <w:proofErr w:type="spellStart"/>
      <w:r>
        <w:rPr>
          <w:rFonts w:ascii="Arial" w:hAnsi="Arial" w:cs="Arial"/>
          <w:sz w:val="28"/>
          <w:szCs w:val="28"/>
          <w:lang w:val="x-none"/>
        </w:rPr>
        <w:t>naMwa</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sidRPr="005D2628">
        <w:rPr>
          <w:rFonts w:ascii="Arial" w:hAnsi="Arial" w:cs="Arial"/>
          <w:sz w:val="18"/>
          <w:szCs w:val="18"/>
          <w:lang w:val="x-none"/>
        </w:rPr>
        <w:t>n</w:t>
      </w:r>
      <w:r>
        <w:rPr>
          <w:rFonts w:ascii="Arial" w:hAnsi="Arial" w:cs="Arial"/>
          <w:sz w:val="18"/>
          <w:szCs w:val="18"/>
          <w:lang w:val="x-none"/>
        </w:rPr>
        <w:t>aMwari</w:t>
      </w:r>
      <w:proofErr w:type="spellEnd"/>
      <w:r w:rsidRPr="005D2628">
        <w:rPr>
          <w:rFonts w:ascii="Arial" w:hAnsi="Arial" w:cs="Arial"/>
          <w:sz w:val="18"/>
          <w:szCs w:val="18"/>
          <w:lang w:val="x-none"/>
        </w:rPr>
        <w:t>.”]</w:t>
      </w:r>
      <w:r>
        <w:rPr>
          <w:rFonts w:ascii="Arial" w:hAnsi="Arial" w:cs="Arial"/>
          <w:sz w:val="28"/>
          <w:szCs w:val="28"/>
          <w:lang w:val="x-none"/>
        </w:rPr>
        <w:t xml:space="preserve"> Mwari </w:t>
      </w:r>
      <w:proofErr w:type="spellStart"/>
      <w:r>
        <w:rPr>
          <w:rFonts w:ascii="Arial" w:hAnsi="Arial" w:cs="Arial"/>
          <w:sz w:val="28"/>
          <w:szCs w:val="28"/>
          <w:lang w:val="x-none"/>
        </w:rPr>
        <w:t>anokuvimba</w:t>
      </w:r>
      <w:proofErr w:type="spellEnd"/>
      <w:r>
        <w:rPr>
          <w:rFonts w:ascii="Arial" w:hAnsi="Arial" w:cs="Arial"/>
          <w:sz w:val="28"/>
          <w:szCs w:val="28"/>
          <w:lang w:val="x-none"/>
        </w:rPr>
        <w:t xml:space="preserve"> </w:t>
      </w:r>
      <w:proofErr w:type="spellStart"/>
      <w:r>
        <w:rPr>
          <w:rFonts w:ascii="Arial" w:hAnsi="Arial" w:cs="Arial"/>
          <w:sz w:val="28"/>
          <w:szCs w:val="28"/>
          <w:lang w:val="x-none"/>
        </w:rPr>
        <w:t>kuti</w:t>
      </w:r>
      <w:proofErr w:type="spellEnd"/>
      <w:r>
        <w:rPr>
          <w:rFonts w:ascii="Arial" w:hAnsi="Arial" w:cs="Arial"/>
          <w:sz w:val="28"/>
          <w:szCs w:val="28"/>
          <w:lang w:val="x-none"/>
        </w:rPr>
        <w:t xml:space="preserve"> </w:t>
      </w:r>
      <w:proofErr w:type="spellStart"/>
      <w:r>
        <w:rPr>
          <w:rFonts w:ascii="Arial" w:hAnsi="Arial" w:cs="Arial"/>
          <w:sz w:val="28"/>
          <w:szCs w:val="28"/>
          <w:lang w:val="x-none"/>
        </w:rPr>
        <w:t>sezvo</w:t>
      </w:r>
      <w:proofErr w:type="spellEnd"/>
      <w:r>
        <w:rPr>
          <w:rFonts w:ascii="Arial" w:hAnsi="Arial" w:cs="Arial"/>
          <w:sz w:val="28"/>
          <w:szCs w:val="28"/>
          <w:lang w:val="x-none"/>
        </w:rPr>
        <w:t xml:space="preserve"> wanga </w:t>
      </w:r>
      <w:proofErr w:type="spellStart"/>
      <w:r>
        <w:rPr>
          <w:rFonts w:ascii="Arial" w:hAnsi="Arial" w:cs="Arial"/>
          <w:sz w:val="28"/>
          <w:szCs w:val="28"/>
          <w:lang w:val="x-none"/>
        </w:rPr>
        <w:t>uri</w:t>
      </w:r>
      <w:proofErr w:type="spellEnd"/>
      <w:r>
        <w:rPr>
          <w:rFonts w:ascii="Arial" w:hAnsi="Arial" w:cs="Arial"/>
          <w:sz w:val="28"/>
          <w:szCs w:val="28"/>
          <w:lang w:val="x-none"/>
        </w:rPr>
        <w:t xml:space="preserve"> </w:t>
      </w:r>
      <w:proofErr w:type="spellStart"/>
      <w:r>
        <w:rPr>
          <w:rFonts w:ascii="Arial" w:hAnsi="Arial" w:cs="Arial"/>
          <w:sz w:val="28"/>
          <w:szCs w:val="28"/>
          <w:lang w:val="x-none"/>
        </w:rPr>
        <w:t>mwana</w:t>
      </w:r>
      <w:proofErr w:type="spellEnd"/>
      <w:r>
        <w:rPr>
          <w:rFonts w:ascii="Arial" w:hAnsi="Arial" w:cs="Arial"/>
          <w:sz w:val="28"/>
          <w:szCs w:val="28"/>
          <w:lang w:val="x-none"/>
        </w:rPr>
        <w:t xml:space="preserve"> </w:t>
      </w:r>
      <w:proofErr w:type="spellStart"/>
      <w:r>
        <w:rPr>
          <w:rFonts w:ascii="Arial" w:hAnsi="Arial" w:cs="Arial"/>
          <w:sz w:val="28"/>
          <w:szCs w:val="28"/>
          <w:lang w:val="x-none"/>
        </w:rPr>
        <w:t>wangu</w:t>
      </w:r>
      <w:proofErr w:type="spellEnd"/>
      <w:r>
        <w:rPr>
          <w:rFonts w:ascii="Arial" w:hAnsi="Arial" w:cs="Arial"/>
          <w:sz w:val="28"/>
          <w:szCs w:val="28"/>
          <w:lang w:val="x-none"/>
        </w:rPr>
        <w:t xml:space="preserve">, wanga </w:t>
      </w:r>
      <w:proofErr w:type="spellStart"/>
      <w:r>
        <w:rPr>
          <w:rFonts w:ascii="Arial" w:hAnsi="Arial" w:cs="Arial"/>
          <w:sz w:val="28"/>
          <w:szCs w:val="28"/>
          <w:lang w:val="x-none"/>
        </w:rPr>
        <w:t>uchindiraramira</w:t>
      </w:r>
      <w:proofErr w:type="spellEnd"/>
      <w:r>
        <w:rPr>
          <w:rFonts w:ascii="Arial" w:hAnsi="Arial" w:cs="Arial"/>
          <w:sz w:val="28"/>
          <w:szCs w:val="28"/>
          <w:lang w:val="x-none"/>
        </w:rPr>
        <w:t xml:space="preserve">, </w:t>
      </w:r>
      <w:proofErr w:type="spellStart"/>
      <w:r>
        <w:rPr>
          <w:rFonts w:ascii="Arial" w:hAnsi="Arial" w:cs="Arial"/>
          <w:sz w:val="28"/>
          <w:szCs w:val="28"/>
          <w:lang w:val="x-none"/>
        </w:rPr>
        <w:t>chironga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proofErr w:type="spellStart"/>
      <w:r>
        <w:rPr>
          <w:rFonts w:ascii="Arial" w:hAnsi="Arial" w:cs="Arial"/>
          <w:sz w:val="28"/>
          <w:szCs w:val="28"/>
          <w:lang w:val="x-none"/>
        </w:rPr>
        <w:t>zvaunoda</w:t>
      </w:r>
      <w:proofErr w:type="spellEnd"/>
      <w:r>
        <w:rPr>
          <w:rFonts w:ascii="Arial" w:hAnsi="Arial" w:cs="Arial"/>
          <w:sz w:val="28"/>
          <w:szCs w:val="28"/>
          <w:lang w:val="x-none"/>
        </w:rPr>
        <w:t xml:space="preserve"> </w:t>
      </w:r>
      <w:proofErr w:type="spellStart"/>
      <w:r>
        <w:rPr>
          <w:rFonts w:ascii="Arial" w:hAnsi="Arial" w:cs="Arial"/>
          <w:sz w:val="28"/>
          <w:szCs w:val="28"/>
          <w:lang w:val="x-none"/>
        </w:rPr>
        <w:t>iwewe</w:t>
      </w:r>
      <w:proofErr w:type="spellEnd"/>
      <w:r>
        <w:rPr>
          <w:rFonts w:ascii="Arial" w:hAnsi="Arial" w:cs="Arial"/>
          <w:sz w:val="28"/>
          <w:szCs w:val="28"/>
          <w:lang w:val="x-none"/>
        </w:rPr>
        <w:t xml:space="preserve">. </w:t>
      </w:r>
      <w:proofErr w:type="spellStart"/>
      <w:r>
        <w:rPr>
          <w:rFonts w:ascii="Arial" w:hAnsi="Arial" w:cs="Arial"/>
          <w:sz w:val="28"/>
          <w:szCs w:val="28"/>
          <w:lang w:val="x-none"/>
        </w:rPr>
        <w:t>Wotanga</w:t>
      </w:r>
      <w:proofErr w:type="spellEnd"/>
      <w:r>
        <w:rPr>
          <w:rFonts w:ascii="Arial" w:hAnsi="Arial" w:cs="Arial"/>
          <w:sz w:val="28"/>
          <w:szCs w:val="28"/>
          <w:lang w:val="x-none"/>
        </w:rPr>
        <w:t xml:space="preserve"> </w:t>
      </w:r>
      <w:proofErr w:type="spellStart"/>
      <w:r>
        <w:rPr>
          <w:rFonts w:ascii="Arial" w:hAnsi="Arial" w:cs="Arial"/>
          <w:sz w:val="28"/>
          <w:szCs w:val="28"/>
          <w:lang w:val="x-none"/>
        </w:rPr>
        <w:t>kuronga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w:t>
      </w:r>
      <w:proofErr w:type="spellStart"/>
      <w:r>
        <w:rPr>
          <w:rFonts w:ascii="Arial" w:hAnsi="Arial" w:cs="Arial"/>
          <w:sz w:val="28"/>
          <w:szCs w:val="28"/>
          <w:lang w:val="x-none"/>
        </w:rPr>
        <w:t>vako</w:t>
      </w:r>
      <w:proofErr w:type="spellEnd"/>
      <w:r>
        <w:rPr>
          <w:rFonts w:ascii="Arial" w:hAnsi="Arial" w:cs="Arial"/>
          <w:sz w:val="28"/>
          <w:szCs w:val="28"/>
          <w:lang w:val="x-none"/>
        </w:rPr>
        <w:t xml:space="preserve">, </w:t>
      </w:r>
      <w:proofErr w:type="spellStart"/>
      <w:r>
        <w:rPr>
          <w:rFonts w:ascii="Arial" w:hAnsi="Arial" w:cs="Arial"/>
          <w:sz w:val="28"/>
          <w:szCs w:val="28"/>
          <w:lang w:val="x-none"/>
        </w:rPr>
        <w:t>marongero</w:t>
      </w:r>
      <w:proofErr w:type="spellEnd"/>
      <w:r>
        <w:rPr>
          <w:rFonts w:ascii="Arial" w:hAnsi="Arial" w:cs="Arial"/>
          <w:sz w:val="28"/>
          <w:szCs w:val="28"/>
          <w:lang w:val="x-none"/>
        </w:rPr>
        <w:t xml:space="preserve"> </w:t>
      </w:r>
      <w:proofErr w:type="spellStart"/>
      <w:r>
        <w:rPr>
          <w:rFonts w:ascii="Arial" w:hAnsi="Arial" w:cs="Arial"/>
          <w:sz w:val="28"/>
          <w:szCs w:val="28"/>
          <w:lang w:val="x-none"/>
        </w:rPr>
        <w:t>aunodii</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proofErr w:type="spellStart"/>
      <w:r>
        <w:rPr>
          <w:rFonts w:ascii="Arial" w:hAnsi="Arial" w:cs="Arial"/>
          <w:sz w:val="18"/>
          <w:szCs w:val="18"/>
          <w:lang w:val="x-none"/>
        </w:rPr>
        <w:t>aunoda</w:t>
      </w:r>
      <w:proofErr w:type="spellEnd"/>
      <w:r w:rsidRPr="005D2628">
        <w:rPr>
          <w:rFonts w:ascii="Arial" w:hAnsi="Arial" w:cs="Arial"/>
          <w:sz w:val="18"/>
          <w:szCs w:val="18"/>
          <w:lang w:val="x-none"/>
        </w:rPr>
        <w:t>.”]</w:t>
      </w:r>
      <w:r>
        <w:rPr>
          <w:rFonts w:ascii="Arial" w:hAnsi="Arial" w:cs="Arial"/>
          <w:sz w:val="28"/>
          <w:szCs w:val="28"/>
          <w:lang w:val="x-none"/>
        </w:rPr>
        <w:t xml:space="preserve"> </w:t>
      </w:r>
    </w:p>
    <w:p w:rsidR="00E04253" w:rsidP="00AE558C" w:rsidRDefault="00E04253" w14:paraId="27A473B5" w14:textId="0EC636EC">
      <w:pPr>
        <w:jc w:val="both"/>
        <w:rPr>
          <w:rFonts w:ascii="Arial" w:hAnsi="Arial" w:cs="Arial"/>
          <w:sz w:val="18"/>
          <w:szCs w:val="18"/>
          <w:lang w:val="x-none"/>
        </w:rPr>
      </w:pPr>
      <w:r>
        <w:rPr>
          <w:rFonts w:ascii="Arial" w:hAnsi="Arial" w:cs="Arial"/>
          <w:sz w:val="28"/>
          <w:szCs w:val="28"/>
          <w:vertAlign w:val="superscript"/>
          <w:lang w:val="x-none"/>
        </w:rPr>
        <w:t xml:space="preserve">463 </w:t>
      </w:r>
      <w:proofErr w:type="spellStart"/>
      <w:r>
        <w:rPr>
          <w:rFonts w:ascii="Arial" w:hAnsi="Arial" w:cs="Arial"/>
          <w:sz w:val="28"/>
          <w:szCs w:val="28"/>
          <w:lang w:val="x-none"/>
        </w:rPr>
        <w:t>Ndosaka</w:t>
      </w:r>
      <w:proofErr w:type="spellEnd"/>
      <w:r>
        <w:rPr>
          <w:rFonts w:ascii="Arial" w:hAnsi="Arial" w:cs="Arial"/>
          <w:sz w:val="28"/>
          <w:szCs w:val="28"/>
          <w:lang w:val="x-none"/>
        </w:rPr>
        <w:t xml:space="preserve"> </w:t>
      </w:r>
      <w:proofErr w:type="spellStart"/>
      <w:r>
        <w:rPr>
          <w:rFonts w:ascii="Arial" w:hAnsi="Arial" w:cs="Arial"/>
          <w:sz w:val="28"/>
          <w:szCs w:val="28"/>
          <w:lang w:val="x-none"/>
        </w:rPr>
        <w:t>vana</w:t>
      </w:r>
      <w:proofErr w:type="spellEnd"/>
      <w:r>
        <w:rPr>
          <w:rFonts w:ascii="Arial" w:hAnsi="Arial" w:cs="Arial"/>
          <w:sz w:val="28"/>
          <w:szCs w:val="28"/>
          <w:lang w:val="x-none"/>
        </w:rPr>
        <w:t xml:space="preserve"> baba </w:t>
      </w:r>
      <w:proofErr w:type="spellStart"/>
      <w:r>
        <w:rPr>
          <w:rFonts w:ascii="Arial" w:hAnsi="Arial" w:cs="Arial"/>
          <w:sz w:val="28"/>
          <w:szCs w:val="28"/>
          <w:lang w:val="x-none"/>
        </w:rPr>
        <w:t>vese</w:t>
      </w:r>
      <w:proofErr w:type="spellEnd"/>
      <w:r>
        <w:rPr>
          <w:rFonts w:ascii="Arial" w:hAnsi="Arial" w:cs="Arial"/>
          <w:sz w:val="28"/>
          <w:szCs w:val="28"/>
          <w:lang w:val="x-none"/>
        </w:rPr>
        <w:t xml:space="preserve"> </w:t>
      </w:r>
      <w:proofErr w:type="spellStart"/>
      <w:r>
        <w:rPr>
          <w:rFonts w:ascii="Arial" w:hAnsi="Arial" w:cs="Arial"/>
          <w:sz w:val="28"/>
          <w:szCs w:val="28"/>
          <w:lang w:val="x-none"/>
        </w:rPr>
        <w:t>vari</w:t>
      </w:r>
      <w:proofErr w:type="spellEnd"/>
      <w:r>
        <w:rPr>
          <w:rFonts w:ascii="Arial" w:hAnsi="Arial" w:cs="Arial"/>
          <w:sz w:val="28"/>
          <w:szCs w:val="28"/>
          <w:lang w:val="x-none"/>
        </w:rPr>
        <w:t xml:space="preserve"> </w:t>
      </w:r>
      <w:proofErr w:type="spellStart"/>
      <w:r>
        <w:rPr>
          <w:rFonts w:ascii="Arial" w:hAnsi="Arial" w:cs="Arial"/>
          <w:sz w:val="28"/>
          <w:szCs w:val="28"/>
          <w:lang w:val="x-none"/>
        </w:rPr>
        <w:t>muno</w:t>
      </w:r>
      <w:proofErr w:type="spellEnd"/>
      <w:r>
        <w:rPr>
          <w:rFonts w:ascii="Arial" w:hAnsi="Arial" w:cs="Arial"/>
          <w:sz w:val="28"/>
          <w:szCs w:val="28"/>
          <w:lang w:val="x-none"/>
        </w:rPr>
        <w:t xml:space="preserve">, </w:t>
      </w:r>
      <w:proofErr w:type="spellStart"/>
      <w:r>
        <w:rPr>
          <w:rFonts w:ascii="Arial" w:hAnsi="Arial" w:cs="Arial"/>
          <w:sz w:val="28"/>
          <w:szCs w:val="28"/>
          <w:lang w:val="x-none"/>
        </w:rPr>
        <w:t>vari</w:t>
      </w:r>
      <w:proofErr w:type="spellEnd"/>
      <w:r>
        <w:rPr>
          <w:rFonts w:ascii="Arial" w:hAnsi="Arial" w:cs="Arial"/>
          <w:sz w:val="28"/>
          <w:szCs w:val="28"/>
          <w:lang w:val="x-none"/>
        </w:rPr>
        <w:t xml:space="preserve"> mu Message,  Right iyi, </w:t>
      </w:r>
      <w:proofErr w:type="spellStart"/>
      <w:r>
        <w:rPr>
          <w:rFonts w:ascii="Arial" w:hAnsi="Arial" w:cs="Arial"/>
          <w:sz w:val="28"/>
          <w:szCs w:val="28"/>
          <w:lang w:val="x-none"/>
        </w:rPr>
        <w:t>iri</w:t>
      </w:r>
      <w:proofErr w:type="spellEnd"/>
      <w:r>
        <w:rPr>
          <w:rFonts w:ascii="Arial" w:hAnsi="Arial" w:cs="Arial"/>
          <w:sz w:val="28"/>
          <w:szCs w:val="28"/>
          <w:lang w:val="x-none"/>
        </w:rPr>
        <w:t xml:space="preserve"> </w:t>
      </w:r>
      <w:proofErr w:type="spellStart"/>
      <w:r>
        <w:rPr>
          <w:rFonts w:ascii="Arial" w:hAnsi="Arial" w:cs="Arial"/>
          <w:sz w:val="28"/>
          <w:szCs w:val="28"/>
          <w:lang w:val="x-none"/>
        </w:rPr>
        <w:t>mumaoko</w:t>
      </w:r>
      <w:proofErr w:type="spellEnd"/>
      <w:r>
        <w:rPr>
          <w:rFonts w:ascii="Arial" w:hAnsi="Arial" w:cs="Arial"/>
          <w:sz w:val="28"/>
          <w:szCs w:val="28"/>
          <w:lang w:val="x-none"/>
        </w:rPr>
        <w:t xml:space="preserve"> </w:t>
      </w:r>
      <w:proofErr w:type="spellStart"/>
      <w:r>
        <w:rPr>
          <w:rFonts w:ascii="Arial" w:hAnsi="Arial" w:cs="Arial"/>
          <w:sz w:val="28"/>
          <w:szCs w:val="28"/>
          <w:lang w:val="x-none"/>
        </w:rPr>
        <w:t>ako</w:t>
      </w:r>
      <w:proofErr w:type="spellEnd"/>
      <w:r>
        <w:rPr>
          <w:rFonts w:ascii="Arial" w:hAnsi="Arial" w:cs="Arial"/>
          <w:sz w:val="28"/>
          <w:szCs w:val="28"/>
          <w:lang w:val="x-none"/>
        </w:rPr>
        <w:t xml:space="preserve"> iye </w:t>
      </w:r>
      <w:proofErr w:type="spellStart"/>
      <w:r>
        <w:rPr>
          <w:rFonts w:ascii="Arial" w:hAnsi="Arial" w:cs="Arial"/>
          <w:sz w:val="28"/>
          <w:szCs w:val="28"/>
          <w:lang w:val="x-none"/>
        </w:rPr>
        <w:t>zvino</w:t>
      </w:r>
      <w:proofErr w:type="spellEnd"/>
      <w:r>
        <w:rPr>
          <w:rFonts w:ascii="Arial" w:hAnsi="Arial" w:cs="Arial"/>
          <w:sz w:val="28"/>
          <w:szCs w:val="28"/>
          <w:lang w:val="x-none"/>
        </w:rPr>
        <w:t xml:space="preserve">. You can choose to exercise it or lose it </w:t>
      </w:r>
      <w:proofErr w:type="spellStart"/>
      <w:r>
        <w:rPr>
          <w:rFonts w:ascii="Arial" w:hAnsi="Arial" w:cs="Arial"/>
          <w:sz w:val="28"/>
          <w:szCs w:val="28"/>
          <w:lang w:val="x-none"/>
        </w:rPr>
        <w:t>comple</w:t>
      </w:r>
      <w:proofErr w:type="spellEnd"/>
      <w:r>
        <w:rPr>
          <w:rFonts w:ascii="Arial" w:hAnsi="Arial" w:cs="Arial"/>
          <w:sz w:val="28"/>
          <w:szCs w:val="28"/>
          <w:lang w:val="x-none"/>
        </w:rPr>
        <w:t xml:space="preserve">…? </w:t>
      </w:r>
      <w:r w:rsidRPr="005D2628">
        <w:rPr>
          <w:rFonts w:ascii="Arial" w:hAnsi="Arial" w:cs="Arial"/>
          <w:sz w:val="18"/>
          <w:szCs w:val="18"/>
          <w:lang w:val="x-none"/>
        </w:rPr>
        <w:t>[Congregation says, “</w:t>
      </w:r>
      <w:r>
        <w:rPr>
          <w:rFonts w:ascii="Arial" w:hAnsi="Arial" w:cs="Arial"/>
          <w:sz w:val="18"/>
          <w:szCs w:val="18"/>
          <w:lang w:val="x-none"/>
        </w:rPr>
        <w:t>completely,</w:t>
      </w:r>
      <w:r w:rsidRPr="005D2628">
        <w:rPr>
          <w:rFonts w:ascii="Arial" w:hAnsi="Arial" w:cs="Arial"/>
          <w:sz w:val="18"/>
          <w:szCs w:val="18"/>
          <w:lang w:val="x-none"/>
        </w:rPr>
        <w:t>”]</w:t>
      </w:r>
      <w:r>
        <w:rPr>
          <w:rFonts w:ascii="Arial" w:hAnsi="Arial" w:cs="Arial"/>
          <w:sz w:val="28"/>
          <w:szCs w:val="28"/>
          <w:lang w:val="x-none"/>
        </w:rPr>
        <w:t xml:space="preserve"> </w:t>
      </w:r>
      <w:proofErr w:type="spellStart"/>
      <w:r>
        <w:rPr>
          <w:rFonts w:ascii="Arial" w:hAnsi="Arial" w:cs="Arial"/>
          <w:sz w:val="28"/>
          <w:szCs w:val="28"/>
          <w:lang w:val="x-none"/>
        </w:rPr>
        <w:t>nekubuda</w:t>
      </w:r>
      <w:proofErr w:type="spellEnd"/>
      <w:r>
        <w:rPr>
          <w:rFonts w:ascii="Arial" w:hAnsi="Arial" w:cs="Arial"/>
          <w:sz w:val="28"/>
          <w:szCs w:val="28"/>
          <w:lang w:val="x-none"/>
        </w:rPr>
        <w:t xml:space="preserve"> mu Message. </w:t>
      </w:r>
      <w:proofErr w:type="spellStart"/>
      <w:r>
        <w:rPr>
          <w:rFonts w:ascii="Arial" w:hAnsi="Arial" w:cs="Arial"/>
          <w:sz w:val="28"/>
          <w:szCs w:val="28"/>
          <w:lang w:val="x-none"/>
        </w:rPr>
        <w:t>Ukabuda</w:t>
      </w:r>
      <w:proofErr w:type="spellEnd"/>
      <w:r>
        <w:rPr>
          <w:rFonts w:ascii="Arial" w:hAnsi="Arial" w:cs="Arial"/>
          <w:sz w:val="28"/>
          <w:szCs w:val="28"/>
          <w:lang w:val="x-none"/>
        </w:rPr>
        <w:t xml:space="preserve"> mu Message, this right you lose it. </w:t>
      </w:r>
      <w:proofErr w:type="spellStart"/>
      <w:r>
        <w:rPr>
          <w:rFonts w:ascii="Arial" w:hAnsi="Arial" w:cs="Arial"/>
          <w:sz w:val="28"/>
          <w:szCs w:val="28"/>
          <w:lang w:val="x-none"/>
        </w:rPr>
        <w:t>Unotozochengetwa</w:t>
      </w:r>
      <w:proofErr w:type="spellEnd"/>
      <w:r>
        <w:rPr>
          <w:rFonts w:ascii="Arial" w:hAnsi="Arial" w:cs="Arial"/>
          <w:sz w:val="28"/>
          <w:szCs w:val="28"/>
          <w:lang w:val="x-none"/>
        </w:rPr>
        <w:t xml:space="preserve"> </w:t>
      </w:r>
      <w:proofErr w:type="spellStart"/>
      <w:r>
        <w:rPr>
          <w:rFonts w:ascii="Arial" w:hAnsi="Arial" w:cs="Arial"/>
          <w:sz w:val="28"/>
          <w:szCs w:val="28"/>
          <w:lang w:val="x-none"/>
        </w:rPr>
        <w:t>nevana</w:t>
      </w:r>
      <w:proofErr w:type="spellEnd"/>
      <w:r>
        <w:rPr>
          <w:rFonts w:ascii="Arial" w:hAnsi="Arial" w:cs="Arial"/>
          <w:sz w:val="28"/>
          <w:szCs w:val="28"/>
          <w:lang w:val="x-none"/>
        </w:rPr>
        <w:t xml:space="preserve">. </w:t>
      </w:r>
      <w:proofErr w:type="spellStart"/>
      <w:r>
        <w:rPr>
          <w:rFonts w:ascii="Arial" w:hAnsi="Arial" w:cs="Arial"/>
          <w:sz w:val="28"/>
          <w:szCs w:val="28"/>
          <w:lang w:val="x-none"/>
        </w:rPr>
        <w:t>Kuzofira</w:t>
      </w:r>
      <w:proofErr w:type="spellEnd"/>
      <w:r>
        <w:rPr>
          <w:rFonts w:ascii="Arial" w:hAnsi="Arial" w:cs="Arial"/>
          <w:sz w:val="28"/>
          <w:szCs w:val="28"/>
          <w:lang w:val="x-none"/>
        </w:rPr>
        <w:t xml:space="preserve"> </w:t>
      </w:r>
      <w:proofErr w:type="spellStart"/>
      <w:r>
        <w:rPr>
          <w:rFonts w:ascii="Arial" w:hAnsi="Arial" w:cs="Arial"/>
          <w:sz w:val="28"/>
          <w:szCs w:val="28"/>
          <w:lang w:val="x-none"/>
        </w:rPr>
        <w:t>pavana</w:t>
      </w:r>
      <w:proofErr w:type="spellEnd"/>
      <w:r>
        <w:rPr>
          <w:rFonts w:ascii="Arial" w:hAnsi="Arial" w:cs="Arial"/>
          <w:sz w:val="28"/>
          <w:szCs w:val="28"/>
          <w:lang w:val="x-none"/>
        </w:rPr>
        <w:t xml:space="preserve">. </w:t>
      </w:r>
      <w:proofErr w:type="spellStart"/>
      <w:r>
        <w:rPr>
          <w:rFonts w:ascii="Arial" w:hAnsi="Arial" w:cs="Arial"/>
          <w:sz w:val="28"/>
          <w:szCs w:val="28"/>
          <w:lang w:val="x-none"/>
        </w:rPr>
        <w:t>Kunzwisa</w:t>
      </w:r>
      <w:proofErr w:type="spellEnd"/>
      <w:r>
        <w:rPr>
          <w:rFonts w:ascii="Arial" w:hAnsi="Arial" w:cs="Arial"/>
          <w:sz w:val="28"/>
          <w:szCs w:val="28"/>
          <w:lang w:val="x-none"/>
        </w:rPr>
        <w:t xml:space="preserve"> </w:t>
      </w:r>
      <w:proofErr w:type="spellStart"/>
      <w:r>
        <w:rPr>
          <w:rFonts w:ascii="Arial" w:hAnsi="Arial" w:cs="Arial"/>
          <w:sz w:val="28"/>
          <w:szCs w:val="28"/>
          <w:lang w:val="x-none"/>
        </w:rPr>
        <w:t>tsitsi</w:t>
      </w:r>
      <w:proofErr w:type="spellEnd"/>
      <w:r>
        <w:rPr>
          <w:rFonts w:ascii="Arial" w:hAnsi="Arial" w:cs="Arial"/>
          <w:sz w:val="28"/>
          <w:szCs w:val="28"/>
          <w:lang w:val="x-none"/>
        </w:rPr>
        <w:t xml:space="preserve">. Ende </w:t>
      </w:r>
      <w:proofErr w:type="spellStart"/>
      <w:r>
        <w:rPr>
          <w:rFonts w:ascii="Arial" w:hAnsi="Arial" w:cs="Arial"/>
          <w:sz w:val="28"/>
          <w:szCs w:val="28"/>
          <w:lang w:val="x-none"/>
        </w:rPr>
        <w:t>vana</w:t>
      </w:r>
      <w:proofErr w:type="spellEnd"/>
      <w:r>
        <w:rPr>
          <w:rFonts w:ascii="Arial" w:hAnsi="Arial" w:cs="Arial"/>
          <w:sz w:val="28"/>
          <w:szCs w:val="28"/>
          <w:lang w:val="x-none"/>
        </w:rPr>
        <w:t xml:space="preserve"> havana </w:t>
      </w:r>
      <w:proofErr w:type="spellStart"/>
      <w:r>
        <w:rPr>
          <w:rFonts w:ascii="Arial" w:hAnsi="Arial" w:cs="Arial"/>
          <w:sz w:val="28"/>
          <w:szCs w:val="28"/>
          <w:lang w:val="x-none"/>
        </w:rPr>
        <w:t>chaunosi</w:t>
      </w:r>
      <w:proofErr w:type="spellEnd"/>
      <w:r>
        <w:rPr>
          <w:rFonts w:ascii="Arial" w:hAnsi="Arial" w:cs="Arial"/>
          <w:sz w:val="28"/>
          <w:szCs w:val="28"/>
          <w:lang w:val="x-none"/>
        </w:rPr>
        <w:t>—</w:t>
      </w:r>
      <w:proofErr w:type="spellStart"/>
      <w:r>
        <w:rPr>
          <w:rFonts w:ascii="Arial" w:hAnsi="Arial" w:cs="Arial"/>
          <w:sz w:val="28"/>
          <w:szCs w:val="28"/>
          <w:lang w:val="x-none"/>
        </w:rPr>
        <w:t>chaunovasiira</w:t>
      </w:r>
      <w:proofErr w:type="spellEnd"/>
      <w:r>
        <w:rPr>
          <w:rFonts w:ascii="Arial" w:hAnsi="Arial" w:cs="Arial"/>
          <w:sz w:val="28"/>
          <w:szCs w:val="28"/>
          <w:lang w:val="x-none"/>
        </w:rPr>
        <w:t xml:space="preserve">. Ende havana </w:t>
      </w:r>
      <w:proofErr w:type="spellStart"/>
      <w:r>
        <w:rPr>
          <w:rFonts w:ascii="Arial" w:hAnsi="Arial" w:cs="Arial"/>
          <w:sz w:val="28"/>
          <w:szCs w:val="28"/>
          <w:lang w:val="x-none"/>
        </w:rPr>
        <w:t>chavanoda</w:t>
      </w:r>
      <w:proofErr w:type="spellEnd"/>
      <w:r>
        <w:rPr>
          <w:rFonts w:ascii="Arial" w:hAnsi="Arial" w:cs="Arial"/>
          <w:sz w:val="28"/>
          <w:szCs w:val="28"/>
          <w:lang w:val="x-none"/>
        </w:rPr>
        <w:t xml:space="preserve"> </w:t>
      </w:r>
      <w:proofErr w:type="spellStart"/>
      <w:r>
        <w:rPr>
          <w:rFonts w:ascii="Arial" w:hAnsi="Arial" w:cs="Arial"/>
          <w:sz w:val="28"/>
          <w:szCs w:val="28"/>
          <w:lang w:val="x-none"/>
        </w:rPr>
        <w:t>kubva</w:t>
      </w:r>
      <w:proofErr w:type="spellEnd"/>
      <w:r>
        <w:rPr>
          <w:rFonts w:ascii="Arial" w:hAnsi="Arial" w:cs="Arial"/>
          <w:sz w:val="28"/>
          <w:szCs w:val="28"/>
          <w:lang w:val="x-none"/>
        </w:rPr>
        <w:t xml:space="preserve"> </w:t>
      </w:r>
      <w:proofErr w:type="spellStart"/>
      <w:r>
        <w:rPr>
          <w:rFonts w:ascii="Arial" w:hAnsi="Arial" w:cs="Arial"/>
          <w:sz w:val="28"/>
          <w:szCs w:val="28"/>
          <w:lang w:val="x-none"/>
        </w:rPr>
        <w:t>kwauri</w:t>
      </w:r>
      <w:proofErr w:type="spellEnd"/>
      <w:r>
        <w:rPr>
          <w:rFonts w:ascii="Arial" w:hAnsi="Arial" w:cs="Arial"/>
          <w:sz w:val="28"/>
          <w:szCs w:val="28"/>
          <w:lang w:val="x-none"/>
        </w:rPr>
        <w:t xml:space="preserve">. </w:t>
      </w:r>
      <w:proofErr w:type="spellStart"/>
      <w:r>
        <w:rPr>
          <w:rFonts w:ascii="Arial" w:hAnsi="Arial" w:cs="Arial"/>
          <w:sz w:val="28"/>
          <w:szCs w:val="28"/>
          <w:lang w:val="x-none"/>
        </w:rPr>
        <w:t>Iwe</w:t>
      </w:r>
      <w:proofErr w:type="spellEnd"/>
      <w:r>
        <w:rPr>
          <w:rFonts w:ascii="Arial" w:hAnsi="Arial" w:cs="Arial"/>
          <w:sz w:val="28"/>
          <w:szCs w:val="28"/>
          <w:lang w:val="x-none"/>
        </w:rPr>
        <w:t xml:space="preserve"> </w:t>
      </w:r>
      <w:proofErr w:type="spellStart"/>
      <w:r>
        <w:rPr>
          <w:rFonts w:ascii="Arial" w:hAnsi="Arial" w:cs="Arial"/>
          <w:sz w:val="28"/>
          <w:szCs w:val="28"/>
          <w:lang w:val="x-none"/>
        </w:rPr>
        <w:t>ndiwe</w:t>
      </w:r>
      <w:proofErr w:type="spellEnd"/>
      <w:r>
        <w:rPr>
          <w:rFonts w:ascii="Arial" w:hAnsi="Arial" w:cs="Arial"/>
          <w:sz w:val="28"/>
          <w:szCs w:val="28"/>
          <w:lang w:val="x-none"/>
        </w:rPr>
        <w:t xml:space="preserve"> </w:t>
      </w:r>
      <w:proofErr w:type="spellStart"/>
      <w:r>
        <w:rPr>
          <w:rFonts w:ascii="Arial" w:hAnsi="Arial" w:cs="Arial"/>
          <w:sz w:val="28"/>
          <w:szCs w:val="28"/>
          <w:lang w:val="x-none"/>
        </w:rPr>
        <w:t>unenge</w:t>
      </w:r>
      <w:proofErr w:type="spellEnd"/>
      <w:r>
        <w:rPr>
          <w:rFonts w:ascii="Arial" w:hAnsi="Arial" w:cs="Arial"/>
          <w:sz w:val="28"/>
          <w:szCs w:val="28"/>
          <w:lang w:val="x-none"/>
        </w:rPr>
        <w:t xml:space="preserve"> uchida </w:t>
      </w:r>
      <w:proofErr w:type="spellStart"/>
      <w:r>
        <w:rPr>
          <w:rFonts w:ascii="Arial" w:hAnsi="Arial" w:cs="Arial"/>
          <w:sz w:val="28"/>
          <w:szCs w:val="28"/>
          <w:lang w:val="x-none"/>
        </w:rPr>
        <w:t>zvinhu</w:t>
      </w:r>
      <w:proofErr w:type="spellEnd"/>
      <w:r>
        <w:rPr>
          <w:rFonts w:ascii="Arial" w:hAnsi="Arial" w:cs="Arial"/>
          <w:sz w:val="28"/>
          <w:szCs w:val="28"/>
          <w:lang w:val="x-none"/>
        </w:rPr>
        <w:t xml:space="preserve"> </w:t>
      </w:r>
      <w:proofErr w:type="spellStart"/>
      <w:r>
        <w:rPr>
          <w:rFonts w:ascii="Arial" w:hAnsi="Arial" w:cs="Arial"/>
          <w:sz w:val="28"/>
          <w:szCs w:val="28"/>
          <w:lang w:val="x-none"/>
        </w:rPr>
        <w:t>zvavo</w:t>
      </w:r>
      <w:proofErr w:type="spellEnd"/>
      <w:r>
        <w:rPr>
          <w:rFonts w:ascii="Arial" w:hAnsi="Arial" w:cs="Arial"/>
          <w:sz w:val="28"/>
          <w:szCs w:val="28"/>
          <w:lang w:val="x-none"/>
        </w:rPr>
        <w:t xml:space="preserve">. </w:t>
      </w:r>
      <w:proofErr w:type="spellStart"/>
      <w:r>
        <w:rPr>
          <w:rFonts w:ascii="Arial" w:hAnsi="Arial" w:cs="Arial"/>
          <w:sz w:val="28"/>
          <w:szCs w:val="28"/>
          <w:lang w:val="x-none"/>
        </w:rPr>
        <w:t>Ndozvichaitika</w:t>
      </w:r>
      <w:proofErr w:type="spellEnd"/>
      <w:r>
        <w:rPr>
          <w:rFonts w:ascii="Arial" w:hAnsi="Arial" w:cs="Arial"/>
          <w:sz w:val="28"/>
          <w:szCs w:val="28"/>
          <w:lang w:val="x-none"/>
        </w:rPr>
        <w:t xml:space="preserve">. </w:t>
      </w:r>
    </w:p>
    <w:p w:rsidRPr="00570CFA" w:rsidR="00420EA2" w:rsidP="00420EA2" w:rsidRDefault="00420EA2" w14:paraId="2A95F0A2" w14:textId="77777777">
      <w:pPr>
        <w:jc w:val="both"/>
        <w:rPr>
          <w:rFonts w:ascii="Arial" w:hAnsi="Arial" w:cs="Arial"/>
          <w:sz w:val="28"/>
          <w:szCs w:val="28"/>
        </w:rPr>
      </w:pPr>
      <w:r w:rsidRPr="003255B0">
        <w:rPr>
          <w:rFonts w:ascii="Arial" w:hAnsi="Arial" w:cs="Arial"/>
          <w:sz w:val="28"/>
          <w:szCs w:val="28"/>
          <w:vertAlign w:val="superscript"/>
          <w:rPrChange w:author="Transcriber01 JHB" w:date="2025-08-26T15:11:00Z" w16du:dateUtc="2025-08-26T13:11:00Z" w:id="231">
            <w:rPr>
              <w:rFonts w:ascii="Arial" w:hAnsi="Arial" w:cs="Arial"/>
              <w:sz w:val="28"/>
              <w:szCs w:val="28"/>
            </w:rPr>
          </w:rPrChange>
        </w:rPr>
        <w:t>464</w:t>
      </w:r>
      <w:r>
        <w:rPr>
          <w:rFonts w:ascii="Arial" w:hAnsi="Arial" w:cs="Arial"/>
          <w:sz w:val="28"/>
          <w:szCs w:val="28"/>
        </w:rPr>
        <w:t xml:space="preserve"> </w:t>
      </w:r>
      <w:r w:rsidRPr="00114DD5">
        <w:rPr>
          <w:rFonts w:ascii="Arial" w:hAnsi="Arial" w:cs="Arial"/>
          <w:sz w:val="28"/>
          <w:szCs w:val="28"/>
        </w:rPr>
        <w:t xml:space="preserve">But kana </w:t>
      </w:r>
      <w:proofErr w:type="spellStart"/>
      <w:r w:rsidRPr="00114DD5">
        <w:rPr>
          <w:rFonts w:ascii="Arial" w:hAnsi="Arial" w:cs="Arial"/>
          <w:sz w:val="28"/>
          <w:szCs w:val="28"/>
        </w:rPr>
        <w:t>ukada</w:t>
      </w:r>
      <w:proofErr w:type="spellEnd"/>
      <w:r w:rsidRPr="00114DD5">
        <w:rPr>
          <w:rFonts w:ascii="Arial" w:hAnsi="Arial" w:cs="Arial"/>
          <w:sz w:val="28"/>
          <w:szCs w:val="28"/>
        </w:rPr>
        <w:t xml:space="preserve"> </w:t>
      </w:r>
      <w:proofErr w:type="spellStart"/>
      <w:r w:rsidRPr="00114DD5">
        <w:rPr>
          <w:rFonts w:ascii="Arial" w:hAnsi="Arial" w:cs="Arial"/>
          <w:sz w:val="28"/>
          <w:szCs w:val="28"/>
        </w:rPr>
        <w:t>iwewe</w:t>
      </w:r>
      <w:proofErr w:type="spellEnd"/>
      <w:r w:rsidRPr="00114DD5">
        <w:rPr>
          <w:rFonts w:ascii="Arial" w:hAnsi="Arial" w:cs="Arial"/>
          <w:sz w:val="28"/>
          <w:szCs w:val="28"/>
        </w:rPr>
        <w:t xml:space="preserve"> </w:t>
      </w:r>
      <w:proofErr w:type="spellStart"/>
      <w:r>
        <w:rPr>
          <w:rFonts w:ascii="Arial" w:hAnsi="Arial" w:cs="Arial"/>
          <w:sz w:val="28"/>
          <w:szCs w:val="28"/>
        </w:rPr>
        <w:t>unovasetera</w:t>
      </w:r>
      <w:proofErr w:type="spellEnd"/>
      <w:r>
        <w:rPr>
          <w:rFonts w:ascii="Arial" w:hAnsi="Arial" w:cs="Arial"/>
          <w:sz w:val="28"/>
          <w:szCs w:val="28"/>
        </w:rPr>
        <w:t xml:space="preserve"> </w:t>
      </w:r>
      <w:r w:rsidRPr="00BD2EBD">
        <w:rPr>
          <w:rFonts w:ascii="Arial" w:hAnsi="Arial" w:cs="Arial"/>
          <w:sz w:val="18"/>
          <w:szCs w:val="18"/>
        </w:rPr>
        <w:t>[to set—ED]</w:t>
      </w:r>
      <w:r>
        <w:rPr>
          <w:rFonts w:ascii="Arial" w:hAnsi="Arial" w:cs="Arial"/>
          <w:sz w:val="28"/>
          <w:szCs w:val="28"/>
        </w:rPr>
        <w:t xml:space="preserve"> </w:t>
      </w:r>
      <w:r w:rsidRPr="00114DD5">
        <w:rPr>
          <w:rFonts w:ascii="Arial" w:hAnsi="Arial" w:cs="Arial"/>
          <w:sz w:val="28"/>
          <w:szCs w:val="28"/>
        </w:rPr>
        <w:t xml:space="preserve">path, “Footprints on the sands of…?” </w:t>
      </w:r>
      <w:r w:rsidRPr="00114DD5">
        <w:rPr>
          <w:rFonts w:ascii="Arial" w:hAnsi="Arial" w:cs="Arial"/>
          <w:sz w:val="18"/>
          <w:szCs w:val="18"/>
        </w:rPr>
        <w:t>[Congregation says, “of time.”]</w:t>
      </w:r>
      <w:r w:rsidRPr="00114DD5">
        <w:rPr>
          <w:rFonts w:ascii="Arial" w:hAnsi="Arial" w:cs="Arial"/>
          <w:sz w:val="28"/>
          <w:szCs w:val="28"/>
        </w:rPr>
        <w:t xml:space="preserve"> Vana </w:t>
      </w:r>
      <w:proofErr w:type="spellStart"/>
      <w:r w:rsidRPr="00114DD5">
        <w:rPr>
          <w:rFonts w:ascii="Arial" w:hAnsi="Arial" w:cs="Arial"/>
          <w:sz w:val="28"/>
          <w:szCs w:val="28"/>
        </w:rPr>
        <w:t>vako</w:t>
      </w:r>
      <w:proofErr w:type="spellEnd"/>
      <w:r w:rsidRPr="00114DD5">
        <w:rPr>
          <w:rFonts w:ascii="Arial" w:hAnsi="Arial" w:cs="Arial"/>
          <w:sz w:val="28"/>
          <w:szCs w:val="28"/>
        </w:rPr>
        <w:t xml:space="preserve"> </w:t>
      </w:r>
      <w:proofErr w:type="spellStart"/>
      <w:r w:rsidRPr="00114DD5">
        <w:rPr>
          <w:rFonts w:ascii="Arial" w:hAnsi="Arial" w:cs="Arial"/>
          <w:sz w:val="28"/>
          <w:szCs w:val="28"/>
        </w:rPr>
        <w:t>vachatevera</w:t>
      </w:r>
      <w:proofErr w:type="spellEnd"/>
      <w:r w:rsidRPr="00114DD5">
        <w:rPr>
          <w:rFonts w:ascii="Arial" w:hAnsi="Arial" w:cs="Arial"/>
          <w:sz w:val="28"/>
          <w:szCs w:val="28"/>
        </w:rPr>
        <w:t xml:space="preserve"> </w:t>
      </w:r>
      <w:proofErr w:type="spellStart"/>
      <w:r w:rsidRPr="00114DD5">
        <w:rPr>
          <w:rFonts w:ascii="Arial" w:hAnsi="Arial" w:cs="Arial"/>
          <w:sz w:val="28"/>
          <w:szCs w:val="28"/>
        </w:rPr>
        <w:t>mutsoka</w:t>
      </w:r>
      <w:proofErr w:type="spellEnd"/>
      <w:r w:rsidRPr="00114DD5">
        <w:rPr>
          <w:rFonts w:ascii="Arial" w:hAnsi="Arial" w:cs="Arial"/>
          <w:sz w:val="28"/>
          <w:szCs w:val="28"/>
        </w:rPr>
        <w:t xml:space="preserve"> </w:t>
      </w:r>
      <w:proofErr w:type="spellStart"/>
      <w:r w:rsidRPr="00114DD5">
        <w:rPr>
          <w:rFonts w:ascii="Arial" w:hAnsi="Arial" w:cs="Arial"/>
          <w:sz w:val="28"/>
          <w:szCs w:val="28"/>
        </w:rPr>
        <w:t>dzaani</w:t>
      </w:r>
      <w:proofErr w:type="spellEnd"/>
      <w:r w:rsidRPr="00956970">
        <w:rPr>
          <w:rFonts w:ascii="Arial" w:hAnsi="Arial" w:cs="Arial"/>
          <w:sz w:val="28"/>
          <w:szCs w:val="28"/>
        </w:rPr>
        <w:t>…</w:t>
      </w:r>
      <w:r w:rsidRPr="00114DD5">
        <w:rPr>
          <w:rFonts w:ascii="Arial" w:hAnsi="Arial" w:cs="Arial"/>
          <w:sz w:val="28"/>
          <w:szCs w:val="28"/>
        </w:rPr>
        <w:t xml:space="preserve">? </w:t>
      </w:r>
      <w:r w:rsidRPr="00114DD5">
        <w:rPr>
          <w:rFonts w:ascii="Arial" w:hAnsi="Arial" w:cs="Arial"/>
          <w:sz w:val="18"/>
          <w:szCs w:val="18"/>
        </w:rPr>
        <w:t>[Congregation says, “</w:t>
      </w:r>
      <w:proofErr w:type="spellStart"/>
      <w:r w:rsidRPr="00114DD5">
        <w:rPr>
          <w:rFonts w:ascii="Arial" w:hAnsi="Arial" w:cs="Arial"/>
          <w:sz w:val="18"/>
          <w:szCs w:val="18"/>
        </w:rPr>
        <w:t>dzako</w:t>
      </w:r>
      <w:proofErr w:type="spellEnd"/>
      <w:r w:rsidRPr="00114DD5">
        <w:rPr>
          <w:rFonts w:ascii="Arial" w:hAnsi="Arial" w:cs="Arial"/>
          <w:sz w:val="18"/>
          <w:szCs w:val="18"/>
        </w:rPr>
        <w:t>.”]</w:t>
      </w:r>
      <w:r w:rsidRPr="00114DD5">
        <w:rPr>
          <w:rFonts w:ascii="Arial" w:hAnsi="Arial" w:cs="Arial"/>
          <w:sz w:val="28"/>
          <w:szCs w:val="28"/>
        </w:rPr>
        <w:t xml:space="preserve"> Hanzi, “Vane </w:t>
      </w:r>
      <w:proofErr w:type="spellStart"/>
      <w:r w:rsidRPr="00114DD5">
        <w:rPr>
          <w:rFonts w:ascii="Arial" w:hAnsi="Arial" w:cs="Arial"/>
          <w:sz w:val="28"/>
          <w:szCs w:val="28"/>
        </w:rPr>
        <w:t>nzeve</w:t>
      </w:r>
      <w:proofErr w:type="spellEnd"/>
      <w:r w:rsidRPr="00114DD5">
        <w:rPr>
          <w:rFonts w:ascii="Arial" w:hAnsi="Arial" w:cs="Arial"/>
          <w:sz w:val="28"/>
          <w:szCs w:val="28"/>
        </w:rPr>
        <w:t xml:space="preserve"> </w:t>
      </w:r>
      <w:proofErr w:type="spellStart"/>
      <w:r w:rsidRPr="00114DD5">
        <w:rPr>
          <w:rFonts w:ascii="Arial" w:hAnsi="Arial" w:cs="Arial"/>
          <w:sz w:val="28"/>
          <w:szCs w:val="28"/>
        </w:rPr>
        <w:t>dzekunzwa</w:t>
      </w:r>
      <w:proofErr w:type="spellEnd"/>
      <w:r w:rsidRPr="00114DD5">
        <w:rPr>
          <w:rFonts w:ascii="Arial" w:hAnsi="Arial" w:cs="Arial"/>
          <w:sz w:val="28"/>
          <w:szCs w:val="28"/>
        </w:rPr>
        <w:t xml:space="preserve"> </w:t>
      </w:r>
      <w:proofErr w:type="spellStart"/>
      <w:r w:rsidRPr="00114DD5">
        <w:rPr>
          <w:rFonts w:ascii="Arial" w:hAnsi="Arial" w:cs="Arial"/>
          <w:sz w:val="28"/>
          <w:szCs w:val="28"/>
        </w:rPr>
        <w:t>ngavanzwe</w:t>
      </w:r>
      <w:proofErr w:type="spellEnd"/>
      <w:r w:rsidRPr="00114DD5">
        <w:rPr>
          <w:rFonts w:ascii="Arial" w:hAnsi="Arial" w:cs="Arial"/>
          <w:sz w:val="28"/>
          <w:szCs w:val="28"/>
        </w:rPr>
        <w:t xml:space="preserve">! </w:t>
      </w:r>
      <w:r w:rsidRPr="00114DD5">
        <w:rPr>
          <w:rFonts w:ascii="Arial" w:hAnsi="Arial" w:cs="Arial"/>
          <w:sz w:val="18"/>
          <w:szCs w:val="18"/>
        </w:rPr>
        <w:t xml:space="preserve">[Congregation says, “Amen.”] </w:t>
      </w:r>
      <w:r w:rsidRPr="00114DD5">
        <w:rPr>
          <w:rFonts w:ascii="Arial" w:hAnsi="Arial" w:cs="Arial"/>
          <w:sz w:val="28"/>
          <w:szCs w:val="28"/>
        </w:rPr>
        <w:t xml:space="preserve">Amen! </w:t>
      </w:r>
      <w:r w:rsidRPr="00114DD5">
        <w:rPr>
          <w:rFonts w:ascii="Arial" w:hAnsi="Arial" w:cs="Arial"/>
          <w:sz w:val="18"/>
          <w:szCs w:val="18"/>
        </w:rPr>
        <w:t xml:space="preserve">[Congregation says, “Amen.”] </w:t>
      </w:r>
      <w:proofErr w:type="spellStart"/>
      <w:r w:rsidRPr="00114DD5">
        <w:rPr>
          <w:rFonts w:ascii="Arial" w:hAnsi="Arial" w:cs="Arial"/>
          <w:sz w:val="28"/>
          <w:szCs w:val="28"/>
        </w:rPr>
        <w:t>Ngavanzwe</w:t>
      </w:r>
      <w:proofErr w:type="spellEnd"/>
      <w:r w:rsidRPr="00114DD5">
        <w:rPr>
          <w:rFonts w:ascii="Arial" w:hAnsi="Arial" w:cs="Arial"/>
          <w:sz w:val="28"/>
          <w:szCs w:val="28"/>
        </w:rPr>
        <w:t xml:space="preserve"> </w:t>
      </w:r>
      <w:proofErr w:type="spellStart"/>
      <w:r w:rsidRPr="00114DD5">
        <w:rPr>
          <w:rFonts w:ascii="Arial" w:hAnsi="Arial" w:cs="Arial"/>
          <w:sz w:val="28"/>
          <w:szCs w:val="28"/>
        </w:rPr>
        <w:t>zvinotaura</w:t>
      </w:r>
      <w:proofErr w:type="spellEnd"/>
      <w:r w:rsidRPr="00114DD5">
        <w:rPr>
          <w:rFonts w:ascii="Arial" w:hAnsi="Arial" w:cs="Arial"/>
          <w:sz w:val="28"/>
          <w:szCs w:val="28"/>
        </w:rPr>
        <w:t xml:space="preserve"> </w:t>
      </w:r>
      <w:proofErr w:type="spellStart"/>
      <w:r w:rsidRPr="00114DD5">
        <w:rPr>
          <w:rFonts w:ascii="Arial" w:hAnsi="Arial" w:cs="Arial"/>
          <w:sz w:val="28"/>
          <w:szCs w:val="28"/>
        </w:rPr>
        <w:t>chii</w:t>
      </w:r>
      <w:proofErr w:type="spellEnd"/>
      <w:r w:rsidRPr="00114DD5">
        <w:rPr>
          <w:rFonts w:ascii="Arial" w:hAnsi="Arial" w:cs="Arial"/>
          <w:sz w:val="28"/>
          <w:szCs w:val="28"/>
        </w:rPr>
        <w:t xml:space="preserve">…? </w:t>
      </w:r>
      <w:r w:rsidRPr="00114DD5">
        <w:rPr>
          <w:rFonts w:ascii="Arial" w:hAnsi="Arial" w:cs="Arial"/>
          <w:sz w:val="18"/>
          <w:szCs w:val="18"/>
        </w:rPr>
        <w:t xml:space="preserve">[Congregation says, </w:t>
      </w:r>
      <w:r>
        <w:rPr>
          <w:rFonts w:ascii="Arial" w:hAnsi="Arial" w:cs="Arial"/>
          <w:sz w:val="18"/>
          <w:szCs w:val="18"/>
        </w:rPr>
        <w:t>‘</w:t>
      </w:r>
      <w:r w:rsidRPr="00114DD5">
        <w:rPr>
          <w:rFonts w:ascii="Arial" w:hAnsi="Arial" w:cs="Arial"/>
          <w:sz w:val="18"/>
          <w:szCs w:val="18"/>
        </w:rPr>
        <w:t>Mweya.</w:t>
      </w:r>
      <w:r>
        <w:rPr>
          <w:rFonts w:ascii="Arial" w:hAnsi="Arial" w:cs="Arial"/>
          <w:sz w:val="18"/>
          <w:szCs w:val="18"/>
        </w:rPr>
        <w:t>’</w:t>
      </w:r>
      <w:r w:rsidRPr="00114DD5">
        <w:rPr>
          <w:rFonts w:ascii="Arial" w:hAnsi="Arial" w:cs="Arial"/>
          <w:sz w:val="18"/>
          <w:szCs w:val="18"/>
        </w:rPr>
        <w:t>]</w:t>
      </w:r>
      <w:r w:rsidRPr="00114DD5">
        <w:rPr>
          <w:rFonts w:ascii="Arial" w:hAnsi="Arial" w:cs="Arial"/>
          <w:sz w:val="28"/>
          <w:szCs w:val="28"/>
        </w:rPr>
        <w:t xml:space="preserve"> Mweya </w:t>
      </w:r>
      <w:proofErr w:type="spellStart"/>
      <w:r w:rsidRPr="00114DD5">
        <w:rPr>
          <w:rFonts w:ascii="Arial" w:hAnsi="Arial" w:cs="Arial"/>
          <w:sz w:val="28"/>
          <w:szCs w:val="28"/>
        </w:rPr>
        <w:t>kupiko</w:t>
      </w:r>
      <w:proofErr w:type="spellEnd"/>
      <w:r w:rsidRPr="00114DD5">
        <w:rPr>
          <w:rFonts w:ascii="Arial" w:hAnsi="Arial" w:cs="Arial"/>
          <w:sz w:val="28"/>
          <w:szCs w:val="28"/>
        </w:rPr>
        <w:t xml:space="preserve">?” </w:t>
      </w:r>
      <w:r w:rsidRPr="00114DD5">
        <w:rPr>
          <w:rFonts w:ascii="Arial" w:hAnsi="Arial" w:cs="Arial"/>
          <w:sz w:val="18"/>
          <w:szCs w:val="18"/>
        </w:rPr>
        <w:t>[Congregation says, “</w:t>
      </w:r>
      <w:proofErr w:type="spellStart"/>
      <w:r w:rsidRPr="00114DD5">
        <w:rPr>
          <w:rFonts w:ascii="Arial" w:hAnsi="Arial" w:cs="Arial"/>
          <w:sz w:val="18"/>
          <w:szCs w:val="18"/>
        </w:rPr>
        <w:t>kuKereke</w:t>
      </w:r>
      <w:proofErr w:type="spellEnd"/>
      <w:r w:rsidRPr="00114DD5">
        <w:rPr>
          <w:rFonts w:ascii="Arial" w:hAnsi="Arial" w:cs="Arial"/>
          <w:sz w:val="18"/>
          <w:szCs w:val="18"/>
        </w:rPr>
        <w:t xml:space="preserve">.”] </w:t>
      </w:r>
    </w:p>
    <w:p w:rsidRPr="00114DD5" w:rsidR="00420EA2" w:rsidP="00420EA2" w:rsidRDefault="00420EA2" w14:paraId="553D3E55" w14:textId="77777777">
      <w:pPr>
        <w:jc w:val="both"/>
        <w:rPr>
          <w:rFonts w:ascii="Arial" w:hAnsi="Arial" w:cs="Arial"/>
          <w:sz w:val="28"/>
          <w:szCs w:val="28"/>
        </w:rPr>
      </w:pPr>
      <w:r w:rsidRPr="00DA47EB">
        <w:rPr>
          <w:rFonts w:ascii="Arial" w:hAnsi="Arial" w:cs="Arial"/>
          <w:sz w:val="28"/>
          <w:szCs w:val="28"/>
          <w:vertAlign w:val="superscript"/>
        </w:rPr>
        <w:t>465</w:t>
      </w:r>
      <w:r>
        <w:rPr>
          <w:rFonts w:ascii="Arial" w:hAnsi="Arial" w:cs="Arial"/>
          <w:sz w:val="28"/>
          <w:szCs w:val="28"/>
        </w:rPr>
        <w:t xml:space="preserve"> </w:t>
      </w:r>
      <w:proofErr w:type="spellStart"/>
      <w:r w:rsidRPr="00114DD5">
        <w:rPr>
          <w:rFonts w:ascii="Arial" w:hAnsi="Arial" w:cs="Arial"/>
          <w:sz w:val="28"/>
          <w:szCs w:val="28"/>
        </w:rPr>
        <w:t>Ndosaka</w:t>
      </w:r>
      <w:proofErr w:type="spellEnd"/>
      <w:r w:rsidRPr="00114DD5">
        <w:rPr>
          <w:rFonts w:ascii="Arial" w:hAnsi="Arial" w:cs="Arial"/>
          <w:sz w:val="28"/>
          <w:szCs w:val="28"/>
        </w:rPr>
        <w:t xml:space="preserve"> </w:t>
      </w:r>
      <w:proofErr w:type="spellStart"/>
      <w:r w:rsidRPr="00114DD5">
        <w:rPr>
          <w:rFonts w:ascii="Arial" w:hAnsi="Arial" w:cs="Arial"/>
          <w:sz w:val="28"/>
          <w:szCs w:val="28"/>
        </w:rPr>
        <w:t>takadanwa</w:t>
      </w:r>
      <w:proofErr w:type="spellEnd"/>
      <w:r w:rsidRPr="00114DD5">
        <w:rPr>
          <w:rFonts w:ascii="Arial" w:hAnsi="Arial" w:cs="Arial"/>
          <w:sz w:val="28"/>
          <w:szCs w:val="28"/>
        </w:rPr>
        <w:t xml:space="preserve"> </w:t>
      </w:r>
      <w:proofErr w:type="spellStart"/>
      <w:r w:rsidRPr="00114DD5">
        <w:rPr>
          <w:rFonts w:ascii="Arial" w:hAnsi="Arial" w:cs="Arial"/>
          <w:sz w:val="28"/>
          <w:szCs w:val="28"/>
        </w:rPr>
        <w:t>kuti</w:t>
      </w:r>
      <w:proofErr w:type="spellEnd"/>
      <w:r w:rsidRPr="00114DD5">
        <w:rPr>
          <w:rFonts w:ascii="Arial" w:hAnsi="Arial" w:cs="Arial"/>
          <w:sz w:val="28"/>
          <w:szCs w:val="28"/>
        </w:rPr>
        <w:t xml:space="preserve"> </w:t>
      </w:r>
      <w:proofErr w:type="spellStart"/>
      <w:r w:rsidRPr="00114DD5">
        <w:rPr>
          <w:rFonts w:ascii="Arial" w:hAnsi="Arial" w:cs="Arial"/>
          <w:sz w:val="28"/>
          <w:szCs w:val="28"/>
        </w:rPr>
        <w:t>tive</w:t>
      </w:r>
      <w:proofErr w:type="spellEnd"/>
      <w:r w:rsidRPr="00114DD5">
        <w:rPr>
          <w:rFonts w:ascii="Arial" w:hAnsi="Arial" w:cs="Arial"/>
          <w:sz w:val="28"/>
          <w:szCs w:val="28"/>
        </w:rPr>
        <w:t xml:space="preserve"> </w:t>
      </w:r>
      <w:proofErr w:type="spellStart"/>
      <w:r w:rsidRPr="00114DD5">
        <w:rPr>
          <w:rFonts w:ascii="Arial" w:hAnsi="Arial" w:cs="Arial"/>
          <w:sz w:val="28"/>
          <w:szCs w:val="28"/>
        </w:rPr>
        <w:t>tinoita</w:t>
      </w:r>
      <w:proofErr w:type="spellEnd"/>
      <w:r w:rsidRPr="00114DD5">
        <w:rPr>
          <w:rFonts w:ascii="Arial" w:hAnsi="Arial" w:cs="Arial"/>
          <w:sz w:val="28"/>
          <w:szCs w:val="28"/>
        </w:rPr>
        <w:t xml:space="preserve"> </w:t>
      </w:r>
      <w:proofErr w:type="spellStart"/>
      <w:r w:rsidRPr="00114DD5">
        <w:rPr>
          <w:rFonts w:ascii="Arial" w:hAnsi="Arial" w:cs="Arial"/>
          <w:sz w:val="28"/>
          <w:szCs w:val="28"/>
        </w:rPr>
        <w:t>dzimba</w:t>
      </w:r>
      <w:proofErr w:type="spellEnd"/>
      <w:r w:rsidRPr="00114DD5">
        <w:rPr>
          <w:rFonts w:ascii="Arial" w:hAnsi="Arial" w:cs="Arial"/>
          <w:sz w:val="28"/>
          <w:szCs w:val="28"/>
        </w:rPr>
        <w:t xml:space="preserve">, </w:t>
      </w:r>
      <w:proofErr w:type="spellStart"/>
      <w:r w:rsidRPr="00114DD5">
        <w:rPr>
          <w:rFonts w:ascii="Arial" w:hAnsi="Arial" w:cs="Arial"/>
          <w:sz w:val="28"/>
          <w:szCs w:val="28"/>
        </w:rPr>
        <w:t>magonyeti</w:t>
      </w:r>
      <w:proofErr w:type="spellEnd"/>
      <w:r w:rsidRPr="00114DD5">
        <w:rPr>
          <w:rFonts w:ascii="Arial" w:hAnsi="Arial" w:cs="Arial"/>
          <w:sz w:val="28"/>
          <w:szCs w:val="28"/>
        </w:rPr>
        <w:t xml:space="preserve">, </w:t>
      </w:r>
      <w:proofErr w:type="spellStart"/>
      <w:r w:rsidRPr="00114DD5">
        <w:rPr>
          <w:rFonts w:ascii="Arial" w:hAnsi="Arial" w:cs="Arial"/>
          <w:sz w:val="28"/>
          <w:szCs w:val="28"/>
        </w:rPr>
        <w:t>mabhazi</w:t>
      </w:r>
      <w:proofErr w:type="spellEnd"/>
      <w:r w:rsidRPr="00114DD5">
        <w:rPr>
          <w:rFonts w:ascii="Arial" w:hAnsi="Arial" w:cs="Arial"/>
          <w:sz w:val="28"/>
          <w:szCs w:val="28"/>
        </w:rPr>
        <w:t xml:space="preserve">, </w:t>
      </w:r>
      <w:proofErr w:type="spellStart"/>
      <w:r w:rsidRPr="00114DD5">
        <w:rPr>
          <w:rFonts w:ascii="Arial" w:hAnsi="Arial" w:cs="Arial"/>
          <w:sz w:val="28"/>
          <w:szCs w:val="28"/>
        </w:rPr>
        <w:t>minda</w:t>
      </w:r>
      <w:proofErr w:type="spellEnd"/>
      <w:r w:rsidRPr="00114DD5">
        <w:rPr>
          <w:rFonts w:ascii="Arial" w:hAnsi="Arial" w:cs="Arial"/>
          <w:sz w:val="28"/>
          <w:szCs w:val="28"/>
        </w:rPr>
        <w:t xml:space="preserve">, </w:t>
      </w:r>
      <w:proofErr w:type="spellStart"/>
      <w:r w:rsidRPr="00114DD5">
        <w:rPr>
          <w:rFonts w:ascii="Arial" w:hAnsi="Arial" w:cs="Arial"/>
          <w:sz w:val="28"/>
          <w:szCs w:val="28"/>
        </w:rPr>
        <w:t>mombe</w:t>
      </w:r>
      <w:proofErr w:type="spellEnd"/>
      <w:r w:rsidRPr="00114DD5">
        <w:rPr>
          <w:rFonts w:ascii="Arial" w:hAnsi="Arial" w:cs="Arial"/>
          <w:sz w:val="28"/>
          <w:szCs w:val="28"/>
        </w:rPr>
        <w:t xml:space="preserve">, </w:t>
      </w:r>
      <w:proofErr w:type="spellStart"/>
      <w:r w:rsidRPr="00114DD5">
        <w:rPr>
          <w:rFonts w:ascii="Arial" w:hAnsi="Arial" w:cs="Arial"/>
          <w:sz w:val="28"/>
          <w:szCs w:val="28"/>
        </w:rPr>
        <w:t>makombi</w:t>
      </w:r>
      <w:proofErr w:type="spellEnd"/>
      <w:r w:rsidRPr="00114DD5">
        <w:rPr>
          <w:rFonts w:ascii="Arial" w:hAnsi="Arial" w:cs="Arial"/>
          <w:sz w:val="28"/>
          <w:szCs w:val="28"/>
        </w:rPr>
        <w:t xml:space="preserve">, </w:t>
      </w:r>
      <w:proofErr w:type="spellStart"/>
      <w:r w:rsidRPr="00114DD5">
        <w:rPr>
          <w:rFonts w:ascii="Arial" w:hAnsi="Arial" w:cs="Arial"/>
          <w:sz w:val="28"/>
          <w:szCs w:val="28"/>
        </w:rPr>
        <w:t>zvigayo</w:t>
      </w:r>
      <w:proofErr w:type="spellEnd"/>
      <w:r w:rsidRPr="00114DD5">
        <w:rPr>
          <w:rFonts w:ascii="Arial" w:hAnsi="Arial" w:cs="Arial"/>
          <w:sz w:val="28"/>
          <w:szCs w:val="28"/>
        </w:rPr>
        <w:t xml:space="preserve">, ma supermarket. </w:t>
      </w:r>
      <w:proofErr w:type="spellStart"/>
      <w:r w:rsidRPr="00114DD5">
        <w:rPr>
          <w:rFonts w:ascii="Arial" w:hAnsi="Arial" w:cs="Arial"/>
          <w:sz w:val="28"/>
          <w:szCs w:val="28"/>
        </w:rPr>
        <w:t>Takanzi</w:t>
      </w:r>
      <w:proofErr w:type="spellEnd"/>
      <w:r w:rsidRPr="00114DD5">
        <w:rPr>
          <w:rFonts w:ascii="Arial" w:hAnsi="Arial" w:cs="Arial"/>
          <w:sz w:val="28"/>
          <w:szCs w:val="28"/>
        </w:rPr>
        <w:t xml:space="preserve"> </w:t>
      </w:r>
      <w:proofErr w:type="spellStart"/>
      <w:r w:rsidRPr="00114DD5">
        <w:rPr>
          <w:rFonts w:ascii="Arial" w:hAnsi="Arial" w:cs="Arial"/>
          <w:sz w:val="28"/>
          <w:szCs w:val="28"/>
        </w:rPr>
        <w:t>tiite</w:t>
      </w:r>
      <w:proofErr w:type="spellEnd"/>
      <w:r w:rsidRPr="00114DD5">
        <w:rPr>
          <w:rFonts w:ascii="Arial" w:hAnsi="Arial" w:cs="Arial"/>
          <w:sz w:val="28"/>
          <w:szCs w:val="28"/>
        </w:rPr>
        <w:t xml:space="preserve"> </w:t>
      </w:r>
      <w:proofErr w:type="spellStart"/>
      <w:r w:rsidRPr="00114DD5">
        <w:rPr>
          <w:rFonts w:ascii="Arial" w:hAnsi="Arial" w:cs="Arial"/>
          <w:sz w:val="28"/>
          <w:szCs w:val="28"/>
        </w:rPr>
        <w:t>zvinhu</w:t>
      </w:r>
      <w:proofErr w:type="spellEnd"/>
      <w:r w:rsidRPr="00114DD5">
        <w:rPr>
          <w:rFonts w:ascii="Arial" w:hAnsi="Arial" w:cs="Arial"/>
          <w:sz w:val="28"/>
          <w:szCs w:val="28"/>
        </w:rPr>
        <w:t xml:space="preserve"> </w:t>
      </w:r>
      <w:proofErr w:type="spellStart"/>
      <w:r w:rsidRPr="00114DD5">
        <w:rPr>
          <w:rFonts w:ascii="Arial" w:hAnsi="Arial" w:cs="Arial"/>
          <w:sz w:val="28"/>
          <w:szCs w:val="28"/>
        </w:rPr>
        <w:t>zvese</w:t>
      </w:r>
      <w:proofErr w:type="spellEnd"/>
      <w:r w:rsidRPr="00114DD5">
        <w:rPr>
          <w:rFonts w:ascii="Arial" w:hAnsi="Arial" w:cs="Arial"/>
          <w:sz w:val="28"/>
          <w:szCs w:val="28"/>
        </w:rPr>
        <w:t xml:space="preserve"> </w:t>
      </w:r>
      <w:proofErr w:type="spellStart"/>
      <w:r w:rsidRPr="00114DD5">
        <w:rPr>
          <w:rFonts w:ascii="Arial" w:hAnsi="Arial" w:cs="Arial"/>
          <w:sz w:val="28"/>
          <w:szCs w:val="28"/>
        </w:rPr>
        <w:t>i</w:t>
      </w:r>
      <w:proofErr w:type="spellEnd"/>
      <w:r w:rsidRPr="00114DD5">
        <w:rPr>
          <w:rFonts w:ascii="Arial" w:hAnsi="Arial" w:cs="Arial"/>
          <w:sz w:val="28"/>
          <w:szCs w:val="28"/>
        </w:rPr>
        <w:t xml:space="preserve">…? </w:t>
      </w:r>
      <w:r w:rsidRPr="00114DD5">
        <w:rPr>
          <w:rFonts w:ascii="Arial" w:hAnsi="Arial" w:cs="Arial"/>
          <w:sz w:val="18"/>
          <w:szCs w:val="18"/>
        </w:rPr>
        <w:t>[Congregation says, “</w:t>
      </w:r>
      <w:proofErr w:type="spellStart"/>
      <w:r w:rsidRPr="00114DD5">
        <w:rPr>
          <w:rFonts w:ascii="Arial" w:hAnsi="Arial" w:cs="Arial"/>
          <w:sz w:val="18"/>
          <w:szCs w:val="18"/>
        </w:rPr>
        <w:t>izvozvo</w:t>
      </w:r>
      <w:proofErr w:type="spellEnd"/>
      <w:r w:rsidRPr="00114DD5">
        <w:rPr>
          <w:rFonts w:ascii="Arial" w:hAnsi="Arial" w:cs="Arial"/>
          <w:sz w:val="18"/>
          <w:szCs w:val="18"/>
        </w:rPr>
        <w:t xml:space="preserve">.”] </w:t>
      </w:r>
      <w:proofErr w:type="spellStart"/>
      <w:r w:rsidRPr="00114DD5">
        <w:rPr>
          <w:rFonts w:ascii="Arial" w:hAnsi="Arial" w:cs="Arial"/>
          <w:sz w:val="28"/>
          <w:szCs w:val="28"/>
        </w:rPr>
        <w:t>Wa’akufa</w:t>
      </w:r>
      <w:proofErr w:type="spellEnd"/>
      <w:r w:rsidRPr="00114DD5">
        <w:rPr>
          <w:rFonts w:ascii="Arial" w:hAnsi="Arial" w:cs="Arial"/>
          <w:sz w:val="28"/>
          <w:szCs w:val="28"/>
        </w:rPr>
        <w:t xml:space="preserve">, </w:t>
      </w:r>
      <w:proofErr w:type="spellStart"/>
      <w:r w:rsidRPr="00114DD5">
        <w:rPr>
          <w:rFonts w:ascii="Arial" w:hAnsi="Arial" w:cs="Arial"/>
          <w:sz w:val="28"/>
          <w:szCs w:val="28"/>
        </w:rPr>
        <w:t>woronga</w:t>
      </w:r>
      <w:proofErr w:type="spellEnd"/>
      <w:r w:rsidRPr="00114DD5">
        <w:rPr>
          <w:rFonts w:ascii="Arial" w:hAnsi="Arial" w:cs="Arial"/>
          <w:sz w:val="28"/>
          <w:szCs w:val="28"/>
        </w:rPr>
        <w:t xml:space="preserve"> </w:t>
      </w:r>
      <w:proofErr w:type="spellStart"/>
      <w:r w:rsidRPr="00114DD5">
        <w:rPr>
          <w:rFonts w:ascii="Arial" w:hAnsi="Arial" w:cs="Arial"/>
          <w:sz w:val="28"/>
          <w:szCs w:val="28"/>
        </w:rPr>
        <w:t>vana</w:t>
      </w:r>
      <w:proofErr w:type="spellEnd"/>
      <w:r w:rsidRPr="00114DD5">
        <w:rPr>
          <w:rFonts w:ascii="Arial" w:hAnsi="Arial" w:cs="Arial"/>
          <w:sz w:val="28"/>
          <w:szCs w:val="28"/>
        </w:rPr>
        <w:t xml:space="preserve"> </w:t>
      </w:r>
      <w:proofErr w:type="spellStart"/>
      <w:r w:rsidRPr="00114DD5">
        <w:rPr>
          <w:rFonts w:ascii="Arial" w:hAnsi="Arial" w:cs="Arial"/>
          <w:sz w:val="28"/>
          <w:szCs w:val="28"/>
        </w:rPr>
        <w:t>vako</w:t>
      </w:r>
      <w:proofErr w:type="spellEnd"/>
      <w:r w:rsidRPr="00114DD5">
        <w:rPr>
          <w:rFonts w:ascii="Arial" w:hAnsi="Arial" w:cs="Arial"/>
          <w:sz w:val="28"/>
          <w:szCs w:val="28"/>
        </w:rPr>
        <w:t xml:space="preserve"> </w:t>
      </w:r>
      <w:proofErr w:type="spellStart"/>
      <w:r w:rsidRPr="00114DD5">
        <w:rPr>
          <w:rFonts w:ascii="Arial" w:hAnsi="Arial" w:cs="Arial"/>
          <w:sz w:val="28"/>
          <w:szCs w:val="28"/>
        </w:rPr>
        <w:t>muzvinhu</w:t>
      </w:r>
      <w:proofErr w:type="spellEnd"/>
      <w:r w:rsidRPr="00114DD5">
        <w:rPr>
          <w:rFonts w:ascii="Arial" w:hAnsi="Arial" w:cs="Arial"/>
          <w:sz w:val="28"/>
          <w:szCs w:val="28"/>
        </w:rPr>
        <w:t xml:space="preserve"> </w:t>
      </w:r>
      <w:proofErr w:type="spellStart"/>
      <w:r w:rsidRPr="00114DD5">
        <w:rPr>
          <w:rFonts w:ascii="Arial" w:hAnsi="Arial" w:cs="Arial"/>
          <w:sz w:val="28"/>
          <w:szCs w:val="28"/>
        </w:rPr>
        <w:t>izvo</w:t>
      </w:r>
      <w:proofErr w:type="spellEnd"/>
      <w:r w:rsidRPr="00114DD5">
        <w:rPr>
          <w:rFonts w:ascii="Arial" w:hAnsi="Arial" w:cs="Arial"/>
          <w:sz w:val="28"/>
          <w:szCs w:val="28"/>
        </w:rPr>
        <w:t xml:space="preserve">…? </w:t>
      </w:r>
      <w:r w:rsidRPr="00114DD5">
        <w:rPr>
          <w:rFonts w:ascii="Arial" w:hAnsi="Arial" w:cs="Arial"/>
          <w:sz w:val="18"/>
          <w:szCs w:val="18"/>
        </w:rPr>
        <w:t>[Congregation says, “</w:t>
      </w:r>
      <w:proofErr w:type="spellStart"/>
      <w:r w:rsidRPr="00114DD5">
        <w:rPr>
          <w:rFonts w:ascii="Arial" w:hAnsi="Arial" w:cs="Arial"/>
          <w:sz w:val="18"/>
          <w:szCs w:val="18"/>
        </w:rPr>
        <w:t>izvozvo</w:t>
      </w:r>
      <w:proofErr w:type="spellEnd"/>
      <w:r w:rsidRPr="00114DD5">
        <w:rPr>
          <w:rFonts w:ascii="Arial" w:hAnsi="Arial" w:cs="Arial"/>
          <w:sz w:val="18"/>
          <w:szCs w:val="18"/>
        </w:rPr>
        <w:t xml:space="preserve">.”] </w:t>
      </w:r>
      <w:r w:rsidRPr="00114DD5">
        <w:rPr>
          <w:rFonts w:ascii="Arial" w:hAnsi="Arial" w:cs="Arial"/>
          <w:sz w:val="28"/>
          <w:szCs w:val="28"/>
        </w:rPr>
        <w:t xml:space="preserve">Ende kana </w:t>
      </w:r>
      <w:proofErr w:type="spellStart"/>
      <w:r w:rsidRPr="00114DD5">
        <w:rPr>
          <w:rFonts w:ascii="Arial" w:hAnsi="Arial" w:cs="Arial"/>
          <w:sz w:val="28"/>
          <w:szCs w:val="28"/>
        </w:rPr>
        <w:t>uri</w:t>
      </w:r>
      <w:proofErr w:type="spellEnd"/>
      <w:r w:rsidRPr="00114DD5">
        <w:rPr>
          <w:rFonts w:ascii="Arial" w:hAnsi="Arial" w:cs="Arial"/>
          <w:sz w:val="28"/>
          <w:szCs w:val="28"/>
        </w:rPr>
        <w:t xml:space="preserve"> a …?... a man of integrity, </w:t>
      </w:r>
      <w:proofErr w:type="spellStart"/>
      <w:r w:rsidRPr="00114DD5">
        <w:rPr>
          <w:rFonts w:ascii="Arial" w:hAnsi="Arial" w:cs="Arial"/>
          <w:sz w:val="28"/>
          <w:szCs w:val="28"/>
        </w:rPr>
        <w:t>vanosara</w:t>
      </w:r>
      <w:proofErr w:type="spellEnd"/>
      <w:r w:rsidRPr="00114DD5">
        <w:rPr>
          <w:rFonts w:ascii="Arial" w:hAnsi="Arial" w:cs="Arial"/>
          <w:sz w:val="28"/>
          <w:szCs w:val="28"/>
        </w:rPr>
        <w:t xml:space="preserve"> </w:t>
      </w:r>
      <w:proofErr w:type="spellStart"/>
      <w:r w:rsidRPr="00114DD5">
        <w:rPr>
          <w:rFonts w:ascii="Arial" w:hAnsi="Arial" w:cs="Arial"/>
          <w:sz w:val="28"/>
          <w:szCs w:val="28"/>
        </w:rPr>
        <w:t>vachiropafadzwa</w:t>
      </w:r>
      <w:proofErr w:type="spellEnd"/>
      <w:r w:rsidRPr="00114DD5">
        <w:rPr>
          <w:rFonts w:ascii="Arial" w:hAnsi="Arial" w:cs="Arial"/>
          <w:sz w:val="28"/>
          <w:szCs w:val="28"/>
        </w:rPr>
        <w:t xml:space="preserve"> </w:t>
      </w:r>
      <w:proofErr w:type="spellStart"/>
      <w:r w:rsidRPr="00114DD5">
        <w:rPr>
          <w:rFonts w:ascii="Arial" w:hAnsi="Arial" w:cs="Arial"/>
          <w:sz w:val="28"/>
          <w:szCs w:val="28"/>
        </w:rPr>
        <w:t>iwe</w:t>
      </w:r>
      <w:proofErr w:type="spellEnd"/>
      <w:r w:rsidRPr="00114DD5">
        <w:rPr>
          <w:rFonts w:ascii="Arial" w:hAnsi="Arial" w:cs="Arial"/>
          <w:sz w:val="28"/>
          <w:szCs w:val="28"/>
        </w:rPr>
        <w:t xml:space="preserve"> </w:t>
      </w:r>
      <w:proofErr w:type="spellStart"/>
      <w:r w:rsidRPr="00114DD5">
        <w:rPr>
          <w:rFonts w:ascii="Arial" w:hAnsi="Arial" w:cs="Arial"/>
          <w:sz w:val="28"/>
          <w:szCs w:val="28"/>
        </w:rPr>
        <w:t>wanguri</w:t>
      </w:r>
      <w:proofErr w:type="spellEnd"/>
      <w:r w:rsidRPr="00114DD5">
        <w:rPr>
          <w:rFonts w:ascii="Arial" w:hAnsi="Arial" w:cs="Arial"/>
          <w:sz w:val="28"/>
          <w:szCs w:val="28"/>
        </w:rPr>
        <w:t xml:space="preserve"> </w:t>
      </w:r>
      <w:proofErr w:type="spellStart"/>
      <w:r w:rsidRPr="00114DD5">
        <w:rPr>
          <w:rFonts w:ascii="Arial" w:hAnsi="Arial" w:cs="Arial"/>
          <w:sz w:val="28"/>
          <w:szCs w:val="28"/>
        </w:rPr>
        <w:t>waye</w:t>
      </w:r>
      <w:proofErr w:type="spellEnd"/>
      <w:r w:rsidRPr="00114DD5">
        <w:rPr>
          <w:rFonts w:ascii="Arial" w:hAnsi="Arial" w:cs="Arial"/>
          <w:sz w:val="28"/>
          <w:szCs w:val="28"/>
        </w:rPr>
        <w:t xml:space="preserve">…? </w:t>
      </w:r>
      <w:r w:rsidRPr="00114DD5">
        <w:rPr>
          <w:rFonts w:ascii="Arial" w:hAnsi="Arial" w:cs="Arial"/>
          <w:sz w:val="18"/>
          <w:szCs w:val="18"/>
        </w:rPr>
        <w:t>[Congregation says, “</w:t>
      </w:r>
      <w:proofErr w:type="spellStart"/>
      <w:r w:rsidRPr="00114DD5">
        <w:rPr>
          <w:rFonts w:ascii="Arial" w:hAnsi="Arial" w:cs="Arial"/>
          <w:sz w:val="18"/>
          <w:szCs w:val="18"/>
        </w:rPr>
        <w:t>wayenda</w:t>
      </w:r>
      <w:proofErr w:type="spellEnd"/>
      <w:r w:rsidRPr="00114DD5">
        <w:rPr>
          <w:rFonts w:ascii="Arial" w:hAnsi="Arial" w:cs="Arial"/>
          <w:sz w:val="18"/>
          <w:szCs w:val="18"/>
        </w:rPr>
        <w:t xml:space="preserve">.”]  </w:t>
      </w:r>
      <w:proofErr w:type="spellStart"/>
      <w:r w:rsidRPr="00114DD5">
        <w:rPr>
          <w:rFonts w:ascii="Arial" w:hAnsi="Arial" w:cs="Arial"/>
          <w:sz w:val="28"/>
          <w:szCs w:val="28"/>
        </w:rPr>
        <w:t>Tingaita</w:t>
      </w:r>
      <w:proofErr w:type="spellEnd"/>
      <w:r w:rsidRPr="00114DD5">
        <w:rPr>
          <w:rFonts w:ascii="Arial" w:hAnsi="Arial" w:cs="Arial"/>
          <w:sz w:val="28"/>
          <w:szCs w:val="28"/>
        </w:rPr>
        <w:t xml:space="preserve"> Ameni here </w:t>
      </w:r>
      <w:proofErr w:type="spellStart"/>
      <w:r w:rsidRPr="00114DD5">
        <w:rPr>
          <w:rFonts w:ascii="Arial" w:hAnsi="Arial" w:cs="Arial"/>
          <w:sz w:val="28"/>
          <w:szCs w:val="28"/>
        </w:rPr>
        <w:t>ipapa</w:t>
      </w:r>
      <w:proofErr w:type="spellEnd"/>
      <w:r w:rsidRPr="00114DD5">
        <w:rPr>
          <w:rFonts w:ascii="Arial" w:hAnsi="Arial" w:cs="Arial"/>
          <w:sz w:val="28"/>
          <w:szCs w:val="28"/>
        </w:rPr>
        <w:t xml:space="preserve">? </w:t>
      </w:r>
      <w:r w:rsidRPr="00114DD5">
        <w:rPr>
          <w:rFonts w:ascii="Arial" w:hAnsi="Arial" w:cs="Arial"/>
          <w:sz w:val="18"/>
          <w:szCs w:val="18"/>
        </w:rPr>
        <w:t xml:space="preserve">[Congregation says, “Amen.”] </w:t>
      </w:r>
      <w:r w:rsidRPr="00114DD5">
        <w:rPr>
          <w:rFonts w:ascii="Arial" w:hAnsi="Arial" w:cs="Arial"/>
          <w:sz w:val="28"/>
          <w:szCs w:val="28"/>
        </w:rPr>
        <w:t xml:space="preserve">Toda Ameni </w:t>
      </w:r>
      <w:proofErr w:type="spellStart"/>
      <w:r w:rsidRPr="00114DD5">
        <w:rPr>
          <w:rFonts w:ascii="Arial" w:hAnsi="Arial" w:cs="Arial"/>
          <w:sz w:val="28"/>
          <w:szCs w:val="28"/>
        </w:rPr>
        <w:t>akadarika</w:t>
      </w:r>
      <w:proofErr w:type="spellEnd"/>
      <w:r w:rsidRPr="00114DD5">
        <w:rPr>
          <w:rFonts w:ascii="Arial" w:hAnsi="Arial" w:cs="Arial"/>
          <w:sz w:val="28"/>
          <w:szCs w:val="28"/>
        </w:rPr>
        <w:t xml:space="preserve"> </w:t>
      </w:r>
      <w:proofErr w:type="spellStart"/>
      <w:r w:rsidRPr="00114DD5">
        <w:rPr>
          <w:rFonts w:ascii="Arial" w:hAnsi="Arial" w:cs="Arial"/>
          <w:sz w:val="28"/>
          <w:szCs w:val="28"/>
        </w:rPr>
        <w:t>ipapo</w:t>
      </w:r>
      <w:proofErr w:type="spellEnd"/>
      <w:r w:rsidRPr="00114DD5">
        <w:rPr>
          <w:rFonts w:ascii="Arial" w:hAnsi="Arial" w:cs="Arial"/>
          <w:sz w:val="28"/>
          <w:szCs w:val="28"/>
        </w:rPr>
        <w:t xml:space="preserve"> </w:t>
      </w:r>
      <w:proofErr w:type="spellStart"/>
      <w:r w:rsidRPr="00114DD5">
        <w:rPr>
          <w:rFonts w:ascii="Arial" w:hAnsi="Arial" w:cs="Arial"/>
          <w:sz w:val="28"/>
          <w:szCs w:val="28"/>
        </w:rPr>
        <w:t>hama</w:t>
      </w:r>
      <w:proofErr w:type="spellEnd"/>
      <w:r w:rsidRPr="00114DD5">
        <w:rPr>
          <w:rFonts w:ascii="Arial" w:hAnsi="Arial" w:cs="Arial"/>
          <w:sz w:val="28"/>
          <w:szCs w:val="28"/>
        </w:rPr>
        <w:t xml:space="preserve">? </w:t>
      </w:r>
      <w:r w:rsidRPr="00114DD5">
        <w:rPr>
          <w:rFonts w:ascii="Arial" w:hAnsi="Arial" w:cs="Arial"/>
          <w:sz w:val="18"/>
          <w:szCs w:val="18"/>
        </w:rPr>
        <w:t xml:space="preserve">[Congregation says, “Amen.”]  </w:t>
      </w:r>
      <w:r w:rsidRPr="00114DD5">
        <w:rPr>
          <w:rFonts w:ascii="Arial" w:hAnsi="Arial" w:cs="Arial"/>
          <w:sz w:val="28"/>
          <w:szCs w:val="28"/>
        </w:rPr>
        <w:t xml:space="preserve">Ameni, Hallelujah!! </w:t>
      </w:r>
      <w:r w:rsidRPr="00114DD5">
        <w:rPr>
          <w:rFonts w:ascii="Arial" w:hAnsi="Arial" w:cs="Arial"/>
          <w:sz w:val="18"/>
          <w:szCs w:val="18"/>
        </w:rPr>
        <w:t>[Congregation says, “Amen, Hallelujah!!”]</w:t>
      </w:r>
    </w:p>
    <w:p w:rsidRPr="00114DD5" w:rsidR="00420EA2" w:rsidP="00420EA2" w:rsidRDefault="00420EA2" w14:paraId="298D27A9" w14:textId="77777777">
      <w:pPr>
        <w:jc w:val="both"/>
        <w:rPr>
          <w:rFonts w:ascii="Arial" w:hAnsi="Arial" w:cs="Arial"/>
          <w:sz w:val="28"/>
          <w:szCs w:val="28"/>
        </w:rPr>
      </w:pPr>
      <w:r w:rsidRPr="007431E7">
        <w:rPr>
          <w:rFonts w:ascii="Arial" w:hAnsi="Arial" w:cs="Arial"/>
          <w:sz w:val="28"/>
          <w:szCs w:val="28"/>
          <w:vertAlign w:val="superscript"/>
        </w:rPr>
        <w:t>466</w:t>
      </w:r>
      <w:r>
        <w:rPr>
          <w:rFonts w:ascii="Arial" w:hAnsi="Arial" w:cs="Arial"/>
          <w:sz w:val="28"/>
          <w:szCs w:val="28"/>
        </w:rPr>
        <w:t xml:space="preserve"> </w:t>
      </w:r>
      <w:r w:rsidRPr="00114DD5">
        <w:rPr>
          <w:rFonts w:ascii="Arial" w:hAnsi="Arial" w:cs="Arial"/>
          <w:sz w:val="28"/>
          <w:szCs w:val="28"/>
        </w:rPr>
        <w:t xml:space="preserve">But </w:t>
      </w:r>
      <w:proofErr w:type="spellStart"/>
      <w:r w:rsidRPr="00114DD5">
        <w:rPr>
          <w:rFonts w:ascii="Arial" w:hAnsi="Arial" w:cs="Arial"/>
          <w:sz w:val="28"/>
          <w:szCs w:val="28"/>
        </w:rPr>
        <w:t>vese</w:t>
      </w:r>
      <w:proofErr w:type="spellEnd"/>
      <w:r w:rsidRPr="00114DD5">
        <w:rPr>
          <w:rFonts w:ascii="Arial" w:hAnsi="Arial" w:cs="Arial"/>
          <w:sz w:val="28"/>
          <w:szCs w:val="28"/>
        </w:rPr>
        <w:t xml:space="preserve"> </w:t>
      </w:r>
      <w:proofErr w:type="spellStart"/>
      <w:r w:rsidRPr="00114DD5">
        <w:rPr>
          <w:rFonts w:ascii="Arial" w:hAnsi="Arial" w:cs="Arial"/>
          <w:sz w:val="28"/>
          <w:szCs w:val="28"/>
        </w:rPr>
        <w:t>vanoramba</w:t>
      </w:r>
      <w:proofErr w:type="spellEnd"/>
      <w:r w:rsidRPr="00114DD5">
        <w:rPr>
          <w:rFonts w:ascii="Arial" w:hAnsi="Arial" w:cs="Arial"/>
          <w:sz w:val="28"/>
          <w:szCs w:val="28"/>
        </w:rPr>
        <w:t xml:space="preserve"> </w:t>
      </w:r>
      <w:proofErr w:type="spellStart"/>
      <w:r w:rsidRPr="00114DD5">
        <w:rPr>
          <w:rFonts w:ascii="Arial" w:hAnsi="Arial" w:cs="Arial"/>
          <w:sz w:val="28"/>
          <w:szCs w:val="28"/>
        </w:rPr>
        <w:t>imhosva</w:t>
      </w:r>
      <w:proofErr w:type="spellEnd"/>
      <w:r w:rsidRPr="00114DD5">
        <w:rPr>
          <w:rFonts w:ascii="Arial" w:hAnsi="Arial" w:cs="Arial"/>
          <w:sz w:val="28"/>
          <w:szCs w:val="28"/>
        </w:rPr>
        <w:t xml:space="preserve"> </w:t>
      </w:r>
      <w:proofErr w:type="spellStart"/>
      <w:r w:rsidRPr="00114DD5">
        <w:rPr>
          <w:rFonts w:ascii="Arial" w:hAnsi="Arial" w:cs="Arial"/>
          <w:sz w:val="28"/>
          <w:szCs w:val="28"/>
        </w:rPr>
        <w:t>dzaani</w:t>
      </w:r>
      <w:proofErr w:type="spellEnd"/>
      <w:r w:rsidRPr="00114DD5">
        <w:rPr>
          <w:rFonts w:ascii="Arial" w:hAnsi="Arial" w:cs="Arial"/>
          <w:sz w:val="28"/>
          <w:szCs w:val="28"/>
        </w:rPr>
        <w:t xml:space="preserve">…? </w:t>
      </w:r>
      <w:r w:rsidRPr="00114DD5">
        <w:rPr>
          <w:rFonts w:ascii="Arial" w:hAnsi="Arial" w:cs="Arial"/>
          <w:sz w:val="18"/>
          <w:szCs w:val="18"/>
        </w:rPr>
        <w:t>[Congregation says, “</w:t>
      </w:r>
      <w:proofErr w:type="spellStart"/>
      <w:r w:rsidRPr="00114DD5">
        <w:rPr>
          <w:rFonts w:ascii="Arial" w:hAnsi="Arial" w:cs="Arial"/>
          <w:sz w:val="18"/>
          <w:szCs w:val="18"/>
        </w:rPr>
        <w:t>dzavo</w:t>
      </w:r>
      <w:proofErr w:type="spellEnd"/>
      <w:r w:rsidRPr="00114DD5">
        <w:rPr>
          <w:rFonts w:ascii="Arial" w:hAnsi="Arial" w:cs="Arial"/>
          <w:sz w:val="18"/>
          <w:szCs w:val="18"/>
        </w:rPr>
        <w:t xml:space="preserve">.”] </w:t>
      </w:r>
      <w:proofErr w:type="spellStart"/>
      <w:r w:rsidRPr="00114DD5">
        <w:rPr>
          <w:rFonts w:ascii="Arial" w:hAnsi="Arial" w:cs="Arial"/>
          <w:sz w:val="28"/>
          <w:szCs w:val="28"/>
        </w:rPr>
        <w:t>dzavo</w:t>
      </w:r>
      <w:proofErr w:type="spellEnd"/>
      <w:r w:rsidRPr="00114DD5">
        <w:rPr>
          <w:rFonts w:ascii="Arial" w:hAnsi="Arial" w:cs="Arial"/>
          <w:sz w:val="28"/>
          <w:szCs w:val="28"/>
        </w:rPr>
        <w:t xml:space="preserve">. </w:t>
      </w:r>
      <w:proofErr w:type="spellStart"/>
      <w:r w:rsidRPr="00114DD5">
        <w:rPr>
          <w:rFonts w:ascii="Arial" w:hAnsi="Arial" w:cs="Arial"/>
          <w:sz w:val="28"/>
          <w:szCs w:val="28"/>
        </w:rPr>
        <w:t>NdoChokwadi</w:t>
      </w:r>
      <w:proofErr w:type="spellEnd"/>
      <w:r w:rsidRPr="00114DD5">
        <w:rPr>
          <w:rFonts w:ascii="Arial" w:hAnsi="Arial" w:cs="Arial"/>
          <w:sz w:val="28"/>
          <w:szCs w:val="28"/>
        </w:rPr>
        <w:t xml:space="preserve"> </w:t>
      </w:r>
      <w:proofErr w:type="spellStart"/>
      <w:r w:rsidRPr="00114DD5">
        <w:rPr>
          <w:rFonts w:ascii="Arial" w:hAnsi="Arial" w:cs="Arial"/>
          <w:sz w:val="28"/>
          <w:szCs w:val="28"/>
        </w:rPr>
        <w:t>chaMwari</w:t>
      </w:r>
      <w:proofErr w:type="spellEnd"/>
      <w:r w:rsidRPr="00114DD5">
        <w:rPr>
          <w:rFonts w:ascii="Arial" w:hAnsi="Arial" w:cs="Arial"/>
          <w:sz w:val="28"/>
          <w:szCs w:val="28"/>
        </w:rPr>
        <w:t xml:space="preserve"> </w:t>
      </w:r>
      <w:proofErr w:type="spellStart"/>
      <w:r w:rsidRPr="00114DD5">
        <w:rPr>
          <w:rFonts w:ascii="Arial" w:hAnsi="Arial" w:cs="Arial"/>
          <w:sz w:val="28"/>
          <w:szCs w:val="28"/>
        </w:rPr>
        <w:t>ichi</w:t>
      </w:r>
      <w:proofErr w:type="spellEnd"/>
      <w:r w:rsidRPr="00114DD5">
        <w:rPr>
          <w:rFonts w:ascii="Arial" w:hAnsi="Arial" w:cs="Arial"/>
          <w:sz w:val="28"/>
          <w:szCs w:val="28"/>
        </w:rPr>
        <w:t xml:space="preserve">. </w:t>
      </w:r>
      <w:proofErr w:type="spellStart"/>
      <w:r w:rsidRPr="00114DD5">
        <w:rPr>
          <w:rFonts w:ascii="Arial" w:hAnsi="Arial" w:cs="Arial"/>
          <w:sz w:val="28"/>
          <w:szCs w:val="28"/>
        </w:rPr>
        <w:t>Teerera</w:t>
      </w:r>
      <w:proofErr w:type="spellEnd"/>
      <w:r w:rsidRPr="00114DD5">
        <w:rPr>
          <w:rFonts w:ascii="Arial" w:hAnsi="Arial" w:cs="Arial"/>
          <w:sz w:val="28"/>
          <w:szCs w:val="28"/>
        </w:rPr>
        <w:t xml:space="preserve"> </w:t>
      </w:r>
      <w:proofErr w:type="spellStart"/>
      <w:r w:rsidRPr="00114DD5">
        <w:rPr>
          <w:rFonts w:ascii="Arial" w:hAnsi="Arial" w:cs="Arial"/>
          <w:sz w:val="28"/>
          <w:szCs w:val="28"/>
        </w:rPr>
        <w:t>vabereki</w:t>
      </w:r>
      <w:proofErr w:type="spellEnd"/>
      <w:r w:rsidRPr="00114DD5">
        <w:rPr>
          <w:rFonts w:ascii="Arial" w:hAnsi="Arial" w:cs="Arial"/>
          <w:sz w:val="28"/>
          <w:szCs w:val="28"/>
        </w:rPr>
        <w:t xml:space="preserve">. Ita </w:t>
      </w:r>
      <w:proofErr w:type="spellStart"/>
      <w:r w:rsidRPr="00114DD5">
        <w:rPr>
          <w:rFonts w:ascii="Arial" w:hAnsi="Arial" w:cs="Arial"/>
          <w:sz w:val="28"/>
          <w:szCs w:val="28"/>
        </w:rPr>
        <w:t>zvakati</w:t>
      </w:r>
      <w:proofErr w:type="spellEnd"/>
      <w:r w:rsidRPr="00114DD5">
        <w:rPr>
          <w:rFonts w:ascii="Arial" w:hAnsi="Arial" w:cs="Arial"/>
          <w:sz w:val="28"/>
          <w:szCs w:val="28"/>
        </w:rPr>
        <w:t xml:space="preserve">, </w:t>
      </w:r>
      <w:proofErr w:type="spellStart"/>
      <w:r w:rsidRPr="00114DD5">
        <w:rPr>
          <w:rFonts w:ascii="Arial" w:hAnsi="Arial" w:cs="Arial"/>
          <w:sz w:val="28"/>
          <w:szCs w:val="28"/>
        </w:rPr>
        <w:t>zvakati</w:t>
      </w:r>
      <w:proofErr w:type="spellEnd"/>
      <w:r w:rsidRPr="00114DD5">
        <w:rPr>
          <w:rFonts w:ascii="Arial" w:hAnsi="Arial" w:cs="Arial"/>
          <w:sz w:val="28"/>
          <w:szCs w:val="28"/>
        </w:rPr>
        <w:t>.</w:t>
      </w:r>
      <w:r>
        <w:rPr>
          <w:rFonts w:ascii="Arial" w:hAnsi="Arial" w:cs="Arial"/>
          <w:sz w:val="28"/>
          <w:szCs w:val="28"/>
        </w:rPr>
        <w:t>..</w:t>
      </w:r>
      <w:r w:rsidRPr="00114DD5">
        <w:rPr>
          <w:rFonts w:ascii="Arial" w:hAnsi="Arial" w:cs="Arial"/>
          <w:sz w:val="28"/>
          <w:szCs w:val="28"/>
        </w:rPr>
        <w:t xml:space="preserve"> </w:t>
      </w:r>
      <w:proofErr w:type="spellStart"/>
      <w:r w:rsidRPr="00114DD5">
        <w:rPr>
          <w:rFonts w:ascii="Arial" w:hAnsi="Arial" w:cs="Arial"/>
          <w:sz w:val="28"/>
          <w:szCs w:val="28"/>
        </w:rPr>
        <w:t>Ndozvazvinenge</w:t>
      </w:r>
      <w:proofErr w:type="spellEnd"/>
      <w:r w:rsidRPr="00114DD5">
        <w:rPr>
          <w:rFonts w:ascii="Arial" w:hAnsi="Arial" w:cs="Arial"/>
          <w:sz w:val="28"/>
          <w:szCs w:val="28"/>
        </w:rPr>
        <w:t xml:space="preserve"> </w:t>
      </w:r>
      <w:proofErr w:type="spellStart"/>
      <w:r w:rsidRPr="00114DD5">
        <w:rPr>
          <w:rFonts w:ascii="Arial" w:hAnsi="Arial" w:cs="Arial"/>
          <w:sz w:val="28"/>
          <w:szCs w:val="28"/>
        </w:rPr>
        <w:t>zvichireva</w:t>
      </w:r>
      <w:proofErr w:type="spellEnd"/>
      <w:r w:rsidRPr="00114DD5">
        <w:rPr>
          <w:rFonts w:ascii="Arial" w:hAnsi="Arial" w:cs="Arial"/>
          <w:sz w:val="28"/>
          <w:szCs w:val="28"/>
        </w:rPr>
        <w:t xml:space="preserve"> </w:t>
      </w:r>
      <w:proofErr w:type="spellStart"/>
      <w:r w:rsidRPr="00114DD5">
        <w:rPr>
          <w:rFonts w:ascii="Arial" w:hAnsi="Arial" w:cs="Arial"/>
          <w:sz w:val="28"/>
          <w:szCs w:val="28"/>
        </w:rPr>
        <w:t>izvi</w:t>
      </w:r>
      <w:proofErr w:type="spellEnd"/>
      <w:r w:rsidRPr="00114DD5">
        <w:rPr>
          <w:rFonts w:ascii="Arial" w:hAnsi="Arial" w:cs="Arial"/>
          <w:sz w:val="28"/>
          <w:szCs w:val="28"/>
        </w:rPr>
        <w:t xml:space="preserve">. </w:t>
      </w:r>
      <w:proofErr w:type="spellStart"/>
      <w:r w:rsidRPr="00114DD5">
        <w:rPr>
          <w:rFonts w:ascii="Arial" w:hAnsi="Arial" w:cs="Arial"/>
          <w:sz w:val="28"/>
          <w:szCs w:val="28"/>
        </w:rPr>
        <w:t>Handi’moona</w:t>
      </w:r>
      <w:proofErr w:type="spellEnd"/>
      <w:r w:rsidRPr="00114DD5">
        <w:rPr>
          <w:rFonts w:ascii="Arial" w:hAnsi="Arial" w:cs="Arial"/>
          <w:sz w:val="28"/>
          <w:szCs w:val="28"/>
        </w:rPr>
        <w:t xml:space="preserve">? </w:t>
      </w:r>
    </w:p>
    <w:p w:rsidRPr="00114DD5" w:rsidR="00420EA2" w:rsidP="00420EA2" w:rsidRDefault="00420EA2" w14:paraId="27373DA3" w14:textId="77777777">
      <w:pPr>
        <w:jc w:val="both"/>
        <w:rPr>
          <w:rFonts w:ascii="Arial" w:hAnsi="Arial" w:cs="Arial"/>
          <w:sz w:val="28"/>
          <w:szCs w:val="28"/>
        </w:rPr>
      </w:pPr>
      <w:r w:rsidRPr="00E851BA">
        <w:rPr>
          <w:rFonts w:ascii="Arial" w:hAnsi="Arial" w:cs="Arial"/>
          <w:sz w:val="28"/>
          <w:szCs w:val="28"/>
          <w:vertAlign w:val="superscript"/>
        </w:rPr>
        <w:t>467</w:t>
      </w:r>
      <w:r>
        <w:rPr>
          <w:rFonts w:ascii="Arial" w:hAnsi="Arial" w:cs="Arial"/>
          <w:sz w:val="28"/>
          <w:szCs w:val="28"/>
        </w:rPr>
        <w:t xml:space="preserve"> </w:t>
      </w:r>
      <w:proofErr w:type="spellStart"/>
      <w:r w:rsidRPr="00114DD5">
        <w:rPr>
          <w:rFonts w:ascii="Arial" w:hAnsi="Arial" w:cs="Arial"/>
          <w:sz w:val="28"/>
          <w:szCs w:val="28"/>
        </w:rPr>
        <w:t>Ndosaka</w:t>
      </w:r>
      <w:proofErr w:type="spellEnd"/>
      <w:r w:rsidRPr="00114DD5">
        <w:rPr>
          <w:rFonts w:ascii="Arial" w:hAnsi="Arial" w:cs="Arial"/>
          <w:sz w:val="28"/>
          <w:szCs w:val="28"/>
        </w:rPr>
        <w:t xml:space="preserve"> </w:t>
      </w:r>
      <w:proofErr w:type="spellStart"/>
      <w:r w:rsidRPr="00114DD5">
        <w:rPr>
          <w:rFonts w:ascii="Arial" w:hAnsi="Arial" w:cs="Arial"/>
          <w:sz w:val="28"/>
          <w:szCs w:val="28"/>
        </w:rPr>
        <w:t>mukaona</w:t>
      </w:r>
      <w:proofErr w:type="spellEnd"/>
      <w:r w:rsidRPr="00114DD5">
        <w:rPr>
          <w:rFonts w:ascii="Arial" w:hAnsi="Arial" w:cs="Arial"/>
          <w:sz w:val="28"/>
          <w:szCs w:val="28"/>
        </w:rPr>
        <w:t xml:space="preserve">, </w:t>
      </w:r>
      <w:proofErr w:type="spellStart"/>
      <w:r w:rsidRPr="00114DD5">
        <w:rPr>
          <w:rFonts w:ascii="Arial" w:hAnsi="Arial" w:cs="Arial"/>
          <w:sz w:val="28"/>
          <w:szCs w:val="28"/>
        </w:rPr>
        <w:t>achibva</w:t>
      </w:r>
      <w:proofErr w:type="spellEnd"/>
      <w:r w:rsidRPr="00114DD5">
        <w:rPr>
          <w:rFonts w:ascii="Arial" w:hAnsi="Arial" w:cs="Arial"/>
          <w:sz w:val="28"/>
          <w:szCs w:val="28"/>
        </w:rPr>
        <w:t xml:space="preserve"> </w:t>
      </w:r>
      <w:proofErr w:type="spellStart"/>
      <w:r w:rsidRPr="00114DD5">
        <w:rPr>
          <w:rFonts w:ascii="Arial" w:hAnsi="Arial" w:cs="Arial"/>
          <w:sz w:val="28"/>
          <w:szCs w:val="28"/>
        </w:rPr>
        <w:t>ipapa</w:t>
      </w:r>
      <w:proofErr w:type="spellEnd"/>
      <w:r w:rsidRPr="00114DD5">
        <w:rPr>
          <w:rFonts w:ascii="Arial" w:hAnsi="Arial" w:cs="Arial"/>
          <w:sz w:val="28"/>
          <w:szCs w:val="28"/>
        </w:rPr>
        <w:t xml:space="preserve"> Jacob, </w:t>
      </w:r>
      <w:proofErr w:type="spellStart"/>
      <w:r w:rsidRPr="00114DD5">
        <w:rPr>
          <w:rFonts w:ascii="Arial" w:hAnsi="Arial" w:cs="Arial"/>
          <w:sz w:val="28"/>
          <w:szCs w:val="28"/>
        </w:rPr>
        <w:t>akanoropafadza</w:t>
      </w:r>
      <w:proofErr w:type="spellEnd"/>
      <w:r w:rsidRPr="00114DD5">
        <w:rPr>
          <w:rFonts w:ascii="Arial" w:hAnsi="Arial" w:cs="Arial"/>
          <w:sz w:val="28"/>
          <w:szCs w:val="28"/>
        </w:rPr>
        <w:t xml:space="preserve"> </w:t>
      </w:r>
      <w:proofErr w:type="spellStart"/>
      <w:r w:rsidRPr="00114DD5">
        <w:rPr>
          <w:rFonts w:ascii="Arial" w:hAnsi="Arial" w:cs="Arial"/>
          <w:sz w:val="28"/>
          <w:szCs w:val="28"/>
        </w:rPr>
        <w:t>mhuri</w:t>
      </w:r>
      <w:proofErr w:type="spellEnd"/>
      <w:r w:rsidRPr="00114DD5">
        <w:rPr>
          <w:rFonts w:ascii="Arial" w:hAnsi="Arial" w:cs="Arial"/>
          <w:sz w:val="28"/>
          <w:szCs w:val="28"/>
        </w:rPr>
        <w:t xml:space="preserve"> </w:t>
      </w:r>
      <w:proofErr w:type="spellStart"/>
      <w:r w:rsidRPr="00114DD5">
        <w:rPr>
          <w:rFonts w:ascii="Arial" w:hAnsi="Arial" w:cs="Arial"/>
          <w:sz w:val="28"/>
          <w:szCs w:val="28"/>
        </w:rPr>
        <w:t>yake</w:t>
      </w:r>
      <w:proofErr w:type="spellEnd"/>
      <w:r w:rsidRPr="00114DD5">
        <w:rPr>
          <w:rFonts w:ascii="Arial" w:hAnsi="Arial" w:cs="Arial"/>
          <w:sz w:val="28"/>
          <w:szCs w:val="28"/>
        </w:rPr>
        <w:t xml:space="preserve"> </w:t>
      </w:r>
      <w:proofErr w:type="spellStart"/>
      <w:r w:rsidRPr="00114DD5">
        <w:rPr>
          <w:rFonts w:ascii="Arial" w:hAnsi="Arial" w:cs="Arial"/>
          <w:sz w:val="28"/>
          <w:szCs w:val="28"/>
        </w:rPr>
        <w:t>yo</w:t>
      </w:r>
      <w:proofErr w:type="spellEnd"/>
      <w:r w:rsidRPr="00114DD5">
        <w:rPr>
          <w:rFonts w:ascii="Arial" w:hAnsi="Arial" w:cs="Arial"/>
          <w:sz w:val="28"/>
          <w:szCs w:val="28"/>
        </w:rPr>
        <w:t xml:space="preserve">…? </w:t>
      </w:r>
      <w:r w:rsidRPr="00114DD5">
        <w:rPr>
          <w:rFonts w:ascii="Arial" w:hAnsi="Arial" w:cs="Arial"/>
          <w:sz w:val="18"/>
          <w:szCs w:val="18"/>
        </w:rPr>
        <w:t xml:space="preserve">[Congregation says, “yose.”] </w:t>
      </w:r>
      <w:r w:rsidRPr="00114DD5">
        <w:rPr>
          <w:rFonts w:ascii="Arial" w:hAnsi="Arial" w:cs="Arial"/>
          <w:sz w:val="28"/>
          <w:szCs w:val="28"/>
        </w:rPr>
        <w:t xml:space="preserve">yose. He blessed his whole family. Tarisai </w:t>
      </w:r>
      <w:proofErr w:type="spellStart"/>
      <w:r w:rsidRPr="00114DD5">
        <w:rPr>
          <w:rFonts w:ascii="Arial" w:hAnsi="Arial" w:cs="Arial"/>
          <w:sz w:val="28"/>
          <w:szCs w:val="28"/>
        </w:rPr>
        <w:t>muone</w:t>
      </w:r>
      <w:proofErr w:type="spellEnd"/>
      <w:r w:rsidRPr="00114DD5">
        <w:rPr>
          <w:rFonts w:ascii="Arial" w:hAnsi="Arial" w:cs="Arial"/>
          <w:sz w:val="28"/>
          <w:szCs w:val="28"/>
        </w:rPr>
        <w:t xml:space="preserve"> pane chapter </w:t>
      </w:r>
      <w:proofErr w:type="spellStart"/>
      <w:r w:rsidRPr="00114DD5">
        <w:rPr>
          <w:rFonts w:ascii="Arial" w:hAnsi="Arial" w:cs="Arial"/>
          <w:sz w:val="28"/>
          <w:szCs w:val="28"/>
        </w:rPr>
        <w:t>inotevera</w:t>
      </w:r>
      <w:proofErr w:type="spellEnd"/>
      <w:r w:rsidRPr="00114DD5">
        <w:rPr>
          <w:rFonts w:ascii="Arial" w:hAnsi="Arial" w:cs="Arial"/>
          <w:sz w:val="28"/>
          <w:szCs w:val="28"/>
        </w:rPr>
        <w:t xml:space="preserve"> iyi. </w:t>
      </w:r>
      <w:r w:rsidRPr="0071606A">
        <w:rPr>
          <w:rFonts w:ascii="Arial" w:hAnsi="Arial" w:cs="Arial"/>
          <w:sz w:val="28"/>
          <w:szCs w:val="28"/>
        </w:rPr>
        <w:t>To…</w:t>
      </w:r>
      <w:proofErr w:type="spellStart"/>
      <w:r w:rsidRPr="0071606A">
        <w:rPr>
          <w:rFonts w:ascii="Arial" w:hAnsi="Arial" w:cs="Arial"/>
          <w:sz w:val="28"/>
          <w:szCs w:val="28"/>
        </w:rPr>
        <w:t>Unongoona</w:t>
      </w:r>
      <w:proofErr w:type="spellEnd"/>
      <w:r w:rsidRPr="0071606A">
        <w:rPr>
          <w:rFonts w:ascii="Arial" w:hAnsi="Arial" w:cs="Arial"/>
          <w:sz w:val="28"/>
          <w:szCs w:val="28"/>
        </w:rPr>
        <w:t xml:space="preserve">… </w:t>
      </w:r>
      <w:proofErr w:type="spellStart"/>
      <w:r w:rsidRPr="0071606A">
        <w:rPr>
          <w:rFonts w:ascii="Arial" w:hAnsi="Arial" w:cs="Arial"/>
          <w:sz w:val="28"/>
          <w:szCs w:val="28"/>
        </w:rPr>
        <w:t>Hatiende</w:t>
      </w:r>
      <w:proofErr w:type="spellEnd"/>
      <w:r w:rsidRPr="0071606A">
        <w:rPr>
          <w:rFonts w:ascii="Arial" w:hAnsi="Arial" w:cs="Arial"/>
          <w:sz w:val="28"/>
          <w:szCs w:val="28"/>
        </w:rPr>
        <w:t xml:space="preserve"> pa verse 21. </w:t>
      </w:r>
      <w:r w:rsidRPr="00114DD5">
        <w:rPr>
          <w:rFonts w:ascii="Arial" w:hAnsi="Arial" w:cs="Arial"/>
          <w:sz w:val="28"/>
          <w:szCs w:val="28"/>
        </w:rPr>
        <w:t xml:space="preserve">Verse 21. Tese. </w:t>
      </w:r>
      <w:proofErr w:type="spellStart"/>
      <w:r w:rsidRPr="00114DD5">
        <w:rPr>
          <w:rFonts w:ascii="Arial" w:hAnsi="Arial" w:cs="Arial"/>
          <w:sz w:val="28"/>
          <w:szCs w:val="28"/>
        </w:rPr>
        <w:t>Hativerenge</w:t>
      </w:r>
      <w:proofErr w:type="spellEnd"/>
      <w:r w:rsidRPr="00114DD5">
        <w:rPr>
          <w:rFonts w:ascii="Arial" w:hAnsi="Arial" w:cs="Arial"/>
          <w:sz w:val="28"/>
          <w:szCs w:val="28"/>
        </w:rPr>
        <w:t xml:space="preserve"> verse 21, tese :</w:t>
      </w:r>
    </w:p>
    <w:p w:rsidRPr="00114DD5" w:rsidR="00420EA2" w:rsidP="00420EA2" w:rsidRDefault="00420EA2" w14:paraId="0D445562" w14:textId="77777777">
      <w:pPr>
        <w:ind w:left="720"/>
        <w:jc w:val="both"/>
        <w:rPr>
          <w:rFonts w:ascii="Arial" w:hAnsi="Arial" w:cs="Arial"/>
          <w:i/>
          <w:iCs/>
          <w:sz w:val="28"/>
          <w:szCs w:val="28"/>
        </w:rPr>
      </w:pPr>
      <w:r w:rsidRPr="00114DD5">
        <w:rPr>
          <w:rFonts w:ascii="Arial" w:hAnsi="Arial" w:cs="Arial"/>
          <w:i/>
          <w:iCs/>
          <w:sz w:val="28"/>
          <w:szCs w:val="28"/>
        </w:rPr>
        <w:t>And Israel said unto the…</w:t>
      </w:r>
    </w:p>
    <w:p w:rsidRPr="00114DD5" w:rsidR="00420EA2" w:rsidP="00420EA2" w:rsidRDefault="00420EA2" w14:paraId="118C48CD" w14:textId="77777777">
      <w:pPr>
        <w:jc w:val="both"/>
        <w:rPr>
          <w:rFonts w:ascii="Arial" w:hAnsi="Arial" w:cs="Arial"/>
          <w:sz w:val="28"/>
          <w:szCs w:val="28"/>
        </w:rPr>
      </w:pPr>
      <w:r w:rsidRPr="000E4DA2">
        <w:rPr>
          <w:rFonts w:ascii="Arial" w:hAnsi="Arial" w:cs="Arial"/>
          <w:sz w:val="28"/>
          <w:szCs w:val="28"/>
          <w:vertAlign w:val="superscript"/>
        </w:rPr>
        <w:t>468</w:t>
      </w:r>
      <w:r>
        <w:rPr>
          <w:rFonts w:ascii="Arial" w:hAnsi="Arial" w:cs="Arial"/>
          <w:sz w:val="28"/>
          <w:szCs w:val="28"/>
        </w:rPr>
        <w:t xml:space="preserve"> </w:t>
      </w:r>
      <w:r w:rsidRPr="00114DD5">
        <w:rPr>
          <w:rFonts w:ascii="Arial" w:hAnsi="Arial" w:cs="Arial"/>
          <w:sz w:val="28"/>
          <w:szCs w:val="28"/>
        </w:rPr>
        <w:t xml:space="preserve">Verse 21. </w:t>
      </w:r>
      <w:proofErr w:type="spellStart"/>
      <w:r w:rsidRPr="00114DD5">
        <w:rPr>
          <w:rFonts w:ascii="Arial" w:hAnsi="Arial" w:cs="Arial"/>
          <w:sz w:val="28"/>
          <w:szCs w:val="28"/>
        </w:rPr>
        <w:t>Hatiiteyi</w:t>
      </w:r>
      <w:proofErr w:type="spellEnd"/>
      <w:r w:rsidRPr="00114DD5">
        <w:rPr>
          <w:rFonts w:ascii="Arial" w:hAnsi="Arial" w:cs="Arial"/>
          <w:sz w:val="28"/>
          <w:szCs w:val="28"/>
        </w:rPr>
        <w:t xml:space="preserve"> Ameni tese. </w:t>
      </w:r>
      <w:r w:rsidRPr="00114DD5">
        <w:rPr>
          <w:rFonts w:ascii="Arial" w:hAnsi="Arial" w:cs="Arial"/>
          <w:sz w:val="18"/>
          <w:szCs w:val="18"/>
        </w:rPr>
        <w:t xml:space="preserve">[Congregation says, “Amen.”] </w:t>
      </w:r>
      <w:proofErr w:type="spellStart"/>
      <w:r w:rsidRPr="00114DD5">
        <w:rPr>
          <w:rFonts w:ascii="Arial" w:hAnsi="Arial" w:cs="Arial"/>
          <w:sz w:val="28"/>
          <w:szCs w:val="28"/>
        </w:rPr>
        <w:t>Hativerengeyi</w:t>
      </w:r>
      <w:proofErr w:type="spellEnd"/>
      <w:r w:rsidRPr="00114DD5">
        <w:rPr>
          <w:rFonts w:ascii="Arial" w:hAnsi="Arial" w:cs="Arial"/>
          <w:sz w:val="28"/>
          <w:szCs w:val="28"/>
        </w:rPr>
        <w:t xml:space="preserve"> tese </w:t>
      </w:r>
      <w:proofErr w:type="spellStart"/>
      <w:r w:rsidRPr="00114DD5">
        <w:rPr>
          <w:rFonts w:ascii="Arial" w:hAnsi="Arial" w:cs="Arial"/>
          <w:sz w:val="28"/>
          <w:szCs w:val="28"/>
        </w:rPr>
        <w:t>muone</w:t>
      </w:r>
      <w:proofErr w:type="spellEnd"/>
      <w:r w:rsidRPr="00114DD5">
        <w:rPr>
          <w:rFonts w:ascii="Arial" w:hAnsi="Arial" w:cs="Arial"/>
          <w:sz w:val="28"/>
          <w:szCs w:val="28"/>
        </w:rPr>
        <w:t xml:space="preserve"> verse 21:</w:t>
      </w:r>
    </w:p>
    <w:p w:rsidRPr="00114DD5" w:rsidR="00420EA2" w:rsidP="00420EA2" w:rsidRDefault="00420EA2" w14:paraId="4DD19CCA" w14:textId="77777777">
      <w:pPr>
        <w:ind w:left="720"/>
        <w:jc w:val="both"/>
        <w:rPr>
          <w:rFonts w:ascii="Arial" w:hAnsi="Arial" w:cs="Arial"/>
          <w:i/>
          <w:iCs/>
          <w:sz w:val="28"/>
          <w:szCs w:val="28"/>
          <w:rPrChange w:author="Transcriber01 JHB" w:date="2025-08-22T12:28:00Z" w16du:dateUtc="2025-08-22T10:28:00Z" w:id="232">
            <w:rPr>
              <w:rFonts w:ascii="Arial" w:hAnsi="Arial" w:cs="Arial"/>
              <w:i/>
              <w:iCs/>
              <w:sz w:val="28"/>
              <w:szCs w:val="28"/>
              <w:lang w:val="x-none"/>
            </w:rPr>
          </w:rPrChange>
        </w:rPr>
      </w:pPr>
      <w:r w:rsidRPr="00114DD5">
        <w:rPr>
          <w:rFonts w:ascii="Arial" w:hAnsi="Arial" w:cs="Arial"/>
          <w:i/>
          <w:iCs/>
          <w:sz w:val="28"/>
          <w:szCs w:val="28"/>
          <w:rPrChange w:author="Transcriber01 JHB" w:date="2025-08-22T12:28:00Z" w16du:dateUtc="2025-08-22T10:28:00Z" w:id="233">
            <w:rPr>
              <w:rFonts w:ascii="Arial" w:hAnsi="Arial" w:cs="Arial"/>
              <w:i/>
              <w:iCs/>
              <w:sz w:val="28"/>
              <w:szCs w:val="28"/>
              <w:lang w:val="x-none"/>
            </w:rPr>
          </w:rPrChange>
        </w:rPr>
        <w:t xml:space="preserve">And Israel said unto Joseph, Behold, I </w:t>
      </w:r>
      <w:proofErr w:type="gramStart"/>
      <w:r w:rsidRPr="00114DD5">
        <w:rPr>
          <w:rFonts w:ascii="Arial" w:hAnsi="Arial" w:cs="Arial"/>
          <w:i/>
          <w:iCs/>
          <w:sz w:val="28"/>
          <w:szCs w:val="28"/>
          <w:rPrChange w:author="Transcriber01 JHB" w:date="2025-08-22T12:28:00Z" w16du:dateUtc="2025-08-22T10:28:00Z" w:id="234">
            <w:rPr>
              <w:rFonts w:ascii="Arial" w:hAnsi="Arial" w:cs="Arial"/>
              <w:i/>
              <w:iCs/>
              <w:sz w:val="28"/>
              <w:szCs w:val="28"/>
              <w:lang w:val="x-none"/>
            </w:rPr>
          </w:rPrChange>
        </w:rPr>
        <w:t>die:</w:t>
      </w:r>
      <w:proofErr w:type="gramEnd"/>
      <w:r w:rsidRPr="00114DD5">
        <w:rPr>
          <w:rFonts w:ascii="Arial" w:hAnsi="Arial" w:cs="Arial"/>
          <w:i/>
          <w:iCs/>
          <w:sz w:val="28"/>
          <w:szCs w:val="28"/>
          <w:rPrChange w:author="Transcriber01 JHB" w:date="2025-08-22T12:28:00Z" w16du:dateUtc="2025-08-22T10:28:00Z" w:id="235">
            <w:rPr>
              <w:rFonts w:ascii="Arial" w:hAnsi="Arial" w:cs="Arial"/>
              <w:i/>
              <w:iCs/>
              <w:sz w:val="28"/>
              <w:szCs w:val="28"/>
              <w:lang w:val="x-none"/>
            </w:rPr>
          </w:rPrChange>
        </w:rPr>
        <w:t xml:space="preserve"> but God shall be with you, and bring you again unto the land of your fathers. </w:t>
      </w:r>
    </w:p>
    <w:p w:rsidRPr="00CC1EC0" w:rsidR="00420EA2" w:rsidP="00420EA2" w:rsidRDefault="00420EA2" w14:paraId="7D78D3AF" w14:textId="77777777">
      <w:pPr>
        <w:jc w:val="both"/>
        <w:rPr>
          <w:rFonts w:ascii="Arial" w:hAnsi="Arial" w:cs="Arial"/>
          <w:sz w:val="28"/>
          <w:szCs w:val="28"/>
        </w:rPr>
      </w:pPr>
      <w:r w:rsidRPr="00114DD5">
        <w:rPr>
          <w:rFonts w:ascii="Arial" w:hAnsi="Arial" w:cs="Arial"/>
          <w:sz w:val="28"/>
          <w:szCs w:val="28"/>
          <w:rPrChange w:author="Transcriber01 JHB" w:date="2025-08-22T12:28:00Z" w16du:dateUtc="2025-08-22T10:28:00Z" w:id="236">
            <w:rPr>
              <w:rFonts w:ascii="Arial" w:hAnsi="Arial" w:cs="Arial"/>
              <w:sz w:val="28"/>
              <w:szCs w:val="28"/>
              <w:lang w:val="x-none"/>
            </w:rPr>
          </w:rPrChange>
        </w:rPr>
        <w:t>Muri</w:t>
      </w:r>
      <w:r>
        <w:rPr>
          <w:rFonts w:ascii="Arial" w:hAnsi="Arial" w:cs="Arial"/>
          <w:sz w:val="28"/>
          <w:szCs w:val="28"/>
        </w:rPr>
        <w:t xml:space="preserve"> </w:t>
      </w:r>
      <w:proofErr w:type="spellStart"/>
      <w:r w:rsidRPr="00CC1EC0">
        <w:rPr>
          <w:rFonts w:ascii="Arial" w:hAnsi="Arial" w:cs="Arial"/>
          <w:sz w:val="28"/>
          <w:szCs w:val="28"/>
        </w:rPr>
        <w:t>kuzviona</w:t>
      </w:r>
      <w:proofErr w:type="spellEnd"/>
      <w:r w:rsidRPr="00CC1EC0">
        <w:rPr>
          <w:rFonts w:ascii="Arial" w:hAnsi="Arial" w:cs="Arial"/>
          <w:sz w:val="28"/>
          <w:szCs w:val="28"/>
        </w:rPr>
        <w:t xml:space="preserve">? </w:t>
      </w:r>
      <w:proofErr w:type="spellStart"/>
      <w:r w:rsidRPr="00CC1EC0">
        <w:rPr>
          <w:rFonts w:ascii="Arial" w:hAnsi="Arial" w:cs="Arial"/>
          <w:sz w:val="28"/>
          <w:szCs w:val="28"/>
        </w:rPr>
        <w:t>Hatidzokororeyi</w:t>
      </w:r>
      <w:proofErr w:type="spellEnd"/>
      <w:r w:rsidRPr="00CC1EC0">
        <w:rPr>
          <w:rFonts w:ascii="Arial" w:hAnsi="Arial" w:cs="Arial"/>
          <w:sz w:val="28"/>
          <w:szCs w:val="28"/>
        </w:rPr>
        <w:t xml:space="preserve">. Verse 21, </w:t>
      </w:r>
      <w:proofErr w:type="spellStart"/>
      <w:r w:rsidRPr="00CC1EC0">
        <w:rPr>
          <w:rFonts w:ascii="Arial" w:hAnsi="Arial" w:cs="Arial"/>
          <w:sz w:val="28"/>
          <w:szCs w:val="28"/>
        </w:rPr>
        <w:t>hatidzokororeyi</w:t>
      </w:r>
      <w:proofErr w:type="spellEnd"/>
      <w:r w:rsidRPr="00CC1EC0">
        <w:rPr>
          <w:rFonts w:ascii="Arial" w:hAnsi="Arial" w:cs="Arial"/>
          <w:sz w:val="28"/>
          <w:szCs w:val="28"/>
        </w:rPr>
        <w:t>:</w:t>
      </w:r>
    </w:p>
    <w:p w:rsidRPr="00CC1EC0" w:rsidR="00420EA2" w:rsidP="00420EA2" w:rsidRDefault="00420EA2" w14:paraId="1F5DECC4" w14:textId="77777777">
      <w:pPr>
        <w:ind w:left="720"/>
        <w:jc w:val="both"/>
        <w:rPr>
          <w:rFonts w:ascii="Arial" w:hAnsi="Arial" w:cs="Arial"/>
          <w:i/>
          <w:iCs/>
          <w:sz w:val="28"/>
          <w:szCs w:val="28"/>
        </w:rPr>
      </w:pPr>
      <w:r w:rsidRPr="00CC1EC0">
        <w:rPr>
          <w:rFonts w:ascii="Arial" w:hAnsi="Arial" w:cs="Arial"/>
          <w:i/>
          <w:iCs/>
          <w:sz w:val="28"/>
          <w:szCs w:val="28"/>
        </w:rPr>
        <w:t xml:space="preserve">And Israel said unto Joseph, Behold, I </w:t>
      </w:r>
      <w:proofErr w:type="gramStart"/>
      <w:r w:rsidRPr="00CC1EC0">
        <w:rPr>
          <w:rFonts w:ascii="Arial" w:hAnsi="Arial" w:cs="Arial"/>
          <w:i/>
          <w:iCs/>
          <w:sz w:val="28"/>
          <w:szCs w:val="28"/>
        </w:rPr>
        <w:t>die:</w:t>
      </w:r>
      <w:proofErr w:type="gramEnd"/>
      <w:r w:rsidRPr="00CC1EC0">
        <w:rPr>
          <w:rFonts w:ascii="Arial" w:hAnsi="Arial" w:cs="Arial"/>
          <w:i/>
          <w:iCs/>
          <w:sz w:val="28"/>
          <w:szCs w:val="28"/>
        </w:rPr>
        <w:t xml:space="preserve"> but God shall be with you, and bring you again unto the land of your fathers. </w:t>
      </w:r>
    </w:p>
    <w:p w:rsidRPr="00F32766" w:rsidR="00420EA2" w:rsidDel="00F32766" w:rsidP="00420EA2" w:rsidRDefault="00420EA2" w14:paraId="7150EF58" w14:textId="77777777">
      <w:pPr>
        <w:jc w:val="both"/>
        <w:rPr>
          <w:del w:author="Transcriber01 JHB" w:date="2025-08-22T14:48:00Z" w16du:dateUtc="2025-08-22T12:48:00Z" w:id="237"/>
          <w:rFonts w:ascii="Arial" w:hAnsi="Arial" w:cs="Arial"/>
          <w:sz w:val="18"/>
          <w:szCs w:val="18"/>
          <w:rPrChange w:author="Transcriber01 JHB" w:date="2025-08-22T14:48:00Z" w16du:dateUtc="2025-08-22T12:48:00Z" w:id="238">
            <w:rPr>
              <w:del w:author="Transcriber01 JHB" w:date="2025-08-22T14:48:00Z" w16du:dateUtc="2025-08-22T12:48:00Z" w:id="239"/>
              <w:rFonts w:ascii="Arial" w:hAnsi="Arial" w:cs="Arial"/>
              <w:sz w:val="28"/>
              <w:szCs w:val="28"/>
              <w:lang w:val="x-none"/>
            </w:rPr>
          </w:rPrChange>
        </w:rPr>
      </w:pPr>
      <w:r w:rsidRPr="00794897">
        <w:rPr>
          <w:rFonts w:ascii="Arial" w:hAnsi="Arial" w:cs="Arial"/>
          <w:sz w:val="28"/>
          <w:szCs w:val="28"/>
          <w:vertAlign w:val="superscript"/>
        </w:rPr>
        <w:t>469</w:t>
      </w:r>
      <w:r>
        <w:rPr>
          <w:rFonts w:ascii="Arial" w:hAnsi="Arial" w:cs="Arial"/>
          <w:sz w:val="28"/>
          <w:szCs w:val="28"/>
        </w:rPr>
        <w:t xml:space="preserve"> </w:t>
      </w:r>
      <w:r w:rsidRPr="00114DD5">
        <w:rPr>
          <w:rFonts w:ascii="Arial" w:hAnsi="Arial" w:cs="Arial"/>
          <w:sz w:val="28"/>
          <w:szCs w:val="28"/>
          <w:rPrChange w:author="Transcriber01 JHB" w:date="2025-08-22T12:28:00Z" w16du:dateUtc="2025-08-22T10:28:00Z" w:id="240">
            <w:rPr>
              <w:rFonts w:ascii="Arial" w:hAnsi="Arial" w:cs="Arial"/>
              <w:sz w:val="28"/>
              <w:szCs w:val="28"/>
              <w:lang w:val="x-none"/>
            </w:rPr>
          </w:rPrChange>
        </w:rPr>
        <w:t>Muri</w:t>
      </w:r>
      <w:r>
        <w:rPr>
          <w:rFonts w:ascii="Arial" w:hAnsi="Arial" w:cs="Arial"/>
          <w:sz w:val="28"/>
          <w:szCs w:val="28"/>
        </w:rPr>
        <w:t xml:space="preserve"> </w:t>
      </w:r>
      <w:proofErr w:type="spellStart"/>
      <w:r w:rsidRPr="00114DD5">
        <w:rPr>
          <w:rFonts w:ascii="Arial" w:hAnsi="Arial" w:cs="Arial"/>
          <w:sz w:val="28"/>
          <w:szCs w:val="28"/>
          <w:rPrChange w:author="Transcriber01 JHB" w:date="2025-08-22T12:28:00Z" w16du:dateUtc="2025-08-22T10:28:00Z" w:id="241">
            <w:rPr>
              <w:rFonts w:ascii="Arial" w:hAnsi="Arial" w:cs="Arial"/>
              <w:sz w:val="28"/>
              <w:szCs w:val="28"/>
              <w:lang w:val="x-none"/>
            </w:rPr>
          </w:rPrChange>
        </w:rPr>
        <w:t>kuona</w:t>
      </w:r>
      <w:proofErr w:type="spellEnd"/>
      <w:r w:rsidRPr="00114DD5">
        <w:rPr>
          <w:rFonts w:ascii="Arial" w:hAnsi="Arial" w:cs="Arial"/>
          <w:sz w:val="28"/>
          <w:szCs w:val="28"/>
          <w:rPrChange w:author="Transcriber01 JHB" w:date="2025-08-22T12:28:00Z" w16du:dateUtc="2025-08-22T10:28:00Z" w:id="24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243">
            <w:rPr>
              <w:rFonts w:ascii="Arial" w:hAnsi="Arial" w:cs="Arial"/>
              <w:sz w:val="28"/>
              <w:szCs w:val="28"/>
              <w:lang w:val="x-none"/>
            </w:rPr>
          </w:rPrChange>
        </w:rPr>
        <w:t>kuti</w:t>
      </w:r>
      <w:proofErr w:type="spellEnd"/>
      <w:r w:rsidRPr="00114DD5">
        <w:rPr>
          <w:rFonts w:ascii="Arial" w:hAnsi="Arial" w:cs="Arial"/>
          <w:sz w:val="28"/>
          <w:szCs w:val="28"/>
          <w:rPrChange w:author="Transcriber01 JHB" w:date="2025-08-22T12:28:00Z" w16du:dateUtc="2025-08-22T10:28:00Z" w:id="24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245">
            <w:rPr>
              <w:rFonts w:ascii="Arial" w:hAnsi="Arial" w:cs="Arial"/>
              <w:sz w:val="28"/>
              <w:szCs w:val="28"/>
              <w:lang w:val="x-none"/>
            </w:rPr>
          </w:rPrChange>
        </w:rPr>
        <w:t>audzwa</w:t>
      </w:r>
      <w:proofErr w:type="spellEnd"/>
      <w:r w:rsidRPr="00114DD5">
        <w:rPr>
          <w:rFonts w:ascii="Arial" w:hAnsi="Arial" w:cs="Arial"/>
          <w:sz w:val="28"/>
          <w:szCs w:val="28"/>
          <w:rPrChange w:author="Transcriber01 JHB" w:date="2025-08-22T12:28:00Z" w16du:dateUtc="2025-08-22T10:28:00Z" w:id="246">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247">
            <w:rPr>
              <w:rFonts w:ascii="Arial" w:hAnsi="Arial" w:cs="Arial"/>
              <w:sz w:val="28"/>
              <w:szCs w:val="28"/>
              <w:lang w:val="x-none"/>
            </w:rPr>
          </w:rPrChange>
        </w:rPr>
        <w:t>kunzi</w:t>
      </w:r>
      <w:proofErr w:type="spellEnd"/>
      <w:r w:rsidRPr="00114DD5">
        <w:rPr>
          <w:rFonts w:ascii="Arial" w:hAnsi="Arial" w:cs="Arial"/>
          <w:sz w:val="28"/>
          <w:szCs w:val="28"/>
          <w:rPrChange w:author="Transcriber01 JHB" w:date="2025-08-22T12:28:00Z" w16du:dateUtc="2025-08-22T10:28:00Z" w:id="248">
            <w:rPr>
              <w:rFonts w:ascii="Arial" w:hAnsi="Arial" w:cs="Arial"/>
              <w:sz w:val="28"/>
              <w:szCs w:val="28"/>
              <w:lang w:val="x-none"/>
            </w:rPr>
          </w:rPrChange>
        </w:rPr>
        <w:t>, “</w:t>
      </w:r>
      <w:proofErr w:type="spellStart"/>
      <w:r w:rsidRPr="00710904">
        <w:rPr>
          <w:rFonts w:ascii="Arial" w:hAnsi="Arial" w:cs="Arial"/>
          <w:sz w:val="28"/>
          <w:szCs w:val="28"/>
        </w:rPr>
        <w:t>U</w:t>
      </w:r>
      <w:r w:rsidRPr="00114DD5">
        <w:rPr>
          <w:rFonts w:ascii="Arial" w:hAnsi="Arial" w:cs="Arial"/>
          <w:sz w:val="28"/>
          <w:szCs w:val="28"/>
          <w:rPrChange w:author="Transcriber01 JHB" w:date="2025-08-22T12:28:00Z" w16du:dateUtc="2025-08-22T10:28:00Z" w:id="249">
            <w:rPr>
              <w:rFonts w:ascii="Arial" w:hAnsi="Arial" w:cs="Arial"/>
              <w:sz w:val="28"/>
              <w:szCs w:val="28"/>
              <w:lang w:val="x-none"/>
            </w:rPr>
          </w:rPrChange>
        </w:rPr>
        <w:t>chaenda</w:t>
      </w:r>
      <w:proofErr w:type="spellEnd"/>
      <w:r w:rsidRPr="00114DD5">
        <w:rPr>
          <w:rFonts w:ascii="Arial" w:hAnsi="Arial" w:cs="Arial"/>
          <w:sz w:val="28"/>
          <w:szCs w:val="28"/>
          <w:rPrChange w:author="Transcriber01 JHB" w:date="2025-08-22T12:28:00Z" w16du:dateUtc="2025-08-22T10:28:00Z" w:id="25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251">
            <w:rPr>
              <w:rFonts w:ascii="Arial" w:hAnsi="Arial" w:cs="Arial"/>
              <w:sz w:val="28"/>
              <w:szCs w:val="28"/>
              <w:lang w:val="x-none"/>
            </w:rPr>
          </w:rPrChange>
        </w:rPr>
        <w:t>kunyika</w:t>
      </w:r>
      <w:proofErr w:type="spellEnd"/>
      <w:r w:rsidRPr="00114DD5">
        <w:rPr>
          <w:rFonts w:ascii="Arial" w:hAnsi="Arial" w:cs="Arial"/>
          <w:sz w:val="28"/>
          <w:szCs w:val="28"/>
          <w:rPrChange w:author="Transcriber01 JHB" w:date="2025-08-22T12:28:00Z" w16du:dateUtc="2025-08-22T10:28:00Z" w:id="25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253">
            <w:rPr>
              <w:rFonts w:ascii="Arial" w:hAnsi="Arial" w:cs="Arial"/>
              <w:sz w:val="28"/>
              <w:szCs w:val="28"/>
              <w:lang w:val="x-none"/>
            </w:rPr>
          </w:rPrChange>
        </w:rPr>
        <w:t>yemadzibaba</w:t>
      </w:r>
      <w:proofErr w:type="spellEnd"/>
      <w:r w:rsidRPr="00114DD5">
        <w:rPr>
          <w:rFonts w:ascii="Arial" w:hAnsi="Arial" w:cs="Arial"/>
          <w:sz w:val="28"/>
          <w:szCs w:val="28"/>
          <w:rPrChange w:author="Transcriber01 JHB" w:date="2025-08-22T12:28:00Z" w16du:dateUtc="2025-08-22T10:28:00Z" w:id="25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255">
            <w:rPr>
              <w:rFonts w:ascii="Arial" w:hAnsi="Arial" w:cs="Arial"/>
              <w:sz w:val="28"/>
              <w:szCs w:val="28"/>
              <w:lang w:val="x-none"/>
            </w:rPr>
          </w:rPrChange>
        </w:rPr>
        <w:t>ako</w:t>
      </w:r>
      <w:proofErr w:type="spellEnd"/>
      <w:r w:rsidRPr="00114DD5">
        <w:rPr>
          <w:rFonts w:ascii="Arial" w:hAnsi="Arial" w:cs="Arial"/>
          <w:sz w:val="28"/>
          <w:szCs w:val="28"/>
          <w:rPrChange w:author="Transcriber01 JHB" w:date="2025-08-22T12:28:00Z" w16du:dateUtc="2025-08-22T10:28:00Z" w:id="256">
            <w:rPr>
              <w:rFonts w:ascii="Arial" w:hAnsi="Arial" w:cs="Arial"/>
              <w:sz w:val="28"/>
              <w:szCs w:val="28"/>
              <w:lang w:val="x-none"/>
            </w:rPr>
          </w:rPrChange>
        </w:rPr>
        <w:t xml:space="preserve">? </w:t>
      </w:r>
      <w:r w:rsidRPr="00114DD5">
        <w:rPr>
          <w:rFonts w:ascii="Arial" w:hAnsi="Arial" w:cs="Arial"/>
          <w:sz w:val="18"/>
          <w:szCs w:val="18"/>
        </w:rPr>
        <w:t xml:space="preserve">[Congregation says, “Amen.”] </w:t>
      </w:r>
      <w:proofErr w:type="spellStart"/>
      <w:r w:rsidRPr="00114DD5">
        <w:rPr>
          <w:rFonts w:ascii="Arial" w:hAnsi="Arial" w:cs="Arial"/>
          <w:sz w:val="28"/>
          <w:szCs w:val="28"/>
          <w:rPrChange w:author="Transcriber01 JHB" w:date="2025-08-22T12:28:00Z" w16du:dateUtc="2025-08-22T10:28:00Z" w:id="257">
            <w:rPr>
              <w:rFonts w:ascii="Arial" w:hAnsi="Arial" w:cs="Arial"/>
              <w:sz w:val="28"/>
              <w:szCs w:val="28"/>
              <w:lang w:val="x-none"/>
            </w:rPr>
          </w:rPrChange>
        </w:rPr>
        <w:t>Uchavigwa</w:t>
      </w:r>
      <w:proofErr w:type="spellEnd"/>
      <w:r w:rsidRPr="00114DD5">
        <w:rPr>
          <w:rFonts w:ascii="Arial" w:hAnsi="Arial" w:cs="Arial"/>
          <w:sz w:val="28"/>
          <w:szCs w:val="28"/>
          <w:rPrChange w:author="Transcriber01 JHB" w:date="2025-08-22T12:28:00Z" w16du:dateUtc="2025-08-22T10:28:00Z" w:id="25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259">
            <w:rPr>
              <w:rFonts w:ascii="Arial" w:hAnsi="Arial" w:cs="Arial"/>
              <w:sz w:val="28"/>
              <w:szCs w:val="28"/>
              <w:lang w:val="x-none"/>
            </w:rPr>
          </w:rPrChange>
        </w:rPr>
        <w:t>iko</w:t>
      </w:r>
      <w:proofErr w:type="spellEnd"/>
      <w:r w:rsidRPr="00114DD5">
        <w:rPr>
          <w:rFonts w:ascii="Arial" w:hAnsi="Arial" w:cs="Arial"/>
          <w:sz w:val="28"/>
          <w:szCs w:val="28"/>
          <w:rPrChange w:author="Transcriber01 JHB" w:date="2025-08-22T12:28:00Z" w16du:dateUtc="2025-08-22T10:28:00Z" w:id="260">
            <w:rPr>
              <w:rFonts w:ascii="Arial" w:hAnsi="Arial" w:cs="Arial"/>
              <w:sz w:val="28"/>
              <w:szCs w:val="28"/>
              <w:lang w:val="x-none"/>
            </w:rPr>
          </w:rPrChange>
        </w:rPr>
        <w:t xml:space="preserve">…?” </w:t>
      </w:r>
      <w:r w:rsidRPr="00114DD5">
        <w:rPr>
          <w:rFonts w:ascii="Arial" w:hAnsi="Arial" w:cs="Arial"/>
          <w:sz w:val="18"/>
          <w:szCs w:val="18"/>
        </w:rPr>
        <w:t>[Congregation says, “</w:t>
      </w:r>
      <w:proofErr w:type="spellStart"/>
      <w:r w:rsidRPr="00114DD5">
        <w:rPr>
          <w:rFonts w:ascii="Arial" w:hAnsi="Arial" w:cs="Arial"/>
          <w:sz w:val="18"/>
          <w:szCs w:val="18"/>
        </w:rPr>
        <w:t>ikoko</w:t>
      </w:r>
      <w:proofErr w:type="spellEnd"/>
      <w:r w:rsidRPr="00114DD5">
        <w:rPr>
          <w:rFonts w:ascii="Arial" w:hAnsi="Arial" w:cs="Arial"/>
          <w:sz w:val="18"/>
          <w:szCs w:val="18"/>
        </w:rPr>
        <w:t xml:space="preserve">.”] </w:t>
      </w:r>
      <w:proofErr w:type="spellStart"/>
      <w:r w:rsidRPr="00114DD5">
        <w:rPr>
          <w:rFonts w:ascii="Arial" w:hAnsi="Arial" w:cs="Arial"/>
          <w:sz w:val="28"/>
          <w:szCs w:val="28"/>
          <w:rPrChange w:author="Transcriber01 JHB" w:date="2025-08-22T12:28:00Z" w16du:dateUtc="2025-08-22T10:28:00Z" w:id="261">
            <w:rPr>
              <w:rFonts w:ascii="Arial" w:hAnsi="Arial" w:cs="Arial"/>
              <w:sz w:val="28"/>
              <w:szCs w:val="28"/>
              <w:lang w:val="x-none"/>
            </w:rPr>
          </w:rPrChange>
        </w:rPr>
        <w:t>A’akufa</w:t>
      </w:r>
      <w:proofErr w:type="spellEnd"/>
      <w:r w:rsidRPr="00114DD5">
        <w:rPr>
          <w:rFonts w:ascii="Arial" w:hAnsi="Arial" w:cs="Arial"/>
          <w:sz w:val="28"/>
          <w:szCs w:val="28"/>
          <w:rPrChange w:author="Transcriber01 JHB" w:date="2025-08-22T12:28:00Z" w16du:dateUtc="2025-08-22T10:28:00Z" w:id="26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263">
            <w:rPr>
              <w:rFonts w:ascii="Arial" w:hAnsi="Arial" w:cs="Arial"/>
              <w:sz w:val="28"/>
              <w:szCs w:val="28"/>
              <w:lang w:val="x-none"/>
            </w:rPr>
          </w:rPrChange>
        </w:rPr>
        <w:t>Jakobho</w:t>
      </w:r>
      <w:proofErr w:type="spellEnd"/>
      <w:r w:rsidRPr="00114DD5">
        <w:rPr>
          <w:rFonts w:ascii="Arial" w:hAnsi="Arial" w:cs="Arial"/>
          <w:sz w:val="28"/>
          <w:szCs w:val="28"/>
          <w:rPrChange w:author="Transcriber01 JHB" w:date="2025-08-22T12:28:00Z" w16du:dateUtc="2025-08-22T10:28:00Z" w:id="26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265">
            <w:rPr>
              <w:rFonts w:ascii="Arial" w:hAnsi="Arial" w:cs="Arial"/>
              <w:sz w:val="28"/>
              <w:szCs w:val="28"/>
              <w:lang w:val="x-none"/>
            </w:rPr>
          </w:rPrChange>
        </w:rPr>
        <w:t>akati</w:t>
      </w:r>
      <w:proofErr w:type="spellEnd"/>
      <w:r w:rsidRPr="00114DD5">
        <w:rPr>
          <w:rFonts w:ascii="Arial" w:hAnsi="Arial" w:cs="Arial"/>
          <w:sz w:val="28"/>
          <w:szCs w:val="28"/>
          <w:rPrChange w:author="Transcriber01 JHB" w:date="2025-08-22T12:28:00Z" w16du:dateUtc="2025-08-22T10:28:00Z" w:id="266">
            <w:rPr>
              <w:rFonts w:ascii="Arial" w:hAnsi="Arial" w:cs="Arial"/>
              <w:sz w:val="28"/>
              <w:szCs w:val="28"/>
              <w:lang w:val="x-none"/>
            </w:rPr>
          </w:rPrChange>
        </w:rPr>
        <w:t xml:space="preserve">, </w:t>
      </w:r>
    </w:p>
    <w:p w:rsidRPr="00114DD5" w:rsidR="00420EA2" w:rsidP="00420EA2" w:rsidRDefault="00420EA2" w14:paraId="48FB027F" w14:textId="77777777">
      <w:pPr>
        <w:jc w:val="both"/>
        <w:rPr>
          <w:rFonts w:ascii="Arial" w:hAnsi="Arial" w:cs="Arial"/>
          <w:sz w:val="28"/>
          <w:szCs w:val="28"/>
          <w:rPrChange w:author="Transcriber01 JHB" w:date="2025-08-22T12:28:00Z" w16du:dateUtc="2025-08-22T10:28:00Z" w:id="267">
            <w:rPr>
              <w:rFonts w:ascii="Arial" w:hAnsi="Arial" w:cs="Arial"/>
              <w:sz w:val="28"/>
              <w:szCs w:val="28"/>
              <w:lang w:val="x-none"/>
            </w:rPr>
          </w:rPrChange>
        </w:rPr>
      </w:pPr>
      <w:r w:rsidRPr="00114DD5">
        <w:rPr>
          <w:rFonts w:ascii="Arial" w:hAnsi="Arial" w:cs="Arial"/>
          <w:sz w:val="28"/>
          <w:szCs w:val="28"/>
          <w:rPrChange w:author="Transcriber01 JHB" w:date="2025-08-22T12:28:00Z" w16du:dateUtc="2025-08-22T10:28:00Z" w:id="268">
            <w:rPr>
              <w:rFonts w:ascii="Arial" w:hAnsi="Arial" w:cs="Arial"/>
              <w:sz w:val="28"/>
              <w:szCs w:val="28"/>
              <w:lang w:val="x-none"/>
            </w:rPr>
          </w:rPrChange>
        </w:rPr>
        <w:t>“</w:t>
      </w:r>
      <w:proofErr w:type="spellStart"/>
      <w:r w:rsidRPr="00114DD5">
        <w:rPr>
          <w:rFonts w:ascii="Arial" w:hAnsi="Arial" w:cs="Arial"/>
          <w:sz w:val="28"/>
          <w:szCs w:val="28"/>
          <w:rPrChange w:author="Transcriber01 JHB" w:date="2025-08-22T12:28:00Z" w16du:dateUtc="2025-08-22T10:28:00Z" w:id="269">
            <w:rPr>
              <w:rFonts w:ascii="Arial" w:hAnsi="Arial" w:cs="Arial"/>
              <w:sz w:val="28"/>
              <w:szCs w:val="28"/>
              <w:lang w:val="x-none"/>
            </w:rPr>
          </w:rPrChange>
        </w:rPr>
        <w:t>Mekayi</w:t>
      </w:r>
      <w:proofErr w:type="spellEnd"/>
      <w:r w:rsidRPr="00114DD5">
        <w:rPr>
          <w:rFonts w:ascii="Arial" w:hAnsi="Arial" w:cs="Arial"/>
          <w:sz w:val="28"/>
          <w:szCs w:val="28"/>
          <w:rPrChange w:author="Transcriber01 JHB" w:date="2025-08-22T12:28:00Z" w16du:dateUtc="2025-08-22T10:28:00Z" w:id="27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271">
            <w:rPr>
              <w:rFonts w:ascii="Arial" w:hAnsi="Arial" w:cs="Arial"/>
              <w:sz w:val="28"/>
              <w:szCs w:val="28"/>
              <w:lang w:val="x-none"/>
            </w:rPr>
          </w:rPrChange>
        </w:rPr>
        <w:t>shuwa</w:t>
      </w:r>
      <w:proofErr w:type="spellEnd"/>
      <w:r w:rsidRPr="00114DD5">
        <w:rPr>
          <w:rFonts w:ascii="Arial" w:hAnsi="Arial" w:cs="Arial"/>
          <w:sz w:val="28"/>
          <w:szCs w:val="28"/>
          <w:rPrChange w:author="Transcriber01 JHB" w:date="2025-08-22T12:28:00Z" w16du:dateUtc="2025-08-22T10:28:00Z" w:id="27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273">
            <w:rPr>
              <w:rFonts w:ascii="Arial" w:hAnsi="Arial" w:cs="Arial"/>
              <w:sz w:val="28"/>
              <w:szCs w:val="28"/>
              <w:lang w:val="x-none"/>
            </w:rPr>
          </w:rPrChange>
        </w:rPr>
        <w:t>kuti</w:t>
      </w:r>
      <w:proofErr w:type="spellEnd"/>
      <w:r w:rsidRPr="00114DD5">
        <w:rPr>
          <w:rFonts w:ascii="Arial" w:hAnsi="Arial" w:cs="Arial"/>
          <w:sz w:val="28"/>
          <w:szCs w:val="28"/>
          <w:rPrChange w:author="Transcriber01 JHB" w:date="2025-08-22T12:28:00Z" w16du:dateUtc="2025-08-22T10:28:00Z" w:id="27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275">
            <w:rPr>
              <w:rFonts w:ascii="Arial" w:hAnsi="Arial" w:cs="Arial"/>
              <w:sz w:val="28"/>
              <w:szCs w:val="28"/>
              <w:lang w:val="x-none"/>
            </w:rPr>
          </w:rPrChange>
        </w:rPr>
        <w:t>mabonzo</w:t>
      </w:r>
      <w:proofErr w:type="spellEnd"/>
      <w:r w:rsidRPr="00114DD5">
        <w:rPr>
          <w:rFonts w:ascii="Arial" w:hAnsi="Arial" w:cs="Arial"/>
          <w:sz w:val="28"/>
          <w:szCs w:val="28"/>
          <w:rPrChange w:author="Transcriber01 JHB" w:date="2025-08-22T12:28:00Z" w16du:dateUtc="2025-08-22T10:28:00Z" w:id="276">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277">
            <w:rPr>
              <w:rFonts w:ascii="Arial" w:hAnsi="Arial" w:cs="Arial"/>
              <w:sz w:val="28"/>
              <w:szCs w:val="28"/>
              <w:lang w:val="x-none"/>
            </w:rPr>
          </w:rPrChange>
        </w:rPr>
        <w:t>angu</w:t>
      </w:r>
      <w:proofErr w:type="spellEnd"/>
      <w:r w:rsidRPr="00114DD5">
        <w:rPr>
          <w:rFonts w:ascii="Arial" w:hAnsi="Arial" w:cs="Arial"/>
          <w:sz w:val="28"/>
          <w:szCs w:val="28"/>
          <w:rPrChange w:author="Transcriber01 JHB" w:date="2025-08-22T12:28:00Z" w16du:dateUtc="2025-08-22T10:28:00Z" w:id="278">
            <w:rPr>
              <w:rFonts w:ascii="Arial" w:hAnsi="Arial" w:cs="Arial"/>
              <w:sz w:val="28"/>
              <w:szCs w:val="28"/>
              <w:lang w:val="x-none"/>
            </w:rPr>
          </w:rPrChange>
        </w:rPr>
        <w:t xml:space="preserve"> kana </w:t>
      </w:r>
      <w:proofErr w:type="spellStart"/>
      <w:r w:rsidRPr="00114DD5">
        <w:rPr>
          <w:rFonts w:ascii="Arial" w:hAnsi="Arial" w:cs="Arial"/>
          <w:sz w:val="28"/>
          <w:szCs w:val="28"/>
          <w:rPrChange w:author="Transcriber01 JHB" w:date="2025-08-22T12:28:00Z" w16du:dateUtc="2025-08-22T10:28:00Z" w:id="279">
            <w:rPr>
              <w:rFonts w:ascii="Arial" w:hAnsi="Arial" w:cs="Arial"/>
              <w:sz w:val="28"/>
              <w:szCs w:val="28"/>
              <w:lang w:val="x-none"/>
            </w:rPr>
          </w:rPrChange>
        </w:rPr>
        <w:t>makubuda</w:t>
      </w:r>
      <w:proofErr w:type="spellEnd"/>
      <w:r w:rsidRPr="00114DD5">
        <w:rPr>
          <w:rFonts w:ascii="Arial" w:hAnsi="Arial" w:cs="Arial"/>
          <w:sz w:val="28"/>
          <w:szCs w:val="28"/>
          <w:rPrChange w:author="Transcriber01 JHB" w:date="2025-08-22T12:28:00Z" w16du:dateUtc="2025-08-22T10:28:00Z" w:id="28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281">
            <w:rPr>
              <w:rFonts w:ascii="Arial" w:hAnsi="Arial" w:cs="Arial"/>
              <w:sz w:val="28"/>
              <w:szCs w:val="28"/>
              <w:lang w:val="x-none"/>
            </w:rPr>
          </w:rPrChange>
        </w:rPr>
        <w:t>muno</w:t>
      </w:r>
      <w:proofErr w:type="spellEnd"/>
      <w:r w:rsidRPr="00114DD5">
        <w:rPr>
          <w:rFonts w:ascii="Arial" w:hAnsi="Arial" w:cs="Arial"/>
          <w:sz w:val="28"/>
          <w:szCs w:val="28"/>
          <w:rPrChange w:author="Transcriber01 JHB" w:date="2025-08-22T12:28:00Z" w16du:dateUtc="2025-08-22T10:28:00Z" w:id="28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283">
            <w:rPr>
              <w:rFonts w:ascii="Arial" w:hAnsi="Arial" w:cs="Arial"/>
              <w:sz w:val="28"/>
              <w:szCs w:val="28"/>
              <w:lang w:val="x-none"/>
            </w:rPr>
          </w:rPrChange>
        </w:rPr>
        <w:t>munoataku</w:t>
      </w:r>
      <w:proofErr w:type="spellEnd"/>
      <w:r w:rsidRPr="00114DD5">
        <w:rPr>
          <w:rFonts w:ascii="Arial" w:hAnsi="Arial" w:cs="Arial"/>
          <w:sz w:val="28"/>
          <w:szCs w:val="28"/>
          <w:rPrChange w:author="Transcriber01 JHB" w:date="2025-08-22T12:28:00Z" w16du:dateUtc="2025-08-22T10:28:00Z" w:id="284">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285">
            <w:rPr>
              <w:rFonts w:ascii="Arial" w:hAnsi="Arial" w:cs="Arial"/>
              <w:sz w:val="18"/>
              <w:szCs w:val="18"/>
              <w:lang w:val="x-none"/>
            </w:rPr>
          </w:rPrChange>
        </w:rPr>
        <w:t>[Congregation says, “</w:t>
      </w:r>
      <w:proofErr w:type="spellStart"/>
      <w:r w:rsidRPr="00114DD5">
        <w:rPr>
          <w:rFonts w:ascii="Arial" w:hAnsi="Arial" w:cs="Arial"/>
          <w:sz w:val="18"/>
          <w:szCs w:val="18"/>
          <w:rPrChange w:author="Transcriber01 JHB" w:date="2025-08-22T12:28:00Z" w16du:dateUtc="2025-08-22T10:28:00Z" w:id="286">
            <w:rPr>
              <w:rFonts w:ascii="Arial" w:hAnsi="Arial" w:cs="Arial"/>
              <w:sz w:val="18"/>
              <w:szCs w:val="18"/>
              <w:lang w:val="x-none"/>
            </w:rPr>
          </w:rPrChange>
        </w:rPr>
        <w:t>munoatakura</w:t>
      </w:r>
      <w:proofErr w:type="spellEnd"/>
      <w:r w:rsidRPr="00114DD5">
        <w:rPr>
          <w:rFonts w:ascii="Arial" w:hAnsi="Arial" w:cs="Arial"/>
          <w:sz w:val="18"/>
          <w:szCs w:val="18"/>
          <w:rPrChange w:author="Transcriber01 JHB" w:date="2025-08-22T12:28:00Z" w16du:dateUtc="2025-08-22T10:28:00Z" w:id="287">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288">
            <w:rPr>
              <w:rFonts w:ascii="Arial" w:hAnsi="Arial" w:cs="Arial"/>
              <w:sz w:val="28"/>
              <w:szCs w:val="28"/>
              <w:lang w:val="x-none"/>
            </w:rPr>
          </w:rPrChange>
        </w:rPr>
        <w:t xml:space="preserve"> </w:t>
      </w:r>
    </w:p>
    <w:p w:rsidRPr="00114DD5" w:rsidR="00420EA2" w:rsidP="00420EA2" w:rsidRDefault="00420EA2" w14:paraId="609BA1F8" w14:textId="77777777">
      <w:pPr>
        <w:jc w:val="both"/>
        <w:rPr>
          <w:rFonts w:ascii="Arial" w:hAnsi="Arial" w:cs="Arial"/>
          <w:sz w:val="28"/>
          <w:szCs w:val="28"/>
          <w:rPrChange w:author="Transcriber01 JHB" w:date="2025-08-22T12:28:00Z" w16du:dateUtc="2025-08-22T10:28:00Z" w:id="289">
            <w:rPr>
              <w:rFonts w:ascii="Arial" w:hAnsi="Arial" w:cs="Arial"/>
              <w:sz w:val="28"/>
              <w:szCs w:val="28"/>
              <w:lang w:val="x-none"/>
            </w:rPr>
          </w:rPrChange>
        </w:rPr>
      </w:pPr>
      <w:proofErr w:type="spellStart"/>
      <w:r w:rsidRPr="00114DD5">
        <w:rPr>
          <w:rFonts w:ascii="Arial" w:hAnsi="Arial" w:cs="Arial"/>
          <w:sz w:val="28"/>
          <w:szCs w:val="28"/>
          <w:rPrChange w:author="Transcriber01 JHB" w:date="2025-08-22T12:28:00Z" w16du:dateUtc="2025-08-22T10:28:00Z" w:id="290">
            <w:rPr>
              <w:rFonts w:ascii="Arial" w:hAnsi="Arial" w:cs="Arial"/>
              <w:sz w:val="28"/>
              <w:szCs w:val="28"/>
              <w:lang w:val="x-none"/>
            </w:rPr>
          </w:rPrChange>
        </w:rPr>
        <w:t>Akanga</w:t>
      </w:r>
      <w:proofErr w:type="spellEnd"/>
      <w:r w:rsidRPr="00114DD5">
        <w:rPr>
          <w:rFonts w:ascii="Arial" w:hAnsi="Arial" w:cs="Arial"/>
          <w:sz w:val="28"/>
          <w:szCs w:val="28"/>
          <w:rPrChange w:author="Transcriber01 JHB" w:date="2025-08-22T12:28:00Z" w16du:dateUtc="2025-08-22T10:28:00Z" w:id="291">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292">
            <w:rPr>
              <w:rFonts w:ascii="Arial" w:hAnsi="Arial" w:cs="Arial"/>
              <w:sz w:val="28"/>
              <w:szCs w:val="28"/>
              <w:lang w:val="x-none"/>
            </w:rPr>
          </w:rPrChange>
        </w:rPr>
        <w:t>akudzwa</w:t>
      </w:r>
      <w:proofErr w:type="spellEnd"/>
      <w:r w:rsidRPr="00114DD5">
        <w:rPr>
          <w:rFonts w:ascii="Arial" w:hAnsi="Arial" w:cs="Arial"/>
          <w:sz w:val="28"/>
          <w:szCs w:val="28"/>
          <w:rPrChange w:author="Transcriber01 JHB" w:date="2025-08-22T12:28:00Z" w16du:dateUtc="2025-08-22T10:28:00Z" w:id="293">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294">
            <w:rPr>
              <w:rFonts w:ascii="Arial" w:hAnsi="Arial" w:cs="Arial"/>
              <w:sz w:val="28"/>
              <w:szCs w:val="28"/>
              <w:lang w:val="x-none"/>
            </w:rPr>
          </w:rPrChange>
        </w:rPr>
        <w:t>nani</w:t>
      </w:r>
      <w:proofErr w:type="spellEnd"/>
      <w:r w:rsidRPr="00114DD5">
        <w:rPr>
          <w:rFonts w:ascii="Arial" w:hAnsi="Arial" w:cs="Arial"/>
          <w:sz w:val="28"/>
          <w:szCs w:val="28"/>
          <w:rPrChange w:author="Transcriber01 JHB" w:date="2025-08-22T12:28:00Z" w16du:dateUtc="2025-08-22T10:28:00Z" w:id="295">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296">
            <w:rPr>
              <w:rFonts w:ascii="Arial" w:hAnsi="Arial" w:cs="Arial"/>
              <w:sz w:val="28"/>
              <w:szCs w:val="28"/>
              <w:lang w:val="x-none"/>
            </w:rPr>
          </w:rPrChange>
        </w:rPr>
        <w:t>izvozvo</w:t>
      </w:r>
      <w:proofErr w:type="spellEnd"/>
      <w:r w:rsidRPr="00114DD5">
        <w:rPr>
          <w:rFonts w:ascii="Arial" w:hAnsi="Arial" w:cs="Arial"/>
          <w:sz w:val="28"/>
          <w:szCs w:val="28"/>
          <w:rPrChange w:author="Transcriber01 JHB" w:date="2025-08-22T12:28:00Z" w16du:dateUtc="2025-08-22T10:28:00Z" w:id="297">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298">
            <w:rPr>
              <w:rFonts w:ascii="Arial" w:hAnsi="Arial" w:cs="Arial"/>
              <w:sz w:val="18"/>
              <w:szCs w:val="18"/>
              <w:lang w:val="x-none"/>
            </w:rPr>
          </w:rPrChange>
        </w:rPr>
        <w:t>[Congregation says, “</w:t>
      </w:r>
      <w:proofErr w:type="spellStart"/>
      <w:r w:rsidRPr="00114DD5">
        <w:rPr>
          <w:rFonts w:ascii="Arial" w:hAnsi="Arial" w:cs="Arial"/>
          <w:sz w:val="18"/>
          <w:szCs w:val="18"/>
          <w:rPrChange w:author="Transcriber01 JHB" w:date="2025-08-22T12:28:00Z" w16du:dateUtc="2025-08-22T10:28:00Z" w:id="299">
            <w:rPr>
              <w:rFonts w:ascii="Arial" w:hAnsi="Arial" w:cs="Arial"/>
              <w:sz w:val="18"/>
              <w:szCs w:val="18"/>
              <w:lang w:val="x-none"/>
            </w:rPr>
          </w:rPrChange>
        </w:rPr>
        <w:t>nababa</w:t>
      </w:r>
      <w:proofErr w:type="spellEnd"/>
      <w:r w:rsidRPr="00114DD5">
        <w:rPr>
          <w:rFonts w:ascii="Arial" w:hAnsi="Arial" w:cs="Arial"/>
          <w:sz w:val="18"/>
          <w:szCs w:val="18"/>
          <w:rPrChange w:author="Transcriber01 JHB" w:date="2025-08-22T12:28:00Z" w16du:dateUtc="2025-08-22T10:28:00Z" w:id="300">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301">
            <w:rPr>
              <w:rFonts w:ascii="Arial" w:hAnsi="Arial" w:cs="Arial"/>
              <w:sz w:val="28"/>
              <w:szCs w:val="28"/>
              <w:lang w:val="x-none"/>
            </w:rPr>
          </w:rPrChange>
        </w:rPr>
        <w:t xml:space="preserve"> Muri </w:t>
      </w:r>
      <w:proofErr w:type="spellStart"/>
      <w:r w:rsidRPr="00114DD5">
        <w:rPr>
          <w:rFonts w:ascii="Arial" w:hAnsi="Arial" w:cs="Arial"/>
          <w:sz w:val="28"/>
          <w:szCs w:val="28"/>
          <w:rPrChange w:author="Transcriber01 JHB" w:date="2025-08-22T12:28:00Z" w16du:dateUtc="2025-08-22T10:28:00Z" w:id="302">
            <w:rPr>
              <w:rFonts w:ascii="Arial" w:hAnsi="Arial" w:cs="Arial"/>
              <w:sz w:val="28"/>
              <w:szCs w:val="28"/>
              <w:lang w:val="x-none"/>
            </w:rPr>
          </w:rPrChange>
        </w:rPr>
        <w:t>kuzviona</w:t>
      </w:r>
      <w:proofErr w:type="spellEnd"/>
      <w:r w:rsidRPr="00114DD5">
        <w:rPr>
          <w:rFonts w:ascii="Arial" w:hAnsi="Arial" w:cs="Arial"/>
          <w:sz w:val="28"/>
          <w:szCs w:val="28"/>
          <w:rPrChange w:author="Transcriber01 JHB" w:date="2025-08-22T12:28:00Z" w16du:dateUtc="2025-08-22T10:28:00Z" w:id="303">
            <w:rPr>
              <w:rFonts w:ascii="Arial" w:hAnsi="Arial" w:cs="Arial"/>
              <w:sz w:val="28"/>
              <w:szCs w:val="28"/>
              <w:lang w:val="x-none"/>
            </w:rPr>
          </w:rPrChange>
        </w:rPr>
        <w:t>?</w:t>
      </w:r>
      <w:r w:rsidRPr="00114DD5">
        <w:rPr>
          <w:rFonts w:ascii="Arial" w:hAnsi="Arial" w:cs="Arial"/>
          <w:sz w:val="18"/>
          <w:szCs w:val="18"/>
          <w:rPrChange w:author="Transcriber01 JHB" w:date="2025-08-22T12:28:00Z" w16du:dateUtc="2025-08-22T10:28:00Z" w:id="304">
            <w:rPr>
              <w:rFonts w:ascii="Arial" w:hAnsi="Arial" w:cs="Arial"/>
              <w:sz w:val="18"/>
              <w:szCs w:val="18"/>
              <w:lang w:val="x-none"/>
            </w:rPr>
          </w:rPrChange>
        </w:rPr>
        <w:t xml:space="preserve"> [Congregation says, “Amen.”]</w:t>
      </w:r>
      <w:r w:rsidRPr="00114DD5">
        <w:rPr>
          <w:rFonts w:ascii="Arial" w:hAnsi="Arial" w:cs="Arial"/>
          <w:sz w:val="28"/>
          <w:szCs w:val="28"/>
          <w:rPrChange w:author="Transcriber01 JHB" w:date="2025-08-22T12:28:00Z" w16du:dateUtc="2025-08-22T10:28:00Z" w:id="305">
            <w:rPr>
              <w:rFonts w:ascii="Arial" w:hAnsi="Arial" w:cs="Arial"/>
              <w:sz w:val="28"/>
              <w:szCs w:val="28"/>
              <w:lang w:val="x-none"/>
            </w:rPr>
          </w:rPrChange>
        </w:rPr>
        <w:t xml:space="preserve"> </w:t>
      </w:r>
    </w:p>
    <w:p w:rsidRPr="0076402D" w:rsidR="00420EA2" w:rsidP="00420EA2" w:rsidRDefault="00420EA2" w14:paraId="4DA18D25" w14:textId="77777777">
      <w:pPr>
        <w:jc w:val="both"/>
        <w:rPr>
          <w:rFonts w:ascii="Arial" w:hAnsi="Arial" w:cs="Arial"/>
          <w:sz w:val="18"/>
          <w:szCs w:val="18"/>
          <w:lang w:val="en-ZW"/>
          <w:rPrChange w:author="Transcriber01 JHB" w:date="2025-08-22T14:49:00Z" w16du:dateUtc="2025-08-22T12:49:00Z" w:id="306">
            <w:rPr>
              <w:rFonts w:ascii="Arial" w:hAnsi="Arial" w:cs="Arial"/>
              <w:sz w:val="28"/>
              <w:szCs w:val="28"/>
              <w:lang w:val="x-none"/>
            </w:rPr>
          </w:rPrChange>
        </w:rPr>
      </w:pPr>
      <w:r w:rsidRPr="004B30C3">
        <w:rPr>
          <w:rFonts w:ascii="Arial" w:hAnsi="Arial" w:cs="Arial"/>
          <w:sz w:val="28"/>
          <w:szCs w:val="28"/>
          <w:vertAlign w:val="superscript"/>
        </w:rPr>
        <w:t>470</w:t>
      </w:r>
      <w:r>
        <w:rPr>
          <w:rFonts w:ascii="Arial" w:hAnsi="Arial" w:cs="Arial"/>
          <w:sz w:val="28"/>
          <w:szCs w:val="28"/>
        </w:rPr>
        <w:t xml:space="preserve"> </w:t>
      </w:r>
      <w:r w:rsidRPr="0086440A">
        <w:rPr>
          <w:rFonts w:ascii="Arial" w:hAnsi="Arial" w:cs="Arial"/>
          <w:sz w:val="28"/>
          <w:szCs w:val="28"/>
        </w:rPr>
        <w:t xml:space="preserve">Vana </w:t>
      </w:r>
      <w:proofErr w:type="spellStart"/>
      <w:r w:rsidRPr="00114DD5">
        <w:rPr>
          <w:rFonts w:ascii="Arial" w:hAnsi="Arial" w:cs="Arial"/>
          <w:sz w:val="28"/>
          <w:szCs w:val="28"/>
          <w:rPrChange w:author="Transcriber01 JHB" w:date="2025-08-22T12:28:00Z" w16du:dateUtc="2025-08-22T10:28:00Z" w:id="307">
            <w:rPr>
              <w:rFonts w:ascii="Arial" w:hAnsi="Arial" w:cs="Arial"/>
              <w:sz w:val="28"/>
              <w:szCs w:val="28"/>
              <w:lang w:val="x-none"/>
            </w:rPr>
          </w:rPrChange>
        </w:rPr>
        <w:t>vasina</w:t>
      </w:r>
      <w:proofErr w:type="spellEnd"/>
      <w:r w:rsidRPr="00114DD5">
        <w:rPr>
          <w:rFonts w:ascii="Arial" w:hAnsi="Arial" w:cs="Arial"/>
          <w:sz w:val="28"/>
          <w:szCs w:val="28"/>
          <w:rPrChange w:author="Transcriber01 JHB" w:date="2025-08-22T12:28:00Z" w16du:dateUtc="2025-08-22T10:28:00Z" w:id="30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309">
            <w:rPr>
              <w:rFonts w:ascii="Arial" w:hAnsi="Arial" w:cs="Arial"/>
              <w:sz w:val="28"/>
              <w:szCs w:val="28"/>
              <w:lang w:val="x-none"/>
            </w:rPr>
          </w:rPrChange>
        </w:rPr>
        <w:t>basa</w:t>
      </w:r>
      <w:proofErr w:type="spellEnd"/>
      <w:r w:rsidRPr="00114DD5">
        <w:rPr>
          <w:rFonts w:ascii="Arial" w:hAnsi="Arial" w:cs="Arial"/>
          <w:sz w:val="28"/>
          <w:szCs w:val="28"/>
          <w:rPrChange w:author="Transcriber01 JHB" w:date="2025-08-22T12:28:00Z" w16du:dateUtc="2025-08-22T10:28:00Z" w:id="310">
            <w:rPr>
              <w:rFonts w:ascii="Arial" w:hAnsi="Arial" w:cs="Arial"/>
              <w:sz w:val="28"/>
              <w:szCs w:val="28"/>
              <w:lang w:val="x-none"/>
            </w:rPr>
          </w:rPrChange>
        </w:rPr>
        <w:t xml:space="preserve"> nana baba </w:t>
      </w:r>
      <w:proofErr w:type="spellStart"/>
      <w:r w:rsidRPr="00114DD5">
        <w:rPr>
          <w:rFonts w:ascii="Arial" w:hAnsi="Arial" w:cs="Arial"/>
          <w:sz w:val="28"/>
          <w:szCs w:val="28"/>
          <w:rPrChange w:author="Transcriber01 JHB" w:date="2025-08-22T12:28:00Z" w16du:dateUtc="2025-08-22T10:28:00Z" w:id="311">
            <w:rPr>
              <w:rFonts w:ascii="Arial" w:hAnsi="Arial" w:cs="Arial"/>
              <w:sz w:val="28"/>
              <w:szCs w:val="28"/>
              <w:lang w:val="x-none"/>
            </w:rPr>
          </w:rPrChange>
        </w:rPr>
        <w:t>ndeve</w:t>
      </w:r>
      <w:proofErr w:type="spellEnd"/>
      <w:r w:rsidRPr="00114DD5">
        <w:rPr>
          <w:rFonts w:ascii="Arial" w:hAnsi="Arial" w:cs="Arial"/>
          <w:sz w:val="28"/>
          <w:szCs w:val="28"/>
          <w:rPrChange w:author="Transcriber01 JHB" w:date="2025-08-22T12:28:00Z" w16du:dateUtc="2025-08-22T10:28:00Z" w:id="31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313">
            <w:rPr>
              <w:rFonts w:ascii="Arial" w:hAnsi="Arial" w:cs="Arial"/>
              <w:sz w:val="28"/>
              <w:szCs w:val="28"/>
              <w:lang w:val="x-none"/>
            </w:rPr>
          </w:rPrChange>
        </w:rPr>
        <w:t>mazuva</w:t>
      </w:r>
      <w:proofErr w:type="spellEnd"/>
      <w:r w:rsidRPr="00114DD5">
        <w:rPr>
          <w:rFonts w:ascii="Arial" w:hAnsi="Arial" w:cs="Arial"/>
          <w:sz w:val="28"/>
          <w:szCs w:val="28"/>
          <w:rPrChange w:author="Transcriber01 JHB" w:date="2025-08-22T12:28:00Z" w16du:dateUtc="2025-08-22T10:28:00Z" w:id="31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315">
            <w:rPr>
              <w:rFonts w:ascii="Arial" w:hAnsi="Arial" w:cs="Arial"/>
              <w:sz w:val="28"/>
              <w:szCs w:val="28"/>
              <w:lang w:val="x-none"/>
            </w:rPr>
          </w:rPrChange>
        </w:rPr>
        <w:t>ano</w:t>
      </w:r>
      <w:proofErr w:type="spellEnd"/>
      <w:r w:rsidRPr="00114DD5">
        <w:rPr>
          <w:rFonts w:ascii="Arial" w:hAnsi="Arial" w:cs="Arial"/>
          <w:sz w:val="28"/>
          <w:szCs w:val="28"/>
          <w:rPrChange w:author="Transcriber01 JHB" w:date="2025-08-22T12:28:00Z" w16du:dateUtc="2025-08-22T10:28:00Z" w:id="316">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317">
            <w:rPr>
              <w:rFonts w:ascii="Arial" w:hAnsi="Arial" w:cs="Arial"/>
              <w:sz w:val="28"/>
              <w:szCs w:val="28"/>
              <w:lang w:val="x-none"/>
            </w:rPr>
          </w:rPrChange>
        </w:rPr>
        <w:t>Vanofunga</w:t>
      </w:r>
      <w:proofErr w:type="spellEnd"/>
      <w:r w:rsidRPr="00114DD5">
        <w:rPr>
          <w:rFonts w:ascii="Arial" w:hAnsi="Arial" w:cs="Arial"/>
          <w:sz w:val="28"/>
          <w:szCs w:val="28"/>
          <w:rPrChange w:author="Transcriber01 JHB" w:date="2025-08-22T12:28:00Z" w16du:dateUtc="2025-08-22T10:28:00Z" w:id="31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319">
            <w:rPr>
              <w:rFonts w:ascii="Arial" w:hAnsi="Arial" w:cs="Arial"/>
              <w:sz w:val="28"/>
              <w:szCs w:val="28"/>
              <w:lang w:val="x-none"/>
            </w:rPr>
          </w:rPrChange>
        </w:rPr>
        <w:t>kuti</w:t>
      </w:r>
      <w:proofErr w:type="spellEnd"/>
      <w:r w:rsidRPr="00114DD5">
        <w:rPr>
          <w:rFonts w:ascii="Arial" w:hAnsi="Arial" w:cs="Arial"/>
          <w:sz w:val="28"/>
          <w:szCs w:val="28"/>
          <w:rPrChange w:author="Transcriber01 JHB" w:date="2025-08-22T12:28:00Z" w16du:dateUtc="2025-08-22T10:28:00Z" w:id="32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321">
            <w:rPr>
              <w:rFonts w:ascii="Arial" w:hAnsi="Arial" w:cs="Arial"/>
              <w:sz w:val="28"/>
              <w:szCs w:val="28"/>
              <w:lang w:val="x-none"/>
            </w:rPr>
          </w:rPrChange>
        </w:rPr>
        <w:t>vanongoita</w:t>
      </w:r>
      <w:proofErr w:type="spellEnd"/>
      <w:r w:rsidRPr="00114DD5">
        <w:rPr>
          <w:rFonts w:ascii="Arial" w:hAnsi="Arial" w:cs="Arial"/>
          <w:sz w:val="28"/>
          <w:szCs w:val="28"/>
          <w:rPrChange w:author="Transcriber01 JHB" w:date="2025-08-22T12:28:00Z" w16du:dateUtc="2025-08-22T10:28:00Z" w:id="322">
            <w:rPr>
              <w:rFonts w:ascii="Arial" w:hAnsi="Arial" w:cs="Arial"/>
              <w:sz w:val="28"/>
              <w:szCs w:val="28"/>
              <w:lang w:val="x-none"/>
            </w:rPr>
          </w:rPrChange>
        </w:rPr>
        <w:t xml:space="preserve">  raki </w:t>
      </w:r>
      <w:r w:rsidRPr="00114DD5">
        <w:rPr>
          <w:rFonts w:ascii="Arial" w:hAnsi="Arial" w:cs="Arial"/>
          <w:sz w:val="18"/>
          <w:szCs w:val="18"/>
        </w:rPr>
        <w:t>[lucky—ED]</w:t>
      </w:r>
      <w:r w:rsidRPr="009B5EB5">
        <w:rPr>
          <w:rFonts w:ascii="Arial" w:hAnsi="Arial" w:cs="Arial"/>
          <w:sz w:val="28"/>
          <w:szCs w:val="28"/>
        </w:rPr>
        <w:t xml:space="preserve"> </w:t>
      </w:r>
      <w:proofErr w:type="spellStart"/>
      <w:r w:rsidRPr="009B5EB5">
        <w:rPr>
          <w:rFonts w:ascii="Arial" w:hAnsi="Arial" w:cs="Arial"/>
          <w:sz w:val="28"/>
          <w:szCs w:val="28"/>
        </w:rPr>
        <w:t>mutaundi</w:t>
      </w:r>
      <w:proofErr w:type="spellEnd"/>
      <w:r w:rsidRPr="009B5EB5">
        <w:rPr>
          <w:rFonts w:ascii="Arial" w:hAnsi="Arial" w:cs="Arial"/>
          <w:sz w:val="28"/>
          <w:szCs w:val="28"/>
        </w:rPr>
        <w:t xml:space="preserve">. </w:t>
      </w:r>
      <w:proofErr w:type="spellStart"/>
      <w:r w:rsidRPr="009B5EB5">
        <w:rPr>
          <w:rFonts w:ascii="Arial" w:hAnsi="Arial" w:cs="Arial"/>
          <w:sz w:val="28"/>
          <w:szCs w:val="28"/>
        </w:rPr>
        <w:t>Anongopinda</w:t>
      </w:r>
      <w:proofErr w:type="spellEnd"/>
      <w:r w:rsidRPr="009B5EB5">
        <w:rPr>
          <w:rFonts w:ascii="Arial" w:hAnsi="Arial" w:cs="Arial"/>
          <w:sz w:val="28"/>
          <w:szCs w:val="28"/>
        </w:rPr>
        <w:t xml:space="preserve"> </w:t>
      </w:r>
      <w:proofErr w:type="spellStart"/>
      <w:r w:rsidRPr="009B5EB5">
        <w:rPr>
          <w:rFonts w:ascii="Arial" w:hAnsi="Arial" w:cs="Arial"/>
          <w:sz w:val="28"/>
          <w:szCs w:val="28"/>
        </w:rPr>
        <w:t>pinda</w:t>
      </w:r>
      <w:proofErr w:type="spellEnd"/>
      <w:r w:rsidRPr="009B5EB5">
        <w:rPr>
          <w:rFonts w:ascii="Arial" w:hAnsi="Arial" w:cs="Arial"/>
          <w:sz w:val="28"/>
          <w:szCs w:val="28"/>
        </w:rPr>
        <w:t xml:space="preserve"> </w:t>
      </w:r>
      <w:proofErr w:type="spellStart"/>
      <w:r w:rsidRPr="009B5EB5">
        <w:rPr>
          <w:rFonts w:ascii="Arial" w:hAnsi="Arial" w:cs="Arial"/>
          <w:sz w:val="28"/>
          <w:szCs w:val="28"/>
        </w:rPr>
        <w:t>muma</w:t>
      </w:r>
      <w:proofErr w:type="spellEnd"/>
      <w:r w:rsidRPr="009B5EB5">
        <w:rPr>
          <w:rFonts w:ascii="Arial" w:hAnsi="Arial" w:cs="Arial"/>
          <w:sz w:val="28"/>
          <w:szCs w:val="28"/>
        </w:rPr>
        <w:t xml:space="preserve"> office. </w:t>
      </w:r>
      <w:proofErr w:type="spellStart"/>
      <w:r w:rsidRPr="009B5EB5">
        <w:rPr>
          <w:rFonts w:ascii="Arial" w:hAnsi="Arial" w:cs="Arial"/>
          <w:sz w:val="28"/>
          <w:szCs w:val="28"/>
        </w:rPr>
        <w:t>Achingopinda</w:t>
      </w:r>
      <w:proofErr w:type="spellEnd"/>
      <w:r w:rsidRPr="009B5EB5">
        <w:rPr>
          <w:rFonts w:ascii="Arial" w:hAnsi="Arial" w:cs="Arial"/>
          <w:sz w:val="28"/>
          <w:szCs w:val="28"/>
        </w:rPr>
        <w:t xml:space="preserve"> </w:t>
      </w:r>
      <w:proofErr w:type="spellStart"/>
      <w:r w:rsidRPr="009B5EB5">
        <w:rPr>
          <w:rFonts w:ascii="Arial" w:hAnsi="Arial" w:cs="Arial"/>
          <w:sz w:val="28"/>
          <w:szCs w:val="28"/>
        </w:rPr>
        <w:t>pinda</w:t>
      </w:r>
      <w:proofErr w:type="spellEnd"/>
      <w:r w:rsidRPr="009B5EB5">
        <w:rPr>
          <w:rFonts w:ascii="Arial" w:hAnsi="Arial" w:cs="Arial"/>
          <w:sz w:val="28"/>
          <w:szCs w:val="28"/>
        </w:rPr>
        <w:t xml:space="preserve"> </w:t>
      </w:r>
      <w:proofErr w:type="spellStart"/>
      <w:r w:rsidRPr="009B5EB5">
        <w:rPr>
          <w:rFonts w:ascii="Arial" w:hAnsi="Arial" w:cs="Arial"/>
          <w:sz w:val="28"/>
          <w:szCs w:val="28"/>
        </w:rPr>
        <w:t>muma</w:t>
      </w:r>
      <w:proofErr w:type="spellEnd"/>
      <w:r w:rsidRPr="009B5EB5">
        <w:rPr>
          <w:rFonts w:ascii="Arial" w:hAnsi="Arial" w:cs="Arial"/>
          <w:sz w:val="28"/>
          <w:szCs w:val="28"/>
        </w:rPr>
        <w:t xml:space="preserve"> office, </w:t>
      </w:r>
      <w:proofErr w:type="spellStart"/>
      <w:r w:rsidRPr="009B5EB5">
        <w:rPr>
          <w:rFonts w:ascii="Arial" w:hAnsi="Arial" w:cs="Arial"/>
          <w:sz w:val="28"/>
          <w:szCs w:val="28"/>
        </w:rPr>
        <w:t>nemuma</w:t>
      </w:r>
      <w:proofErr w:type="spellEnd"/>
      <w:r w:rsidRPr="009B5EB5">
        <w:rPr>
          <w:rFonts w:ascii="Arial" w:hAnsi="Arial" w:cs="Arial"/>
          <w:sz w:val="28"/>
          <w:szCs w:val="28"/>
        </w:rPr>
        <w:t xml:space="preserve">   </w:t>
      </w:r>
      <w:proofErr w:type="spellStart"/>
      <w:r w:rsidRPr="00114DD5">
        <w:rPr>
          <w:rFonts w:ascii="Arial" w:hAnsi="Arial" w:cs="Arial"/>
          <w:i/>
          <w:iCs/>
          <w:sz w:val="28"/>
          <w:szCs w:val="28"/>
          <w:rPrChange w:author="Transcriber01 JHB" w:date="2025-08-22T12:28:00Z" w16du:dateUtc="2025-08-22T10:28:00Z" w:id="323">
            <w:rPr>
              <w:rFonts w:ascii="Arial" w:hAnsi="Arial" w:cs="Arial"/>
              <w:sz w:val="28"/>
              <w:szCs w:val="28"/>
              <w:lang w:val="x-none"/>
            </w:rPr>
          </w:rPrChange>
        </w:rPr>
        <w:t>fri</w:t>
      </w:r>
      <w:proofErr w:type="spellEnd"/>
      <w:r w:rsidRPr="00114DD5">
        <w:rPr>
          <w:rFonts w:ascii="Arial" w:hAnsi="Arial" w:cs="Arial"/>
          <w:sz w:val="28"/>
          <w:szCs w:val="28"/>
          <w:rPrChange w:author="Transcriber01 JHB" w:date="2025-08-22T12:28:00Z" w16du:dateUtc="2025-08-22T10:28:00Z" w:id="324">
            <w:rPr>
              <w:rFonts w:ascii="Arial" w:hAnsi="Arial" w:cs="Arial"/>
              <w:sz w:val="28"/>
              <w:szCs w:val="28"/>
              <w:lang w:val="x-none"/>
            </w:rPr>
          </w:rPrChange>
        </w:rPr>
        <w:t xml:space="preserve"> </w:t>
      </w:r>
      <w:r w:rsidRPr="00114DD5">
        <w:rPr>
          <w:rFonts w:ascii="Arial" w:hAnsi="Arial" w:cs="Arial"/>
          <w:sz w:val="18"/>
          <w:szCs w:val="18"/>
        </w:rPr>
        <w:t>[flea—ED]</w:t>
      </w:r>
      <w:r w:rsidRPr="00114DD5">
        <w:rPr>
          <w:rFonts w:ascii="Arial" w:hAnsi="Arial" w:cs="Arial"/>
          <w:sz w:val="28"/>
          <w:szCs w:val="28"/>
          <w:rPrChange w:author="Transcriber01 JHB" w:date="2025-08-22T12:28:00Z" w16du:dateUtc="2025-08-22T10:28:00Z" w:id="325">
            <w:rPr>
              <w:rFonts w:ascii="Arial" w:hAnsi="Arial" w:cs="Arial"/>
              <w:sz w:val="28"/>
              <w:szCs w:val="28"/>
              <w:lang w:val="x-none"/>
            </w:rPr>
          </w:rPrChange>
        </w:rPr>
        <w:t xml:space="preserve"> market, </w:t>
      </w:r>
      <w:proofErr w:type="spellStart"/>
      <w:r w:rsidRPr="00114DD5">
        <w:rPr>
          <w:rFonts w:ascii="Arial" w:hAnsi="Arial" w:cs="Arial"/>
          <w:sz w:val="28"/>
          <w:szCs w:val="28"/>
          <w:rPrChange w:author="Transcriber01 JHB" w:date="2025-08-22T12:28:00Z" w16du:dateUtc="2025-08-22T10:28:00Z" w:id="326">
            <w:rPr>
              <w:rFonts w:ascii="Arial" w:hAnsi="Arial" w:cs="Arial"/>
              <w:sz w:val="28"/>
              <w:szCs w:val="28"/>
              <w:lang w:val="x-none"/>
            </w:rPr>
          </w:rPrChange>
        </w:rPr>
        <w:t>nemuma</w:t>
      </w:r>
      <w:proofErr w:type="spellEnd"/>
      <w:r w:rsidRPr="00114DD5">
        <w:rPr>
          <w:rFonts w:ascii="Arial" w:hAnsi="Arial" w:cs="Arial"/>
          <w:sz w:val="28"/>
          <w:szCs w:val="28"/>
          <w:rPrChange w:author="Transcriber01 JHB" w:date="2025-08-22T12:28:00Z" w16du:dateUtc="2025-08-22T10:28:00Z" w:id="327">
            <w:rPr>
              <w:rFonts w:ascii="Arial" w:hAnsi="Arial" w:cs="Arial"/>
              <w:sz w:val="28"/>
              <w:szCs w:val="28"/>
              <w:lang w:val="x-none"/>
            </w:rPr>
          </w:rPrChange>
        </w:rPr>
        <w:t xml:space="preserve">  </w:t>
      </w:r>
      <w:proofErr w:type="spellStart"/>
      <w:r w:rsidRPr="00242AE1">
        <w:rPr>
          <w:rFonts w:ascii="Arial" w:hAnsi="Arial" w:cs="Arial"/>
          <w:i/>
          <w:iCs/>
          <w:sz w:val="28"/>
          <w:szCs w:val="28"/>
          <w:rPrChange w:author="Transcriber01 JHB" w:date="2025-08-22T14:49:00Z" w16du:dateUtc="2025-08-22T12:49:00Z" w:id="328">
            <w:rPr>
              <w:rFonts w:ascii="Arial" w:hAnsi="Arial" w:cs="Arial"/>
              <w:sz w:val="28"/>
              <w:szCs w:val="28"/>
              <w:lang w:val="x-none"/>
            </w:rPr>
          </w:rPrChange>
        </w:rPr>
        <w:t>fri</w:t>
      </w:r>
      <w:proofErr w:type="spellEnd"/>
      <w:r w:rsidRPr="00114DD5">
        <w:rPr>
          <w:rFonts w:ascii="Arial" w:hAnsi="Arial" w:cs="Arial"/>
          <w:sz w:val="28"/>
          <w:szCs w:val="28"/>
          <w:rPrChange w:author="Transcriber01 JHB" w:date="2025-08-22T12:28:00Z" w16du:dateUtc="2025-08-22T10:28:00Z" w:id="329">
            <w:rPr>
              <w:rFonts w:ascii="Arial" w:hAnsi="Arial" w:cs="Arial"/>
              <w:sz w:val="28"/>
              <w:szCs w:val="28"/>
              <w:lang w:val="x-none"/>
            </w:rPr>
          </w:rPrChange>
        </w:rPr>
        <w:t xml:space="preserve"> </w:t>
      </w:r>
      <w:r w:rsidRPr="00BF6446">
        <w:rPr>
          <w:rFonts w:ascii="Arial" w:hAnsi="Arial" w:cs="Arial"/>
          <w:sz w:val="18"/>
          <w:szCs w:val="18"/>
          <w:lang w:val="en-ZW"/>
        </w:rPr>
        <w:t>[</w:t>
      </w:r>
      <w:r>
        <w:rPr>
          <w:rFonts w:ascii="Arial" w:hAnsi="Arial" w:cs="Arial"/>
          <w:sz w:val="18"/>
          <w:szCs w:val="18"/>
          <w:lang w:val="en-ZW"/>
        </w:rPr>
        <w:t>flea—ED</w:t>
      </w:r>
      <w:r w:rsidRPr="00BF6446">
        <w:rPr>
          <w:rFonts w:ascii="Arial" w:hAnsi="Arial" w:cs="Arial"/>
          <w:sz w:val="18"/>
          <w:szCs w:val="18"/>
          <w:lang w:val="en-ZW"/>
        </w:rPr>
        <w:t>]</w:t>
      </w:r>
      <w:r>
        <w:rPr>
          <w:rFonts w:ascii="Arial" w:hAnsi="Arial" w:cs="Arial"/>
          <w:sz w:val="28"/>
          <w:szCs w:val="28"/>
          <w:lang w:val="x-none"/>
        </w:rPr>
        <w:t xml:space="preserve"> </w:t>
      </w:r>
      <w:r w:rsidRPr="00114DD5">
        <w:rPr>
          <w:rFonts w:ascii="Arial" w:hAnsi="Arial" w:cs="Arial"/>
          <w:sz w:val="28"/>
          <w:szCs w:val="28"/>
          <w:rPrChange w:author="Transcriber01 JHB" w:date="2025-08-22T12:28:00Z" w16du:dateUtc="2025-08-22T10:28:00Z" w:id="330">
            <w:rPr>
              <w:rFonts w:ascii="Arial" w:hAnsi="Arial" w:cs="Arial"/>
              <w:sz w:val="28"/>
              <w:szCs w:val="28"/>
              <w:lang w:val="x-none"/>
            </w:rPr>
          </w:rPrChange>
        </w:rPr>
        <w:t xml:space="preserve">market. </w:t>
      </w:r>
      <w:proofErr w:type="spellStart"/>
      <w:r w:rsidRPr="00114DD5">
        <w:rPr>
          <w:rFonts w:ascii="Arial" w:hAnsi="Arial" w:cs="Arial"/>
          <w:sz w:val="28"/>
          <w:szCs w:val="28"/>
          <w:rPrChange w:author="Transcriber01 JHB" w:date="2025-08-22T12:28:00Z" w16du:dateUtc="2025-08-22T10:28:00Z" w:id="331">
            <w:rPr>
              <w:rFonts w:ascii="Arial" w:hAnsi="Arial" w:cs="Arial"/>
              <w:sz w:val="28"/>
              <w:szCs w:val="28"/>
              <w:lang w:val="x-none"/>
            </w:rPr>
          </w:rPrChange>
        </w:rPr>
        <w:t>Ongobuda</w:t>
      </w:r>
      <w:proofErr w:type="spellEnd"/>
      <w:r w:rsidRPr="00114DD5">
        <w:rPr>
          <w:rFonts w:ascii="Arial" w:hAnsi="Arial" w:cs="Arial"/>
          <w:sz w:val="28"/>
          <w:szCs w:val="28"/>
          <w:rPrChange w:author="Transcriber01 JHB" w:date="2025-08-22T12:28:00Z" w16du:dateUtc="2025-08-22T10:28:00Z" w:id="33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333">
            <w:rPr>
              <w:rFonts w:ascii="Arial" w:hAnsi="Arial" w:cs="Arial"/>
              <w:sz w:val="28"/>
              <w:szCs w:val="28"/>
              <w:lang w:val="x-none"/>
            </w:rPr>
          </w:rPrChange>
        </w:rPr>
        <w:t>mangwana</w:t>
      </w:r>
      <w:proofErr w:type="spellEnd"/>
      <w:r w:rsidRPr="00114DD5">
        <w:rPr>
          <w:rFonts w:ascii="Arial" w:hAnsi="Arial" w:cs="Arial"/>
          <w:sz w:val="28"/>
          <w:szCs w:val="28"/>
          <w:rPrChange w:author="Transcriber01 JHB" w:date="2025-08-22T12:28:00Z" w16du:dateUtc="2025-08-22T10:28:00Z" w:id="33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335">
            <w:rPr>
              <w:rFonts w:ascii="Arial" w:hAnsi="Arial" w:cs="Arial"/>
              <w:sz w:val="28"/>
              <w:szCs w:val="28"/>
              <w:lang w:val="x-none"/>
            </w:rPr>
          </w:rPrChange>
        </w:rPr>
        <w:t>a</w:t>
      </w:r>
      <w:r>
        <w:rPr>
          <w:rFonts w:ascii="Arial" w:hAnsi="Arial" w:cs="Arial"/>
          <w:sz w:val="28"/>
          <w:szCs w:val="28"/>
        </w:rPr>
        <w:t>a</w:t>
      </w:r>
      <w:r w:rsidRPr="00114DD5">
        <w:rPr>
          <w:rFonts w:ascii="Arial" w:hAnsi="Arial" w:cs="Arial"/>
          <w:sz w:val="28"/>
          <w:szCs w:val="28"/>
          <w:rPrChange w:author="Transcriber01 JHB" w:date="2025-08-22T12:28:00Z" w16du:dateUtc="2025-08-22T10:28:00Z" w:id="336">
            <w:rPr>
              <w:rFonts w:ascii="Arial" w:hAnsi="Arial" w:cs="Arial"/>
              <w:sz w:val="28"/>
              <w:szCs w:val="28"/>
              <w:lang w:val="x-none"/>
            </w:rPr>
          </w:rPrChange>
        </w:rPr>
        <w:t>ne</w:t>
      </w:r>
      <w:proofErr w:type="spellEnd"/>
      <w:r w:rsidRPr="00114DD5">
        <w:rPr>
          <w:rFonts w:ascii="Arial" w:hAnsi="Arial" w:cs="Arial"/>
          <w:sz w:val="28"/>
          <w:szCs w:val="28"/>
          <w:rPrChange w:author="Transcriber01 JHB" w:date="2025-08-22T12:28:00Z" w16du:dateUtc="2025-08-22T10:28:00Z" w:id="337">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338">
            <w:rPr>
              <w:rFonts w:ascii="Arial" w:hAnsi="Arial" w:cs="Arial"/>
              <w:sz w:val="28"/>
              <w:szCs w:val="28"/>
              <w:lang w:val="x-none"/>
            </w:rPr>
          </w:rPrChange>
        </w:rPr>
        <w:t>zvinhu</w:t>
      </w:r>
      <w:proofErr w:type="spellEnd"/>
      <w:r w:rsidRPr="00114DD5">
        <w:rPr>
          <w:rFonts w:ascii="Arial" w:hAnsi="Arial" w:cs="Arial"/>
          <w:sz w:val="28"/>
          <w:szCs w:val="28"/>
          <w:rPrChange w:author="Transcriber01 JHB" w:date="2025-08-22T12:28:00Z" w16du:dateUtc="2025-08-22T10:28:00Z" w:id="339">
            <w:rPr>
              <w:rFonts w:ascii="Arial" w:hAnsi="Arial" w:cs="Arial"/>
              <w:sz w:val="28"/>
              <w:szCs w:val="28"/>
              <w:lang w:val="x-none"/>
            </w:rPr>
          </w:rPrChange>
        </w:rPr>
        <w:t xml:space="preserve">. Hede! It doesn’t happen that…? </w:t>
      </w:r>
      <w:r w:rsidRPr="00114DD5">
        <w:rPr>
          <w:rFonts w:ascii="Arial" w:hAnsi="Arial" w:cs="Arial"/>
          <w:sz w:val="18"/>
          <w:szCs w:val="18"/>
          <w:rPrChange w:author="Transcriber01 JHB" w:date="2025-08-22T12:28:00Z" w16du:dateUtc="2025-08-22T10:28:00Z" w:id="340">
            <w:rPr>
              <w:rFonts w:ascii="Arial" w:hAnsi="Arial" w:cs="Arial"/>
              <w:sz w:val="18"/>
              <w:szCs w:val="18"/>
              <w:lang w:val="x-none"/>
            </w:rPr>
          </w:rPrChange>
        </w:rPr>
        <w:t>[Congregation says, “that way.”]</w:t>
      </w:r>
      <w:r w:rsidRPr="00114DD5">
        <w:rPr>
          <w:rFonts w:ascii="Arial" w:hAnsi="Arial" w:cs="Arial"/>
          <w:sz w:val="28"/>
          <w:szCs w:val="28"/>
          <w:rPrChange w:author="Transcriber01 JHB" w:date="2025-08-22T12:28:00Z" w16du:dateUtc="2025-08-22T10:28:00Z" w:id="341">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342">
            <w:rPr>
              <w:rFonts w:ascii="Arial" w:hAnsi="Arial" w:cs="Arial"/>
              <w:sz w:val="28"/>
              <w:szCs w:val="28"/>
              <w:lang w:val="x-none"/>
            </w:rPr>
          </w:rPrChange>
        </w:rPr>
        <w:t>Vanopa</w:t>
      </w:r>
      <w:proofErr w:type="spellEnd"/>
      <w:r w:rsidRPr="00114DD5">
        <w:rPr>
          <w:rFonts w:ascii="Arial" w:hAnsi="Arial" w:cs="Arial"/>
          <w:sz w:val="28"/>
          <w:szCs w:val="28"/>
          <w:rPrChange w:author="Transcriber01 JHB" w:date="2025-08-22T12:28:00Z" w16du:dateUtc="2025-08-22T10:28:00Z" w:id="343">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344">
            <w:rPr>
              <w:rFonts w:ascii="Arial" w:hAnsi="Arial" w:cs="Arial"/>
              <w:sz w:val="28"/>
              <w:szCs w:val="28"/>
              <w:lang w:val="x-none"/>
            </w:rPr>
          </w:rPrChange>
        </w:rPr>
        <w:t>ndiani</w:t>
      </w:r>
      <w:proofErr w:type="spellEnd"/>
      <w:r w:rsidRPr="00114DD5">
        <w:rPr>
          <w:rFonts w:ascii="Arial" w:hAnsi="Arial" w:cs="Arial"/>
          <w:sz w:val="28"/>
          <w:szCs w:val="28"/>
          <w:rPrChange w:author="Transcriber01 JHB" w:date="2025-08-22T12:28:00Z" w16du:dateUtc="2025-08-22T10:28:00Z" w:id="345">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346">
            <w:rPr>
              <w:rFonts w:ascii="Arial" w:hAnsi="Arial" w:cs="Arial"/>
              <w:sz w:val="18"/>
              <w:szCs w:val="18"/>
              <w:lang w:val="x-none"/>
            </w:rPr>
          </w:rPrChange>
        </w:rPr>
        <w:t>[Congregation says, “</w:t>
      </w:r>
      <w:proofErr w:type="spellStart"/>
      <w:r w:rsidRPr="00114DD5">
        <w:rPr>
          <w:rFonts w:ascii="Arial" w:hAnsi="Arial" w:cs="Arial"/>
          <w:sz w:val="18"/>
          <w:szCs w:val="18"/>
          <w:rPrChange w:author="Transcriber01 JHB" w:date="2025-08-22T12:28:00Z" w16du:dateUtc="2025-08-22T10:28:00Z" w:id="347">
            <w:rPr>
              <w:rFonts w:ascii="Arial" w:hAnsi="Arial" w:cs="Arial"/>
              <w:sz w:val="18"/>
              <w:szCs w:val="18"/>
              <w:lang w:val="x-none"/>
            </w:rPr>
          </w:rPrChange>
        </w:rPr>
        <w:t>ndiMwari</w:t>
      </w:r>
      <w:proofErr w:type="spellEnd"/>
      <w:r w:rsidRPr="00114DD5">
        <w:rPr>
          <w:rFonts w:ascii="Arial" w:hAnsi="Arial" w:cs="Arial"/>
          <w:sz w:val="18"/>
          <w:szCs w:val="18"/>
          <w:rPrChange w:author="Transcriber01 JHB" w:date="2025-08-22T12:28:00Z" w16du:dateUtc="2025-08-22T10:28:00Z" w:id="348">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349">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350">
            <w:rPr>
              <w:rFonts w:ascii="Arial" w:hAnsi="Arial" w:cs="Arial"/>
              <w:sz w:val="28"/>
              <w:szCs w:val="28"/>
              <w:lang w:val="x-none"/>
            </w:rPr>
          </w:rPrChange>
        </w:rPr>
        <w:t>Hativerengeyi</w:t>
      </w:r>
      <w:proofErr w:type="spellEnd"/>
      <w:r w:rsidRPr="00114DD5">
        <w:rPr>
          <w:rFonts w:ascii="Arial" w:hAnsi="Arial" w:cs="Arial"/>
          <w:sz w:val="28"/>
          <w:szCs w:val="28"/>
          <w:rPrChange w:author="Transcriber01 JHB" w:date="2025-08-22T12:28:00Z" w16du:dateUtc="2025-08-22T10:28:00Z" w:id="351">
            <w:rPr>
              <w:rFonts w:ascii="Arial" w:hAnsi="Arial" w:cs="Arial"/>
              <w:sz w:val="28"/>
              <w:szCs w:val="28"/>
              <w:lang w:val="x-none"/>
            </w:rPr>
          </w:rPrChange>
        </w:rPr>
        <w:t xml:space="preserve"> last verse </w:t>
      </w:r>
      <w:proofErr w:type="spellStart"/>
      <w:r w:rsidRPr="00B47860">
        <w:rPr>
          <w:rFonts w:ascii="Arial" w:hAnsi="Arial" w:cs="Arial"/>
          <w:sz w:val="28"/>
          <w:szCs w:val="28"/>
        </w:rPr>
        <w:t>muone</w:t>
      </w:r>
      <w:proofErr w:type="spellEnd"/>
      <w:r w:rsidRPr="00815905">
        <w:rPr>
          <w:rFonts w:ascii="Arial" w:hAnsi="Arial" w:cs="Arial"/>
          <w:sz w:val="28"/>
          <w:szCs w:val="28"/>
        </w:rPr>
        <w:t xml:space="preserve">. Last verse </w:t>
      </w:r>
      <w:proofErr w:type="spellStart"/>
      <w:r w:rsidRPr="00815905">
        <w:rPr>
          <w:rFonts w:ascii="Arial" w:hAnsi="Arial" w:cs="Arial"/>
          <w:sz w:val="28"/>
          <w:szCs w:val="28"/>
        </w:rPr>
        <w:t>iyo</w:t>
      </w:r>
      <w:proofErr w:type="spellEnd"/>
      <w:r w:rsidRPr="00815905">
        <w:rPr>
          <w:rFonts w:ascii="Arial" w:hAnsi="Arial" w:cs="Arial"/>
          <w:sz w:val="28"/>
          <w:szCs w:val="28"/>
        </w:rPr>
        <w:t xml:space="preserve">  </w:t>
      </w:r>
      <w:proofErr w:type="spellStart"/>
      <w:r>
        <w:rPr>
          <w:rFonts w:ascii="Arial" w:hAnsi="Arial" w:cs="Arial"/>
          <w:sz w:val="28"/>
          <w:szCs w:val="28"/>
        </w:rPr>
        <w:t>tiverenge</w:t>
      </w:r>
      <w:proofErr w:type="spellEnd"/>
      <w:r>
        <w:rPr>
          <w:rFonts w:ascii="Arial" w:hAnsi="Arial" w:cs="Arial"/>
          <w:sz w:val="28"/>
          <w:szCs w:val="28"/>
        </w:rPr>
        <w:t xml:space="preserve"> </w:t>
      </w:r>
      <w:r w:rsidRPr="0056191E">
        <w:rPr>
          <w:rFonts w:ascii="Arial" w:hAnsi="Arial" w:cs="Arial"/>
          <w:sz w:val="28"/>
          <w:szCs w:val="28"/>
        </w:rPr>
        <w:t xml:space="preserve">verse 22. </w:t>
      </w:r>
      <w:proofErr w:type="spellStart"/>
      <w:r w:rsidRPr="0056191E">
        <w:rPr>
          <w:rFonts w:ascii="Arial" w:hAnsi="Arial" w:cs="Arial"/>
          <w:sz w:val="28"/>
          <w:szCs w:val="28"/>
        </w:rPr>
        <w:t>Hativerengeyi</w:t>
      </w:r>
      <w:proofErr w:type="spellEnd"/>
      <w:r w:rsidRPr="0056191E">
        <w:rPr>
          <w:rFonts w:ascii="Arial" w:hAnsi="Arial" w:cs="Arial"/>
          <w:sz w:val="28"/>
          <w:szCs w:val="28"/>
        </w:rPr>
        <w:t xml:space="preserve"> verse 22 tese! </w:t>
      </w:r>
      <w:proofErr w:type="spellStart"/>
      <w:r w:rsidRPr="0056191E">
        <w:rPr>
          <w:rFonts w:ascii="Arial" w:hAnsi="Arial" w:cs="Arial"/>
          <w:sz w:val="28"/>
          <w:szCs w:val="28"/>
        </w:rPr>
        <w:t>Hatiite</w:t>
      </w:r>
      <w:proofErr w:type="spellEnd"/>
      <w:r w:rsidRPr="0056191E">
        <w:rPr>
          <w:rFonts w:ascii="Arial" w:hAnsi="Arial" w:cs="Arial"/>
          <w:sz w:val="28"/>
          <w:szCs w:val="28"/>
        </w:rPr>
        <w:t xml:space="preserve"> Ameni tese! </w:t>
      </w:r>
      <w:r w:rsidRPr="0056191E">
        <w:rPr>
          <w:rFonts w:ascii="Arial" w:hAnsi="Arial" w:cs="Arial"/>
          <w:sz w:val="18"/>
          <w:szCs w:val="18"/>
        </w:rPr>
        <w:t>[Congregation says, “Amen.”]</w:t>
      </w:r>
      <w:r w:rsidRPr="0056191E">
        <w:rPr>
          <w:rFonts w:ascii="Arial" w:hAnsi="Arial" w:cs="Arial"/>
          <w:sz w:val="28"/>
          <w:szCs w:val="28"/>
        </w:rPr>
        <w:t xml:space="preserve"> </w:t>
      </w:r>
      <w:proofErr w:type="spellStart"/>
      <w:r w:rsidRPr="0056191E">
        <w:rPr>
          <w:rFonts w:ascii="Arial" w:hAnsi="Arial" w:cs="Arial"/>
          <w:sz w:val="28"/>
          <w:szCs w:val="28"/>
        </w:rPr>
        <w:t>Hativerengeyi</w:t>
      </w:r>
      <w:proofErr w:type="spellEnd"/>
      <w:r w:rsidRPr="0056191E">
        <w:rPr>
          <w:rFonts w:ascii="Arial" w:hAnsi="Arial" w:cs="Arial"/>
          <w:sz w:val="28"/>
          <w:szCs w:val="28"/>
        </w:rPr>
        <w:t xml:space="preserve"> 22 </w:t>
      </w:r>
      <w:proofErr w:type="spellStart"/>
      <w:r w:rsidRPr="0056191E">
        <w:rPr>
          <w:rFonts w:ascii="Arial" w:hAnsi="Arial" w:cs="Arial"/>
          <w:sz w:val="28"/>
          <w:szCs w:val="28"/>
        </w:rPr>
        <w:t>tione</w:t>
      </w:r>
      <w:proofErr w:type="spellEnd"/>
      <w:r>
        <w:rPr>
          <w:rFonts w:ascii="Arial" w:hAnsi="Arial" w:cs="Arial"/>
          <w:sz w:val="28"/>
          <w:szCs w:val="28"/>
        </w:rPr>
        <w:t>:</w:t>
      </w:r>
    </w:p>
    <w:p w:rsidRPr="00114DD5" w:rsidR="00420EA2" w:rsidP="00420EA2" w:rsidRDefault="00420EA2" w14:paraId="49B0AD6A" w14:textId="77777777">
      <w:pPr>
        <w:ind w:left="720"/>
        <w:jc w:val="both"/>
        <w:rPr>
          <w:rFonts w:ascii="Arial" w:hAnsi="Arial" w:cs="Arial"/>
          <w:i/>
          <w:iCs/>
          <w:sz w:val="28"/>
          <w:szCs w:val="28"/>
          <w:rPrChange w:author="Transcriber01 JHB" w:date="2025-08-22T12:28:00Z" w16du:dateUtc="2025-08-22T10:28:00Z" w:id="352">
            <w:rPr>
              <w:rFonts w:ascii="Arial" w:hAnsi="Arial" w:cs="Arial"/>
              <w:i/>
              <w:iCs/>
              <w:sz w:val="28"/>
              <w:szCs w:val="28"/>
              <w:lang w:val="x-none"/>
            </w:rPr>
          </w:rPrChange>
        </w:rPr>
      </w:pPr>
      <w:r w:rsidRPr="00114DD5">
        <w:rPr>
          <w:rFonts w:ascii="Arial" w:hAnsi="Arial" w:cs="Arial"/>
          <w:sz w:val="28"/>
          <w:szCs w:val="28"/>
          <w:rPrChange w:author="Transcriber01 JHB" w:date="2025-08-22T12:28:00Z" w16du:dateUtc="2025-08-22T10:28:00Z" w:id="353">
            <w:rPr>
              <w:rFonts w:ascii="Arial" w:hAnsi="Arial" w:cs="Arial"/>
              <w:sz w:val="28"/>
              <w:szCs w:val="28"/>
              <w:lang w:val="x-none"/>
            </w:rPr>
          </w:rPrChange>
        </w:rPr>
        <w:t xml:space="preserve"> </w:t>
      </w:r>
      <w:r w:rsidRPr="00114DD5">
        <w:rPr>
          <w:rFonts w:ascii="Arial" w:hAnsi="Arial" w:cs="Arial"/>
          <w:i/>
          <w:iCs/>
          <w:sz w:val="28"/>
          <w:szCs w:val="28"/>
          <w:rPrChange w:author="Transcriber01 JHB" w:date="2025-08-22T12:28:00Z" w16du:dateUtc="2025-08-22T10:28:00Z" w:id="354">
            <w:rPr>
              <w:rFonts w:ascii="Arial" w:hAnsi="Arial" w:cs="Arial"/>
              <w:i/>
              <w:iCs/>
              <w:sz w:val="28"/>
              <w:szCs w:val="28"/>
              <w:lang w:val="x-none"/>
            </w:rPr>
          </w:rPrChange>
        </w:rPr>
        <w:t>Moreover I have given to thee one portion above thy brethren,</w:t>
      </w:r>
    </w:p>
    <w:p w:rsidRPr="00114DD5" w:rsidR="00420EA2" w:rsidP="00420EA2" w:rsidRDefault="00420EA2" w14:paraId="19F9A7B5" w14:textId="77777777">
      <w:pPr>
        <w:jc w:val="both"/>
        <w:rPr>
          <w:rFonts w:ascii="Arial" w:hAnsi="Arial" w:cs="Arial"/>
          <w:sz w:val="28"/>
          <w:szCs w:val="28"/>
          <w:rPrChange w:author="Transcriber01 JHB" w:date="2025-08-22T12:28:00Z" w16du:dateUtc="2025-08-22T10:28:00Z" w:id="355">
            <w:rPr>
              <w:rFonts w:ascii="Arial" w:hAnsi="Arial" w:cs="Arial"/>
              <w:sz w:val="28"/>
              <w:szCs w:val="28"/>
              <w:lang w:val="x-none"/>
            </w:rPr>
          </w:rPrChange>
        </w:rPr>
      </w:pPr>
      <w:r w:rsidRPr="004B30C3">
        <w:rPr>
          <w:rFonts w:ascii="Arial" w:hAnsi="Arial" w:cs="Arial"/>
          <w:sz w:val="28"/>
          <w:szCs w:val="28"/>
          <w:vertAlign w:val="superscript"/>
        </w:rPr>
        <w:t>471</w:t>
      </w:r>
      <w:r>
        <w:rPr>
          <w:rFonts w:ascii="Arial" w:hAnsi="Arial" w:cs="Arial"/>
          <w:sz w:val="28"/>
          <w:szCs w:val="28"/>
        </w:rPr>
        <w:t xml:space="preserve"> </w:t>
      </w:r>
      <w:r w:rsidRPr="00114DD5">
        <w:rPr>
          <w:rFonts w:ascii="Arial" w:hAnsi="Arial" w:cs="Arial"/>
          <w:sz w:val="28"/>
          <w:szCs w:val="28"/>
          <w:rPrChange w:author="Transcriber01 JHB" w:date="2025-08-22T12:28:00Z" w16du:dateUtc="2025-08-22T10:28:00Z" w:id="356">
            <w:rPr>
              <w:rFonts w:ascii="Arial" w:hAnsi="Arial" w:cs="Arial"/>
              <w:sz w:val="28"/>
              <w:szCs w:val="28"/>
              <w:lang w:val="x-none"/>
            </w:rPr>
          </w:rPrChange>
        </w:rPr>
        <w:t xml:space="preserve">Muri </w:t>
      </w:r>
      <w:proofErr w:type="spellStart"/>
      <w:r w:rsidRPr="00114DD5">
        <w:rPr>
          <w:rFonts w:ascii="Arial" w:hAnsi="Arial" w:cs="Arial"/>
          <w:sz w:val="28"/>
          <w:szCs w:val="28"/>
          <w:rPrChange w:author="Transcriber01 JHB" w:date="2025-08-22T12:28:00Z" w16du:dateUtc="2025-08-22T10:28:00Z" w:id="357">
            <w:rPr>
              <w:rFonts w:ascii="Arial" w:hAnsi="Arial" w:cs="Arial"/>
              <w:sz w:val="28"/>
              <w:szCs w:val="28"/>
              <w:lang w:val="x-none"/>
            </w:rPr>
          </w:rPrChange>
        </w:rPr>
        <w:t>kuzviona</w:t>
      </w:r>
      <w:proofErr w:type="spellEnd"/>
      <w:r w:rsidRPr="00114DD5">
        <w:rPr>
          <w:rFonts w:ascii="Arial" w:hAnsi="Arial" w:cs="Arial"/>
          <w:sz w:val="28"/>
          <w:szCs w:val="28"/>
          <w:rPrChange w:author="Transcriber01 JHB" w:date="2025-08-22T12:28:00Z" w16du:dateUtc="2025-08-22T10:28:00Z" w:id="35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359">
            <w:rPr>
              <w:rFonts w:ascii="Arial" w:hAnsi="Arial" w:cs="Arial"/>
              <w:sz w:val="28"/>
              <w:szCs w:val="28"/>
              <w:lang w:val="x-none"/>
            </w:rPr>
          </w:rPrChange>
        </w:rPr>
        <w:t>zva</w:t>
      </w:r>
      <w:r>
        <w:rPr>
          <w:rFonts w:ascii="Arial" w:hAnsi="Arial" w:cs="Arial"/>
          <w:sz w:val="28"/>
          <w:szCs w:val="28"/>
        </w:rPr>
        <w:t>’a</w:t>
      </w:r>
      <w:r w:rsidRPr="00114DD5">
        <w:rPr>
          <w:rFonts w:ascii="Arial" w:hAnsi="Arial" w:cs="Arial"/>
          <w:sz w:val="28"/>
          <w:szCs w:val="28"/>
          <w:rPrChange w:author="Transcriber01 JHB" w:date="2025-08-22T12:28:00Z" w16du:dateUtc="2025-08-22T10:28:00Z" w:id="360">
            <w:rPr>
              <w:rFonts w:ascii="Arial" w:hAnsi="Arial" w:cs="Arial"/>
              <w:sz w:val="28"/>
              <w:szCs w:val="28"/>
              <w:lang w:val="x-none"/>
            </w:rPr>
          </w:rPrChange>
        </w:rPr>
        <w:t>taurirwa</w:t>
      </w:r>
      <w:proofErr w:type="spellEnd"/>
      <w:r w:rsidRPr="00114DD5">
        <w:rPr>
          <w:rFonts w:ascii="Arial" w:hAnsi="Arial" w:cs="Arial"/>
          <w:sz w:val="28"/>
          <w:szCs w:val="28"/>
          <w:rPrChange w:author="Transcriber01 JHB" w:date="2025-08-22T12:28:00Z" w16du:dateUtc="2025-08-22T10:28:00Z" w:id="361">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362">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363">
            <w:rPr>
              <w:rFonts w:ascii="Arial" w:hAnsi="Arial" w:cs="Arial"/>
              <w:sz w:val="28"/>
              <w:szCs w:val="28"/>
              <w:lang w:val="x-none"/>
            </w:rPr>
          </w:rPrChange>
        </w:rPr>
        <w:t xml:space="preserve"> Hanzi </w:t>
      </w:r>
      <w:proofErr w:type="spellStart"/>
      <w:r w:rsidRPr="00114DD5">
        <w:rPr>
          <w:rFonts w:ascii="Arial" w:hAnsi="Arial" w:cs="Arial"/>
          <w:sz w:val="28"/>
          <w:szCs w:val="28"/>
          <w:rPrChange w:author="Transcriber01 JHB" w:date="2025-08-22T12:28:00Z" w16du:dateUtc="2025-08-22T10:28:00Z" w:id="364">
            <w:rPr>
              <w:rFonts w:ascii="Arial" w:hAnsi="Arial" w:cs="Arial"/>
              <w:sz w:val="28"/>
              <w:szCs w:val="28"/>
              <w:lang w:val="x-none"/>
            </w:rPr>
          </w:rPrChange>
        </w:rPr>
        <w:t>chii</w:t>
      </w:r>
      <w:proofErr w:type="spellEnd"/>
      <w:r w:rsidRPr="00114DD5">
        <w:rPr>
          <w:rFonts w:ascii="Arial" w:hAnsi="Arial" w:cs="Arial"/>
          <w:sz w:val="28"/>
          <w:szCs w:val="28"/>
          <w:rPrChange w:author="Transcriber01 JHB" w:date="2025-08-22T12:28:00Z" w16du:dateUtc="2025-08-22T10:28:00Z" w:id="365">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366">
            <w:rPr>
              <w:rFonts w:ascii="Arial" w:hAnsi="Arial" w:cs="Arial"/>
              <w:sz w:val="18"/>
              <w:szCs w:val="18"/>
              <w:lang w:val="x-none"/>
            </w:rPr>
          </w:rPrChange>
        </w:rPr>
        <w:t xml:space="preserve">[Congregation says, “one portion above.”] </w:t>
      </w:r>
      <w:r w:rsidRPr="00114DD5">
        <w:rPr>
          <w:rFonts w:ascii="Arial" w:hAnsi="Arial" w:cs="Arial"/>
          <w:sz w:val="28"/>
          <w:szCs w:val="28"/>
          <w:rPrChange w:author="Transcriber01 JHB" w:date="2025-08-22T12:28:00Z" w16du:dateUtc="2025-08-22T10:28:00Z" w:id="367">
            <w:rPr>
              <w:rFonts w:ascii="Arial" w:hAnsi="Arial" w:cs="Arial"/>
              <w:sz w:val="28"/>
              <w:szCs w:val="28"/>
              <w:lang w:val="x-none"/>
            </w:rPr>
          </w:rPrChange>
        </w:rPr>
        <w:t>“</w:t>
      </w:r>
      <w:proofErr w:type="spellStart"/>
      <w:r w:rsidRPr="00114DD5">
        <w:rPr>
          <w:rFonts w:ascii="Arial" w:hAnsi="Arial" w:cs="Arial"/>
          <w:sz w:val="28"/>
          <w:szCs w:val="28"/>
          <w:rPrChange w:author="Transcriber01 JHB" w:date="2025-08-22T12:28:00Z" w16du:dateUtc="2025-08-22T10:28:00Z" w:id="368">
            <w:rPr>
              <w:rFonts w:ascii="Arial" w:hAnsi="Arial" w:cs="Arial"/>
              <w:sz w:val="28"/>
              <w:szCs w:val="28"/>
              <w:lang w:val="x-none"/>
            </w:rPr>
          </w:rPrChange>
        </w:rPr>
        <w:t>Ndakupa</w:t>
      </w:r>
      <w:proofErr w:type="spellEnd"/>
      <w:r w:rsidRPr="00114DD5">
        <w:rPr>
          <w:rFonts w:ascii="Arial" w:hAnsi="Arial" w:cs="Arial"/>
          <w:sz w:val="28"/>
          <w:szCs w:val="28"/>
          <w:rPrChange w:author="Transcriber01 JHB" w:date="2025-08-22T12:28:00Z" w16du:dateUtc="2025-08-22T10:28:00Z" w:id="369">
            <w:rPr>
              <w:rFonts w:ascii="Arial" w:hAnsi="Arial" w:cs="Arial"/>
              <w:sz w:val="28"/>
              <w:szCs w:val="28"/>
              <w:lang w:val="x-none"/>
            </w:rPr>
          </w:rPrChange>
        </w:rPr>
        <w:t xml:space="preserve"> one portion above your </w:t>
      </w:r>
      <w:proofErr w:type="spellStart"/>
      <w:r w:rsidRPr="00114DD5">
        <w:rPr>
          <w:rFonts w:ascii="Arial" w:hAnsi="Arial" w:cs="Arial"/>
          <w:sz w:val="28"/>
          <w:szCs w:val="28"/>
          <w:rPrChange w:author="Transcriber01 JHB" w:date="2025-08-22T12:28:00Z" w16du:dateUtc="2025-08-22T10:28:00Z" w:id="370">
            <w:rPr>
              <w:rFonts w:ascii="Arial" w:hAnsi="Arial" w:cs="Arial"/>
              <w:sz w:val="28"/>
              <w:szCs w:val="28"/>
              <w:lang w:val="x-none"/>
            </w:rPr>
          </w:rPrChange>
        </w:rPr>
        <w:t>bre</w:t>
      </w:r>
      <w:proofErr w:type="spellEnd"/>
      <w:r w:rsidRPr="00114DD5">
        <w:rPr>
          <w:rFonts w:ascii="Arial" w:hAnsi="Arial" w:cs="Arial"/>
          <w:sz w:val="28"/>
          <w:szCs w:val="28"/>
          <w:rPrChange w:author="Transcriber01 JHB" w:date="2025-08-22T12:28:00Z" w16du:dateUtc="2025-08-22T10:28:00Z" w:id="371">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372">
            <w:rPr>
              <w:rFonts w:ascii="Arial" w:hAnsi="Arial" w:cs="Arial"/>
              <w:sz w:val="18"/>
              <w:szCs w:val="18"/>
              <w:lang w:val="x-none"/>
            </w:rPr>
          </w:rPrChange>
        </w:rPr>
        <w:t>[Congregation says, “your brethren.”]</w:t>
      </w:r>
      <w:r w:rsidRPr="00114DD5">
        <w:rPr>
          <w:rFonts w:ascii="Arial" w:hAnsi="Arial" w:cs="Arial"/>
          <w:sz w:val="28"/>
          <w:szCs w:val="28"/>
          <w:rPrChange w:author="Transcriber01 JHB" w:date="2025-08-22T12:28:00Z" w16du:dateUtc="2025-08-22T10:28:00Z" w:id="373">
            <w:rPr>
              <w:rFonts w:ascii="Arial" w:hAnsi="Arial" w:cs="Arial"/>
              <w:sz w:val="28"/>
              <w:szCs w:val="28"/>
              <w:lang w:val="x-none"/>
            </w:rPr>
          </w:rPrChange>
        </w:rPr>
        <w:t xml:space="preserve"> He he-e. </w:t>
      </w:r>
      <w:r w:rsidRPr="00114DD5">
        <w:rPr>
          <w:rFonts w:ascii="Arial" w:hAnsi="Arial" w:cs="Arial"/>
          <w:sz w:val="18"/>
          <w:szCs w:val="18"/>
          <w:rPrChange w:author="Transcriber01 JHB" w:date="2025-08-22T12:28:00Z" w16du:dateUtc="2025-08-22T10:28:00Z" w:id="374">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375">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376">
            <w:rPr>
              <w:rFonts w:ascii="Arial" w:hAnsi="Arial" w:cs="Arial"/>
              <w:sz w:val="28"/>
              <w:szCs w:val="28"/>
              <w:lang w:val="x-none"/>
            </w:rPr>
          </w:rPrChange>
        </w:rPr>
        <w:t>Maiona</w:t>
      </w:r>
      <w:proofErr w:type="spellEnd"/>
      <w:r w:rsidRPr="00114DD5">
        <w:rPr>
          <w:rFonts w:ascii="Arial" w:hAnsi="Arial" w:cs="Arial"/>
          <w:sz w:val="28"/>
          <w:szCs w:val="28"/>
          <w:rPrChange w:author="Transcriber01 JHB" w:date="2025-08-22T12:28:00Z" w16du:dateUtc="2025-08-22T10:28:00Z" w:id="377">
            <w:rPr>
              <w:rFonts w:ascii="Arial" w:hAnsi="Arial" w:cs="Arial"/>
              <w:sz w:val="28"/>
              <w:szCs w:val="28"/>
              <w:lang w:val="x-none"/>
            </w:rPr>
          </w:rPrChange>
        </w:rPr>
        <w:t xml:space="preserve"> </w:t>
      </w:r>
      <w:r w:rsidRPr="00114DD5">
        <w:rPr>
          <w:rFonts w:ascii="Arial" w:hAnsi="Arial" w:cs="Arial"/>
          <w:i/>
          <w:iCs/>
          <w:sz w:val="28"/>
          <w:szCs w:val="28"/>
          <w:rPrChange w:author="Transcriber01 JHB" w:date="2025-08-22T12:28:00Z" w16du:dateUtc="2025-08-22T10:28:00Z" w:id="378">
            <w:rPr>
              <w:rFonts w:ascii="Arial" w:hAnsi="Arial" w:cs="Arial"/>
              <w:i/>
              <w:iCs/>
              <w:sz w:val="28"/>
              <w:szCs w:val="28"/>
              <w:lang w:val="x-none"/>
            </w:rPr>
          </w:rPrChange>
        </w:rPr>
        <w:t xml:space="preserve">Right </w:t>
      </w:r>
      <w:proofErr w:type="spellStart"/>
      <w:r w:rsidRPr="00114DD5">
        <w:rPr>
          <w:rFonts w:ascii="Arial" w:hAnsi="Arial" w:cs="Arial"/>
          <w:sz w:val="28"/>
          <w:szCs w:val="28"/>
          <w:rPrChange w:author="Transcriber01 JHB" w:date="2025-08-22T12:28:00Z" w16du:dateUtc="2025-08-22T10:28:00Z" w:id="379">
            <w:rPr>
              <w:rFonts w:ascii="Arial" w:hAnsi="Arial" w:cs="Arial"/>
              <w:sz w:val="28"/>
              <w:szCs w:val="28"/>
              <w:lang w:val="x-none"/>
            </w:rPr>
          </w:rPrChange>
        </w:rPr>
        <w:t>yema</w:t>
      </w:r>
      <w:proofErr w:type="spellEnd"/>
      <w:r w:rsidRPr="00114DD5">
        <w:rPr>
          <w:rFonts w:ascii="Arial" w:hAnsi="Arial" w:cs="Arial"/>
          <w:sz w:val="28"/>
          <w:szCs w:val="28"/>
          <w:rPrChange w:author="Transcriber01 JHB" w:date="2025-08-22T12:28:00Z" w16du:dateUtc="2025-08-22T10:28:00Z" w:id="380">
            <w:rPr>
              <w:rFonts w:ascii="Arial" w:hAnsi="Arial" w:cs="Arial"/>
              <w:sz w:val="28"/>
              <w:szCs w:val="28"/>
              <w:lang w:val="x-none"/>
            </w:rPr>
          </w:rPrChange>
        </w:rPr>
        <w:t xml:space="preserve"> </w:t>
      </w:r>
      <w:r w:rsidRPr="00114DD5">
        <w:rPr>
          <w:rFonts w:ascii="Arial" w:hAnsi="Arial" w:cs="Arial"/>
          <w:i/>
          <w:iCs/>
          <w:sz w:val="28"/>
          <w:szCs w:val="28"/>
          <w:rPrChange w:author="Transcriber01 JHB" w:date="2025-08-22T12:28:00Z" w16du:dateUtc="2025-08-22T10:28:00Z" w:id="381">
            <w:rPr>
              <w:rFonts w:ascii="Arial" w:hAnsi="Arial" w:cs="Arial"/>
              <w:i/>
              <w:iCs/>
              <w:sz w:val="28"/>
              <w:szCs w:val="28"/>
              <w:lang w:val="x-none"/>
            </w:rPr>
          </w:rPrChange>
        </w:rPr>
        <w:t>Fathers</w:t>
      </w:r>
      <w:r w:rsidRPr="00114DD5">
        <w:rPr>
          <w:rFonts w:ascii="Arial" w:hAnsi="Arial" w:cs="Arial"/>
          <w:sz w:val="28"/>
          <w:szCs w:val="28"/>
          <w:rPrChange w:author="Transcriber01 JHB" w:date="2025-08-22T12:28:00Z" w16du:dateUtc="2025-08-22T10:28:00Z" w:id="382">
            <w:rPr>
              <w:rFonts w:ascii="Arial" w:hAnsi="Arial" w:cs="Arial"/>
              <w:sz w:val="28"/>
              <w:szCs w:val="28"/>
              <w:lang w:val="x-none"/>
            </w:rPr>
          </w:rPrChange>
        </w:rPr>
        <w:t xml:space="preserve"> ka? </w:t>
      </w:r>
      <w:r w:rsidRPr="00114DD5">
        <w:rPr>
          <w:rFonts w:ascii="Arial" w:hAnsi="Arial" w:cs="Arial"/>
          <w:sz w:val="18"/>
          <w:szCs w:val="18"/>
          <w:rPrChange w:author="Transcriber01 JHB" w:date="2025-08-22T12:28:00Z" w16du:dateUtc="2025-08-22T10:28:00Z" w:id="383">
            <w:rPr>
              <w:rFonts w:ascii="Arial" w:hAnsi="Arial" w:cs="Arial"/>
              <w:sz w:val="18"/>
              <w:szCs w:val="18"/>
              <w:lang w:val="x-none"/>
            </w:rPr>
          </w:rPrChange>
        </w:rPr>
        <w:t>[Congregation says, “Amen.”]</w:t>
      </w:r>
    </w:p>
    <w:p w:rsidRPr="00114DD5" w:rsidR="00420EA2" w:rsidP="00420EA2" w:rsidRDefault="00420EA2" w14:paraId="19A38952" w14:textId="77777777">
      <w:pPr>
        <w:jc w:val="both"/>
        <w:rPr>
          <w:rFonts w:ascii="Arial" w:hAnsi="Arial" w:cs="Arial"/>
          <w:sz w:val="28"/>
          <w:szCs w:val="28"/>
          <w:rPrChange w:author="Transcriber01 JHB" w:date="2025-08-22T12:28:00Z" w16du:dateUtc="2025-08-22T10:28:00Z" w:id="384">
            <w:rPr>
              <w:rFonts w:ascii="Arial" w:hAnsi="Arial" w:cs="Arial"/>
              <w:sz w:val="28"/>
              <w:szCs w:val="28"/>
              <w:lang w:val="x-none"/>
            </w:rPr>
          </w:rPrChange>
        </w:rPr>
      </w:pPr>
      <w:r w:rsidRPr="00114DD5">
        <w:rPr>
          <w:rFonts w:ascii="Arial" w:hAnsi="Arial" w:cs="Arial"/>
          <w:sz w:val="28"/>
          <w:szCs w:val="28"/>
          <w:rPrChange w:author="Transcriber01 JHB" w:date="2025-08-22T12:28:00Z" w16du:dateUtc="2025-08-22T10:28:00Z" w:id="385">
            <w:rPr>
              <w:rFonts w:ascii="Arial" w:hAnsi="Arial" w:cs="Arial"/>
              <w:sz w:val="28"/>
              <w:szCs w:val="28"/>
              <w:lang w:val="x-none"/>
            </w:rPr>
          </w:rPrChange>
        </w:rPr>
        <w:t>“</w:t>
      </w:r>
      <w:proofErr w:type="spellStart"/>
      <w:r w:rsidRPr="00114DD5">
        <w:rPr>
          <w:rFonts w:ascii="Arial" w:hAnsi="Arial" w:cs="Arial"/>
          <w:sz w:val="28"/>
          <w:szCs w:val="28"/>
          <w:rPrChange w:author="Transcriber01 JHB" w:date="2025-08-22T12:28:00Z" w16du:dateUtc="2025-08-22T10:28:00Z" w:id="386">
            <w:rPr>
              <w:rFonts w:ascii="Arial" w:hAnsi="Arial" w:cs="Arial"/>
              <w:sz w:val="28"/>
              <w:szCs w:val="28"/>
              <w:lang w:val="x-none"/>
            </w:rPr>
          </w:rPrChange>
        </w:rPr>
        <w:t>Iwe</w:t>
      </w:r>
      <w:proofErr w:type="spellEnd"/>
      <w:r w:rsidRPr="00114DD5">
        <w:rPr>
          <w:rFonts w:ascii="Arial" w:hAnsi="Arial" w:cs="Arial"/>
          <w:sz w:val="28"/>
          <w:szCs w:val="28"/>
          <w:rPrChange w:author="Transcriber01 JHB" w:date="2025-08-22T12:28:00Z" w16du:dateUtc="2025-08-22T10:28:00Z" w:id="387">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388">
            <w:rPr>
              <w:rFonts w:ascii="Arial" w:hAnsi="Arial" w:cs="Arial"/>
              <w:sz w:val="28"/>
              <w:szCs w:val="28"/>
              <w:lang w:val="x-none"/>
            </w:rPr>
          </w:rPrChange>
        </w:rPr>
        <w:t>ndakupa</w:t>
      </w:r>
      <w:proofErr w:type="spellEnd"/>
      <w:r w:rsidRPr="00114DD5">
        <w:rPr>
          <w:rFonts w:ascii="Arial" w:hAnsi="Arial" w:cs="Arial"/>
          <w:sz w:val="28"/>
          <w:szCs w:val="28"/>
          <w:rPrChange w:author="Transcriber01 JHB" w:date="2025-08-22T12:28:00Z" w16du:dateUtc="2025-08-22T10:28:00Z" w:id="389">
            <w:rPr>
              <w:rFonts w:ascii="Arial" w:hAnsi="Arial" w:cs="Arial"/>
              <w:sz w:val="28"/>
              <w:szCs w:val="28"/>
              <w:lang w:val="x-none"/>
            </w:rPr>
          </w:rPrChange>
        </w:rPr>
        <w:t xml:space="preserve"> one portion </w:t>
      </w:r>
      <w:proofErr w:type="spellStart"/>
      <w:r w:rsidRPr="00114DD5">
        <w:rPr>
          <w:rFonts w:ascii="Arial" w:hAnsi="Arial" w:cs="Arial"/>
          <w:sz w:val="28"/>
          <w:szCs w:val="28"/>
          <w:rPrChange w:author="Transcriber01 JHB" w:date="2025-08-22T12:28:00Z" w16du:dateUtc="2025-08-22T10:28:00Z" w:id="390">
            <w:rPr>
              <w:rFonts w:ascii="Arial" w:hAnsi="Arial" w:cs="Arial"/>
              <w:sz w:val="28"/>
              <w:szCs w:val="28"/>
              <w:lang w:val="x-none"/>
            </w:rPr>
          </w:rPrChange>
        </w:rPr>
        <w:t>pamusoro</w:t>
      </w:r>
      <w:proofErr w:type="spellEnd"/>
      <w:r w:rsidRPr="00114DD5">
        <w:rPr>
          <w:rFonts w:ascii="Arial" w:hAnsi="Arial" w:cs="Arial"/>
          <w:sz w:val="28"/>
          <w:szCs w:val="28"/>
          <w:rPrChange w:author="Transcriber01 JHB" w:date="2025-08-22T12:28:00Z" w16du:dateUtc="2025-08-22T10:28:00Z" w:id="391">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392">
            <w:rPr>
              <w:rFonts w:ascii="Arial" w:hAnsi="Arial" w:cs="Arial"/>
              <w:sz w:val="28"/>
              <w:szCs w:val="28"/>
              <w:lang w:val="x-none"/>
            </w:rPr>
          </w:rPrChange>
        </w:rPr>
        <w:t>pehama</w:t>
      </w:r>
      <w:proofErr w:type="spellEnd"/>
      <w:r w:rsidRPr="00114DD5">
        <w:rPr>
          <w:rFonts w:ascii="Arial" w:hAnsi="Arial" w:cs="Arial"/>
          <w:sz w:val="28"/>
          <w:szCs w:val="28"/>
          <w:rPrChange w:author="Transcriber01 JHB" w:date="2025-08-22T12:28:00Z" w16du:dateUtc="2025-08-22T10:28:00Z" w:id="393">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394">
            <w:rPr>
              <w:rFonts w:ascii="Arial" w:hAnsi="Arial" w:cs="Arial"/>
              <w:sz w:val="28"/>
              <w:szCs w:val="28"/>
              <w:lang w:val="x-none"/>
            </w:rPr>
          </w:rPrChange>
        </w:rPr>
        <w:t>dzako</w:t>
      </w:r>
      <w:proofErr w:type="spellEnd"/>
      <w:r w:rsidRPr="00114DD5">
        <w:rPr>
          <w:rFonts w:ascii="Arial" w:hAnsi="Arial" w:cs="Arial"/>
          <w:sz w:val="28"/>
          <w:szCs w:val="28"/>
          <w:rPrChange w:author="Transcriber01 JHB" w:date="2025-08-22T12:28:00Z" w16du:dateUtc="2025-08-22T10:28:00Z" w:id="395">
            <w:rPr>
              <w:rFonts w:ascii="Arial" w:hAnsi="Arial" w:cs="Arial"/>
              <w:sz w:val="28"/>
              <w:szCs w:val="28"/>
              <w:lang w:val="x-none"/>
            </w:rPr>
          </w:rPrChange>
        </w:rPr>
        <w:t>.”</w:t>
      </w:r>
    </w:p>
    <w:p w:rsidRPr="00982F1E" w:rsidR="00420EA2" w:rsidP="00420EA2" w:rsidRDefault="00420EA2" w14:paraId="31D7DBF7" w14:textId="77777777">
      <w:pPr>
        <w:jc w:val="both"/>
        <w:rPr>
          <w:rFonts w:ascii="Arial" w:hAnsi="Arial" w:cs="Arial"/>
          <w:sz w:val="28"/>
          <w:szCs w:val="28"/>
        </w:rPr>
      </w:pPr>
      <w:r w:rsidRPr="00114DD5">
        <w:rPr>
          <w:rFonts w:ascii="Arial" w:hAnsi="Arial" w:cs="Arial"/>
          <w:sz w:val="28"/>
          <w:szCs w:val="28"/>
          <w:rPrChange w:author="Transcriber01 JHB" w:date="2025-08-22T12:28:00Z" w16du:dateUtc="2025-08-22T10:28:00Z" w:id="396">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397">
            <w:rPr>
              <w:rFonts w:ascii="Arial" w:hAnsi="Arial" w:cs="Arial"/>
              <w:sz w:val="28"/>
              <w:szCs w:val="28"/>
              <w:lang w:val="x-none"/>
            </w:rPr>
          </w:rPrChange>
        </w:rPr>
        <w:t>Hatipedzeyi</w:t>
      </w:r>
      <w:proofErr w:type="spellEnd"/>
      <w:r w:rsidRPr="00114DD5">
        <w:rPr>
          <w:rFonts w:ascii="Arial" w:hAnsi="Arial" w:cs="Arial"/>
          <w:sz w:val="28"/>
          <w:szCs w:val="28"/>
          <w:rPrChange w:author="Transcriber01 JHB" w:date="2025-08-22T12:28:00Z" w16du:dateUtc="2025-08-22T10:28:00Z" w:id="39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399">
            <w:rPr>
              <w:rFonts w:ascii="Arial" w:hAnsi="Arial" w:cs="Arial"/>
              <w:sz w:val="28"/>
              <w:szCs w:val="28"/>
              <w:lang w:val="x-none"/>
            </w:rPr>
          </w:rPrChange>
        </w:rPr>
        <w:t>zvedu</w:t>
      </w:r>
      <w:proofErr w:type="spellEnd"/>
      <w:r w:rsidRPr="00114DD5">
        <w:rPr>
          <w:rFonts w:ascii="Arial" w:hAnsi="Arial" w:cs="Arial"/>
          <w:sz w:val="28"/>
          <w:szCs w:val="28"/>
          <w:rPrChange w:author="Transcriber01 JHB" w:date="2025-08-22T12:28:00Z" w16du:dateUtc="2025-08-22T10:28:00Z" w:id="400">
            <w:rPr>
              <w:rFonts w:ascii="Arial" w:hAnsi="Arial" w:cs="Arial"/>
              <w:sz w:val="28"/>
              <w:szCs w:val="28"/>
              <w:lang w:val="x-none"/>
            </w:rPr>
          </w:rPrChange>
        </w:rPr>
        <w:t xml:space="preserve">. </w:t>
      </w:r>
      <w:proofErr w:type="spellStart"/>
      <w:r>
        <w:rPr>
          <w:rFonts w:ascii="Arial" w:hAnsi="Arial" w:cs="Arial"/>
          <w:sz w:val="28"/>
          <w:szCs w:val="28"/>
        </w:rPr>
        <w:t>H</w:t>
      </w:r>
      <w:r w:rsidRPr="001377CA">
        <w:rPr>
          <w:rFonts w:ascii="Arial" w:hAnsi="Arial" w:cs="Arial"/>
          <w:sz w:val="28"/>
          <w:szCs w:val="28"/>
        </w:rPr>
        <w:t>ativerengeyi</w:t>
      </w:r>
      <w:proofErr w:type="spellEnd"/>
      <w:r w:rsidRPr="001377CA">
        <w:rPr>
          <w:rFonts w:ascii="Arial" w:hAnsi="Arial" w:cs="Arial"/>
          <w:sz w:val="28"/>
          <w:szCs w:val="28"/>
        </w:rPr>
        <w:t xml:space="preserve"> </w:t>
      </w:r>
      <w:proofErr w:type="spellStart"/>
      <w:r>
        <w:rPr>
          <w:rFonts w:ascii="Arial" w:hAnsi="Arial" w:cs="Arial"/>
          <w:sz w:val="28"/>
          <w:szCs w:val="28"/>
        </w:rPr>
        <w:t>y</w:t>
      </w:r>
      <w:r w:rsidRPr="001377CA">
        <w:rPr>
          <w:rFonts w:ascii="Arial" w:hAnsi="Arial" w:cs="Arial"/>
          <w:sz w:val="28"/>
          <w:szCs w:val="28"/>
        </w:rPr>
        <w:t>ese</w:t>
      </w:r>
      <w:proofErr w:type="spellEnd"/>
      <w:r w:rsidRPr="001377CA">
        <w:rPr>
          <w:rFonts w:ascii="Arial" w:hAnsi="Arial" w:cs="Arial"/>
          <w:sz w:val="28"/>
          <w:szCs w:val="28"/>
        </w:rPr>
        <w:t xml:space="preserve"> verse 22</w:t>
      </w:r>
      <w:r>
        <w:rPr>
          <w:rFonts w:ascii="Arial" w:hAnsi="Arial" w:cs="Arial"/>
          <w:sz w:val="28"/>
          <w:szCs w:val="28"/>
        </w:rPr>
        <w:t xml:space="preserve"> tese</w:t>
      </w:r>
      <w:r w:rsidRPr="00982F1E">
        <w:rPr>
          <w:rFonts w:ascii="Arial" w:hAnsi="Arial" w:cs="Arial"/>
          <w:sz w:val="28"/>
          <w:szCs w:val="28"/>
        </w:rPr>
        <w:t>:</w:t>
      </w:r>
    </w:p>
    <w:p w:rsidRPr="00982F1E" w:rsidR="00420EA2" w:rsidP="00420EA2" w:rsidRDefault="00420EA2" w14:paraId="411E7004" w14:textId="77777777">
      <w:pPr>
        <w:ind w:left="720"/>
        <w:jc w:val="both"/>
        <w:rPr>
          <w:rFonts w:ascii="Arial" w:hAnsi="Arial" w:cs="Arial"/>
          <w:i/>
          <w:iCs/>
          <w:sz w:val="28"/>
          <w:szCs w:val="28"/>
        </w:rPr>
      </w:pPr>
      <w:r w:rsidRPr="00982F1E">
        <w:rPr>
          <w:rFonts w:ascii="Arial" w:hAnsi="Arial" w:cs="Arial"/>
          <w:i/>
          <w:iCs/>
          <w:sz w:val="28"/>
          <w:szCs w:val="28"/>
        </w:rPr>
        <w:t>Moreover I have given to thee one portion above thy brethren, which I took out of the hand of the Amorite with my sword and with my bow. </w:t>
      </w:r>
    </w:p>
    <w:p w:rsidRPr="00114DD5" w:rsidR="00420EA2" w:rsidP="00420EA2" w:rsidRDefault="00420EA2" w14:paraId="47BC28C3" w14:textId="77777777">
      <w:pPr>
        <w:jc w:val="both"/>
        <w:rPr>
          <w:rFonts w:ascii="Arial" w:hAnsi="Arial" w:cs="Arial"/>
          <w:sz w:val="28"/>
          <w:szCs w:val="28"/>
          <w:rPrChange w:author="Transcriber01 JHB" w:date="2025-08-22T12:28:00Z" w16du:dateUtc="2025-08-22T10:28:00Z" w:id="401">
            <w:rPr>
              <w:rFonts w:ascii="Arial" w:hAnsi="Arial" w:cs="Arial"/>
              <w:sz w:val="28"/>
              <w:szCs w:val="28"/>
              <w:lang w:val="x-none"/>
            </w:rPr>
          </w:rPrChange>
        </w:rPr>
      </w:pPr>
      <w:r w:rsidRPr="00BC5F0B">
        <w:rPr>
          <w:rFonts w:ascii="Arial" w:hAnsi="Arial" w:cs="Arial"/>
          <w:sz w:val="28"/>
          <w:szCs w:val="28"/>
          <w:vertAlign w:val="superscript"/>
        </w:rPr>
        <w:t>472</w:t>
      </w:r>
      <w:r>
        <w:rPr>
          <w:rFonts w:ascii="Arial" w:hAnsi="Arial" w:cs="Arial"/>
          <w:sz w:val="28"/>
          <w:szCs w:val="28"/>
        </w:rPr>
        <w:t xml:space="preserve"> </w:t>
      </w:r>
      <w:r w:rsidRPr="00982F1E">
        <w:rPr>
          <w:rFonts w:ascii="Arial" w:hAnsi="Arial" w:cs="Arial"/>
          <w:sz w:val="18"/>
          <w:szCs w:val="18"/>
        </w:rPr>
        <w:t>[Congregation says, “Amen.”]</w:t>
      </w:r>
      <w:r w:rsidRPr="00982F1E">
        <w:rPr>
          <w:rFonts w:ascii="Arial" w:hAnsi="Arial" w:cs="Arial"/>
          <w:sz w:val="28"/>
          <w:szCs w:val="28"/>
        </w:rPr>
        <w:t xml:space="preserve"> </w:t>
      </w:r>
      <w:proofErr w:type="spellStart"/>
      <w:r w:rsidRPr="00982F1E">
        <w:rPr>
          <w:rFonts w:ascii="Arial" w:hAnsi="Arial" w:cs="Arial"/>
          <w:sz w:val="28"/>
          <w:szCs w:val="28"/>
        </w:rPr>
        <w:t>Ndakupa</w:t>
      </w:r>
      <w:proofErr w:type="spellEnd"/>
      <w:r w:rsidRPr="00982F1E">
        <w:rPr>
          <w:rFonts w:ascii="Arial" w:hAnsi="Arial" w:cs="Arial"/>
          <w:sz w:val="28"/>
          <w:szCs w:val="28"/>
        </w:rPr>
        <w:t xml:space="preserve"> </w:t>
      </w:r>
      <w:proofErr w:type="spellStart"/>
      <w:r w:rsidRPr="00982F1E">
        <w:rPr>
          <w:rFonts w:ascii="Arial" w:hAnsi="Arial" w:cs="Arial"/>
          <w:sz w:val="28"/>
          <w:szCs w:val="28"/>
        </w:rPr>
        <w:t>zvinodarika</w:t>
      </w:r>
      <w:proofErr w:type="spellEnd"/>
      <w:r w:rsidRPr="00982F1E">
        <w:rPr>
          <w:rFonts w:ascii="Arial" w:hAnsi="Arial" w:cs="Arial"/>
          <w:sz w:val="28"/>
          <w:szCs w:val="28"/>
        </w:rPr>
        <w:t xml:space="preserve"> </w:t>
      </w:r>
      <w:proofErr w:type="spellStart"/>
      <w:r w:rsidRPr="00982F1E">
        <w:rPr>
          <w:rFonts w:ascii="Arial" w:hAnsi="Arial" w:cs="Arial"/>
          <w:sz w:val="28"/>
          <w:szCs w:val="28"/>
        </w:rPr>
        <w:t>vamwe</w:t>
      </w:r>
      <w:proofErr w:type="spellEnd"/>
      <w:r w:rsidRPr="00982F1E">
        <w:rPr>
          <w:rFonts w:ascii="Arial" w:hAnsi="Arial" w:cs="Arial"/>
          <w:sz w:val="28"/>
          <w:szCs w:val="28"/>
        </w:rPr>
        <w:t xml:space="preserve"> </w:t>
      </w:r>
      <w:proofErr w:type="spellStart"/>
      <w:r w:rsidRPr="00982F1E">
        <w:rPr>
          <w:rFonts w:ascii="Arial" w:hAnsi="Arial" w:cs="Arial"/>
          <w:sz w:val="28"/>
          <w:szCs w:val="28"/>
        </w:rPr>
        <w:t>vako</w:t>
      </w:r>
      <w:proofErr w:type="spellEnd"/>
      <w:r w:rsidRPr="00982F1E">
        <w:rPr>
          <w:rFonts w:ascii="Arial" w:hAnsi="Arial" w:cs="Arial"/>
          <w:sz w:val="28"/>
          <w:szCs w:val="28"/>
        </w:rPr>
        <w:t xml:space="preserve"> </w:t>
      </w:r>
      <w:proofErr w:type="spellStart"/>
      <w:r w:rsidRPr="00982F1E">
        <w:rPr>
          <w:rFonts w:ascii="Arial" w:hAnsi="Arial" w:cs="Arial"/>
          <w:sz w:val="28"/>
          <w:szCs w:val="28"/>
        </w:rPr>
        <w:t>vese</w:t>
      </w:r>
      <w:proofErr w:type="spellEnd"/>
      <w:r w:rsidRPr="00982F1E">
        <w:rPr>
          <w:rFonts w:ascii="Arial" w:hAnsi="Arial" w:cs="Arial"/>
          <w:sz w:val="28"/>
          <w:szCs w:val="28"/>
        </w:rPr>
        <w:t xml:space="preserve">! Because </w:t>
      </w:r>
      <w:proofErr w:type="spellStart"/>
      <w:r w:rsidRPr="00982F1E">
        <w:rPr>
          <w:rFonts w:ascii="Arial" w:hAnsi="Arial" w:cs="Arial"/>
          <w:sz w:val="28"/>
          <w:szCs w:val="28"/>
        </w:rPr>
        <w:t>chidhara</w:t>
      </w:r>
      <w:proofErr w:type="spellEnd"/>
      <w:r w:rsidRPr="00982F1E">
        <w:rPr>
          <w:rFonts w:ascii="Arial" w:hAnsi="Arial" w:cs="Arial"/>
          <w:sz w:val="28"/>
          <w:szCs w:val="28"/>
        </w:rPr>
        <w:t xml:space="preserve"> </w:t>
      </w:r>
      <w:proofErr w:type="spellStart"/>
      <w:r w:rsidRPr="00982F1E">
        <w:rPr>
          <w:rFonts w:ascii="Arial" w:hAnsi="Arial" w:cs="Arial"/>
          <w:sz w:val="28"/>
          <w:szCs w:val="28"/>
        </w:rPr>
        <w:t>chaive</w:t>
      </w:r>
      <w:proofErr w:type="spellEnd"/>
      <w:r w:rsidRPr="00982F1E">
        <w:rPr>
          <w:rFonts w:ascii="Arial" w:hAnsi="Arial" w:cs="Arial"/>
          <w:sz w:val="28"/>
          <w:szCs w:val="28"/>
        </w:rPr>
        <w:t xml:space="preserve"> </w:t>
      </w:r>
      <w:proofErr w:type="spellStart"/>
      <w:r w:rsidRPr="00982F1E">
        <w:rPr>
          <w:rFonts w:ascii="Arial" w:hAnsi="Arial" w:cs="Arial"/>
          <w:sz w:val="28"/>
          <w:szCs w:val="28"/>
        </w:rPr>
        <w:t>nezvinhuka</w:t>
      </w:r>
      <w:proofErr w:type="spellEnd"/>
      <w:r w:rsidRPr="00982F1E">
        <w:rPr>
          <w:rFonts w:ascii="Arial" w:hAnsi="Arial" w:cs="Arial"/>
          <w:sz w:val="28"/>
          <w:szCs w:val="28"/>
        </w:rPr>
        <w:t xml:space="preserve"> </w:t>
      </w:r>
      <w:proofErr w:type="spellStart"/>
      <w:r w:rsidRPr="00982F1E">
        <w:rPr>
          <w:rFonts w:ascii="Arial" w:hAnsi="Arial" w:cs="Arial"/>
          <w:sz w:val="28"/>
          <w:szCs w:val="28"/>
        </w:rPr>
        <w:t>ichi</w:t>
      </w:r>
      <w:proofErr w:type="spellEnd"/>
      <w:r w:rsidRPr="00982F1E">
        <w:rPr>
          <w:rFonts w:ascii="Arial" w:hAnsi="Arial" w:cs="Arial"/>
          <w:sz w:val="28"/>
          <w:szCs w:val="28"/>
        </w:rPr>
        <w:t xml:space="preserve">? </w:t>
      </w:r>
      <w:r w:rsidRPr="00982F1E">
        <w:rPr>
          <w:rFonts w:ascii="Arial" w:hAnsi="Arial" w:cs="Arial"/>
          <w:sz w:val="18"/>
          <w:szCs w:val="18"/>
        </w:rPr>
        <w:t>[Congregation says, “Amen.”]</w:t>
      </w:r>
      <w:r w:rsidRPr="00982F1E">
        <w:rPr>
          <w:rFonts w:ascii="Arial" w:hAnsi="Arial" w:cs="Arial"/>
          <w:sz w:val="28"/>
          <w:szCs w:val="28"/>
        </w:rPr>
        <w:t xml:space="preserve">  </w:t>
      </w:r>
      <w:proofErr w:type="spellStart"/>
      <w:r>
        <w:rPr>
          <w:rFonts w:ascii="Arial" w:hAnsi="Arial" w:cs="Arial"/>
          <w:sz w:val="28"/>
          <w:szCs w:val="28"/>
        </w:rPr>
        <w:t>Murume</w:t>
      </w:r>
      <w:proofErr w:type="spellEnd"/>
      <w:r>
        <w:rPr>
          <w:rFonts w:ascii="Arial" w:hAnsi="Arial" w:cs="Arial"/>
          <w:sz w:val="28"/>
          <w:szCs w:val="28"/>
        </w:rPr>
        <w:t xml:space="preserve"> </w:t>
      </w:r>
      <w:proofErr w:type="spellStart"/>
      <w:r>
        <w:rPr>
          <w:rFonts w:ascii="Arial" w:hAnsi="Arial" w:cs="Arial"/>
          <w:sz w:val="28"/>
          <w:szCs w:val="28"/>
        </w:rPr>
        <w:t>ndimambo</w:t>
      </w:r>
      <w:proofErr w:type="spellEnd"/>
      <w:r>
        <w:rPr>
          <w:rFonts w:ascii="Arial" w:hAnsi="Arial" w:cs="Arial"/>
          <w:sz w:val="28"/>
          <w:szCs w:val="28"/>
        </w:rPr>
        <w:t xml:space="preserve"> </w:t>
      </w:r>
      <w:proofErr w:type="spellStart"/>
      <w:r>
        <w:rPr>
          <w:rFonts w:ascii="Arial" w:hAnsi="Arial" w:cs="Arial"/>
          <w:sz w:val="28"/>
          <w:szCs w:val="28"/>
        </w:rPr>
        <w:t>uyu</w:t>
      </w:r>
      <w:proofErr w:type="spellEnd"/>
      <w:r>
        <w:rPr>
          <w:rFonts w:ascii="Arial" w:hAnsi="Arial" w:cs="Arial"/>
          <w:sz w:val="28"/>
          <w:szCs w:val="28"/>
        </w:rPr>
        <w:t>. B</w:t>
      </w:r>
      <w:r w:rsidRPr="00114DD5">
        <w:rPr>
          <w:rFonts w:ascii="Arial" w:hAnsi="Arial" w:cs="Arial"/>
          <w:sz w:val="28"/>
          <w:szCs w:val="28"/>
          <w:rPrChange w:author="Transcriber01 JHB" w:date="2025-08-22T12:28:00Z" w16du:dateUtc="2025-08-22T10:28:00Z" w:id="402">
            <w:rPr>
              <w:rFonts w:ascii="Arial" w:hAnsi="Arial" w:cs="Arial"/>
              <w:sz w:val="28"/>
              <w:szCs w:val="28"/>
              <w:lang w:val="x-none"/>
            </w:rPr>
          </w:rPrChange>
        </w:rPr>
        <w:t xml:space="preserve">ut </w:t>
      </w:r>
      <w:proofErr w:type="spellStart"/>
      <w:r w:rsidRPr="00114DD5">
        <w:rPr>
          <w:rFonts w:ascii="Arial" w:hAnsi="Arial" w:cs="Arial"/>
          <w:sz w:val="28"/>
          <w:szCs w:val="28"/>
          <w:rPrChange w:author="Transcriber01 JHB" w:date="2025-08-22T12:28:00Z" w16du:dateUtc="2025-08-22T10:28:00Z" w:id="403">
            <w:rPr>
              <w:rFonts w:ascii="Arial" w:hAnsi="Arial" w:cs="Arial"/>
              <w:sz w:val="28"/>
              <w:szCs w:val="28"/>
              <w:lang w:val="x-none"/>
            </w:rPr>
          </w:rPrChange>
        </w:rPr>
        <w:t>hanzi</w:t>
      </w:r>
      <w:proofErr w:type="spellEnd"/>
      <w:r w:rsidRPr="00114DD5">
        <w:rPr>
          <w:rFonts w:ascii="Arial" w:hAnsi="Arial" w:cs="Arial"/>
          <w:sz w:val="28"/>
          <w:szCs w:val="28"/>
          <w:rPrChange w:author="Transcriber01 JHB" w:date="2025-08-22T12:28:00Z" w16du:dateUtc="2025-08-22T10:28:00Z" w:id="404">
            <w:rPr>
              <w:rFonts w:ascii="Arial" w:hAnsi="Arial" w:cs="Arial"/>
              <w:sz w:val="28"/>
              <w:szCs w:val="28"/>
              <w:lang w:val="x-none"/>
            </w:rPr>
          </w:rPrChange>
        </w:rPr>
        <w:t xml:space="preserve">, “I have given you, one portion above your </w:t>
      </w:r>
      <w:proofErr w:type="spellStart"/>
      <w:r w:rsidRPr="00114DD5">
        <w:rPr>
          <w:rFonts w:ascii="Arial" w:hAnsi="Arial" w:cs="Arial"/>
          <w:sz w:val="28"/>
          <w:szCs w:val="28"/>
          <w:rPrChange w:author="Transcriber01 JHB" w:date="2025-08-22T12:28:00Z" w16du:dateUtc="2025-08-22T10:28:00Z" w:id="405">
            <w:rPr>
              <w:rFonts w:ascii="Arial" w:hAnsi="Arial" w:cs="Arial"/>
              <w:sz w:val="28"/>
              <w:szCs w:val="28"/>
              <w:lang w:val="x-none"/>
            </w:rPr>
          </w:rPrChange>
        </w:rPr>
        <w:t>bre</w:t>
      </w:r>
      <w:proofErr w:type="spellEnd"/>
      <w:r w:rsidRPr="00114DD5">
        <w:rPr>
          <w:rFonts w:ascii="Arial" w:hAnsi="Arial" w:cs="Arial"/>
          <w:sz w:val="28"/>
          <w:szCs w:val="28"/>
          <w:rPrChange w:author="Transcriber01 JHB" w:date="2025-08-22T12:28:00Z" w16du:dateUtc="2025-08-22T10:28:00Z" w:id="406">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407">
            <w:rPr>
              <w:rFonts w:ascii="Arial" w:hAnsi="Arial" w:cs="Arial"/>
              <w:sz w:val="18"/>
              <w:szCs w:val="18"/>
              <w:lang w:val="x-none"/>
            </w:rPr>
          </w:rPrChange>
        </w:rPr>
        <w:t>[Congregation says, “brethren.”]</w:t>
      </w:r>
      <w:r w:rsidRPr="00114DD5">
        <w:rPr>
          <w:rFonts w:ascii="Arial" w:hAnsi="Arial" w:cs="Arial"/>
          <w:sz w:val="28"/>
          <w:szCs w:val="28"/>
          <w:rPrChange w:author="Transcriber01 JHB" w:date="2025-08-22T12:28:00Z" w16du:dateUtc="2025-08-22T10:28:00Z" w:id="40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09">
            <w:rPr>
              <w:rFonts w:ascii="Arial" w:hAnsi="Arial" w:cs="Arial"/>
              <w:sz w:val="28"/>
              <w:szCs w:val="28"/>
              <w:lang w:val="x-none"/>
            </w:rPr>
          </w:rPrChange>
        </w:rPr>
        <w:t>Kureva</w:t>
      </w:r>
      <w:proofErr w:type="spellEnd"/>
      <w:r w:rsidRPr="00114DD5">
        <w:rPr>
          <w:rFonts w:ascii="Arial" w:hAnsi="Arial" w:cs="Arial"/>
          <w:sz w:val="28"/>
          <w:szCs w:val="28"/>
          <w:rPrChange w:author="Transcriber01 JHB" w:date="2025-08-22T12:28:00Z" w16du:dateUtc="2025-08-22T10:28:00Z" w:id="41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11">
            <w:rPr>
              <w:rFonts w:ascii="Arial" w:hAnsi="Arial" w:cs="Arial"/>
              <w:sz w:val="28"/>
              <w:szCs w:val="28"/>
              <w:lang w:val="x-none"/>
            </w:rPr>
          </w:rPrChange>
        </w:rPr>
        <w:t>kuti</w:t>
      </w:r>
      <w:proofErr w:type="spellEnd"/>
      <w:r w:rsidRPr="00114DD5">
        <w:rPr>
          <w:rFonts w:ascii="Arial" w:hAnsi="Arial" w:cs="Arial"/>
          <w:sz w:val="28"/>
          <w:szCs w:val="28"/>
          <w:rPrChange w:author="Transcriber01 JHB" w:date="2025-08-22T12:28:00Z" w16du:dateUtc="2025-08-22T10:28:00Z" w:id="412">
            <w:rPr>
              <w:rFonts w:ascii="Arial" w:hAnsi="Arial" w:cs="Arial"/>
              <w:sz w:val="28"/>
              <w:szCs w:val="28"/>
              <w:lang w:val="x-none"/>
            </w:rPr>
          </w:rPrChange>
        </w:rPr>
        <w:t xml:space="preserve"> ma brother kana </w:t>
      </w:r>
      <w:proofErr w:type="spellStart"/>
      <w:r w:rsidRPr="00114DD5">
        <w:rPr>
          <w:rFonts w:ascii="Arial" w:hAnsi="Arial" w:cs="Arial"/>
          <w:sz w:val="28"/>
          <w:szCs w:val="28"/>
          <w:rPrChange w:author="Transcriber01 JHB" w:date="2025-08-22T12:28:00Z" w16du:dateUtc="2025-08-22T10:28:00Z" w:id="413">
            <w:rPr>
              <w:rFonts w:ascii="Arial" w:hAnsi="Arial" w:cs="Arial"/>
              <w:sz w:val="28"/>
              <w:szCs w:val="28"/>
              <w:lang w:val="x-none"/>
            </w:rPr>
          </w:rPrChange>
        </w:rPr>
        <w:t>anga</w:t>
      </w:r>
      <w:proofErr w:type="spellEnd"/>
      <w:r w:rsidRPr="00114DD5">
        <w:rPr>
          <w:rFonts w:ascii="Arial" w:hAnsi="Arial" w:cs="Arial"/>
          <w:sz w:val="28"/>
          <w:szCs w:val="28"/>
          <w:rPrChange w:author="Transcriber01 JHB" w:date="2025-08-22T12:28:00Z" w16du:dateUtc="2025-08-22T10:28:00Z" w:id="41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15">
            <w:rPr>
              <w:rFonts w:ascii="Arial" w:hAnsi="Arial" w:cs="Arial"/>
              <w:sz w:val="28"/>
              <w:szCs w:val="28"/>
              <w:lang w:val="x-none"/>
            </w:rPr>
          </w:rPrChange>
        </w:rPr>
        <w:t>ane</w:t>
      </w:r>
      <w:proofErr w:type="spellEnd"/>
      <w:r w:rsidRPr="00114DD5">
        <w:rPr>
          <w:rFonts w:ascii="Arial" w:hAnsi="Arial" w:cs="Arial"/>
          <w:sz w:val="28"/>
          <w:szCs w:val="28"/>
          <w:rPrChange w:author="Transcriber01 JHB" w:date="2025-08-22T12:28:00Z" w16du:dateUtc="2025-08-22T10:28:00Z" w:id="416">
            <w:rPr>
              <w:rFonts w:ascii="Arial" w:hAnsi="Arial" w:cs="Arial"/>
              <w:sz w:val="28"/>
              <w:szCs w:val="28"/>
              <w:lang w:val="x-none"/>
            </w:rPr>
          </w:rPrChange>
        </w:rPr>
        <w:t xml:space="preserve"> ten, iye </w:t>
      </w:r>
      <w:proofErr w:type="spellStart"/>
      <w:r w:rsidRPr="00114DD5">
        <w:rPr>
          <w:rFonts w:ascii="Arial" w:hAnsi="Arial" w:cs="Arial"/>
          <w:sz w:val="28"/>
          <w:szCs w:val="28"/>
          <w:rPrChange w:author="Transcriber01 JHB" w:date="2025-08-22T12:28:00Z" w16du:dateUtc="2025-08-22T10:28:00Z" w:id="417">
            <w:rPr>
              <w:rFonts w:ascii="Arial" w:hAnsi="Arial" w:cs="Arial"/>
              <w:sz w:val="28"/>
              <w:szCs w:val="28"/>
              <w:lang w:val="x-none"/>
            </w:rPr>
          </w:rPrChange>
        </w:rPr>
        <w:t>anga</w:t>
      </w:r>
      <w:proofErr w:type="spellEnd"/>
      <w:r w:rsidRPr="00114DD5">
        <w:rPr>
          <w:rFonts w:ascii="Arial" w:hAnsi="Arial" w:cs="Arial"/>
          <w:sz w:val="28"/>
          <w:szCs w:val="28"/>
          <w:rPrChange w:author="Transcriber01 JHB" w:date="2025-08-22T12:28:00Z" w16du:dateUtc="2025-08-22T10:28:00Z" w:id="41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19">
            <w:rPr>
              <w:rFonts w:ascii="Arial" w:hAnsi="Arial" w:cs="Arial"/>
              <w:sz w:val="28"/>
              <w:szCs w:val="28"/>
              <w:lang w:val="x-none"/>
            </w:rPr>
          </w:rPrChange>
        </w:rPr>
        <w:t>ane</w:t>
      </w:r>
      <w:proofErr w:type="spellEnd"/>
      <w:r w:rsidRPr="00114DD5">
        <w:rPr>
          <w:rFonts w:ascii="Arial" w:hAnsi="Arial" w:cs="Arial"/>
          <w:sz w:val="28"/>
          <w:szCs w:val="28"/>
          <w:rPrChange w:author="Transcriber01 JHB" w:date="2025-08-22T12:28:00Z" w16du:dateUtc="2025-08-22T10:28:00Z" w:id="42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21">
            <w:rPr>
              <w:rFonts w:ascii="Arial" w:hAnsi="Arial" w:cs="Arial"/>
              <w:sz w:val="28"/>
              <w:szCs w:val="28"/>
              <w:lang w:val="x-none"/>
            </w:rPr>
          </w:rPrChange>
        </w:rPr>
        <w:t>ele</w:t>
      </w:r>
      <w:proofErr w:type="spellEnd"/>
      <w:r w:rsidRPr="00114DD5">
        <w:rPr>
          <w:rFonts w:ascii="Arial" w:hAnsi="Arial" w:cs="Arial"/>
          <w:sz w:val="28"/>
          <w:szCs w:val="28"/>
          <w:rPrChange w:author="Transcriber01 JHB" w:date="2025-08-22T12:28:00Z" w16du:dateUtc="2025-08-22T10:28:00Z" w:id="422">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423">
            <w:rPr>
              <w:rFonts w:ascii="Arial" w:hAnsi="Arial" w:cs="Arial"/>
              <w:sz w:val="18"/>
              <w:szCs w:val="18"/>
              <w:lang w:val="x-none"/>
            </w:rPr>
          </w:rPrChange>
        </w:rPr>
        <w:t>[Congregation says, “eleven.”]</w:t>
      </w:r>
      <w:r w:rsidRPr="00114DD5">
        <w:rPr>
          <w:rFonts w:ascii="Arial" w:hAnsi="Arial" w:cs="Arial"/>
          <w:sz w:val="28"/>
          <w:szCs w:val="28"/>
          <w:rPrChange w:author="Transcriber01 JHB" w:date="2025-08-22T12:28:00Z" w16du:dateUtc="2025-08-22T10:28:00Z" w:id="424">
            <w:rPr>
              <w:rFonts w:ascii="Arial" w:hAnsi="Arial" w:cs="Arial"/>
              <w:sz w:val="28"/>
              <w:szCs w:val="28"/>
              <w:lang w:val="x-none"/>
            </w:rPr>
          </w:rPrChange>
        </w:rPr>
        <w:t xml:space="preserve"> Ha </w:t>
      </w:r>
      <w:proofErr w:type="spellStart"/>
      <w:r w:rsidRPr="00114DD5">
        <w:rPr>
          <w:rFonts w:ascii="Arial" w:hAnsi="Arial" w:cs="Arial"/>
          <w:sz w:val="28"/>
          <w:szCs w:val="28"/>
          <w:rPrChange w:author="Transcriber01 JHB" w:date="2025-08-22T12:28:00Z" w16du:dateUtc="2025-08-22T10:28:00Z" w:id="425">
            <w:rPr>
              <w:rFonts w:ascii="Arial" w:hAnsi="Arial" w:cs="Arial"/>
              <w:sz w:val="28"/>
              <w:szCs w:val="28"/>
              <w:lang w:val="x-none"/>
            </w:rPr>
          </w:rPrChange>
        </w:rPr>
        <w:t>ha</w:t>
      </w:r>
      <w:proofErr w:type="spellEnd"/>
      <w:r w:rsidRPr="00114DD5">
        <w:rPr>
          <w:rFonts w:ascii="Arial" w:hAnsi="Arial" w:cs="Arial"/>
          <w:sz w:val="28"/>
          <w:szCs w:val="28"/>
          <w:rPrChange w:author="Transcriber01 JHB" w:date="2025-08-22T12:28:00Z" w16du:dateUtc="2025-08-22T10:28:00Z" w:id="426">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27">
            <w:rPr>
              <w:rFonts w:ascii="Arial" w:hAnsi="Arial" w:cs="Arial"/>
              <w:sz w:val="28"/>
              <w:szCs w:val="28"/>
              <w:lang w:val="x-none"/>
            </w:rPr>
          </w:rPrChange>
        </w:rPr>
        <w:t>ha</w:t>
      </w:r>
      <w:proofErr w:type="spellEnd"/>
      <w:r w:rsidRPr="00114DD5">
        <w:rPr>
          <w:rFonts w:ascii="Arial" w:hAnsi="Arial" w:cs="Arial"/>
          <w:sz w:val="28"/>
          <w:szCs w:val="28"/>
          <w:rPrChange w:author="Transcriber01 JHB" w:date="2025-08-22T12:28:00Z" w16du:dateUtc="2025-08-22T10:28:00Z" w:id="42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29">
            <w:rPr>
              <w:rFonts w:ascii="Arial" w:hAnsi="Arial" w:cs="Arial"/>
              <w:sz w:val="28"/>
              <w:szCs w:val="28"/>
              <w:lang w:val="x-none"/>
            </w:rPr>
          </w:rPrChange>
        </w:rPr>
        <w:t>Waidiwa</w:t>
      </w:r>
      <w:proofErr w:type="spellEnd"/>
      <w:r w:rsidRPr="00114DD5">
        <w:rPr>
          <w:rFonts w:ascii="Arial" w:hAnsi="Arial" w:cs="Arial"/>
          <w:sz w:val="28"/>
          <w:szCs w:val="28"/>
          <w:rPrChange w:author="Transcriber01 JHB" w:date="2025-08-22T12:28:00Z" w16du:dateUtc="2025-08-22T10:28:00Z" w:id="43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31">
            <w:rPr>
              <w:rFonts w:ascii="Arial" w:hAnsi="Arial" w:cs="Arial"/>
              <w:sz w:val="28"/>
              <w:szCs w:val="28"/>
              <w:lang w:val="x-none"/>
            </w:rPr>
          </w:rPrChange>
        </w:rPr>
        <w:t>nababa</w:t>
      </w:r>
      <w:proofErr w:type="spellEnd"/>
      <w:r w:rsidRPr="00114DD5">
        <w:rPr>
          <w:rFonts w:ascii="Arial" w:hAnsi="Arial" w:cs="Arial"/>
          <w:sz w:val="28"/>
          <w:szCs w:val="28"/>
          <w:rPrChange w:author="Transcriber01 JHB" w:date="2025-08-22T12:28:00Z" w16du:dateUtc="2025-08-22T10:28:00Z" w:id="43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33">
            <w:rPr>
              <w:rFonts w:ascii="Arial" w:hAnsi="Arial" w:cs="Arial"/>
              <w:sz w:val="28"/>
              <w:szCs w:val="28"/>
              <w:lang w:val="x-none"/>
            </w:rPr>
          </w:rPrChange>
        </w:rPr>
        <w:t>vake</w:t>
      </w:r>
      <w:proofErr w:type="spellEnd"/>
      <w:r w:rsidRPr="00114DD5">
        <w:rPr>
          <w:rFonts w:ascii="Arial" w:hAnsi="Arial" w:cs="Arial"/>
          <w:sz w:val="28"/>
          <w:szCs w:val="28"/>
          <w:rPrChange w:author="Transcriber01 JHB" w:date="2025-08-22T12:28:00Z" w16du:dateUtc="2025-08-22T10:28:00Z" w:id="43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35">
            <w:rPr>
              <w:rFonts w:ascii="Arial" w:hAnsi="Arial" w:cs="Arial"/>
              <w:sz w:val="28"/>
              <w:szCs w:val="28"/>
              <w:lang w:val="x-none"/>
            </w:rPr>
          </w:rPrChange>
        </w:rPr>
        <w:t>uyu</w:t>
      </w:r>
      <w:proofErr w:type="spellEnd"/>
      <w:r w:rsidRPr="00114DD5">
        <w:rPr>
          <w:rFonts w:ascii="Arial" w:hAnsi="Arial" w:cs="Arial"/>
          <w:sz w:val="28"/>
          <w:szCs w:val="28"/>
          <w:rPrChange w:author="Transcriber01 JHB" w:date="2025-08-22T12:28:00Z" w16du:dateUtc="2025-08-22T10:28:00Z" w:id="436">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437">
            <w:rPr>
              <w:rFonts w:ascii="Arial" w:hAnsi="Arial" w:cs="Arial"/>
              <w:sz w:val="18"/>
              <w:szCs w:val="18"/>
              <w:lang w:val="x-none"/>
            </w:rPr>
          </w:rPrChange>
        </w:rPr>
        <w:t xml:space="preserve">[Congregation says, “Amen.”] </w:t>
      </w:r>
      <w:r w:rsidRPr="00114DD5">
        <w:rPr>
          <w:rFonts w:ascii="Arial" w:hAnsi="Arial" w:cs="Arial"/>
          <w:sz w:val="28"/>
          <w:szCs w:val="28"/>
          <w:rPrChange w:author="Transcriber01 JHB" w:date="2025-08-22T12:28:00Z" w16du:dateUtc="2025-08-22T10:28:00Z" w:id="438">
            <w:rPr>
              <w:rFonts w:ascii="Arial" w:hAnsi="Arial" w:cs="Arial"/>
              <w:sz w:val="28"/>
              <w:szCs w:val="28"/>
              <w:lang w:val="x-none"/>
            </w:rPr>
          </w:rPrChange>
        </w:rPr>
        <w:t xml:space="preserve">“I have given you one portion </w:t>
      </w:r>
      <w:del w:author="Transcriber01 JHB" w:date="2025-08-22T14:54:00Z" w16du:dateUtc="2025-08-22T12:54:00Z" w:id="439">
        <w:r w:rsidRPr="00114DD5" w:rsidDel="00E71D05">
          <w:rPr>
            <w:rFonts w:ascii="Arial" w:hAnsi="Arial" w:cs="Arial"/>
            <w:sz w:val="28"/>
            <w:szCs w:val="28"/>
            <w:rPrChange w:author="Transcriber01 JHB" w:date="2025-08-22T12:28:00Z" w16du:dateUtc="2025-08-22T10:28:00Z" w:id="440">
              <w:rPr>
                <w:rFonts w:ascii="Arial" w:hAnsi="Arial" w:cs="Arial"/>
                <w:sz w:val="28"/>
                <w:szCs w:val="28"/>
                <w:lang w:val="x-none"/>
              </w:rPr>
            </w:rPrChange>
          </w:rPr>
          <w:delText>when</w:delText>
        </w:r>
      </w:del>
      <w:r w:rsidRPr="00114DD5">
        <w:rPr>
          <w:rFonts w:ascii="Arial" w:hAnsi="Arial" w:cs="Arial"/>
          <w:sz w:val="28"/>
          <w:szCs w:val="28"/>
          <w:rPrChange w:author="Transcriber01 JHB" w:date="2025-08-22T12:28:00Z" w16du:dateUtc="2025-08-22T10:28:00Z" w:id="441">
            <w:rPr>
              <w:rFonts w:ascii="Arial" w:hAnsi="Arial" w:cs="Arial"/>
              <w:sz w:val="28"/>
              <w:szCs w:val="28"/>
              <w:lang w:val="x-none"/>
            </w:rPr>
          </w:rPrChange>
        </w:rPr>
        <w:t>…</w:t>
      </w:r>
      <w:ins w:author="Transcriber01 JHB" w:date="2025-08-22T14:54:00Z" w16du:dateUtc="2025-08-22T12:54:00Z" w:id="442">
        <w:r>
          <w:rPr>
            <w:rFonts w:ascii="Arial" w:hAnsi="Arial" w:cs="Arial"/>
            <w:sz w:val="28"/>
            <w:szCs w:val="28"/>
          </w:rPr>
          <w:t>?...</w:t>
        </w:r>
      </w:ins>
      <w:r w:rsidRPr="00114DD5">
        <w:rPr>
          <w:rFonts w:ascii="Arial" w:hAnsi="Arial" w:cs="Arial"/>
          <w:sz w:val="28"/>
          <w:szCs w:val="28"/>
          <w:rPrChange w:author="Transcriber01 JHB" w:date="2025-08-22T12:28:00Z" w16du:dateUtc="2025-08-22T10:28:00Z" w:id="443">
            <w:rPr>
              <w:rFonts w:ascii="Arial" w:hAnsi="Arial" w:cs="Arial"/>
              <w:sz w:val="28"/>
              <w:szCs w:val="28"/>
              <w:lang w:val="x-none"/>
            </w:rPr>
          </w:rPrChange>
        </w:rPr>
        <w:t xml:space="preserve"> Iye </w:t>
      </w:r>
      <w:proofErr w:type="spellStart"/>
      <w:r w:rsidRPr="00114DD5">
        <w:rPr>
          <w:rFonts w:ascii="Arial" w:hAnsi="Arial" w:cs="Arial"/>
          <w:sz w:val="28"/>
          <w:szCs w:val="28"/>
          <w:rPrChange w:author="Transcriber01 JHB" w:date="2025-08-22T12:28:00Z" w16du:dateUtc="2025-08-22T10:28:00Z" w:id="444">
            <w:rPr>
              <w:rFonts w:ascii="Arial" w:hAnsi="Arial" w:cs="Arial"/>
              <w:sz w:val="28"/>
              <w:szCs w:val="28"/>
              <w:lang w:val="x-none"/>
            </w:rPr>
          </w:rPrChange>
        </w:rPr>
        <w:t>manje</w:t>
      </w:r>
      <w:proofErr w:type="spellEnd"/>
      <w:r w:rsidRPr="00114DD5">
        <w:rPr>
          <w:rFonts w:ascii="Arial" w:hAnsi="Arial" w:cs="Arial"/>
          <w:sz w:val="28"/>
          <w:szCs w:val="28"/>
          <w:rPrChange w:author="Transcriber01 JHB" w:date="2025-08-22T12:28:00Z" w16du:dateUtc="2025-08-22T10:28:00Z" w:id="445">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46">
            <w:rPr>
              <w:rFonts w:ascii="Arial" w:hAnsi="Arial" w:cs="Arial"/>
              <w:sz w:val="28"/>
              <w:szCs w:val="28"/>
              <w:lang w:val="x-none"/>
            </w:rPr>
          </w:rPrChange>
        </w:rPr>
        <w:t>muJerusa</w:t>
      </w:r>
      <w:proofErr w:type="spellEnd"/>
      <w:r w:rsidRPr="00114DD5">
        <w:rPr>
          <w:rFonts w:ascii="Arial" w:hAnsi="Arial" w:cs="Arial"/>
          <w:sz w:val="28"/>
          <w:szCs w:val="28"/>
          <w:rPrChange w:author="Transcriber01 JHB" w:date="2025-08-22T12:28:00Z" w16du:dateUtc="2025-08-22T10:28:00Z" w:id="447">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48">
            <w:rPr>
              <w:rFonts w:ascii="Arial" w:hAnsi="Arial" w:cs="Arial"/>
              <w:sz w:val="28"/>
              <w:szCs w:val="28"/>
              <w:lang w:val="x-none"/>
            </w:rPr>
          </w:rPrChange>
        </w:rPr>
        <w:t>mu</w:t>
      </w:r>
      <w:del w:author="Transcriber01 JHB" w:date="2025-08-22T14:54:00Z" w16du:dateUtc="2025-08-22T12:54:00Z" w:id="449">
        <w:r w:rsidRPr="00114DD5" w:rsidDel="00F37F28">
          <w:rPr>
            <w:rFonts w:ascii="Arial" w:hAnsi="Arial" w:cs="Arial"/>
            <w:sz w:val="28"/>
            <w:szCs w:val="28"/>
            <w:rPrChange w:author="Transcriber01 JHB" w:date="2025-08-22T12:28:00Z" w16du:dateUtc="2025-08-22T10:28:00Z" w:id="450">
              <w:rPr>
                <w:rFonts w:ascii="Arial" w:hAnsi="Arial" w:cs="Arial"/>
                <w:sz w:val="28"/>
                <w:szCs w:val="28"/>
                <w:lang w:val="x-none"/>
              </w:rPr>
            </w:rPrChange>
          </w:rPr>
          <w:delText xml:space="preserve"> </w:delText>
        </w:r>
      </w:del>
      <w:r w:rsidRPr="00114DD5">
        <w:rPr>
          <w:rFonts w:ascii="Arial" w:hAnsi="Arial" w:cs="Arial"/>
          <w:sz w:val="28"/>
          <w:szCs w:val="28"/>
          <w:rPrChange w:author="Transcriber01 JHB" w:date="2025-08-22T12:28:00Z" w16du:dateUtc="2025-08-22T10:28:00Z" w:id="451">
            <w:rPr>
              <w:rFonts w:ascii="Arial" w:hAnsi="Arial" w:cs="Arial"/>
              <w:sz w:val="28"/>
              <w:szCs w:val="28"/>
              <w:lang w:val="x-none"/>
            </w:rPr>
          </w:rPrChange>
        </w:rPr>
        <w:t>Egyp</w:t>
      </w:r>
      <w:ins w:author="Transcriber01 JHB" w:date="2025-08-22T14:54:00Z" w16du:dateUtc="2025-08-22T12:54:00Z" w:id="452">
        <w:r>
          <w:rPr>
            <w:rFonts w:ascii="Arial" w:hAnsi="Arial" w:cs="Arial"/>
            <w:sz w:val="28"/>
            <w:szCs w:val="28"/>
          </w:rPr>
          <w:t>i</w:t>
        </w:r>
      </w:ins>
      <w:r w:rsidRPr="00114DD5">
        <w:rPr>
          <w:rFonts w:ascii="Arial" w:hAnsi="Arial" w:cs="Arial"/>
          <w:sz w:val="28"/>
          <w:szCs w:val="28"/>
          <w:rPrChange w:author="Transcriber01 JHB" w:date="2025-08-22T12:28:00Z" w16du:dateUtc="2025-08-22T10:28:00Z" w:id="453">
            <w:rPr>
              <w:rFonts w:ascii="Arial" w:hAnsi="Arial" w:cs="Arial"/>
              <w:sz w:val="28"/>
              <w:szCs w:val="28"/>
              <w:lang w:val="x-none"/>
            </w:rPr>
          </w:rPrChange>
        </w:rPr>
        <w:t>t</w:t>
      </w:r>
      <w:ins w:author="Transcriber01 JHB" w:date="2025-08-22T14:54:00Z" w16du:dateUtc="2025-08-22T12:54:00Z" w:id="454">
        <w:r>
          <w:rPr>
            <w:rFonts w:ascii="Arial" w:hAnsi="Arial" w:cs="Arial"/>
            <w:sz w:val="28"/>
            <w:szCs w:val="28"/>
          </w:rPr>
          <w:t>i</w:t>
        </w:r>
      </w:ins>
      <w:proofErr w:type="spellEnd"/>
      <w:r w:rsidRPr="00114DD5">
        <w:rPr>
          <w:rFonts w:ascii="Arial" w:hAnsi="Arial" w:cs="Arial"/>
          <w:sz w:val="28"/>
          <w:szCs w:val="28"/>
          <w:rPrChange w:author="Transcriber01 JHB" w:date="2025-08-22T12:28:00Z" w16du:dateUtc="2025-08-22T10:28:00Z" w:id="455">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56">
            <w:rPr>
              <w:rFonts w:ascii="Arial" w:hAnsi="Arial" w:cs="Arial"/>
              <w:sz w:val="28"/>
              <w:szCs w:val="28"/>
              <w:lang w:val="x-none"/>
            </w:rPr>
          </w:rPrChange>
        </w:rPr>
        <w:t>maari</w:t>
      </w:r>
      <w:proofErr w:type="spellEnd"/>
      <w:r w:rsidRPr="00114DD5">
        <w:rPr>
          <w:rFonts w:ascii="Arial" w:hAnsi="Arial" w:cs="Arial"/>
          <w:sz w:val="28"/>
          <w:szCs w:val="28"/>
          <w:rPrChange w:author="Transcriber01 JHB" w:date="2025-08-22T12:28:00Z" w16du:dateUtc="2025-08-22T10:28:00Z" w:id="457">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58">
            <w:rPr>
              <w:rFonts w:ascii="Arial" w:hAnsi="Arial" w:cs="Arial"/>
              <w:sz w:val="28"/>
              <w:szCs w:val="28"/>
              <w:lang w:val="x-none"/>
            </w:rPr>
          </w:rPrChange>
        </w:rPr>
        <w:t>akapfuma</w:t>
      </w:r>
      <w:proofErr w:type="spellEnd"/>
      <w:r w:rsidRPr="00114DD5">
        <w:rPr>
          <w:rFonts w:ascii="Arial" w:hAnsi="Arial" w:cs="Arial"/>
          <w:sz w:val="28"/>
          <w:szCs w:val="28"/>
          <w:rPrChange w:author="Transcriber01 JHB" w:date="2025-08-22T12:28:00Z" w16du:dateUtc="2025-08-22T10:28:00Z" w:id="459">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60">
            <w:rPr>
              <w:rFonts w:ascii="Arial" w:hAnsi="Arial" w:cs="Arial"/>
              <w:sz w:val="28"/>
              <w:szCs w:val="28"/>
              <w:lang w:val="x-none"/>
            </w:rPr>
          </w:rPrChange>
        </w:rPr>
        <w:t>futi</w:t>
      </w:r>
      <w:proofErr w:type="spellEnd"/>
      <w:r w:rsidRPr="00114DD5">
        <w:rPr>
          <w:rFonts w:ascii="Arial" w:hAnsi="Arial" w:cs="Arial"/>
          <w:sz w:val="28"/>
          <w:szCs w:val="28"/>
          <w:rPrChange w:author="Transcriber01 JHB" w:date="2025-08-22T12:28:00Z" w16du:dateUtc="2025-08-22T10:28:00Z" w:id="461">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62">
            <w:rPr>
              <w:rFonts w:ascii="Arial" w:hAnsi="Arial" w:cs="Arial"/>
              <w:sz w:val="28"/>
              <w:szCs w:val="28"/>
              <w:lang w:val="x-none"/>
            </w:rPr>
          </w:rPrChange>
        </w:rPr>
        <w:t>kuvadari</w:t>
      </w:r>
      <w:proofErr w:type="spellEnd"/>
      <w:r w:rsidRPr="00114DD5">
        <w:rPr>
          <w:rFonts w:ascii="Arial" w:hAnsi="Arial" w:cs="Arial"/>
          <w:sz w:val="28"/>
          <w:szCs w:val="28"/>
          <w:rPrChange w:author="Transcriber01 JHB" w:date="2025-08-22T12:28:00Z" w16du:dateUtc="2025-08-22T10:28:00Z" w:id="463">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464">
            <w:rPr>
              <w:rFonts w:ascii="Arial" w:hAnsi="Arial" w:cs="Arial"/>
              <w:sz w:val="18"/>
              <w:szCs w:val="18"/>
              <w:lang w:val="x-none"/>
            </w:rPr>
          </w:rPrChange>
        </w:rPr>
        <w:t>[Congregation says, “</w:t>
      </w:r>
      <w:proofErr w:type="spellStart"/>
      <w:r w:rsidRPr="00114DD5">
        <w:rPr>
          <w:rFonts w:ascii="Arial" w:hAnsi="Arial" w:cs="Arial"/>
          <w:sz w:val="18"/>
          <w:szCs w:val="18"/>
          <w:rPrChange w:author="Transcriber01 JHB" w:date="2025-08-22T12:28:00Z" w16du:dateUtc="2025-08-22T10:28:00Z" w:id="465">
            <w:rPr>
              <w:rFonts w:ascii="Arial" w:hAnsi="Arial" w:cs="Arial"/>
              <w:sz w:val="18"/>
              <w:szCs w:val="18"/>
              <w:lang w:val="x-none"/>
            </w:rPr>
          </w:rPrChange>
        </w:rPr>
        <w:t>kuvadarika</w:t>
      </w:r>
      <w:proofErr w:type="spellEnd"/>
      <w:r w:rsidRPr="00114DD5">
        <w:rPr>
          <w:rFonts w:ascii="Arial" w:hAnsi="Arial" w:cs="Arial"/>
          <w:sz w:val="18"/>
          <w:szCs w:val="18"/>
          <w:rPrChange w:author="Transcriber01 JHB" w:date="2025-08-22T12:28:00Z" w16du:dateUtc="2025-08-22T10:28:00Z" w:id="466">
            <w:rPr>
              <w:rFonts w:ascii="Arial" w:hAnsi="Arial" w:cs="Arial"/>
              <w:sz w:val="18"/>
              <w:szCs w:val="18"/>
              <w:lang w:val="x-none"/>
            </w:rPr>
          </w:rPrChange>
        </w:rPr>
        <w:t>.”]</w:t>
      </w:r>
    </w:p>
    <w:p w:rsidRPr="00114DD5" w:rsidR="00420EA2" w:rsidP="00420EA2" w:rsidRDefault="00420EA2" w14:paraId="18749C7B" w14:textId="77777777">
      <w:pPr>
        <w:jc w:val="both"/>
        <w:rPr>
          <w:rFonts w:ascii="Arial" w:hAnsi="Arial" w:cs="Arial"/>
          <w:sz w:val="28"/>
          <w:szCs w:val="28"/>
          <w:rPrChange w:author="Transcriber01 JHB" w:date="2025-08-22T12:28:00Z" w16du:dateUtc="2025-08-22T10:28:00Z" w:id="467">
            <w:rPr>
              <w:rFonts w:ascii="Arial" w:hAnsi="Arial" w:cs="Arial"/>
              <w:sz w:val="28"/>
              <w:szCs w:val="28"/>
              <w:lang w:val="x-none"/>
            </w:rPr>
          </w:rPrChange>
        </w:rPr>
      </w:pPr>
      <w:r w:rsidRPr="00426897">
        <w:rPr>
          <w:rFonts w:ascii="Arial" w:hAnsi="Arial" w:cs="Arial"/>
          <w:sz w:val="28"/>
          <w:szCs w:val="28"/>
          <w:vertAlign w:val="superscript"/>
        </w:rPr>
        <w:t>473</w:t>
      </w:r>
      <w:r>
        <w:rPr>
          <w:rFonts w:ascii="Arial" w:hAnsi="Arial" w:cs="Arial"/>
          <w:sz w:val="28"/>
          <w:szCs w:val="28"/>
        </w:rPr>
        <w:t xml:space="preserve"> </w:t>
      </w:r>
      <w:r w:rsidRPr="00114DD5">
        <w:rPr>
          <w:rFonts w:ascii="Arial" w:hAnsi="Arial" w:cs="Arial"/>
          <w:sz w:val="28"/>
          <w:szCs w:val="28"/>
          <w:rPrChange w:author="Transcriber01 JHB" w:date="2025-08-22T12:28:00Z" w16du:dateUtc="2025-08-22T10:28:00Z" w:id="468">
            <w:rPr>
              <w:rFonts w:ascii="Arial" w:hAnsi="Arial" w:cs="Arial"/>
              <w:sz w:val="28"/>
              <w:szCs w:val="28"/>
              <w:lang w:val="x-none"/>
            </w:rPr>
          </w:rPrChange>
        </w:rPr>
        <w:t xml:space="preserve">Kana Mwari </w:t>
      </w:r>
      <w:proofErr w:type="spellStart"/>
      <w:r w:rsidRPr="00114DD5">
        <w:rPr>
          <w:rFonts w:ascii="Arial" w:hAnsi="Arial" w:cs="Arial"/>
          <w:sz w:val="28"/>
          <w:szCs w:val="28"/>
          <w:rPrChange w:author="Transcriber01 JHB" w:date="2025-08-22T12:28:00Z" w16du:dateUtc="2025-08-22T10:28:00Z" w:id="469">
            <w:rPr>
              <w:rFonts w:ascii="Arial" w:hAnsi="Arial" w:cs="Arial"/>
              <w:sz w:val="28"/>
              <w:szCs w:val="28"/>
              <w:lang w:val="x-none"/>
            </w:rPr>
          </w:rPrChange>
        </w:rPr>
        <w:t>ada</w:t>
      </w:r>
      <w:proofErr w:type="spellEnd"/>
      <w:r w:rsidRPr="00114DD5">
        <w:rPr>
          <w:rFonts w:ascii="Arial" w:hAnsi="Arial" w:cs="Arial"/>
          <w:sz w:val="28"/>
          <w:szCs w:val="28"/>
          <w:rPrChange w:author="Transcriber01 JHB" w:date="2025-08-22T12:28:00Z" w16du:dateUtc="2025-08-22T10:28:00Z" w:id="47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71">
            <w:rPr>
              <w:rFonts w:ascii="Arial" w:hAnsi="Arial" w:cs="Arial"/>
              <w:sz w:val="28"/>
              <w:szCs w:val="28"/>
              <w:lang w:val="x-none"/>
            </w:rPr>
          </w:rPrChange>
        </w:rPr>
        <w:t>munhu</w:t>
      </w:r>
      <w:proofErr w:type="spellEnd"/>
      <w:r w:rsidRPr="00114DD5">
        <w:rPr>
          <w:rFonts w:ascii="Arial" w:hAnsi="Arial" w:cs="Arial"/>
          <w:sz w:val="28"/>
          <w:szCs w:val="28"/>
          <w:rPrChange w:author="Transcriber01 JHB" w:date="2025-08-22T12:28:00Z" w16du:dateUtc="2025-08-22T10:28:00Z" w:id="472">
            <w:rPr>
              <w:rFonts w:ascii="Arial" w:hAnsi="Arial" w:cs="Arial"/>
              <w:sz w:val="28"/>
              <w:szCs w:val="28"/>
              <w:lang w:val="x-none"/>
            </w:rPr>
          </w:rPrChange>
        </w:rPr>
        <w:t xml:space="preserve">, baba </w:t>
      </w:r>
      <w:proofErr w:type="spellStart"/>
      <w:r w:rsidRPr="00114DD5">
        <w:rPr>
          <w:rFonts w:ascii="Arial" w:hAnsi="Arial" w:cs="Arial"/>
          <w:sz w:val="28"/>
          <w:szCs w:val="28"/>
          <w:rPrChange w:author="Transcriber01 JHB" w:date="2025-08-22T12:28:00Z" w16du:dateUtc="2025-08-22T10:28:00Z" w:id="473">
            <w:rPr>
              <w:rFonts w:ascii="Arial" w:hAnsi="Arial" w:cs="Arial"/>
              <w:sz w:val="28"/>
              <w:szCs w:val="28"/>
              <w:lang w:val="x-none"/>
            </w:rPr>
          </w:rPrChange>
        </w:rPr>
        <w:t>vakada</w:t>
      </w:r>
      <w:proofErr w:type="spellEnd"/>
      <w:r w:rsidRPr="00114DD5">
        <w:rPr>
          <w:rFonts w:ascii="Arial" w:hAnsi="Arial" w:cs="Arial"/>
          <w:sz w:val="28"/>
          <w:szCs w:val="28"/>
          <w:rPrChange w:author="Transcriber01 JHB" w:date="2025-08-22T12:28:00Z" w16du:dateUtc="2025-08-22T10:28:00Z" w:id="47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75">
            <w:rPr>
              <w:rFonts w:ascii="Arial" w:hAnsi="Arial" w:cs="Arial"/>
              <w:sz w:val="28"/>
              <w:szCs w:val="28"/>
              <w:lang w:val="x-none"/>
            </w:rPr>
          </w:rPrChange>
        </w:rPr>
        <w:t>munhu</w:t>
      </w:r>
      <w:proofErr w:type="spellEnd"/>
      <w:r w:rsidRPr="00114DD5">
        <w:rPr>
          <w:rFonts w:ascii="Arial" w:hAnsi="Arial" w:cs="Arial"/>
          <w:sz w:val="28"/>
          <w:szCs w:val="28"/>
          <w:rPrChange w:author="Transcriber01 JHB" w:date="2025-08-22T12:28:00Z" w16du:dateUtc="2025-08-22T10:28:00Z" w:id="476">
            <w:rPr>
              <w:rFonts w:ascii="Arial" w:hAnsi="Arial" w:cs="Arial"/>
              <w:sz w:val="28"/>
              <w:szCs w:val="28"/>
              <w:lang w:val="x-none"/>
            </w:rPr>
          </w:rPrChange>
        </w:rPr>
        <w:t xml:space="preserve">, Ja… Josefa </w:t>
      </w:r>
      <w:proofErr w:type="spellStart"/>
      <w:r w:rsidRPr="00114DD5">
        <w:rPr>
          <w:rFonts w:ascii="Arial" w:hAnsi="Arial" w:cs="Arial"/>
          <w:sz w:val="28"/>
          <w:szCs w:val="28"/>
          <w:rPrChange w:author="Transcriber01 JHB" w:date="2025-08-22T12:28:00Z" w16du:dateUtc="2025-08-22T10:28:00Z" w:id="477">
            <w:rPr>
              <w:rFonts w:ascii="Arial" w:hAnsi="Arial" w:cs="Arial"/>
              <w:sz w:val="28"/>
              <w:szCs w:val="28"/>
              <w:lang w:val="x-none"/>
            </w:rPr>
          </w:rPrChange>
        </w:rPr>
        <w:t>akangodiwa</w:t>
      </w:r>
      <w:proofErr w:type="spellEnd"/>
      <w:r w:rsidRPr="00114DD5">
        <w:rPr>
          <w:rFonts w:ascii="Arial" w:hAnsi="Arial" w:cs="Arial"/>
          <w:sz w:val="28"/>
          <w:szCs w:val="28"/>
          <w:rPrChange w:author="Transcriber01 JHB" w:date="2025-08-22T12:28:00Z" w16du:dateUtc="2025-08-22T10:28:00Z" w:id="47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79">
            <w:rPr>
              <w:rFonts w:ascii="Arial" w:hAnsi="Arial" w:cs="Arial"/>
              <w:sz w:val="28"/>
              <w:szCs w:val="28"/>
              <w:lang w:val="x-none"/>
            </w:rPr>
          </w:rPrChange>
        </w:rPr>
        <w:t>nababa</w:t>
      </w:r>
      <w:proofErr w:type="spellEnd"/>
      <w:r w:rsidRPr="00114DD5">
        <w:rPr>
          <w:rFonts w:ascii="Arial" w:hAnsi="Arial" w:cs="Arial"/>
          <w:sz w:val="28"/>
          <w:szCs w:val="28"/>
          <w:rPrChange w:author="Transcriber01 JHB" w:date="2025-08-22T12:28:00Z" w16du:dateUtc="2025-08-22T10:28:00Z" w:id="48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81">
            <w:rPr>
              <w:rFonts w:ascii="Arial" w:hAnsi="Arial" w:cs="Arial"/>
              <w:sz w:val="28"/>
              <w:szCs w:val="28"/>
              <w:lang w:val="x-none"/>
            </w:rPr>
          </w:rPrChange>
        </w:rPr>
        <w:t>vake</w:t>
      </w:r>
      <w:proofErr w:type="spellEnd"/>
      <w:r w:rsidRPr="00114DD5">
        <w:rPr>
          <w:rFonts w:ascii="Arial" w:hAnsi="Arial" w:cs="Arial"/>
          <w:sz w:val="28"/>
          <w:szCs w:val="28"/>
          <w:rPrChange w:author="Transcriber01 JHB" w:date="2025-08-22T12:28:00Z" w16du:dateUtc="2025-08-22T10:28:00Z" w:id="48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83">
            <w:rPr>
              <w:rFonts w:ascii="Arial" w:hAnsi="Arial" w:cs="Arial"/>
              <w:sz w:val="28"/>
              <w:szCs w:val="28"/>
              <w:lang w:val="x-none"/>
            </w:rPr>
          </w:rPrChange>
        </w:rPr>
        <w:t>kubva</w:t>
      </w:r>
      <w:proofErr w:type="spellEnd"/>
      <w:r w:rsidRPr="00114DD5">
        <w:rPr>
          <w:rFonts w:ascii="Arial" w:hAnsi="Arial" w:cs="Arial"/>
          <w:sz w:val="28"/>
          <w:szCs w:val="28"/>
          <w:rPrChange w:author="Transcriber01 JHB" w:date="2025-08-22T12:28:00Z" w16du:dateUtc="2025-08-22T10:28:00Z" w:id="48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85">
            <w:rPr>
              <w:rFonts w:ascii="Arial" w:hAnsi="Arial" w:cs="Arial"/>
              <w:sz w:val="28"/>
              <w:szCs w:val="28"/>
              <w:lang w:val="x-none"/>
            </w:rPr>
          </w:rPrChange>
        </w:rPr>
        <w:t>ari</w:t>
      </w:r>
      <w:proofErr w:type="spellEnd"/>
      <w:r w:rsidRPr="00114DD5">
        <w:rPr>
          <w:rFonts w:ascii="Arial" w:hAnsi="Arial" w:cs="Arial"/>
          <w:sz w:val="28"/>
          <w:szCs w:val="28"/>
          <w:rPrChange w:author="Transcriber01 JHB" w:date="2025-08-22T12:28:00Z" w16du:dateUtc="2025-08-22T10:28:00Z" w:id="486">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87">
            <w:rPr>
              <w:rFonts w:ascii="Arial" w:hAnsi="Arial" w:cs="Arial"/>
              <w:sz w:val="28"/>
              <w:szCs w:val="28"/>
              <w:lang w:val="x-none"/>
            </w:rPr>
          </w:rPrChange>
        </w:rPr>
        <w:t>mudiki</w:t>
      </w:r>
      <w:proofErr w:type="spellEnd"/>
      <w:r w:rsidRPr="00114DD5">
        <w:rPr>
          <w:rFonts w:ascii="Arial" w:hAnsi="Arial" w:cs="Arial"/>
          <w:sz w:val="28"/>
          <w:szCs w:val="28"/>
          <w:rPrChange w:author="Transcriber01 JHB" w:date="2025-08-22T12:28:00Z" w16du:dateUtc="2025-08-22T10:28:00Z" w:id="48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89">
            <w:rPr>
              <w:rFonts w:ascii="Arial" w:hAnsi="Arial" w:cs="Arial"/>
              <w:sz w:val="28"/>
              <w:szCs w:val="28"/>
              <w:lang w:val="x-none"/>
            </w:rPr>
          </w:rPrChange>
        </w:rPr>
        <w:t>Yakava</w:t>
      </w:r>
      <w:proofErr w:type="spellEnd"/>
      <w:r w:rsidRPr="00114DD5">
        <w:rPr>
          <w:rFonts w:ascii="Arial" w:hAnsi="Arial" w:cs="Arial"/>
          <w:sz w:val="28"/>
          <w:szCs w:val="28"/>
          <w:rPrChange w:author="Transcriber01 JHB" w:date="2025-08-22T12:28:00Z" w16du:dateUtc="2025-08-22T10:28:00Z" w:id="490">
            <w:rPr>
              <w:rFonts w:ascii="Arial" w:hAnsi="Arial" w:cs="Arial"/>
              <w:sz w:val="28"/>
              <w:szCs w:val="28"/>
              <w:lang w:val="x-none"/>
            </w:rPr>
          </w:rPrChange>
        </w:rPr>
        <w:t xml:space="preserve"> type </w:t>
      </w:r>
      <w:proofErr w:type="spellStart"/>
      <w:r w:rsidRPr="00114DD5">
        <w:rPr>
          <w:rFonts w:ascii="Arial" w:hAnsi="Arial" w:cs="Arial"/>
          <w:sz w:val="28"/>
          <w:szCs w:val="28"/>
          <w:rPrChange w:author="Transcriber01 JHB" w:date="2025-08-22T12:28:00Z" w16du:dateUtc="2025-08-22T10:28:00Z" w:id="491">
            <w:rPr>
              <w:rFonts w:ascii="Arial" w:hAnsi="Arial" w:cs="Arial"/>
              <w:sz w:val="28"/>
              <w:szCs w:val="28"/>
              <w:lang w:val="x-none"/>
            </w:rPr>
          </w:rPrChange>
        </w:rPr>
        <w:t>yokuti</w:t>
      </w:r>
      <w:proofErr w:type="spellEnd"/>
      <w:r w:rsidRPr="00114DD5">
        <w:rPr>
          <w:rFonts w:ascii="Arial" w:hAnsi="Arial" w:cs="Arial"/>
          <w:sz w:val="28"/>
          <w:szCs w:val="28"/>
          <w:rPrChange w:author="Transcriber01 JHB" w:date="2025-08-22T12:28:00Z" w16du:dateUtc="2025-08-22T10:28:00Z" w:id="492">
            <w:rPr>
              <w:rFonts w:ascii="Arial" w:hAnsi="Arial" w:cs="Arial"/>
              <w:sz w:val="28"/>
              <w:szCs w:val="28"/>
              <w:lang w:val="x-none"/>
            </w:rPr>
          </w:rPrChange>
        </w:rPr>
        <w:t xml:space="preserve">, Mwari </w:t>
      </w:r>
      <w:proofErr w:type="spellStart"/>
      <w:r w:rsidRPr="00114DD5">
        <w:rPr>
          <w:rFonts w:ascii="Arial" w:hAnsi="Arial" w:cs="Arial"/>
          <w:sz w:val="28"/>
          <w:szCs w:val="28"/>
          <w:rPrChange w:author="Transcriber01 JHB" w:date="2025-08-22T12:28:00Z" w16du:dateUtc="2025-08-22T10:28:00Z" w:id="493">
            <w:rPr>
              <w:rFonts w:ascii="Arial" w:hAnsi="Arial" w:cs="Arial"/>
              <w:sz w:val="28"/>
              <w:szCs w:val="28"/>
              <w:lang w:val="x-none"/>
            </w:rPr>
          </w:rPrChange>
        </w:rPr>
        <w:t>ndokudawo</w:t>
      </w:r>
      <w:proofErr w:type="spellEnd"/>
      <w:r w:rsidRPr="00114DD5">
        <w:rPr>
          <w:rFonts w:ascii="Arial" w:hAnsi="Arial" w:cs="Arial"/>
          <w:sz w:val="28"/>
          <w:szCs w:val="28"/>
          <w:rPrChange w:author="Transcriber01 JHB" w:date="2025-08-22T12:28:00Z" w16du:dateUtc="2025-08-22T10:28:00Z" w:id="49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495">
            <w:rPr>
              <w:rFonts w:ascii="Arial" w:hAnsi="Arial" w:cs="Arial"/>
              <w:sz w:val="28"/>
              <w:szCs w:val="28"/>
              <w:lang w:val="x-none"/>
            </w:rPr>
          </w:rPrChange>
        </w:rPr>
        <w:t>kwaakaitawo</w:t>
      </w:r>
      <w:proofErr w:type="spellEnd"/>
      <w:r w:rsidRPr="00114DD5">
        <w:rPr>
          <w:rFonts w:ascii="Arial" w:hAnsi="Arial" w:cs="Arial"/>
          <w:sz w:val="28"/>
          <w:szCs w:val="28"/>
          <w:rPrChange w:author="Transcriber01 JHB" w:date="2025-08-22T12:28:00Z" w16du:dateUtc="2025-08-22T10:28:00Z" w:id="496">
            <w:rPr>
              <w:rFonts w:ascii="Arial" w:hAnsi="Arial" w:cs="Arial"/>
              <w:sz w:val="28"/>
              <w:szCs w:val="28"/>
              <w:lang w:val="x-none"/>
            </w:rPr>
          </w:rPrChange>
        </w:rPr>
        <w:t xml:space="preserve"> Josefa </w:t>
      </w:r>
      <w:proofErr w:type="spellStart"/>
      <w:r w:rsidRPr="00114DD5">
        <w:rPr>
          <w:rFonts w:ascii="Arial" w:hAnsi="Arial" w:cs="Arial"/>
          <w:sz w:val="28"/>
          <w:szCs w:val="28"/>
          <w:rPrChange w:author="Transcriber01 JHB" w:date="2025-08-22T12:28:00Z" w16du:dateUtc="2025-08-22T10:28:00Z" w:id="497">
            <w:rPr>
              <w:rFonts w:ascii="Arial" w:hAnsi="Arial" w:cs="Arial"/>
              <w:sz w:val="28"/>
              <w:szCs w:val="28"/>
              <w:lang w:val="x-none"/>
            </w:rPr>
          </w:rPrChange>
        </w:rPr>
        <w:t>iyeye</w:t>
      </w:r>
      <w:proofErr w:type="spellEnd"/>
      <w:r w:rsidRPr="00114DD5">
        <w:rPr>
          <w:rFonts w:ascii="Arial" w:hAnsi="Arial" w:cs="Arial"/>
          <w:sz w:val="28"/>
          <w:szCs w:val="28"/>
          <w:rPrChange w:author="Transcriber01 JHB" w:date="2025-08-22T12:28:00Z" w16du:dateUtc="2025-08-22T10:28:00Z" w:id="498">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499">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50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01">
            <w:rPr>
              <w:rFonts w:ascii="Arial" w:hAnsi="Arial" w:cs="Arial"/>
              <w:sz w:val="28"/>
              <w:szCs w:val="28"/>
              <w:lang w:val="x-none"/>
            </w:rPr>
          </w:rPrChange>
        </w:rPr>
        <w:t>Akava</w:t>
      </w:r>
      <w:proofErr w:type="spellEnd"/>
      <w:r w:rsidRPr="00114DD5">
        <w:rPr>
          <w:rFonts w:ascii="Arial" w:hAnsi="Arial" w:cs="Arial"/>
          <w:sz w:val="28"/>
          <w:szCs w:val="28"/>
          <w:rPrChange w:author="Transcriber01 JHB" w:date="2025-08-22T12:28:00Z" w16du:dateUtc="2025-08-22T10:28:00Z" w:id="50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03">
            <w:rPr>
              <w:rFonts w:ascii="Arial" w:hAnsi="Arial" w:cs="Arial"/>
              <w:sz w:val="28"/>
              <w:szCs w:val="28"/>
              <w:lang w:val="x-none"/>
            </w:rPr>
          </w:rPrChange>
        </w:rPr>
        <w:t>mwana</w:t>
      </w:r>
      <w:proofErr w:type="spellEnd"/>
      <w:r w:rsidRPr="00114DD5">
        <w:rPr>
          <w:rFonts w:ascii="Arial" w:hAnsi="Arial" w:cs="Arial"/>
          <w:sz w:val="28"/>
          <w:szCs w:val="28"/>
          <w:rPrChange w:author="Transcriber01 JHB" w:date="2025-08-22T12:28:00Z" w16du:dateUtc="2025-08-22T10:28:00Z" w:id="50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05">
            <w:rPr>
              <w:rFonts w:ascii="Arial" w:hAnsi="Arial" w:cs="Arial"/>
              <w:sz w:val="28"/>
              <w:szCs w:val="28"/>
              <w:lang w:val="x-none"/>
            </w:rPr>
          </w:rPrChange>
        </w:rPr>
        <w:t>wemuhudhara</w:t>
      </w:r>
      <w:proofErr w:type="spellEnd"/>
      <w:r w:rsidRPr="00114DD5">
        <w:rPr>
          <w:rFonts w:ascii="Arial" w:hAnsi="Arial" w:cs="Arial"/>
          <w:sz w:val="28"/>
          <w:szCs w:val="28"/>
          <w:rPrChange w:author="Transcriber01 JHB" w:date="2025-08-22T12:28:00Z" w16du:dateUtc="2025-08-22T10:28:00Z" w:id="506">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07">
            <w:rPr>
              <w:rFonts w:ascii="Arial" w:hAnsi="Arial" w:cs="Arial"/>
              <w:sz w:val="28"/>
              <w:szCs w:val="28"/>
              <w:lang w:val="x-none"/>
            </w:rPr>
          </w:rPrChange>
        </w:rPr>
        <w:t>hwake</w:t>
      </w:r>
      <w:proofErr w:type="spellEnd"/>
      <w:r w:rsidRPr="00114DD5">
        <w:rPr>
          <w:rFonts w:ascii="Arial" w:hAnsi="Arial" w:cs="Arial"/>
          <w:sz w:val="28"/>
          <w:szCs w:val="28"/>
          <w:rPrChange w:author="Transcriber01 JHB" w:date="2025-08-22T12:28:00Z" w16du:dateUtc="2025-08-22T10:28:00Z" w:id="50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09">
            <w:rPr>
              <w:rFonts w:ascii="Arial" w:hAnsi="Arial" w:cs="Arial"/>
              <w:sz w:val="28"/>
              <w:szCs w:val="28"/>
              <w:lang w:val="x-none"/>
            </w:rPr>
          </w:rPrChange>
        </w:rPr>
        <w:t>akamufarira</w:t>
      </w:r>
      <w:proofErr w:type="spellEnd"/>
      <w:r w:rsidRPr="00114DD5">
        <w:rPr>
          <w:rFonts w:ascii="Arial" w:hAnsi="Arial" w:cs="Arial"/>
          <w:sz w:val="28"/>
          <w:szCs w:val="28"/>
          <w:rPrChange w:author="Transcriber01 JHB" w:date="2025-08-22T12:28:00Z" w16du:dateUtc="2025-08-22T10:28:00Z" w:id="510">
            <w:rPr>
              <w:rFonts w:ascii="Arial" w:hAnsi="Arial" w:cs="Arial"/>
              <w:sz w:val="28"/>
              <w:szCs w:val="28"/>
              <w:lang w:val="x-none"/>
            </w:rPr>
          </w:rPrChange>
        </w:rPr>
        <w:t xml:space="preserve">. </w:t>
      </w:r>
    </w:p>
    <w:p w:rsidRPr="00114DD5" w:rsidR="00420EA2" w:rsidP="00420EA2" w:rsidRDefault="00420EA2" w14:paraId="4CA3D3C7" w14:textId="77777777">
      <w:pPr>
        <w:jc w:val="both"/>
        <w:rPr>
          <w:rFonts w:ascii="Arial" w:hAnsi="Arial" w:cs="Arial"/>
          <w:sz w:val="28"/>
          <w:szCs w:val="28"/>
          <w:rPrChange w:author="Transcriber01 JHB" w:date="2025-08-22T12:28:00Z" w16du:dateUtc="2025-08-22T10:28:00Z" w:id="511">
            <w:rPr>
              <w:rFonts w:ascii="Arial" w:hAnsi="Arial" w:cs="Arial"/>
              <w:sz w:val="28"/>
              <w:szCs w:val="28"/>
              <w:lang w:val="x-none"/>
            </w:rPr>
          </w:rPrChange>
        </w:rPr>
      </w:pPr>
      <w:r w:rsidRPr="00C91193">
        <w:rPr>
          <w:rFonts w:ascii="Arial" w:hAnsi="Arial" w:cs="Arial"/>
          <w:sz w:val="28"/>
          <w:szCs w:val="28"/>
          <w:vertAlign w:val="superscript"/>
        </w:rPr>
        <w:t>474</w:t>
      </w:r>
      <w:r>
        <w:rPr>
          <w:rFonts w:ascii="Arial" w:hAnsi="Arial" w:cs="Arial"/>
          <w:sz w:val="28"/>
          <w:szCs w:val="28"/>
        </w:rPr>
        <w:t xml:space="preserve"> </w:t>
      </w:r>
      <w:proofErr w:type="spellStart"/>
      <w:r w:rsidRPr="00114DD5">
        <w:rPr>
          <w:rFonts w:ascii="Arial" w:hAnsi="Arial" w:cs="Arial"/>
          <w:sz w:val="28"/>
          <w:szCs w:val="28"/>
          <w:rPrChange w:author="Transcriber01 JHB" w:date="2025-08-22T12:28:00Z" w16du:dateUtc="2025-08-22T10:28:00Z" w:id="512">
            <w:rPr>
              <w:rFonts w:ascii="Arial" w:hAnsi="Arial" w:cs="Arial"/>
              <w:sz w:val="28"/>
              <w:szCs w:val="28"/>
              <w:lang w:val="x-none"/>
            </w:rPr>
          </w:rPrChange>
        </w:rPr>
        <w:t>Ndosaka</w:t>
      </w:r>
      <w:proofErr w:type="spellEnd"/>
      <w:r w:rsidRPr="00114DD5">
        <w:rPr>
          <w:rFonts w:ascii="Arial" w:hAnsi="Arial" w:cs="Arial"/>
          <w:sz w:val="28"/>
          <w:szCs w:val="28"/>
          <w:rPrChange w:author="Transcriber01 JHB" w:date="2025-08-22T12:28:00Z" w16du:dateUtc="2025-08-22T10:28:00Z" w:id="513">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14">
            <w:rPr>
              <w:rFonts w:ascii="Arial" w:hAnsi="Arial" w:cs="Arial"/>
              <w:sz w:val="28"/>
              <w:szCs w:val="28"/>
              <w:lang w:val="x-none"/>
            </w:rPr>
          </w:rPrChange>
        </w:rPr>
        <w:t>isusu</w:t>
      </w:r>
      <w:proofErr w:type="spellEnd"/>
      <w:r w:rsidRPr="00114DD5">
        <w:rPr>
          <w:rFonts w:ascii="Arial" w:hAnsi="Arial" w:cs="Arial"/>
          <w:sz w:val="28"/>
          <w:szCs w:val="28"/>
          <w:rPrChange w:author="Transcriber01 JHB" w:date="2025-08-22T12:28:00Z" w16du:dateUtc="2025-08-22T10:28:00Z" w:id="515">
            <w:rPr>
              <w:rFonts w:ascii="Arial" w:hAnsi="Arial" w:cs="Arial"/>
              <w:sz w:val="28"/>
              <w:szCs w:val="28"/>
              <w:lang w:val="x-none"/>
            </w:rPr>
          </w:rPrChange>
        </w:rPr>
        <w:t xml:space="preserve"> tese </w:t>
      </w:r>
      <w:proofErr w:type="spellStart"/>
      <w:r w:rsidRPr="00114DD5">
        <w:rPr>
          <w:rFonts w:ascii="Arial" w:hAnsi="Arial" w:cs="Arial"/>
          <w:sz w:val="28"/>
          <w:szCs w:val="28"/>
          <w:rPrChange w:author="Transcriber01 JHB" w:date="2025-08-22T12:28:00Z" w16du:dateUtc="2025-08-22T10:28:00Z" w:id="516">
            <w:rPr>
              <w:rFonts w:ascii="Arial" w:hAnsi="Arial" w:cs="Arial"/>
              <w:sz w:val="28"/>
              <w:szCs w:val="28"/>
              <w:lang w:val="x-none"/>
            </w:rPr>
          </w:rPrChange>
        </w:rPr>
        <w:t>panapa</w:t>
      </w:r>
      <w:proofErr w:type="spellEnd"/>
      <w:r w:rsidRPr="00114DD5">
        <w:rPr>
          <w:rFonts w:ascii="Arial" w:hAnsi="Arial" w:cs="Arial"/>
          <w:sz w:val="28"/>
          <w:szCs w:val="28"/>
          <w:rPrChange w:author="Transcriber01 JHB" w:date="2025-08-22T12:28:00Z" w16du:dateUtc="2025-08-22T10:28:00Z" w:id="517">
            <w:rPr>
              <w:rFonts w:ascii="Arial" w:hAnsi="Arial" w:cs="Arial"/>
              <w:sz w:val="28"/>
              <w:szCs w:val="28"/>
              <w:lang w:val="x-none"/>
            </w:rPr>
          </w:rPrChange>
        </w:rPr>
        <w:t xml:space="preserve">, tine right </w:t>
      </w:r>
      <w:proofErr w:type="spellStart"/>
      <w:r w:rsidRPr="00114DD5">
        <w:rPr>
          <w:rFonts w:ascii="Arial" w:hAnsi="Arial" w:cs="Arial"/>
          <w:sz w:val="28"/>
          <w:szCs w:val="28"/>
          <w:rPrChange w:author="Transcriber01 JHB" w:date="2025-08-22T12:28:00Z" w16du:dateUtc="2025-08-22T10:28:00Z" w:id="518">
            <w:rPr>
              <w:rFonts w:ascii="Arial" w:hAnsi="Arial" w:cs="Arial"/>
              <w:sz w:val="28"/>
              <w:szCs w:val="28"/>
              <w:lang w:val="x-none"/>
            </w:rPr>
          </w:rPrChange>
        </w:rPr>
        <w:t>yekuti</w:t>
      </w:r>
      <w:proofErr w:type="spellEnd"/>
      <w:r w:rsidRPr="00114DD5">
        <w:rPr>
          <w:rFonts w:ascii="Arial" w:hAnsi="Arial" w:cs="Arial"/>
          <w:sz w:val="28"/>
          <w:szCs w:val="28"/>
          <w:rPrChange w:author="Transcriber01 JHB" w:date="2025-08-22T12:28:00Z" w16du:dateUtc="2025-08-22T10:28:00Z" w:id="519">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20">
            <w:rPr>
              <w:rFonts w:ascii="Arial" w:hAnsi="Arial" w:cs="Arial"/>
              <w:sz w:val="28"/>
              <w:szCs w:val="28"/>
              <w:lang w:val="x-none"/>
            </w:rPr>
          </w:rPrChange>
        </w:rPr>
        <w:t>tiise</w:t>
      </w:r>
      <w:proofErr w:type="spellEnd"/>
      <w:r w:rsidRPr="00114DD5">
        <w:rPr>
          <w:rFonts w:ascii="Arial" w:hAnsi="Arial" w:cs="Arial"/>
          <w:sz w:val="28"/>
          <w:szCs w:val="28"/>
          <w:rPrChange w:author="Transcriber01 JHB" w:date="2025-08-22T12:28:00Z" w16du:dateUtc="2025-08-22T10:28:00Z" w:id="521">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22">
            <w:rPr>
              <w:rFonts w:ascii="Arial" w:hAnsi="Arial" w:cs="Arial"/>
              <w:sz w:val="28"/>
              <w:szCs w:val="28"/>
              <w:lang w:val="x-none"/>
            </w:rPr>
          </w:rPrChange>
        </w:rPr>
        <w:t>vana</w:t>
      </w:r>
      <w:proofErr w:type="spellEnd"/>
      <w:r w:rsidRPr="00114DD5">
        <w:rPr>
          <w:rFonts w:ascii="Arial" w:hAnsi="Arial" w:cs="Arial"/>
          <w:sz w:val="28"/>
          <w:szCs w:val="28"/>
          <w:rPrChange w:author="Transcriber01 JHB" w:date="2025-08-22T12:28:00Z" w16du:dateUtc="2025-08-22T10:28:00Z" w:id="523">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24">
            <w:rPr>
              <w:rFonts w:ascii="Arial" w:hAnsi="Arial" w:cs="Arial"/>
              <w:sz w:val="28"/>
              <w:szCs w:val="28"/>
              <w:lang w:val="x-none"/>
            </w:rPr>
          </w:rPrChange>
        </w:rPr>
        <w:t>vedu</w:t>
      </w:r>
      <w:proofErr w:type="spellEnd"/>
      <w:r w:rsidRPr="00114DD5">
        <w:rPr>
          <w:rFonts w:ascii="Arial" w:hAnsi="Arial" w:cs="Arial"/>
          <w:sz w:val="28"/>
          <w:szCs w:val="28"/>
          <w:rPrChange w:author="Transcriber01 JHB" w:date="2025-08-22T12:28:00Z" w16du:dateUtc="2025-08-22T10:28:00Z" w:id="525">
            <w:rPr>
              <w:rFonts w:ascii="Arial" w:hAnsi="Arial" w:cs="Arial"/>
              <w:sz w:val="28"/>
              <w:szCs w:val="28"/>
              <w:lang w:val="x-none"/>
            </w:rPr>
          </w:rPrChange>
        </w:rPr>
        <w:t xml:space="preserve"> mu—</w:t>
      </w:r>
      <w:proofErr w:type="spellStart"/>
      <w:r w:rsidRPr="00114DD5">
        <w:rPr>
          <w:rFonts w:ascii="Arial" w:hAnsi="Arial" w:cs="Arial"/>
          <w:sz w:val="28"/>
          <w:szCs w:val="28"/>
          <w:rPrChange w:author="Transcriber01 JHB" w:date="2025-08-22T12:28:00Z" w16du:dateUtc="2025-08-22T10:28:00Z" w:id="526">
            <w:rPr>
              <w:rFonts w:ascii="Arial" w:hAnsi="Arial" w:cs="Arial"/>
              <w:sz w:val="28"/>
              <w:szCs w:val="28"/>
              <w:lang w:val="x-none"/>
            </w:rPr>
          </w:rPrChange>
        </w:rPr>
        <w:t>mumu</w:t>
      </w:r>
      <w:proofErr w:type="spellEnd"/>
      <w:r>
        <w:rPr>
          <w:rFonts w:ascii="Arial" w:hAnsi="Arial" w:cs="Arial"/>
          <w:sz w:val="28"/>
          <w:szCs w:val="28"/>
        </w:rPr>
        <w:t>—</w:t>
      </w:r>
      <w:proofErr w:type="spellStart"/>
      <w:r>
        <w:rPr>
          <w:rFonts w:ascii="Arial" w:hAnsi="Arial" w:cs="Arial"/>
          <w:sz w:val="28"/>
          <w:szCs w:val="28"/>
        </w:rPr>
        <w:t>mu</w:t>
      </w:r>
      <w:r w:rsidRPr="00114DD5">
        <w:rPr>
          <w:rFonts w:ascii="Arial" w:hAnsi="Arial" w:cs="Arial"/>
          <w:sz w:val="28"/>
          <w:szCs w:val="28"/>
          <w:rPrChange w:author="Transcriber01 JHB" w:date="2025-08-22T12:28:00Z" w16du:dateUtc="2025-08-22T10:28:00Z" w:id="527">
            <w:rPr>
              <w:rFonts w:ascii="Arial" w:hAnsi="Arial" w:cs="Arial"/>
              <w:sz w:val="28"/>
              <w:szCs w:val="28"/>
              <w:lang w:val="x-none"/>
            </w:rPr>
          </w:rPrChange>
        </w:rPr>
        <w:t>maonero</w:t>
      </w:r>
      <w:proofErr w:type="spellEnd"/>
      <w:r w:rsidRPr="00114DD5">
        <w:rPr>
          <w:rFonts w:ascii="Arial" w:hAnsi="Arial" w:cs="Arial"/>
          <w:sz w:val="28"/>
          <w:szCs w:val="28"/>
          <w:rPrChange w:author="Transcriber01 JHB" w:date="2025-08-22T12:28:00Z" w16du:dateUtc="2025-08-22T10:28:00Z" w:id="52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29">
            <w:rPr>
              <w:rFonts w:ascii="Arial" w:hAnsi="Arial" w:cs="Arial"/>
              <w:sz w:val="28"/>
              <w:szCs w:val="28"/>
              <w:lang w:val="x-none"/>
            </w:rPr>
          </w:rPrChange>
        </w:rPr>
        <w:t>atinenge</w:t>
      </w:r>
      <w:proofErr w:type="spellEnd"/>
      <w:r w:rsidRPr="00114DD5">
        <w:rPr>
          <w:rFonts w:ascii="Arial" w:hAnsi="Arial" w:cs="Arial"/>
          <w:sz w:val="28"/>
          <w:szCs w:val="28"/>
          <w:rPrChange w:author="Transcriber01 JHB" w:date="2025-08-22T12:28:00Z" w16du:dateUtc="2025-08-22T10:28:00Z" w:id="53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31">
            <w:rPr>
              <w:rFonts w:ascii="Arial" w:hAnsi="Arial" w:cs="Arial"/>
              <w:sz w:val="28"/>
              <w:szCs w:val="28"/>
              <w:lang w:val="x-none"/>
            </w:rPr>
          </w:rPrChange>
        </w:rPr>
        <w:t>tinawo</w:t>
      </w:r>
      <w:proofErr w:type="spellEnd"/>
      <w:r w:rsidRPr="00114DD5">
        <w:rPr>
          <w:rFonts w:ascii="Arial" w:hAnsi="Arial" w:cs="Arial"/>
          <w:sz w:val="28"/>
          <w:szCs w:val="28"/>
          <w:rPrChange w:author="Transcriber01 JHB" w:date="2025-08-22T12:28:00Z" w16du:dateUtc="2025-08-22T10:28:00Z" w:id="532">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533">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534">
            <w:rPr>
              <w:rFonts w:ascii="Arial" w:hAnsi="Arial" w:cs="Arial"/>
              <w:sz w:val="28"/>
              <w:szCs w:val="28"/>
              <w:lang w:val="x-none"/>
            </w:rPr>
          </w:rPrChange>
        </w:rPr>
        <w:t xml:space="preserve"> Depending </w:t>
      </w:r>
      <w:proofErr w:type="spellStart"/>
      <w:r w:rsidRPr="00114DD5">
        <w:rPr>
          <w:rFonts w:ascii="Arial" w:hAnsi="Arial" w:cs="Arial"/>
          <w:sz w:val="28"/>
          <w:szCs w:val="28"/>
          <w:rPrChange w:author="Transcriber01 JHB" w:date="2025-08-22T12:28:00Z" w16du:dateUtc="2025-08-22T10:28:00Z" w:id="535">
            <w:rPr>
              <w:rFonts w:ascii="Arial" w:hAnsi="Arial" w:cs="Arial"/>
              <w:sz w:val="28"/>
              <w:szCs w:val="28"/>
              <w:lang w:val="x-none"/>
            </w:rPr>
          </w:rPrChange>
        </w:rPr>
        <w:t>nekuti</w:t>
      </w:r>
      <w:proofErr w:type="spellEnd"/>
      <w:r w:rsidRPr="00114DD5">
        <w:rPr>
          <w:rFonts w:ascii="Arial" w:hAnsi="Arial" w:cs="Arial"/>
          <w:sz w:val="28"/>
          <w:szCs w:val="28"/>
          <w:rPrChange w:author="Transcriber01 JHB" w:date="2025-08-22T12:28:00Z" w16du:dateUtc="2025-08-22T10:28:00Z" w:id="536">
            <w:rPr>
              <w:rFonts w:ascii="Arial" w:hAnsi="Arial" w:cs="Arial"/>
              <w:sz w:val="28"/>
              <w:szCs w:val="28"/>
              <w:lang w:val="x-none"/>
            </w:rPr>
          </w:rPrChange>
        </w:rPr>
        <w:t xml:space="preserve"> Mwari </w:t>
      </w:r>
      <w:proofErr w:type="spellStart"/>
      <w:r w:rsidRPr="00114DD5">
        <w:rPr>
          <w:rFonts w:ascii="Arial" w:hAnsi="Arial" w:cs="Arial"/>
          <w:sz w:val="28"/>
          <w:szCs w:val="28"/>
          <w:rPrChange w:author="Transcriber01 JHB" w:date="2025-08-22T12:28:00Z" w16du:dateUtc="2025-08-22T10:28:00Z" w:id="537">
            <w:rPr>
              <w:rFonts w:ascii="Arial" w:hAnsi="Arial" w:cs="Arial"/>
              <w:sz w:val="28"/>
              <w:szCs w:val="28"/>
              <w:lang w:val="x-none"/>
            </w:rPr>
          </w:rPrChange>
        </w:rPr>
        <w:t>watinenge</w:t>
      </w:r>
      <w:proofErr w:type="spellEnd"/>
      <w:r w:rsidRPr="00114DD5">
        <w:rPr>
          <w:rFonts w:ascii="Arial" w:hAnsi="Arial" w:cs="Arial"/>
          <w:sz w:val="28"/>
          <w:szCs w:val="28"/>
          <w:rPrChange w:author="Transcriber01 JHB" w:date="2025-08-22T12:28:00Z" w16du:dateUtc="2025-08-22T10:28:00Z" w:id="53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39">
            <w:rPr>
              <w:rFonts w:ascii="Arial" w:hAnsi="Arial" w:cs="Arial"/>
              <w:sz w:val="28"/>
              <w:szCs w:val="28"/>
              <w:lang w:val="x-none"/>
            </w:rPr>
          </w:rPrChange>
        </w:rPr>
        <w:t>tati</w:t>
      </w:r>
      <w:proofErr w:type="spellEnd"/>
      <w:r w:rsidRPr="00114DD5">
        <w:rPr>
          <w:rFonts w:ascii="Arial" w:hAnsi="Arial" w:cs="Arial"/>
          <w:sz w:val="28"/>
          <w:szCs w:val="28"/>
          <w:rPrChange w:author="Transcriber01 JHB" w:date="2025-08-22T12:28:00Z" w16du:dateUtc="2025-08-22T10:28:00Z" w:id="54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41">
            <w:rPr>
              <w:rFonts w:ascii="Arial" w:hAnsi="Arial" w:cs="Arial"/>
              <w:sz w:val="28"/>
              <w:szCs w:val="28"/>
              <w:lang w:val="x-none"/>
            </w:rPr>
          </w:rPrChange>
        </w:rPr>
        <w:t>ti</w:t>
      </w:r>
      <w:proofErr w:type="spellEnd"/>
      <w:r w:rsidRPr="00114DD5">
        <w:rPr>
          <w:rFonts w:ascii="Arial" w:hAnsi="Arial" w:cs="Arial"/>
          <w:sz w:val="28"/>
          <w:szCs w:val="28"/>
          <w:rPrChange w:author="Transcriber01 JHB" w:date="2025-08-22T12:28:00Z" w16du:dateUtc="2025-08-22T10:28:00Z" w:id="542">
            <w:rPr>
              <w:rFonts w:ascii="Arial" w:hAnsi="Arial" w:cs="Arial"/>
              <w:sz w:val="28"/>
              <w:szCs w:val="28"/>
              <w:lang w:val="x-none"/>
            </w:rPr>
          </w:rPrChange>
        </w:rPr>
        <w:t>—</w:t>
      </w:r>
      <w:proofErr w:type="spellStart"/>
      <w:r w:rsidRPr="00114DD5">
        <w:rPr>
          <w:rFonts w:ascii="Arial" w:hAnsi="Arial" w:cs="Arial"/>
          <w:sz w:val="28"/>
          <w:szCs w:val="28"/>
          <w:rPrChange w:author="Transcriber01 JHB" w:date="2025-08-22T12:28:00Z" w16du:dateUtc="2025-08-22T10:28:00Z" w:id="543">
            <w:rPr>
              <w:rFonts w:ascii="Arial" w:hAnsi="Arial" w:cs="Arial"/>
              <w:sz w:val="28"/>
              <w:szCs w:val="28"/>
              <w:lang w:val="x-none"/>
            </w:rPr>
          </w:rPrChange>
        </w:rPr>
        <w:t>naye</w:t>
      </w:r>
      <w:proofErr w:type="spellEnd"/>
      <w:r w:rsidRPr="00114DD5">
        <w:rPr>
          <w:rFonts w:ascii="Arial" w:hAnsi="Arial" w:cs="Arial"/>
          <w:sz w:val="28"/>
          <w:szCs w:val="28"/>
          <w:rPrChange w:author="Transcriber01 JHB" w:date="2025-08-22T12:28:00Z" w16du:dateUtc="2025-08-22T10:28:00Z" w:id="54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45">
            <w:rPr>
              <w:rFonts w:ascii="Arial" w:hAnsi="Arial" w:cs="Arial"/>
              <w:sz w:val="28"/>
              <w:szCs w:val="28"/>
              <w:lang w:val="x-none"/>
            </w:rPr>
          </w:rPrChange>
        </w:rPr>
        <w:t>ivo</w:t>
      </w:r>
      <w:proofErr w:type="spellEnd"/>
      <w:r w:rsidRPr="00114DD5">
        <w:rPr>
          <w:rFonts w:ascii="Arial" w:hAnsi="Arial" w:cs="Arial"/>
          <w:sz w:val="28"/>
          <w:szCs w:val="28"/>
          <w:rPrChange w:author="Transcriber01 JHB" w:date="2025-08-22T12:28:00Z" w16du:dateUtc="2025-08-22T10:28:00Z" w:id="546">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47">
            <w:rPr>
              <w:rFonts w:ascii="Arial" w:hAnsi="Arial" w:cs="Arial"/>
              <w:sz w:val="28"/>
              <w:szCs w:val="28"/>
              <w:lang w:val="x-none"/>
            </w:rPr>
          </w:rPrChange>
        </w:rPr>
        <w:t>vakwanisawo</w:t>
      </w:r>
      <w:proofErr w:type="spellEnd"/>
      <w:r w:rsidRPr="00114DD5">
        <w:rPr>
          <w:rFonts w:ascii="Arial" w:hAnsi="Arial" w:cs="Arial"/>
          <w:sz w:val="28"/>
          <w:szCs w:val="28"/>
          <w:rPrChange w:author="Transcriber01 JHB" w:date="2025-08-22T12:28:00Z" w16du:dateUtc="2025-08-22T10:28:00Z" w:id="54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49">
            <w:rPr>
              <w:rFonts w:ascii="Arial" w:hAnsi="Arial" w:cs="Arial"/>
              <w:sz w:val="28"/>
              <w:szCs w:val="28"/>
              <w:lang w:val="x-none"/>
            </w:rPr>
          </w:rPrChange>
        </w:rPr>
        <w:t>kumuona</w:t>
      </w:r>
      <w:proofErr w:type="spellEnd"/>
      <w:r w:rsidRPr="00114DD5">
        <w:rPr>
          <w:rFonts w:ascii="Arial" w:hAnsi="Arial" w:cs="Arial"/>
          <w:sz w:val="28"/>
          <w:szCs w:val="28"/>
          <w:rPrChange w:author="Transcriber01 JHB" w:date="2025-08-22T12:28:00Z" w16du:dateUtc="2025-08-22T10:28:00Z" w:id="550">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551">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55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53">
            <w:rPr>
              <w:rFonts w:ascii="Arial" w:hAnsi="Arial" w:cs="Arial"/>
              <w:sz w:val="28"/>
              <w:szCs w:val="28"/>
              <w:lang w:val="x-none"/>
            </w:rPr>
          </w:rPrChange>
        </w:rPr>
        <w:t>yo</w:t>
      </w:r>
      <w:del w:author="Transcriber01 JHB" w:date="2025-08-22T11:21:00Z" w16du:dateUtc="2025-08-22T09:21:00Z" w:id="554">
        <w:r w:rsidRPr="00114DD5" w:rsidDel="00B233AD">
          <w:rPr>
            <w:rFonts w:ascii="Arial" w:hAnsi="Arial" w:cs="Arial"/>
            <w:sz w:val="28"/>
            <w:szCs w:val="28"/>
            <w:rPrChange w:author="Transcriber01 JHB" w:date="2025-08-22T12:28:00Z" w16du:dateUtc="2025-08-22T10:28:00Z" w:id="555">
              <w:rPr>
                <w:rFonts w:ascii="Arial" w:hAnsi="Arial" w:cs="Arial"/>
                <w:sz w:val="28"/>
                <w:szCs w:val="28"/>
                <w:lang w:val="x-none"/>
              </w:rPr>
            </w:rPrChange>
          </w:rPr>
          <w:delText>Ne</w:delText>
        </w:r>
      </w:del>
      <w:r w:rsidRPr="00114DD5">
        <w:rPr>
          <w:rFonts w:ascii="Arial" w:hAnsi="Arial" w:cs="Arial"/>
          <w:sz w:val="28"/>
          <w:szCs w:val="28"/>
          <w:rPrChange w:author="Transcriber01 JHB" w:date="2025-08-22T12:28:00Z" w16du:dateUtc="2025-08-22T10:28:00Z" w:id="556">
            <w:rPr>
              <w:rFonts w:ascii="Arial" w:hAnsi="Arial" w:cs="Arial"/>
              <w:sz w:val="28"/>
              <w:szCs w:val="28"/>
              <w:lang w:val="x-none"/>
            </w:rPr>
          </w:rPrChange>
        </w:rPr>
        <w:t>munana</w:t>
      </w:r>
      <w:proofErr w:type="spellEnd"/>
      <w:r w:rsidRPr="00114DD5">
        <w:rPr>
          <w:rFonts w:ascii="Arial" w:hAnsi="Arial" w:cs="Arial"/>
          <w:sz w:val="28"/>
          <w:szCs w:val="28"/>
          <w:rPrChange w:author="Transcriber01 JHB" w:date="2025-08-22T12:28:00Z" w16du:dateUtc="2025-08-22T10:28:00Z" w:id="557">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58">
            <w:rPr>
              <w:rFonts w:ascii="Arial" w:hAnsi="Arial" w:cs="Arial"/>
              <w:sz w:val="28"/>
              <w:szCs w:val="28"/>
              <w:lang w:val="x-none"/>
            </w:rPr>
          </w:rPrChange>
        </w:rPr>
        <w:t>yaanenge</w:t>
      </w:r>
      <w:proofErr w:type="spellEnd"/>
      <w:r w:rsidRPr="00114DD5">
        <w:rPr>
          <w:rFonts w:ascii="Arial" w:hAnsi="Arial" w:cs="Arial"/>
          <w:sz w:val="28"/>
          <w:szCs w:val="28"/>
          <w:rPrChange w:author="Transcriber01 JHB" w:date="2025-08-22T12:28:00Z" w16du:dateUtc="2025-08-22T10:28:00Z" w:id="559">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60">
            <w:rPr>
              <w:rFonts w:ascii="Arial" w:hAnsi="Arial" w:cs="Arial"/>
              <w:sz w:val="28"/>
              <w:szCs w:val="28"/>
              <w:lang w:val="x-none"/>
            </w:rPr>
          </w:rPrChange>
        </w:rPr>
        <w:t>akudii</w:t>
      </w:r>
      <w:proofErr w:type="spellEnd"/>
      <w:r w:rsidRPr="00114DD5">
        <w:rPr>
          <w:rFonts w:ascii="Arial" w:hAnsi="Arial" w:cs="Arial"/>
          <w:sz w:val="28"/>
          <w:szCs w:val="28"/>
          <w:rPrChange w:author="Transcriber01 JHB" w:date="2025-08-22T12:28:00Z" w16du:dateUtc="2025-08-22T10:28:00Z" w:id="561">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62">
            <w:rPr>
              <w:rFonts w:ascii="Arial" w:hAnsi="Arial" w:cs="Arial"/>
              <w:sz w:val="28"/>
              <w:szCs w:val="28"/>
              <w:lang w:val="x-none"/>
            </w:rPr>
          </w:rPrChange>
        </w:rPr>
        <w:t>iwewe</w:t>
      </w:r>
      <w:proofErr w:type="spellEnd"/>
      <w:r w:rsidRPr="00114DD5">
        <w:rPr>
          <w:rFonts w:ascii="Arial" w:hAnsi="Arial" w:cs="Arial"/>
          <w:sz w:val="28"/>
          <w:szCs w:val="28"/>
          <w:rPrChange w:author="Transcriber01 JHB" w:date="2025-08-22T12:28:00Z" w16du:dateUtc="2025-08-22T10:28:00Z" w:id="563">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564">
            <w:rPr>
              <w:rFonts w:ascii="Arial" w:hAnsi="Arial" w:cs="Arial"/>
              <w:sz w:val="18"/>
              <w:szCs w:val="18"/>
              <w:lang w:val="x-none"/>
            </w:rPr>
          </w:rPrChange>
        </w:rPr>
        <w:t>[Congregation says, “</w:t>
      </w:r>
      <w:proofErr w:type="spellStart"/>
      <w:r w:rsidRPr="00114DD5">
        <w:rPr>
          <w:rFonts w:ascii="Arial" w:hAnsi="Arial" w:cs="Arial"/>
          <w:sz w:val="18"/>
          <w:szCs w:val="18"/>
          <w:rPrChange w:author="Transcriber01 JHB" w:date="2025-08-22T12:28:00Z" w16du:dateUtc="2025-08-22T10:28:00Z" w:id="565">
            <w:rPr>
              <w:rFonts w:ascii="Arial" w:hAnsi="Arial" w:cs="Arial"/>
              <w:sz w:val="18"/>
              <w:szCs w:val="18"/>
              <w:lang w:val="x-none"/>
            </w:rPr>
          </w:rPrChange>
        </w:rPr>
        <w:t>akuitira</w:t>
      </w:r>
      <w:proofErr w:type="spellEnd"/>
      <w:r w:rsidRPr="00114DD5">
        <w:rPr>
          <w:rFonts w:ascii="Arial" w:hAnsi="Arial" w:cs="Arial"/>
          <w:sz w:val="18"/>
          <w:szCs w:val="18"/>
          <w:rPrChange w:author="Transcriber01 JHB" w:date="2025-08-22T12:28:00Z" w16du:dateUtc="2025-08-22T10:28:00Z" w:id="566">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567">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68">
            <w:rPr>
              <w:rFonts w:ascii="Arial" w:hAnsi="Arial" w:cs="Arial"/>
              <w:sz w:val="28"/>
              <w:szCs w:val="28"/>
              <w:lang w:val="x-none"/>
            </w:rPr>
          </w:rPrChange>
        </w:rPr>
        <w:t>akuitira</w:t>
      </w:r>
      <w:proofErr w:type="spellEnd"/>
      <w:r w:rsidRPr="00114DD5">
        <w:rPr>
          <w:rFonts w:ascii="Arial" w:hAnsi="Arial" w:cs="Arial"/>
          <w:sz w:val="28"/>
          <w:szCs w:val="28"/>
          <w:rPrChange w:author="Transcriber01 JHB" w:date="2025-08-22T12:28:00Z" w16du:dateUtc="2025-08-22T10:28:00Z" w:id="569">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70">
            <w:rPr>
              <w:rFonts w:ascii="Arial" w:hAnsi="Arial" w:cs="Arial"/>
              <w:sz w:val="28"/>
              <w:szCs w:val="28"/>
              <w:lang w:val="x-none"/>
            </w:rPr>
          </w:rPrChange>
        </w:rPr>
        <w:t>Zvagara</w:t>
      </w:r>
      <w:proofErr w:type="spellEnd"/>
      <w:r w:rsidRPr="00114DD5">
        <w:rPr>
          <w:rFonts w:ascii="Arial" w:hAnsi="Arial" w:cs="Arial"/>
          <w:sz w:val="28"/>
          <w:szCs w:val="28"/>
          <w:rPrChange w:author="Transcriber01 JHB" w:date="2025-08-22T12:28:00Z" w16du:dateUtc="2025-08-22T10:28:00Z" w:id="571">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72">
            <w:rPr>
              <w:rFonts w:ascii="Arial" w:hAnsi="Arial" w:cs="Arial"/>
              <w:sz w:val="28"/>
              <w:szCs w:val="28"/>
              <w:lang w:val="x-none"/>
            </w:rPr>
          </w:rPrChange>
        </w:rPr>
        <w:t>m</w:t>
      </w:r>
      <w:ins w:author="Transcriber01 JHB" w:date="2025-08-22T11:22:00Z" w16du:dateUtc="2025-08-22T09:22:00Z" w:id="573">
        <w:r w:rsidRPr="00114DD5">
          <w:rPr>
            <w:rFonts w:ascii="Arial" w:hAnsi="Arial" w:cs="Arial"/>
            <w:sz w:val="28"/>
            <w:szCs w:val="28"/>
            <w:rPrChange w:author="Transcriber01 JHB" w:date="2025-08-22T12:28:00Z" w16du:dateUtc="2025-08-22T10:28:00Z" w:id="574">
              <w:rPr>
                <w:rFonts w:ascii="Arial" w:hAnsi="Arial" w:cs="Arial"/>
                <w:sz w:val="28"/>
                <w:szCs w:val="28"/>
                <w:lang w:val="x-none"/>
              </w:rPr>
            </w:rPrChange>
          </w:rPr>
          <w:t>u</w:t>
        </w:r>
      </w:ins>
      <w:del w:author="Transcriber01 JHB" w:date="2025-08-22T11:22:00Z" w16du:dateUtc="2025-08-22T09:22:00Z" w:id="575">
        <w:r w:rsidRPr="00114DD5" w:rsidDel="003C22B7">
          <w:rPr>
            <w:rFonts w:ascii="Arial" w:hAnsi="Arial" w:cs="Arial"/>
            <w:sz w:val="28"/>
            <w:szCs w:val="28"/>
            <w:rPrChange w:author="Transcriber01 JHB" w:date="2025-08-22T12:28:00Z" w16du:dateUtc="2025-08-22T10:28:00Z" w:id="576">
              <w:rPr>
                <w:rFonts w:ascii="Arial" w:hAnsi="Arial" w:cs="Arial"/>
                <w:sz w:val="28"/>
                <w:szCs w:val="28"/>
                <w:lang w:val="x-none"/>
              </w:rPr>
            </w:rPrChange>
          </w:rPr>
          <w:delText>i</w:delText>
        </w:r>
      </w:del>
      <w:r w:rsidRPr="00114DD5">
        <w:rPr>
          <w:rFonts w:ascii="Arial" w:hAnsi="Arial" w:cs="Arial"/>
          <w:sz w:val="28"/>
          <w:szCs w:val="28"/>
          <w:rPrChange w:author="Transcriber01 JHB" w:date="2025-08-22T12:28:00Z" w16du:dateUtc="2025-08-22T10:28:00Z" w:id="577">
            <w:rPr>
              <w:rFonts w:ascii="Arial" w:hAnsi="Arial" w:cs="Arial"/>
              <w:sz w:val="28"/>
              <w:szCs w:val="28"/>
              <w:lang w:val="x-none"/>
            </w:rPr>
          </w:rPrChange>
        </w:rPr>
        <w:t>nana</w:t>
      </w:r>
      <w:proofErr w:type="spellEnd"/>
      <w:r w:rsidRPr="00114DD5">
        <w:rPr>
          <w:rFonts w:ascii="Arial" w:hAnsi="Arial" w:cs="Arial"/>
          <w:sz w:val="28"/>
          <w:szCs w:val="28"/>
          <w:rPrChange w:author="Transcriber01 JHB" w:date="2025-08-22T12:28:00Z" w16du:dateUtc="2025-08-22T10:28:00Z" w:id="57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79">
            <w:rPr>
              <w:rFonts w:ascii="Arial" w:hAnsi="Arial" w:cs="Arial"/>
              <w:sz w:val="28"/>
              <w:szCs w:val="28"/>
              <w:lang w:val="x-none"/>
            </w:rPr>
          </w:rPrChange>
        </w:rPr>
        <w:t>inofanira</w:t>
      </w:r>
      <w:proofErr w:type="spellEnd"/>
      <w:r w:rsidRPr="00114DD5">
        <w:rPr>
          <w:rFonts w:ascii="Arial" w:hAnsi="Arial" w:cs="Arial"/>
          <w:sz w:val="28"/>
          <w:szCs w:val="28"/>
          <w:rPrChange w:author="Transcriber01 JHB" w:date="2025-08-22T12:28:00Z" w16du:dateUtc="2025-08-22T10:28:00Z" w:id="58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81">
            <w:rPr>
              <w:rFonts w:ascii="Arial" w:hAnsi="Arial" w:cs="Arial"/>
              <w:sz w:val="28"/>
              <w:szCs w:val="28"/>
              <w:lang w:val="x-none"/>
            </w:rPr>
          </w:rPrChange>
        </w:rPr>
        <w:t>kuvapo</w:t>
      </w:r>
      <w:proofErr w:type="spellEnd"/>
      <w:r w:rsidRPr="00114DD5">
        <w:rPr>
          <w:rFonts w:ascii="Arial" w:hAnsi="Arial" w:cs="Arial"/>
          <w:sz w:val="28"/>
          <w:szCs w:val="28"/>
          <w:rPrChange w:author="Transcriber01 JHB" w:date="2025-08-22T12:28:00Z" w16du:dateUtc="2025-08-22T10:28:00Z" w:id="58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83">
            <w:rPr>
              <w:rFonts w:ascii="Arial" w:hAnsi="Arial" w:cs="Arial"/>
              <w:sz w:val="28"/>
              <w:szCs w:val="28"/>
              <w:lang w:val="x-none"/>
            </w:rPr>
          </w:rPrChange>
        </w:rPr>
        <w:t>nekuti</w:t>
      </w:r>
      <w:proofErr w:type="spellEnd"/>
      <w:r w:rsidRPr="00114DD5">
        <w:rPr>
          <w:rFonts w:ascii="Arial" w:hAnsi="Arial" w:cs="Arial"/>
          <w:sz w:val="28"/>
          <w:szCs w:val="28"/>
          <w:rPrChange w:author="Transcriber01 JHB" w:date="2025-08-22T12:28:00Z" w16du:dateUtc="2025-08-22T10:28:00Z" w:id="58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85">
            <w:rPr>
              <w:rFonts w:ascii="Arial" w:hAnsi="Arial" w:cs="Arial"/>
              <w:sz w:val="28"/>
              <w:szCs w:val="28"/>
              <w:lang w:val="x-none"/>
            </w:rPr>
          </w:rPrChange>
        </w:rPr>
        <w:t>munhu</w:t>
      </w:r>
      <w:proofErr w:type="spellEnd"/>
      <w:r w:rsidRPr="00114DD5">
        <w:rPr>
          <w:rFonts w:ascii="Arial" w:hAnsi="Arial" w:cs="Arial"/>
          <w:sz w:val="28"/>
          <w:szCs w:val="28"/>
          <w:rPrChange w:author="Transcriber01 JHB" w:date="2025-08-22T12:28:00Z" w16du:dateUtc="2025-08-22T10:28:00Z" w:id="586">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87">
            <w:rPr>
              <w:rFonts w:ascii="Arial" w:hAnsi="Arial" w:cs="Arial"/>
              <w:sz w:val="28"/>
              <w:szCs w:val="28"/>
              <w:lang w:val="x-none"/>
            </w:rPr>
          </w:rPrChange>
        </w:rPr>
        <w:t>wese</w:t>
      </w:r>
      <w:proofErr w:type="spellEnd"/>
      <w:r w:rsidRPr="00114DD5">
        <w:rPr>
          <w:rFonts w:ascii="Arial" w:hAnsi="Arial" w:cs="Arial"/>
          <w:sz w:val="28"/>
          <w:szCs w:val="28"/>
          <w:rPrChange w:author="Transcriber01 JHB" w:date="2025-08-22T12:28:00Z" w16du:dateUtc="2025-08-22T10:28:00Z" w:id="58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89">
            <w:rPr>
              <w:rFonts w:ascii="Arial" w:hAnsi="Arial" w:cs="Arial"/>
              <w:sz w:val="28"/>
              <w:szCs w:val="28"/>
              <w:lang w:val="x-none"/>
            </w:rPr>
          </w:rPrChange>
        </w:rPr>
        <w:t>anodanwa</w:t>
      </w:r>
      <w:proofErr w:type="spellEnd"/>
      <w:r w:rsidRPr="00114DD5">
        <w:rPr>
          <w:rFonts w:ascii="Arial" w:hAnsi="Arial" w:cs="Arial"/>
          <w:sz w:val="28"/>
          <w:szCs w:val="28"/>
          <w:rPrChange w:author="Transcriber01 JHB" w:date="2025-08-22T12:28:00Z" w16du:dateUtc="2025-08-22T10:28:00Z" w:id="59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91">
            <w:rPr>
              <w:rFonts w:ascii="Arial" w:hAnsi="Arial" w:cs="Arial"/>
              <w:sz w:val="28"/>
              <w:szCs w:val="28"/>
              <w:lang w:val="x-none"/>
            </w:rPr>
          </w:rPrChange>
        </w:rPr>
        <w:t>kuzoropafadzwa</w:t>
      </w:r>
      <w:proofErr w:type="spellEnd"/>
      <w:r w:rsidRPr="00114DD5">
        <w:rPr>
          <w:rFonts w:ascii="Arial" w:hAnsi="Arial" w:cs="Arial"/>
          <w:sz w:val="28"/>
          <w:szCs w:val="28"/>
          <w:rPrChange w:author="Transcriber01 JHB" w:date="2025-08-22T12:28:00Z" w16du:dateUtc="2025-08-22T10:28:00Z" w:id="592">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593">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594">
            <w:rPr>
              <w:rFonts w:ascii="Arial" w:hAnsi="Arial" w:cs="Arial"/>
              <w:sz w:val="28"/>
              <w:szCs w:val="28"/>
              <w:lang w:val="x-none"/>
            </w:rPr>
          </w:rPrChange>
        </w:rPr>
        <w:t xml:space="preserve"> Amen! </w:t>
      </w:r>
      <w:r w:rsidRPr="00114DD5">
        <w:rPr>
          <w:rFonts w:ascii="Arial" w:hAnsi="Arial" w:cs="Arial"/>
          <w:sz w:val="18"/>
          <w:szCs w:val="18"/>
          <w:rPrChange w:author="Transcriber01 JHB" w:date="2025-08-22T12:28:00Z" w16du:dateUtc="2025-08-22T10:28:00Z" w:id="595">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596">
            <w:rPr>
              <w:rFonts w:ascii="Arial" w:hAnsi="Arial" w:cs="Arial"/>
              <w:sz w:val="28"/>
              <w:szCs w:val="28"/>
              <w:lang w:val="x-none"/>
            </w:rPr>
          </w:rPrChange>
        </w:rPr>
        <w:t xml:space="preserve"> Kana </w:t>
      </w:r>
      <w:proofErr w:type="spellStart"/>
      <w:r w:rsidRPr="00114DD5">
        <w:rPr>
          <w:rFonts w:ascii="Arial" w:hAnsi="Arial" w:cs="Arial"/>
          <w:sz w:val="28"/>
          <w:szCs w:val="28"/>
          <w:rPrChange w:author="Transcriber01 JHB" w:date="2025-08-22T12:28:00Z" w16du:dateUtc="2025-08-22T10:28:00Z" w:id="597">
            <w:rPr>
              <w:rFonts w:ascii="Arial" w:hAnsi="Arial" w:cs="Arial"/>
              <w:sz w:val="28"/>
              <w:szCs w:val="28"/>
              <w:lang w:val="x-none"/>
            </w:rPr>
          </w:rPrChange>
        </w:rPr>
        <w:t>waropafadzwa</w:t>
      </w:r>
      <w:proofErr w:type="spellEnd"/>
      <w:r w:rsidRPr="00114DD5">
        <w:rPr>
          <w:rFonts w:ascii="Arial" w:hAnsi="Arial" w:cs="Arial"/>
          <w:sz w:val="28"/>
          <w:szCs w:val="28"/>
          <w:rPrChange w:author="Transcriber01 JHB" w:date="2025-08-22T12:28:00Z" w16du:dateUtc="2025-08-22T10:28:00Z" w:id="59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599">
            <w:rPr>
              <w:rFonts w:ascii="Arial" w:hAnsi="Arial" w:cs="Arial"/>
              <w:sz w:val="28"/>
              <w:szCs w:val="28"/>
              <w:lang w:val="x-none"/>
            </w:rPr>
          </w:rPrChange>
        </w:rPr>
        <w:t>wonongedzera</w:t>
      </w:r>
      <w:proofErr w:type="spellEnd"/>
      <w:r w:rsidRPr="00114DD5">
        <w:rPr>
          <w:rFonts w:ascii="Arial" w:hAnsi="Arial" w:cs="Arial"/>
          <w:sz w:val="28"/>
          <w:szCs w:val="28"/>
          <w:rPrChange w:author="Transcriber01 JHB" w:date="2025-08-22T12:28:00Z" w16du:dateUtc="2025-08-22T10:28:00Z" w:id="60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01">
            <w:rPr>
              <w:rFonts w:ascii="Arial" w:hAnsi="Arial" w:cs="Arial"/>
              <w:sz w:val="28"/>
              <w:szCs w:val="28"/>
              <w:lang w:val="x-none"/>
            </w:rPr>
          </w:rPrChange>
        </w:rPr>
        <w:t>vana</w:t>
      </w:r>
      <w:proofErr w:type="spellEnd"/>
      <w:r w:rsidRPr="00114DD5">
        <w:rPr>
          <w:rFonts w:ascii="Arial" w:hAnsi="Arial" w:cs="Arial"/>
          <w:sz w:val="28"/>
          <w:szCs w:val="28"/>
          <w:rPrChange w:author="Transcriber01 JHB" w:date="2025-08-22T12:28:00Z" w16du:dateUtc="2025-08-22T10:28:00Z" w:id="60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03">
            <w:rPr>
              <w:rFonts w:ascii="Arial" w:hAnsi="Arial" w:cs="Arial"/>
              <w:sz w:val="28"/>
              <w:szCs w:val="28"/>
              <w:lang w:val="x-none"/>
            </w:rPr>
          </w:rPrChange>
        </w:rPr>
        <w:t>vako</w:t>
      </w:r>
      <w:proofErr w:type="spellEnd"/>
      <w:r w:rsidRPr="00114DD5">
        <w:rPr>
          <w:rFonts w:ascii="Arial" w:hAnsi="Arial" w:cs="Arial"/>
          <w:sz w:val="28"/>
          <w:szCs w:val="28"/>
          <w:rPrChange w:author="Transcriber01 JHB" w:date="2025-08-22T12:28:00Z" w16du:dateUtc="2025-08-22T10:28:00Z" w:id="60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05">
            <w:rPr>
              <w:rFonts w:ascii="Arial" w:hAnsi="Arial" w:cs="Arial"/>
              <w:sz w:val="28"/>
              <w:szCs w:val="28"/>
              <w:lang w:val="x-none"/>
            </w:rPr>
          </w:rPrChange>
        </w:rPr>
        <w:t>ve</w:t>
      </w:r>
      <w:proofErr w:type="spellEnd"/>
      <w:r w:rsidRPr="00114DD5">
        <w:rPr>
          <w:rFonts w:ascii="Arial" w:hAnsi="Arial" w:cs="Arial"/>
          <w:sz w:val="28"/>
          <w:szCs w:val="28"/>
          <w:rPrChange w:author="Transcriber01 JHB" w:date="2025-08-22T12:28:00Z" w16du:dateUtc="2025-08-22T10:28:00Z" w:id="606">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607">
            <w:rPr>
              <w:rFonts w:ascii="Arial" w:hAnsi="Arial" w:cs="Arial"/>
              <w:sz w:val="18"/>
              <w:szCs w:val="18"/>
              <w:lang w:val="x-none"/>
            </w:rPr>
          </w:rPrChange>
        </w:rPr>
        <w:t>[Congregation says, “</w:t>
      </w:r>
      <w:proofErr w:type="spellStart"/>
      <w:r w:rsidRPr="00114DD5">
        <w:rPr>
          <w:rFonts w:ascii="Arial" w:hAnsi="Arial" w:cs="Arial"/>
          <w:sz w:val="18"/>
          <w:szCs w:val="18"/>
          <w:rPrChange w:author="Transcriber01 JHB" w:date="2025-08-22T12:28:00Z" w16du:dateUtc="2025-08-22T10:28:00Z" w:id="608">
            <w:rPr>
              <w:rFonts w:ascii="Arial" w:hAnsi="Arial" w:cs="Arial"/>
              <w:sz w:val="18"/>
              <w:szCs w:val="18"/>
              <w:lang w:val="x-none"/>
            </w:rPr>
          </w:rPrChange>
        </w:rPr>
        <w:t>vese</w:t>
      </w:r>
      <w:proofErr w:type="spellEnd"/>
      <w:r w:rsidRPr="00114DD5">
        <w:rPr>
          <w:rFonts w:ascii="Arial" w:hAnsi="Arial" w:cs="Arial"/>
          <w:sz w:val="18"/>
          <w:szCs w:val="18"/>
          <w:rPrChange w:author="Transcriber01 JHB" w:date="2025-08-22T12:28:00Z" w16du:dateUtc="2025-08-22T10:28:00Z" w:id="609">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610">
            <w:rPr>
              <w:rFonts w:ascii="Arial" w:hAnsi="Arial" w:cs="Arial"/>
              <w:sz w:val="28"/>
              <w:szCs w:val="28"/>
              <w:lang w:val="x-none"/>
            </w:rPr>
          </w:rPrChange>
        </w:rPr>
        <w:t xml:space="preserve"> Hanzi, “Vane </w:t>
      </w:r>
      <w:proofErr w:type="spellStart"/>
      <w:r w:rsidRPr="00114DD5">
        <w:rPr>
          <w:rFonts w:ascii="Arial" w:hAnsi="Arial" w:cs="Arial"/>
          <w:sz w:val="28"/>
          <w:szCs w:val="28"/>
          <w:rPrChange w:author="Transcriber01 JHB" w:date="2025-08-22T12:28:00Z" w16du:dateUtc="2025-08-22T10:28:00Z" w:id="611">
            <w:rPr>
              <w:rFonts w:ascii="Arial" w:hAnsi="Arial" w:cs="Arial"/>
              <w:sz w:val="28"/>
              <w:szCs w:val="28"/>
              <w:lang w:val="x-none"/>
            </w:rPr>
          </w:rPrChange>
        </w:rPr>
        <w:t>nzeve</w:t>
      </w:r>
      <w:proofErr w:type="spellEnd"/>
      <w:r w:rsidRPr="00114DD5">
        <w:rPr>
          <w:rFonts w:ascii="Arial" w:hAnsi="Arial" w:cs="Arial"/>
          <w:sz w:val="28"/>
          <w:szCs w:val="28"/>
          <w:rPrChange w:author="Transcriber01 JHB" w:date="2025-08-22T12:28:00Z" w16du:dateUtc="2025-08-22T10:28:00Z" w:id="61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13">
            <w:rPr>
              <w:rFonts w:ascii="Arial" w:hAnsi="Arial" w:cs="Arial"/>
              <w:sz w:val="28"/>
              <w:szCs w:val="28"/>
              <w:lang w:val="x-none"/>
            </w:rPr>
          </w:rPrChange>
        </w:rPr>
        <w:t>dzokunzwa</w:t>
      </w:r>
      <w:proofErr w:type="spellEnd"/>
      <w:r w:rsidRPr="00114DD5">
        <w:rPr>
          <w:rFonts w:ascii="Arial" w:hAnsi="Arial" w:cs="Arial"/>
          <w:sz w:val="28"/>
          <w:szCs w:val="28"/>
          <w:rPrChange w:author="Transcriber01 JHB" w:date="2025-08-22T12:28:00Z" w16du:dateUtc="2025-08-22T10:28:00Z" w:id="61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15">
            <w:rPr>
              <w:rFonts w:ascii="Arial" w:hAnsi="Arial" w:cs="Arial"/>
              <w:sz w:val="28"/>
              <w:szCs w:val="28"/>
              <w:lang w:val="x-none"/>
            </w:rPr>
          </w:rPrChange>
        </w:rPr>
        <w:t>ngavanzwe</w:t>
      </w:r>
      <w:proofErr w:type="spellEnd"/>
      <w:r w:rsidRPr="00114DD5">
        <w:rPr>
          <w:rFonts w:ascii="Arial" w:hAnsi="Arial" w:cs="Arial"/>
          <w:sz w:val="28"/>
          <w:szCs w:val="28"/>
          <w:rPrChange w:author="Transcriber01 JHB" w:date="2025-08-22T12:28:00Z" w16du:dateUtc="2025-08-22T10:28:00Z" w:id="616">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617">
            <w:rPr>
              <w:rFonts w:ascii="Arial" w:hAnsi="Arial" w:cs="Arial"/>
              <w:sz w:val="18"/>
              <w:szCs w:val="18"/>
              <w:lang w:val="x-none"/>
            </w:rPr>
          </w:rPrChange>
        </w:rPr>
        <w:t>[Congregation says, “Amen.”]</w:t>
      </w:r>
    </w:p>
    <w:p w:rsidRPr="00114DD5" w:rsidR="00420EA2" w:rsidP="00420EA2" w:rsidRDefault="00420EA2" w14:paraId="440062DE" w14:textId="77777777">
      <w:pPr>
        <w:jc w:val="both"/>
        <w:rPr>
          <w:rFonts w:ascii="Arial" w:hAnsi="Arial" w:cs="Arial"/>
          <w:sz w:val="28"/>
          <w:szCs w:val="28"/>
          <w:rPrChange w:author="Transcriber01 JHB" w:date="2025-08-22T12:28:00Z" w16du:dateUtc="2025-08-22T10:28:00Z" w:id="618">
            <w:rPr>
              <w:rFonts w:ascii="Arial" w:hAnsi="Arial" w:cs="Arial"/>
              <w:sz w:val="28"/>
              <w:szCs w:val="28"/>
              <w:lang w:val="x-none"/>
            </w:rPr>
          </w:rPrChange>
        </w:rPr>
      </w:pPr>
      <w:r w:rsidRPr="00B81F82">
        <w:rPr>
          <w:rFonts w:ascii="Arial" w:hAnsi="Arial" w:cs="Arial"/>
          <w:sz w:val="28"/>
          <w:szCs w:val="28"/>
          <w:vertAlign w:val="superscript"/>
        </w:rPr>
        <w:t>475</w:t>
      </w:r>
      <w:r>
        <w:rPr>
          <w:rFonts w:ascii="Arial" w:hAnsi="Arial" w:cs="Arial"/>
          <w:sz w:val="28"/>
          <w:szCs w:val="28"/>
        </w:rPr>
        <w:t xml:space="preserve"> </w:t>
      </w:r>
      <w:r w:rsidRPr="004C63C8">
        <w:rPr>
          <w:rFonts w:ascii="Arial" w:hAnsi="Arial" w:cs="Arial"/>
          <w:sz w:val="28"/>
          <w:szCs w:val="28"/>
        </w:rPr>
        <w:t xml:space="preserve">Now, look what am using as an example, just because we are poor. I use myself as an example. But do you know, in normal standards, hapana </w:t>
      </w:r>
      <w:proofErr w:type="spellStart"/>
      <w:r w:rsidRPr="004C63C8">
        <w:rPr>
          <w:rFonts w:ascii="Arial" w:hAnsi="Arial" w:cs="Arial"/>
          <w:sz w:val="28"/>
          <w:szCs w:val="28"/>
        </w:rPr>
        <w:t>zvandati</w:t>
      </w:r>
      <w:proofErr w:type="spellEnd"/>
      <w:r w:rsidRPr="004C63C8">
        <w:rPr>
          <w:rFonts w:ascii="Arial" w:hAnsi="Arial" w:cs="Arial"/>
          <w:sz w:val="28"/>
          <w:szCs w:val="28"/>
        </w:rPr>
        <w:t xml:space="preserve"> </w:t>
      </w:r>
      <w:proofErr w:type="spellStart"/>
      <w:r w:rsidRPr="004C63C8">
        <w:rPr>
          <w:rFonts w:ascii="Arial" w:hAnsi="Arial" w:cs="Arial"/>
          <w:sz w:val="28"/>
          <w:szCs w:val="28"/>
        </w:rPr>
        <w:t>ndamboita</w:t>
      </w:r>
      <w:proofErr w:type="spellEnd"/>
      <w:r>
        <w:rPr>
          <w:rFonts w:ascii="Arial" w:hAnsi="Arial" w:cs="Arial"/>
          <w:sz w:val="28"/>
          <w:szCs w:val="28"/>
        </w:rPr>
        <w:t>.</w:t>
      </w:r>
      <w:r w:rsidRPr="004C63C8">
        <w:rPr>
          <w:rFonts w:ascii="Arial" w:hAnsi="Arial" w:cs="Arial"/>
          <w:sz w:val="28"/>
          <w:szCs w:val="28"/>
        </w:rPr>
        <w:t xml:space="preserve"> </w:t>
      </w:r>
      <w:proofErr w:type="spellStart"/>
      <w:r w:rsidRPr="004C63C8">
        <w:rPr>
          <w:rFonts w:ascii="Arial" w:hAnsi="Arial" w:cs="Arial"/>
          <w:sz w:val="28"/>
          <w:szCs w:val="28"/>
        </w:rPr>
        <w:t>Hatisati</w:t>
      </w:r>
      <w:proofErr w:type="spellEnd"/>
      <w:r w:rsidRPr="004C63C8">
        <w:rPr>
          <w:rFonts w:ascii="Arial" w:hAnsi="Arial" w:cs="Arial"/>
          <w:sz w:val="28"/>
          <w:szCs w:val="28"/>
        </w:rPr>
        <w:t xml:space="preserve"> </w:t>
      </w:r>
      <w:proofErr w:type="spellStart"/>
      <w:r w:rsidRPr="004C63C8">
        <w:rPr>
          <w:rFonts w:ascii="Arial" w:hAnsi="Arial" w:cs="Arial"/>
          <w:sz w:val="28"/>
          <w:szCs w:val="28"/>
        </w:rPr>
        <w:t>tapfuma</w:t>
      </w:r>
      <w:proofErr w:type="spellEnd"/>
      <w:r w:rsidRPr="004C63C8">
        <w:rPr>
          <w:rFonts w:ascii="Arial" w:hAnsi="Arial" w:cs="Arial"/>
          <w:sz w:val="28"/>
          <w:szCs w:val="28"/>
        </w:rPr>
        <w:t xml:space="preserve"> </w:t>
      </w:r>
      <w:proofErr w:type="spellStart"/>
      <w:r w:rsidRPr="004C63C8">
        <w:rPr>
          <w:rFonts w:ascii="Arial" w:hAnsi="Arial" w:cs="Arial"/>
          <w:sz w:val="28"/>
          <w:szCs w:val="28"/>
        </w:rPr>
        <w:t>vanhu</w:t>
      </w:r>
      <w:proofErr w:type="spellEnd"/>
      <w:r w:rsidRPr="004C63C8">
        <w:rPr>
          <w:rFonts w:ascii="Arial" w:hAnsi="Arial" w:cs="Arial"/>
          <w:sz w:val="28"/>
          <w:szCs w:val="28"/>
        </w:rPr>
        <w:t xml:space="preserve"> </w:t>
      </w:r>
      <w:proofErr w:type="spellStart"/>
      <w:r w:rsidRPr="004C63C8">
        <w:rPr>
          <w:rFonts w:ascii="Arial" w:hAnsi="Arial" w:cs="Arial"/>
          <w:sz w:val="28"/>
          <w:szCs w:val="28"/>
        </w:rPr>
        <w:t>vaMwari</w:t>
      </w:r>
      <w:proofErr w:type="spellEnd"/>
      <w:r w:rsidRPr="004C63C8">
        <w:rPr>
          <w:rFonts w:ascii="Arial" w:hAnsi="Arial" w:cs="Arial"/>
          <w:sz w:val="28"/>
          <w:szCs w:val="28"/>
        </w:rPr>
        <w:t xml:space="preserve">! </w:t>
      </w:r>
      <w:r w:rsidRPr="004C63C8">
        <w:rPr>
          <w:rFonts w:ascii="Arial" w:hAnsi="Arial" w:cs="Arial"/>
          <w:sz w:val="18"/>
          <w:szCs w:val="18"/>
        </w:rPr>
        <w:t>[Congregation says, “Amen.”]</w:t>
      </w:r>
      <w:r w:rsidRPr="004C63C8">
        <w:rPr>
          <w:rFonts w:ascii="Arial" w:hAnsi="Arial" w:cs="Arial"/>
          <w:sz w:val="28"/>
          <w:szCs w:val="28"/>
        </w:rPr>
        <w:t xml:space="preserve"> </w:t>
      </w:r>
      <w:proofErr w:type="spellStart"/>
      <w:r w:rsidRPr="004C63C8">
        <w:rPr>
          <w:rFonts w:ascii="Arial" w:hAnsi="Arial" w:cs="Arial"/>
          <w:sz w:val="28"/>
          <w:szCs w:val="28"/>
        </w:rPr>
        <w:t>Hatisati</w:t>
      </w:r>
      <w:proofErr w:type="spellEnd"/>
      <w:r w:rsidRPr="004C63C8">
        <w:rPr>
          <w:rFonts w:ascii="Arial" w:hAnsi="Arial" w:cs="Arial"/>
          <w:sz w:val="28"/>
          <w:szCs w:val="28"/>
        </w:rPr>
        <w:t xml:space="preserve">! </w:t>
      </w:r>
      <w:r w:rsidRPr="004C63C8">
        <w:rPr>
          <w:rFonts w:ascii="Arial" w:hAnsi="Arial" w:cs="Arial"/>
          <w:sz w:val="18"/>
          <w:szCs w:val="18"/>
        </w:rPr>
        <w:t>[Congregation says, “Amen.”]</w:t>
      </w:r>
      <w:r w:rsidRPr="004C63C8">
        <w:rPr>
          <w:rFonts w:ascii="Arial" w:hAnsi="Arial" w:cs="Arial"/>
          <w:sz w:val="28"/>
          <w:szCs w:val="28"/>
        </w:rPr>
        <w:t xml:space="preserve"> Pfuma </w:t>
      </w:r>
      <w:proofErr w:type="spellStart"/>
      <w:r w:rsidRPr="004C63C8">
        <w:rPr>
          <w:rFonts w:ascii="Arial" w:hAnsi="Arial" w:cs="Arial"/>
          <w:sz w:val="28"/>
          <w:szCs w:val="28"/>
        </w:rPr>
        <w:t>iri</w:t>
      </w:r>
      <w:proofErr w:type="spellEnd"/>
      <w:r w:rsidRPr="004C63C8">
        <w:rPr>
          <w:rFonts w:ascii="Arial" w:hAnsi="Arial" w:cs="Arial"/>
          <w:sz w:val="28"/>
          <w:szCs w:val="28"/>
        </w:rPr>
        <w:t xml:space="preserve"> </w:t>
      </w:r>
      <w:proofErr w:type="spellStart"/>
      <w:r w:rsidRPr="004C63C8">
        <w:rPr>
          <w:rFonts w:ascii="Arial" w:hAnsi="Arial" w:cs="Arial"/>
          <w:sz w:val="28"/>
          <w:szCs w:val="28"/>
        </w:rPr>
        <w:t>munzira</w:t>
      </w:r>
      <w:proofErr w:type="spellEnd"/>
      <w:r w:rsidRPr="004C63C8">
        <w:rPr>
          <w:rFonts w:ascii="Arial" w:hAnsi="Arial" w:cs="Arial"/>
          <w:sz w:val="28"/>
          <w:szCs w:val="28"/>
        </w:rPr>
        <w:t xml:space="preserve"> </w:t>
      </w:r>
      <w:proofErr w:type="spellStart"/>
      <w:r w:rsidRPr="004C63C8">
        <w:rPr>
          <w:rFonts w:ascii="Arial" w:hAnsi="Arial" w:cs="Arial"/>
          <w:sz w:val="28"/>
          <w:szCs w:val="28"/>
        </w:rPr>
        <w:t>kuu</w:t>
      </w:r>
      <w:proofErr w:type="spellEnd"/>
      <w:r w:rsidRPr="004C63C8">
        <w:rPr>
          <w:rFonts w:ascii="Arial" w:hAnsi="Arial" w:cs="Arial"/>
          <w:sz w:val="28"/>
          <w:szCs w:val="28"/>
        </w:rPr>
        <w:t xml:space="preserve">…? </w:t>
      </w:r>
      <w:r w:rsidRPr="004C63C8">
        <w:rPr>
          <w:rFonts w:ascii="Arial" w:hAnsi="Arial" w:cs="Arial"/>
          <w:sz w:val="18"/>
          <w:szCs w:val="18"/>
        </w:rPr>
        <w:t>[Congregation says, “</w:t>
      </w:r>
      <w:proofErr w:type="spellStart"/>
      <w:r w:rsidRPr="0032272C">
        <w:rPr>
          <w:rFonts w:ascii="Arial" w:hAnsi="Arial" w:cs="Arial"/>
          <w:sz w:val="18"/>
          <w:szCs w:val="18"/>
        </w:rPr>
        <w:t>kuuya</w:t>
      </w:r>
      <w:proofErr w:type="spellEnd"/>
      <w:r w:rsidRPr="0032272C">
        <w:rPr>
          <w:rFonts w:ascii="Arial" w:hAnsi="Arial" w:cs="Arial"/>
          <w:sz w:val="18"/>
          <w:szCs w:val="18"/>
        </w:rPr>
        <w:t>.</w:t>
      </w:r>
      <w:r w:rsidRPr="00114DD5">
        <w:rPr>
          <w:rFonts w:ascii="Arial" w:hAnsi="Arial" w:cs="Arial"/>
          <w:sz w:val="18"/>
          <w:szCs w:val="18"/>
          <w:rPrChange w:author="Transcriber01 JHB" w:date="2025-08-22T12:28:00Z" w16du:dateUtc="2025-08-22T10:28:00Z" w:id="619">
            <w:rPr>
              <w:rFonts w:ascii="Arial" w:hAnsi="Arial" w:cs="Arial"/>
              <w:sz w:val="18"/>
              <w:szCs w:val="18"/>
              <w:lang w:val="x-none"/>
            </w:rPr>
          </w:rPrChange>
        </w:rPr>
        <w:t>”]</w:t>
      </w:r>
    </w:p>
    <w:p w:rsidRPr="00114DD5" w:rsidR="00420EA2" w:rsidP="00420EA2" w:rsidRDefault="00420EA2" w14:paraId="5DDDB5DD" w14:textId="77777777">
      <w:pPr>
        <w:jc w:val="both"/>
        <w:rPr>
          <w:rFonts w:ascii="Arial" w:hAnsi="Arial" w:cs="Arial"/>
          <w:sz w:val="28"/>
          <w:szCs w:val="28"/>
          <w:rPrChange w:author="Transcriber01 JHB" w:date="2025-08-22T12:28:00Z" w16du:dateUtc="2025-08-22T10:28:00Z" w:id="620">
            <w:rPr>
              <w:rFonts w:ascii="Arial" w:hAnsi="Arial" w:cs="Arial"/>
              <w:sz w:val="28"/>
              <w:szCs w:val="28"/>
              <w:lang w:val="x-none"/>
            </w:rPr>
          </w:rPrChange>
        </w:rPr>
      </w:pPr>
      <w:r w:rsidRPr="00B81F82">
        <w:rPr>
          <w:rFonts w:ascii="Arial" w:hAnsi="Arial" w:cs="Arial"/>
          <w:sz w:val="28"/>
          <w:szCs w:val="28"/>
          <w:vertAlign w:val="superscript"/>
        </w:rPr>
        <w:t>476</w:t>
      </w:r>
      <w:r>
        <w:rPr>
          <w:rFonts w:ascii="Arial" w:hAnsi="Arial" w:cs="Arial"/>
          <w:sz w:val="28"/>
          <w:szCs w:val="28"/>
        </w:rPr>
        <w:t xml:space="preserve"> </w:t>
      </w:r>
      <w:proofErr w:type="spellStart"/>
      <w:r w:rsidRPr="00114DD5">
        <w:rPr>
          <w:rFonts w:ascii="Arial" w:hAnsi="Arial" w:cs="Arial"/>
          <w:sz w:val="28"/>
          <w:szCs w:val="28"/>
          <w:rPrChange w:author="Transcriber01 JHB" w:date="2025-08-22T12:28:00Z" w16du:dateUtc="2025-08-22T10:28:00Z" w:id="621">
            <w:rPr>
              <w:rFonts w:ascii="Arial" w:hAnsi="Arial" w:cs="Arial"/>
              <w:sz w:val="28"/>
              <w:szCs w:val="28"/>
              <w:lang w:val="x-none"/>
            </w:rPr>
          </w:rPrChange>
        </w:rPr>
        <w:t>Ndosaka</w:t>
      </w:r>
      <w:proofErr w:type="spellEnd"/>
      <w:r w:rsidRPr="00114DD5">
        <w:rPr>
          <w:rFonts w:ascii="Arial" w:hAnsi="Arial" w:cs="Arial"/>
          <w:sz w:val="28"/>
          <w:szCs w:val="28"/>
          <w:rPrChange w:author="Transcriber01 JHB" w:date="2025-08-22T12:28:00Z" w16du:dateUtc="2025-08-22T10:28:00Z" w:id="62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23">
            <w:rPr>
              <w:rFonts w:ascii="Arial" w:hAnsi="Arial" w:cs="Arial"/>
              <w:sz w:val="28"/>
              <w:szCs w:val="28"/>
              <w:lang w:val="x-none"/>
            </w:rPr>
          </w:rPrChange>
        </w:rPr>
        <w:t>patiri</w:t>
      </w:r>
      <w:proofErr w:type="spellEnd"/>
      <w:r w:rsidRPr="00114DD5">
        <w:rPr>
          <w:rFonts w:ascii="Arial" w:hAnsi="Arial" w:cs="Arial"/>
          <w:sz w:val="28"/>
          <w:szCs w:val="28"/>
          <w:rPrChange w:author="Transcriber01 JHB" w:date="2025-08-22T12:28:00Z" w16du:dateUtc="2025-08-22T10:28:00Z" w:id="62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25">
            <w:rPr>
              <w:rFonts w:ascii="Arial" w:hAnsi="Arial" w:cs="Arial"/>
              <w:sz w:val="28"/>
              <w:szCs w:val="28"/>
              <w:lang w:val="x-none"/>
            </w:rPr>
          </w:rPrChange>
        </w:rPr>
        <w:t>kunamatira</w:t>
      </w:r>
      <w:proofErr w:type="spellEnd"/>
      <w:r w:rsidRPr="00114DD5">
        <w:rPr>
          <w:rFonts w:ascii="Arial" w:hAnsi="Arial" w:cs="Arial"/>
          <w:sz w:val="28"/>
          <w:szCs w:val="28"/>
          <w:rPrChange w:author="Transcriber01 JHB" w:date="2025-08-22T12:28:00Z" w16du:dateUtc="2025-08-22T10:28:00Z" w:id="626">
            <w:rPr>
              <w:rFonts w:ascii="Arial" w:hAnsi="Arial" w:cs="Arial"/>
              <w:sz w:val="28"/>
              <w:szCs w:val="28"/>
              <w:lang w:val="x-none"/>
            </w:rPr>
          </w:rPrChange>
        </w:rPr>
        <w:t xml:space="preserve"> change of status, you will be surprised </w:t>
      </w:r>
      <w:proofErr w:type="spellStart"/>
      <w:r w:rsidRPr="00114DD5">
        <w:rPr>
          <w:rFonts w:ascii="Arial" w:hAnsi="Arial" w:cs="Arial"/>
          <w:sz w:val="28"/>
          <w:szCs w:val="28"/>
          <w:rPrChange w:author="Transcriber01 JHB" w:date="2025-08-22T12:28:00Z" w16du:dateUtc="2025-08-22T10:28:00Z" w:id="627">
            <w:rPr>
              <w:rFonts w:ascii="Arial" w:hAnsi="Arial" w:cs="Arial"/>
              <w:sz w:val="28"/>
              <w:szCs w:val="28"/>
              <w:lang w:val="x-none"/>
            </w:rPr>
          </w:rPrChange>
        </w:rPr>
        <w:t>kuti</w:t>
      </w:r>
      <w:proofErr w:type="spellEnd"/>
      <w:r w:rsidRPr="00114DD5">
        <w:rPr>
          <w:rFonts w:ascii="Arial" w:hAnsi="Arial" w:cs="Arial"/>
          <w:sz w:val="28"/>
          <w:szCs w:val="28"/>
          <w:rPrChange w:author="Transcriber01 JHB" w:date="2025-08-22T12:28:00Z" w16du:dateUtc="2025-08-22T10:28:00Z" w:id="62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29">
            <w:rPr>
              <w:rFonts w:ascii="Arial" w:hAnsi="Arial" w:cs="Arial"/>
              <w:sz w:val="28"/>
              <w:szCs w:val="28"/>
              <w:lang w:val="x-none"/>
            </w:rPr>
          </w:rPrChange>
        </w:rPr>
        <w:t>neniwowo</w:t>
      </w:r>
      <w:proofErr w:type="spellEnd"/>
      <w:r w:rsidRPr="00114DD5">
        <w:rPr>
          <w:rFonts w:ascii="Arial" w:hAnsi="Arial" w:cs="Arial"/>
          <w:sz w:val="28"/>
          <w:szCs w:val="28"/>
          <w:rPrChange w:author="Transcriber01 JHB" w:date="2025-08-22T12:28:00Z" w16du:dateUtc="2025-08-22T10:28:00Z" w:id="630">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631">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63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33">
            <w:rPr>
              <w:rFonts w:ascii="Arial" w:hAnsi="Arial" w:cs="Arial"/>
              <w:sz w:val="28"/>
              <w:szCs w:val="28"/>
              <w:lang w:val="x-none"/>
            </w:rPr>
          </w:rPrChange>
        </w:rPr>
        <w:t>Ndiri</w:t>
      </w:r>
      <w:proofErr w:type="spellEnd"/>
      <w:r w:rsidRPr="00114DD5">
        <w:rPr>
          <w:rFonts w:ascii="Arial" w:hAnsi="Arial" w:cs="Arial"/>
          <w:sz w:val="28"/>
          <w:szCs w:val="28"/>
          <w:rPrChange w:author="Transcriber01 JHB" w:date="2025-08-22T12:28:00Z" w16du:dateUtc="2025-08-22T10:28:00Z" w:id="63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35">
            <w:rPr>
              <w:rFonts w:ascii="Arial" w:hAnsi="Arial" w:cs="Arial"/>
              <w:sz w:val="28"/>
              <w:szCs w:val="28"/>
              <w:lang w:val="x-none"/>
            </w:rPr>
          </w:rPrChange>
        </w:rPr>
        <w:t>kuda</w:t>
      </w:r>
      <w:proofErr w:type="spellEnd"/>
      <w:r w:rsidRPr="00114DD5">
        <w:rPr>
          <w:rFonts w:ascii="Arial" w:hAnsi="Arial" w:cs="Arial"/>
          <w:sz w:val="28"/>
          <w:szCs w:val="28"/>
          <w:rPrChange w:author="Transcriber01 JHB" w:date="2025-08-22T12:28:00Z" w16du:dateUtc="2025-08-22T10:28:00Z" w:id="636">
            <w:rPr>
              <w:rFonts w:ascii="Arial" w:hAnsi="Arial" w:cs="Arial"/>
              <w:sz w:val="28"/>
              <w:szCs w:val="28"/>
              <w:lang w:val="x-none"/>
            </w:rPr>
          </w:rPrChange>
        </w:rPr>
        <w:t xml:space="preserve"> a hundredfold </w:t>
      </w:r>
      <w:proofErr w:type="spellStart"/>
      <w:r w:rsidRPr="00114DD5">
        <w:rPr>
          <w:rFonts w:ascii="Arial" w:hAnsi="Arial" w:cs="Arial"/>
          <w:sz w:val="28"/>
          <w:szCs w:val="28"/>
          <w:rPrChange w:author="Transcriber01 JHB" w:date="2025-08-22T12:28:00Z" w16du:dateUtc="2025-08-22T10:28:00Z" w:id="637">
            <w:rPr>
              <w:rFonts w:ascii="Arial" w:hAnsi="Arial" w:cs="Arial"/>
              <w:sz w:val="28"/>
              <w:szCs w:val="28"/>
              <w:lang w:val="x-none"/>
            </w:rPr>
          </w:rPrChange>
        </w:rPr>
        <w:t>Jehovha</w:t>
      </w:r>
      <w:proofErr w:type="spellEnd"/>
      <w:r w:rsidRPr="00114DD5">
        <w:rPr>
          <w:rFonts w:ascii="Arial" w:hAnsi="Arial" w:cs="Arial"/>
          <w:sz w:val="28"/>
          <w:szCs w:val="28"/>
          <w:rPrChange w:author="Transcriber01 JHB" w:date="2025-08-22T12:28:00Z" w16du:dateUtc="2025-08-22T10:28:00Z" w:id="638">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639">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640">
            <w:rPr>
              <w:rFonts w:ascii="Arial" w:hAnsi="Arial" w:cs="Arial"/>
              <w:sz w:val="28"/>
              <w:szCs w:val="28"/>
              <w:lang w:val="x-none"/>
            </w:rPr>
          </w:rPrChange>
        </w:rPr>
        <w:t xml:space="preserve"> Kunze </w:t>
      </w:r>
      <w:proofErr w:type="spellStart"/>
      <w:r w:rsidRPr="00114DD5">
        <w:rPr>
          <w:rFonts w:ascii="Arial" w:hAnsi="Arial" w:cs="Arial"/>
          <w:sz w:val="28"/>
          <w:szCs w:val="28"/>
          <w:rPrChange w:author="Transcriber01 JHB" w:date="2025-08-22T12:28:00Z" w16du:dateUtc="2025-08-22T10:28:00Z" w:id="641">
            <w:rPr>
              <w:rFonts w:ascii="Arial" w:hAnsi="Arial" w:cs="Arial"/>
              <w:sz w:val="28"/>
              <w:szCs w:val="28"/>
              <w:lang w:val="x-none"/>
            </w:rPr>
          </w:rPrChange>
        </w:rPr>
        <w:t>kwezvandinazvo</w:t>
      </w:r>
      <w:proofErr w:type="spellEnd"/>
      <w:r w:rsidRPr="00114DD5">
        <w:rPr>
          <w:rFonts w:ascii="Arial" w:hAnsi="Arial" w:cs="Arial"/>
          <w:sz w:val="28"/>
          <w:szCs w:val="28"/>
          <w:rPrChange w:author="Transcriber01 JHB" w:date="2025-08-22T12:28:00Z" w16du:dateUtc="2025-08-22T10:28:00Z" w:id="642">
            <w:rPr>
              <w:rFonts w:ascii="Arial" w:hAnsi="Arial" w:cs="Arial"/>
              <w:sz w:val="28"/>
              <w:szCs w:val="28"/>
              <w:lang w:val="x-none"/>
            </w:rPr>
          </w:rPrChange>
        </w:rPr>
        <w:t xml:space="preserve"> iye </w:t>
      </w:r>
      <w:proofErr w:type="spellStart"/>
      <w:r w:rsidRPr="00114DD5">
        <w:rPr>
          <w:rFonts w:ascii="Arial" w:hAnsi="Arial" w:cs="Arial"/>
          <w:sz w:val="28"/>
          <w:szCs w:val="28"/>
          <w:rPrChange w:author="Transcriber01 JHB" w:date="2025-08-22T12:28:00Z" w16du:dateUtc="2025-08-22T10:28:00Z" w:id="643">
            <w:rPr>
              <w:rFonts w:ascii="Arial" w:hAnsi="Arial" w:cs="Arial"/>
              <w:sz w:val="28"/>
              <w:szCs w:val="28"/>
              <w:lang w:val="x-none"/>
            </w:rPr>
          </w:rPrChange>
        </w:rPr>
        <w:t>zvi</w:t>
      </w:r>
      <w:proofErr w:type="spellEnd"/>
      <w:r w:rsidRPr="00114DD5">
        <w:rPr>
          <w:rFonts w:ascii="Arial" w:hAnsi="Arial" w:cs="Arial"/>
          <w:sz w:val="28"/>
          <w:szCs w:val="28"/>
          <w:rPrChange w:author="Transcriber01 JHB" w:date="2025-08-22T12:28:00Z" w16du:dateUtc="2025-08-22T10:28:00Z" w:id="644">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645">
            <w:rPr>
              <w:rFonts w:ascii="Arial" w:hAnsi="Arial" w:cs="Arial"/>
              <w:sz w:val="18"/>
              <w:szCs w:val="18"/>
              <w:lang w:val="x-none"/>
            </w:rPr>
          </w:rPrChange>
        </w:rPr>
        <w:t xml:space="preserve">[Congregation says, “iye </w:t>
      </w:r>
      <w:proofErr w:type="spellStart"/>
      <w:r w:rsidRPr="00114DD5">
        <w:rPr>
          <w:rFonts w:ascii="Arial" w:hAnsi="Arial" w:cs="Arial"/>
          <w:sz w:val="18"/>
          <w:szCs w:val="18"/>
          <w:rPrChange w:author="Transcriber01 JHB" w:date="2025-08-22T12:28:00Z" w16du:dateUtc="2025-08-22T10:28:00Z" w:id="646">
            <w:rPr>
              <w:rFonts w:ascii="Arial" w:hAnsi="Arial" w:cs="Arial"/>
              <w:sz w:val="18"/>
              <w:szCs w:val="18"/>
              <w:lang w:val="x-none"/>
            </w:rPr>
          </w:rPrChange>
        </w:rPr>
        <w:t>zvino</w:t>
      </w:r>
      <w:proofErr w:type="spellEnd"/>
      <w:r w:rsidRPr="00114DD5">
        <w:rPr>
          <w:rFonts w:ascii="Arial" w:hAnsi="Arial" w:cs="Arial"/>
          <w:sz w:val="18"/>
          <w:szCs w:val="18"/>
          <w:rPrChange w:author="Transcriber01 JHB" w:date="2025-08-22T12:28:00Z" w16du:dateUtc="2025-08-22T10:28:00Z" w:id="647">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648">
            <w:rPr>
              <w:rFonts w:ascii="Arial" w:hAnsi="Arial" w:cs="Arial"/>
              <w:sz w:val="28"/>
              <w:szCs w:val="28"/>
              <w:lang w:val="x-none"/>
            </w:rPr>
          </w:rPrChange>
        </w:rPr>
        <w:t xml:space="preserve"> Whether </w:t>
      </w:r>
      <w:proofErr w:type="spellStart"/>
      <w:r w:rsidRPr="00114DD5">
        <w:rPr>
          <w:rFonts w:ascii="Arial" w:hAnsi="Arial" w:cs="Arial"/>
          <w:sz w:val="28"/>
          <w:szCs w:val="28"/>
          <w:rPrChange w:author="Transcriber01 JHB" w:date="2025-08-22T12:28:00Z" w16du:dateUtc="2025-08-22T10:28:00Z" w:id="649">
            <w:rPr>
              <w:rFonts w:ascii="Arial" w:hAnsi="Arial" w:cs="Arial"/>
              <w:sz w:val="28"/>
              <w:szCs w:val="28"/>
              <w:lang w:val="x-none"/>
            </w:rPr>
          </w:rPrChange>
        </w:rPr>
        <w:t>ndikaita</w:t>
      </w:r>
      <w:proofErr w:type="spellEnd"/>
      <w:r w:rsidRPr="00114DD5">
        <w:rPr>
          <w:rFonts w:ascii="Arial" w:hAnsi="Arial" w:cs="Arial"/>
          <w:sz w:val="28"/>
          <w:szCs w:val="28"/>
          <w:rPrChange w:author="Transcriber01 JHB" w:date="2025-08-22T12:28:00Z" w16du:dateUtc="2025-08-22T10:28:00Z" w:id="65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51">
            <w:rPr>
              <w:rFonts w:ascii="Arial" w:hAnsi="Arial" w:cs="Arial"/>
              <w:sz w:val="28"/>
              <w:szCs w:val="28"/>
              <w:lang w:val="x-none"/>
            </w:rPr>
          </w:rPrChange>
        </w:rPr>
        <w:t>vana</w:t>
      </w:r>
      <w:proofErr w:type="spellEnd"/>
      <w:r w:rsidRPr="00114DD5">
        <w:rPr>
          <w:rFonts w:ascii="Arial" w:hAnsi="Arial" w:cs="Arial"/>
          <w:sz w:val="28"/>
          <w:szCs w:val="28"/>
          <w:rPrChange w:author="Transcriber01 JHB" w:date="2025-08-22T12:28:00Z" w16du:dateUtc="2025-08-22T10:28:00Z" w:id="652">
            <w:rPr>
              <w:rFonts w:ascii="Arial" w:hAnsi="Arial" w:cs="Arial"/>
              <w:sz w:val="28"/>
              <w:szCs w:val="28"/>
              <w:lang w:val="x-none"/>
            </w:rPr>
          </w:rPrChange>
        </w:rPr>
        <w:t xml:space="preserve"> fifty, </w:t>
      </w:r>
      <w:proofErr w:type="spellStart"/>
      <w:r w:rsidRPr="00114DD5">
        <w:rPr>
          <w:rFonts w:ascii="Arial" w:hAnsi="Arial" w:cs="Arial"/>
          <w:sz w:val="28"/>
          <w:szCs w:val="28"/>
          <w:rPrChange w:author="Transcriber01 JHB" w:date="2025-08-22T12:28:00Z" w16du:dateUtc="2025-08-22T10:28:00Z" w:id="653">
            <w:rPr>
              <w:rFonts w:ascii="Arial" w:hAnsi="Arial" w:cs="Arial"/>
              <w:sz w:val="28"/>
              <w:szCs w:val="28"/>
              <w:lang w:val="x-none"/>
            </w:rPr>
          </w:rPrChange>
        </w:rPr>
        <w:t>ndoda</w:t>
      </w:r>
      <w:proofErr w:type="spellEnd"/>
      <w:r w:rsidRPr="00114DD5">
        <w:rPr>
          <w:rFonts w:ascii="Arial" w:hAnsi="Arial" w:cs="Arial"/>
          <w:sz w:val="28"/>
          <w:szCs w:val="28"/>
          <w:rPrChange w:author="Transcriber01 JHB" w:date="2025-08-22T12:28:00Z" w16du:dateUtc="2025-08-22T10:28:00Z" w:id="65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55">
            <w:rPr>
              <w:rFonts w:ascii="Arial" w:hAnsi="Arial" w:cs="Arial"/>
              <w:sz w:val="28"/>
              <w:szCs w:val="28"/>
              <w:lang w:val="x-none"/>
            </w:rPr>
          </w:rPrChange>
        </w:rPr>
        <w:t>kukwanisa</w:t>
      </w:r>
      <w:proofErr w:type="spellEnd"/>
      <w:r w:rsidRPr="00114DD5">
        <w:rPr>
          <w:rFonts w:ascii="Arial" w:hAnsi="Arial" w:cs="Arial"/>
          <w:sz w:val="28"/>
          <w:szCs w:val="28"/>
          <w:rPrChange w:author="Transcriber01 JHB" w:date="2025-08-22T12:28:00Z" w16du:dateUtc="2025-08-22T10:28:00Z" w:id="656">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57">
            <w:rPr>
              <w:rFonts w:ascii="Arial" w:hAnsi="Arial" w:cs="Arial"/>
              <w:sz w:val="28"/>
              <w:szCs w:val="28"/>
              <w:lang w:val="x-none"/>
            </w:rPr>
          </w:rPrChange>
        </w:rPr>
        <w:t>kuvagovera</w:t>
      </w:r>
      <w:proofErr w:type="spellEnd"/>
      <w:r w:rsidRPr="00114DD5">
        <w:rPr>
          <w:rFonts w:ascii="Arial" w:hAnsi="Arial" w:cs="Arial"/>
          <w:sz w:val="28"/>
          <w:szCs w:val="28"/>
          <w:rPrChange w:author="Transcriber01 JHB" w:date="2025-08-22T12:28:00Z" w16du:dateUtc="2025-08-22T10:28:00Z" w:id="65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59">
            <w:rPr>
              <w:rFonts w:ascii="Arial" w:hAnsi="Arial" w:cs="Arial"/>
              <w:sz w:val="28"/>
              <w:szCs w:val="28"/>
              <w:lang w:val="x-none"/>
            </w:rPr>
          </w:rPrChange>
        </w:rPr>
        <w:t>mumwe</w:t>
      </w:r>
      <w:proofErr w:type="spellEnd"/>
      <w:r w:rsidRPr="00114DD5">
        <w:rPr>
          <w:rFonts w:ascii="Arial" w:hAnsi="Arial" w:cs="Arial"/>
          <w:sz w:val="28"/>
          <w:szCs w:val="28"/>
          <w:rPrChange w:author="Transcriber01 JHB" w:date="2025-08-22T12:28:00Z" w16du:dateUtc="2025-08-22T10:28:00Z" w:id="66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61">
            <w:rPr>
              <w:rFonts w:ascii="Arial" w:hAnsi="Arial" w:cs="Arial"/>
              <w:sz w:val="28"/>
              <w:szCs w:val="28"/>
              <w:lang w:val="x-none"/>
            </w:rPr>
          </w:rPrChange>
        </w:rPr>
        <w:t>nemumwe</w:t>
      </w:r>
      <w:proofErr w:type="spellEnd"/>
      <w:r w:rsidRPr="00114DD5">
        <w:rPr>
          <w:rFonts w:ascii="Arial" w:hAnsi="Arial" w:cs="Arial"/>
          <w:sz w:val="28"/>
          <w:szCs w:val="28"/>
          <w:rPrChange w:author="Transcriber01 JHB" w:date="2025-08-22T12:28:00Z" w16du:dateUtc="2025-08-22T10:28:00Z" w:id="66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63">
            <w:rPr>
              <w:rFonts w:ascii="Arial" w:hAnsi="Arial" w:cs="Arial"/>
              <w:sz w:val="28"/>
              <w:szCs w:val="28"/>
              <w:lang w:val="x-none"/>
            </w:rPr>
          </w:rPrChange>
        </w:rPr>
        <w:t>chaani</w:t>
      </w:r>
      <w:proofErr w:type="spellEnd"/>
      <w:r w:rsidRPr="00114DD5">
        <w:rPr>
          <w:rFonts w:ascii="Arial" w:hAnsi="Arial" w:cs="Arial"/>
          <w:sz w:val="28"/>
          <w:szCs w:val="28"/>
          <w:rPrChange w:author="Transcriber01 JHB" w:date="2025-08-22T12:28:00Z" w16du:dateUtc="2025-08-22T10:28:00Z" w:id="664">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665">
            <w:rPr>
              <w:rFonts w:ascii="Arial" w:hAnsi="Arial" w:cs="Arial"/>
              <w:sz w:val="18"/>
              <w:szCs w:val="18"/>
              <w:lang w:val="x-none"/>
            </w:rPr>
          </w:rPrChange>
        </w:rPr>
        <w:t>[Congregation says, “</w:t>
      </w:r>
      <w:proofErr w:type="spellStart"/>
      <w:r w:rsidRPr="00114DD5">
        <w:rPr>
          <w:rFonts w:ascii="Arial" w:hAnsi="Arial" w:cs="Arial"/>
          <w:sz w:val="18"/>
          <w:szCs w:val="18"/>
          <w:rPrChange w:author="Transcriber01 JHB" w:date="2025-08-22T12:28:00Z" w16du:dateUtc="2025-08-22T10:28:00Z" w:id="666">
            <w:rPr>
              <w:rFonts w:ascii="Arial" w:hAnsi="Arial" w:cs="Arial"/>
              <w:sz w:val="18"/>
              <w:szCs w:val="18"/>
              <w:lang w:val="x-none"/>
            </w:rPr>
          </w:rPrChange>
        </w:rPr>
        <w:t>chake</w:t>
      </w:r>
      <w:proofErr w:type="spellEnd"/>
      <w:r w:rsidRPr="00114DD5">
        <w:rPr>
          <w:rFonts w:ascii="Arial" w:hAnsi="Arial" w:cs="Arial"/>
          <w:sz w:val="18"/>
          <w:szCs w:val="18"/>
          <w:rPrChange w:author="Transcriber01 JHB" w:date="2025-08-22T12:28:00Z" w16du:dateUtc="2025-08-22T10:28:00Z" w:id="667">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66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69">
            <w:rPr>
              <w:rFonts w:ascii="Arial" w:hAnsi="Arial" w:cs="Arial"/>
              <w:sz w:val="28"/>
              <w:szCs w:val="28"/>
              <w:lang w:val="x-none"/>
            </w:rPr>
          </w:rPrChange>
        </w:rPr>
        <w:t>Mumwe</w:t>
      </w:r>
      <w:proofErr w:type="spellEnd"/>
      <w:r w:rsidRPr="00114DD5">
        <w:rPr>
          <w:rFonts w:ascii="Arial" w:hAnsi="Arial" w:cs="Arial"/>
          <w:sz w:val="28"/>
          <w:szCs w:val="28"/>
          <w:rPrChange w:author="Transcriber01 JHB" w:date="2025-08-22T12:28:00Z" w16du:dateUtc="2025-08-22T10:28:00Z" w:id="67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71">
            <w:rPr>
              <w:rFonts w:ascii="Arial" w:hAnsi="Arial" w:cs="Arial"/>
              <w:sz w:val="28"/>
              <w:szCs w:val="28"/>
              <w:lang w:val="x-none"/>
            </w:rPr>
          </w:rPrChange>
        </w:rPr>
        <w:t>nemumwe</w:t>
      </w:r>
      <w:proofErr w:type="spellEnd"/>
      <w:r w:rsidRPr="00114DD5">
        <w:rPr>
          <w:rFonts w:ascii="Arial" w:hAnsi="Arial" w:cs="Arial"/>
          <w:sz w:val="28"/>
          <w:szCs w:val="28"/>
          <w:rPrChange w:author="Transcriber01 JHB" w:date="2025-08-22T12:28:00Z" w16du:dateUtc="2025-08-22T10:28:00Z" w:id="67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73">
            <w:rPr>
              <w:rFonts w:ascii="Arial" w:hAnsi="Arial" w:cs="Arial"/>
              <w:sz w:val="28"/>
              <w:szCs w:val="28"/>
              <w:lang w:val="x-none"/>
            </w:rPr>
          </w:rPrChange>
        </w:rPr>
        <w:t>ndiwane</w:t>
      </w:r>
      <w:proofErr w:type="spellEnd"/>
      <w:r w:rsidRPr="00114DD5">
        <w:rPr>
          <w:rFonts w:ascii="Arial" w:hAnsi="Arial" w:cs="Arial"/>
          <w:sz w:val="28"/>
          <w:szCs w:val="28"/>
          <w:rPrChange w:author="Transcriber01 JHB" w:date="2025-08-22T12:28:00Z" w16du:dateUtc="2025-08-22T10:28:00Z" w:id="67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75">
            <w:rPr>
              <w:rFonts w:ascii="Arial" w:hAnsi="Arial" w:cs="Arial"/>
              <w:sz w:val="28"/>
              <w:szCs w:val="28"/>
              <w:lang w:val="x-none"/>
            </w:rPr>
          </w:rPrChange>
        </w:rPr>
        <w:t>nhaka</w:t>
      </w:r>
      <w:proofErr w:type="spellEnd"/>
      <w:r w:rsidRPr="00114DD5">
        <w:rPr>
          <w:rFonts w:ascii="Arial" w:hAnsi="Arial" w:cs="Arial"/>
          <w:sz w:val="28"/>
          <w:szCs w:val="28"/>
          <w:rPrChange w:author="Transcriber01 JHB" w:date="2025-08-22T12:28:00Z" w16du:dateUtc="2025-08-22T10:28:00Z" w:id="676">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677">
            <w:rPr>
              <w:rFonts w:ascii="Arial" w:hAnsi="Arial" w:cs="Arial"/>
              <w:sz w:val="28"/>
              <w:szCs w:val="28"/>
              <w:lang w:val="x-none"/>
            </w:rPr>
          </w:rPrChange>
        </w:rPr>
        <w:t>yandinomudii</w:t>
      </w:r>
      <w:proofErr w:type="spellEnd"/>
      <w:r w:rsidRPr="00114DD5">
        <w:rPr>
          <w:rFonts w:ascii="Arial" w:hAnsi="Arial" w:cs="Arial"/>
          <w:sz w:val="28"/>
          <w:szCs w:val="28"/>
          <w:rPrChange w:author="Transcriber01 JHB" w:date="2025-08-22T12:28:00Z" w16du:dateUtc="2025-08-22T10:28:00Z" w:id="678">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679">
            <w:rPr>
              <w:rFonts w:ascii="Arial" w:hAnsi="Arial" w:cs="Arial"/>
              <w:sz w:val="18"/>
              <w:szCs w:val="18"/>
              <w:lang w:val="x-none"/>
            </w:rPr>
          </w:rPrChange>
        </w:rPr>
        <w:t>[Congregation says, “</w:t>
      </w:r>
      <w:proofErr w:type="spellStart"/>
      <w:r w:rsidRPr="00114DD5">
        <w:rPr>
          <w:rFonts w:ascii="Arial" w:hAnsi="Arial" w:cs="Arial"/>
          <w:sz w:val="18"/>
          <w:szCs w:val="18"/>
          <w:rPrChange w:author="Transcriber01 JHB" w:date="2025-08-22T12:28:00Z" w16du:dateUtc="2025-08-22T10:28:00Z" w:id="680">
            <w:rPr>
              <w:rFonts w:ascii="Arial" w:hAnsi="Arial" w:cs="Arial"/>
              <w:sz w:val="18"/>
              <w:szCs w:val="18"/>
              <w:lang w:val="x-none"/>
            </w:rPr>
          </w:rPrChange>
        </w:rPr>
        <w:t>yandinomusiira</w:t>
      </w:r>
      <w:proofErr w:type="spellEnd"/>
      <w:r w:rsidRPr="00114DD5">
        <w:rPr>
          <w:rFonts w:ascii="Arial" w:hAnsi="Arial" w:cs="Arial"/>
          <w:sz w:val="18"/>
          <w:szCs w:val="18"/>
          <w:rPrChange w:author="Transcriber01 JHB" w:date="2025-08-22T12:28:00Z" w16du:dateUtc="2025-08-22T10:28:00Z" w:id="681">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682">
            <w:rPr>
              <w:rFonts w:ascii="Arial" w:hAnsi="Arial" w:cs="Arial"/>
              <w:sz w:val="28"/>
              <w:szCs w:val="28"/>
              <w:lang w:val="x-none"/>
            </w:rPr>
          </w:rPrChange>
        </w:rPr>
        <w:t xml:space="preserve"> </w:t>
      </w:r>
    </w:p>
    <w:p w:rsidRPr="00114DD5" w:rsidR="00420EA2" w:rsidP="00420EA2" w:rsidRDefault="00420EA2" w14:paraId="1D96C99C" w14:textId="77777777">
      <w:pPr>
        <w:jc w:val="both"/>
        <w:rPr>
          <w:rFonts w:ascii="Arial" w:hAnsi="Arial" w:cs="Arial"/>
          <w:sz w:val="28"/>
          <w:szCs w:val="28"/>
          <w:rPrChange w:author="Transcriber01 JHB" w:date="2025-08-22T12:28:00Z" w16du:dateUtc="2025-08-22T10:28:00Z" w:id="683">
            <w:rPr>
              <w:rFonts w:ascii="Arial" w:hAnsi="Arial" w:cs="Arial"/>
              <w:sz w:val="28"/>
              <w:szCs w:val="28"/>
              <w:lang w:val="x-none"/>
            </w:rPr>
          </w:rPrChange>
        </w:rPr>
      </w:pPr>
      <w:r w:rsidRPr="00464351">
        <w:rPr>
          <w:rFonts w:ascii="Arial" w:hAnsi="Arial" w:cs="Arial"/>
          <w:sz w:val="28"/>
          <w:szCs w:val="28"/>
          <w:vertAlign w:val="superscript"/>
        </w:rPr>
        <w:t>477</w:t>
      </w:r>
      <w:r>
        <w:rPr>
          <w:rFonts w:ascii="Arial" w:hAnsi="Arial" w:cs="Arial"/>
          <w:sz w:val="28"/>
          <w:szCs w:val="28"/>
        </w:rPr>
        <w:t xml:space="preserve"> </w:t>
      </w:r>
      <w:r w:rsidRPr="00114DD5">
        <w:rPr>
          <w:rFonts w:ascii="Arial" w:hAnsi="Arial" w:cs="Arial"/>
          <w:sz w:val="28"/>
          <w:szCs w:val="28"/>
          <w:rPrChange w:author="Transcriber01 JHB" w:date="2025-08-22T12:28:00Z" w16du:dateUtc="2025-08-22T10:28:00Z" w:id="684">
            <w:rPr>
              <w:rFonts w:ascii="Arial" w:hAnsi="Arial" w:cs="Arial"/>
              <w:sz w:val="28"/>
              <w:szCs w:val="28"/>
              <w:lang w:val="x-none"/>
            </w:rPr>
          </w:rPrChange>
        </w:rPr>
        <w:t>Manje here is</w:t>
      </w:r>
      <w:r>
        <w:rPr>
          <w:rFonts w:ascii="Arial" w:hAnsi="Arial" w:cs="Arial"/>
          <w:sz w:val="28"/>
          <w:szCs w:val="28"/>
        </w:rPr>
        <w:t xml:space="preserve"> a</w:t>
      </w:r>
      <w:r w:rsidRPr="00114DD5">
        <w:rPr>
          <w:rFonts w:ascii="Arial" w:hAnsi="Arial" w:cs="Arial"/>
          <w:sz w:val="28"/>
          <w:szCs w:val="28"/>
          <w:rPrChange w:author="Transcriber01 JHB" w:date="2025-08-22T12:28:00Z" w16du:dateUtc="2025-08-22T10:28:00Z" w:id="685">
            <w:rPr>
              <w:rFonts w:ascii="Arial" w:hAnsi="Arial" w:cs="Arial"/>
              <w:sz w:val="28"/>
              <w:szCs w:val="28"/>
              <w:lang w:val="x-none"/>
            </w:rPr>
          </w:rPrChange>
        </w:rPr>
        <w:t xml:space="preserve"> surprise. </w:t>
      </w:r>
      <w:proofErr w:type="spellStart"/>
      <w:r w:rsidRPr="000D42CD">
        <w:rPr>
          <w:rFonts w:ascii="Arial" w:hAnsi="Arial" w:cs="Arial"/>
          <w:sz w:val="28"/>
          <w:szCs w:val="28"/>
          <w:lang w:val="fr-FR"/>
          <w:rPrChange w:author="Transcriber01 JHB" w:date="2025-08-26T12:13:00Z" w16du:dateUtc="2025-08-26T10:13:00Z" w:id="686">
            <w:rPr>
              <w:rFonts w:ascii="Arial" w:hAnsi="Arial" w:cs="Arial"/>
              <w:sz w:val="28"/>
              <w:szCs w:val="28"/>
              <w:lang w:val="x-none"/>
            </w:rPr>
          </w:rPrChange>
        </w:rPr>
        <w:t>Ndoda</w:t>
      </w:r>
      <w:proofErr w:type="spellEnd"/>
      <w:r w:rsidRPr="000D42CD">
        <w:rPr>
          <w:rFonts w:ascii="Arial" w:hAnsi="Arial" w:cs="Arial"/>
          <w:sz w:val="28"/>
          <w:szCs w:val="28"/>
          <w:lang w:val="fr-FR"/>
          <w:rPrChange w:author="Transcriber01 JHB" w:date="2025-08-26T12:13:00Z" w16du:dateUtc="2025-08-26T10:13:00Z" w:id="687">
            <w:rPr>
              <w:rFonts w:ascii="Arial" w:hAnsi="Arial" w:cs="Arial"/>
              <w:sz w:val="28"/>
              <w:szCs w:val="28"/>
              <w:lang w:val="x-none"/>
            </w:rPr>
          </w:rPrChange>
        </w:rPr>
        <w:t xml:space="preserve"> </w:t>
      </w:r>
      <w:proofErr w:type="spellStart"/>
      <w:r w:rsidRPr="000D42CD">
        <w:rPr>
          <w:rFonts w:ascii="Arial" w:hAnsi="Arial" w:cs="Arial"/>
          <w:sz w:val="28"/>
          <w:szCs w:val="28"/>
          <w:lang w:val="fr-FR"/>
          <w:rPrChange w:author="Transcriber01 JHB" w:date="2025-08-26T12:13:00Z" w16du:dateUtc="2025-08-26T10:13:00Z" w:id="688">
            <w:rPr>
              <w:rFonts w:ascii="Arial" w:hAnsi="Arial" w:cs="Arial"/>
              <w:sz w:val="28"/>
              <w:szCs w:val="28"/>
              <w:lang w:val="x-none"/>
            </w:rPr>
          </w:rPrChange>
        </w:rPr>
        <w:t>kusiira</w:t>
      </w:r>
      <w:proofErr w:type="spellEnd"/>
      <w:r w:rsidRPr="000D42CD">
        <w:rPr>
          <w:rFonts w:ascii="Arial" w:hAnsi="Arial" w:cs="Arial"/>
          <w:sz w:val="28"/>
          <w:szCs w:val="28"/>
          <w:lang w:val="fr-FR"/>
          <w:rPrChange w:author="Transcriber01 JHB" w:date="2025-08-26T12:13:00Z" w16du:dateUtc="2025-08-26T10:13:00Z" w:id="689">
            <w:rPr>
              <w:rFonts w:ascii="Arial" w:hAnsi="Arial" w:cs="Arial"/>
              <w:sz w:val="28"/>
              <w:szCs w:val="28"/>
              <w:lang w:val="x-none"/>
            </w:rPr>
          </w:rPrChange>
        </w:rPr>
        <w:t xml:space="preserve"> </w:t>
      </w:r>
      <w:proofErr w:type="spellStart"/>
      <w:r w:rsidRPr="000D42CD">
        <w:rPr>
          <w:rFonts w:ascii="Arial" w:hAnsi="Arial" w:cs="Arial"/>
          <w:sz w:val="28"/>
          <w:szCs w:val="28"/>
          <w:lang w:val="fr-FR"/>
          <w:rPrChange w:author="Transcriber01 JHB" w:date="2025-08-26T12:13:00Z" w16du:dateUtc="2025-08-26T10:13:00Z" w:id="690">
            <w:rPr>
              <w:rFonts w:ascii="Arial" w:hAnsi="Arial" w:cs="Arial"/>
              <w:sz w:val="28"/>
              <w:szCs w:val="28"/>
              <w:lang w:val="x-none"/>
            </w:rPr>
          </w:rPrChange>
        </w:rPr>
        <w:t>Chechi</w:t>
      </w:r>
      <w:proofErr w:type="spellEnd"/>
      <w:r w:rsidRPr="000D42CD">
        <w:rPr>
          <w:rFonts w:ascii="Arial" w:hAnsi="Arial" w:cs="Arial"/>
          <w:sz w:val="28"/>
          <w:szCs w:val="28"/>
          <w:lang w:val="fr-FR"/>
          <w:rPrChange w:author="Transcriber01 JHB" w:date="2025-08-26T12:13:00Z" w16du:dateUtc="2025-08-26T10:13:00Z" w:id="691">
            <w:rPr>
              <w:rFonts w:ascii="Arial" w:hAnsi="Arial" w:cs="Arial"/>
              <w:sz w:val="28"/>
              <w:szCs w:val="28"/>
              <w:lang w:val="x-none"/>
            </w:rPr>
          </w:rPrChange>
        </w:rPr>
        <w:t xml:space="preserve"> </w:t>
      </w:r>
      <w:proofErr w:type="spellStart"/>
      <w:r w:rsidRPr="000D42CD">
        <w:rPr>
          <w:rFonts w:ascii="Arial" w:hAnsi="Arial" w:cs="Arial"/>
          <w:sz w:val="28"/>
          <w:szCs w:val="28"/>
          <w:lang w:val="fr-FR"/>
          <w:rPrChange w:author="Transcriber01 JHB" w:date="2025-08-26T12:13:00Z" w16du:dateUtc="2025-08-26T10:13:00Z" w:id="692">
            <w:rPr>
              <w:rFonts w:ascii="Arial" w:hAnsi="Arial" w:cs="Arial"/>
              <w:sz w:val="28"/>
              <w:szCs w:val="28"/>
              <w:lang w:val="x-none"/>
            </w:rPr>
          </w:rPrChange>
        </w:rPr>
        <w:t>zvinhu</w:t>
      </w:r>
      <w:proofErr w:type="spellEnd"/>
      <w:r w:rsidRPr="000D42CD">
        <w:rPr>
          <w:rFonts w:ascii="Arial" w:hAnsi="Arial" w:cs="Arial"/>
          <w:sz w:val="28"/>
          <w:szCs w:val="28"/>
          <w:lang w:val="fr-FR"/>
          <w:rPrChange w:author="Transcriber01 JHB" w:date="2025-08-26T12:13:00Z" w16du:dateUtc="2025-08-26T10:13:00Z" w:id="693">
            <w:rPr>
              <w:rFonts w:ascii="Arial" w:hAnsi="Arial" w:cs="Arial"/>
              <w:sz w:val="28"/>
              <w:szCs w:val="28"/>
              <w:lang w:val="x-none"/>
            </w:rPr>
          </w:rPrChange>
        </w:rPr>
        <w:t xml:space="preserve"> </w:t>
      </w:r>
      <w:proofErr w:type="spellStart"/>
      <w:r w:rsidRPr="000D42CD">
        <w:rPr>
          <w:rFonts w:ascii="Arial" w:hAnsi="Arial" w:cs="Arial"/>
          <w:sz w:val="28"/>
          <w:szCs w:val="28"/>
          <w:lang w:val="fr-FR"/>
          <w:rPrChange w:author="Transcriber01 JHB" w:date="2025-08-26T12:13:00Z" w16du:dateUtc="2025-08-26T10:13:00Z" w:id="694">
            <w:rPr>
              <w:rFonts w:ascii="Arial" w:hAnsi="Arial" w:cs="Arial"/>
              <w:sz w:val="28"/>
              <w:szCs w:val="28"/>
              <w:lang w:val="x-none"/>
            </w:rPr>
          </w:rPrChange>
        </w:rPr>
        <w:t>futi</w:t>
      </w:r>
      <w:proofErr w:type="spellEnd"/>
      <w:r w:rsidRPr="000D42CD">
        <w:rPr>
          <w:rFonts w:ascii="Arial" w:hAnsi="Arial" w:cs="Arial"/>
          <w:sz w:val="28"/>
          <w:szCs w:val="28"/>
          <w:lang w:val="fr-FR"/>
          <w:rPrChange w:author="Transcriber01 JHB" w:date="2025-08-26T12:13:00Z" w16du:dateUtc="2025-08-26T10:13:00Z" w:id="695">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696">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697">
            <w:rPr>
              <w:rFonts w:ascii="Arial" w:hAnsi="Arial" w:cs="Arial"/>
              <w:sz w:val="28"/>
              <w:szCs w:val="28"/>
              <w:lang w:val="x-none"/>
            </w:rPr>
          </w:rPrChange>
        </w:rPr>
        <w:t xml:space="preserve"> Amen! </w:t>
      </w:r>
      <w:r w:rsidRPr="00114DD5">
        <w:rPr>
          <w:rFonts w:ascii="Arial" w:hAnsi="Arial" w:cs="Arial"/>
          <w:sz w:val="18"/>
          <w:szCs w:val="18"/>
          <w:rPrChange w:author="Transcriber01 JHB" w:date="2025-08-22T12:28:00Z" w16du:dateUtc="2025-08-22T10:28:00Z" w:id="698">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699">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00">
            <w:rPr>
              <w:rFonts w:ascii="Arial" w:hAnsi="Arial" w:cs="Arial"/>
              <w:sz w:val="28"/>
              <w:szCs w:val="28"/>
              <w:lang w:val="x-none"/>
            </w:rPr>
          </w:rPrChange>
        </w:rPr>
        <w:t>Ndoda</w:t>
      </w:r>
      <w:proofErr w:type="spellEnd"/>
      <w:r w:rsidRPr="00114DD5">
        <w:rPr>
          <w:rFonts w:ascii="Arial" w:hAnsi="Arial" w:cs="Arial"/>
          <w:sz w:val="28"/>
          <w:szCs w:val="28"/>
          <w:rPrChange w:author="Transcriber01 JHB" w:date="2025-08-22T12:28:00Z" w16du:dateUtc="2025-08-22T10:28:00Z" w:id="701">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02">
            <w:rPr>
              <w:rFonts w:ascii="Arial" w:hAnsi="Arial" w:cs="Arial"/>
              <w:sz w:val="28"/>
              <w:szCs w:val="28"/>
              <w:lang w:val="x-none"/>
            </w:rPr>
          </w:rPrChange>
        </w:rPr>
        <w:t>kuti</w:t>
      </w:r>
      <w:proofErr w:type="spellEnd"/>
      <w:r w:rsidRPr="00114DD5">
        <w:rPr>
          <w:rFonts w:ascii="Arial" w:hAnsi="Arial" w:cs="Arial"/>
          <w:sz w:val="28"/>
          <w:szCs w:val="28"/>
          <w:rPrChange w:author="Transcriber01 JHB" w:date="2025-08-22T12:28:00Z" w16du:dateUtc="2025-08-22T10:28:00Z" w:id="703">
            <w:rPr>
              <w:rFonts w:ascii="Arial" w:hAnsi="Arial" w:cs="Arial"/>
              <w:sz w:val="28"/>
              <w:szCs w:val="28"/>
              <w:lang w:val="x-none"/>
            </w:rPr>
          </w:rPrChange>
        </w:rPr>
        <w:t xml:space="preserve"> kana </w:t>
      </w:r>
      <w:proofErr w:type="spellStart"/>
      <w:r w:rsidRPr="00114DD5">
        <w:rPr>
          <w:rFonts w:ascii="Arial" w:hAnsi="Arial" w:cs="Arial"/>
          <w:sz w:val="28"/>
          <w:szCs w:val="28"/>
          <w:rPrChange w:author="Transcriber01 JHB" w:date="2025-08-22T12:28:00Z" w16du:dateUtc="2025-08-22T10:28:00Z" w:id="704">
            <w:rPr>
              <w:rFonts w:ascii="Arial" w:hAnsi="Arial" w:cs="Arial"/>
              <w:sz w:val="28"/>
              <w:szCs w:val="28"/>
              <w:lang w:val="x-none"/>
            </w:rPr>
          </w:rPrChange>
        </w:rPr>
        <w:t>ndafa</w:t>
      </w:r>
      <w:proofErr w:type="spellEnd"/>
      <w:r w:rsidRPr="00114DD5">
        <w:rPr>
          <w:rFonts w:ascii="Arial" w:hAnsi="Arial" w:cs="Arial"/>
          <w:sz w:val="28"/>
          <w:szCs w:val="28"/>
          <w:rPrChange w:author="Transcriber01 JHB" w:date="2025-08-22T12:28:00Z" w16du:dateUtc="2025-08-22T10:28:00Z" w:id="705">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06">
            <w:rPr>
              <w:rFonts w:ascii="Arial" w:hAnsi="Arial" w:cs="Arial"/>
              <w:sz w:val="28"/>
              <w:szCs w:val="28"/>
              <w:lang w:val="x-none"/>
            </w:rPr>
          </w:rPrChange>
        </w:rPr>
        <w:t>Chechi</w:t>
      </w:r>
      <w:proofErr w:type="spellEnd"/>
      <w:r w:rsidRPr="00114DD5">
        <w:rPr>
          <w:rFonts w:ascii="Arial" w:hAnsi="Arial" w:cs="Arial"/>
          <w:sz w:val="28"/>
          <w:szCs w:val="28"/>
          <w:rPrChange w:author="Transcriber01 JHB" w:date="2025-08-22T12:28:00Z" w16du:dateUtc="2025-08-22T10:28:00Z" w:id="707">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08">
            <w:rPr>
              <w:rFonts w:ascii="Arial" w:hAnsi="Arial" w:cs="Arial"/>
              <w:sz w:val="28"/>
              <w:szCs w:val="28"/>
              <w:lang w:val="x-none"/>
            </w:rPr>
          </w:rPrChange>
        </w:rPr>
        <w:t>iziva</w:t>
      </w:r>
      <w:proofErr w:type="spellEnd"/>
      <w:r w:rsidRPr="0083433F">
        <w:rPr>
          <w:rFonts w:ascii="Arial" w:hAnsi="Arial" w:cs="Arial"/>
          <w:sz w:val="28"/>
          <w:szCs w:val="28"/>
        </w:rPr>
        <w:t xml:space="preserve"> </w:t>
      </w:r>
      <w:proofErr w:type="spellStart"/>
      <w:r w:rsidRPr="00114DD5">
        <w:rPr>
          <w:rFonts w:ascii="Arial" w:hAnsi="Arial" w:cs="Arial"/>
          <w:sz w:val="28"/>
          <w:szCs w:val="28"/>
          <w:rPrChange w:author="Transcriber01 JHB" w:date="2025-08-22T12:28:00Z" w16du:dateUtc="2025-08-22T10:28:00Z" w:id="709">
            <w:rPr>
              <w:rFonts w:ascii="Arial" w:hAnsi="Arial" w:cs="Arial"/>
              <w:sz w:val="28"/>
              <w:szCs w:val="28"/>
              <w:lang w:val="x-none"/>
            </w:rPr>
          </w:rPrChange>
        </w:rPr>
        <w:t>kuti</w:t>
      </w:r>
      <w:proofErr w:type="spellEnd"/>
      <w:r w:rsidRPr="00114DD5">
        <w:rPr>
          <w:rFonts w:ascii="Arial" w:hAnsi="Arial" w:cs="Arial"/>
          <w:sz w:val="28"/>
          <w:szCs w:val="28"/>
          <w:rPrChange w:author="Transcriber01 JHB" w:date="2025-08-22T12:28:00Z" w16du:dateUtc="2025-08-22T10:28:00Z" w:id="710">
            <w:rPr>
              <w:rFonts w:ascii="Arial" w:hAnsi="Arial" w:cs="Arial"/>
              <w:sz w:val="28"/>
              <w:szCs w:val="28"/>
              <w:lang w:val="x-none"/>
            </w:rPr>
          </w:rPrChange>
        </w:rPr>
        <w:t xml:space="preserve">, that was given to us by Apostle. That was given to us by Apostle. That was given to us by Apostle. </w:t>
      </w:r>
      <w:r w:rsidRPr="00114DD5">
        <w:rPr>
          <w:rFonts w:ascii="Arial" w:hAnsi="Arial" w:cs="Arial"/>
          <w:sz w:val="18"/>
          <w:szCs w:val="18"/>
          <w:rPrChange w:author="Transcriber01 JHB" w:date="2025-08-22T12:28:00Z" w16du:dateUtc="2025-08-22T10:28:00Z" w:id="711">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71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13">
            <w:rPr>
              <w:rFonts w:ascii="Arial" w:hAnsi="Arial" w:cs="Arial"/>
              <w:sz w:val="28"/>
              <w:szCs w:val="28"/>
              <w:lang w:val="x-none"/>
            </w:rPr>
          </w:rPrChange>
        </w:rPr>
        <w:t>Ndozorora</w:t>
      </w:r>
      <w:proofErr w:type="spellEnd"/>
      <w:r w:rsidRPr="00114DD5">
        <w:rPr>
          <w:rFonts w:ascii="Arial" w:hAnsi="Arial" w:cs="Arial"/>
          <w:sz w:val="28"/>
          <w:szCs w:val="28"/>
          <w:rPrChange w:author="Transcriber01 JHB" w:date="2025-08-22T12:28:00Z" w16du:dateUtc="2025-08-22T10:28:00Z" w:id="71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15">
            <w:rPr>
              <w:rFonts w:ascii="Arial" w:hAnsi="Arial" w:cs="Arial"/>
              <w:sz w:val="28"/>
              <w:szCs w:val="28"/>
              <w:lang w:val="x-none"/>
            </w:rPr>
          </w:rPrChange>
        </w:rPr>
        <w:t>hangu</w:t>
      </w:r>
      <w:proofErr w:type="spellEnd"/>
      <w:r w:rsidRPr="00114DD5">
        <w:rPr>
          <w:rFonts w:ascii="Arial" w:hAnsi="Arial" w:cs="Arial"/>
          <w:sz w:val="28"/>
          <w:szCs w:val="28"/>
          <w:rPrChange w:author="Transcriber01 JHB" w:date="2025-08-22T12:28:00Z" w16du:dateUtc="2025-08-22T10:28:00Z" w:id="716">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717">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71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19">
            <w:rPr>
              <w:rFonts w:ascii="Arial" w:hAnsi="Arial" w:cs="Arial"/>
              <w:sz w:val="28"/>
              <w:szCs w:val="28"/>
              <w:lang w:val="x-none"/>
            </w:rPr>
          </w:rPrChange>
        </w:rPr>
        <w:t>Ndoziva</w:t>
      </w:r>
      <w:proofErr w:type="spellEnd"/>
      <w:r w:rsidRPr="00114DD5">
        <w:rPr>
          <w:rFonts w:ascii="Arial" w:hAnsi="Arial" w:cs="Arial"/>
          <w:sz w:val="28"/>
          <w:szCs w:val="28"/>
          <w:rPrChange w:author="Transcriber01 JHB" w:date="2025-08-22T12:28:00Z" w16du:dateUtc="2025-08-22T10:28:00Z" w:id="72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21">
            <w:rPr>
              <w:rFonts w:ascii="Arial" w:hAnsi="Arial" w:cs="Arial"/>
              <w:sz w:val="28"/>
              <w:szCs w:val="28"/>
              <w:lang w:val="x-none"/>
            </w:rPr>
          </w:rPrChange>
        </w:rPr>
        <w:t>kuti</w:t>
      </w:r>
      <w:proofErr w:type="spellEnd"/>
      <w:r w:rsidRPr="00114DD5">
        <w:rPr>
          <w:rFonts w:ascii="Arial" w:hAnsi="Arial" w:cs="Arial"/>
          <w:sz w:val="28"/>
          <w:szCs w:val="28"/>
          <w:rPrChange w:author="Transcriber01 JHB" w:date="2025-08-22T12:28:00Z" w16du:dateUtc="2025-08-22T10:28:00Z" w:id="72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23">
            <w:rPr>
              <w:rFonts w:ascii="Arial" w:hAnsi="Arial" w:cs="Arial"/>
              <w:sz w:val="28"/>
              <w:szCs w:val="28"/>
              <w:lang w:val="x-none"/>
            </w:rPr>
          </w:rPrChange>
        </w:rPr>
        <w:t>basa</w:t>
      </w:r>
      <w:proofErr w:type="spellEnd"/>
      <w:r w:rsidRPr="00114DD5">
        <w:rPr>
          <w:rFonts w:ascii="Arial" w:hAnsi="Arial" w:cs="Arial"/>
          <w:sz w:val="28"/>
          <w:szCs w:val="28"/>
          <w:rPrChange w:author="Transcriber01 JHB" w:date="2025-08-22T12:28:00Z" w16du:dateUtc="2025-08-22T10:28:00Z" w:id="72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25">
            <w:rPr>
              <w:rFonts w:ascii="Arial" w:hAnsi="Arial" w:cs="Arial"/>
              <w:sz w:val="28"/>
              <w:szCs w:val="28"/>
              <w:lang w:val="x-none"/>
            </w:rPr>
          </w:rPrChange>
        </w:rPr>
        <w:t>panyika</w:t>
      </w:r>
      <w:proofErr w:type="spellEnd"/>
      <w:r w:rsidRPr="00114DD5">
        <w:rPr>
          <w:rFonts w:ascii="Arial" w:hAnsi="Arial" w:cs="Arial"/>
          <w:sz w:val="28"/>
          <w:szCs w:val="28"/>
          <w:rPrChange w:author="Transcriber01 JHB" w:date="2025-08-22T12:28:00Z" w16du:dateUtc="2025-08-22T10:28:00Z" w:id="726">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27">
            <w:rPr>
              <w:rFonts w:ascii="Arial" w:hAnsi="Arial" w:cs="Arial"/>
              <w:sz w:val="28"/>
              <w:szCs w:val="28"/>
              <w:lang w:val="x-none"/>
            </w:rPr>
          </w:rPrChange>
        </w:rPr>
        <w:t>pano</w:t>
      </w:r>
      <w:proofErr w:type="spellEnd"/>
      <w:r w:rsidRPr="00114DD5">
        <w:rPr>
          <w:rFonts w:ascii="Arial" w:hAnsi="Arial" w:cs="Arial"/>
          <w:sz w:val="28"/>
          <w:szCs w:val="28"/>
          <w:rPrChange w:author="Transcriber01 JHB" w:date="2025-08-22T12:28:00Z" w16du:dateUtc="2025-08-22T10:28:00Z" w:id="72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29">
            <w:rPr>
              <w:rFonts w:ascii="Arial" w:hAnsi="Arial" w:cs="Arial"/>
              <w:sz w:val="28"/>
              <w:szCs w:val="28"/>
              <w:lang w:val="x-none"/>
            </w:rPr>
          </w:rPrChange>
        </w:rPr>
        <w:t>ndakaba</w:t>
      </w:r>
      <w:proofErr w:type="spellEnd"/>
      <w:r w:rsidRPr="00114DD5">
        <w:rPr>
          <w:rFonts w:ascii="Arial" w:hAnsi="Arial" w:cs="Arial"/>
          <w:sz w:val="28"/>
          <w:szCs w:val="28"/>
          <w:rPrChange w:author="Transcriber01 JHB" w:date="2025-08-22T12:28:00Z" w16du:dateUtc="2025-08-22T10:28:00Z" w:id="730">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731">
            <w:rPr>
              <w:rFonts w:ascii="Arial" w:hAnsi="Arial" w:cs="Arial"/>
              <w:sz w:val="18"/>
              <w:szCs w:val="18"/>
              <w:lang w:val="x-none"/>
            </w:rPr>
          </w:rPrChange>
        </w:rPr>
        <w:t>[Congregation says, “</w:t>
      </w:r>
      <w:proofErr w:type="spellStart"/>
      <w:r w:rsidRPr="00114DD5">
        <w:rPr>
          <w:rFonts w:ascii="Arial" w:hAnsi="Arial" w:cs="Arial"/>
          <w:sz w:val="18"/>
          <w:szCs w:val="18"/>
          <w:rPrChange w:author="Transcriber01 JHB" w:date="2025-08-22T12:28:00Z" w16du:dateUtc="2025-08-22T10:28:00Z" w:id="732">
            <w:rPr>
              <w:rFonts w:ascii="Arial" w:hAnsi="Arial" w:cs="Arial"/>
              <w:sz w:val="18"/>
              <w:szCs w:val="18"/>
              <w:lang w:val="x-none"/>
            </w:rPr>
          </w:rPrChange>
        </w:rPr>
        <w:t>ndakabata</w:t>
      </w:r>
      <w:proofErr w:type="spellEnd"/>
      <w:r w:rsidRPr="00114DD5">
        <w:rPr>
          <w:rFonts w:ascii="Arial" w:hAnsi="Arial" w:cs="Arial"/>
          <w:sz w:val="18"/>
          <w:szCs w:val="18"/>
          <w:rPrChange w:author="Transcriber01 JHB" w:date="2025-08-22T12:28:00Z" w16du:dateUtc="2025-08-22T10:28:00Z" w:id="733">
            <w:rPr>
              <w:rFonts w:ascii="Arial" w:hAnsi="Arial" w:cs="Arial"/>
              <w:sz w:val="18"/>
              <w:szCs w:val="18"/>
              <w:lang w:val="x-none"/>
            </w:rPr>
          </w:rPrChange>
        </w:rPr>
        <w:t xml:space="preserve">.”] </w:t>
      </w:r>
    </w:p>
    <w:p w:rsidRPr="00C47744" w:rsidR="00420EA2" w:rsidP="00420EA2" w:rsidRDefault="00420EA2" w14:paraId="3CC135D8" w14:textId="77777777">
      <w:pPr>
        <w:jc w:val="both"/>
        <w:rPr>
          <w:rFonts w:ascii="Arial" w:hAnsi="Arial" w:cs="Arial"/>
          <w:sz w:val="28"/>
          <w:szCs w:val="28"/>
        </w:rPr>
      </w:pPr>
      <w:r w:rsidRPr="00073C34">
        <w:rPr>
          <w:rFonts w:ascii="Arial" w:hAnsi="Arial" w:cs="Arial"/>
          <w:sz w:val="28"/>
          <w:szCs w:val="28"/>
          <w:vertAlign w:val="superscript"/>
        </w:rPr>
        <w:t>478</w:t>
      </w:r>
      <w:r>
        <w:rPr>
          <w:rFonts w:ascii="Arial" w:hAnsi="Arial" w:cs="Arial"/>
          <w:sz w:val="28"/>
          <w:szCs w:val="28"/>
        </w:rPr>
        <w:t xml:space="preserve"> </w:t>
      </w:r>
      <w:proofErr w:type="spellStart"/>
      <w:r w:rsidRPr="00114DD5">
        <w:rPr>
          <w:rFonts w:ascii="Arial" w:hAnsi="Arial" w:cs="Arial"/>
          <w:sz w:val="28"/>
          <w:szCs w:val="28"/>
          <w:rPrChange w:author="Transcriber01 JHB" w:date="2025-08-22T12:28:00Z" w16du:dateUtc="2025-08-22T10:28:00Z" w:id="734">
            <w:rPr>
              <w:rFonts w:ascii="Arial" w:hAnsi="Arial" w:cs="Arial"/>
              <w:sz w:val="28"/>
              <w:szCs w:val="28"/>
              <w:lang w:val="x-none"/>
            </w:rPr>
          </w:rPrChange>
        </w:rPr>
        <w:t>Unenge</w:t>
      </w:r>
      <w:proofErr w:type="spellEnd"/>
      <w:r w:rsidRPr="00114DD5">
        <w:rPr>
          <w:rFonts w:ascii="Arial" w:hAnsi="Arial" w:cs="Arial"/>
          <w:sz w:val="28"/>
          <w:szCs w:val="28"/>
          <w:rPrChange w:author="Transcriber01 JHB" w:date="2025-08-22T12:28:00Z" w16du:dateUtc="2025-08-22T10:28:00Z" w:id="735">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36">
            <w:rPr>
              <w:rFonts w:ascii="Arial" w:hAnsi="Arial" w:cs="Arial"/>
              <w:sz w:val="28"/>
              <w:szCs w:val="28"/>
              <w:lang w:val="x-none"/>
            </w:rPr>
          </w:rPrChange>
        </w:rPr>
        <w:t>uchipinda</w:t>
      </w:r>
      <w:proofErr w:type="spellEnd"/>
      <w:r w:rsidRPr="00114DD5">
        <w:rPr>
          <w:rFonts w:ascii="Arial" w:hAnsi="Arial" w:cs="Arial"/>
          <w:sz w:val="28"/>
          <w:szCs w:val="28"/>
          <w:rPrChange w:author="Transcriber01 JHB" w:date="2025-08-22T12:28:00Z" w16du:dateUtc="2025-08-22T10:28:00Z" w:id="737">
            <w:rPr>
              <w:rFonts w:ascii="Arial" w:hAnsi="Arial" w:cs="Arial"/>
              <w:sz w:val="28"/>
              <w:szCs w:val="28"/>
              <w:lang w:val="x-none"/>
            </w:rPr>
          </w:rPrChange>
        </w:rPr>
        <w:t xml:space="preserve"> kana </w:t>
      </w:r>
      <w:proofErr w:type="spellStart"/>
      <w:r w:rsidRPr="00114DD5">
        <w:rPr>
          <w:rFonts w:ascii="Arial" w:hAnsi="Arial" w:cs="Arial"/>
          <w:sz w:val="28"/>
          <w:szCs w:val="28"/>
          <w:rPrChange w:author="Transcriber01 JHB" w:date="2025-08-22T12:28:00Z" w16du:dateUtc="2025-08-22T10:28:00Z" w:id="738">
            <w:rPr>
              <w:rFonts w:ascii="Arial" w:hAnsi="Arial" w:cs="Arial"/>
              <w:sz w:val="28"/>
              <w:szCs w:val="28"/>
              <w:lang w:val="x-none"/>
            </w:rPr>
          </w:rPrChange>
        </w:rPr>
        <w:t>mu</w:t>
      </w:r>
      <w:r>
        <w:rPr>
          <w:rFonts w:ascii="Arial" w:hAnsi="Arial" w:cs="Arial"/>
          <w:sz w:val="28"/>
          <w:szCs w:val="28"/>
        </w:rPr>
        <w:t>horo</w:t>
      </w:r>
      <w:proofErr w:type="spellEnd"/>
      <w:r w:rsidRPr="00C47744">
        <w:rPr>
          <w:rFonts w:ascii="Arial" w:hAnsi="Arial" w:cs="Arial"/>
          <w:sz w:val="28"/>
          <w:szCs w:val="28"/>
        </w:rPr>
        <w:t xml:space="preserve"> </w:t>
      </w:r>
      <w:proofErr w:type="spellStart"/>
      <w:r w:rsidRPr="00C47744">
        <w:rPr>
          <w:rFonts w:ascii="Arial" w:hAnsi="Arial" w:cs="Arial"/>
          <w:sz w:val="28"/>
          <w:szCs w:val="28"/>
        </w:rPr>
        <w:t>yandinenge</w:t>
      </w:r>
      <w:proofErr w:type="spellEnd"/>
      <w:r w:rsidRPr="00C47744">
        <w:rPr>
          <w:rFonts w:ascii="Arial" w:hAnsi="Arial" w:cs="Arial"/>
          <w:sz w:val="28"/>
          <w:szCs w:val="28"/>
        </w:rPr>
        <w:t xml:space="preserve"> </w:t>
      </w:r>
      <w:proofErr w:type="spellStart"/>
      <w:r w:rsidRPr="00C47744">
        <w:rPr>
          <w:rFonts w:ascii="Arial" w:hAnsi="Arial" w:cs="Arial"/>
          <w:sz w:val="28"/>
          <w:szCs w:val="28"/>
        </w:rPr>
        <w:t>ndakavaka</w:t>
      </w:r>
      <w:proofErr w:type="spellEnd"/>
      <w:r w:rsidRPr="00C47744">
        <w:rPr>
          <w:rFonts w:ascii="Arial" w:hAnsi="Arial" w:cs="Arial"/>
          <w:sz w:val="28"/>
          <w:szCs w:val="28"/>
        </w:rPr>
        <w:t xml:space="preserve"> </w:t>
      </w:r>
      <w:proofErr w:type="spellStart"/>
      <w:r w:rsidRPr="00C47744">
        <w:rPr>
          <w:rFonts w:ascii="Arial" w:hAnsi="Arial" w:cs="Arial"/>
          <w:sz w:val="28"/>
          <w:szCs w:val="28"/>
        </w:rPr>
        <w:t>yeku</w:t>
      </w:r>
      <w:proofErr w:type="spellEnd"/>
      <w:r w:rsidRPr="00C47744">
        <w:rPr>
          <w:rFonts w:ascii="Arial" w:hAnsi="Arial" w:cs="Arial"/>
          <w:sz w:val="28"/>
          <w:szCs w:val="28"/>
        </w:rPr>
        <w:t xml:space="preserve"> donator </w:t>
      </w:r>
      <w:proofErr w:type="spellStart"/>
      <w:r w:rsidRPr="00C47744">
        <w:rPr>
          <w:rFonts w:ascii="Arial" w:hAnsi="Arial" w:cs="Arial"/>
          <w:sz w:val="28"/>
          <w:szCs w:val="28"/>
        </w:rPr>
        <w:t>kuChechi</w:t>
      </w:r>
      <w:proofErr w:type="spellEnd"/>
      <w:r w:rsidRPr="00C47744">
        <w:rPr>
          <w:rFonts w:ascii="Arial" w:hAnsi="Arial" w:cs="Arial"/>
          <w:sz w:val="28"/>
          <w:szCs w:val="28"/>
        </w:rPr>
        <w:t xml:space="preserve"> </w:t>
      </w:r>
      <w:proofErr w:type="spellStart"/>
      <w:r w:rsidRPr="00C47744">
        <w:rPr>
          <w:rFonts w:ascii="Arial" w:hAnsi="Arial" w:cs="Arial"/>
          <w:sz w:val="28"/>
          <w:szCs w:val="28"/>
        </w:rPr>
        <w:t>chete</w:t>
      </w:r>
      <w:proofErr w:type="spellEnd"/>
      <w:r w:rsidRPr="00C47744">
        <w:rPr>
          <w:rFonts w:ascii="Arial" w:hAnsi="Arial" w:cs="Arial"/>
          <w:sz w:val="28"/>
          <w:szCs w:val="28"/>
        </w:rPr>
        <w:t xml:space="preserve"> </w:t>
      </w:r>
      <w:proofErr w:type="spellStart"/>
      <w:r w:rsidRPr="00C47744">
        <w:rPr>
          <w:rFonts w:ascii="Arial" w:hAnsi="Arial" w:cs="Arial"/>
          <w:sz w:val="28"/>
          <w:szCs w:val="28"/>
        </w:rPr>
        <w:t>chete</w:t>
      </w:r>
      <w:proofErr w:type="spellEnd"/>
      <w:r w:rsidRPr="00C47744">
        <w:rPr>
          <w:rFonts w:ascii="Arial" w:hAnsi="Arial" w:cs="Arial"/>
          <w:sz w:val="28"/>
          <w:szCs w:val="28"/>
        </w:rPr>
        <w:t xml:space="preserve">. </w:t>
      </w:r>
      <w:proofErr w:type="spellStart"/>
      <w:r w:rsidRPr="00C47744">
        <w:rPr>
          <w:rFonts w:ascii="Arial" w:hAnsi="Arial" w:cs="Arial"/>
          <w:sz w:val="28"/>
          <w:szCs w:val="28"/>
        </w:rPr>
        <w:t>Yekungoti</w:t>
      </w:r>
      <w:proofErr w:type="spellEnd"/>
      <w:r w:rsidRPr="00C47744">
        <w:rPr>
          <w:rFonts w:ascii="Arial" w:hAnsi="Arial" w:cs="Arial"/>
          <w:sz w:val="28"/>
          <w:szCs w:val="28"/>
        </w:rPr>
        <w:t xml:space="preserve">, “Hall </w:t>
      </w:r>
      <w:proofErr w:type="spellStart"/>
      <w:r>
        <w:rPr>
          <w:rFonts w:ascii="Arial" w:hAnsi="Arial" w:cs="Arial"/>
          <w:sz w:val="28"/>
          <w:szCs w:val="28"/>
        </w:rPr>
        <w:t>ino</w:t>
      </w:r>
      <w:proofErr w:type="spellEnd"/>
      <w:r w:rsidRPr="00C47744">
        <w:rPr>
          <w:rFonts w:ascii="Arial" w:hAnsi="Arial" w:cs="Arial"/>
          <w:sz w:val="28"/>
          <w:szCs w:val="28"/>
        </w:rPr>
        <w:t xml:space="preserve"> </w:t>
      </w:r>
      <w:proofErr w:type="spellStart"/>
      <w:r w:rsidRPr="00C47744">
        <w:rPr>
          <w:rFonts w:ascii="Arial" w:hAnsi="Arial" w:cs="Arial"/>
          <w:sz w:val="28"/>
          <w:szCs w:val="28"/>
        </w:rPr>
        <w:t>yakavakwa</w:t>
      </w:r>
      <w:proofErr w:type="spellEnd"/>
      <w:r w:rsidRPr="00C47744">
        <w:rPr>
          <w:rFonts w:ascii="Arial" w:hAnsi="Arial" w:cs="Arial"/>
          <w:sz w:val="28"/>
          <w:szCs w:val="28"/>
        </w:rPr>
        <w:t xml:space="preserve"> na Apostle for us to use.” Mwana </w:t>
      </w:r>
      <w:proofErr w:type="spellStart"/>
      <w:r w:rsidRPr="00C47744">
        <w:rPr>
          <w:rFonts w:ascii="Arial" w:hAnsi="Arial" w:cs="Arial"/>
          <w:sz w:val="28"/>
          <w:szCs w:val="28"/>
        </w:rPr>
        <w:t>wako</w:t>
      </w:r>
      <w:proofErr w:type="spellEnd"/>
      <w:r w:rsidRPr="00C47744">
        <w:rPr>
          <w:rFonts w:ascii="Arial" w:hAnsi="Arial" w:cs="Arial"/>
          <w:sz w:val="28"/>
          <w:szCs w:val="28"/>
        </w:rPr>
        <w:t xml:space="preserve"> </w:t>
      </w:r>
      <w:proofErr w:type="spellStart"/>
      <w:r w:rsidRPr="00C47744">
        <w:rPr>
          <w:rFonts w:ascii="Arial" w:hAnsi="Arial" w:cs="Arial"/>
          <w:sz w:val="28"/>
          <w:szCs w:val="28"/>
        </w:rPr>
        <w:t>iwewe</w:t>
      </w:r>
      <w:proofErr w:type="spellEnd"/>
      <w:r w:rsidRPr="00C47744">
        <w:rPr>
          <w:rFonts w:ascii="Arial" w:hAnsi="Arial" w:cs="Arial"/>
          <w:sz w:val="28"/>
          <w:szCs w:val="28"/>
        </w:rPr>
        <w:t xml:space="preserve">, kana </w:t>
      </w:r>
      <w:proofErr w:type="spellStart"/>
      <w:r w:rsidRPr="00C47744">
        <w:rPr>
          <w:rFonts w:ascii="Arial" w:hAnsi="Arial" w:cs="Arial"/>
          <w:sz w:val="28"/>
          <w:szCs w:val="28"/>
        </w:rPr>
        <w:t>muzukuru</w:t>
      </w:r>
      <w:proofErr w:type="spellEnd"/>
      <w:r w:rsidRPr="00C47744">
        <w:rPr>
          <w:rFonts w:ascii="Arial" w:hAnsi="Arial" w:cs="Arial"/>
          <w:sz w:val="28"/>
          <w:szCs w:val="28"/>
        </w:rPr>
        <w:t xml:space="preserve"> </w:t>
      </w:r>
      <w:proofErr w:type="spellStart"/>
      <w:r w:rsidRPr="00C47744">
        <w:rPr>
          <w:rFonts w:ascii="Arial" w:hAnsi="Arial" w:cs="Arial"/>
          <w:sz w:val="28"/>
          <w:szCs w:val="28"/>
        </w:rPr>
        <w:t>wako</w:t>
      </w:r>
      <w:proofErr w:type="spellEnd"/>
      <w:r w:rsidRPr="00C47744">
        <w:rPr>
          <w:rFonts w:ascii="Arial" w:hAnsi="Arial" w:cs="Arial"/>
          <w:sz w:val="28"/>
          <w:szCs w:val="28"/>
        </w:rPr>
        <w:t xml:space="preserve"> </w:t>
      </w:r>
      <w:proofErr w:type="spellStart"/>
      <w:r w:rsidRPr="00C47744">
        <w:rPr>
          <w:rFonts w:ascii="Arial" w:hAnsi="Arial" w:cs="Arial"/>
          <w:sz w:val="28"/>
          <w:szCs w:val="28"/>
        </w:rPr>
        <w:t>ozochatira</w:t>
      </w:r>
      <w:proofErr w:type="spellEnd"/>
      <w:r w:rsidRPr="00C47744">
        <w:rPr>
          <w:rFonts w:ascii="Arial" w:hAnsi="Arial" w:cs="Arial"/>
          <w:sz w:val="28"/>
          <w:szCs w:val="28"/>
        </w:rPr>
        <w:t xml:space="preserve"> </w:t>
      </w:r>
      <w:proofErr w:type="spellStart"/>
      <w:r w:rsidRPr="00C47744">
        <w:rPr>
          <w:rFonts w:ascii="Arial" w:hAnsi="Arial" w:cs="Arial"/>
          <w:sz w:val="28"/>
          <w:szCs w:val="28"/>
        </w:rPr>
        <w:t>ikoko</w:t>
      </w:r>
      <w:proofErr w:type="spellEnd"/>
      <w:r w:rsidRPr="00C47744">
        <w:rPr>
          <w:rFonts w:ascii="Arial" w:hAnsi="Arial" w:cs="Arial"/>
          <w:sz w:val="28"/>
          <w:szCs w:val="28"/>
        </w:rPr>
        <w:t xml:space="preserve">. Hah. </w:t>
      </w:r>
    </w:p>
    <w:p w:rsidRPr="00C47744" w:rsidR="00420EA2" w:rsidP="00420EA2" w:rsidRDefault="00420EA2" w14:paraId="5B3B86F2" w14:textId="77777777">
      <w:pPr>
        <w:jc w:val="both"/>
        <w:rPr>
          <w:rFonts w:ascii="Arial" w:hAnsi="Arial" w:cs="Arial"/>
          <w:sz w:val="28"/>
          <w:szCs w:val="28"/>
        </w:rPr>
      </w:pPr>
      <w:r w:rsidRPr="00073C34">
        <w:rPr>
          <w:rFonts w:ascii="Arial" w:hAnsi="Arial" w:cs="Arial"/>
          <w:sz w:val="28"/>
          <w:szCs w:val="28"/>
          <w:vertAlign w:val="superscript"/>
        </w:rPr>
        <w:t>479</w:t>
      </w:r>
      <w:r>
        <w:rPr>
          <w:rFonts w:ascii="Arial" w:hAnsi="Arial" w:cs="Arial"/>
          <w:sz w:val="28"/>
          <w:szCs w:val="28"/>
        </w:rPr>
        <w:t xml:space="preserve"> </w:t>
      </w:r>
      <w:r w:rsidRPr="00C47744">
        <w:rPr>
          <w:rFonts w:ascii="Arial" w:hAnsi="Arial" w:cs="Arial"/>
          <w:sz w:val="28"/>
          <w:szCs w:val="28"/>
        </w:rPr>
        <w:t xml:space="preserve">You remember </w:t>
      </w:r>
      <w:proofErr w:type="spellStart"/>
      <w:r w:rsidRPr="00C47744">
        <w:rPr>
          <w:rFonts w:ascii="Arial" w:hAnsi="Arial" w:cs="Arial"/>
          <w:sz w:val="28"/>
          <w:szCs w:val="28"/>
        </w:rPr>
        <w:t>ndichikuparidzirai</w:t>
      </w:r>
      <w:proofErr w:type="spellEnd"/>
      <w:r w:rsidRPr="00C47744">
        <w:rPr>
          <w:rFonts w:ascii="Arial" w:hAnsi="Arial" w:cs="Arial"/>
          <w:sz w:val="28"/>
          <w:szCs w:val="28"/>
        </w:rPr>
        <w:t xml:space="preserve"> </w:t>
      </w:r>
      <w:proofErr w:type="spellStart"/>
      <w:r w:rsidRPr="00C47744">
        <w:rPr>
          <w:rFonts w:ascii="Arial" w:hAnsi="Arial" w:cs="Arial"/>
          <w:sz w:val="28"/>
          <w:szCs w:val="28"/>
        </w:rPr>
        <w:t>kuti</w:t>
      </w:r>
      <w:proofErr w:type="spellEnd"/>
      <w:r w:rsidRPr="00C47744">
        <w:rPr>
          <w:rFonts w:ascii="Arial" w:hAnsi="Arial" w:cs="Arial"/>
          <w:sz w:val="28"/>
          <w:szCs w:val="28"/>
        </w:rPr>
        <w:t xml:space="preserve"> </w:t>
      </w:r>
      <w:proofErr w:type="spellStart"/>
      <w:r w:rsidRPr="00C47744">
        <w:rPr>
          <w:rFonts w:ascii="Arial" w:hAnsi="Arial" w:cs="Arial"/>
          <w:sz w:val="28"/>
          <w:szCs w:val="28"/>
        </w:rPr>
        <w:t>tarirai</w:t>
      </w:r>
      <w:proofErr w:type="spellEnd"/>
      <w:r w:rsidRPr="00C47744">
        <w:rPr>
          <w:rFonts w:ascii="Arial" w:hAnsi="Arial" w:cs="Arial"/>
          <w:sz w:val="28"/>
          <w:szCs w:val="28"/>
        </w:rPr>
        <w:t xml:space="preserve"> </w:t>
      </w:r>
      <w:proofErr w:type="spellStart"/>
      <w:r w:rsidRPr="00C47744">
        <w:rPr>
          <w:rFonts w:ascii="Arial" w:hAnsi="Arial" w:cs="Arial"/>
          <w:sz w:val="28"/>
          <w:szCs w:val="28"/>
        </w:rPr>
        <w:t>zvakanga</w:t>
      </w:r>
      <w:proofErr w:type="spellEnd"/>
      <w:r w:rsidRPr="00C47744">
        <w:rPr>
          <w:rFonts w:ascii="Arial" w:hAnsi="Arial" w:cs="Arial"/>
          <w:sz w:val="28"/>
          <w:szCs w:val="28"/>
        </w:rPr>
        <w:t xml:space="preserve"> </w:t>
      </w:r>
      <w:proofErr w:type="spellStart"/>
      <w:r w:rsidRPr="00C47744">
        <w:rPr>
          <w:rFonts w:ascii="Arial" w:hAnsi="Arial" w:cs="Arial"/>
          <w:sz w:val="28"/>
          <w:szCs w:val="28"/>
        </w:rPr>
        <w:t>zvakaita</w:t>
      </w:r>
      <w:proofErr w:type="spellEnd"/>
      <w:r w:rsidRPr="00C47744">
        <w:rPr>
          <w:rFonts w:ascii="Arial" w:hAnsi="Arial" w:cs="Arial"/>
          <w:sz w:val="28"/>
          <w:szCs w:val="28"/>
        </w:rPr>
        <w:t xml:space="preserve"> </w:t>
      </w:r>
      <w:proofErr w:type="spellStart"/>
      <w:r w:rsidRPr="00C47744">
        <w:rPr>
          <w:rFonts w:ascii="Arial" w:hAnsi="Arial" w:cs="Arial"/>
          <w:sz w:val="28"/>
          <w:szCs w:val="28"/>
        </w:rPr>
        <w:t>vanhu</w:t>
      </w:r>
      <w:proofErr w:type="spellEnd"/>
      <w:r w:rsidRPr="00C47744">
        <w:rPr>
          <w:rFonts w:ascii="Arial" w:hAnsi="Arial" w:cs="Arial"/>
          <w:sz w:val="28"/>
          <w:szCs w:val="28"/>
        </w:rPr>
        <w:t xml:space="preserve"> </w:t>
      </w:r>
      <w:proofErr w:type="spellStart"/>
      <w:r w:rsidRPr="00C47744">
        <w:rPr>
          <w:rFonts w:ascii="Arial" w:hAnsi="Arial" w:cs="Arial"/>
          <w:sz w:val="28"/>
          <w:szCs w:val="28"/>
        </w:rPr>
        <w:t>vaiwana</w:t>
      </w:r>
      <w:proofErr w:type="spellEnd"/>
      <w:r w:rsidRPr="00C47744">
        <w:rPr>
          <w:rFonts w:ascii="Arial" w:hAnsi="Arial" w:cs="Arial"/>
          <w:sz w:val="28"/>
          <w:szCs w:val="28"/>
        </w:rPr>
        <w:t xml:space="preserve"> </w:t>
      </w:r>
      <w:proofErr w:type="spellStart"/>
      <w:r w:rsidRPr="00C47744">
        <w:rPr>
          <w:rFonts w:ascii="Arial" w:hAnsi="Arial" w:cs="Arial"/>
          <w:sz w:val="28"/>
          <w:szCs w:val="28"/>
        </w:rPr>
        <w:t>mari</w:t>
      </w:r>
      <w:proofErr w:type="spellEnd"/>
      <w:r w:rsidRPr="00C47744">
        <w:rPr>
          <w:rFonts w:ascii="Arial" w:hAnsi="Arial" w:cs="Arial"/>
          <w:sz w:val="28"/>
          <w:szCs w:val="28"/>
        </w:rPr>
        <w:t xml:space="preserve">. </w:t>
      </w:r>
      <w:proofErr w:type="spellStart"/>
      <w:r w:rsidRPr="00C47744">
        <w:rPr>
          <w:rFonts w:ascii="Arial" w:hAnsi="Arial" w:cs="Arial"/>
          <w:sz w:val="28"/>
          <w:szCs w:val="28"/>
        </w:rPr>
        <w:t>Vaienda</w:t>
      </w:r>
      <w:proofErr w:type="spellEnd"/>
      <w:r w:rsidRPr="00C47744">
        <w:rPr>
          <w:rFonts w:ascii="Arial" w:hAnsi="Arial" w:cs="Arial"/>
          <w:sz w:val="28"/>
          <w:szCs w:val="28"/>
        </w:rPr>
        <w:t xml:space="preserve"> </w:t>
      </w:r>
      <w:proofErr w:type="spellStart"/>
      <w:r w:rsidRPr="00C47744">
        <w:rPr>
          <w:rFonts w:ascii="Arial" w:hAnsi="Arial" w:cs="Arial"/>
          <w:sz w:val="28"/>
          <w:szCs w:val="28"/>
        </w:rPr>
        <w:t>vonovaka</w:t>
      </w:r>
      <w:proofErr w:type="spellEnd"/>
      <w:r w:rsidRPr="00C47744">
        <w:rPr>
          <w:rFonts w:ascii="Arial" w:hAnsi="Arial" w:cs="Arial"/>
          <w:sz w:val="28"/>
          <w:szCs w:val="28"/>
        </w:rPr>
        <w:t xml:space="preserve"> </w:t>
      </w:r>
      <w:proofErr w:type="spellStart"/>
      <w:r w:rsidRPr="00C47744">
        <w:rPr>
          <w:rFonts w:ascii="Arial" w:hAnsi="Arial" w:cs="Arial"/>
          <w:sz w:val="28"/>
          <w:szCs w:val="28"/>
        </w:rPr>
        <w:t>inonzi</w:t>
      </w:r>
      <w:proofErr w:type="spellEnd"/>
      <w:r w:rsidRPr="00C47744">
        <w:rPr>
          <w:rFonts w:ascii="Arial" w:hAnsi="Arial" w:cs="Arial"/>
          <w:sz w:val="28"/>
          <w:szCs w:val="28"/>
        </w:rPr>
        <w:t xml:space="preserve">, John Mark Hall. </w:t>
      </w:r>
      <w:r w:rsidRPr="00C47744">
        <w:rPr>
          <w:rFonts w:ascii="Arial" w:hAnsi="Arial" w:cs="Arial"/>
          <w:sz w:val="18"/>
          <w:szCs w:val="18"/>
        </w:rPr>
        <w:t>[Congregation says, “Amen.”]</w:t>
      </w:r>
      <w:r w:rsidRPr="00C47744">
        <w:rPr>
          <w:rFonts w:ascii="Arial" w:hAnsi="Arial" w:cs="Arial"/>
          <w:sz w:val="28"/>
          <w:szCs w:val="28"/>
        </w:rPr>
        <w:t xml:space="preserve"> </w:t>
      </w:r>
      <w:proofErr w:type="spellStart"/>
      <w:r w:rsidRPr="00C47744">
        <w:rPr>
          <w:rFonts w:ascii="Arial" w:hAnsi="Arial" w:cs="Arial"/>
          <w:sz w:val="28"/>
          <w:szCs w:val="28"/>
        </w:rPr>
        <w:t>Ndakakuparidzirai</w:t>
      </w:r>
      <w:proofErr w:type="spellEnd"/>
      <w:r w:rsidRPr="00C47744">
        <w:rPr>
          <w:rFonts w:ascii="Arial" w:hAnsi="Arial" w:cs="Arial"/>
          <w:sz w:val="28"/>
          <w:szCs w:val="28"/>
        </w:rPr>
        <w:t xml:space="preserve"> </w:t>
      </w:r>
      <w:proofErr w:type="spellStart"/>
      <w:r w:rsidRPr="00C47744">
        <w:rPr>
          <w:rFonts w:ascii="Arial" w:hAnsi="Arial" w:cs="Arial"/>
          <w:sz w:val="28"/>
          <w:szCs w:val="28"/>
        </w:rPr>
        <w:t>izvozvo</w:t>
      </w:r>
      <w:proofErr w:type="spellEnd"/>
      <w:r w:rsidRPr="00C47744">
        <w:rPr>
          <w:rFonts w:ascii="Arial" w:hAnsi="Arial" w:cs="Arial"/>
          <w:sz w:val="28"/>
          <w:szCs w:val="28"/>
        </w:rPr>
        <w:t xml:space="preserve"> </w:t>
      </w:r>
      <w:proofErr w:type="spellStart"/>
      <w:r w:rsidRPr="00C47744">
        <w:rPr>
          <w:rFonts w:ascii="Arial" w:hAnsi="Arial" w:cs="Arial"/>
          <w:sz w:val="28"/>
          <w:szCs w:val="28"/>
        </w:rPr>
        <w:t>kudhara</w:t>
      </w:r>
      <w:proofErr w:type="spellEnd"/>
      <w:r w:rsidRPr="00C47744">
        <w:rPr>
          <w:rFonts w:ascii="Arial" w:hAnsi="Arial" w:cs="Arial"/>
          <w:sz w:val="28"/>
          <w:szCs w:val="28"/>
        </w:rPr>
        <w:t xml:space="preserve">, </w:t>
      </w:r>
      <w:proofErr w:type="spellStart"/>
      <w:r w:rsidRPr="00C47744">
        <w:rPr>
          <w:rFonts w:ascii="Arial" w:hAnsi="Arial" w:cs="Arial"/>
          <w:sz w:val="28"/>
          <w:szCs w:val="28"/>
        </w:rPr>
        <w:t>imi</w:t>
      </w:r>
      <w:proofErr w:type="spellEnd"/>
      <w:r w:rsidRPr="00C47744">
        <w:rPr>
          <w:rFonts w:ascii="Arial" w:hAnsi="Arial" w:cs="Arial"/>
          <w:sz w:val="28"/>
          <w:szCs w:val="28"/>
        </w:rPr>
        <w:t xml:space="preserve"> </w:t>
      </w:r>
      <w:proofErr w:type="spellStart"/>
      <w:r w:rsidRPr="00C47744">
        <w:rPr>
          <w:rFonts w:ascii="Arial" w:hAnsi="Arial" w:cs="Arial"/>
          <w:sz w:val="28"/>
          <w:szCs w:val="28"/>
        </w:rPr>
        <w:t>mokanganwa</w:t>
      </w:r>
      <w:proofErr w:type="spellEnd"/>
      <w:r w:rsidRPr="00C47744">
        <w:rPr>
          <w:rFonts w:ascii="Arial" w:hAnsi="Arial" w:cs="Arial"/>
          <w:sz w:val="28"/>
          <w:szCs w:val="28"/>
        </w:rPr>
        <w:t xml:space="preserve">. </w:t>
      </w:r>
      <w:r w:rsidRPr="00C47744">
        <w:rPr>
          <w:rFonts w:ascii="Arial" w:hAnsi="Arial" w:cs="Arial"/>
          <w:sz w:val="18"/>
          <w:szCs w:val="18"/>
        </w:rPr>
        <w:t>[Congregation says, “Amen.”]</w:t>
      </w:r>
      <w:r w:rsidRPr="00C47744">
        <w:rPr>
          <w:rFonts w:ascii="Arial" w:hAnsi="Arial" w:cs="Arial"/>
          <w:sz w:val="28"/>
          <w:szCs w:val="28"/>
        </w:rPr>
        <w:t xml:space="preserve"> But </w:t>
      </w:r>
      <w:proofErr w:type="spellStart"/>
      <w:r w:rsidRPr="00C47744">
        <w:rPr>
          <w:rFonts w:ascii="Arial" w:hAnsi="Arial" w:cs="Arial"/>
          <w:sz w:val="28"/>
          <w:szCs w:val="28"/>
        </w:rPr>
        <w:t>ini</w:t>
      </w:r>
      <w:proofErr w:type="spellEnd"/>
      <w:r w:rsidRPr="00C47744">
        <w:rPr>
          <w:rFonts w:ascii="Arial" w:hAnsi="Arial" w:cs="Arial"/>
          <w:sz w:val="28"/>
          <w:szCs w:val="28"/>
        </w:rPr>
        <w:t xml:space="preserve"> I don’t forget. </w:t>
      </w:r>
      <w:proofErr w:type="spellStart"/>
      <w:r w:rsidRPr="00C47744">
        <w:rPr>
          <w:rFonts w:ascii="Arial" w:hAnsi="Arial" w:cs="Arial"/>
          <w:sz w:val="28"/>
          <w:szCs w:val="28"/>
        </w:rPr>
        <w:t>Ndoda</w:t>
      </w:r>
      <w:proofErr w:type="spellEnd"/>
      <w:r w:rsidRPr="00C47744">
        <w:rPr>
          <w:rFonts w:ascii="Arial" w:hAnsi="Arial" w:cs="Arial"/>
          <w:sz w:val="28"/>
          <w:szCs w:val="28"/>
        </w:rPr>
        <w:t xml:space="preserve"> </w:t>
      </w:r>
      <w:proofErr w:type="spellStart"/>
      <w:r w:rsidRPr="00C47744">
        <w:rPr>
          <w:rFonts w:ascii="Arial" w:hAnsi="Arial" w:cs="Arial"/>
          <w:sz w:val="28"/>
          <w:szCs w:val="28"/>
        </w:rPr>
        <w:t>kusiya</w:t>
      </w:r>
      <w:proofErr w:type="spellEnd"/>
      <w:r w:rsidRPr="00C47744">
        <w:rPr>
          <w:rFonts w:ascii="Arial" w:hAnsi="Arial" w:cs="Arial"/>
          <w:sz w:val="28"/>
          <w:szCs w:val="28"/>
        </w:rPr>
        <w:t xml:space="preserve"> </w:t>
      </w:r>
      <w:proofErr w:type="spellStart"/>
      <w:r w:rsidRPr="00C47744">
        <w:rPr>
          <w:rFonts w:ascii="Arial" w:hAnsi="Arial" w:cs="Arial"/>
          <w:sz w:val="28"/>
          <w:szCs w:val="28"/>
        </w:rPr>
        <w:t>chikoro</w:t>
      </w:r>
      <w:proofErr w:type="spellEnd"/>
      <w:r w:rsidRPr="00C47744">
        <w:rPr>
          <w:rFonts w:ascii="Arial" w:hAnsi="Arial" w:cs="Arial"/>
          <w:sz w:val="28"/>
          <w:szCs w:val="28"/>
        </w:rPr>
        <w:t xml:space="preserve">. </w:t>
      </w:r>
      <w:proofErr w:type="spellStart"/>
      <w:r w:rsidRPr="00C47744">
        <w:rPr>
          <w:rFonts w:ascii="Arial" w:hAnsi="Arial" w:cs="Arial"/>
          <w:sz w:val="28"/>
          <w:szCs w:val="28"/>
        </w:rPr>
        <w:t>Ndoda</w:t>
      </w:r>
      <w:proofErr w:type="spellEnd"/>
      <w:r w:rsidRPr="00C47744">
        <w:rPr>
          <w:rFonts w:ascii="Arial" w:hAnsi="Arial" w:cs="Arial"/>
          <w:sz w:val="28"/>
          <w:szCs w:val="28"/>
        </w:rPr>
        <w:t xml:space="preserve"> </w:t>
      </w:r>
      <w:proofErr w:type="spellStart"/>
      <w:r w:rsidRPr="00C47744">
        <w:rPr>
          <w:rFonts w:ascii="Arial" w:hAnsi="Arial" w:cs="Arial"/>
          <w:sz w:val="28"/>
          <w:szCs w:val="28"/>
        </w:rPr>
        <w:t>kusiya</w:t>
      </w:r>
      <w:proofErr w:type="spellEnd"/>
      <w:r w:rsidRPr="00C47744">
        <w:rPr>
          <w:rFonts w:ascii="Arial" w:hAnsi="Arial" w:cs="Arial"/>
          <w:sz w:val="28"/>
          <w:szCs w:val="28"/>
        </w:rPr>
        <w:t xml:space="preserve"> </w:t>
      </w:r>
      <w:proofErr w:type="spellStart"/>
      <w:r w:rsidRPr="00C47744">
        <w:rPr>
          <w:rFonts w:ascii="Arial" w:hAnsi="Arial" w:cs="Arial"/>
          <w:sz w:val="28"/>
          <w:szCs w:val="28"/>
        </w:rPr>
        <w:t>chipatara</w:t>
      </w:r>
      <w:proofErr w:type="spellEnd"/>
      <w:r w:rsidRPr="00C47744">
        <w:rPr>
          <w:rFonts w:ascii="Arial" w:hAnsi="Arial" w:cs="Arial"/>
          <w:sz w:val="28"/>
          <w:szCs w:val="28"/>
        </w:rPr>
        <w:t xml:space="preserve">. </w:t>
      </w:r>
      <w:proofErr w:type="spellStart"/>
      <w:r w:rsidRPr="00C47744">
        <w:rPr>
          <w:rFonts w:ascii="Arial" w:hAnsi="Arial" w:cs="Arial"/>
          <w:sz w:val="28"/>
          <w:szCs w:val="28"/>
        </w:rPr>
        <w:t>Ndoda</w:t>
      </w:r>
      <w:proofErr w:type="spellEnd"/>
      <w:r w:rsidRPr="00C47744">
        <w:rPr>
          <w:rFonts w:ascii="Arial" w:hAnsi="Arial" w:cs="Arial"/>
          <w:sz w:val="28"/>
          <w:szCs w:val="28"/>
        </w:rPr>
        <w:t xml:space="preserve"> </w:t>
      </w:r>
      <w:proofErr w:type="spellStart"/>
      <w:r w:rsidRPr="00C47744">
        <w:rPr>
          <w:rFonts w:ascii="Arial" w:hAnsi="Arial" w:cs="Arial"/>
          <w:sz w:val="28"/>
          <w:szCs w:val="28"/>
        </w:rPr>
        <w:t>kusiya</w:t>
      </w:r>
      <w:proofErr w:type="spellEnd"/>
      <w:r w:rsidRPr="00C47744">
        <w:rPr>
          <w:rFonts w:ascii="Arial" w:hAnsi="Arial" w:cs="Arial"/>
          <w:sz w:val="28"/>
          <w:szCs w:val="28"/>
        </w:rPr>
        <w:t xml:space="preserve"> something! Or orphanage. I must leave something, “Footprints on the sands of time.” </w:t>
      </w:r>
      <w:r w:rsidRPr="00C47744">
        <w:rPr>
          <w:rFonts w:ascii="Arial" w:hAnsi="Arial" w:cs="Arial"/>
          <w:sz w:val="18"/>
          <w:szCs w:val="18"/>
        </w:rPr>
        <w:t>[Congregation says, “Amen.”]</w:t>
      </w:r>
    </w:p>
    <w:p w:rsidRPr="00C47744" w:rsidR="00420EA2" w:rsidP="00420EA2" w:rsidRDefault="00420EA2" w14:paraId="15B4C5D6" w14:textId="77777777">
      <w:pPr>
        <w:jc w:val="both"/>
        <w:rPr>
          <w:rFonts w:ascii="Arial" w:hAnsi="Arial" w:cs="Arial"/>
          <w:sz w:val="28"/>
          <w:szCs w:val="28"/>
        </w:rPr>
      </w:pPr>
      <w:r w:rsidRPr="00413D1D">
        <w:rPr>
          <w:rFonts w:ascii="Arial" w:hAnsi="Arial" w:cs="Arial"/>
          <w:sz w:val="28"/>
          <w:szCs w:val="28"/>
          <w:vertAlign w:val="superscript"/>
        </w:rPr>
        <w:t>480</w:t>
      </w:r>
      <w:r>
        <w:rPr>
          <w:rFonts w:ascii="Arial" w:hAnsi="Arial" w:cs="Arial"/>
          <w:sz w:val="28"/>
          <w:szCs w:val="28"/>
        </w:rPr>
        <w:t xml:space="preserve"> </w:t>
      </w:r>
      <w:r w:rsidRPr="00C47744">
        <w:rPr>
          <w:rFonts w:ascii="Arial" w:hAnsi="Arial" w:cs="Arial"/>
          <w:sz w:val="28"/>
          <w:szCs w:val="28"/>
        </w:rPr>
        <w:t xml:space="preserve">And it’s a right </w:t>
      </w:r>
      <w:proofErr w:type="spellStart"/>
      <w:r w:rsidRPr="00C47744">
        <w:rPr>
          <w:rFonts w:ascii="Arial" w:hAnsi="Arial" w:cs="Arial"/>
          <w:sz w:val="28"/>
          <w:szCs w:val="28"/>
        </w:rPr>
        <w:t>yemunhu</w:t>
      </w:r>
      <w:proofErr w:type="spellEnd"/>
      <w:r w:rsidRPr="00C47744">
        <w:rPr>
          <w:rFonts w:ascii="Arial" w:hAnsi="Arial" w:cs="Arial"/>
          <w:sz w:val="28"/>
          <w:szCs w:val="28"/>
        </w:rPr>
        <w:t xml:space="preserve"> </w:t>
      </w:r>
      <w:proofErr w:type="spellStart"/>
      <w:r w:rsidRPr="00C47744">
        <w:rPr>
          <w:rFonts w:ascii="Arial" w:hAnsi="Arial" w:cs="Arial"/>
          <w:sz w:val="28"/>
          <w:szCs w:val="28"/>
        </w:rPr>
        <w:t>wese</w:t>
      </w:r>
      <w:proofErr w:type="spellEnd"/>
      <w:r w:rsidRPr="00C47744">
        <w:rPr>
          <w:rFonts w:ascii="Arial" w:hAnsi="Arial" w:cs="Arial"/>
          <w:sz w:val="28"/>
          <w:szCs w:val="28"/>
        </w:rPr>
        <w:t xml:space="preserve">. </w:t>
      </w:r>
      <w:proofErr w:type="spellStart"/>
      <w:r w:rsidRPr="00C47744">
        <w:rPr>
          <w:rFonts w:ascii="Arial" w:hAnsi="Arial" w:cs="Arial"/>
          <w:sz w:val="28"/>
          <w:szCs w:val="28"/>
        </w:rPr>
        <w:t>Wotosiya</w:t>
      </w:r>
      <w:proofErr w:type="spellEnd"/>
      <w:r w:rsidRPr="00C47744">
        <w:rPr>
          <w:rFonts w:ascii="Arial" w:hAnsi="Arial" w:cs="Arial"/>
          <w:sz w:val="28"/>
          <w:szCs w:val="28"/>
        </w:rPr>
        <w:t xml:space="preserve"> </w:t>
      </w:r>
      <w:proofErr w:type="spellStart"/>
      <w:r w:rsidRPr="00C47744">
        <w:rPr>
          <w:rFonts w:ascii="Arial" w:hAnsi="Arial" w:cs="Arial"/>
          <w:sz w:val="28"/>
          <w:szCs w:val="28"/>
        </w:rPr>
        <w:t>mwana</w:t>
      </w:r>
      <w:proofErr w:type="spellEnd"/>
      <w:r w:rsidRPr="00C47744">
        <w:rPr>
          <w:rFonts w:ascii="Arial" w:hAnsi="Arial" w:cs="Arial"/>
          <w:sz w:val="28"/>
          <w:szCs w:val="28"/>
        </w:rPr>
        <w:t xml:space="preserve"> </w:t>
      </w:r>
      <w:proofErr w:type="spellStart"/>
      <w:r w:rsidRPr="00C47744">
        <w:rPr>
          <w:rFonts w:ascii="Arial" w:hAnsi="Arial" w:cs="Arial"/>
          <w:sz w:val="28"/>
          <w:szCs w:val="28"/>
        </w:rPr>
        <w:t>wako</w:t>
      </w:r>
      <w:proofErr w:type="spellEnd"/>
      <w:r w:rsidRPr="00C47744">
        <w:rPr>
          <w:rFonts w:ascii="Arial" w:hAnsi="Arial" w:cs="Arial"/>
          <w:sz w:val="28"/>
          <w:szCs w:val="28"/>
        </w:rPr>
        <w:t xml:space="preserve"> kana </w:t>
      </w:r>
      <w:proofErr w:type="spellStart"/>
      <w:r w:rsidRPr="00C47744">
        <w:rPr>
          <w:rFonts w:ascii="Arial" w:hAnsi="Arial" w:cs="Arial"/>
          <w:sz w:val="28"/>
          <w:szCs w:val="28"/>
        </w:rPr>
        <w:t>kuti</w:t>
      </w:r>
      <w:proofErr w:type="spellEnd"/>
      <w:r w:rsidRPr="00C47744">
        <w:rPr>
          <w:rFonts w:ascii="Arial" w:hAnsi="Arial" w:cs="Arial"/>
          <w:sz w:val="28"/>
          <w:szCs w:val="28"/>
        </w:rPr>
        <w:t xml:space="preserve"> </w:t>
      </w:r>
      <w:proofErr w:type="spellStart"/>
      <w:r w:rsidRPr="00C47744">
        <w:rPr>
          <w:rFonts w:ascii="Arial" w:hAnsi="Arial" w:cs="Arial"/>
          <w:sz w:val="28"/>
          <w:szCs w:val="28"/>
        </w:rPr>
        <w:t>mukomana</w:t>
      </w:r>
      <w:proofErr w:type="spellEnd"/>
      <w:r w:rsidRPr="00C47744">
        <w:rPr>
          <w:rFonts w:ascii="Arial" w:hAnsi="Arial" w:cs="Arial"/>
          <w:sz w:val="28"/>
          <w:szCs w:val="28"/>
        </w:rPr>
        <w:t xml:space="preserve">. </w:t>
      </w:r>
    </w:p>
    <w:p w:rsidRPr="00C47744" w:rsidR="00420EA2" w:rsidP="00420EA2" w:rsidRDefault="00420EA2" w14:paraId="53166700" w14:textId="77777777">
      <w:pPr>
        <w:jc w:val="both"/>
        <w:rPr>
          <w:rFonts w:ascii="Arial" w:hAnsi="Arial" w:cs="Arial"/>
          <w:sz w:val="28"/>
          <w:szCs w:val="28"/>
        </w:rPr>
      </w:pPr>
      <w:r w:rsidRPr="00C47744">
        <w:rPr>
          <w:rFonts w:ascii="Arial" w:hAnsi="Arial" w:cs="Arial"/>
          <w:sz w:val="28"/>
          <w:szCs w:val="28"/>
        </w:rPr>
        <w:t xml:space="preserve">“Shamwari, </w:t>
      </w:r>
      <w:proofErr w:type="spellStart"/>
      <w:r w:rsidRPr="00C47744">
        <w:rPr>
          <w:rFonts w:ascii="Arial" w:hAnsi="Arial" w:cs="Arial"/>
          <w:sz w:val="28"/>
          <w:szCs w:val="28"/>
        </w:rPr>
        <w:t>iwe</w:t>
      </w:r>
      <w:proofErr w:type="spellEnd"/>
      <w:r w:rsidRPr="00C47744">
        <w:rPr>
          <w:rFonts w:ascii="Arial" w:hAnsi="Arial" w:cs="Arial"/>
          <w:sz w:val="28"/>
          <w:szCs w:val="28"/>
        </w:rPr>
        <w:t xml:space="preserve"> chi runner orphanage iyi.” </w:t>
      </w:r>
    </w:p>
    <w:p w:rsidRPr="00C47744" w:rsidR="00420EA2" w:rsidP="00420EA2" w:rsidRDefault="00420EA2" w14:paraId="1D7A570D" w14:textId="77777777">
      <w:pPr>
        <w:jc w:val="both"/>
        <w:rPr>
          <w:rFonts w:ascii="Arial" w:hAnsi="Arial" w:cs="Arial"/>
          <w:sz w:val="28"/>
          <w:szCs w:val="28"/>
        </w:rPr>
      </w:pPr>
      <w:proofErr w:type="spellStart"/>
      <w:r w:rsidRPr="00C47744">
        <w:rPr>
          <w:rFonts w:ascii="Arial" w:hAnsi="Arial" w:cs="Arial"/>
          <w:sz w:val="28"/>
          <w:szCs w:val="28"/>
        </w:rPr>
        <w:t>Waunenge</w:t>
      </w:r>
      <w:proofErr w:type="spellEnd"/>
      <w:r w:rsidRPr="00C47744">
        <w:rPr>
          <w:rFonts w:ascii="Arial" w:hAnsi="Arial" w:cs="Arial"/>
          <w:sz w:val="28"/>
          <w:szCs w:val="28"/>
        </w:rPr>
        <w:t xml:space="preserve"> </w:t>
      </w:r>
      <w:proofErr w:type="spellStart"/>
      <w:r w:rsidRPr="00C47744">
        <w:rPr>
          <w:rFonts w:ascii="Arial" w:hAnsi="Arial" w:cs="Arial"/>
          <w:sz w:val="28"/>
          <w:szCs w:val="28"/>
        </w:rPr>
        <w:t>waona</w:t>
      </w:r>
      <w:proofErr w:type="spellEnd"/>
      <w:r w:rsidRPr="00C47744">
        <w:rPr>
          <w:rFonts w:ascii="Arial" w:hAnsi="Arial" w:cs="Arial"/>
          <w:sz w:val="28"/>
          <w:szCs w:val="28"/>
        </w:rPr>
        <w:t xml:space="preserve"> </w:t>
      </w:r>
      <w:proofErr w:type="spellStart"/>
      <w:r w:rsidRPr="00C47744">
        <w:rPr>
          <w:rFonts w:ascii="Arial" w:hAnsi="Arial" w:cs="Arial"/>
          <w:sz w:val="28"/>
          <w:szCs w:val="28"/>
        </w:rPr>
        <w:t>kuti</w:t>
      </w:r>
      <w:proofErr w:type="spellEnd"/>
      <w:r w:rsidRPr="00C47744">
        <w:rPr>
          <w:rFonts w:ascii="Arial" w:hAnsi="Arial" w:cs="Arial"/>
          <w:sz w:val="28"/>
          <w:szCs w:val="28"/>
        </w:rPr>
        <w:t xml:space="preserve"> iyi </w:t>
      </w:r>
      <w:proofErr w:type="spellStart"/>
      <w:r w:rsidRPr="00C47744">
        <w:rPr>
          <w:rFonts w:ascii="Arial" w:hAnsi="Arial" w:cs="Arial"/>
          <w:sz w:val="28"/>
          <w:szCs w:val="28"/>
        </w:rPr>
        <w:t>haizi</w:t>
      </w:r>
      <w:proofErr w:type="spellEnd"/>
      <w:r w:rsidRPr="00C47744">
        <w:rPr>
          <w:rFonts w:ascii="Arial" w:hAnsi="Arial" w:cs="Arial"/>
          <w:sz w:val="28"/>
          <w:szCs w:val="28"/>
        </w:rPr>
        <w:t xml:space="preserve"> </w:t>
      </w:r>
      <w:proofErr w:type="spellStart"/>
      <w:r w:rsidRPr="00C47744">
        <w:rPr>
          <w:rFonts w:ascii="Arial" w:hAnsi="Arial" w:cs="Arial"/>
          <w:sz w:val="28"/>
          <w:szCs w:val="28"/>
        </w:rPr>
        <w:t>mbavha</w:t>
      </w:r>
      <w:proofErr w:type="spellEnd"/>
      <w:r w:rsidRPr="00C47744">
        <w:rPr>
          <w:rFonts w:ascii="Arial" w:hAnsi="Arial" w:cs="Arial"/>
          <w:sz w:val="28"/>
          <w:szCs w:val="28"/>
        </w:rPr>
        <w:t xml:space="preserve"> iyi. </w:t>
      </w:r>
    </w:p>
    <w:p w:rsidRPr="00C47744" w:rsidR="00420EA2" w:rsidP="00420EA2" w:rsidRDefault="00420EA2" w14:paraId="796A3E59" w14:textId="77777777">
      <w:pPr>
        <w:jc w:val="both"/>
        <w:rPr>
          <w:rFonts w:ascii="Arial" w:hAnsi="Arial" w:cs="Arial"/>
          <w:sz w:val="28"/>
          <w:szCs w:val="28"/>
        </w:rPr>
      </w:pPr>
      <w:r w:rsidRPr="00C47744">
        <w:rPr>
          <w:rFonts w:ascii="Arial" w:hAnsi="Arial" w:cs="Arial"/>
          <w:sz w:val="28"/>
          <w:szCs w:val="28"/>
        </w:rPr>
        <w:t>“</w:t>
      </w:r>
      <w:proofErr w:type="spellStart"/>
      <w:r w:rsidRPr="00C47744">
        <w:rPr>
          <w:rFonts w:ascii="Arial" w:hAnsi="Arial" w:cs="Arial"/>
          <w:sz w:val="28"/>
          <w:szCs w:val="28"/>
        </w:rPr>
        <w:t>Iwe</w:t>
      </w:r>
      <w:proofErr w:type="spellEnd"/>
      <w:r w:rsidRPr="00C47744">
        <w:rPr>
          <w:rFonts w:ascii="Arial" w:hAnsi="Arial" w:cs="Arial"/>
          <w:sz w:val="28"/>
          <w:szCs w:val="28"/>
        </w:rPr>
        <w:t xml:space="preserve"> runner orphanage iyi.” </w:t>
      </w:r>
    </w:p>
    <w:p w:rsidRPr="00C47744" w:rsidR="00420EA2" w:rsidP="00420EA2" w:rsidRDefault="00420EA2" w14:paraId="7BE6D81C" w14:textId="77777777">
      <w:pPr>
        <w:jc w:val="both"/>
        <w:rPr>
          <w:rFonts w:ascii="Arial" w:hAnsi="Arial" w:cs="Arial"/>
          <w:sz w:val="28"/>
          <w:szCs w:val="28"/>
        </w:rPr>
      </w:pPr>
      <w:proofErr w:type="spellStart"/>
      <w:r w:rsidRPr="00C47744">
        <w:rPr>
          <w:rFonts w:ascii="Arial" w:hAnsi="Arial" w:cs="Arial"/>
          <w:sz w:val="28"/>
          <w:szCs w:val="28"/>
        </w:rPr>
        <w:t>Iwe</w:t>
      </w:r>
      <w:proofErr w:type="spellEnd"/>
      <w:r w:rsidRPr="00C47744">
        <w:rPr>
          <w:rFonts w:ascii="Arial" w:hAnsi="Arial" w:cs="Arial"/>
          <w:sz w:val="28"/>
          <w:szCs w:val="28"/>
        </w:rPr>
        <w:t xml:space="preserve"> </w:t>
      </w:r>
      <w:proofErr w:type="spellStart"/>
      <w:r w:rsidRPr="00C47744">
        <w:rPr>
          <w:rFonts w:ascii="Arial" w:hAnsi="Arial" w:cs="Arial"/>
          <w:sz w:val="28"/>
          <w:szCs w:val="28"/>
        </w:rPr>
        <w:t>woti</w:t>
      </w:r>
      <w:proofErr w:type="spellEnd"/>
      <w:r w:rsidRPr="00C47744">
        <w:rPr>
          <w:rFonts w:ascii="Arial" w:hAnsi="Arial" w:cs="Arial"/>
          <w:sz w:val="28"/>
          <w:szCs w:val="28"/>
        </w:rPr>
        <w:t xml:space="preserve">, “Shamwari </w:t>
      </w:r>
      <w:proofErr w:type="spellStart"/>
      <w:r w:rsidRPr="00C47744">
        <w:rPr>
          <w:rFonts w:ascii="Arial" w:hAnsi="Arial" w:cs="Arial"/>
          <w:sz w:val="28"/>
          <w:szCs w:val="28"/>
        </w:rPr>
        <w:t>mwana</w:t>
      </w:r>
      <w:proofErr w:type="spellEnd"/>
      <w:r w:rsidRPr="00C47744">
        <w:rPr>
          <w:rFonts w:ascii="Arial" w:hAnsi="Arial" w:cs="Arial"/>
          <w:sz w:val="28"/>
          <w:szCs w:val="28"/>
        </w:rPr>
        <w:t xml:space="preserve"> </w:t>
      </w:r>
      <w:proofErr w:type="spellStart"/>
      <w:r w:rsidRPr="00C47744">
        <w:rPr>
          <w:rFonts w:ascii="Arial" w:hAnsi="Arial" w:cs="Arial"/>
          <w:sz w:val="28"/>
          <w:szCs w:val="28"/>
        </w:rPr>
        <w:t>wangu</w:t>
      </w:r>
      <w:proofErr w:type="spellEnd"/>
      <w:r w:rsidRPr="00C47744">
        <w:rPr>
          <w:rFonts w:ascii="Arial" w:hAnsi="Arial" w:cs="Arial"/>
          <w:sz w:val="28"/>
          <w:szCs w:val="28"/>
        </w:rPr>
        <w:t xml:space="preserve">, </w:t>
      </w:r>
      <w:proofErr w:type="spellStart"/>
      <w:r w:rsidRPr="00C47744">
        <w:rPr>
          <w:rFonts w:ascii="Arial" w:hAnsi="Arial" w:cs="Arial"/>
          <w:sz w:val="28"/>
          <w:szCs w:val="28"/>
        </w:rPr>
        <w:t>iwe</w:t>
      </w:r>
      <w:proofErr w:type="spellEnd"/>
      <w:r w:rsidRPr="00C47744">
        <w:rPr>
          <w:rFonts w:ascii="Arial" w:hAnsi="Arial" w:cs="Arial"/>
          <w:sz w:val="28"/>
          <w:szCs w:val="28"/>
        </w:rPr>
        <w:t xml:space="preserve"> chi runner </w:t>
      </w:r>
      <w:proofErr w:type="spellStart"/>
      <w:r w:rsidRPr="00C47744">
        <w:rPr>
          <w:rFonts w:ascii="Arial" w:hAnsi="Arial" w:cs="Arial"/>
          <w:sz w:val="28"/>
          <w:szCs w:val="28"/>
        </w:rPr>
        <w:t>chipatara</w:t>
      </w:r>
      <w:proofErr w:type="spellEnd"/>
      <w:r w:rsidRPr="00C47744">
        <w:rPr>
          <w:rFonts w:ascii="Arial" w:hAnsi="Arial" w:cs="Arial"/>
          <w:sz w:val="28"/>
          <w:szCs w:val="28"/>
        </w:rPr>
        <w:t xml:space="preserve"> </w:t>
      </w:r>
      <w:proofErr w:type="spellStart"/>
      <w:r w:rsidRPr="00C47744">
        <w:rPr>
          <w:rFonts w:ascii="Arial" w:hAnsi="Arial" w:cs="Arial"/>
          <w:sz w:val="28"/>
          <w:szCs w:val="28"/>
        </w:rPr>
        <w:t>ichi</w:t>
      </w:r>
      <w:proofErr w:type="spellEnd"/>
      <w:r w:rsidRPr="00C47744">
        <w:rPr>
          <w:rFonts w:ascii="Arial" w:hAnsi="Arial" w:cs="Arial"/>
          <w:sz w:val="28"/>
          <w:szCs w:val="28"/>
        </w:rPr>
        <w:t xml:space="preserve">.” </w:t>
      </w:r>
    </w:p>
    <w:p w:rsidRPr="00C47744" w:rsidR="00420EA2" w:rsidP="00420EA2" w:rsidRDefault="00420EA2" w14:paraId="61FDAD12" w14:textId="77777777">
      <w:pPr>
        <w:jc w:val="both"/>
        <w:rPr>
          <w:rFonts w:ascii="Arial" w:hAnsi="Arial" w:cs="Arial"/>
          <w:sz w:val="28"/>
          <w:szCs w:val="28"/>
        </w:rPr>
      </w:pPr>
      <w:r w:rsidRPr="00C47744">
        <w:rPr>
          <w:rFonts w:ascii="Arial" w:hAnsi="Arial" w:cs="Arial"/>
          <w:sz w:val="28"/>
          <w:szCs w:val="28"/>
        </w:rPr>
        <w:t>“</w:t>
      </w:r>
      <w:proofErr w:type="spellStart"/>
      <w:r w:rsidRPr="00C47744">
        <w:rPr>
          <w:rFonts w:ascii="Arial" w:hAnsi="Arial" w:cs="Arial"/>
          <w:sz w:val="28"/>
          <w:szCs w:val="28"/>
        </w:rPr>
        <w:t>Iwewe</w:t>
      </w:r>
      <w:proofErr w:type="spellEnd"/>
      <w:r w:rsidRPr="00C47744">
        <w:rPr>
          <w:rFonts w:ascii="Arial" w:hAnsi="Arial" w:cs="Arial"/>
          <w:sz w:val="28"/>
          <w:szCs w:val="28"/>
        </w:rPr>
        <w:t xml:space="preserve"> </w:t>
      </w:r>
      <w:proofErr w:type="spellStart"/>
      <w:r w:rsidRPr="00C47744">
        <w:rPr>
          <w:rFonts w:ascii="Arial" w:hAnsi="Arial" w:cs="Arial"/>
          <w:sz w:val="28"/>
          <w:szCs w:val="28"/>
        </w:rPr>
        <w:t>chiona</w:t>
      </w:r>
      <w:proofErr w:type="spellEnd"/>
      <w:r w:rsidRPr="00C47744">
        <w:rPr>
          <w:rFonts w:ascii="Arial" w:hAnsi="Arial" w:cs="Arial"/>
          <w:sz w:val="28"/>
          <w:szCs w:val="28"/>
        </w:rPr>
        <w:t xml:space="preserve"> </w:t>
      </w:r>
      <w:proofErr w:type="spellStart"/>
      <w:r w:rsidRPr="00C47744">
        <w:rPr>
          <w:rFonts w:ascii="Arial" w:hAnsi="Arial" w:cs="Arial"/>
          <w:sz w:val="28"/>
          <w:szCs w:val="28"/>
        </w:rPr>
        <w:t>zvekuchikoro</w:t>
      </w:r>
      <w:proofErr w:type="spellEnd"/>
      <w:r w:rsidRPr="00C47744">
        <w:rPr>
          <w:rFonts w:ascii="Arial" w:hAnsi="Arial" w:cs="Arial"/>
          <w:sz w:val="28"/>
          <w:szCs w:val="28"/>
        </w:rPr>
        <w:t xml:space="preserve"> </w:t>
      </w:r>
      <w:proofErr w:type="spellStart"/>
      <w:r w:rsidRPr="00C47744">
        <w:rPr>
          <w:rFonts w:ascii="Arial" w:hAnsi="Arial" w:cs="Arial"/>
          <w:sz w:val="28"/>
          <w:szCs w:val="28"/>
        </w:rPr>
        <w:t>uko</w:t>
      </w:r>
      <w:proofErr w:type="spellEnd"/>
      <w:r w:rsidRPr="00C47744">
        <w:rPr>
          <w:rFonts w:ascii="Arial" w:hAnsi="Arial" w:cs="Arial"/>
          <w:sz w:val="28"/>
          <w:szCs w:val="28"/>
        </w:rPr>
        <w:t xml:space="preserve">.” </w:t>
      </w:r>
    </w:p>
    <w:p w:rsidRPr="00C47744" w:rsidR="00420EA2" w:rsidP="00420EA2" w:rsidRDefault="00420EA2" w14:paraId="5BE571F7" w14:textId="77777777">
      <w:pPr>
        <w:jc w:val="both"/>
        <w:rPr>
          <w:rFonts w:ascii="Arial" w:hAnsi="Arial" w:cs="Arial"/>
          <w:sz w:val="28"/>
          <w:szCs w:val="28"/>
        </w:rPr>
      </w:pPr>
      <w:r w:rsidRPr="00C47744">
        <w:rPr>
          <w:rFonts w:ascii="Arial" w:hAnsi="Arial" w:cs="Arial"/>
          <w:sz w:val="28"/>
          <w:szCs w:val="28"/>
        </w:rPr>
        <w:t>“</w:t>
      </w:r>
      <w:proofErr w:type="spellStart"/>
      <w:r w:rsidRPr="00C47744">
        <w:rPr>
          <w:rFonts w:ascii="Arial" w:hAnsi="Arial" w:cs="Arial"/>
          <w:sz w:val="28"/>
          <w:szCs w:val="28"/>
        </w:rPr>
        <w:t>Mekayi</w:t>
      </w:r>
      <w:proofErr w:type="spellEnd"/>
      <w:r w:rsidRPr="00C47744">
        <w:rPr>
          <w:rFonts w:ascii="Arial" w:hAnsi="Arial" w:cs="Arial"/>
          <w:sz w:val="28"/>
          <w:szCs w:val="28"/>
        </w:rPr>
        <w:t xml:space="preserve"> </w:t>
      </w:r>
      <w:proofErr w:type="spellStart"/>
      <w:r w:rsidRPr="00C47744">
        <w:rPr>
          <w:rFonts w:ascii="Arial" w:hAnsi="Arial" w:cs="Arial"/>
          <w:sz w:val="28"/>
          <w:szCs w:val="28"/>
        </w:rPr>
        <w:t>shuwa</w:t>
      </w:r>
      <w:proofErr w:type="spellEnd"/>
      <w:r w:rsidRPr="00C47744">
        <w:rPr>
          <w:rFonts w:ascii="Arial" w:hAnsi="Arial" w:cs="Arial"/>
          <w:sz w:val="28"/>
          <w:szCs w:val="28"/>
        </w:rPr>
        <w:t xml:space="preserve"> </w:t>
      </w:r>
      <w:proofErr w:type="spellStart"/>
      <w:r w:rsidRPr="00C47744">
        <w:rPr>
          <w:rFonts w:ascii="Arial" w:hAnsi="Arial" w:cs="Arial"/>
          <w:sz w:val="28"/>
          <w:szCs w:val="28"/>
        </w:rPr>
        <w:t>kuti</w:t>
      </w:r>
      <w:proofErr w:type="spellEnd"/>
      <w:r w:rsidRPr="00C47744">
        <w:rPr>
          <w:rFonts w:ascii="Arial" w:hAnsi="Arial" w:cs="Arial"/>
          <w:sz w:val="28"/>
          <w:szCs w:val="28"/>
        </w:rPr>
        <w:t xml:space="preserve"> </w:t>
      </w:r>
      <w:proofErr w:type="spellStart"/>
      <w:r w:rsidRPr="00C47744">
        <w:rPr>
          <w:rFonts w:ascii="Arial" w:hAnsi="Arial" w:cs="Arial"/>
          <w:sz w:val="28"/>
          <w:szCs w:val="28"/>
        </w:rPr>
        <w:t>zvinhu</w:t>
      </w:r>
      <w:proofErr w:type="spellEnd"/>
      <w:r w:rsidRPr="00C47744">
        <w:rPr>
          <w:rFonts w:ascii="Arial" w:hAnsi="Arial" w:cs="Arial"/>
          <w:sz w:val="28"/>
          <w:szCs w:val="28"/>
        </w:rPr>
        <w:t xml:space="preserve"> </w:t>
      </w:r>
      <w:proofErr w:type="spellStart"/>
      <w:r w:rsidRPr="00C47744">
        <w:rPr>
          <w:rFonts w:ascii="Arial" w:hAnsi="Arial" w:cs="Arial"/>
          <w:sz w:val="28"/>
          <w:szCs w:val="28"/>
        </w:rPr>
        <w:t>izvi</w:t>
      </w:r>
      <w:proofErr w:type="spellEnd"/>
      <w:r w:rsidRPr="00C47744">
        <w:rPr>
          <w:rFonts w:ascii="Arial" w:hAnsi="Arial" w:cs="Arial"/>
          <w:sz w:val="28"/>
          <w:szCs w:val="28"/>
        </w:rPr>
        <w:t xml:space="preserve"> </w:t>
      </w:r>
      <w:proofErr w:type="spellStart"/>
      <w:r w:rsidRPr="00C47744">
        <w:rPr>
          <w:rFonts w:ascii="Arial" w:hAnsi="Arial" w:cs="Arial"/>
          <w:sz w:val="28"/>
          <w:szCs w:val="28"/>
        </w:rPr>
        <w:t>hazviparare</w:t>
      </w:r>
      <w:proofErr w:type="spellEnd"/>
      <w:r w:rsidRPr="00C47744">
        <w:rPr>
          <w:rFonts w:ascii="Arial" w:hAnsi="Arial" w:cs="Arial"/>
          <w:sz w:val="28"/>
          <w:szCs w:val="28"/>
        </w:rPr>
        <w:t>.”</w:t>
      </w:r>
    </w:p>
    <w:p w:rsidRPr="00C47744" w:rsidR="00420EA2" w:rsidP="00420EA2" w:rsidRDefault="00420EA2" w14:paraId="0C51F630" w14:textId="77777777">
      <w:pPr>
        <w:jc w:val="both"/>
        <w:rPr>
          <w:rFonts w:ascii="Arial" w:hAnsi="Arial" w:cs="Arial"/>
          <w:sz w:val="28"/>
          <w:szCs w:val="28"/>
        </w:rPr>
      </w:pPr>
      <w:proofErr w:type="spellStart"/>
      <w:r w:rsidRPr="00C47744">
        <w:rPr>
          <w:rFonts w:ascii="Arial" w:hAnsi="Arial" w:cs="Arial"/>
          <w:sz w:val="28"/>
          <w:szCs w:val="28"/>
        </w:rPr>
        <w:t>Iwe</w:t>
      </w:r>
      <w:proofErr w:type="spellEnd"/>
      <w:r w:rsidRPr="00C47744">
        <w:rPr>
          <w:rFonts w:ascii="Arial" w:hAnsi="Arial" w:cs="Arial"/>
          <w:sz w:val="28"/>
          <w:szCs w:val="28"/>
        </w:rPr>
        <w:t xml:space="preserve"> </w:t>
      </w:r>
      <w:proofErr w:type="spellStart"/>
      <w:r w:rsidRPr="00C47744">
        <w:rPr>
          <w:rFonts w:ascii="Arial" w:hAnsi="Arial" w:cs="Arial"/>
          <w:sz w:val="28"/>
          <w:szCs w:val="28"/>
        </w:rPr>
        <w:t>wakufa</w:t>
      </w:r>
      <w:proofErr w:type="spellEnd"/>
      <w:r w:rsidRPr="00C47744">
        <w:rPr>
          <w:rFonts w:ascii="Arial" w:hAnsi="Arial" w:cs="Arial"/>
          <w:sz w:val="28"/>
          <w:szCs w:val="28"/>
        </w:rPr>
        <w:t xml:space="preserve"> </w:t>
      </w:r>
      <w:proofErr w:type="spellStart"/>
      <w:r w:rsidRPr="00C47744">
        <w:rPr>
          <w:rFonts w:ascii="Arial" w:hAnsi="Arial" w:cs="Arial"/>
          <w:sz w:val="28"/>
          <w:szCs w:val="28"/>
        </w:rPr>
        <w:t>zvako</w:t>
      </w:r>
      <w:proofErr w:type="spellEnd"/>
      <w:r w:rsidRPr="00C47744">
        <w:rPr>
          <w:rFonts w:ascii="Arial" w:hAnsi="Arial" w:cs="Arial"/>
          <w:sz w:val="28"/>
          <w:szCs w:val="28"/>
        </w:rPr>
        <w:t xml:space="preserve"> </w:t>
      </w:r>
      <w:proofErr w:type="spellStart"/>
      <w:r w:rsidRPr="00C47744">
        <w:rPr>
          <w:rFonts w:ascii="Arial" w:hAnsi="Arial" w:cs="Arial"/>
          <w:sz w:val="28"/>
          <w:szCs w:val="28"/>
        </w:rPr>
        <w:t>handitika</w:t>
      </w:r>
      <w:proofErr w:type="spellEnd"/>
      <w:r w:rsidRPr="00C47744">
        <w:rPr>
          <w:rFonts w:ascii="Arial" w:hAnsi="Arial" w:cs="Arial"/>
          <w:sz w:val="28"/>
          <w:szCs w:val="28"/>
        </w:rPr>
        <w:t xml:space="preserve">? </w:t>
      </w:r>
      <w:proofErr w:type="spellStart"/>
      <w:r w:rsidRPr="00C47744">
        <w:rPr>
          <w:rFonts w:ascii="Arial" w:hAnsi="Arial" w:cs="Arial"/>
          <w:sz w:val="28"/>
          <w:szCs w:val="28"/>
        </w:rPr>
        <w:t>Ngazvirambe</w:t>
      </w:r>
      <w:proofErr w:type="spellEnd"/>
      <w:r w:rsidRPr="00C47744">
        <w:rPr>
          <w:rFonts w:ascii="Arial" w:hAnsi="Arial" w:cs="Arial"/>
          <w:sz w:val="28"/>
          <w:szCs w:val="28"/>
        </w:rPr>
        <w:t xml:space="preserve"> </w:t>
      </w:r>
      <w:proofErr w:type="spellStart"/>
      <w:r w:rsidRPr="00C47744">
        <w:rPr>
          <w:rFonts w:ascii="Arial" w:hAnsi="Arial" w:cs="Arial"/>
          <w:sz w:val="28"/>
          <w:szCs w:val="28"/>
        </w:rPr>
        <w:t>zvichienda</w:t>
      </w:r>
      <w:proofErr w:type="spellEnd"/>
      <w:r w:rsidRPr="00C47744">
        <w:rPr>
          <w:rFonts w:ascii="Arial" w:hAnsi="Arial" w:cs="Arial"/>
          <w:sz w:val="28"/>
          <w:szCs w:val="28"/>
        </w:rPr>
        <w:t xml:space="preserve"> </w:t>
      </w:r>
      <w:proofErr w:type="spellStart"/>
      <w:r w:rsidRPr="00C47744">
        <w:rPr>
          <w:rFonts w:ascii="Arial" w:hAnsi="Arial" w:cs="Arial"/>
          <w:sz w:val="28"/>
          <w:szCs w:val="28"/>
        </w:rPr>
        <w:t>mbe</w:t>
      </w:r>
      <w:proofErr w:type="spellEnd"/>
      <w:r w:rsidRPr="00C47744">
        <w:rPr>
          <w:rFonts w:ascii="Arial" w:hAnsi="Arial" w:cs="Arial"/>
          <w:sz w:val="28"/>
          <w:szCs w:val="28"/>
        </w:rPr>
        <w:t xml:space="preserve">…? </w:t>
      </w:r>
      <w:r w:rsidRPr="00C47744">
        <w:rPr>
          <w:rFonts w:ascii="Arial" w:hAnsi="Arial" w:cs="Arial"/>
          <w:sz w:val="18"/>
          <w:szCs w:val="18"/>
        </w:rPr>
        <w:t>[Congregation says, “</w:t>
      </w:r>
      <w:proofErr w:type="spellStart"/>
      <w:r w:rsidRPr="00C47744">
        <w:rPr>
          <w:rFonts w:ascii="Arial" w:hAnsi="Arial" w:cs="Arial"/>
          <w:sz w:val="18"/>
          <w:szCs w:val="18"/>
        </w:rPr>
        <w:t>mberi</w:t>
      </w:r>
      <w:proofErr w:type="spellEnd"/>
      <w:r w:rsidRPr="00C47744">
        <w:rPr>
          <w:rFonts w:ascii="Arial" w:hAnsi="Arial" w:cs="Arial"/>
          <w:sz w:val="18"/>
          <w:szCs w:val="18"/>
        </w:rPr>
        <w:t>.”]</w:t>
      </w:r>
      <w:r w:rsidRPr="00C47744">
        <w:rPr>
          <w:rFonts w:ascii="Arial" w:hAnsi="Arial" w:cs="Arial"/>
          <w:sz w:val="28"/>
          <w:szCs w:val="28"/>
        </w:rPr>
        <w:t xml:space="preserve"> </w:t>
      </w:r>
    </w:p>
    <w:p w:rsidRPr="00114DD5" w:rsidR="00420EA2" w:rsidP="00420EA2" w:rsidRDefault="00420EA2" w14:paraId="3F5E40AA" w14:textId="77777777">
      <w:pPr>
        <w:jc w:val="both"/>
        <w:rPr>
          <w:ins w:author="Transcriber01 JHB" w:date="2025-08-22T12:04:00Z" w16du:dateUtc="2025-08-22T10:04:00Z" w:id="739"/>
          <w:rFonts w:ascii="Arial" w:hAnsi="Arial" w:cs="Arial"/>
          <w:sz w:val="28"/>
          <w:szCs w:val="28"/>
          <w:rPrChange w:author="Transcriber01 JHB" w:date="2025-08-22T12:28:00Z" w16du:dateUtc="2025-08-22T10:28:00Z" w:id="740">
            <w:rPr>
              <w:ins w:author="Transcriber01 JHB" w:date="2025-08-22T12:04:00Z" w16du:dateUtc="2025-08-22T10:04:00Z" w:id="741"/>
              <w:rFonts w:ascii="Arial" w:hAnsi="Arial" w:cs="Arial"/>
              <w:sz w:val="28"/>
              <w:szCs w:val="28"/>
              <w:lang w:val="x-none"/>
            </w:rPr>
          </w:rPrChange>
        </w:rPr>
      </w:pPr>
      <w:r w:rsidRPr="001169F1">
        <w:rPr>
          <w:rFonts w:ascii="Arial" w:hAnsi="Arial" w:cs="Arial"/>
          <w:sz w:val="28"/>
          <w:szCs w:val="28"/>
          <w:vertAlign w:val="superscript"/>
        </w:rPr>
        <w:t>481</w:t>
      </w:r>
      <w:r>
        <w:rPr>
          <w:rFonts w:ascii="Arial" w:hAnsi="Arial" w:cs="Arial"/>
          <w:sz w:val="28"/>
          <w:szCs w:val="28"/>
        </w:rPr>
        <w:t xml:space="preserve"> </w:t>
      </w:r>
      <w:r w:rsidRPr="00C47744">
        <w:rPr>
          <w:rFonts w:ascii="Arial" w:hAnsi="Arial" w:cs="Arial"/>
          <w:sz w:val="28"/>
          <w:szCs w:val="28"/>
        </w:rPr>
        <w:t xml:space="preserve">Saka </w:t>
      </w:r>
      <w:proofErr w:type="spellStart"/>
      <w:r w:rsidRPr="00C47744">
        <w:rPr>
          <w:rFonts w:ascii="Arial" w:hAnsi="Arial" w:cs="Arial"/>
          <w:sz w:val="28"/>
          <w:szCs w:val="28"/>
        </w:rPr>
        <w:t>tatsanya</w:t>
      </w:r>
      <w:proofErr w:type="spellEnd"/>
      <w:r w:rsidRPr="00C47744">
        <w:rPr>
          <w:rFonts w:ascii="Arial" w:hAnsi="Arial" w:cs="Arial"/>
          <w:sz w:val="28"/>
          <w:szCs w:val="28"/>
        </w:rPr>
        <w:t xml:space="preserve"> enough here </w:t>
      </w:r>
      <w:proofErr w:type="spellStart"/>
      <w:r w:rsidRPr="00C47744">
        <w:rPr>
          <w:rFonts w:ascii="Arial" w:hAnsi="Arial" w:cs="Arial"/>
          <w:sz w:val="28"/>
          <w:szCs w:val="28"/>
        </w:rPr>
        <w:t>Chitatu</w:t>
      </w:r>
      <w:proofErr w:type="spellEnd"/>
      <w:r w:rsidRPr="00C47744">
        <w:rPr>
          <w:rFonts w:ascii="Arial" w:hAnsi="Arial" w:cs="Arial"/>
          <w:sz w:val="28"/>
          <w:szCs w:val="28"/>
        </w:rPr>
        <w:t xml:space="preserve"> </w:t>
      </w:r>
      <w:proofErr w:type="spellStart"/>
      <w:r w:rsidRPr="00C47744">
        <w:rPr>
          <w:rFonts w:ascii="Arial" w:hAnsi="Arial" w:cs="Arial"/>
          <w:sz w:val="28"/>
          <w:szCs w:val="28"/>
        </w:rPr>
        <w:t>ichi</w:t>
      </w:r>
      <w:proofErr w:type="spellEnd"/>
      <w:r w:rsidRPr="00C47744">
        <w:rPr>
          <w:rFonts w:ascii="Arial" w:hAnsi="Arial" w:cs="Arial"/>
          <w:sz w:val="28"/>
          <w:szCs w:val="28"/>
        </w:rPr>
        <w:t xml:space="preserve">? </w:t>
      </w:r>
      <w:r w:rsidRPr="00C47744">
        <w:rPr>
          <w:rFonts w:ascii="Arial" w:hAnsi="Arial" w:cs="Arial"/>
          <w:sz w:val="18"/>
          <w:szCs w:val="18"/>
        </w:rPr>
        <w:t>[Congregation says, “no.”]</w:t>
      </w:r>
      <w:r w:rsidRPr="00C47744">
        <w:rPr>
          <w:rFonts w:ascii="Arial" w:hAnsi="Arial" w:cs="Arial"/>
          <w:sz w:val="28"/>
          <w:szCs w:val="28"/>
        </w:rPr>
        <w:t xml:space="preserve"> </w:t>
      </w:r>
      <w:proofErr w:type="spellStart"/>
      <w:r w:rsidRPr="00C47744">
        <w:rPr>
          <w:rFonts w:ascii="Arial" w:hAnsi="Arial" w:cs="Arial"/>
          <w:sz w:val="28"/>
          <w:szCs w:val="28"/>
        </w:rPr>
        <w:t>Tatsanya</w:t>
      </w:r>
      <w:proofErr w:type="spellEnd"/>
      <w:r w:rsidRPr="00C47744">
        <w:rPr>
          <w:rFonts w:ascii="Arial" w:hAnsi="Arial" w:cs="Arial"/>
          <w:sz w:val="28"/>
          <w:szCs w:val="28"/>
        </w:rPr>
        <w:t xml:space="preserve"> enough here </w:t>
      </w:r>
      <w:proofErr w:type="spellStart"/>
      <w:r w:rsidRPr="00C47744">
        <w:rPr>
          <w:rFonts w:ascii="Arial" w:hAnsi="Arial" w:cs="Arial"/>
          <w:sz w:val="28"/>
          <w:szCs w:val="28"/>
        </w:rPr>
        <w:t>Chishanu</w:t>
      </w:r>
      <w:proofErr w:type="spellEnd"/>
      <w:r w:rsidRPr="00C47744">
        <w:rPr>
          <w:rFonts w:ascii="Arial" w:hAnsi="Arial" w:cs="Arial"/>
          <w:sz w:val="28"/>
          <w:szCs w:val="28"/>
        </w:rPr>
        <w:t xml:space="preserve"> </w:t>
      </w:r>
      <w:proofErr w:type="spellStart"/>
      <w:r w:rsidRPr="00C47744">
        <w:rPr>
          <w:rFonts w:ascii="Arial" w:hAnsi="Arial" w:cs="Arial"/>
          <w:sz w:val="28"/>
          <w:szCs w:val="28"/>
        </w:rPr>
        <w:t>ichi</w:t>
      </w:r>
      <w:proofErr w:type="spellEnd"/>
      <w:r w:rsidRPr="00C47744">
        <w:rPr>
          <w:rFonts w:ascii="Arial" w:hAnsi="Arial" w:cs="Arial"/>
          <w:sz w:val="28"/>
          <w:szCs w:val="28"/>
        </w:rPr>
        <w:t xml:space="preserve">? </w:t>
      </w:r>
      <w:r w:rsidRPr="00C47744">
        <w:rPr>
          <w:rFonts w:ascii="Arial" w:hAnsi="Arial" w:cs="Arial"/>
          <w:sz w:val="18"/>
          <w:szCs w:val="18"/>
        </w:rPr>
        <w:t>[Congregation says, “no.”]</w:t>
      </w:r>
      <w:r w:rsidRPr="00C47744">
        <w:rPr>
          <w:rFonts w:ascii="Arial" w:hAnsi="Arial" w:cs="Arial"/>
          <w:sz w:val="28"/>
          <w:szCs w:val="28"/>
        </w:rPr>
        <w:t xml:space="preserve"> Aluta Continua! </w:t>
      </w:r>
      <w:r w:rsidRPr="00C47744">
        <w:rPr>
          <w:rFonts w:ascii="Arial" w:hAnsi="Arial" w:cs="Arial"/>
          <w:sz w:val="18"/>
          <w:szCs w:val="18"/>
        </w:rPr>
        <w:t>[Congregation says, “Amen.”]</w:t>
      </w:r>
      <w:r w:rsidRPr="00C47744">
        <w:rPr>
          <w:rFonts w:ascii="Arial" w:hAnsi="Arial" w:cs="Arial"/>
          <w:sz w:val="28"/>
          <w:szCs w:val="28"/>
        </w:rPr>
        <w:t xml:space="preserve">  Amen! </w:t>
      </w:r>
      <w:r w:rsidRPr="00C47744">
        <w:rPr>
          <w:rFonts w:ascii="Arial" w:hAnsi="Arial" w:cs="Arial"/>
          <w:sz w:val="18"/>
          <w:szCs w:val="18"/>
        </w:rPr>
        <w:t>[Congregation says, “Amen.”]</w:t>
      </w:r>
      <w:r w:rsidRPr="00C47744">
        <w:rPr>
          <w:rFonts w:ascii="Arial" w:hAnsi="Arial" w:cs="Arial"/>
          <w:sz w:val="28"/>
          <w:szCs w:val="28"/>
        </w:rPr>
        <w:t xml:space="preserve"> We must break what? </w:t>
      </w:r>
      <w:r w:rsidRPr="00C47744">
        <w:rPr>
          <w:rFonts w:ascii="Arial" w:hAnsi="Arial" w:cs="Arial"/>
          <w:sz w:val="18"/>
          <w:szCs w:val="18"/>
        </w:rPr>
        <w:t>[Apostle Gumbura and Congregation say, “through</w:t>
      </w:r>
      <w:r>
        <w:rPr>
          <w:rFonts w:ascii="Arial" w:hAnsi="Arial" w:cs="Arial"/>
          <w:sz w:val="18"/>
          <w:szCs w:val="18"/>
        </w:rPr>
        <w:t>”; Congregation says,</w:t>
      </w:r>
      <w:r w:rsidRPr="00C47744">
        <w:rPr>
          <w:rFonts w:ascii="Arial" w:hAnsi="Arial" w:cs="Arial"/>
          <w:sz w:val="18"/>
          <w:szCs w:val="18"/>
        </w:rPr>
        <w:t xml:space="preserve"> Amen.”]</w:t>
      </w:r>
      <w:r w:rsidRPr="00C47744">
        <w:rPr>
          <w:rFonts w:ascii="Arial" w:hAnsi="Arial" w:cs="Arial"/>
          <w:sz w:val="28"/>
          <w:szCs w:val="28"/>
        </w:rPr>
        <w:t xml:space="preserve">  Hallelujah! </w:t>
      </w:r>
      <w:r w:rsidRPr="00C47744">
        <w:rPr>
          <w:rFonts w:ascii="Arial" w:hAnsi="Arial" w:cs="Arial"/>
          <w:sz w:val="18"/>
          <w:szCs w:val="18"/>
        </w:rPr>
        <w:t>[Congregation says, “Amen.”]</w:t>
      </w:r>
      <w:r w:rsidRPr="00C47744">
        <w:rPr>
          <w:rFonts w:ascii="Arial" w:hAnsi="Arial" w:cs="Arial"/>
          <w:sz w:val="28"/>
          <w:szCs w:val="28"/>
        </w:rPr>
        <w:t xml:space="preserve"> </w:t>
      </w:r>
      <w:proofErr w:type="spellStart"/>
      <w:r w:rsidRPr="00C47744">
        <w:rPr>
          <w:rFonts w:ascii="Arial" w:hAnsi="Arial" w:cs="Arial"/>
          <w:sz w:val="28"/>
          <w:szCs w:val="28"/>
        </w:rPr>
        <w:t>Kusvika</w:t>
      </w:r>
      <w:proofErr w:type="spellEnd"/>
      <w:r w:rsidRPr="00C47744">
        <w:rPr>
          <w:rFonts w:ascii="Arial" w:hAnsi="Arial" w:cs="Arial"/>
          <w:sz w:val="28"/>
          <w:szCs w:val="28"/>
        </w:rPr>
        <w:t xml:space="preserve"> </w:t>
      </w:r>
      <w:proofErr w:type="spellStart"/>
      <w:r w:rsidRPr="00C47744">
        <w:rPr>
          <w:rFonts w:ascii="Arial" w:hAnsi="Arial" w:cs="Arial"/>
          <w:sz w:val="28"/>
          <w:szCs w:val="28"/>
        </w:rPr>
        <w:t>zvatiri</w:t>
      </w:r>
      <w:proofErr w:type="spellEnd"/>
      <w:r w:rsidRPr="00C47744">
        <w:rPr>
          <w:rFonts w:ascii="Arial" w:hAnsi="Arial" w:cs="Arial"/>
          <w:sz w:val="28"/>
          <w:szCs w:val="28"/>
        </w:rPr>
        <w:t xml:space="preserve"> </w:t>
      </w:r>
      <w:proofErr w:type="spellStart"/>
      <w:r w:rsidRPr="00C47744">
        <w:rPr>
          <w:rFonts w:ascii="Arial" w:hAnsi="Arial" w:cs="Arial"/>
          <w:sz w:val="28"/>
          <w:szCs w:val="28"/>
        </w:rPr>
        <w:t>kushuva</w:t>
      </w:r>
      <w:proofErr w:type="spellEnd"/>
      <w:r w:rsidRPr="00C47744">
        <w:rPr>
          <w:rFonts w:ascii="Arial" w:hAnsi="Arial" w:cs="Arial"/>
          <w:sz w:val="28"/>
          <w:szCs w:val="28"/>
        </w:rPr>
        <w:t xml:space="preserve">, Vision </w:t>
      </w:r>
      <w:proofErr w:type="spellStart"/>
      <w:r w:rsidRPr="00C47744">
        <w:rPr>
          <w:rFonts w:ascii="Arial" w:hAnsi="Arial" w:cs="Arial"/>
          <w:sz w:val="28"/>
          <w:szCs w:val="28"/>
        </w:rPr>
        <w:t>yedu</w:t>
      </w:r>
      <w:proofErr w:type="spellEnd"/>
      <w:r w:rsidRPr="00C47744">
        <w:rPr>
          <w:rFonts w:ascii="Arial" w:hAnsi="Arial" w:cs="Arial"/>
          <w:sz w:val="28"/>
          <w:szCs w:val="28"/>
        </w:rPr>
        <w:t xml:space="preserve"> </w:t>
      </w:r>
      <w:proofErr w:type="spellStart"/>
      <w:r w:rsidRPr="00C47744">
        <w:rPr>
          <w:rFonts w:ascii="Arial" w:hAnsi="Arial" w:cs="Arial"/>
          <w:sz w:val="28"/>
          <w:szCs w:val="28"/>
        </w:rPr>
        <w:t>yaita</w:t>
      </w:r>
      <w:proofErr w:type="spellEnd"/>
      <w:r w:rsidRPr="00C47744">
        <w:rPr>
          <w:rFonts w:ascii="Arial" w:hAnsi="Arial" w:cs="Arial"/>
          <w:sz w:val="28"/>
          <w:szCs w:val="28"/>
        </w:rPr>
        <w:t xml:space="preserve"> </w:t>
      </w:r>
      <w:proofErr w:type="spellStart"/>
      <w:r w:rsidRPr="00C47744">
        <w:rPr>
          <w:rFonts w:ascii="Arial" w:hAnsi="Arial" w:cs="Arial"/>
          <w:sz w:val="28"/>
          <w:szCs w:val="28"/>
        </w:rPr>
        <w:t>nya</w:t>
      </w:r>
      <w:proofErr w:type="spellEnd"/>
      <w:r w:rsidRPr="00C47744">
        <w:rPr>
          <w:rFonts w:ascii="Arial" w:hAnsi="Arial" w:cs="Arial"/>
          <w:sz w:val="28"/>
          <w:szCs w:val="28"/>
        </w:rPr>
        <w:t xml:space="preserve">…? </w:t>
      </w:r>
      <w:r w:rsidRPr="00C47744">
        <w:rPr>
          <w:rFonts w:ascii="Arial" w:hAnsi="Arial" w:cs="Arial"/>
          <w:sz w:val="18"/>
          <w:szCs w:val="18"/>
        </w:rPr>
        <w:t>[Congregation says, “</w:t>
      </w:r>
      <w:proofErr w:type="spellStart"/>
      <w:r w:rsidRPr="00114DD5">
        <w:rPr>
          <w:rFonts w:ascii="Arial" w:hAnsi="Arial" w:cs="Arial"/>
          <w:sz w:val="18"/>
          <w:szCs w:val="18"/>
        </w:rPr>
        <w:t>nyama</w:t>
      </w:r>
      <w:proofErr w:type="spellEnd"/>
      <w:r w:rsidRPr="00114DD5">
        <w:rPr>
          <w:rFonts w:ascii="Arial" w:hAnsi="Arial" w:cs="Arial"/>
          <w:sz w:val="18"/>
          <w:szCs w:val="18"/>
          <w:rPrChange w:author="Transcriber01 JHB" w:date="2025-08-22T12:28:00Z" w16du:dateUtc="2025-08-22T10:28:00Z" w:id="742">
            <w:rPr>
              <w:rFonts w:ascii="Arial" w:hAnsi="Arial" w:cs="Arial"/>
              <w:sz w:val="18"/>
              <w:szCs w:val="18"/>
              <w:lang w:val="en-ZW"/>
            </w:rPr>
          </w:rPrChange>
        </w:rPr>
        <w:t>.”]</w:t>
      </w:r>
      <w:r w:rsidRPr="00114DD5">
        <w:rPr>
          <w:rFonts w:ascii="Arial" w:hAnsi="Arial" w:cs="Arial"/>
          <w:sz w:val="28"/>
          <w:szCs w:val="28"/>
          <w:rPrChange w:author="Transcriber01 JHB" w:date="2025-08-22T12:28:00Z" w16du:dateUtc="2025-08-22T10:28:00Z" w:id="743">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44">
            <w:rPr>
              <w:rFonts w:ascii="Arial" w:hAnsi="Arial" w:cs="Arial"/>
              <w:sz w:val="28"/>
              <w:szCs w:val="28"/>
              <w:lang w:val="x-none"/>
            </w:rPr>
          </w:rPrChange>
        </w:rPr>
        <w:t>Yaita</w:t>
      </w:r>
      <w:proofErr w:type="spellEnd"/>
      <w:r w:rsidRPr="00114DD5">
        <w:rPr>
          <w:rFonts w:ascii="Arial" w:hAnsi="Arial" w:cs="Arial"/>
          <w:sz w:val="28"/>
          <w:szCs w:val="28"/>
          <w:rPrChange w:author="Transcriber01 JHB" w:date="2025-08-22T12:28:00Z" w16du:dateUtc="2025-08-22T10:28:00Z" w:id="745">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46">
            <w:rPr>
              <w:rFonts w:ascii="Arial" w:hAnsi="Arial" w:cs="Arial"/>
              <w:sz w:val="28"/>
              <w:szCs w:val="28"/>
              <w:lang w:val="x-none"/>
            </w:rPr>
          </w:rPrChange>
        </w:rPr>
        <w:t>nyama</w:t>
      </w:r>
      <w:proofErr w:type="spellEnd"/>
      <w:r w:rsidRPr="00114DD5">
        <w:rPr>
          <w:rFonts w:ascii="Arial" w:hAnsi="Arial" w:cs="Arial"/>
          <w:sz w:val="28"/>
          <w:szCs w:val="28"/>
          <w:rPrChange w:author="Transcriber01 JHB" w:date="2025-08-22T12:28:00Z" w16du:dateUtc="2025-08-22T10:28:00Z" w:id="747">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48">
            <w:rPr>
              <w:rFonts w:ascii="Arial" w:hAnsi="Arial" w:cs="Arial"/>
              <w:sz w:val="28"/>
              <w:szCs w:val="28"/>
              <w:lang w:val="x-none"/>
            </w:rPr>
          </w:rPrChange>
        </w:rPr>
        <w:t>Tavaka</w:t>
      </w:r>
      <w:proofErr w:type="spellEnd"/>
      <w:r w:rsidRPr="00114DD5">
        <w:rPr>
          <w:rFonts w:ascii="Arial" w:hAnsi="Arial" w:cs="Arial"/>
          <w:sz w:val="28"/>
          <w:szCs w:val="28"/>
          <w:rPrChange w:author="Transcriber01 JHB" w:date="2025-08-22T12:28:00Z" w16du:dateUtc="2025-08-22T10:28:00Z" w:id="749">
            <w:rPr>
              <w:rFonts w:ascii="Arial" w:hAnsi="Arial" w:cs="Arial"/>
              <w:sz w:val="28"/>
              <w:szCs w:val="28"/>
              <w:lang w:val="x-none"/>
            </w:rPr>
          </w:rPrChange>
        </w:rPr>
        <w:t xml:space="preserve"> Jerusalem Home Of The Bri…? </w:t>
      </w:r>
      <w:r w:rsidRPr="00114DD5">
        <w:rPr>
          <w:rFonts w:ascii="Arial" w:hAnsi="Arial" w:cs="Arial"/>
          <w:sz w:val="18"/>
          <w:szCs w:val="18"/>
          <w:rPrChange w:author="Transcriber01 JHB" w:date="2025-08-22T12:28:00Z" w16du:dateUtc="2025-08-22T10:28:00Z" w:id="750">
            <w:rPr>
              <w:rFonts w:ascii="Arial" w:hAnsi="Arial" w:cs="Arial"/>
              <w:sz w:val="18"/>
              <w:szCs w:val="18"/>
              <w:lang w:val="x-none"/>
            </w:rPr>
          </w:rPrChange>
        </w:rPr>
        <w:t>[Congregation says, “the Bride.”]</w:t>
      </w:r>
      <w:r w:rsidRPr="00114DD5">
        <w:rPr>
          <w:rFonts w:ascii="Arial" w:hAnsi="Arial" w:cs="Arial"/>
          <w:sz w:val="28"/>
          <w:szCs w:val="28"/>
          <w:rPrChange w:author="Transcriber01 JHB" w:date="2025-08-22T12:28:00Z" w16du:dateUtc="2025-08-22T10:28:00Z" w:id="751">
            <w:rPr>
              <w:rFonts w:ascii="Arial" w:hAnsi="Arial" w:cs="Arial"/>
              <w:sz w:val="28"/>
              <w:szCs w:val="28"/>
              <w:lang w:val="x-none"/>
            </w:rPr>
          </w:rPrChange>
        </w:rPr>
        <w:t xml:space="preserve"> </w:t>
      </w:r>
    </w:p>
    <w:p w:rsidRPr="00114DD5" w:rsidR="00420EA2" w:rsidDel="00C61896" w:rsidP="00420EA2" w:rsidRDefault="00420EA2" w14:paraId="1DE3A090" w14:textId="77777777">
      <w:pPr>
        <w:jc w:val="both"/>
        <w:rPr>
          <w:del w:author="Transcriber01 JHB" w:date="2025-08-22T12:04:00Z" w16du:dateUtc="2025-08-22T10:04:00Z" w:id="752"/>
          <w:rFonts w:ascii="Arial" w:hAnsi="Arial" w:cs="Arial"/>
          <w:sz w:val="28"/>
          <w:szCs w:val="28"/>
          <w:rPrChange w:author="Transcriber01 JHB" w:date="2025-08-22T12:28:00Z" w16du:dateUtc="2025-08-22T10:28:00Z" w:id="753">
            <w:rPr>
              <w:del w:author="Transcriber01 JHB" w:date="2025-08-22T12:04:00Z" w16du:dateUtc="2025-08-22T10:04:00Z" w:id="754"/>
              <w:rFonts w:ascii="Arial" w:hAnsi="Arial" w:cs="Arial"/>
              <w:sz w:val="28"/>
              <w:szCs w:val="28"/>
              <w:lang w:val="x-none"/>
            </w:rPr>
          </w:rPrChange>
        </w:rPr>
      </w:pPr>
      <w:r w:rsidRPr="00C71ED1">
        <w:rPr>
          <w:rFonts w:ascii="Arial" w:hAnsi="Arial" w:cs="Arial"/>
          <w:sz w:val="28"/>
          <w:szCs w:val="28"/>
          <w:vertAlign w:val="superscript"/>
        </w:rPr>
        <w:t xml:space="preserve">482 </w:t>
      </w:r>
      <w:proofErr w:type="spellStart"/>
      <w:r w:rsidRPr="00114DD5">
        <w:rPr>
          <w:rFonts w:ascii="Arial" w:hAnsi="Arial" w:cs="Arial"/>
          <w:sz w:val="28"/>
          <w:szCs w:val="28"/>
          <w:rPrChange w:author="Transcriber01 JHB" w:date="2025-08-22T12:28:00Z" w16du:dateUtc="2025-08-22T10:28:00Z" w:id="755">
            <w:rPr>
              <w:rFonts w:ascii="Arial" w:hAnsi="Arial" w:cs="Arial"/>
              <w:sz w:val="28"/>
              <w:szCs w:val="28"/>
              <w:lang w:val="x-none"/>
            </w:rPr>
          </w:rPrChange>
        </w:rPr>
        <w:t>Munhu</w:t>
      </w:r>
      <w:proofErr w:type="spellEnd"/>
      <w:r w:rsidRPr="00114DD5">
        <w:rPr>
          <w:rFonts w:ascii="Arial" w:hAnsi="Arial" w:cs="Arial"/>
          <w:sz w:val="28"/>
          <w:szCs w:val="28"/>
          <w:rPrChange w:author="Transcriber01 JHB" w:date="2025-08-22T12:28:00Z" w16du:dateUtc="2025-08-22T10:28:00Z" w:id="756">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57">
            <w:rPr>
              <w:rFonts w:ascii="Arial" w:hAnsi="Arial" w:cs="Arial"/>
              <w:sz w:val="28"/>
              <w:szCs w:val="28"/>
              <w:lang w:val="x-none"/>
            </w:rPr>
          </w:rPrChange>
        </w:rPr>
        <w:t>mumwe</w:t>
      </w:r>
      <w:proofErr w:type="spellEnd"/>
      <w:r w:rsidRPr="00114DD5">
        <w:rPr>
          <w:rFonts w:ascii="Arial" w:hAnsi="Arial" w:cs="Arial"/>
          <w:sz w:val="28"/>
          <w:szCs w:val="28"/>
          <w:rPrChange w:author="Transcriber01 JHB" w:date="2025-08-22T12:28:00Z" w16du:dateUtc="2025-08-22T10:28:00Z" w:id="75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59">
            <w:rPr>
              <w:rFonts w:ascii="Arial" w:hAnsi="Arial" w:cs="Arial"/>
              <w:sz w:val="28"/>
              <w:szCs w:val="28"/>
              <w:lang w:val="x-none"/>
            </w:rPr>
          </w:rPrChange>
        </w:rPr>
        <w:t>nemumwe</w:t>
      </w:r>
      <w:proofErr w:type="spellEnd"/>
      <w:r w:rsidRPr="00114DD5">
        <w:rPr>
          <w:rFonts w:ascii="Arial" w:hAnsi="Arial" w:cs="Arial"/>
          <w:sz w:val="28"/>
          <w:szCs w:val="28"/>
          <w:rPrChange w:author="Transcriber01 JHB" w:date="2025-08-22T12:28:00Z" w16du:dateUtc="2025-08-22T10:28:00Z" w:id="76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61">
            <w:rPr>
              <w:rFonts w:ascii="Arial" w:hAnsi="Arial" w:cs="Arial"/>
              <w:sz w:val="28"/>
              <w:szCs w:val="28"/>
              <w:lang w:val="x-none"/>
            </w:rPr>
          </w:rPrChange>
        </w:rPr>
        <w:t>vanhu</w:t>
      </w:r>
      <w:proofErr w:type="spellEnd"/>
      <w:r w:rsidRPr="00114DD5">
        <w:rPr>
          <w:rFonts w:ascii="Arial" w:hAnsi="Arial" w:cs="Arial"/>
          <w:sz w:val="28"/>
          <w:szCs w:val="28"/>
          <w:rPrChange w:author="Transcriber01 JHB" w:date="2025-08-22T12:28:00Z" w16du:dateUtc="2025-08-22T10:28:00Z" w:id="76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63">
            <w:rPr>
              <w:rFonts w:ascii="Arial" w:hAnsi="Arial" w:cs="Arial"/>
              <w:sz w:val="28"/>
              <w:szCs w:val="28"/>
              <w:lang w:val="x-none"/>
            </w:rPr>
          </w:rPrChange>
        </w:rPr>
        <w:t>vaMwari</w:t>
      </w:r>
      <w:proofErr w:type="spellEnd"/>
      <w:r w:rsidRPr="00114DD5">
        <w:rPr>
          <w:rFonts w:ascii="Arial" w:hAnsi="Arial" w:cs="Arial"/>
          <w:sz w:val="28"/>
          <w:szCs w:val="28"/>
          <w:rPrChange w:author="Transcriber01 JHB" w:date="2025-08-22T12:28:00Z" w16du:dateUtc="2025-08-22T10:28:00Z" w:id="76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65">
            <w:rPr>
              <w:rFonts w:ascii="Arial" w:hAnsi="Arial" w:cs="Arial"/>
              <w:sz w:val="28"/>
              <w:szCs w:val="28"/>
              <w:lang w:val="x-none"/>
            </w:rPr>
          </w:rPrChange>
        </w:rPr>
        <w:t>ngaati</w:t>
      </w:r>
      <w:proofErr w:type="spellEnd"/>
      <w:r w:rsidRPr="00114DD5">
        <w:rPr>
          <w:rFonts w:ascii="Arial" w:hAnsi="Arial" w:cs="Arial"/>
          <w:sz w:val="28"/>
          <w:szCs w:val="28"/>
          <w:rPrChange w:author="Transcriber01 JHB" w:date="2025-08-22T12:28:00Z" w16du:dateUtc="2025-08-22T10:28:00Z" w:id="766">
            <w:rPr>
              <w:rFonts w:ascii="Arial" w:hAnsi="Arial" w:cs="Arial"/>
              <w:sz w:val="28"/>
              <w:szCs w:val="28"/>
              <w:lang w:val="x-none"/>
            </w:rPr>
          </w:rPrChange>
        </w:rPr>
        <w:t>,</w:t>
      </w:r>
      <w:ins w:author="Transcriber01 JHB" w:date="2025-08-22T12:04:00Z" w16du:dateUtc="2025-08-22T10:04:00Z" w:id="767">
        <w:r w:rsidRPr="00114DD5">
          <w:rPr>
            <w:rFonts w:ascii="Arial" w:hAnsi="Arial" w:cs="Arial"/>
            <w:sz w:val="28"/>
            <w:szCs w:val="28"/>
            <w:rPrChange w:author="Transcriber01 JHB" w:date="2025-08-22T12:28:00Z" w16du:dateUtc="2025-08-22T10:28:00Z" w:id="768">
              <w:rPr>
                <w:rFonts w:ascii="Arial" w:hAnsi="Arial" w:cs="Arial"/>
                <w:sz w:val="28"/>
                <w:szCs w:val="28"/>
                <w:lang w:val="x-none"/>
              </w:rPr>
            </w:rPrChange>
          </w:rPr>
          <w:t xml:space="preserve"> </w:t>
        </w:r>
      </w:ins>
      <w:del w:author="Transcriber01 JHB" w:date="2025-08-22T12:04:00Z" w16du:dateUtc="2025-08-22T10:04:00Z" w:id="769">
        <w:r w:rsidRPr="00114DD5" w:rsidDel="00C61896">
          <w:rPr>
            <w:rFonts w:ascii="Arial" w:hAnsi="Arial" w:cs="Arial"/>
            <w:sz w:val="28"/>
            <w:szCs w:val="28"/>
            <w:rPrChange w:author="Transcriber01 JHB" w:date="2025-08-22T12:28:00Z" w16du:dateUtc="2025-08-22T10:28:00Z" w:id="770">
              <w:rPr>
                <w:rFonts w:ascii="Arial" w:hAnsi="Arial" w:cs="Arial"/>
                <w:sz w:val="28"/>
                <w:szCs w:val="28"/>
                <w:lang w:val="x-none"/>
              </w:rPr>
            </w:rPrChange>
          </w:rPr>
          <w:delText xml:space="preserve"> </w:delText>
        </w:r>
      </w:del>
    </w:p>
    <w:p w:rsidRPr="00114DD5" w:rsidR="00420EA2" w:rsidP="00420EA2" w:rsidRDefault="00420EA2" w14:paraId="40936FE1" w14:textId="77777777">
      <w:pPr>
        <w:jc w:val="both"/>
        <w:rPr>
          <w:rFonts w:ascii="Arial" w:hAnsi="Arial" w:cs="Arial"/>
          <w:sz w:val="28"/>
          <w:szCs w:val="28"/>
          <w:rPrChange w:author="Transcriber01 JHB" w:date="2025-08-22T12:28:00Z" w16du:dateUtc="2025-08-22T10:28:00Z" w:id="771">
            <w:rPr>
              <w:rFonts w:ascii="Arial" w:hAnsi="Arial" w:cs="Arial"/>
              <w:sz w:val="28"/>
              <w:szCs w:val="28"/>
              <w:lang w:val="x-none"/>
            </w:rPr>
          </w:rPrChange>
        </w:rPr>
      </w:pPr>
      <w:r w:rsidRPr="00114DD5">
        <w:rPr>
          <w:rFonts w:ascii="Arial" w:hAnsi="Arial" w:cs="Arial"/>
          <w:sz w:val="28"/>
          <w:szCs w:val="28"/>
          <w:rPrChange w:author="Transcriber01 JHB" w:date="2025-08-22T12:28:00Z" w16du:dateUtc="2025-08-22T10:28:00Z" w:id="772">
            <w:rPr>
              <w:rFonts w:ascii="Arial" w:hAnsi="Arial" w:cs="Arial"/>
              <w:sz w:val="28"/>
              <w:szCs w:val="28"/>
              <w:lang w:val="x-none"/>
            </w:rPr>
          </w:rPrChange>
        </w:rPr>
        <w:t xml:space="preserve">“Baba </w:t>
      </w:r>
      <w:proofErr w:type="spellStart"/>
      <w:r w:rsidRPr="00114DD5">
        <w:rPr>
          <w:rFonts w:ascii="Arial" w:hAnsi="Arial" w:cs="Arial"/>
          <w:sz w:val="28"/>
          <w:szCs w:val="28"/>
          <w:rPrChange w:author="Transcriber01 JHB" w:date="2025-08-22T12:28:00Z" w16du:dateUtc="2025-08-22T10:28:00Z" w:id="773">
            <w:rPr>
              <w:rFonts w:ascii="Arial" w:hAnsi="Arial" w:cs="Arial"/>
              <w:sz w:val="28"/>
              <w:szCs w:val="28"/>
              <w:lang w:val="x-none"/>
            </w:rPr>
          </w:rPrChange>
        </w:rPr>
        <w:t>ndine</w:t>
      </w:r>
      <w:proofErr w:type="spellEnd"/>
      <w:r w:rsidRPr="00114DD5">
        <w:rPr>
          <w:rFonts w:ascii="Arial" w:hAnsi="Arial" w:cs="Arial"/>
          <w:sz w:val="28"/>
          <w:szCs w:val="28"/>
          <w:rPrChange w:author="Transcriber01 JHB" w:date="2025-08-22T12:28:00Z" w16du:dateUtc="2025-08-22T10:28:00Z" w:id="774">
            <w:rPr>
              <w:rFonts w:ascii="Arial" w:hAnsi="Arial" w:cs="Arial"/>
              <w:sz w:val="28"/>
              <w:szCs w:val="28"/>
              <w:lang w:val="x-none"/>
            </w:rPr>
          </w:rPrChange>
        </w:rPr>
        <w:t xml:space="preserve"> </w:t>
      </w:r>
      <w:r w:rsidRPr="00114DD5">
        <w:rPr>
          <w:rFonts w:ascii="Arial" w:hAnsi="Arial" w:cs="Arial"/>
          <w:i/>
          <w:iCs/>
          <w:sz w:val="28"/>
          <w:szCs w:val="28"/>
          <w:rPrChange w:author="Transcriber01 JHB" w:date="2025-08-22T12:28:00Z" w16du:dateUtc="2025-08-22T10:28:00Z" w:id="775">
            <w:rPr>
              <w:rFonts w:ascii="Arial" w:hAnsi="Arial" w:cs="Arial"/>
              <w:i/>
              <w:iCs/>
              <w:sz w:val="28"/>
              <w:szCs w:val="28"/>
              <w:lang w:val="x-none"/>
            </w:rPr>
          </w:rPrChange>
        </w:rPr>
        <w:t xml:space="preserve">Right </w:t>
      </w:r>
      <w:proofErr w:type="spellStart"/>
      <w:r w:rsidRPr="00114DD5">
        <w:rPr>
          <w:rFonts w:ascii="Arial" w:hAnsi="Arial" w:cs="Arial"/>
          <w:sz w:val="28"/>
          <w:szCs w:val="28"/>
          <w:rPrChange w:author="Transcriber01 JHB" w:date="2025-08-22T12:28:00Z" w16du:dateUtc="2025-08-22T10:28:00Z" w:id="776">
            <w:rPr>
              <w:rFonts w:ascii="Arial" w:hAnsi="Arial" w:cs="Arial"/>
              <w:sz w:val="28"/>
              <w:szCs w:val="28"/>
              <w:lang w:val="x-none"/>
            </w:rPr>
          </w:rPrChange>
        </w:rPr>
        <w:t>yangu</w:t>
      </w:r>
      <w:proofErr w:type="spellEnd"/>
      <w:r w:rsidRPr="00114DD5">
        <w:rPr>
          <w:rFonts w:ascii="Arial" w:hAnsi="Arial" w:cs="Arial"/>
          <w:sz w:val="28"/>
          <w:szCs w:val="28"/>
          <w:rPrChange w:author="Transcriber01 JHB" w:date="2025-08-22T12:28:00Z" w16du:dateUtc="2025-08-22T10:28:00Z" w:id="777">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78">
            <w:rPr>
              <w:rFonts w:ascii="Arial" w:hAnsi="Arial" w:cs="Arial"/>
              <w:sz w:val="28"/>
              <w:szCs w:val="28"/>
              <w:lang w:val="x-none"/>
            </w:rPr>
          </w:rPrChange>
        </w:rPr>
        <w:t>sababa</w:t>
      </w:r>
      <w:proofErr w:type="spellEnd"/>
      <w:r w:rsidRPr="00114DD5">
        <w:rPr>
          <w:rFonts w:ascii="Arial" w:hAnsi="Arial" w:cs="Arial"/>
          <w:sz w:val="28"/>
          <w:szCs w:val="28"/>
          <w:rPrChange w:author="Transcriber01 JHB" w:date="2025-08-22T12:28:00Z" w16du:dateUtc="2025-08-22T10:28:00Z" w:id="779">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80">
            <w:rPr>
              <w:rFonts w:ascii="Arial" w:hAnsi="Arial" w:cs="Arial"/>
              <w:sz w:val="28"/>
              <w:szCs w:val="28"/>
              <w:lang w:val="x-none"/>
            </w:rPr>
          </w:rPrChange>
        </w:rPr>
        <w:t>Ndichasiyire</w:t>
      </w:r>
      <w:proofErr w:type="spellEnd"/>
      <w:r w:rsidRPr="00114DD5">
        <w:rPr>
          <w:rFonts w:ascii="Arial" w:hAnsi="Arial" w:cs="Arial"/>
          <w:sz w:val="28"/>
          <w:szCs w:val="28"/>
          <w:rPrChange w:author="Transcriber01 JHB" w:date="2025-08-22T12:28:00Z" w16du:dateUtc="2025-08-22T10:28:00Z" w:id="781">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82">
            <w:rPr>
              <w:rFonts w:ascii="Arial" w:hAnsi="Arial" w:cs="Arial"/>
              <w:sz w:val="28"/>
              <w:szCs w:val="28"/>
              <w:lang w:val="x-none"/>
            </w:rPr>
          </w:rPrChange>
        </w:rPr>
        <w:t>chii</w:t>
      </w:r>
      <w:proofErr w:type="spellEnd"/>
      <w:r w:rsidRPr="00114DD5">
        <w:rPr>
          <w:rFonts w:ascii="Arial" w:hAnsi="Arial" w:cs="Arial"/>
          <w:sz w:val="28"/>
          <w:szCs w:val="28"/>
          <w:rPrChange w:author="Transcriber01 JHB" w:date="2025-08-22T12:28:00Z" w16du:dateUtc="2025-08-22T10:28:00Z" w:id="783">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84">
            <w:rPr>
              <w:rFonts w:ascii="Arial" w:hAnsi="Arial" w:cs="Arial"/>
              <w:sz w:val="28"/>
              <w:szCs w:val="28"/>
              <w:lang w:val="x-none"/>
            </w:rPr>
          </w:rPrChange>
        </w:rPr>
        <w:t>mwana</w:t>
      </w:r>
      <w:proofErr w:type="spellEnd"/>
      <w:r w:rsidRPr="00114DD5">
        <w:rPr>
          <w:rFonts w:ascii="Arial" w:hAnsi="Arial" w:cs="Arial"/>
          <w:sz w:val="28"/>
          <w:szCs w:val="28"/>
          <w:rPrChange w:author="Transcriber01 JHB" w:date="2025-08-22T12:28:00Z" w16du:dateUtc="2025-08-22T10:28:00Z" w:id="785">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86">
            <w:rPr>
              <w:rFonts w:ascii="Arial" w:hAnsi="Arial" w:cs="Arial"/>
              <w:sz w:val="28"/>
              <w:szCs w:val="28"/>
              <w:lang w:val="x-none"/>
            </w:rPr>
          </w:rPrChange>
        </w:rPr>
        <w:t>Ndabva</w:t>
      </w:r>
      <w:proofErr w:type="spellEnd"/>
      <w:r w:rsidRPr="00114DD5">
        <w:rPr>
          <w:rFonts w:ascii="Arial" w:hAnsi="Arial" w:cs="Arial"/>
          <w:sz w:val="28"/>
          <w:szCs w:val="28"/>
          <w:rPrChange w:author="Transcriber01 JHB" w:date="2025-08-22T12:28:00Z" w16du:dateUtc="2025-08-22T10:28:00Z" w:id="787">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88">
            <w:rPr>
              <w:rFonts w:ascii="Arial" w:hAnsi="Arial" w:cs="Arial"/>
              <w:sz w:val="28"/>
              <w:szCs w:val="28"/>
              <w:lang w:val="x-none"/>
            </w:rPr>
          </w:rPrChange>
        </w:rPr>
        <w:t>kusiyira</w:t>
      </w:r>
      <w:proofErr w:type="spellEnd"/>
      <w:r w:rsidRPr="00114DD5">
        <w:rPr>
          <w:rFonts w:ascii="Arial" w:hAnsi="Arial" w:cs="Arial"/>
          <w:sz w:val="28"/>
          <w:szCs w:val="28"/>
          <w:rPrChange w:author="Transcriber01 JHB" w:date="2025-08-22T12:28:00Z" w16du:dateUtc="2025-08-22T10:28:00Z" w:id="789">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90">
            <w:rPr>
              <w:rFonts w:ascii="Arial" w:hAnsi="Arial" w:cs="Arial"/>
              <w:sz w:val="28"/>
              <w:szCs w:val="28"/>
              <w:lang w:val="x-none"/>
            </w:rPr>
          </w:rPrChange>
        </w:rPr>
        <w:t>mwana</w:t>
      </w:r>
      <w:proofErr w:type="spellEnd"/>
      <w:r w:rsidRPr="00114DD5">
        <w:rPr>
          <w:rFonts w:ascii="Arial" w:hAnsi="Arial" w:cs="Arial"/>
          <w:sz w:val="28"/>
          <w:szCs w:val="28"/>
          <w:rPrChange w:author="Transcriber01 JHB" w:date="2025-08-22T12:28:00Z" w16du:dateUtc="2025-08-22T10:28:00Z" w:id="791">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92">
            <w:rPr>
              <w:rFonts w:ascii="Arial" w:hAnsi="Arial" w:cs="Arial"/>
              <w:sz w:val="28"/>
              <w:szCs w:val="28"/>
              <w:lang w:val="x-none"/>
            </w:rPr>
          </w:rPrChange>
        </w:rPr>
        <w:t>ndichasiyire</w:t>
      </w:r>
      <w:proofErr w:type="spellEnd"/>
      <w:r w:rsidRPr="00114DD5">
        <w:rPr>
          <w:rFonts w:ascii="Arial" w:hAnsi="Arial" w:cs="Arial"/>
          <w:sz w:val="28"/>
          <w:szCs w:val="28"/>
          <w:rPrChange w:author="Transcriber01 JHB" w:date="2025-08-22T12:28:00Z" w16du:dateUtc="2025-08-22T10:28:00Z" w:id="793">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94">
            <w:rPr>
              <w:rFonts w:ascii="Arial" w:hAnsi="Arial" w:cs="Arial"/>
              <w:sz w:val="28"/>
              <w:szCs w:val="28"/>
              <w:lang w:val="x-none"/>
            </w:rPr>
          </w:rPrChange>
        </w:rPr>
        <w:t>chii</w:t>
      </w:r>
      <w:proofErr w:type="spellEnd"/>
      <w:r w:rsidRPr="00114DD5">
        <w:rPr>
          <w:rFonts w:ascii="Arial" w:hAnsi="Arial" w:cs="Arial"/>
          <w:sz w:val="28"/>
          <w:szCs w:val="28"/>
          <w:rPrChange w:author="Transcriber01 JHB" w:date="2025-08-22T12:28:00Z" w16du:dateUtc="2025-08-22T10:28:00Z" w:id="795">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796">
            <w:rPr>
              <w:rFonts w:ascii="Arial" w:hAnsi="Arial" w:cs="Arial"/>
              <w:sz w:val="28"/>
              <w:szCs w:val="28"/>
              <w:lang w:val="x-none"/>
            </w:rPr>
          </w:rPrChange>
        </w:rPr>
        <w:t>mudzimai</w:t>
      </w:r>
      <w:proofErr w:type="spellEnd"/>
      <w:r w:rsidRPr="00114DD5">
        <w:rPr>
          <w:rFonts w:ascii="Arial" w:hAnsi="Arial" w:cs="Arial"/>
          <w:sz w:val="28"/>
          <w:szCs w:val="28"/>
          <w:rPrChange w:author="Transcriber01 JHB" w:date="2025-08-22T12:28:00Z" w16du:dateUtc="2025-08-22T10:28:00Z" w:id="797">
            <w:rPr>
              <w:rFonts w:ascii="Arial" w:hAnsi="Arial" w:cs="Arial"/>
              <w:sz w:val="28"/>
              <w:szCs w:val="28"/>
              <w:lang w:val="x-none"/>
            </w:rPr>
          </w:rPrChange>
        </w:rPr>
        <w:t xml:space="preserve"> kana </w:t>
      </w:r>
      <w:proofErr w:type="spellStart"/>
      <w:r w:rsidRPr="00114DD5">
        <w:rPr>
          <w:rFonts w:ascii="Arial" w:hAnsi="Arial" w:cs="Arial"/>
          <w:sz w:val="28"/>
          <w:szCs w:val="28"/>
          <w:rPrChange w:author="Transcriber01 JHB" w:date="2025-08-22T12:28:00Z" w16du:dateUtc="2025-08-22T10:28:00Z" w:id="798">
            <w:rPr>
              <w:rFonts w:ascii="Arial" w:hAnsi="Arial" w:cs="Arial"/>
              <w:sz w:val="28"/>
              <w:szCs w:val="28"/>
              <w:lang w:val="x-none"/>
            </w:rPr>
          </w:rPrChange>
        </w:rPr>
        <w:t>ndirini</w:t>
      </w:r>
      <w:proofErr w:type="spellEnd"/>
      <w:r w:rsidRPr="00114DD5">
        <w:rPr>
          <w:rFonts w:ascii="Arial" w:hAnsi="Arial" w:cs="Arial"/>
          <w:sz w:val="28"/>
          <w:szCs w:val="28"/>
          <w:rPrChange w:author="Transcriber01 JHB" w:date="2025-08-22T12:28:00Z" w16du:dateUtc="2025-08-22T10:28:00Z" w:id="799">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00">
            <w:rPr>
              <w:rFonts w:ascii="Arial" w:hAnsi="Arial" w:cs="Arial"/>
              <w:sz w:val="28"/>
              <w:szCs w:val="28"/>
              <w:lang w:val="x-none"/>
            </w:rPr>
          </w:rPrChange>
        </w:rPr>
        <w:t>ndatanga</w:t>
      </w:r>
      <w:proofErr w:type="spellEnd"/>
      <w:r w:rsidRPr="00114DD5">
        <w:rPr>
          <w:rFonts w:ascii="Arial" w:hAnsi="Arial" w:cs="Arial"/>
          <w:sz w:val="28"/>
          <w:szCs w:val="28"/>
          <w:rPrChange w:author="Transcriber01 JHB" w:date="2025-08-22T12:28:00Z" w16du:dateUtc="2025-08-22T10:28:00Z" w:id="801">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02">
            <w:rPr>
              <w:rFonts w:ascii="Arial" w:hAnsi="Arial" w:cs="Arial"/>
              <w:sz w:val="28"/>
              <w:szCs w:val="28"/>
              <w:lang w:val="x-none"/>
            </w:rPr>
          </w:rPrChange>
        </w:rPr>
        <w:t>kuenda</w:t>
      </w:r>
      <w:proofErr w:type="spellEnd"/>
      <w:r w:rsidRPr="00114DD5">
        <w:rPr>
          <w:rFonts w:ascii="Arial" w:hAnsi="Arial" w:cs="Arial"/>
          <w:sz w:val="28"/>
          <w:szCs w:val="28"/>
          <w:rPrChange w:author="Transcriber01 JHB" w:date="2025-08-22T12:28:00Z" w16du:dateUtc="2025-08-22T10:28:00Z" w:id="803">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04">
            <w:rPr>
              <w:rFonts w:ascii="Arial" w:hAnsi="Arial" w:cs="Arial"/>
              <w:sz w:val="28"/>
              <w:szCs w:val="28"/>
              <w:lang w:val="x-none"/>
            </w:rPr>
          </w:rPrChange>
        </w:rPr>
        <w:t>Mudzimai</w:t>
      </w:r>
      <w:proofErr w:type="spellEnd"/>
      <w:r w:rsidRPr="00114DD5">
        <w:rPr>
          <w:rFonts w:ascii="Arial" w:hAnsi="Arial" w:cs="Arial"/>
          <w:sz w:val="28"/>
          <w:szCs w:val="28"/>
          <w:rPrChange w:author="Transcriber01 JHB" w:date="2025-08-22T12:28:00Z" w16du:dateUtc="2025-08-22T10:28:00Z" w:id="805">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06">
            <w:rPr>
              <w:rFonts w:ascii="Arial" w:hAnsi="Arial" w:cs="Arial"/>
              <w:sz w:val="28"/>
              <w:szCs w:val="28"/>
              <w:lang w:val="x-none"/>
            </w:rPr>
          </w:rPrChange>
        </w:rPr>
        <w:t>wangu</w:t>
      </w:r>
      <w:proofErr w:type="spellEnd"/>
      <w:r w:rsidRPr="00114DD5">
        <w:rPr>
          <w:rFonts w:ascii="Arial" w:hAnsi="Arial" w:cs="Arial"/>
          <w:sz w:val="28"/>
          <w:szCs w:val="28"/>
          <w:rPrChange w:author="Transcriber01 JHB" w:date="2025-08-22T12:28:00Z" w16du:dateUtc="2025-08-22T10:28:00Z" w:id="807">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08">
            <w:rPr>
              <w:rFonts w:ascii="Arial" w:hAnsi="Arial" w:cs="Arial"/>
              <w:sz w:val="28"/>
              <w:szCs w:val="28"/>
              <w:lang w:val="x-none"/>
            </w:rPr>
          </w:rPrChange>
        </w:rPr>
        <w:t>achasara</w:t>
      </w:r>
      <w:proofErr w:type="spellEnd"/>
      <w:r w:rsidRPr="00114DD5">
        <w:rPr>
          <w:rFonts w:ascii="Arial" w:hAnsi="Arial" w:cs="Arial"/>
          <w:sz w:val="28"/>
          <w:szCs w:val="28"/>
          <w:rPrChange w:author="Transcriber01 JHB" w:date="2025-08-22T12:28:00Z" w16du:dateUtc="2025-08-22T10:28:00Z" w:id="809">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10">
            <w:rPr>
              <w:rFonts w:ascii="Arial" w:hAnsi="Arial" w:cs="Arial"/>
              <w:sz w:val="28"/>
              <w:szCs w:val="28"/>
              <w:lang w:val="x-none"/>
            </w:rPr>
          </w:rPrChange>
        </w:rPr>
        <w:t>achihura</w:t>
      </w:r>
      <w:proofErr w:type="spellEnd"/>
      <w:r w:rsidRPr="00114DD5">
        <w:rPr>
          <w:rFonts w:ascii="Arial" w:hAnsi="Arial" w:cs="Arial"/>
          <w:sz w:val="28"/>
          <w:szCs w:val="28"/>
          <w:rPrChange w:author="Transcriber01 JHB" w:date="2025-08-22T12:28:00Z" w16du:dateUtc="2025-08-22T10:28:00Z" w:id="811">
            <w:rPr>
              <w:rFonts w:ascii="Arial" w:hAnsi="Arial" w:cs="Arial"/>
              <w:sz w:val="28"/>
              <w:szCs w:val="28"/>
              <w:lang w:val="x-none"/>
            </w:rPr>
          </w:rPrChange>
        </w:rPr>
        <w:t xml:space="preserve"> here </w:t>
      </w:r>
      <w:proofErr w:type="spellStart"/>
      <w:r w:rsidRPr="00114DD5">
        <w:rPr>
          <w:rFonts w:ascii="Arial" w:hAnsi="Arial" w:cs="Arial"/>
          <w:sz w:val="28"/>
          <w:szCs w:val="28"/>
          <w:rPrChange w:author="Transcriber01 JHB" w:date="2025-08-22T12:28:00Z" w16du:dateUtc="2025-08-22T10:28:00Z" w:id="812">
            <w:rPr>
              <w:rFonts w:ascii="Arial" w:hAnsi="Arial" w:cs="Arial"/>
              <w:sz w:val="28"/>
              <w:szCs w:val="28"/>
              <w:lang w:val="x-none"/>
            </w:rPr>
          </w:rPrChange>
        </w:rPr>
        <w:t>kuti</w:t>
      </w:r>
      <w:proofErr w:type="spellEnd"/>
      <w:r w:rsidRPr="00114DD5">
        <w:rPr>
          <w:rFonts w:ascii="Arial" w:hAnsi="Arial" w:cs="Arial"/>
          <w:sz w:val="28"/>
          <w:szCs w:val="28"/>
          <w:rPrChange w:author="Transcriber01 JHB" w:date="2025-08-22T12:28:00Z" w16du:dateUtc="2025-08-22T10:28:00Z" w:id="813">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14">
            <w:rPr>
              <w:rFonts w:ascii="Arial" w:hAnsi="Arial" w:cs="Arial"/>
              <w:sz w:val="28"/>
              <w:szCs w:val="28"/>
              <w:lang w:val="x-none"/>
            </w:rPr>
          </w:rPrChange>
        </w:rPr>
        <w:t>ararame</w:t>
      </w:r>
      <w:proofErr w:type="spellEnd"/>
      <w:r w:rsidRPr="00114DD5">
        <w:rPr>
          <w:rFonts w:ascii="Arial" w:hAnsi="Arial" w:cs="Arial"/>
          <w:sz w:val="28"/>
          <w:szCs w:val="28"/>
          <w:rPrChange w:author="Transcriber01 JHB" w:date="2025-08-22T12:28:00Z" w16du:dateUtc="2025-08-22T10:28:00Z" w:id="815">
            <w:rPr>
              <w:rFonts w:ascii="Arial" w:hAnsi="Arial" w:cs="Arial"/>
              <w:sz w:val="28"/>
              <w:szCs w:val="28"/>
              <w:lang w:val="x-none"/>
            </w:rPr>
          </w:rPrChange>
        </w:rPr>
        <w:t xml:space="preserve">? Kana </w:t>
      </w:r>
      <w:proofErr w:type="spellStart"/>
      <w:r w:rsidRPr="00114DD5">
        <w:rPr>
          <w:rFonts w:ascii="Arial" w:hAnsi="Arial" w:cs="Arial"/>
          <w:sz w:val="28"/>
          <w:szCs w:val="28"/>
          <w:rPrChange w:author="Transcriber01 JHB" w:date="2025-08-22T12:28:00Z" w16du:dateUtc="2025-08-22T10:28:00Z" w:id="816">
            <w:rPr>
              <w:rFonts w:ascii="Arial" w:hAnsi="Arial" w:cs="Arial"/>
              <w:sz w:val="28"/>
              <w:szCs w:val="28"/>
              <w:lang w:val="x-none"/>
            </w:rPr>
          </w:rPrChange>
        </w:rPr>
        <w:t>kuti</w:t>
      </w:r>
      <w:proofErr w:type="spellEnd"/>
      <w:r w:rsidRPr="00114DD5">
        <w:rPr>
          <w:rFonts w:ascii="Arial" w:hAnsi="Arial" w:cs="Arial"/>
          <w:sz w:val="28"/>
          <w:szCs w:val="28"/>
          <w:rPrChange w:author="Transcriber01 JHB" w:date="2025-08-22T12:28:00Z" w16du:dateUtc="2025-08-22T10:28:00Z" w:id="817">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18">
            <w:rPr>
              <w:rFonts w:ascii="Arial" w:hAnsi="Arial" w:cs="Arial"/>
              <w:sz w:val="28"/>
              <w:szCs w:val="28"/>
              <w:lang w:val="x-none"/>
            </w:rPr>
          </w:rPrChange>
        </w:rPr>
        <w:t>ndinomusiyira</w:t>
      </w:r>
      <w:proofErr w:type="spellEnd"/>
      <w:r w:rsidRPr="00114DD5">
        <w:rPr>
          <w:rFonts w:ascii="Arial" w:hAnsi="Arial" w:cs="Arial"/>
          <w:sz w:val="28"/>
          <w:szCs w:val="28"/>
          <w:rPrChange w:author="Transcriber01 JHB" w:date="2025-08-22T12:28:00Z" w16du:dateUtc="2025-08-22T10:28:00Z" w:id="819">
            <w:rPr>
              <w:rFonts w:ascii="Arial" w:hAnsi="Arial" w:cs="Arial"/>
              <w:sz w:val="28"/>
              <w:szCs w:val="28"/>
              <w:lang w:val="x-none"/>
            </w:rPr>
          </w:rPrChange>
        </w:rPr>
        <w:t xml:space="preserve"> musha? </w:t>
      </w:r>
      <w:proofErr w:type="spellStart"/>
      <w:r w:rsidRPr="00114DD5">
        <w:rPr>
          <w:rFonts w:ascii="Arial" w:hAnsi="Arial" w:cs="Arial"/>
          <w:sz w:val="28"/>
          <w:szCs w:val="28"/>
          <w:rPrChange w:author="Transcriber01 JHB" w:date="2025-08-22T12:28:00Z" w16du:dateUtc="2025-08-22T10:28:00Z" w:id="820">
            <w:rPr>
              <w:rFonts w:ascii="Arial" w:hAnsi="Arial" w:cs="Arial"/>
              <w:sz w:val="28"/>
              <w:szCs w:val="28"/>
              <w:lang w:val="x-none"/>
            </w:rPr>
          </w:rPrChange>
        </w:rPr>
        <w:t>Kuhura</w:t>
      </w:r>
      <w:proofErr w:type="spellEnd"/>
      <w:r w:rsidRPr="00114DD5">
        <w:rPr>
          <w:rFonts w:ascii="Arial" w:hAnsi="Arial" w:cs="Arial"/>
          <w:sz w:val="28"/>
          <w:szCs w:val="28"/>
          <w:rPrChange w:author="Transcriber01 JHB" w:date="2025-08-22T12:28:00Z" w16du:dateUtc="2025-08-22T10:28:00Z" w:id="821">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22">
            <w:rPr>
              <w:rFonts w:ascii="Arial" w:hAnsi="Arial" w:cs="Arial"/>
              <w:sz w:val="28"/>
              <w:szCs w:val="28"/>
              <w:lang w:val="x-none"/>
            </w:rPr>
          </w:rPrChange>
        </w:rPr>
        <w:t>ichava</w:t>
      </w:r>
      <w:proofErr w:type="spellEnd"/>
      <w:r w:rsidRPr="00114DD5">
        <w:rPr>
          <w:rFonts w:ascii="Arial" w:hAnsi="Arial" w:cs="Arial"/>
          <w:sz w:val="28"/>
          <w:szCs w:val="28"/>
          <w:rPrChange w:author="Transcriber01 JHB" w:date="2025-08-22T12:28:00Z" w16du:dateUtc="2025-08-22T10:28:00Z" w:id="823">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24">
            <w:rPr>
              <w:rFonts w:ascii="Arial" w:hAnsi="Arial" w:cs="Arial"/>
              <w:sz w:val="28"/>
              <w:szCs w:val="28"/>
              <w:lang w:val="x-none"/>
            </w:rPr>
          </w:rPrChange>
        </w:rPr>
        <w:t>sarudzo</w:t>
      </w:r>
      <w:proofErr w:type="spellEnd"/>
      <w:r w:rsidRPr="00114DD5">
        <w:rPr>
          <w:rFonts w:ascii="Arial" w:hAnsi="Arial" w:cs="Arial"/>
          <w:sz w:val="28"/>
          <w:szCs w:val="28"/>
          <w:rPrChange w:author="Transcriber01 JHB" w:date="2025-08-22T12:28:00Z" w16du:dateUtc="2025-08-22T10:28:00Z" w:id="825">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26">
            <w:rPr>
              <w:rFonts w:ascii="Arial" w:hAnsi="Arial" w:cs="Arial"/>
              <w:sz w:val="28"/>
              <w:szCs w:val="28"/>
              <w:lang w:val="x-none"/>
            </w:rPr>
          </w:rPrChange>
        </w:rPr>
        <w:t>yake</w:t>
      </w:r>
      <w:proofErr w:type="spellEnd"/>
      <w:r w:rsidRPr="00114DD5">
        <w:rPr>
          <w:rFonts w:ascii="Arial" w:hAnsi="Arial" w:cs="Arial"/>
          <w:sz w:val="28"/>
          <w:szCs w:val="28"/>
          <w:rPrChange w:author="Transcriber01 JHB" w:date="2025-08-22T12:28:00Z" w16du:dateUtc="2025-08-22T10:28:00Z" w:id="827">
            <w:rPr>
              <w:rFonts w:ascii="Arial" w:hAnsi="Arial" w:cs="Arial"/>
              <w:sz w:val="28"/>
              <w:szCs w:val="28"/>
              <w:lang w:val="x-none"/>
            </w:rPr>
          </w:rPrChange>
        </w:rPr>
        <w:t xml:space="preserve">. But </w:t>
      </w:r>
      <w:proofErr w:type="spellStart"/>
      <w:r w:rsidRPr="00114DD5">
        <w:rPr>
          <w:rFonts w:ascii="Arial" w:hAnsi="Arial" w:cs="Arial"/>
          <w:sz w:val="28"/>
          <w:szCs w:val="28"/>
          <w:rPrChange w:author="Transcriber01 JHB" w:date="2025-08-22T12:28:00Z" w16du:dateUtc="2025-08-22T10:28:00Z" w:id="828">
            <w:rPr>
              <w:rFonts w:ascii="Arial" w:hAnsi="Arial" w:cs="Arial"/>
              <w:sz w:val="28"/>
              <w:szCs w:val="28"/>
              <w:lang w:val="x-none"/>
            </w:rPr>
          </w:rPrChange>
        </w:rPr>
        <w:t>zvaanoda</w:t>
      </w:r>
      <w:proofErr w:type="spellEnd"/>
      <w:r w:rsidRPr="00114DD5">
        <w:rPr>
          <w:rFonts w:ascii="Arial" w:hAnsi="Arial" w:cs="Arial"/>
          <w:sz w:val="28"/>
          <w:szCs w:val="28"/>
          <w:rPrChange w:author="Transcriber01 JHB" w:date="2025-08-22T12:28:00Z" w16du:dateUtc="2025-08-22T10:28:00Z" w:id="829">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30">
            <w:rPr>
              <w:rFonts w:ascii="Arial" w:hAnsi="Arial" w:cs="Arial"/>
              <w:sz w:val="28"/>
              <w:szCs w:val="28"/>
              <w:lang w:val="x-none"/>
            </w:rPr>
          </w:rPrChange>
        </w:rPr>
        <w:t>anosara</w:t>
      </w:r>
      <w:proofErr w:type="spellEnd"/>
      <w:r w:rsidRPr="00114DD5">
        <w:rPr>
          <w:rFonts w:ascii="Arial" w:hAnsi="Arial" w:cs="Arial"/>
          <w:sz w:val="28"/>
          <w:szCs w:val="28"/>
          <w:rPrChange w:author="Transcriber01 JHB" w:date="2025-08-22T12:28:00Z" w16du:dateUtc="2025-08-22T10:28:00Z" w:id="831">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32">
            <w:rPr>
              <w:rFonts w:ascii="Arial" w:hAnsi="Arial" w:cs="Arial"/>
              <w:sz w:val="28"/>
              <w:szCs w:val="28"/>
              <w:lang w:val="x-none"/>
            </w:rPr>
          </w:rPrChange>
        </w:rPr>
        <w:t>aina</w:t>
      </w:r>
      <w:proofErr w:type="spellEnd"/>
      <w:r w:rsidRPr="00114DD5">
        <w:rPr>
          <w:rFonts w:ascii="Arial" w:hAnsi="Arial" w:cs="Arial"/>
          <w:sz w:val="28"/>
          <w:szCs w:val="28"/>
          <w:rPrChange w:author="Transcriber01 JHB" w:date="2025-08-22T12:28:00Z" w16du:dateUtc="2025-08-22T10:28:00Z" w:id="833">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834">
            <w:rPr>
              <w:rFonts w:ascii="Arial" w:hAnsi="Arial" w:cs="Arial"/>
              <w:sz w:val="18"/>
              <w:szCs w:val="18"/>
              <w:lang w:val="x-none"/>
            </w:rPr>
          </w:rPrChange>
        </w:rPr>
        <w:t>[Congregation says, “</w:t>
      </w:r>
      <w:proofErr w:type="spellStart"/>
      <w:r w:rsidRPr="00114DD5">
        <w:rPr>
          <w:rFonts w:ascii="Arial" w:hAnsi="Arial" w:cs="Arial"/>
          <w:sz w:val="18"/>
          <w:szCs w:val="18"/>
          <w:rPrChange w:author="Transcriber01 JHB" w:date="2025-08-22T12:28:00Z" w16du:dateUtc="2025-08-22T10:28:00Z" w:id="835">
            <w:rPr>
              <w:rFonts w:ascii="Arial" w:hAnsi="Arial" w:cs="Arial"/>
              <w:sz w:val="18"/>
              <w:szCs w:val="18"/>
              <w:lang w:val="x-none"/>
            </w:rPr>
          </w:rPrChange>
        </w:rPr>
        <w:t>ainazvo</w:t>
      </w:r>
      <w:proofErr w:type="spellEnd"/>
      <w:r w:rsidRPr="00114DD5">
        <w:rPr>
          <w:rFonts w:ascii="Arial" w:hAnsi="Arial" w:cs="Arial"/>
          <w:sz w:val="18"/>
          <w:szCs w:val="18"/>
          <w:rPrChange w:author="Transcriber01 JHB" w:date="2025-08-22T12:28:00Z" w16du:dateUtc="2025-08-22T10:28:00Z" w:id="836">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837">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38">
            <w:rPr>
              <w:rFonts w:ascii="Arial" w:hAnsi="Arial" w:cs="Arial"/>
              <w:sz w:val="28"/>
              <w:szCs w:val="28"/>
              <w:lang w:val="x-none"/>
            </w:rPr>
          </w:rPrChange>
        </w:rPr>
        <w:t>Ndichamusiyire</w:t>
      </w:r>
      <w:proofErr w:type="spellEnd"/>
      <w:r w:rsidRPr="00114DD5">
        <w:rPr>
          <w:rFonts w:ascii="Arial" w:hAnsi="Arial" w:cs="Arial"/>
          <w:sz w:val="28"/>
          <w:szCs w:val="28"/>
          <w:rPrChange w:author="Transcriber01 JHB" w:date="2025-08-22T12:28:00Z" w16du:dateUtc="2025-08-22T10:28:00Z" w:id="839">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40">
            <w:rPr>
              <w:rFonts w:ascii="Arial" w:hAnsi="Arial" w:cs="Arial"/>
              <w:sz w:val="28"/>
              <w:szCs w:val="28"/>
              <w:lang w:val="x-none"/>
            </w:rPr>
          </w:rPrChange>
        </w:rPr>
        <w:t>chii</w:t>
      </w:r>
      <w:proofErr w:type="spellEnd"/>
      <w:r w:rsidRPr="00114DD5">
        <w:rPr>
          <w:rFonts w:ascii="Arial" w:hAnsi="Arial" w:cs="Arial"/>
          <w:sz w:val="28"/>
          <w:szCs w:val="28"/>
          <w:rPrChange w:author="Transcriber01 JHB" w:date="2025-08-22T12:28:00Z" w16du:dateUtc="2025-08-22T10:28:00Z" w:id="841">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42">
            <w:rPr>
              <w:rFonts w:ascii="Arial" w:hAnsi="Arial" w:cs="Arial"/>
              <w:sz w:val="28"/>
              <w:szCs w:val="28"/>
              <w:lang w:val="x-none"/>
            </w:rPr>
          </w:rPrChange>
        </w:rPr>
        <w:t>mudzimai</w:t>
      </w:r>
      <w:proofErr w:type="spellEnd"/>
      <w:r w:rsidRPr="00114DD5">
        <w:rPr>
          <w:rFonts w:ascii="Arial" w:hAnsi="Arial" w:cs="Arial"/>
          <w:sz w:val="28"/>
          <w:szCs w:val="28"/>
          <w:rPrChange w:author="Transcriber01 JHB" w:date="2025-08-22T12:28:00Z" w16du:dateUtc="2025-08-22T10:28:00Z" w:id="843">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44">
            <w:rPr>
              <w:rFonts w:ascii="Arial" w:hAnsi="Arial" w:cs="Arial"/>
              <w:sz w:val="28"/>
              <w:szCs w:val="28"/>
              <w:lang w:val="x-none"/>
            </w:rPr>
          </w:rPrChange>
        </w:rPr>
        <w:t>wangu</w:t>
      </w:r>
      <w:proofErr w:type="spellEnd"/>
      <w:r w:rsidRPr="00114DD5">
        <w:rPr>
          <w:rFonts w:ascii="Arial" w:hAnsi="Arial" w:cs="Arial"/>
          <w:sz w:val="28"/>
          <w:szCs w:val="28"/>
          <w:rPrChange w:author="Transcriber01 JHB" w:date="2025-08-22T12:28:00Z" w16du:dateUtc="2025-08-22T10:28:00Z" w:id="845">
            <w:rPr>
              <w:rFonts w:ascii="Arial" w:hAnsi="Arial" w:cs="Arial"/>
              <w:sz w:val="28"/>
              <w:szCs w:val="28"/>
              <w:lang w:val="x-none"/>
            </w:rPr>
          </w:rPrChange>
        </w:rPr>
        <w:t xml:space="preserve">?” </w:t>
      </w:r>
    </w:p>
    <w:p w:rsidRPr="00114DD5" w:rsidR="00420EA2" w:rsidP="00420EA2" w:rsidRDefault="00420EA2" w14:paraId="7337F416" w14:textId="77777777">
      <w:pPr>
        <w:jc w:val="both"/>
        <w:rPr>
          <w:rFonts w:ascii="Arial" w:hAnsi="Arial" w:cs="Arial"/>
          <w:sz w:val="28"/>
          <w:szCs w:val="28"/>
          <w:rPrChange w:author="Transcriber01 JHB" w:date="2025-08-22T12:28:00Z" w16du:dateUtc="2025-08-22T10:28:00Z" w:id="846">
            <w:rPr>
              <w:rFonts w:ascii="Arial" w:hAnsi="Arial" w:cs="Arial"/>
              <w:sz w:val="28"/>
              <w:szCs w:val="28"/>
              <w:lang w:val="x-none"/>
            </w:rPr>
          </w:rPrChange>
        </w:rPr>
      </w:pPr>
      <w:r w:rsidRPr="00DB2CED">
        <w:rPr>
          <w:rFonts w:ascii="Arial" w:hAnsi="Arial" w:cs="Arial"/>
          <w:sz w:val="28"/>
          <w:szCs w:val="28"/>
          <w:vertAlign w:val="superscript"/>
        </w:rPr>
        <w:t>483</w:t>
      </w:r>
      <w:r>
        <w:rPr>
          <w:rFonts w:ascii="Arial" w:hAnsi="Arial" w:cs="Arial"/>
          <w:sz w:val="28"/>
          <w:szCs w:val="28"/>
        </w:rPr>
        <w:t xml:space="preserve"> </w:t>
      </w:r>
      <w:r w:rsidRPr="00114DD5">
        <w:rPr>
          <w:rFonts w:ascii="Arial" w:hAnsi="Arial" w:cs="Arial"/>
          <w:sz w:val="28"/>
          <w:szCs w:val="28"/>
          <w:rPrChange w:author="Transcriber01 JHB" w:date="2025-08-22T12:28:00Z" w16du:dateUtc="2025-08-22T10:28:00Z" w:id="847">
            <w:rPr>
              <w:rFonts w:ascii="Arial" w:hAnsi="Arial" w:cs="Arial"/>
              <w:sz w:val="28"/>
              <w:szCs w:val="28"/>
              <w:lang w:val="x-none"/>
            </w:rPr>
          </w:rPrChange>
        </w:rPr>
        <w:t xml:space="preserve">“Ko </w:t>
      </w:r>
      <w:proofErr w:type="spellStart"/>
      <w:r w:rsidRPr="00114DD5">
        <w:rPr>
          <w:rFonts w:ascii="Arial" w:hAnsi="Arial" w:cs="Arial"/>
          <w:sz w:val="28"/>
          <w:szCs w:val="28"/>
          <w:rPrChange w:author="Transcriber01 JHB" w:date="2025-08-22T12:28:00Z" w16du:dateUtc="2025-08-22T10:28:00Z" w:id="848">
            <w:rPr>
              <w:rFonts w:ascii="Arial" w:hAnsi="Arial" w:cs="Arial"/>
              <w:sz w:val="28"/>
              <w:szCs w:val="28"/>
              <w:lang w:val="x-none"/>
            </w:rPr>
          </w:rPrChange>
        </w:rPr>
        <w:t>iko</w:t>
      </w:r>
      <w:proofErr w:type="spellEnd"/>
      <w:r w:rsidRPr="00114DD5">
        <w:rPr>
          <w:rFonts w:ascii="Arial" w:hAnsi="Arial" w:cs="Arial"/>
          <w:sz w:val="28"/>
          <w:szCs w:val="28"/>
          <w:rPrChange w:author="Transcriber01 JHB" w:date="2025-08-22T12:28:00Z" w16du:dateUtc="2025-08-22T10:28:00Z" w:id="849">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50">
            <w:rPr>
              <w:rFonts w:ascii="Arial" w:hAnsi="Arial" w:cs="Arial"/>
              <w:sz w:val="28"/>
              <w:szCs w:val="28"/>
              <w:lang w:val="x-none"/>
            </w:rPr>
          </w:rPrChange>
        </w:rPr>
        <w:t>kuChechi</w:t>
      </w:r>
      <w:proofErr w:type="spellEnd"/>
      <w:r w:rsidRPr="00114DD5">
        <w:rPr>
          <w:rFonts w:ascii="Arial" w:hAnsi="Arial" w:cs="Arial"/>
          <w:sz w:val="28"/>
          <w:szCs w:val="28"/>
          <w:rPrChange w:author="Transcriber01 JHB" w:date="2025-08-22T12:28:00Z" w16du:dateUtc="2025-08-22T10:28:00Z" w:id="851">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52">
            <w:rPr>
              <w:rFonts w:ascii="Arial" w:hAnsi="Arial" w:cs="Arial"/>
              <w:sz w:val="28"/>
              <w:szCs w:val="28"/>
              <w:lang w:val="x-none"/>
            </w:rPr>
          </w:rPrChange>
        </w:rPr>
        <w:t>kwandakawana</w:t>
      </w:r>
      <w:proofErr w:type="spellEnd"/>
      <w:r w:rsidRPr="00114DD5">
        <w:rPr>
          <w:rFonts w:ascii="Arial" w:hAnsi="Arial" w:cs="Arial"/>
          <w:sz w:val="28"/>
          <w:szCs w:val="28"/>
          <w:rPrChange w:author="Transcriber01 JHB" w:date="2025-08-22T12:28:00Z" w16du:dateUtc="2025-08-22T10:28:00Z" w:id="853">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54">
            <w:rPr>
              <w:rFonts w:ascii="Arial" w:hAnsi="Arial" w:cs="Arial"/>
              <w:sz w:val="28"/>
              <w:szCs w:val="28"/>
              <w:lang w:val="x-none"/>
            </w:rPr>
          </w:rPrChange>
        </w:rPr>
        <w:t>ropafadzo</w:t>
      </w:r>
      <w:proofErr w:type="spellEnd"/>
      <w:r w:rsidRPr="00114DD5">
        <w:rPr>
          <w:rFonts w:ascii="Arial" w:hAnsi="Arial" w:cs="Arial"/>
          <w:sz w:val="28"/>
          <w:szCs w:val="28"/>
          <w:rPrChange w:author="Transcriber01 JHB" w:date="2025-08-22T12:28:00Z" w16du:dateUtc="2025-08-22T10:28:00Z" w:id="855">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56">
            <w:rPr>
              <w:rFonts w:ascii="Arial" w:hAnsi="Arial" w:cs="Arial"/>
              <w:sz w:val="28"/>
              <w:szCs w:val="28"/>
              <w:lang w:val="x-none"/>
            </w:rPr>
          </w:rPrChange>
        </w:rPr>
        <w:t>iri</w:t>
      </w:r>
      <w:proofErr w:type="spellEnd"/>
      <w:r w:rsidRPr="00114DD5">
        <w:rPr>
          <w:rFonts w:ascii="Arial" w:hAnsi="Arial" w:cs="Arial"/>
          <w:sz w:val="28"/>
          <w:szCs w:val="28"/>
          <w:rPrChange w:author="Transcriber01 JHB" w:date="2025-08-22T12:28:00Z" w16du:dateUtc="2025-08-22T10:28:00Z" w:id="857">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58">
            <w:rPr>
              <w:rFonts w:ascii="Arial" w:hAnsi="Arial" w:cs="Arial"/>
              <w:sz w:val="28"/>
              <w:szCs w:val="28"/>
              <w:lang w:val="x-none"/>
            </w:rPr>
          </w:rPrChange>
        </w:rPr>
        <w:t>Kuimba</w:t>
      </w:r>
      <w:proofErr w:type="spellEnd"/>
      <w:r w:rsidRPr="00114DD5">
        <w:rPr>
          <w:rFonts w:ascii="Arial" w:hAnsi="Arial" w:cs="Arial"/>
          <w:sz w:val="28"/>
          <w:szCs w:val="28"/>
          <w:rPrChange w:author="Transcriber01 JHB" w:date="2025-08-22T12:28:00Z" w16du:dateUtc="2025-08-22T10:28:00Z" w:id="859">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60">
            <w:rPr>
              <w:rFonts w:ascii="Arial" w:hAnsi="Arial" w:cs="Arial"/>
              <w:sz w:val="28"/>
              <w:szCs w:val="28"/>
              <w:lang w:val="x-none"/>
            </w:rPr>
          </w:rPrChange>
        </w:rPr>
        <w:t>yaMwari</w:t>
      </w:r>
      <w:proofErr w:type="spellEnd"/>
      <w:r w:rsidRPr="00114DD5">
        <w:rPr>
          <w:rFonts w:ascii="Arial" w:hAnsi="Arial" w:cs="Arial"/>
          <w:sz w:val="28"/>
          <w:szCs w:val="28"/>
          <w:rPrChange w:author="Transcriber01 JHB" w:date="2025-08-22T12:28:00Z" w16du:dateUtc="2025-08-22T10:28:00Z" w:id="861">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62">
            <w:rPr>
              <w:rFonts w:ascii="Arial" w:hAnsi="Arial" w:cs="Arial"/>
              <w:sz w:val="28"/>
              <w:szCs w:val="28"/>
              <w:lang w:val="x-none"/>
            </w:rPr>
          </w:rPrChange>
        </w:rPr>
        <w:t>ndichasiya</w:t>
      </w:r>
      <w:proofErr w:type="spellEnd"/>
      <w:r w:rsidRPr="00114DD5">
        <w:rPr>
          <w:rFonts w:ascii="Arial" w:hAnsi="Arial" w:cs="Arial"/>
          <w:sz w:val="28"/>
          <w:szCs w:val="28"/>
          <w:rPrChange w:author="Transcriber01 JHB" w:date="2025-08-22T12:28:00Z" w16du:dateUtc="2025-08-22T10:28:00Z" w:id="863">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64">
            <w:rPr>
              <w:rFonts w:ascii="Arial" w:hAnsi="Arial" w:cs="Arial"/>
              <w:sz w:val="28"/>
              <w:szCs w:val="28"/>
              <w:lang w:val="x-none"/>
            </w:rPr>
          </w:rPrChange>
        </w:rPr>
        <w:t>ndaiteyiwo</w:t>
      </w:r>
      <w:proofErr w:type="spellEnd"/>
      <w:r w:rsidRPr="00114DD5">
        <w:rPr>
          <w:rFonts w:ascii="Arial" w:hAnsi="Arial" w:cs="Arial"/>
          <w:sz w:val="28"/>
          <w:szCs w:val="28"/>
          <w:rPrChange w:author="Transcriber01 JHB" w:date="2025-08-22T12:28:00Z" w16du:dateUtc="2025-08-22T10:28:00Z" w:id="865">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66">
            <w:rPr>
              <w:rFonts w:ascii="Arial" w:hAnsi="Arial" w:cs="Arial"/>
              <w:sz w:val="28"/>
              <w:szCs w:val="28"/>
              <w:lang w:val="x-none"/>
            </w:rPr>
          </w:rPrChange>
        </w:rPr>
        <w:t>iko</w:t>
      </w:r>
      <w:proofErr w:type="spellEnd"/>
      <w:r w:rsidRPr="00114DD5">
        <w:rPr>
          <w:rFonts w:ascii="Arial" w:hAnsi="Arial" w:cs="Arial"/>
          <w:sz w:val="28"/>
          <w:szCs w:val="28"/>
          <w:rPrChange w:author="Transcriber01 JHB" w:date="2025-08-22T12:28:00Z" w16du:dateUtc="2025-08-22T10:28:00Z" w:id="867">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868">
            <w:rPr>
              <w:rFonts w:ascii="Arial" w:hAnsi="Arial" w:cs="Arial"/>
              <w:sz w:val="18"/>
              <w:szCs w:val="18"/>
              <w:lang w:val="x-none"/>
            </w:rPr>
          </w:rPrChange>
        </w:rPr>
        <w:t>[Congregation says, “</w:t>
      </w:r>
      <w:proofErr w:type="spellStart"/>
      <w:r w:rsidRPr="00114DD5">
        <w:rPr>
          <w:rFonts w:ascii="Arial" w:hAnsi="Arial" w:cs="Arial"/>
          <w:sz w:val="18"/>
          <w:szCs w:val="18"/>
          <w:rPrChange w:author="Transcriber01 JHB" w:date="2025-08-22T12:28:00Z" w16du:dateUtc="2025-08-22T10:28:00Z" w:id="869">
            <w:rPr>
              <w:rFonts w:ascii="Arial" w:hAnsi="Arial" w:cs="Arial"/>
              <w:sz w:val="18"/>
              <w:szCs w:val="18"/>
              <w:lang w:val="x-none"/>
            </w:rPr>
          </w:rPrChange>
        </w:rPr>
        <w:t>ikoko</w:t>
      </w:r>
      <w:proofErr w:type="spellEnd"/>
      <w:r w:rsidRPr="00114DD5">
        <w:rPr>
          <w:rFonts w:ascii="Arial" w:hAnsi="Arial" w:cs="Arial"/>
          <w:sz w:val="18"/>
          <w:szCs w:val="18"/>
          <w:rPrChange w:author="Transcriber01 JHB" w:date="2025-08-22T12:28:00Z" w16du:dateUtc="2025-08-22T10:28:00Z" w:id="870">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871">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72">
            <w:rPr>
              <w:rFonts w:ascii="Arial" w:hAnsi="Arial" w:cs="Arial"/>
              <w:sz w:val="28"/>
              <w:szCs w:val="28"/>
              <w:lang w:val="x-none"/>
            </w:rPr>
          </w:rPrChange>
        </w:rPr>
        <w:t>Ndichasiya</w:t>
      </w:r>
      <w:proofErr w:type="spellEnd"/>
      <w:r w:rsidRPr="00114DD5">
        <w:rPr>
          <w:rFonts w:ascii="Arial" w:hAnsi="Arial" w:cs="Arial"/>
          <w:sz w:val="28"/>
          <w:szCs w:val="28"/>
          <w:rPrChange w:author="Transcriber01 JHB" w:date="2025-08-22T12:28:00Z" w16du:dateUtc="2025-08-22T10:28:00Z" w:id="873">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74">
            <w:rPr>
              <w:rFonts w:ascii="Arial" w:hAnsi="Arial" w:cs="Arial"/>
              <w:sz w:val="28"/>
              <w:szCs w:val="28"/>
              <w:lang w:val="x-none"/>
            </w:rPr>
          </w:rPrChange>
        </w:rPr>
        <w:t>ndapeyi</w:t>
      </w:r>
      <w:proofErr w:type="spellEnd"/>
      <w:r w:rsidRPr="00114DD5">
        <w:rPr>
          <w:rFonts w:ascii="Arial" w:hAnsi="Arial" w:cs="Arial"/>
          <w:sz w:val="28"/>
          <w:szCs w:val="28"/>
          <w:rPrChange w:author="Transcriber01 JHB" w:date="2025-08-22T12:28:00Z" w16du:dateUtc="2025-08-22T10:28:00Z" w:id="875">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76">
            <w:rPr>
              <w:rFonts w:ascii="Arial" w:hAnsi="Arial" w:cs="Arial"/>
              <w:sz w:val="28"/>
              <w:szCs w:val="28"/>
              <w:lang w:val="x-none"/>
            </w:rPr>
          </w:rPrChange>
        </w:rPr>
        <w:t>ikoko</w:t>
      </w:r>
      <w:proofErr w:type="spellEnd"/>
      <w:r w:rsidRPr="00114DD5">
        <w:rPr>
          <w:rFonts w:ascii="Arial" w:hAnsi="Arial" w:cs="Arial"/>
          <w:sz w:val="28"/>
          <w:szCs w:val="28"/>
          <w:rPrChange w:author="Transcriber01 JHB" w:date="2025-08-22T12:28:00Z" w16du:dateUtc="2025-08-22T10:28:00Z" w:id="877">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78">
            <w:rPr>
              <w:rFonts w:ascii="Arial" w:hAnsi="Arial" w:cs="Arial"/>
              <w:sz w:val="28"/>
              <w:szCs w:val="28"/>
              <w:lang w:val="x-none"/>
            </w:rPr>
          </w:rPrChange>
        </w:rPr>
        <w:t>Kuimba</w:t>
      </w:r>
      <w:proofErr w:type="spellEnd"/>
      <w:r w:rsidRPr="00114DD5">
        <w:rPr>
          <w:rFonts w:ascii="Arial" w:hAnsi="Arial" w:cs="Arial"/>
          <w:sz w:val="28"/>
          <w:szCs w:val="28"/>
          <w:rPrChange w:author="Transcriber01 JHB" w:date="2025-08-22T12:28:00Z" w16du:dateUtc="2025-08-22T10:28:00Z" w:id="879">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80">
            <w:rPr>
              <w:rFonts w:ascii="Arial" w:hAnsi="Arial" w:cs="Arial"/>
              <w:sz w:val="28"/>
              <w:szCs w:val="28"/>
              <w:lang w:val="x-none"/>
            </w:rPr>
          </w:rPrChange>
        </w:rPr>
        <w:t>yaMwari</w:t>
      </w:r>
      <w:proofErr w:type="spellEnd"/>
      <w:r w:rsidRPr="00114DD5">
        <w:rPr>
          <w:rFonts w:ascii="Arial" w:hAnsi="Arial" w:cs="Arial"/>
          <w:sz w:val="28"/>
          <w:szCs w:val="28"/>
          <w:rPrChange w:author="Transcriber01 JHB" w:date="2025-08-22T12:28:00Z" w16du:dateUtc="2025-08-22T10:28:00Z" w:id="881">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82">
            <w:rPr>
              <w:rFonts w:ascii="Arial" w:hAnsi="Arial" w:cs="Arial"/>
              <w:sz w:val="28"/>
              <w:szCs w:val="28"/>
              <w:lang w:val="x-none"/>
            </w:rPr>
          </w:rPrChange>
        </w:rPr>
        <w:t>ikoko</w:t>
      </w:r>
      <w:proofErr w:type="spellEnd"/>
      <w:r w:rsidRPr="00114DD5">
        <w:rPr>
          <w:rFonts w:ascii="Arial" w:hAnsi="Arial" w:cs="Arial"/>
          <w:sz w:val="28"/>
          <w:szCs w:val="28"/>
          <w:rPrChange w:author="Transcriber01 JHB" w:date="2025-08-22T12:28:00Z" w16du:dateUtc="2025-08-22T10:28:00Z" w:id="883">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84">
            <w:rPr>
              <w:rFonts w:ascii="Arial" w:hAnsi="Arial" w:cs="Arial"/>
              <w:sz w:val="28"/>
              <w:szCs w:val="28"/>
              <w:lang w:val="x-none"/>
            </w:rPr>
          </w:rPrChange>
        </w:rPr>
        <w:t>Ndichatendawo</w:t>
      </w:r>
      <w:proofErr w:type="spellEnd"/>
      <w:r w:rsidRPr="00114DD5">
        <w:rPr>
          <w:rFonts w:ascii="Arial" w:hAnsi="Arial" w:cs="Arial"/>
          <w:sz w:val="28"/>
          <w:szCs w:val="28"/>
          <w:rPrChange w:author="Transcriber01 JHB" w:date="2025-08-22T12:28:00Z" w16du:dateUtc="2025-08-22T10:28:00Z" w:id="885">
            <w:rPr>
              <w:rFonts w:ascii="Arial" w:hAnsi="Arial" w:cs="Arial"/>
              <w:sz w:val="28"/>
              <w:szCs w:val="28"/>
              <w:lang w:val="x-none"/>
            </w:rPr>
          </w:rPrChange>
        </w:rPr>
        <w:t xml:space="preserve"> Mwari </w:t>
      </w:r>
      <w:proofErr w:type="spellStart"/>
      <w:r w:rsidRPr="00114DD5">
        <w:rPr>
          <w:rFonts w:ascii="Arial" w:hAnsi="Arial" w:cs="Arial"/>
          <w:sz w:val="28"/>
          <w:szCs w:val="28"/>
          <w:rPrChange w:author="Transcriber01 JHB" w:date="2025-08-22T12:28:00Z" w16du:dateUtc="2025-08-22T10:28:00Z" w:id="886">
            <w:rPr>
              <w:rFonts w:ascii="Arial" w:hAnsi="Arial" w:cs="Arial"/>
              <w:sz w:val="28"/>
              <w:szCs w:val="28"/>
              <w:lang w:val="x-none"/>
            </w:rPr>
          </w:rPrChange>
        </w:rPr>
        <w:t>nekundichengeta</w:t>
      </w:r>
      <w:proofErr w:type="spellEnd"/>
      <w:r w:rsidRPr="00114DD5">
        <w:rPr>
          <w:rFonts w:ascii="Arial" w:hAnsi="Arial" w:cs="Arial"/>
          <w:sz w:val="28"/>
          <w:szCs w:val="28"/>
          <w:rPrChange w:author="Transcriber01 JHB" w:date="2025-08-22T12:28:00Z" w16du:dateUtc="2025-08-22T10:28:00Z" w:id="887">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88">
            <w:rPr>
              <w:rFonts w:ascii="Arial" w:hAnsi="Arial" w:cs="Arial"/>
              <w:sz w:val="28"/>
              <w:szCs w:val="28"/>
              <w:lang w:val="x-none"/>
            </w:rPr>
          </w:rPrChange>
        </w:rPr>
        <w:t>nekundidzikinura</w:t>
      </w:r>
      <w:proofErr w:type="spellEnd"/>
      <w:r w:rsidRPr="00114DD5">
        <w:rPr>
          <w:rFonts w:ascii="Arial" w:hAnsi="Arial" w:cs="Arial"/>
          <w:sz w:val="28"/>
          <w:szCs w:val="28"/>
          <w:rPrChange w:author="Transcriber01 JHB" w:date="2025-08-22T12:28:00Z" w16du:dateUtc="2025-08-22T10:28:00Z" w:id="889">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90">
            <w:rPr>
              <w:rFonts w:ascii="Arial" w:hAnsi="Arial" w:cs="Arial"/>
              <w:sz w:val="28"/>
              <w:szCs w:val="28"/>
              <w:lang w:val="x-none"/>
            </w:rPr>
          </w:rPrChange>
        </w:rPr>
        <w:t>nei</w:t>
      </w:r>
      <w:proofErr w:type="spellEnd"/>
      <w:r w:rsidRPr="00114DD5">
        <w:rPr>
          <w:rFonts w:ascii="Arial" w:hAnsi="Arial" w:cs="Arial"/>
          <w:sz w:val="28"/>
          <w:szCs w:val="28"/>
          <w:rPrChange w:author="Transcriber01 JHB" w:date="2025-08-22T12:28:00Z" w16du:dateUtc="2025-08-22T10:28:00Z" w:id="891">
            <w:rPr>
              <w:rFonts w:ascii="Arial" w:hAnsi="Arial" w:cs="Arial"/>
              <w:sz w:val="28"/>
              <w:szCs w:val="28"/>
              <w:lang w:val="x-none"/>
            </w:rPr>
          </w:rPrChange>
        </w:rPr>
        <w:t>?”</w:t>
      </w:r>
    </w:p>
    <w:p w:rsidRPr="00114DD5" w:rsidR="00420EA2" w:rsidDel="00470800" w:rsidP="00420EA2" w:rsidRDefault="00420EA2" w14:paraId="449BD8AB" w14:textId="77777777">
      <w:pPr>
        <w:jc w:val="both"/>
        <w:rPr>
          <w:del w:author="Transcriber01 JHB" w:date="2025-08-22T12:07:00Z" w16du:dateUtc="2025-08-22T10:07:00Z" w:id="892"/>
          <w:rFonts w:ascii="Arial" w:hAnsi="Arial" w:cs="Arial"/>
          <w:sz w:val="28"/>
          <w:szCs w:val="28"/>
          <w:rPrChange w:author="Transcriber01 JHB" w:date="2025-08-22T12:28:00Z" w16du:dateUtc="2025-08-22T10:28:00Z" w:id="893">
            <w:rPr>
              <w:del w:author="Transcriber01 JHB" w:date="2025-08-22T12:07:00Z" w16du:dateUtc="2025-08-22T10:07:00Z" w:id="894"/>
              <w:rFonts w:ascii="Arial" w:hAnsi="Arial" w:cs="Arial"/>
              <w:sz w:val="28"/>
              <w:szCs w:val="28"/>
              <w:lang w:val="x-none"/>
            </w:rPr>
          </w:rPrChange>
        </w:rPr>
      </w:pPr>
      <w:r w:rsidRPr="00DB2CED">
        <w:rPr>
          <w:rFonts w:ascii="Arial" w:hAnsi="Arial" w:cs="Arial"/>
          <w:sz w:val="28"/>
          <w:szCs w:val="28"/>
          <w:vertAlign w:val="superscript"/>
        </w:rPr>
        <w:t>484</w:t>
      </w:r>
      <w:r>
        <w:rPr>
          <w:rFonts w:ascii="Arial" w:hAnsi="Arial" w:cs="Arial"/>
          <w:sz w:val="28"/>
          <w:szCs w:val="28"/>
        </w:rPr>
        <w:t xml:space="preserve"> </w:t>
      </w:r>
      <w:r w:rsidRPr="00114DD5">
        <w:rPr>
          <w:rFonts w:ascii="Arial" w:hAnsi="Arial" w:cs="Arial"/>
          <w:sz w:val="28"/>
          <w:szCs w:val="28"/>
          <w:rPrChange w:author="Transcriber01 JHB" w:date="2025-08-22T12:28:00Z" w16du:dateUtc="2025-08-22T10:28:00Z" w:id="895">
            <w:rPr>
              <w:rFonts w:ascii="Arial" w:hAnsi="Arial" w:cs="Arial"/>
              <w:sz w:val="28"/>
              <w:szCs w:val="28"/>
              <w:lang w:val="x-none"/>
            </w:rPr>
          </w:rPrChange>
        </w:rPr>
        <w:t xml:space="preserve">Iye </w:t>
      </w:r>
      <w:proofErr w:type="spellStart"/>
      <w:r w:rsidRPr="00114DD5">
        <w:rPr>
          <w:rFonts w:ascii="Arial" w:hAnsi="Arial" w:cs="Arial"/>
          <w:sz w:val="28"/>
          <w:szCs w:val="28"/>
          <w:rPrChange w:author="Transcriber01 JHB" w:date="2025-08-22T12:28:00Z" w16du:dateUtc="2025-08-22T10:28:00Z" w:id="896">
            <w:rPr>
              <w:rFonts w:ascii="Arial" w:hAnsi="Arial" w:cs="Arial"/>
              <w:sz w:val="28"/>
              <w:szCs w:val="28"/>
              <w:lang w:val="x-none"/>
            </w:rPr>
          </w:rPrChange>
        </w:rPr>
        <w:t>zvino</w:t>
      </w:r>
      <w:proofErr w:type="spellEnd"/>
      <w:r w:rsidRPr="00114DD5">
        <w:rPr>
          <w:rFonts w:ascii="Arial" w:hAnsi="Arial" w:cs="Arial"/>
          <w:sz w:val="28"/>
          <w:szCs w:val="28"/>
          <w:rPrChange w:author="Transcriber01 JHB" w:date="2025-08-22T12:28:00Z" w16du:dateUtc="2025-08-22T10:28:00Z" w:id="897">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898">
            <w:rPr>
              <w:rFonts w:ascii="Arial" w:hAnsi="Arial" w:cs="Arial"/>
              <w:sz w:val="28"/>
              <w:szCs w:val="28"/>
              <w:lang w:val="x-none"/>
            </w:rPr>
          </w:rPrChange>
        </w:rPr>
        <w:t>imbozvibvunzayi</w:t>
      </w:r>
      <w:proofErr w:type="spellEnd"/>
      <w:r w:rsidRPr="00114DD5">
        <w:rPr>
          <w:rFonts w:ascii="Arial" w:hAnsi="Arial" w:cs="Arial"/>
          <w:sz w:val="28"/>
          <w:szCs w:val="28"/>
          <w:rPrChange w:author="Transcriber01 JHB" w:date="2025-08-22T12:28:00Z" w16du:dateUtc="2025-08-22T10:28:00Z" w:id="899">
            <w:rPr>
              <w:rFonts w:ascii="Arial" w:hAnsi="Arial" w:cs="Arial"/>
              <w:sz w:val="28"/>
              <w:szCs w:val="28"/>
              <w:lang w:val="x-none"/>
            </w:rPr>
          </w:rPrChange>
        </w:rPr>
        <w:t xml:space="preserve"> sister </w:t>
      </w:r>
      <w:proofErr w:type="spellStart"/>
      <w:r w:rsidRPr="00114DD5">
        <w:rPr>
          <w:rFonts w:ascii="Arial" w:hAnsi="Arial" w:cs="Arial"/>
          <w:sz w:val="28"/>
          <w:szCs w:val="28"/>
          <w:rPrChange w:author="Transcriber01 JHB" w:date="2025-08-22T12:28:00Z" w16du:dateUtc="2025-08-22T10:28:00Z" w:id="900">
            <w:rPr>
              <w:rFonts w:ascii="Arial" w:hAnsi="Arial" w:cs="Arial"/>
              <w:sz w:val="28"/>
              <w:szCs w:val="28"/>
              <w:lang w:val="x-none"/>
            </w:rPr>
          </w:rPrChange>
        </w:rPr>
        <w:t>nemakuriro</w:t>
      </w:r>
      <w:proofErr w:type="spellEnd"/>
      <w:r w:rsidRPr="00114DD5">
        <w:rPr>
          <w:rFonts w:ascii="Arial" w:hAnsi="Arial" w:cs="Arial"/>
          <w:sz w:val="28"/>
          <w:szCs w:val="28"/>
          <w:rPrChange w:author="Transcriber01 JHB" w:date="2025-08-22T12:28:00Z" w16du:dateUtc="2025-08-22T10:28:00Z" w:id="901">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902">
            <w:rPr>
              <w:rFonts w:ascii="Arial" w:hAnsi="Arial" w:cs="Arial"/>
              <w:sz w:val="28"/>
              <w:szCs w:val="28"/>
              <w:lang w:val="x-none"/>
            </w:rPr>
          </w:rPrChange>
        </w:rPr>
        <w:t>amaita</w:t>
      </w:r>
      <w:proofErr w:type="spellEnd"/>
      <w:r w:rsidRPr="00114DD5">
        <w:rPr>
          <w:rFonts w:ascii="Arial" w:hAnsi="Arial" w:cs="Arial"/>
          <w:sz w:val="28"/>
          <w:szCs w:val="28"/>
          <w:rPrChange w:author="Transcriber01 JHB" w:date="2025-08-22T12:28:00Z" w16du:dateUtc="2025-08-22T10:28:00Z" w:id="903">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904">
            <w:rPr>
              <w:rFonts w:ascii="Arial" w:hAnsi="Arial" w:cs="Arial"/>
              <w:sz w:val="28"/>
              <w:szCs w:val="28"/>
              <w:lang w:val="x-none"/>
            </w:rPr>
          </w:rPrChange>
        </w:rPr>
        <w:t>munogara</w:t>
      </w:r>
      <w:proofErr w:type="spellEnd"/>
      <w:r w:rsidRPr="00114DD5">
        <w:rPr>
          <w:rFonts w:ascii="Arial" w:hAnsi="Arial" w:cs="Arial"/>
          <w:sz w:val="28"/>
          <w:szCs w:val="28"/>
          <w:rPrChange w:author="Transcriber01 JHB" w:date="2025-08-22T12:28:00Z" w16du:dateUtc="2025-08-22T10:28:00Z" w:id="905">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906">
            <w:rPr>
              <w:rFonts w:ascii="Arial" w:hAnsi="Arial" w:cs="Arial"/>
              <w:sz w:val="28"/>
              <w:szCs w:val="28"/>
              <w:lang w:val="x-none"/>
            </w:rPr>
          </w:rPrChange>
        </w:rPr>
        <w:t>muchingochema</w:t>
      </w:r>
      <w:proofErr w:type="spellEnd"/>
      <w:r w:rsidRPr="00114DD5">
        <w:rPr>
          <w:rFonts w:ascii="Arial" w:hAnsi="Arial" w:cs="Arial"/>
          <w:sz w:val="28"/>
          <w:szCs w:val="28"/>
          <w:rPrChange w:author="Transcriber01 JHB" w:date="2025-08-22T12:28:00Z" w16du:dateUtc="2025-08-22T10:28:00Z" w:id="907">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908">
            <w:rPr>
              <w:rFonts w:ascii="Arial" w:hAnsi="Arial" w:cs="Arial"/>
              <w:sz w:val="28"/>
              <w:szCs w:val="28"/>
              <w:lang w:val="x-none"/>
            </w:rPr>
          </w:rPrChange>
        </w:rPr>
        <w:t>kuti</w:t>
      </w:r>
      <w:proofErr w:type="spellEnd"/>
      <w:r w:rsidRPr="00114DD5">
        <w:rPr>
          <w:rFonts w:ascii="Arial" w:hAnsi="Arial" w:cs="Arial"/>
          <w:sz w:val="28"/>
          <w:szCs w:val="28"/>
          <w:rPrChange w:author="Transcriber01 JHB" w:date="2025-08-22T12:28:00Z" w16du:dateUtc="2025-08-22T10:28:00Z" w:id="909">
            <w:rPr>
              <w:rFonts w:ascii="Arial" w:hAnsi="Arial" w:cs="Arial"/>
              <w:sz w:val="28"/>
              <w:szCs w:val="28"/>
              <w:lang w:val="x-none"/>
            </w:rPr>
          </w:rPrChange>
        </w:rPr>
        <w:t xml:space="preserve"> Mwari </w:t>
      </w:r>
      <w:proofErr w:type="spellStart"/>
      <w:r w:rsidRPr="00114DD5">
        <w:rPr>
          <w:rFonts w:ascii="Arial" w:hAnsi="Arial" w:cs="Arial"/>
          <w:sz w:val="28"/>
          <w:szCs w:val="28"/>
          <w:rPrChange w:author="Transcriber01 JHB" w:date="2025-08-22T12:28:00Z" w16du:dateUtc="2025-08-22T10:28:00Z" w:id="910">
            <w:rPr>
              <w:rFonts w:ascii="Arial" w:hAnsi="Arial" w:cs="Arial"/>
              <w:sz w:val="28"/>
              <w:szCs w:val="28"/>
              <w:lang w:val="x-none"/>
            </w:rPr>
          </w:rPrChange>
        </w:rPr>
        <w:t>havandinzwe</w:t>
      </w:r>
      <w:proofErr w:type="spellEnd"/>
      <w:r w:rsidRPr="00114DD5">
        <w:rPr>
          <w:rFonts w:ascii="Arial" w:hAnsi="Arial" w:cs="Arial"/>
          <w:sz w:val="28"/>
          <w:szCs w:val="28"/>
          <w:rPrChange w:author="Transcriber01 JHB" w:date="2025-08-22T12:28:00Z" w16du:dateUtc="2025-08-22T10:28:00Z" w:id="911">
            <w:rPr>
              <w:rFonts w:ascii="Arial" w:hAnsi="Arial" w:cs="Arial"/>
              <w:sz w:val="28"/>
              <w:szCs w:val="28"/>
              <w:lang w:val="x-none"/>
            </w:rPr>
          </w:rPrChange>
        </w:rPr>
        <w:t xml:space="preserve">, Mwari </w:t>
      </w:r>
      <w:proofErr w:type="spellStart"/>
      <w:r w:rsidRPr="00114DD5">
        <w:rPr>
          <w:rFonts w:ascii="Arial" w:hAnsi="Arial" w:cs="Arial"/>
          <w:sz w:val="28"/>
          <w:szCs w:val="28"/>
          <w:rPrChange w:author="Transcriber01 JHB" w:date="2025-08-22T12:28:00Z" w16du:dateUtc="2025-08-22T10:28:00Z" w:id="912">
            <w:rPr>
              <w:rFonts w:ascii="Arial" w:hAnsi="Arial" w:cs="Arial"/>
              <w:sz w:val="28"/>
              <w:szCs w:val="28"/>
              <w:lang w:val="x-none"/>
            </w:rPr>
          </w:rPrChange>
        </w:rPr>
        <w:t>hava</w:t>
      </w:r>
      <w:ins w:author="Transcriber01 JHB" w:date="2025-08-22T12:05:00Z" w16du:dateUtc="2025-08-22T10:05:00Z" w:id="913">
        <w:r w:rsidRPr="00114DD5">
          <w:rPr>
            <w:rFonts w:ascii="Arial" w:hAnsi="Arial" w:cs="Arial"/>
            <w:sz w:val="28"/>
            <w:szCs w:val="28"/>
            <w:rPrChange w:author="Transcriber01 JHB" w:date="2025-08-22T12:28:00Z" w16du:dateUtc="2025-08-22T10:28:00Z" w:id="914">
              <w:rPr>
                <w:rFonts w:ascii="Arial" w:hAnsi="Arial" w:cs="Arial"/>
                <w:sz w:val="28"/>
                <w:szCs w:val="28"/>
                <w:lang w:val="x-none"/>
              </w:rPr>
            </w:rPrChange>
          </w:rPr>
          <w:t>n</w:t>
        </w:r>
      </w:ins>
      <w:r w:rsidRPr="00114DD5">
        <w:rPr>
          <w:rFonts w:ascii="Arial" w:hAnsi="Arial" w:cs="Arial"/>
          <w:sz w:val="28"/>
          <w:szCs w:val="28"/>
          <w:rPrChange w:author="Transcriber01 JHB" w:date="2025-08-22T12:28:00Z" w16du:dateUtc="2025-08-22T10:28:00Z" w:id="915">
            <w:rPr>
              <w:rFonts w:ascii="Arial" w:hAnsi="Arial" w:cs="Arial"/>
              <w:sz w:val="28"/>
              <w:szCs w:val="28"/>
              <w:lang w:val="x-none"/>
            </w:rPr>
          </w:rPrChange>
        </w:rPr>
        <w:t>di</w:t>
      </w:r>
      <w:proofErr w:type="spellEnd"/>
      <w:del w:author="Transcriber01 JHB" w:date="2025-08-22T12:05:00Z" w16du:dateUtc="2025-08-22T10:05:00Z" w:id="916">
        <w:r w:rsidRPr="00114DD5" w:rsidDel="00C65C20">
          <w:rPr>
            <w:rFonts w:ascii="Arial" w:hAnsi="Arial" w:cs="Arial"/>
            <w:sz w:val="28"/>
            <w:szCs w:val="28"/>
            <w:rPrChange w:author="Transcriber01 JHB" w:date="2025-08-22T12:28:00Z" w16du:dateUtc="2025-08-22T10:28:00Z" w:id="917">
              <w:rPr>
                <w:rFonts w:ascii="Arial" w:hAnsi="Arial" w:cs="Arial"/>
                <w:sz w:val="28"/>
                <w:szCs w:val="28"/>
                <w:lang w:val="x-none"/>
              </w:rPr>
            </w:rPrChange>
          </w:rPr>
          <w:delText>i</w:delText>
        </w:r>
      </w:del>
      <w:r w:rsidRPr="00114DD5">
        <w:rPr>
          <w:rFonts w:ascii="Arial" w:hAnsi="Arial" w:cs="Arial"/>
          <w:sz w:val="28"/>
          <w:szCs w:val="28"/>
          <w:rPrChange w:author="Transcriber01 JHB" w:date="2025-08-22T12:28:00Z" w16du:dateUtc="2025-08-22T10:28:00Z" w:id="918">
            <w:rPr>
              <w:rFonts w:ascii="Arial" w:hAnsi="Arial" w:cs="Arial"/>
              <w:sz w:val="28"/>
              <w:szCs w:val="28"/>
              <w:lang w:val="x-none"/>
            </w:rPr>
          </w:rPrChange>
        </w:rPr>
        <w:t xml:space="preserve">… Makambo… I… </w:t>
      </w:r>
      <w:proofErr w:type="spellStart"/>
      <w:r w:rsidRPr="00114DD5">
        <w:rPr>
          <w:rFonts w:ascii="Arial" w:hAnsi="Arial" w:cs="Arial"/>
          <w:sz w:val="28"/>
          <w:szCs w:val="28"/>
          <w:rPrChange w:author="Transcriber01 JHB" w:date="2025-08-22T12:28:00Z" w16du:dateUtc="2025-08-22T10:28:00Z" w:id="919">
            <w:rPr>
              <w:rFonts w:ascii="Arial" w:hAnsi="Arial" w:cs="Arial"/>
              <w:sz w:val="28"/>
              <w:szCs w:val="28"/>
              <w:lang w:val="x-none"/>
            </w:rPr>
          </w:rPrChange>
        </w:rPr>
        <w:t>Kubva</w:t>
      </w:r>
      <w:proofErr w:type="spellEnd"/>
      <w:r w:rsidRPr="00114DD5">
        <w:rPr>
          <w:rFonts w:ascii="Arial" w:hAnsi="Arial" w:cs="Arial"/>
          <w:sz w:val="28"/>
          <w:szCs w:val="28"/>
          <w:rPrChange w:author="Transcriber01 JHB" w:date="2025-08-22T12:28:00Z" w16du:dateUtc="2025-08-22T10:28:00Z" w:id="92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921">
            <w:rPr>
              <w:rFonts w:ascii="Arial" w:hAnsi="Arial" w:cs="Arial"/>
              <w:sz w:val="28"/>
              <w:szCs w:val="28"/>
              <w:lang w:val="x-none"/>
            </w:rPr>
          </w:rPrChange>
        </w:rPr>
        <w:t>uchiuya</w:t>
      </w:r>
      <w:proofErr w:type="spellEnd"/>
      <w:r w:rsidRPr="00114DD5">
        <w:rPr>
          <w:rFonts w:ascii="Arial" w:hAnsi="Arial" w:cs="Arial"/>
          <w:sz w:val="28"/>
          <w:szCs w:val="28"/>
          <w:rPrChange w:author="Transcriber01 JHB" w:date="2025-08-22T12:28:00Z" w16du:dateUtc="2025-08-22T10:28:00Z" w:id="92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923">
            <w:rPr>
              <w:rFonts w:ascii="Arial" w:hAnsi="Arial" w:cs="Arial"/>
              <w:sz w:val="28"/>
              <w:szCs w:val="28"/>
              <w:lang w:val="x-none"/>
            </w:rPr>
          </w:rPrChange>
        </w:rPr>
        <w:t>pano</w:t>
      </w:r>
      <w:proofErr w:type="spellEnd"/>
      <w:r w:rsidRPr="00114DD5">
        <w:rPr>
          <w:rFonts w:ascii="Arial" w:hAnsi="Arial" w:cs="Arial"/>
          <w:sz w:val="28"/>
          <w:szCs w:val="28"/>
          <w:rPrChange w:author="Transcriber01 JHB" w:date="2025-08-22T12:28:00Z" w16du:dateUtc="2025-08-22T10:28:00Z" w:id="92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925">
            <w:rPr>
              <w:rFonts w:ascii="Arial" w:hAnsi="Arial" w:cs="Arial"/>
              <w:sz w:val="28"/>
              <w:szCs w:val="28"/>
              <w:lang w:val="x-none"/>
            </w:rPr>
          </w:rPrChange>
        </w:rPr>
        <w:t>uri</w:t>
      </w:r>
      <w:proofErr w:type="spellEnd"/>
      <w:r w:rsidRPr="00114DD5">
        <w:rPr>
          <w:rFonts w:ascii="Arial" w:hAnsi="Arial" w:cs="Arial"/>
          <w:sz w:val="28"/>
          <w:szCs w:val="28"/>
          <w:rPrChange w:author="Transcriber01 JHB" w:date="2025-08-22T12:28:00Z" w16du:dateUtc="2025-08-22T10:28:00Z" w:id="926">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927">
            <w:rPr>
              <w:rFonts w:ascii="Arial" w:hAnsi="Arial" w:cs="Arial"/>
              <w:sz w:val="28"/>
              <w:szCs w:val="28"/>
              <w:lang w:val="x-none"/>
            </w:rPr>
          </w:rPrChange>
        </w:rPr>
        <w:t>mwana</w:t>
      </w:r>
      <w:proofErr w:type="spellEnd"/>
      <w:r w:rsidRPr="00114DD5">
        <w:rPr>
          <w:rFonts w:ascii="Arial" w:hAnsi="Arial" w:cs="Arial"/>
          <w:sz w:val="28"/>
          <w:szCs w:val="28"/>
          <w:rPrChange w:author="Transcriber01 JHB" w:date="2025-08-22T12:28:00Z" w16du:dateUtc="2025-08-22T10:28:00Z" w:id="92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929">
            <w:rPr>
              <w:rFonts w:ascii="Arial" w:hAnsi="Arial" w:cs="Arial"/>
              <w:sz w:val="28"/>
              <w:szCs w:val="28"/>
              <w:lang w:val="x-none"/>
            </w:rPr>
          </w:rPrChange>
        </w:rPr>
        <w:t>musikana</w:t>
      </w:r>
      <w:proofErr w:type="spellEnd"/>
      <w:r w:rsidRPr="00114DD5">
        <w:rPr>
          <w:rFonts w:ascii="Arial" w:hAnsi="Arial" w:cs="Arial"/>
          <w:sz w:val="28"/>
          <w:szCs w:val="28"/>
          <w:rPrChange w:author="Transcriber01 JHB" w:date="2025-08-22T12:28:00Z" w16du:dateUtc="2025-08-22T10:28:00Z" w:id="93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931">
            <w:rPr>
              <w:rFonts w:ascii="Arial" w:hAnsi="Arial" w:cs="Arial"/>
              <w:sz w:val="28"/>
              <w:szCs w:val="28"/>
              <w:lang w:val="x-none"/>
            </w:rPr>
          </w:rPrChange>
        </w:rPr>
        <w:t>kaduku</w:t>
      </w:r>
      <w:proofErr w:type="spellEnd"/>
      <w:r w:rsidRPr="00114DD5">
        <w:rPr>
          <w:rFonts w:ascii="Arial" w:hAnsi="Arial" w:cs="Arial"/>
          <w:sz w:val="28"/>
          <w:szCs w:val="28"/>
          <w:rPrChange w:author="Transcriber01 JHB" w:date="2025-08-22T12:28:00Z" w16du:dateUtc="2025-08-22T10:28:00Z" w:id="93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933">
            <w:rPr>
              <w:rFonts w:ascii="Arial" w:hAnsi="Arial" w:cs="Arial"/>
              <w:sz w:val="28"/>
              <w:szCs w:val="28"/>
              <w:lang w:val="x-none"/>
            </w:rPr>
          </w:rPrChange>
        </w:rPr>
        <w:t>duku</w:t>
      </w:r>
      <w:proofErr w:type="spellEnd"/>
      <w:r w:rsidRPr="00114DD5">
        <w:rPr>
          <w:rFonts w:ascii="Arial" w:hAnsi="Arial" w:cs="Arial"/>
          <w:sz w:val="28"/>
          <w:szCs w:val="28"/>
          <w:rPrChange w:author="Transcriber01 JHB" w:date="2025-08-22T12:28:00Z" w16du:dateUtc="2025-08-22T10:28:00Z" w:id="93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935">
            <w:rPr>
              <w:rFonts w:ascii="Arial" w:hAnsi="Arial" w:cs="Arial"/>
              <w:sz w:val="28"/>
              <w:szCs w:val="28"/>
              <w:lang w:val="x-none"/>
            </w:rPr>
          </w:rPrChange>
        </w:rPr>
        <w:t>uri</w:t>
      </w:r>
      <w:proofErr w:type="spellEnd"/>
      <w:r w:rsidRPr="00114DD5">
        <w:rPr>
          <w:rFonts w:ascii="Arial" w:hAnsi="Arial" w:cs="Arial"/>
          <w:sz w:val="28"/>
          <w:szCs w:val="28"/>
          <w:rPrChange w:author="Transcriber01 JHB" w:date="2025-08-22T12:28:00Z" w16du:dateUtc="2025-08-22T10:28:00Z" w:id="936">
            <w:rPr>
              <w:rFonts w:ascii="Arial" w:hAnsi="Arial" w:cs="Arial"/>
              <w:sz w:val="28"/>
              <w:szCs w:val="28"/>
              <w:lang w:val="x-none"/>
            </w:rPr>
          </w:rPrChange>
        </w:rPr>
        <w:t xml:space="preserve"> ka brother </w:t>
      </w:r>
      <w:proofErr w:type="spellStart"/>
      <w:r w:rsidRPr="00114DD5">
        <w:rPr>
          <w:rFonts w:ascii="Arial" w:hAnsi="Arial" w:cs="Arial"/>
          <w:sz w:val="28"/>
          <w:szCs w:val="28"/>
          <w:rPrChange w:author="Transcriber01 JHB" w:date="2025-08-22T12:28:00Z" w16du:dateUtc="2025-08-22T10:28:00Z" w:id="937">
            <w:rPr>
              <w:rFonts w:ascii="Arial" w:hAnsi="Arial" w:cs="Arial"/>
              <w:sz w:val="28"/>
              <w:szCs w:val="28"/>
              <w:lang w:val="x-none"/>
            </w:rPr>
          </w:rPrChange>
        </w:rPr>
        <w:t>kaduku</w:t>
      </w:r>
      <w:proofErr w:type="spellEnd"/>
      <w:r w:rsidRPr="00114DD5">
        <w:rPr>
          <w:rFonts w:ascii="Arial" w:hAnsi="Arial" w:cs="Arial"/>
          <w:sz w:val="28"/>
          <w:szCs w:val="28"/>
          <w:rPrChange w:author="Transcriber01 JHB" w:date="2025-08-22T12:28:00Z" w16du:dateUtc="2025-08-22T10:28:00Z" w:id="93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939">
            <w:rPr>
              <w:rFonts w:ascii="Arial" w:hAnsi="Arial" w:cs="Arial"/>
              <w:sz w:val="28"/>
              <w:szCs w:val="28"/>
              <w:lang w:val="x-none"/>
            </w:rPr>
          </w:rPrChange>
        </w:rPr>
        <w:t>duku</w:t>
      </w:r>
      <w:proofErr w:type="spellEnd"/>
      <w:r w:rsidRPr="00114DD5">
        <w:rPr>
          <w:rFonts w:ascii="Arial" w:hAnsi="Arial" w:cs="Arial"/>
          <w:sz w:val="28"/>
          <w:szCs w:val="28"/>
          <w:rPrChange w:author="Transcriber01 JHB" w:date="2025-08-22T12:28:00Z" w16du:dateUtc="2025-08-22T10:28:00Z" w:id="940">
            <w:rPr>
              <w:rFonts w:ascii="Arial" w:hAnsi="Arial" w:cs="Arial"/>
              <w:sz w:val="28"/>
              <w:szCs w:val="28"/>
              <w:lang w:val="x-none"/>
            </w:rPr>
          </w:rPrChange>
        </w:rPr>
        <w:t xml:space="preserve">, you have been begging and asking. Ask yourself what you have returned back to God up to now? You will </w:t>
      </w:r>
      <w:proofErr w:type="spellStart"/>
      <w:r w:rsidRPr="00114DD5">
        <w:rPr>
          <w:rFonts w:ascii="Arial" w:hAnsi="Arial" w:cs="Arial"/>
          <w:sz w:val="28"/>
          <w:szCs w:val="28"/>
          <w:rPrChange w:author="Transcriber01 JHB" w:date="2025-08-22T12:28:00Z" w16du:dateUtc="2025-08-22T10:28:00Z" w:id="941">
            <w:rPr>
              <w:rFonts w:ascii="Arial" w:hAnsi="Arial" w:cs="Arial"/>
              <w:sz w:val="28"/>
              <w:szCs w:val="28"/>
              <w:lang w:val="x-none"/>
            </w:rPr>
          </w:rPrChange>
        </w:rPr>
        <w:t>sh</w:t>
      </w:r>
      <w:proofErr w:type="spellEnd"/>
      <w:r w:rsidRPr="00114DD5">
        <w:rPr>
          <w:rFonts w:ascii="Arial" w:hAnsi="Arial" w:cs="Arial"/>
          <w:sz w:val="28"/>
          <w:szCs w:val="28"/>
          <w:rPrChange w:author="Transcriber01 JHB" w:date="2025-08-22T12:28:00Z" w16du:dateUtc="2025-08-22T10:28:00Z" w:id="942">
            <w:rPr>
              <w:rFonts w:ascii="Arial" w:hAnsi="Arial" w:cs="Arial"/>
              <w:sz w:val="28"/>
              <w:szCs w:val="28"/>
              <w:lang w:val="x-none"/>
            </w:rPr>
          </w:rPrChange>
        </w:rPr>
        <w:t xml:space="preserve">—keep quiet. </w:t>
      </w:r>
      <w:proofErr w:type="spellStart"/>
      <w:r w:rsidRPr="00114DD5">
        <w:rPr>
          <w:rFonts w:ascii="Arial" w:hAnsi="Arial" w:cs="Arial"/>
          <w:sz w:val="28"/>
          <w:szCs w:val="28"/>
          <w:rPrChange w:author="Transcriber01 JHB" w:date="2025-08-22T12:28:00Z" w16du:dateUtc="2025-08-22T10:28:00Z" w:id="943">
            <w:rPr>
              <w:rFonts w:ascii="Arial" w:hAnsi="Arial" w:cs="Arial"/>
              <w:sz w:val="28"/>
              <w:szCs w:val="28"/>
              <w:lang w:val="x-none"/>
            </w:rPr>
          </w:rPrChange>
        </w:rPr>
        <w:t>Wokumbira</w:t>
      </w:r>
      <w:proofErr w:type="spellEnd"/>
      <w:r w:rsidRPr="00114DD5">
        <w:rPr>
          <w:rFonts w:ascii="Arial" w:hAnsi="Arial" w:cs="Arial"/>
          <w:sz w:val="28"/>
          <w:szCs w:val="28"/>
          <w:rPrChange w:author="Transcriber01 JHB" w:date="2025-08-22T12:28:00Z" w16du:dateUtc="2025-08-22T10:28:00Z" w:id="94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945">
            <w:rPr>
              <w:rFonts w:ascii="Arial" w:hAnsi="Arial" w:cs="Arial"/>
              <w:sz w:val="28"/>
              <w:szCs w:val="28"/>
              <w:lang w:val="x-none"/>
            </w:rPr>
          </w:rPrChange>
        </w:rPr>
        <w:t>kuti</w:t>
      </w:r>
      <w:proofErr w:type="spellEnd"/>
      <w:r w:rsidRPr="00114DD5">
        <w:rPr>
          <w:rFonts w:ascii="Arial" w:hAnsi="Arial" w:cs="Arial"/>
          <w:sz w:val="28"/>
          <w:szCs w:val="28"/>
          <w:rPrChange w:author="Transcriber01 JHB" w:date="2025-08-22T12:28:00Z" w16du:dateUtc="2025-08-22T10:28:00Z" w:id="946">
            <w:rPr>
              <w:rFonts w:ascii="Arial" w:hAnsi="Arial" w:cs="Arial"/>
              <w:sz w:val="28"/>
              <w:szCs w:val="28"/>
              <w:lang w:val="x-none"/>
            </w:rPr>
          </w:rPrChange>
        </w:rPr>
        <w:t xml:space="preserve">, </w:t>
      </w:r>
    </w:p>
    <w:p w:rsidRPr="000E32B2" w:rsidR="00420EA2" w:rsidP="00420EA2" w:rsidRDefault="00420EA2" w14:paraId="29D3E885" w14:textId="77777777">
      <w:pPr>
        <w:jc w:val="both"/>
        <w:rPr>
          <w:rFonts w:ascii="Arial" w:hAnsi="Arial" w:cs="Arial"/>
          <w:sz w:val="28"/>
          <w:szCs w:val="28"/>
          <w:rPrChange w:author="Transcriber01 JHB" w:date="2025-08-26T12:36:00Z" w16du:dateUtc="2025-08-26T10:36:00Z" w:id="947">
            <w:rPr>
              <w:rFonts w:ascii="Arial" w:hAnsi="Arial" w:cs="Arial"/>
              <w:sz w:val="28"/>
              <w:szCs w:val="28"/>
              <w:lang w:val="x-none"/>
            </w:rPr>
          </w:rPrChange>
        </w:rPr>
      </w:pPr>
      <w:r w:rsidRPr="000E32B2">
        <w:rPr>
          <w:rFonts w:ascii="Arial" w:hAnsi="Arial" w:cs="Arial"/>
          <w:sz w:val="28"/>
          <w:szCs w:val="28"/>
          <w:rPrChange w:author="Transcriber01 JHB" w:date="2025-08-26T12:36:00Z" w16du:dateUtc="2025-08-26T10:36:00Z" w:id="948">
            <w:rPr>
              <w:rFonts w:ascii="Arial" w:hAnsi="Arial" w:cs="Arial"/>
              <w:sz w:val="28"/>
              <w:szCs w:val="28"/>
              <w:lang w:val="x-none"/>
            </w:rPr>
          </w:rPrChange>
        </w:rPr>
        <w:t>“Mwari,</w:t>
      </w:r>
      <w:r w:rsidRPr="00A970EA">
        <w:rPr>
          <w:rFonts w:ascii="Arial" w:hAnsi="Arial" w:cs="Arial"/>
          <w:sz w:val="28"/>
          <w:szCs w:val="28"/>
        </w:rPr>
        <w:t xml:space="preserve"> </w:t>
      </w:r>
      <w:proofErr w:type="spellStart"/>
      <w:r w:rsidRPr="000E32B2">
        <w:rPr>
          <w:rFonts w:ascii="Arial" w:hAnsi="Arial" w:cs="Arial"/>
          <w:sz w:val="28"/>
          <w:szCs w:val="28"/>
          <w:rPrChange w:author="Transcriber01 JHB" w:date="2025-08-26T12:36:00Z" w16du:dateUtc="2025-08-26T10:36:00Z" w:id="949">
            <w:rPr>
              <w:rFonts w:ascii="Arial" w:hAnsi="Arial" w:cs="Arial"/>
              <w:sz w:val="28"/>
              <w:szCs w:val="28"/>
              <w:lang w:val="x-none"/>
            </w:rPr>
          </w:rPrChange>
        </w:rPr>
        <w:t>chitangayi</w:t>
      </w:r>
      <w:proofErr w:type="spellEnd"/>
      <w:r w:rsidRPr="000E32B2">
        <w:rPr>
          <w:rFonts w:ascii="Arial" w:hAnsi="Arial" w:cs="Arial"/>
          <w:sz w:val="28"/>
          <w:szCs w:val="28"/>
          <w:rPrChange w:author="Transcriber01 JHB" w:date="2025-08-26T12:36:00Z" w16du:dateUtc="2025-08-26T10:36:00Z" w:id="950">
            <w:rPr>
              <w:rFonts w:ascii="Arial" w:hAnsi="Arial" w:cs="Arial"/>
              <w:sz w:val="28"/>
              <w:szCs w:val="28"/>
              <w:lang w:val="x-none"/>
            </w:rPr>
          </w:rPrChange>
        </w:rPr>
        <w:t xml:space="preserve"> </w:t>
      </w:r>
      <w:proofErr w:type="spellStart"/>
      <w:r w:rsidRPr="000E32B2">
        <w:rPr>
          <w:rFonts w:ascii="Arial" w:hAnsi="Arial" w:cs="Arial"/>
          <w:sz w:val="28"/>
          <w:szCs w:val="28"/>
          <w:rPrChange w:author="Transcriber01 JHB" w:date="2025-08-26T12:36:00Z" w16du:dateUtc="2025-08-26T10:36:00Z" w:id="951">
            <w:rPr>
              <w:rFonts w:ascii="Arial" w:hAnsi="Arial" w:cs="Arial"/>
              <w:sz w:val="28"/>
              <w:szCs w:val="28"/>
              <w:lang w:val="x-none"/>
            </w:rPr>
          </w:rPrChange>
        </w:rPr>
        <w:t>kundiropafadza</w:t>
      </w:r>
      <w:proofErr w:type="spellEnd"/>
      <w:r w:rsidRPr="000E32B2">
        <w:rPr>
          <w:rFonts w:ascii="Arial" w:hAnsi="Arial" w:cs="Arial"/>
          <w:sz w:val="28"/>
          <w:szCs w:val="28"/>
          <w:rPrChange w:author="Transcriber01 JHB" w:date="2025-08-26T12:36:00Z" w16du:dateUtc="2025-08-26T10:36:00Z" w:id="952">
            <w:rPr>
              <w:rFonts w:ascii="Arial" w:hAnsi="Arial" w:cs="Arial"/>
              <w:sz w:val="28"/>
              <w:szCs w:val="28"/>
              <w:lang w:val="x-none"/>
            </w:rPr>
          </w:rPrChange>
        </w:rPr>
        <w:t xml:space="preserve"> iye </w:t>
      </w:r>
      <w:proofErr w:type="spellStart"/>
      <w:r w:rsidRPr="000E32B2">
        <w:rPr>
          <w:rFonts w:ascii="Arial" w:hAnsi="Arial" w:cs="Arial"/>
          <w:sz w:val="28"/>
          <w:szCs w:val="28"/>
          <w:rPrChange w:author="Transcriber01 JHB" w:date="2025-08-26T12:36:00Z" w16du:dateUtc="2025-08-26T10:36:00Z" w:id="953">
            <w:rPr>
              <w:rFonts w:ascii="Arial" w:hAnsi="Arial" w:cs="Arial"/>
              <w:sz w:val="28"/>
              <w:szCs w:val="28"/>
              <w:lang w:val="x-none"/>
            </w:rPr>
          </w:rPrChange>
        </w:rPr>
        <w:t>zvino</w:t>
      </w:r>
      <w:proofErr w:type="spellEnd"/>
      <w:r w:rsidRPr="000E32B2">
        <w:rPr>
          <w:rFonts w:ascii="Arial" w:hAnsi="Arial" w:cs="Arial"/>
          <w:sz w:val="28"/>
          <w:szCs w:val="28"/>
          <w:rPrChange w:author="Transcriber01 JHB" w:date="2025-08-26T12:36:00Z" w16du:dateUtc="2025-08-26T10:36:00Z" w:id="954">
            <w:rPr>
              <w:rFonts w:ascii="Arial" w:hAnsi="Arial" w:cs="Arial"/>
              <w:sz w:val="28"/>
              <w:szCs w:val="28"/>
              <w:lang w:val="x-none"/>
            </w:rPr>
          </w:rPrChange>
        </w:rPr>
        <w:t>.”</w:t>
      </w:r>
    </w:p>
    <w:p w:rsidRPr="00092878" w:rsidR="00420EA2" w:rsidP="00420EA2" w:rsidRDefault="00420EA2" w14:paraId="418C0C56" w14:textId="77777777">
      <w:pPr>
        <w:jc w:val="both"/>
        <w:rPr>
          <w:rFonts w:ascii="Arial" w:hAnsi="Arial" w:cs="Arial"/>
          <w:sz w:val="28"/>
          <w:szCs w:val="28"/>
        </w:rPr>
      </w:pPr>
      <w:r w:rsidRPr="00BA584B">
        <w:rPr>
          <w:rFonts w:ascii="Arial" w:hAnsi="Arial" w:cs="Arial"/>
          <w:sz w:val="28"/>
          <w:szCs w:val="28"/>
          <w:vertAlign w:val="superscript"/>
        </w:rPr>
        <w:t>485</w:t>
      </w:r>
      <w:r>
        <w:rPr>
          <w:rFonts w:ascii="Arial" w:hAnsi="Arial" w:cs="Arial"/>
          <w:sz w:val="18"/>
          <w:szCs w:val="18"/>
        </w:rPr>
        <w:t xml:space="preserve"> </w:t>
      </w:r>
      <w:r w:rsidRPr="00114DD5">
        <w:rPr>
          <w:rFonts w:ascii="Arial" w:hAnsi="Arial" w:cs="Arial"/>
          <w:sz w:val="18"/>
          <w:szCs w:val="18"/>
          <w:rPrChange w:author="Transcriber01 JHB" w:date="2025-08-22T12:28:00Z" w16du:dateUtc="2025-08-22T10:28:00Z" w:id="955">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956">
            <w:rPr>
              <w:rFonts w:ascii="Arial" w:hAnsi="Arial" w:cs="Arial"/>
              <w:sz w:val="28"/>
              <w:szCs w:val="28"/>
              <w:lang w:val="x-none"/>
            </w:rPr>
          </w:rPrChange>
        </w:rPr>
        <w:t xml:space="preserve"> Amen! </w:t>
      </w:r>
      <w:r w:rsidRPr="00114DD5">
        <w:rPr>
          <w:rFonts w:ascii="Arial" w:hAnsi="Arial" w:cs="Arial"/>
          <w:sz w:val="18"/>
          <w:szCs w:val="18"/>
          <w:rPrChange w:author="Transcriber01 JHB" w:date="2025-08-22T12:28:00Z" w16du:dateUtc="2025-08-22T10:28:00Z" w:id="957">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95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959">
            <w:rPr>
              <w:rFonts w:ascii="Arial" w:hAnsi="Arial" w:cs="Arial"/>
              <w:sz w:val="28"/>
              <w:szCs w:val="28"/>
              <w:lang w:val="x-none"/>
            </w:rPr>
          </w:rPrChange>
        </w:rPr>
        <w:t>Dzorera</w:t>
      </w:r>
      <w:proofErr w:type="spellEnd"/>
      <w:r w:rsidRPr="00114DD5">
        <w:rPr>
          <w:rFonts w:ascii="Arial" w:hAnsi="Arial" w:cs="Arial"/>
          <w:sz w:val="28"/>
          <w:szCs w:val="28"/>
          <w:rPrChange w:author="Transcriber01 JHB" w:date="2025-08-22T12:28:00Z" w16du:dateUtc="2025-08-22T10:28:00Z" w:id="96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961">
            <w:rPr>
              <w:rFonts w:ascii="Arial" w:hAnsi="Arial" w:cs="Arial"/>
              <w:sz w:val="28"/>
              <w:szCs w:val="28"/>
              <w:lang w:val="x-none"/>
            </w:rPr>
          </w:rPrChange>
        </w:rPr>
        <w:t>kwawakawana</w:t>
      </w:r>
      <w:proofErr w:type="spellEnd"/>
      <w:r w:rsidRPr="00114DD5">
        <w:rPr>
          <w:rFonts w:ascii="Arial" w:hAnsi="Arial" w:cs="Arial"/>
          <w:sz w:val="28"/>
          <w:szCs w:val="28"/>
          <w:rPrChange w:author="Transcriber01 JHB" w:date="2025-08-22T12:28:00Z" w16du:dateUtc="2025-08-22T10:28:00Z" w:id="96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963">
            <w:rPr>
              <w:rFonts w:ascii="Arial" w:hAnsi="Arial" w:cs="Arial"/>
              <w:sz w:val="28"/>
              <w:szCs w:val="28"/>
              <w:lang w:val="x-none"/>
            </w:rPr>
          </w:rPrChange>
        </w:rPr>
        <w:t>ropafa</w:t>
      </w:r>
      <w:proofErr w:type="spellEnd"/>
      <w:r w:rsidRPr="00114DD5">
        <w:rPr>
          <w:rFonts w:ascii="Arial" w:hAnsi="Arial" w:cs="Arial"/>
          <w:sz w:val="28"/>
          <w:szCs w:val="28"/>
          <w:rPrChange w:author="Transcriber01 JHB" w:date="2025-08-22T12:28:00Z" w16du:dateUtc="2025-08-22T10:28:00Z" w:id="964">
            <w:rPr>
              <w:rFonts w:ascii="Arial" w:hAnsi="Arial" w:cs="Arial"/>
              <w:sz w:val="28"/>
              <w:szCs w:val="28"/>
              <w:lang w:val="x-none"/>
            </w:rPr>
          </w:rPrChange>
        </w:rPr>
        <w:t>…?</w:t>
      </w:r>
      <w:r>
        <w:rPr>
          <w:rFonts w:ascii="Arial" w:hAnsi="Arial" w:cs="Arial"/>
          <w:sz w:val="28"/>
          <w:szCs w:val="28"/>
        </w:rPr>
        <w:t xml:space="preserve"> </w:t>
      </w:r>
      <w:r w:rsidRPr="00092878">
        <w:rPr>
          <w:rFonts w:ascii="Arial" w:hAnsi="Arial" w:cs="Arial"/>
          <w:sz w:val="18"/>
          <w:szCs w:val="18"/>
        </w:rPr>
        <w:t>[Congregation says, “</w:t>
      </w:r>
      <w:proofErr w:type="spellStart"/>
      <w:r w:rsidRPr="00092878">
        <w:rPr>
          <w:rFonts w:ascii="Arial" w:hAnsi="Arial" w:cs="Arial"/>
          <w:sz w:val="18"/>
          <w:szCs w:val="18"/>
        </w:rPr>
        <w:t>ropafadzo</w:t>
      </w:r>
      <w:proofErr w:type="spellEnd"/>
      <w:r w:rsidRPr="00092878">
        <w:rPr>
          <w:rFonts w:ascii="Arial" w:hAnsi="Arial" w:cs="Arial"/>
          <w:sz w:val="18"/>
          <w:szCs w:val="18"/>
        </w:rPr>
        <w:t>.”]</w:t>
      </w:r>
      <w:r w:rsidRPr="00092878">
        <w:rPr>
          <w:rFonts w:ascii="Arial" w:hAnsi="Arial" w:cs="Arial"/>
          <w:sz w:val="28"/>
          <w:szCs w:val="28"/>
        </w:rPr>
        <w:t xml:space="preserve">  Hanzi, “Vane </w:t>
      </w:r>
      <w:proofErr w:type="spellStart"/>
      <w:r w:rsidRPr="00092878">
        <w:rPr>
          <w:rFonts w:ascii="Arial" w:hAnsi="Arial" w:cs="Arial"/>
          <w:sz w:val="28"/>
          <w:szCs w:val="28"/>
        </w:rPr>
        <w:t>nzeve</w:t>
      </w:r>
      <w:proofErr w:type="spellEnd"/>
      <w:r w:rsidRPr="00092878">
        <w:rPr>
          <w:rFonts w:ascii="Arial" w:hAnsi="Arial" w:cs="Arial"/>
          <w:sz w:val="28"/>
          <w:szCs w:val="28"/>
        </w:rPr>
        <w:t xml:space="preserve"> </w:t>
      </w:r>
      <w:proofErr w:type="spellStart"/>
      <w:r w:rsidRPr="00092878">
        <w:rPr>
          <w:rFonts w:ascii="Arial" w:hAnsi="Arial" w:cs="Arial"/>
          <w:sz w:val="28"/>
          <w:szCs w:val="28"/>
        </w:rPr>
        <w:t>dzokunzwa</w:t>
      </w:r>
      <w:proofErr w:type="spellEnd"/>
      <w:r w:rsidRPr="00092878">
        <w:rPr>
          <w:rFonts w:ascii="Arial" w:hAnsi="Arial" w:cs="Arial"/>
          <w:sz w:val="28"/>
          <w:szCs w:val="28"/>
        </w:rPr>
        <w:t xml:space="preserve"> </w:t>
      </w:r>
      <w:proofErr w:type="spellStart"/>
      <w:r w:rsidRPr="00092878">
        <w:rPr>
          <w:rFonts w:ascii="Arial" w:hAnsi="Arial" w:cs="Arial"/>
          <w:sz w:val="28"/>
          <w:szCs w:val="28"/>
        </w:rPr>
        <w:t>ngavadii</w:t>
      </w:r>
      <w:proofErr w:type="spellEnd"/>
      <w:r w:rsidRPr="00092878">
        <w:rPr>
          <w:rFonts w:ascii="Arial" w:hAnsi="Arial" w:cs="Arial"/>
          <w:sz w:val="28"/>
          <w:szCs w:val="28"/>
        </w:rPr>
        <w:t xml:space="preserve">…? </w:t>
      </w:r>
      <w:r w:rsidRPr="00092878">
        <w:rPr>
          <w:rFonts w:ascii="Arial" w:hAnsi="Arial" w:cs="Arial"/>
          <w:sz w:val="18"/>
          <w:szCs w:val="18"/>
        </w:rPr>
        <w:t>[Congregation says, ‘</w:t>
      </w:r>
      <w:proofErr w:type="spellStart"/>
      <w:r w:rsidRPr="00092878">
        <w:rPr>
          <w:rFonts w:ascii="Arial" w:hAnsi="Arial" w:cs="Arial"/>
          <w:sz w:val="18"/>
          <w:szCs w:val="18"/>
        </w:rPr>
        <w:t>ngavanzwe</w:t>
      </w:r>
      <w:proofErr w:type="spellEnd"/>
      <w:r w:rsidRPr="00092878">
        <w:rPr>
          <w:rFonts w:ascii="Arial" w:hAnsi="Arial" w:cs="Arial"/>
          <w:sz w:val="18"/>
          <w:szCs w:val="18"/>
        </w:rPr>
        <w:t>,’]</w:t>
      </w:r>
      <w:r w:rsidRPr="00092878">
        <w:rPr>
          <w:rFonts w:ascii="Arial" w:hAnsi="Arial" w:cs="Arial"/>
          <w:sz w:val="28"/>
          <w:szCs w:val="28"/>
        </w:rPr>
        <w:t xml:space="preserve"> </w:t>
      </w:r>
      <w:proofErr w:type="spellStart"/>
      <w:r w:rsidRPr="00092878">
        <w:rPr>
          <w:rFonts w:ascii="Arial" w:hAnsi="Arial" w:cs="Arial"/>
          <w:sz w:val="28"/>
          <w:szCs w:val="28"/>
        </w:rPr>
        <w:t>zvinotaura</w:t>
      </w:r>
      <w:proofErr w:type="spellEnd"/>
      <w:r w:rsidRPr="00092878">
        <w:rPr>
          <w:rFonts w:ascii="Arial" w:hAnsi="Arial" w:cs="Arial"/>
          <w:sz w:val="28"/>
          <w:szCs w:val="28"/>
        </w:rPr>
        <w:t xml:space="preserve"> </w:t>
      </w:r>
      <w:proofErr w:type="spellStart"/>
      <w:r w:rsidRPr="00092878">
        <w:rPr>
          <w:rFonts w:ascii="Arial" w:hAnsi="Arial" w:cs="Arial"/>
          <w:sz w:val="28"/>
          <w:szCs w:val="28"/>
        </w:rPr>
        <w:t>chii</w:t>
      </w:r>
      <w:proofErr w:type="spellEnd"/>
      <w:r w:rsidRPr="00092878">
        <w:rPr>
          <w:rFonts w:ascii="Arial" w:hAnsi="Arial" w:cs="Arial"/>
          <w:sz w:val="28"/>
          <w:szCs w:val="28"/>
        </w:rPr>
        <w:t xml:space="preserve">…? </w:t>
      </w:r>
      <w:r w:rsidRPr="00092878">
        <w:rPr>
          <w:rFonts w:ascii="Arial" w:hAnsi="Arial" w:cs="Arial"/>
          <w:sz w:val="18"/>
          <w:szCs w:val="18"/>
        </w:rPr>
        <w:t>[Congregation says, ‘Mweya,’]</w:t>
      </w:r>
      <w:r w:rsidRPr="00092878">
        <w:rPr>
          <w:rFonts w:ascii="Arial" w:hAnsi="Arial" w:cs="Arial"/>
          <w:sz w:val="28"/>
          <w:szCs w:val="28"/>
        </w:rPr>
        <w:t xml:space="preserve"> Mweya </w:t>
      </w:r>
      <w:proofErr w:type="spellStart"/>
      <w:r w:rsidRPr="00092878">
        <w:rPr>
          <w:rFonts w:ascii="Arial" w:hAnsi="Arial" w:cs="Arial"/>
          <w:sz w:val="28"/>
          <w:szCs w:val="28"/>
        </w:rPr>
        <w:t>kupiko</w:t>
      </w:r>
      <w:proofErr w:type="spellEnd"/>
      <w:r w:rsidRPr="00092878">
        <w:rPr>
          <w:rFonts w:ascii="Arial" w:hAnsi="Arial" w:cs="Arial"/>
          <w:sz w:val="28"/>
          <w:szCs w:val="28"/>
        </w:rPr>
        <w:t xml:space="preserve">?” </w:t>
      </w:r>
      <w:r w:rsidRPr="00092878">
        <w:rPr>
          <w:rFonts w:ascii="Arial" w:hAnsi="Arial" w:cs="Arial"/>
          <w:sz w:val="18"/>
          <w:szCs w:val="18"/>
        </w:rPr>
        <w:t>[Congregation says, “</w:t>
      </w:r>
      <w:proofErr w:type="spellStart"/>
      <w:r w:rsidRPr="00092878">
        <w:rPr>
          <w:rFonts w:ascii="Arial" w:hAnsi="Arial" w:cs="Arial"/>
          <w:sz w:val="18"/>
          <w:szCs w:val="18"/>
        </w:rPr>
        <w:t>kuKereke</w:t>
      </w:r>
      <w:proofErr w:type="spellEnd"/>
      <w:r w:rsidRPr="00092878">
        <w:rPr>
          <w:rFonts w:ascii="Arial" w:hAnsi="Arial" w:cs="Arial"/>
          <w:sz w:val="18"/>
          <w:szCs w:val="18"/>
        </w:rPr>
        <w:t>.”]</w:t>
      </w:r>
      <w:r w:rsidRPr="00092878">
        <w:rPr>
          <w:rFonts w:ascii="Arial" w:hAnsi="Arial" w:cs="Arial"/>
          <w:sz w:val="28"/>
          <w:szCs w:val="28"/>
        </w:rPr>
        <w:t xml:space="preserve"> Amen! </w:t>
      </w:r>
      <w:r w:rsidRPr="00092878">
        <w:rPr>
          <w:rFonts w:ascii="Arial" w:hAnsi="Arial" w:cs="Arial"/>
          <w:sz w:val="18"/>
          <w:szCs w:val="18"/>
        </w:rPr>
        <w:t>[Congregation says, “Amen.”]</w:t>
      </w:r>
      <w:r w:rsidRPr="00092878">
        <w:rPr>
          <w:rFonts w:ascii="Arial" w:hAnsi="Arial" w:cs="Arial"/>
          <w:sz w:val="28"/>
          <w:szCs w:val="28"/>
        </w:rPr>
        <w:t xml:space="preserve"> </w:t>
      </w:r>
      <w:proofErr w:type="spellStart"/>
      <w:r w:rsidRPr="00092878">
        <w:rPr>
          <w:rFonts w:ascii="Arial" w:hAnsi="Arial" w:cs="Arial"/>
          <w:sz w:val="28"/>
          <w:szCs w:val="28"/>
        </w:rPr>
        <w:t>Ndonhaka</w:t>
      </w:r>
      <w:proofErr w:type="spellEnd"/>
      <w:r w:rsidRPr="00092878">
        <w:rPr>
          <w:rFonts w:ascii="Arial" w:hAnsi="Arial" w:cs="Arial"/>
          <w:sz w:val="28"/>
          <w:szCs w:val="28"/>
        </w:rPr>
        <w:t xml:space="preserve"> </w:t>
      </w:r>
      <w:proofErr w:type="spellStart"/>
      <w:r w:rsidRPr="00092878">
        <w:rPr>
          <w:rFonts w:ascii="Arial" w:hAnsi="Arial" w:cs="Arial"/>
          <w:sz w:val="28"/>
          <w:szCs w:val="28"/>
        </w:rPr>
        <w:t>yedu</w:t>
      </w:r>
      <w:proofErr w:type="spellEnd"/>
      <w:r w:rsidRPr="00092878">
        <w:rPr>
          <w:rFonts w:ascii="Arial" w:hAnsi="Arial" w:cs="Arial"/>
          <w:sz w:val="28"/>
          <w:szCs w:val="28"/>
        </w:rPr>
        <w:t xml:space="preserve"> </w:t>
      </w:r>
      <w:proofErr w:type="spellStart"/>
      <w:r w:rsidRPr="00092878">
        <w:rPr>
          <w:rFonts w:ascii="Arial" w:hAnsi="Arial" w:cs="Arial"/>
          <w:sz w:val="28"/>
          <w:szCs w:val="28"/>
        </w:rPr>
        <w:t>isusu</w:t>
      </w:r>
      <w:proofErr w:type="spellEnd"/>
      <w:r w:rsidRPr="00092878">
        <w:rPr>
          <w:rFonts w:ascii="Arial" w:hAnsi="Arial" w:cs="Arial"/>
          <w:sz w:val="28"/>
          <w:szCs w:val="28"/>
        </w:rPr>
        <w:t xml:space="preserve">, </w:t>
      </w:r>
      <w:proofErr w:type="spellStart"/>
      <w:r w:rsidRPr="00092878">
        <w:rPr>
          <w:rFonts w:ascii="Arial" w:hAnsi="Arial" w:cs="Arial"/>
          <w:sz w:val="28"/>
          <w:szCs w:val="28"/>
        </w:rPr>
        <w:t>ropafadzo</w:t>
      </w:r>
      <w:proofErr w:type="spellEnd"/>
      <w:r w:rsidRPr="00092878">
        <w:rPr>
          <w:rFonts w:ascii="Arial" w:hAnsi="Arial" w:cs="Arial"/>
          <w:sz w:val="28"/>
          <w:szCs w:val="28"/>
        </w:rPr>
        <w:t xml:space="preserve">. </w:t>
      </w:r>
      <w:proofErr w:type="spellStart"/>
      <w:r w:rsidRPr="00092878">
        <w:rPr>
          <w:rFonts w:ascii="Arial" w:hAnsi="Arial" w:cs="Arial"/>
          <w:sz w:val="28"/>
          <w:szCs w:val="28"/>
        </w:rPr>
        <w:t>Nhaka</w:t>
      </w:r>
      <w:proofErr w:type="spellEnd"/>
      <w:r w:rsidRPr="00092878">
        <w:rPr>
          <w:rFonts w:ascii="Arial" w:hAnsi="Arial" w:cs="Arial"/>
          <w:sz w:val="28"/>
          <w:szCs w:val="28"/>
        </w:rPr>
        <w:t xml:space="preserve"> </w:t>
      </w:r>
      <w:proofErr w:type="spellStart"/>
      <w:r w:rsidRPr="00092878">
        <w:rPr>
          <w:rFonts w:ascii="Arial" w:hAnsi="Arial" w:cs="Arial"/>
          <w:sz w:val="28"/>
          <w:szCs w:val="28"/>
        </w:rPr>
        <w:t>yevatendi</w:t>
      </w:r>
      <w:proofErr w:type="spellEnd"/>
      <w:r w:rsidRPr="00092878">
        <w:rPr>
          <w:rFonts w:ascii="Arial" w:hAnsi="Arial" w:cs="Arial"/>
          <w:sz w:val="28"/>
          <w:szCs w:val="28"/>
        </w:rPr>
        <w:t xml:space="preserve"> </w:t>
      </w:r>
      <w:proofErr w:type="spellStart"/>
      <w:r w:rsidRPr="00092878">
        <w:rPr>
          <w:rFonts w:ascii="Arial" w:hAnsi="Arial" w:cs="Arial"/>
          <w:sz w:val="28"/>
          <w:szCs w:val="28"/>
        </w:rPr>
        <w:t>iropafadzo</w:t>
      </w:r>
      <w:proofErr w:type="spellEnd"/>
      <w:r w:rsidRPr="00092878">
        <w:rPr>
          <w:rFonts w:ascii="Arial" w:hAnsi="Arial" w:cs="Arial"/>
          <w:sz w:val="28"/>
          <w:szCs w:val="28"/>
        </w:rPr>
        <w:t xml:space="preserve">. Ropafadzo </w:t>
      </w:r>
      <w:proofErr w:type="spellStart"/>
      <w:r w:rsidRPr="00092878">
        <w:rPr>
          <w:rFonts w:ascii="Arial" w:hAnsi="Arial" w:cs="Arial"/>
          <w:sz w:val="28"/>
          <w:szCs w:val="28"/>
        </w:rPr>
        <w:t>ratinozoisawo</w:t>
      </w:r>
      <w:proofErr w:type="spellEnd"/>
      <w:r w:rsidRPr="00092878">
        <w:rPr>
          <w:rFonts w:ascii="Arial" w:hAnsi="Arial" w:cs="Arial"/>
          <w:sz w:val="28"/>
          <w:szCs w:val="28"/>
        </w:rPr>
        <w:t xml:space="preserve"> </w:t>
      </w:r>
      <w:proofErr w:type="spellStart"/>
      <w:r w:rsidRPr="00092878">
        <w:rPr>
          <w:rFonts w:ascii="Arial" w:hAnsi="Arial" w:cs="Arial"/>
          <w:sz w:val="28"/>
          <w:szCs w:val="28"/>
        </w:rPr>
        <w:t>kuvana</w:t>
      </w:r>
      <w:proofErr w:type="spellEnd"/>
      <w:r w:rsidRPr="00092878">
        <w:rPr>
          <w:rFonts w:ascii="Arial" w:hAnsi="Arial" w:cs="Arial"/>
          <w:sz w:val="28"/>
          <w:szCs w:val="28"/>
        </w:rPr>
        <w:t xml:space="preserve"> </w:t>
      </w:r>
      <w:proofErr w:type="spellStart"/>
      <w:r w:rsidRPr="00092878">
        <w:rPr>
          <w:rFonts w:ascii="Arial" w:hAnsi="Arial" w:cs="Arial"/>
          <w:sz w:val="28"/>
          <w:szCs w:val="28"/>
        </w:rPr>
        <w:t>vedu</w:t>
      </w:r>
      <w:proofErr w:type="spellEnd"/>
      <w:r w:rsidRPr="00092878">
        <w:rPr>
          <w:rFonts w:ascii="Arial" w:hAnsi="Arial" w:cs="Arial"/>
          <w:sz w:val="28"/>
          <w:szCs w:val="28"/>
        </w:rPr>
        <w:t xml:space="preserve">, </w:t>
      </w:r>
      <w:r w:rsidRPr="00092878">
        <w:rPr>
          <w:rFonts w:ascii="Arial" w:hAnsi="Arial" w:cs="Arial"/>
          <w:i/>
          <w:iCs/>
          <w:sz w:val="28"/>
          <w:szCs w:val="28"/>
        </w:rPr>
        <w:t>It’s The Right Of Fathers</w:t>
      </w:r>
      <w:r w:rsidRPr="00092878">
        <w:rPr>
          <w:rFonts w:ascii="Arial" w:hAnsi="Arial" w:cs="Arial"/>
          <w:sz w:val="28"/>
          <w:szCs w:val="28"/>
        </w:rPr>
        <w:t xml:space="preserve">. </w:t>
      </w:r>
      <w:r w:rsidRPr="00092878">
        <w:rPr>
          <w:rFonts w:ascii="Arial" w:hAnsi="Arial" w:cs="Arial"/>
          <w:sz w:val="18"/>
          <w:szCs w:val="18"/>
        </w:rPr>
        <w:t>[Congregation says, “Amen.”]</w:t>
      </w:r>
      <w:r w:rsidRPr="00092878">
        <w:rPr>
          <w:rFonts w:ascii="Arial" w:hAnsi="Arial" w:cs="Arial"/>
          <w:sz w:val="28"/>
          <w:szCs w:val="28"/>
        </w:rPr>
        <w:t xml:space="preserve"> Mwari </w:t>
      </w:r>
      <w:proofErr w:type="spellStart"/>
      <w:r w:rsidRPr="00092878">
        <w:rPr>
          <w:rFonts w:ascii="Arial" w:hAnsi="Arial" w:cs="Arial"/>
          <w:sz w:val="28"/>
          <w:szCs w:val="28"/>
        </w:rPr>
        <w:t>ngavatiitire</w:t>
      </w:r>
      <w:proofErr w:type="spellEnd"/>
      <w:r w:rsidRPr="00092878">
        <w:rPr>
          <w:rFonts w:ascii="Arial" w:hAnsi="Arial" w:cs="Arial"/>
          <w:sz w:val="28"/>
          <w:szCs w:val="28"/>
        </w:rPr>
        <w:t xml:space="preserve"> </w:t>
      </w:r>
      <w:proofErr w:type="spellStart"/>
      <w:r w:rsidRPr="00092878">
        <w:rPr>
          <w:rFonts w:ascii="Arial" w:hAnsi="Arial" w:cs="Arial"/>
          <w:sz w:val="28"/>
          <w:szCs w:val="28"/>
        </w:rPr>
        <w:t>nyasha</w:t>
      </w:r>
      <w:proofErr w:type="spellEnd"/>
      <w:r w:rsidRPr="00092878">
        <w:rPr>
          <w:rFonts w:ascii="Arial" w:hAnsi="Arial" w:cs="Arial"/>
          <w:sz w:val="28"/>
          <w:szCs w:val="28"/>
        </w:rPr>
        <w:t xml:space="preserve">. </w:t>
      </w:r>
      <w:proofErr w:type="spellStart"/>
      <w:r w:rsidRPr="00092878">
        <w:rPr>
          <w:rFonts w:ascii="Arial" w:hAnsi="Arial" w:cs="Arial"/>
          <w:sz w:val="28"/>
          <w:szCs w:val="28"/>
        </w:rPr>
        <w:t>Hatisimukeyi</w:t>
      </w:r>
      <w:proofErr w:type="spellEnd"/>
      <w:r w:rsidRPr="00092878">
        <w:rPr>
          <w:rFonts w:ascii="Arial" w:hAnsi="Arial" w:cs="Arial"/>
          <w:sz w:val="28"/>
          <w:szCs w:val="28"/>
        </w:rPr>
        <w:t xml:space="preserve"> </w:t>
      </w:r>
      <w:proofErr w:type="spellStart"/>
      <w:r w:rsidRPr="00092878">
        <w:rPr>
          <w:rFonts w:ascii="Arial" w:hAnsi="Arial" w:cs="Arial"/>
          <w:sz w:val="28"/>
          <w:szCs w:val="28"/>
        </w:rPr>
        <w:t>hedu</w:t>
      </w:r>
      <w:proofErr w:type="spellEnd"/>
      <w:r w:rsidRPr="00092878">
        <w:rPr>
          <w:rFonts w:ascii="Arial" w:hAnsi="Arial" w:cs="Arial"/>
          <w:sz w:val="28"/>
          <w:szCs w:val="28"/>
        </w:rPr>
        <w:t xml:space="preserve"> tese manheru </w:t>
      </w:r>
      <w:proofErr w:type="spellStart"/>
      <w:r w:rsidRPr="00092878">
        <w:rPr>
          <w:rFonts w:ascii="Arial" w:hAnsi="Arial" w:cs="Arial"/>
          <w:sz w:val="28"/>
          <w:szCs w:val="28"/>
        </w:rPr>
        <w:t>anhasi</w:t>
      </w:r>
      <w:proofErr w:type="spellEnd"/>
      <w:r w:rsidRPr="00092878">
        <w:rPr>
          <w:rFonts w:ascii="Arial" w:hAnsi="Arial" w:cs="Arial"/>
          <w:sz w:val="28"/>
          <w:szCs w:val="28"/>
        </w:rPr>
        <w:t xml:space="preserve">.  </w:t>
      </w:r>
    </w:p>
    <w:p w:rsidRPr="00092878" w:rsidR="00420EA2" w:rsidP="00420EA2" w:rsidRDefault="00420EA2" w14:paraId="34C206CD" w14:textId="77777777">
      <w:pPr>
        <w:jc w:val="center"/>
        <w:rPr>
          <w:rFonts w:ascii="Arial" w:hAnsi="Arial" w:cs="Arial"/>
          <w:i/>
          <w:iCs/>
          <w:sz w:val="28"/>
          <w:szCs w:val="28"/>
        </w:rPr>
      </w:pPr>
      <w:r w:rsidRPr="00092878">
        <w:rPr>
          <w:rFonts w:ascii="Arial" w:hAnsi="Arial" w:cs="Arial"/>
          <w:i/>
          <w:iCs/>
          <w:sz w:val="28"/>
          <w:szCs w:val="28"/>
        </w:rPr>
        <w:t>(</w:t>
      </w:r>
      <w:proofErr w:type="spellStart"/>
      <w:r w:rsidRPr="00092878">
        <w:rPr>
          <w:rFonts w:ascii="Arial" w:hAnsi="Arial" w:cs="Arial"/>
          <w:i/>
          <w:iCs/>
          <w:sz w:val="28"/>
          <w:szCs w:val="28"/>
        </w:rPr>
        <w:t>Vakauya</w:t>
      </w:r>
      <w:proofErr w:type="spellEnd"/>
      <w:r w:rsidRPr="00092878">
        <w:rPr>
          <w:rFonts w:ascii="Arial" w:hAnsi="Arial" w:cs="Arial"/>
          <w:i/>
          <w:iCs/>
          <w:sz w:val="28"/>
          <w:szCs w:val="28"/>
        </w:rPr>
        <w:t xml:space="preserve"> Baba) </w:t>
      </w:r>
      <w:proofErr w:type="spellStart"/>
      <w:r w:rsidRPr="00092878">
        <w:rPr>
          <w:rFonts w:ascii="Arial" w:hAnsi="Arial" w:cs="Arial"/>
          <w:i/>
          <w:iCs/>
          <w:sz w:val="28"/>
          <w:szCs w:val="28"/>
        </w:rPr>
        <w:t>vamwe</w:t>
      </w:r>
      <w:proofErr w:type="spellEnd"/>
      <w:r w:rsidRPr="00092878">
        <w:rPr>
          <w:rFonts w:ascii="Arial" w:hAnsi="Arial" w:cs="Arial"/>
          <w:i/>
          <w:iCs/>
          <w:sz w:val="28"/>
          <w:szCs w:val="28"/>
        </w:rPr>
        <w:t xml:space="preserve"> </w:t>
      </w:r>
      <w:proofErr w:type="spellStart"/>
      <w:r w:rsidRPr="00092878">
        <w:rPr>
          <w:rFonts w:ascii="Arial" w:hAnsi="Arial" w:cs="Arial"/>
          <w:i/>
          <w:iCs/>
          <w:sz w:val="28"/>
          <w:szCs w:val="28"/>
        </w:rPr>
        <w:t>vachibvunza</w:t>
      </w:r>
      <w:proofErr w:type="spellEnd"/>
    </w:p>
    <w:p w:rsidRPr="00092878" w:rsidR="00420EA2" w:rsidP="00420EA2" w:rsidRDefault="00420EA2" w14:paraId="128BABDC" w14:textId="77777777">
      <w:pPr>
        <w:jc w:val="center"/>
        <w:rPr>
          <w:rFonts w:ascii="Arial" w:hAnsi="Arial" w:cs="Arial"/>
          <w:i/>
          <w:iCs/>
          <w:sz w:val="28"/>
          <w:szCs w:val="28"/>
        </w:rPr>
      </w:pPr>
      <w:r w:rsidRPr="00092878">
        <w:rPr>
          <w:rFonts w:ascii="Arial" w:hAnsi="Arial" w:cs="Arial"/>
          <w:i/>
          <w:iCs/>
          <w:sz w:val="28"/>
          <w:szCs w:val="28"/>
        </w:rPr>
        <w:t xml:space="preserve">   (Ishe) </w:t>
      </w:r>
      <w:proofErr w:type="spellStart"/>
      <w:r w:rsidRPr="00092878">
        <w:rPr>
          <w:rFonts w:ascii="Arial" w:hAnsi="Arial" w:cs="Arial"/>
          <w:i/>
          <w:iCs/>
          <w:sz w:val="28"/>
          <w:szCs w:val="28"/>
        </w:rPr>
        <w:t>Tingapone</w:t>
      </w:r>
      <w:proofErr w:type="spellEnd"/>
      <w:r w:rsidRPr="00092878">
        <w:rPr>
          <w:rFonts w:ascii="Arial" w:hAnsi="Arial" w:cs="Arial"/>
          <w:i/>
          <w:iCs/>
          <w:sz w:val="28"/>
          <w:szCs w:val="28"/>
        </w:rPr>
        <w:t xml:space="preserve"> here</w:t>
      </w:r>
    </w:p>
    <w:p w:rsidRPr="00092878" w:rsidR="00420EA2" w:rsidP="00420EA2" w:rsidRDefault="00420EA2" w14:paraId="134CD20B" w14:textId="77777777">
      <w:pPr>
        <w:jc w:val="center"/>
        <w:rPr>
          <w:rFonts w:ascii="Arial" w:hAnsi="Arial" w:cs="Arial"/>
          <w:i/>
          <w:iCs/>
          <w:sz w:val="28"/>
          <w:szCs w:val="28"/>
        </w:rPr>
      </w:pPr>
      <w:proofErr w:type="spellStart"/>
      <w:r w:rsidRPr="00092878">
        <w:rPr>
          <w:rFonts w:ascii="Arial" w:hAnsi="Arial" w:cs="Arial"/>
          <w:i/>
          <w:iCs/>
          <w:sz w:val="28"/>
          <w:szCs w:val="28"/>
        </w:rPr>
        <w:t>Hongu</w:t>
      </w:r>
      <w:proofErr w:type="spellEnd"/>
      <w:r w:rsidRPr="00092878">
        <w:rPr>
          <w:rFonts w:ascii="Arial" w:hAnsi="Arial" w:cs="Arial"/>
          <w:i/>
          <w:iCs/>
          <w:sz w:val="28"/>
          <w:szCs w:val="28"/>
        </w:rPr>
        <w:t xml:space="preserve"> </w:t>
      </w:r>
      <w:proofErr w:type="spellStart"/>
      <w:r w:rsidRPr="00092878">
        <w:rPr>
          <w:rFonts w:ascii="Arial" w:hAnsi="Arial" w:cs="Arial"/>
          <w:i/>
          <w:iCs/>
          <w:sz w:val="28"/>
          <w:szCs w:val="28"/>
        </w:rPr>
        <w:t>tinoda</w:t>
      </w:r>
      <w:proofErr w:type="spellEnd"/>
      <w:r w:rsidRPr="00092878">
        <w:rPr>
          <w:rFonts w:ascii="Arial" w:hAnsi="Arial" w:cs="Arial"/>
          <w:i/>
          <w:iCs/>
          <w:sz w:val="28"/>
          <w:szCs w:val="28"/>
        </w:rPr>
        <w:t xml:space="preserve"> </w:t>
      </w:r>
      <w:proofErr w:type="spellStart"/>
      <w:r w:rsidRPr="00092878">
        <w:rPr>
          <w:rFonts w:ascii="Arial" w:hAnsi="Arial" w:cs="Arial"/>
          <w:i/>
          <w:iCs/>
          <w:sz w:val="28"/>
          <w:szCs w:val="28"/>
        </w:rPr>
        <w:t>muponisiwe</w:t>
      </w:r>
      <w:proofErr w:type="spellEnd"/>
    </w:p>
    <w:p w:rsidRPr="00092878" w:rsidR="00420EA2" w:rsidP="00420EA2" w:rsidRDefault="00420EA2" w14:paraId="0522AF8A" w14:textId="77777777">
      <w:pPr>
        <w:jc w:val="center"/>
        <w:rPr>
          <w:rFonts w:ascii="Arial" w:hAnsi="Arial" w:cs="Arial"/>
          <w:i/>
          <w:iCs/>
          <w:sz w:val="28"/>
          <w:szCs w:val="28"/>
        </w:rPr>
      </w:pPr>
      <w:r w:rsidRPr="00092878">
        <w:rPr>
          <w:rFonts w:ascii="Arial" w:hAnsi="Arial" w:cs="Arial"/>
          <w:i/>
          <w:iCs/>
          <w:sz w:val="28"/>
          <w:szCs w:val="28"/>
        </w:rPr>
        <w:t xml:space="preserve">   (Baba) </w:t>
      </w:r>
      <w:proofErr w:type="spellStart"/>
      <w:r w:rsidRPr="00092878">
        <w:rPr>
          <w:rFonts w:ascii="Arial" w:hAnsi="Arial" w:cs="Arial"/>
          <w:i/>
          <w:iCs/>
          <w:sz w:val="28"/>
          <w:szCs w:val="28"/>
        </w:rPr>
        <w:t>Nesu</w:t>
      </w:r>
      <w:proofErr w:type="spellEnd"/>
      <w:r w:rsidRPr="00092878">
        <w:rPr>
          <w:rFonts w:ascii="Arial" w:hAnsi="Arial" w:cs="Arial"/>
          <w:i/>
          <w:iCs/>
          <w:sz w:val="28"/>
          <w:szCs w:val="28"/>
        </w:rPr>
        <w:t xml:space="preserve"> </w:t>
      </w:r>
      <w:proofErr w:type="spellStart"/>
      <w:r w:rsidRPr="00092878">
        <w:rPr>
          <w:rFonts w:ascii="Arial" w:hAnsi="Arial" w:cs="Arial"/>
          <w:i/>
          <w:iCs/>
          <w:sz w:val="28"/>
          <w:szCs w:val="28"/>
        </w:rPr>
        <w:t>tinodaro</w:t>
      </w:r>
      <w:proofErr w:type="spellEnd"/>
    </w:p>
    <w:p w:rsidRPr="00092878" w:rsidR="00420EA2" w:rsidP="00420EA2" w:rsidRDefault="00420EA2" w14:paraId="1EB4F5CF" w14:textId="77777777">
      <w:pPr>
        <w:jc w:val="center"/>
        <w:rPr>
          <w:rFonts w:ascii="Arial" w:hAnsi="Arial" w:cs="Arial"/>
          <w:i/>
          <w:iCs/>
          <w:sz w:val="28"/>
          <w:szCs w:val="28"/>
        </w:rPr>
      </w:pPr>
    </w:p>
    <w:p w:rsidRPr="00092878" w:rsidR="00420EA2" w:rsidP="00420EA2" w:rsidRDefault="00420EA2" w14:paraId="1F46D447" w14:textId="77777777">
      <w:pPr>
        <w:jc w:val="center"/>
        <w:rPr>
          <w:rFonts w:ascii="Arial" w:hAnsi="Arial" w:cs="Arial"/>
          <w:i/>
          <w:iCs/>
          <w:sz w:val="28"/>
          <w:szCs w:val="28"/>
        </w:rPr>
      </w:pPr>
      <w:bookmarkStart w:name="_Hlk205991389" w:id="965"/>
      <w:r w:rsidRPr="00092878">
        <w:rPr>
          <w:rFonts w:ascii="Arial" w:hAnsi="Arial" w:cs="Arial"/>
          <w:i/>
          <w:iCs/>
          <w:sz w:val="28"/>
          <w:szCs w:val="28"/>
        </w:rPr>
        <w:t xml:space="preserve">(Ini </w:t>
      </w:r>
      <w:proofErr w:type="spellStart"/>
      <w:r w:rsidRPr="00092878">
        <w:rPr>
          <w:rFonts w:ascii="Arial" w:hAnsi="Arial" w:cs="Arial"/>
          <w:i/>
          <w:iCs/>
          <w:sz w:val="28"/>
          <w:szCs w:val="28"/>
        </w:rPr>
        <w:t>Ndoda</w:t>
      </w:r>
      <w:proofErr w:type="spellEnd"/>
      <w:r w:rsidRPr="00092878">
        <w:rPr>
          <w:rFonts w:ascii="Arial" w:hAnsi="Arial" w:cs="Arial"/>
          <w:i/>
          <w:iCs/>
          <w:sz w:val="28"/>
          <w:szCs w:val="28"/>
        </w:rPr>
        <w:t xml:space="preserve">) </w:t>
      </w:r>
      <w:proofErr w:type="spellStart"/>
      <w:r w:rsidRPr="00092878">
        <w:rPr>
          <w:rFonts w:ascii="Arial" w:hAnsi="Arial" w:cs="Arial"/>
          <w:i/>
          <w:iCs/>
          <w:sz w:val="28"/>
          <w:szCs w:val="28"/>
        </w:rPr>
        <w:t>ndoda</w:t>
      </w:r>
      <w:proofErr w:type="spellEnd"/>
      <w:r w:rsidRPr="00092878">
        <w:rPr>
          <w:rFonts w:ascii="Arial" w:hAnsi="Arial" w:cs="Arial"/>
          <w:i/>
          <w:iCs/>
          <w:sz w:val="28"/>
          <w:szCs w:val="28"/>
        </w:rPr>
        <w:t xml:space="preserve"> (</w:t>
      </w:r>
      <w:proofErr w:type="spellStart"/>
      <w:r w:rsidRPr="00092878">
        <w:rPr>
          <w:rFonts w:ascii="Arial" w:hAnsi="Arial" w:cs="Arial"/>
          <w:i/>
          <w:iCs/>
          <w:sz w:val="28"/>
          <w:szCs w:val="28"/>
        </w:rPr>
        <w:t>Ndoda</w:t>
      </w:r>
      <w:proofErr w:type="spellEnd"/>
      <w:r w:rsidRPr="00092878">
        <w:rPr>
          <w:rFonts w:ascii="Arial" w:hAnsi="Arial" w:cs="Arial"/>
          <w:i/>
          <w:iCs/>
          <w:sz w:val="28"/>
          <w:szCs w:val="28"/>
        </w:rPr>
        <w:t xml:space="preserve">) </w:t>
      </w:r>
      <w:proofErr w:type="spellStart"/>
      <w:r w:rsidRPr="00092878">
        <w:rPr>
          <w:rFonts w:ascii="Arial" w:hAnsi="Arial" w:cs="Arial"/>
          <w:i/>
          <w:iCs/>
          <w:sz w:val="28"/>
          <w:szCs w:val="28"/>
        </w:rPr>
        <w:t>Ndoda</w:t>
      </w:r>
      <w:proofErr w:type="spellEnd"/>
      <w:r w:rsidRPr="00092878">
        <w:rPr>
          <w:rFonts w:ascii="Arial" w:hAnsi="Arial" w:cs="Arial"/>
          <w:i/>
          <w:iCs/>
          <w:sz w:val="28"/>
          <w:szCs w:val="28"/>
        </w:rPr>
        <w:t>,</w:t>
      </w:r>
    </w:p>
    <w:p w:rsidRPr="00092878" w:rsidR="00420EA2" w:rsidP="00420EA2" w:rsidRDefault="00420EA2" w14:paraId="7B4A659B" w14:textId="77777777">
      <w:pPr>
        <w:jc w:val="center"/>
        <w:rPr>
          <w:rFonts w:ascii="Arial" w:hAnsi="Arial" w:cs="Arial"/>
          <w:i/>
          <w:iCs/>
          <w:sz w:val="28"/>
          <w:szCs w:val="28"/>
        </w:rPr>
      </w:pPr>
      <w:proofErr w:type="spellStart"/>
      <w:r w:rsidRPr="00092878">
        <w:rPr>
          <w:rFonts w:ascii="Arial" w:hAnsi="Arial" w:cs="Arial"/>
          <w:i/>
          <w:iCs/>
          <w:sz w:val="28"/>
          <w:szCs w:val="28"/>
        </w:rPr>
        <w:t>Ndoda</w:t>
      </w:r>
      <w:proofErr w:type="spellEnd"/>
      <w:r w:rsidRPr="00092878">
        <w:rPr>
          <w:rFonts w:ascii="Arial" w:hAnsi="Arial" w:cs="Arial"/>
          <w:i/>
          <w:iCs/>
          <w:sz w:val="28"/>
          <w:szCs w:val="28"/>
        </w:rPr>
        <w:t xml:space="preserve"> Mwari </w:t>
      </w:r>
      <w:proofErr w:type="spellStart"/>
      <w:r w:rsidRPr="00092878">
        <w:rPr>
          <w:rFonts w:ascii="Arial" w:hAnsi="Arial" w:cs="Arial"/>
          <w:i/>
          <w:iCs/>
          <w:sz w:val="28"/>
          <w:szCs w:val="28"/>
        </w:rPr>
        <w:t>Muyamuri</w:t>
      </w:r>
      <w:proofErr w:type="spellEnd"/>
    </w:p>
    <w:p w:rsidRPr="00092878" w:rsidR="00420EA2" w:rsidP="00420EA2" w:rsidRDefault="00420EA2" w14:paraId="7028E5E3" w14:textId="77777777">
      <w:pPr>
        <w:jc w:val="center"/>
        <w:rPr>
          <w:rFonts w:ascii="Arial" w:hAnsi="Arial" w:cs="Arial"/>
          <w:i/>
          <w:iCs/>
          <w:sz w:val="28"/>
          <w:szCs w:val="28"/>
        </w:rPr>
      </w:pPr>
      <w:r w:rsidRPr="00092878">
        <w:rPr>
          <w:rFonts w:ascii="Arial" w:hAnsi="Arial" w:cs="Arial"/>
          <w:i/>
          <w:iCs/>
          <w:sz w:val="28"/>
          <w:szCs w:val="28"/>
        </w:rPr>
        <w:t xml:space="preserve">Muri </w:t>
      </w:r>
      <w:proofErr w:type="spellStart"/>
      <w:r w:rsidRPr="00092878">
        <w:rPr>
          <w:rFonts w:ascii="Arial" w:hAnsi="Arial" w:cs="Arial"/>
          <w:i/>
          <w:iCs/>
          <w:sz w:val="28"/>
          <w:szCs w:val="28"/>
        </w:rPr>
        <w:t>wangu</w:t>
      </w:r>
      <w:proofErr w:type="spellEnd"/>
    </w:p>
    <w:p w:rsidRPr="00092878" w:rsidR="00420EA2" w:rsidP="00420EA2" w:rsidRDefault="00420EA2" w14:paraId="6C083BF5" w14:textId="77777777">
      <w:pPr>
        <w:jc w:val="center"/>
        <w:rPr>
          <w:rFonts w:ascii="Arial" w:hAnsi="Arial" w:cs="Arial"/>
          <w:i/>
          <w:iCs/>
          <w:sz w:val="28"/>
          <w:szCs w:val="28"/>
        </w:rPr>
      </w:pPr>
      <w:r w:rsidRPr="00092878">
        <w:rPr>
          <w:rFonts w:ascii="Arial" w:hAnsi="Arial" w:cs="Arial"/>
          <w:i/>
          <w:iCs/>
          <w:sz w:val="28"/>
          <w:szCs w:val="28"/>
        </w:rPr>
        <w:t xml:space="preserve">   </w:t>
      </w:r>
      <w:proofErr w:type="spellStart"/>
      <w:r w:rsidRPr="00092878">
        <w:rPr>
          <w:rFonts w:ascii="Arial" w:hAnsi="Arial" w:cs="Arial"/>
          <w:i/>
          <w:iCs/>
          <w:sz w:val="28"/>
          <w:szCs w:val="28"/>
        </w:rPr>
        <w:t>Ndakatengwa</w:t>
      </w:r>
      <w:proofErr w:type="spellEnd"/>
      <w:r w:rsidRPr="00092878">
        <w:rPr>
          <w:rFonts w:ascii="Arial" w:hAnsi="Arial" w:cs="Arial"/>
          <w:i/>
          <w:iCs/>
          <w:sz w:val="28"/>
          <w:szCs w:val="28"/>
        </w:rPr>
        <w:t xml:space="preserve"> </w:t>
      </w:r>
      <w:proofErr w:type="spellStart"/>
      <w:r w:rsidRPr="00092878">
        <w:rPr>
          <w:rFonts w:ascii="Arial" w:hAnsi="Arial" w:cs="Arial"/>
          <w:i/>
          <w:iCs/>
          <w:sz w:val="28"/>
          <w:szCs w:val="28"/>
        </w:rPr>
        <w:t>neRopa</w:t>
      </w:r>
      <w:proofErr w:type="spellEnd"/>
      <w:r w:rsidRPr="00092878">
        <w:rPr>
          <w:rFonts w:ascii="Arial" w:hAnsi="Arial" w:cs="Arial"/>
          <w:i/>
          <w:iCs/>
          <w:sz w:val="28"/>
          <w:szCs w:val="28"/>
        </w:rPr>
        <w:t xml:space="preserve"> </w:t>
      </w:r>
      <w:proofErr w:type="spellStart"/>
      <w:r w:rsidRPr="00092878">
        <w:rPr>
          <w:rFonts w:ascii="Arial" w:hAnsi="Arial" w:cs="Arial"/>
          <w:i/>
          <w:iCs/>
          <w:sz w:val="28"/>
          <w:szCs w:val="28"/>
        </w:rPr>
        <w:t>raIshe</w:t>
      </w:r>
      <w:proofErr w:type="spellEnd"/>
    </w:p>
    <w:p w:rsidRPr="00092878" w:rsidR="00420EA2" w:rsidP="00420EA2" w:rsidRDefault="00420EA2" w14:paraId="12F12802" w14:textId="77777777">
      <w:pPr>
        <w:jc w:val="center"/>
        <w:rPr>
          <w:rFonts w:ascii="Arial" w:hAnsi="Arial" w:cs="Arial"/>
          <w:i/>
          <w:iCs/>
          <w:sz w:val="28"/>
          <w:szCs w:val="28"/>
        </w:rPr>
      </w:pPr>
      <w:r w:rsidRPr="00092878">
        <w:rPr>
          <w:rFonts w:ascii="Arial" w:hAnsi="Arial" w:cs="Arial"/>
          <w:i/>
          <w:iCs/>
          <w:sz w:val="28"/>
          <w:szCs w:val="28"/>
        </w:rPr>
        <w:t xml:space="preserve">   Ndava Wenyu chose</w:t>
      </w:r>
    </w:p>
    <w:bookmarkEnd w:id="965"/>
    <w:p w:rsidRPr="00092878" w:rsidR="00420EA2" w:rsidP="00420EA2" w:rsidRDefault="00420EA2" w14:paraId="48988DE6" w14:textId="77777777">
      <w:pPr>
        <w:jc w:val="center"/>
        <w:rPr>
          <w:rFonts w:ascii="Arial" w:hAnsi="Arial" w:cs="Arial"/>
          <w:i/>
          <w:iCs/>
          <w:sz w:val="28"/>
          <w:szCs w:val="28"/>
        </w:rPr>
      </w:pPr>
    </w:p>
    <w:p w:rsidRPr="00092878" w:rsidR="00420EA2" w:rsidP="00420EA2" w:rsidRDefault="00420EA2" w14:paraId="1F887ABC" w14:textId="77777777">
      <w:pPr>
        <w:jc w:val="center"/>
        <w:rPr>
          <w:rFonts w:ascii="Arial" w:hAnsi="Arial" w:cs="Arial"/>
          <w:i/>
          <w:iCs/>
          <w:sz w:val="28"/>
          <w:szCs w:val="28"/>
        </w:rPr>
      </w:pPr>
      <w:r w:rsidRPr="00092878">
        <w:rPr>
          <w:rFonts w:ascii="Arial" w:hAnsi="Arial" w:cs="Arial"/>
          <w:i/>
          <w:iCs/>
          <w:sz w:val="28"/>
          <w:szCs w:val="28"/>
        </w:rPr>
        <w:t>(</w:t>
      </w:r>
      <w:proofErr w:type="spellStart"/>
      <w:r w:rsidRPr="00092878">
        <w:rPr>
          <w:rFonts w:ascii="Arial" w:hAnsi="Arial" w:cs="Arial"/>
          <w:i/>
          <w:iCs/>
          <w:sz w:val="28"/>
          <w:szCs w:val="28"/>
        </w:rPr>
        <w:t>Munoziva</w:t>
      </w:r>
      <w:proofErr w:type="spellEnd"/>
      <w:r w:rsidRPr="00092878">
        <w:rPr>
          <w:rFonts w:ascii="Arial" w:hAnsi="Arial" w:cs="Arial"/>
          <w:i/>
          <w:iCs/>
          <w:sz w:val="28"/>
          <w:szCs w:val="28"/>
        </w:rPr>
        <w:t xml:space="preserve">) </w:t>
      </w:r>
      <w:proofErr w:type="spellStart"/>
      <w:r w:rsidRPr="00092878">
        <w:rPr>
          <w:rFonts w:ascii="Arial" w:hAnsi="Arial" w:cs="Arial"/>
          <w:i/>
          <w:iCs/>
          <w:sz w:val="28"/>
          <w:szCs w:val="28"/>
        </w:rPr>
        <w:t>Munoziva</w:t>
      </w:r>
      <w:proofErr w:type="spellEnd"/>
      <w:r w:rsidRPr="00092878">
        <w:rPr>
          <w:rFonts w:ascii="Arial" w:hAnsi="Arial" w:cs="Arial"/>
          <w:i/>
          <w:iCs/>
          <w:sz w:val="28"/>
          <w:szCs w:val="28"/>
        </w:rPr>
        <w:t xml:space="preserve"> </w:t>
      </w:r>
      <w:proofErr w:type="spellStart"/>
      <w:r w:rsidRPr="00092878">
        <w:rPr>
          <w:rFonts w:ascii="Arial" w:hAnsi="Arial" w:cs="Arial"/>
          <w:i/>
          <w:iCs/>
          <w:sz w:val="28"/>
          <w:szCs w:val="28"/>
        </w:rPr>
        <w:t>kusasimba</w:t>
      </w:r>
      <w:proofErr w:type="spellEnd"/>
      <w:r w:rsidRPr="00092878">
        <w:rPr>
          <w:rFonts w:ascii="Arial" w:hAnsi="Arial" w:cs="Arial"/>
          <w:i/>
          <w:iCs/>
          <w:sz w:val="28"/>
          <w:szCs w:val="28"/>
        </w:rPr>
        <w:t xml:space="preserve"> </w:t>
      </w:r>
      <w:proofErr w:type="spellStart"/>
      <w:r w:rsidRPr="00092878">
        <w:rPr>
          <w:rFonts w:ascii="Arial" w:hAnsi="Arial" w:cs="Arial"/>
          <w:i/>
          <w:iCs/>
          <w:sz w:val="28"/>
          <w:szCs w:val="28"/>
        </w:rPr>
        <w:t>kwangu</w:t>
      </w:r>
      <w:proofErr w:type="spellEnd"/>
    </w:p>
    <w:p w:rsidRPr="00092878" w:rsidR="00420EA2" w:rsidP="00420EA2" w:rsidRDefault="00420EA2" w14:paraId="51D95164" w14:textId="77777777">
      <w:pPr>
        <w:jc w:val="center"/>
        <w:rPr>
          <w:rFonts w:ascii="Arial" w:hAnsi="Arial" w:cs="Arial"/>
          <w:i/>
          <w:iCs/>
          <w:sz w:val="28"/>
          <w:szCs w:val="28"/>
        </w:rPr>
      </w:pPr>
      <w:r w:rsidRPr="00092878">
        <w:rPr>
          <w:rFonts w:ascii="Arial" w:hAnsi="Arial" w:cs="Arial"/>
          <w:i/>
          <w:iCs/>
          <w:sz w:val="28"/>
          <w:szCs w:val="28"/>
        </w:rPr>
        <w:t xml:space="preserve">   (Baba) </w:t>
      </w:r>
      <w:proofErr w:type="spellStart"/>
      <w:r w:rsidRPr="00092878">
        <w:rPr>
          <w:rFonts w:ascii="Arial" w:hAnsi="Arial" w:cs="Arial"/>
          <w:i/>
          <w:iCs/>
          <w:sz w:val="28"/>
          <w:szCs w:val="28"/>
        </w:rPr>
        <w:t>Ndotya</w:t>
      </w:r>
      <w:proofErr w:type="spellEnd"/>
      <w:r w:rsidRPr="00092878">
        <w:rPr>
          <w:rFonts w:ascii="Arial" w:hAnsi="Arial" w:cs="Arial"/>
          <w:i/>
          <w:iCs/>
          <w:sz w:val="28"/>
          <w:szCs w:val="28"/>
        </w:rPr>
        <w:t xml:space="preserve"> </w:t>
      </w:r>
      <w:proofErr w:type="spellStart"/>
      <w:r w:rsidRPr="00092878">
        <w:rPr>
          <w:rFonts w:ascii="Arial" w:hAnsi="Arial" w:cs="Arial"/>
          <w:i/>
          <w:iCs/>
          <w:sz w:val="28"/>
          <w:szCs w:val="28"/>
        </w:rPr>
        <w:t>kurasika</w:t>
      </w:r>
      <w:proofErr w:type="spellEnd"/>
    </w:p>
    <w:p w:rsidRPr="00092878" w:rsidR="00420EA2" w:rsidP="00420EA2" w:rsidRDefault="00420EA2" w14:paraId="19145407" w14:textId="77777777">
      <w:pPr>
        <w:jc w:val="center"/>
        <w:rPr>
          <w:rFonts w:ascii="Arial" w:hAnsi="Arial" w:cs="Arial"/>
          <w:i/>
          <w:iCs/>
          <w:sz w:val="28"/>
          <w:szCs w:val="28"/>
        </w:rPr>
      </w:pPr>
      <w:r w:rsidRPr="00092878">
        <w:rPr>
          <w:rFonts w:ascii="Arial" w:hAnsi="Arial" w:cs="Arial"/>
          <w:i/>
          <w:iCs/>
          <w:sz w:val="28"/>
          <w:szCs w:val="28"/>
        </w:rPr>
        <w:t xml:space="preserve">   Asi Imi Muri </w:t>
      </w:r>
      <w:proofErr w:type="spellStart"/>
      <w:r w:rsidRPr="00092878">
        <w:rPr>
          <w:rFonts w:ascii="Arial" w:hAnsi="Arial" w:cs="Arial"/>
          <w:i/>
          <w:iCs/>
          <w:sz w:val="28"/>
          <w:szCs w:val="28"/>
        </w:rPr>
        <w:t>simba</w:t>
      </w:r>
      <w:proofErr w:type="spellEnd"/>
      <w:r w:rsidRPr="00092878">
        <w:rPr>
          <w:rFonts w:ascii="Arial" w:hAnsi="Arial" w:cs="Arial"/>
          <w:i/>
          <w:iCs/>
          <w:sz w:val="28"/>
          <w:szCs w:val="28"/>
        </w:rPr>
        <w:t xml:space="preserve"> </w:t>
      </w:r>
      <w:proofErr w:type="spellStart"/>
      <w:r w:rsidRPr="00092878">
        <w:rPr>
          <w:rFonts w:ascii="Arial" w:hAnsi="Arial" w:cs="Arial"/>
          <w:i/>
          <w:iCs/>
          <w:sz w:val="28"/>
          <w:szCs w:val="28"/>
        </w:rPr>
        <w:t>rangu</w:t>
      </w:r>
      <w:proofErr w:type="spellEnd"/>
      <w:r w:rsidRPr="00092878">
        <w:rPr>
          <w:rFonts w:ascii="Arial" w:hAnsi="Arial" w:cs="Arial"/>
          <w:i/>
          <w:iCs/>
          <w:sz w:val="28"/>
          <w:szCs w:val="28"/>
        </w:rPr>
        <w:t xml:space="preserve"> </w:t>
      </w:r>
    </w:p>
    <w:p w:rsidRPr="00114DD5" w:rsidR="00420EA2" w:rsidP="00420EA2" w:rsidRDefault="00420EA2" w14:paraId="3BE85D32" w14:textId="77777777">
      <w:pPr>
        <w:jc w:val="center"/>
        <w:rPr>
          <w:rFonts w:ascii="Arial" w:hAnsi="Arial" w:cs="Arial"/>
          <w:i/>
          <w:iCs/>
          <w:sz w:val="28"/>
          <w:szCs w:val="28"/>
          <w:rPrChange w:author="Transcriber01 JHB" w:date="2025-08-22T12:28:00Z" w16du:dateUtc="2025-08-22T10:28:00Z" w:id="966">
            <w:rPr>
              <w:rFonts w:ascii="Arial" w:hAnsi="Arial" w:cs="Arial"/>
              <w:i/>
              <w:iCs/>
              <w:sz w:val="28"/>
              <w:szCs w:val="28"/>
              <w:lang w:val="fr-FR"/>
            </w:rPr>
          </w:rPrChange>
        </w:rPr>
      </w:pPr>
      <w:r w:rsidRPr="00092878">
        <w:rPr>
          <w:rFonts w:ascii="Arial" w:hAnsi="Arial" w:cs="Arial"/>
          <w:i/>
          <w:iCs/>
          <w:sz w:val="28"/>
          <w:szCs w:val="28"/>
        </w:rPr>
        <w:t xml:space="preserve">   </w:t>
      </w:r>
      <w:r>
        <w:rPr>
          <w:rFonts w:ascii="Arial" w:hAnsi="Arial" w:cs="Arial"/>
          <w:i/>
          <w:iCs/>
          <w:sz w:val="28"/>
          <w:szCs w:val="28"/>
        </w:rPr>
        <w:t xml:space="preserve">(Ishe) </w:t>
      </w:r>
      <w:proofErr w:type="spellStart"/>
      <w:r w:rsidRPr="00114DD5">
        <w:rPr>
          <w:rFonts w:ascii="Arial" w:hAnsi="Arial" w:cs="Arial"/>
          <w:i/>
          <w:iCs/>
          <w:sz w:val="28"/>
          <w:szCs w:val="28"/>
          <w:rPrChange w:author="Transcriber01 JHB" w:date="2025-08-22T12:28:00Z" w16du:dateUtc="2025-08-22T10:28:00Z" w:id="967">
            <w:rPr>
              <w:rFonts w:ascii="Arial" w:hAnsi="Arial" w:cs="Arial"/>
              <w:i/>
              <w:iCs/>
              <w:sz w:val="28"/>
              <w:szCs w:val="28"/>
              <w:lang w:val="fr-FR"/>
            </w:rPr>
          </w:rPrChange>
        </w:rPr>
        <w:t>Munondipa</w:t>
      </w:r>
      <w:proofErr w:type="spellEnd"/>
      <w:r w:rsidRPr="00114DD5">
        <w:rPr>
          <w:rFonts w:ascii="Arial" w:hAnsi="Arial" w:cs="Arial"/>
          <w:i/>
          <w:iCs/>
          <w:sz w:val="28"/>
          <w:szCs w:val="28"/>
          <w:rPrChange w:author="Transcriber01 JHB" w:date="2025-08-22T12:28:00Z" w16du:dateUtc="2025-08-22T10:28:00Z" w:id="968">
            <w:rPr>
              <w:rFonts w:ascii="Arial" w:hAnsi="Arial" w:cs="Arial"/>
              <w:i/>
              <w:iCs/>
              <w:sz w:val="28"/>
              <w:szCs w:val="28"/>
              <w:lang w:val="fr-FR"/>
            </w:rPr>
          </w:rPrChange>
        </w:rPr>
        <w:t xml:space="preserve"> </w:t>
      </w:r>
      <w:proofErr w:type="spellStart"/>
      <w:r w:rsidRPr="00114DD5">
        <w:rPr>
          <w:rFonts w:ascii="Arial" w:hAnsi="Arial" w:cs="Arial"/>
          <w:i/>
          <w:iCs/>
          <w:sz w:val="28"/>
          <w:szCs w:val="28"/>
          <w:rPrChange w:author="Transcriber01 JHB" w:date="2025-08-22T12:28:00Z" w16du:dateUtc="2025-08-22T10:28:00Z" w:id="969">
            <w:rPr>
              <w:rFonts w:ascii="Arial" w:hAnsi="Arial" w:cs="Arial"/>
              <w:i/>
              <w:iCs/>
              <w:sz w:val="28"/>
              <w:szCs w:val="28"/>
              <w:lang w:val="fr-FR"/>
            </w:rPr>
          </w:rPrChange>
        </w:rPr>
        <w:t>simba</w:t>
      </w:r>
      <w:proofErr w:type="spellEnd"/>
    </w:p>
    <w:p w:rsidRPr="00114DD5" w:rsidR="00420EA2" w:rsidP="00420EA2" w:rsidRDefault="00420EA2" w14:paraId="5C4C1A09" w14:textId="77777777">
      <w:pPr>
        <w:jc w:val="center"/>
        <w:rPr>
          <w:rFonts w:ascii="Arial" w:hAnsi="Arial" w:cs="Arial"/>
          <w:i/>
          <w:iCs/>
          <w:sz w:val="28"/>
          <w:szCs w:val="28"/>
          <w:rPrChange w:author="Transcriber01 JHB" w:date="2025-08-22T12:28:00Z" w16du:dateUtc="2025-08-22T10:28:00Z" w:id="970">
            <w:rPr>
              <w:rFonts w:ascii="Arial" w:hAnsi="Arial" w:cs="Arial"/>
              <w:i/>
              <w:iCs/>
              <w:sz w:val="28"/>
              <w:szCs w:val="28"/>
              <w:lang w:val="fr-FR"/>
            </w:rPr>
          </w:rPrChange>
        </w:rPr>
      </w:pPr>
    </w:p>
    <w:p w:rsidRPr="00114DD5" w:rsidR="00420EA2" w:rsidP="00420EA2" w:rsidRDefault="00420EA2" w14:paraId="6E8FA10F" w14:textId="77777777">
      <w:pPr>
        <w:jc w:val="center"/>
        <w:rPr>
          <w:ins w:author="Transcriber01 JHB" w:date="2025-08-22T12:13:00Z" w16du:dateUtc="2025-08-22T10:13:00Z" w:id="971"/>
          <w:rFonts w:ascii="Arial" w:hAnsi="Arial" w:cs="Arial"/>
          <w:i/>
          <w:iCs/>
          <w:sz w:val="28"/>
          <w:szCs w:val="28"/>
          <w:rPrChange w:author="Transcriber01 JHB" w:date="2025-08-22T12:28:00Z" w16du:dateUtc="2025-08-22T10:28:00Z" w:id="972">
            <w:rPr>
              <w:ins w:author="Transcriber01 JHB" w:date="2025-08-22T12:13:00Z" w16du:dateUtc="2025-08-22T10:13:00Z" w:id="973"/>
              <w:rFonts w:ascii="Arial" w:hAnsi="Arial" w:cs="Arial"/>
              <w:i/>
              <w:iCs/>
              <w:sz w:val="28"/>
              <w:szCs w:val="28"/>
              <w:lang w:val="fr-FR"/>
            </w:rPr>
          </w:rPrChange>
        </w:rPr>
      </w:pPr>
      <w:r w:rsidRPr="00114DD5">
        <w:rPr>
          <w:rFonts w:ascii="Arial" w:hAnsi="Arial" w:cs="Arial"/>
          <w:i/>
          <w:iCs/>
          <w:sz w:val="28"/>
          <w:szCs w:val="28"/>
          <w:rPrChange w:author="Transcriber01 JHB" w:date="2025-08-22T12:28:00Z" w16du:dateUtc="2025-08-22T10:28:00Z" w:id="974">
            <w:rPr>
              <w:rFonts w:ascii="Arial" w:hAnsi="Arial" w:cs="Arial"/>
              <w:i/>
              <w:iCs/>
              <w:sz w:val="28"/>
              <w:szCs w:val="28"/>
              <w:lang w:val="fr-FR"/>
            </w:rPr>
          </w:rPrChange>
        </w:rPr>
        <w:t xml:space="preserve">(Ini </w:t>
      </w:r>
      <w:proofErr w:type="spellStart"/>
      <w:r w:rsidRPr="00114DD5">
        <w:rPr>
          <w:rFonts w:ascii="Arial" w:hAnsi="Arial" w:cs="Arial"/>
          <w:i/>
          <w:iCs/>
          <w:sz w:val="28"/>
          <w:szCs w:val="28"/>
          <w:rPrChange w:author="Transcriber01 JHB" w:date="2025-08-22T12:28:00Z" w16du:dateUtc="2025-08-22T10:28:00Z" w:id="975">
            <w:rPr>
              <w:rFonts w:ascii="Arial" w:hAnsi="Arial" w:cs="Arial"/>
              <w:i/>
              <w:iCs/>
              <w:sz w:val="28"/>
              <w:szCs w:val="28"/>
              <w:lang w:val="fr-FR"/>
            </w:rPr>
          </w:rPrChange>
        </w:rPr>
        <w:t>Ndoda</w:t>
      </w:r>
      <w:proofErr w:type="spellEnd"/>
      <w:r w:rsidRPr="00114DD5">
        <w:rPr>
          <w:rFonts w:ascii="Arial" w:hAnsi="Arial" w:cs="Arial"/>
          <w:i/>
          <w:iCs/>
          <w:sz w:val="28"/>
          <w:szCs w:val="28"/>
          <w:rPrChange w:author="Transcriber01 JHB" w:date="2025-08-22T12:28:00Z" w16du:dateUtc="2025-08-22T10:28:00Z" w:id="976">
            <w:rPr>
              <w:rFonts w:ascii="Arial" w:hAnsi="Arial" w:cs="Arial"/>
              <w:i/>
              <w:iCs/>
              <w:sz w:val="28"/>
              <w:szCs w:val="28"/>
              <w:lang w:val="fr-FR"/>
            </w:rPr>
          </w:rPrChange>
        </w:rPr>
        <w:t xml:space="preserve">) </w:t>
      </w:r>
      <w:proofErr w:type="spellStart"/>
      <w:r w:rsidRPr="00114DD5">
        <w:rPr>
          <w:rFonts w:ascii="Arial" w:hAnsi="Arial" w:cs="Arial"/>
          <w:i/>
          <w:iCs/>
          <w:sz w:val="28"/>
          <w:szCs w:val="28"/>
          <w:rPrChange w:author="Transcriber01 JHB" w:date="2025-08-22T12:28:00Z" w16du:dateUtc="2025-08-22T10:28:00Z" w:id="977">
            <w:rPr>
              <w:rFonts w:ascii="Arial" w:hAnsi="Arial" w:cs="Arial"/>
              <w:i/>
              <w:iCs/>
              <w:sz w:val="28"/>
              <w:szCs w:val="28"/>
              <w:lang w:val="fr-FR"/>
            </w:rPr>
          </w:rPrChange>
        </w:rPr>
        <w:t>ndoda</w:t>
      </w:r>
      <w:proofErr w:type="spellEnd"/>
      <w:r w:rsidRPr="00114DD5">
        <w:rPr>
          <w:rFonts w:ascii="Arial" w:hAnsi="Arial" w:cs="Arial"/>
          <w:i/>
          <w:iCs/>
          <w:sz w:val="28"/>
          <w:szCs w:val="28"/>
          <w:rPrChange w:author="Transcriber01 JHB" w:date="2025-08-22T12:28:00Z" w16du:dateUtc="2025-08-22T10:28:00Z" w:id="978">
            <w:rPr>
              <w:rFonts w:ascii="Arial" w:hAnsi="Arial" w:cs="Arial"/>
              <w:i/>
              <w:iCs/>
              <w:sz w:val="28"/>
              <w:szCs w:val="28"/>
              <w:lang w:val="fr-FR"/>
            </w:rPr>
          </w:rPrChange>
        </w:rPr>
        <w:t xml:space="preserve"> (</w:t>
      </w:r>
      <w:proofErr w:type="spellStart"/>
      <w:r w:rsidRPr="00114DD5">
        <w:rPr>
          <w:rFonts w:ascii="Arial" w:hAnsi="Arial" w:cs="Arial"/>
          <w:i/>
          <w:iCs/>
          <w:sz w:val="28"/>
          <w:szCs w:val="28"/>
          <w:rPrChange w:author="Transcriber01 JHB" w:date="2025-08-22T12:28:00Z" w16du:dateUtc="2025-08-22T10:28:00Z" w:id="979">
            <w:rPr>
              <w:rFonts w:ascii="Arial" w:hAnsi="Arial" w:cs="Arial"/>
              <w:i/>
              <w:iCs/>
              <w:sz w:val="28"/>
              <w:szCs w:val="28"/>
              <w:lang w:val="fr-FR"/>
            </w:rPr>
          </w:rPrChange>
        </w:rPr>
        <w:t>Ndoda</w:t>
      </w:r>
      <w:proofErr w:type="spellEnd"/>
      <w:r w:rsidRPr="00114DD5">
        <w:rPr>
          <w:rFonts w:ascii="Arial" w:hAnsi="Arial" w:cs="Arial"/>
          <w:i/>
          <w:iCs/>
          <w:sz w:val="28"/>
          <w:szCs w:val="28"/>
          <w:rPrChange w:author="Transcriber01 JHB" w:date="2025-08-22T12:28:00Z" w16du:dateUtc="2025-08-22T10:28:00Z" w:id="980">
            <w:rPr>
              <w:rFonts w:ascii="Arial" w:hAnsi="Arial" w:cs="Arial"/>
              <w:i/>
              <w:iCs/>
              <w:sz w:val="28"/>
              <w:szCs w:val="28"/>
              <w:lang w:val="fr-FR"/>
            </w:rPr>
          </w:rPrChange>
        </w:rPr>
        <w:t xml:space="preserve">) </w:t>
      </w:r>
      <w:proofErr w:type="spellStart"/>
      <w:r w:rsidRPr="00114DD5">
        <w:rPr>
          <w:rFonts w:ascii="Arial" w:hAnsi="Arial" w:cs="Arial"/>
          <w:i/>
          <w:iCs/>
          <w:sz w:val="28"/>
          <w:szCs w:val="28"/>
          <w:rPrChange w:author="Transcriber01 JHB" w:date="2025-08-22T12:28:00Z" w16du:dateUtc="2025-08-22T10:28:00Z" w:id="981">
            <w:rPr>
              <w:rFonts w:ascii="Arial" w:hAnsi="Arial" w:cs="Arial"/>
              <w:i/>
              <w:iCs/>
              <w:sz w:val="28"/>
              <w:szCs w:val="28"/>
              <w:lang w:val="fr-FR"/>
            </w:rPr>
          </w:rPrChange>
        </w:rPr>
        <w:t>ndoda</w:t>
      </w:r>
      <w:proofErr w:type="spellEnd"/>
      <w:ins w:author="Transcriber01 JHB" w:date="2025-08-22T12:13:00Z" w16du:dateUtc="2025-08-22T10:13:00Z" w:id="982">
        <w:r w:rsidRPr="00114DD5">
          <w:rPr>
            <w:rFonts w:ascii="Arial" w:hAnsi="Arial" w:cs="Arial"/>
            <w:i/>
            <w:iCs/>
            <w:sz w:val="28"/>
            <w:szCs w:val="28"/>
            <w:rPrChange w:author="Transcriber01 JHB" w:date="2025-08-22T12:28:00Z" w16du:dateUtc="2025-08-22T10:28:00Z" w:id="983">
              <w:rPr>
                <w:rFonts w:ascii="Arial" w:hAnsi="Arial" w:cs="Arial"/>
                <w:i/>
                <w:iCs/>
                <w:sz w:val="28"/>
                <w:szCs w:val="28"/>
                <w:lang w:val="fr-FR"/>
              </w:rPr>
            </w:rPrChange>
          </w:rPr>
          <w:t>,</w:t>
        </w:r>
      </w:ins>
    </w:p>
    <w:p w:rsidRPr="00114DD5" w:rsidR="00420EA2" w:rsidP="00420EA2" w:rsidRDefault="00420EA2" w14:paraId="1722BBD5" w14:textId="77777777">
      <w:pPr>
        <w:jc w:val="center"/>
        <w:rPr>
          <w:rFonts w:ascii="Arial" w:hAnsi="Arial" w:cs="Arial"/>
          <w:i/>
          <w:iCs/>
          <w:sz w:val="28"/>
          <w:szCs w:val="28"/>
          <w:rPrChange w:author="Transcriber01 JHB" w:date="2025-08-22T12:28:00Z" w16du:dateUtc="2025-08-22T10:28:00Z" w:id="984">
            <w:rPr>
              <w:rFonts w:ascii="Arial" w:hAnsi="Arial" w:cs="Arial"/>
              <w:i/>
              <w:iCs/>
              <w:sz w:val="28"/>
              <w:szCs w:val="28"/>
              <w:lang w:val="fr-FR"/>
            </w:rPr>
          </w:rPrChange>
        </w:rPr>
      </w:pPr>
      <w:proofErr w:type="spellStart"/>
      <w:r w:rsidRPr="00114DD5">
        <w:rPr>
          <w:rFonts w:ascii="Arial" w:hAnsi="Arial" w:cs="Arial"/>
          <w:i/>
          <w:iCs/>
          <w:sz w:val="28"/>
          <w:szCs w:val="28"/>
        </w:rPr>
        <w:t>Ndoda</w:t>
      </w:r>
      <w:proofErr w:type="spellEnd"/>
      <w:r w:rsidRPr="00114DD5">
        <w:rPr>
          <w:rFonts w:ascii="Arial" w:hAnsi="Arial" w:cs="Arial"/>
          <w:i/>
          <w:iCs/>
          <w:sz w:val="28"/>
          <w:szCs w:val="28"/>
          <w:rPrChange w:author="Transcriber01 JHB" w:date="2025-08-22T12:28:00Z" w16du:dateUtc="2025-08-22T10:28:00Z" w:id="985">
            <w:rPr>
              <w:rFonts w:ascii="Arial" w:hAnsi="Arial" w:cs="Arial"/>
              <w:i/>
              <w:iCs/>
              <w:sz w:val="28"/>
              <w:szCs w:val="28"/>
              <w:lang w:val="fr-FR"/>
            </w:rPr>
          </w:rPrChange>
        </w:rPr>
        <w:t xml:space="preserve"> Mwari </w:t>
      </w:r>
      <w:proofErr w:type="spellStart"/>
      <w:r w:rsidRPr="00114DD5">
        <w:rPr>
          <w:rFonts w:ascii="Arial" w:hAnsi="Arial" w:cs="Arial"/>
          <w:i/>
          <w:iCs/>
          <w:sz w:val="28"/>
          <w:szCs w:val="28"/>
          <w:rPrChange w:author="Transcriber01 JHB" w:date="2025-08-22T12:28:00Z" w16du:dateUtc="2025-08-22T10:28:00Z" w:id="986">
            <w:rPr>
              <w:rFonts w:ascii="Arial" w:hAnsi="Arial" w:cs="Arial"/>
              <w:i/>
              <w:iCs/>
              <w:sz w:val="28"/>
              <w:szCs w:val="28"/>
              <w:lang w:val="fr-FR"/>
            </w:rPr>
          </w:rPrChange>
        </w:rPr>
        <w:t>Muyamuri</w:t>
      </w:r>
      <w:proofErr w:type="spellEnd"/>
    </w:p>
    <w:p w:rsidRPr="00114DD5" w:rsidR="00420EA2" w:rsidP="00420EA2" w:rsidRDefault="00420EA2" w14:paraId="2A8C85C4" w14:textId="77777777">
      <w:pPr>
        <w:jc w:val="center"/>
        <w:rPr>
          <w:rFonts w:ascii="Arial" w:hAnsi="Arial" w:cs="Arial"/>
          <w:i/>
          <w:iCs/>
          <w:sz w:val="28"/>
          <w:szCs w:val="28"/>
        </w:rPr>
      </w:pPr>
      <w:r w:rsidRPr="00114DD5">
        <w:rPr>
          <w:rFonts w:ascii="Arial" w:hAnsi="Arial" w:cs="Arial"/>
          <w:i/>
          <w:iCs/>
          <w:sz w:val="28"/>
          <w:szCs w:val="28"/>
        </w:rPr>
        <w:t xml:space="preserve">Muri </w:t>
      </w:r>
      <w:proofErr w:type="spellStart"/>
      <w:r w:rsidRPr="00114DD5">
        <w:rPr>
          <w:rFonts w:ascii="Arial" w:hAnsi="Arial" w:cs="Arial"/>
          <w:i/>
          <w:iCs/>
          <w:sz w:val="28"/>
          <w:szCs w:val="28"/>
        </w:rPr>
        <w:t>wangu</w:t>
      </w:r>
      <w:proofErr w:type="spellEnd"/>
      <w:del w:author="Transcriber01 JHB" w:date="2025-08-22T12:12:00Z" w16du:dateUtc="2025-08-22T10:12:00Z" w:id="987">
        <w:r w:rsidRPr="00114DD5" w:rsidDel="00050113">
          <w:rPr>
            <w:rFonts w:ascii="Arial" w:hAnsi="Arial" w:cs="Arial"/>
            <w:i/>
            <w:iCs/>
            <w:sz w:val="28"/>
            <w:szCs w:val="28"/>
          </w:rPr>
          <w:delText xml:space="preserve"> </w:delText>
        </w:r>
      </w:del>
    </w:p>
    <w:p w:rsidRPr="00114DD5" w:rsidR="00420EA2" w:rsidP="00420EA2" w:rsidRDefault="00420EA2" w14:paraId="6BF46A32" w14:textId="77777777">
      <w:pPr>
        <w:jc w:val="center"/>
        <w:rPr>
          <w:rFonts w:ascii="Arial" w:hAnsi="Arial" w:cs="Arial"/>
          <w:i/>
          <w:iCs/>
          <w:sz w:val="28"/>
          <w:szCs w:val="28"/>
        </w:rPr>
      </w:pPr>
      <w:r w:rsidRPr="00114DD5">
        <w:rPr>
          <w:rFonts w:ascii="Arial" w:hAnsi="Arial" w:cs="Arial"/>
          <w:i/>
          <w:iCs/>
          <w:sz w:val="28"/>
          <w:szCs w:val="28"/>
        </w:rPr>
        <w:t xml:space="preserve">   </w:t>
      </w:r>
      <w:proofErr w:type="spellStart"/>
      <w:r w:rsidRPr="00114DD5">
        <w:rPr>
          <w:rFonts w:ascii="Arial" w:hAnsi="Arial" w:cs="Arial"/>
          <w:i/>
          <w:iCs/>
          <w:sz w:val="28"/>
          <w:szCs w:val="28"/>
        </w:rPr>
        <w:t>Ndakatengwa</w:t>
      </w:r>
      <w:proofErr w:type="spellEnd"/>
      <w:r w:rsidRPr="00114DD5">
        <w:rPr>
          <w:rFonts w:ascii="Arial" w:hAnsi="Arial" w:cs="Arial"/>
          <w:i/>
          <w:iCs/>
          <w:sz w:val="28"/>
          <w:szCs w:val="28"/>
        </w:rPr>
        <w:t xml:space="preserve"> </w:t>
      </w:r>
      <w:proofErr w:type="spellStart"/>
      <w:r w:rsidRPr="00114DD5">
        <w:rPr>
          <w:rFonts w:ascii="Arial" w:hAnsi="Arial" w:cs="Arial"/>
          <w:i/>
          <w:iCs/>
          <w:sz w:val="28"/>
          <w:szCs w:val="28"/>
        </w:rPr>
        <w:t>neRopa</w:t>
      </w:r>
      <w:proofErr w:type="spellEnd"/>
      <w:r w:rsidRPr="00114DD5">
        <w:rPr>
          <w:rFonts w:ascii="Arial" w:hAnsi="Arial" w:cs="Arial"/>
          <w:i/>
          <w:iCs/>
          <w:sz w:val="28"/>
          <w:szCs w:val="28"/>
        </w:rPr>
        <w:t xml:space="preserve"> </w:t>
      </w:r>
      <w:proofErr w:type="spellStart"/>
      <w:r w:rsidRPr="00114DD5">
        <w:rPr>
          <w:rFonts w:ascii="Arial" w:hAnsi="Arial" w:cs="Arial"/>
          <w:i/>
          <w:iCs/>
          <w:sz w:val="28"/>
          <w:szCs w:val="28"/>
        </w:rPr>
        <w:t>raIshe</w:t>
      </w:r>
      <w:proofErr w:type="spellEnd"/>
      <w:ins w:author="Transcriber01 JHB" w:date="2025-08-27T09:02:00Z" w16du:dateUtc="2025-08-27T07:02:00Z" w:id="988">
        <w:r>
          <w:rPr>
            <w:rFonts w:ascii="Arial" w:hAnsi="Arial" w:cs="Arial"/>
            <w:i/>
            <w:iCs/>
            <w:sz w:val="28"/>
            <w:szCs w:val="28"/>
          </w:rPr>
          <w:t xml:space="preserve"> </w:t>
        </w:r>
      </w:ins>
      <w:r>
        <w:rPr>
          <w:rFonts w:ascii="Arial" w:hAnsi="Arial" w:cs="Arial"/>
          <w:i/>
          <w:iCs/>
          <w:sz w:val="28"/>
          <w:szCs w:val="28"/>
        </w:rPr>
        <w:t xml:space="preserve">(Ropa </w:t>
      </w:r>
      <w:proofErr w:type="spellStart"/>
      <w:r>
        <w:rPr>
          <w:rFonts w:ascii="Arial" w:hAnsi="Arial" w:cs="Arial"/>
          <w:i/>
          <w:iCs/>
          <w:sz w:val="28"/>
          <w:szCs w:val="28"/>
        </w:rPr>
        <w:t>raIshe</w:t>
      </w:r>
      <w:proofErr w:type="spellEnd"/>
      <w:r>
        <w:rPr>
          <w:rFonts w:ascii="Arial" w:hAnsi="Arial" w:cs="Arial"/>
          <w:i/>
          <w:iCs/>
          <w:sz w:val="28"/>
          <w:szCs w:val="28"/>
        </w:rPr>
        <w:t>)</w:t>
      </w:r>
    </w:p>
    <w:p w:rsidRPr="00114DD5" w:rsidR="00420EA2" w:rsidP="00420EA2" w:rsidRDefault="00420EA2" w14:paraId="1A9AF0A2" w14:textId="77777777">
      <w:pPr>
        <w:jc w:val="center"/>
        <w:rPr>
          <w:rFonts w:ascii="Arial" w:hAnsi="Arial" w:cs="Arial"/>
          <w:i/>
          <w:iCs/>
          <w:sz w:val="28"/>
          <w:szCs w:val="28"/>
        </w:rPr>
      </w:pPr>
      <w:r w:rsidRPr="00114DD5">
        <w:rPr>
          <w:rFonts w:ascii="Arial" w:hAnsi="Arial" w:cs="Arial"/>
          <w:i/>
          <w:iCs/>
          <w:sz w:val="28"/>
          <w:szCs w:val="28"/>
        </w:rPr>
        <w:t xml:space="preserve">   Ndava Wenyu chose</w:t>
      </w:r>
    </w:p>
    <w:p w:rsidRPr="00114DD5" w:rsidR="00420EA2" w:rsidP="00420EA2" w:rsidRDefault="00420EA2" w14:paraId="450E430E" w14:textId="77777777">
      <w:pPr>
        <w:jc w:val="center"/>
        <w:rPr>
          <w:rFonts w:ascii="Arial" w:hAnsi="Arial" w:cs="Arial"/>
          <w:i/>
          <w:iCs/>
          <w:sz w:val="28"/>
          <w:szCs w:val="28"/>
        </w:rPr>
      </w:pPr>
    </w:p>
    <w:p w:rsidRPr="00114DD5" w:rsidR="00420EA2" w:rsidP="00420EA2" w:rsidRDefault="00420EA2" w14:paraId="4F2F3F82" w14:textId="77777777">
      <w:pPr>
        <w:jc w:val="center"/>
        <w:rPr>
          <w:rFonts w:ascii="Arial" w:hAnsi="Arial" w:cs="Arial"/>
          <w:i/>
          <w:iCs/>
          <w:sz w:val="28"/>
          <w:szCs w:val="28"/>
        </w:rPr>
      </w:pPr>
      <w:r w:rsidRPr="00114DD5">
        <w:rPr>
          <w:rFonts w:ascii="Arial" w:hAnsi="Arial" w:cs="Arial"/>
          <w:i/>
          <w:iCs/>
          <w:sz w:val="28"/>
          <w:szCs w:val="28"/>
        </w:rPr>
        <w:t xml:space="preserve">(Ini </w:t>
      </w:r>
      <w:proofErr w:type="spellStart"/>
      <w:r w:rsidRPr="00114DD5">
        <w:rPr>
          <w:rFonts w:ascii="Arial" w:hAnsi="Arial" w:cs="Arial"/>
          <w:i/>
          <w:iCs/>
          <w:sz w:val="28"/>
          <w:szCs w:val="28"/>
        </w:rPr>
        <w:t>Ndoda</w:t>
      </w:r>
      <w:proofErr w:type="spellEnd"/>
      <w:r w:rsidRPr="00114DD5">
        <w:rPr>
          <w:rFonts w:ascii="Arial" w:hAnsi="Arial" w:cs="Arial"/>
          <w:i/>
          <w:iCs/>
          <w:sz w:val="28"/>
          <w:szCs w:val="28"/>
        </w:rPr>
        <w:t xml:space="preserve">) </w:t>
      </w:r>
      <w:proofErr w:type="spellStart"/>
      <w:r w:rsidRPr="00114DD5">
        <w:rPr>
          <w:rFonts w:ascii="Arial" w:hAnsi="Arial" w:cs="Arial"/>
          <w:i/>
          <w:iCs/>
          <w:sz w:val="28"/>
          <w:szCs w:val="28"/>
        </w:rPr>
        <w:t>ndoda</w:t>
      </w:r>
      <w:proofErr w:type="spellEnd"/>
      <w:r w:rsidRPr="00114DD5">
        <w:rPr>
          <w:rFonts w:ascii="Arial" w:hAnsi="Arial" w:cs="Arial"/>
          <w:i/>
          <w:iCs/>
          <w:sz w:val="28"/>
          <w:szCs w:val="28"/>
        </w:rPr>
        <w:t xml:space="preserve"> (</w:t>
      </w:r>
      <w:proofErr w:type="spellStart"/>
      <w:r w:rsidRPr="00114DD5">
        <w:rPr>
          <w:rFonts w:ascii="Arial" w:hAnsi="Arial" w:cs="Arial"/>
          <w:i/>
          <w:iCs/>
          <w:sz w:val="28"/>
          <w:szCs w:val="28"/>
        </w:rPr>
        <w:t>Ndoda</w:t>
      </w:r>
      <w:proofErr w:type="spellEnd"/>
      <w:r w:rsidRPr="00114DD5">
        <w:rPr>
          <w:rFonts w:ascii="Arial" w:hAnsi="Arial" w:cs="Arial"/>
          <w:i/>
          <w:iCs/>
          <w:sz w:val="28"/>
          <w:szCs w:val="28"/>
        </w:rPr>
        <w:t xml:space="preserve">) </w:t>
      </w:r>
      <w:proofErr w:type="spellStart"/>
      <w:r w:rsidRPr="00114DD5">
        <w:rPr>
          <w:rFonts w:ascii="Arial" w:hAnsi="Arial" w:cs="Arial"/>
          <w:i/>
          <w:iCs/>
          <w:sz w:val="28"/>
          <w:szCs w:val="28"/>
        </w:rPr>
        <w:t>ndoda</w:t>
      </w:r>
      <w:proofErr w:type="spellEnd"/>
      <w:r w:rsidRPr="00114DD5">
        <w:rPr>
          <w:rFonts w:ascii="Arial" w:hAnsi="Arial" w:cs="Arial"/>
          <w:i/>
          <w:iCs/>
          <w:sz w:val="28"/>
          <w:szCs w:val="28"/>
        </w:rPr>
        <w:t xml:space="preserve">, </w:t>
      </w:r>
    </w:p>
    <w:p w:rsidRPr="00114DD5" w:rsidR="00420EA2" w:rsidP="00420EA2" w:rsidRDefault="00420EA2" w14:paraId="62A44CBE" w14:textId="77777777">
      <w:pPr>
        <w:jc w:val="center"/>
        <w:rPr>
          <w:rFonts w:ascii="Arial" w:hAnsi="Arial" w:cs="Arial"/>
          <w:i/>
          <w:iCs/>
          <w:sz w:val="28"/>
          <w:szCs w:val="28"/>
        </w:rPr>
      </w:pPr>
      <w:proofErr w:type="spellStart"/>
      <w:r w:rsidRPr="00114DD5">
        <w:rPr>
          <w:rFonts w:ascii="Arial" w:hAnsi="Arial" w:cs="Arial"/>
          <w:i/>
          <w:iCs/>
          <w:sz w:val="28"/>
          <w:szCs w:val="28"/>
        </w:rPr>
        <w:t>Ndoda</w:t>
      </w:r>
      <w:proofErr w:type="spellEnd"/>
      <w:r w:rsidRPr="00114DD5">
        <w:rPr>
          <w:rFonts w:ascii="Arial" w:hAnsi="Arial" w:cs="Arial"/>
          <w:i/>
          <w:iCs/>
          <w:sz w:val="28"/>
          <w:szCs w:val="28"/>
        </w:rPr>
        <w:t xml:space="preserve"> Mwari </w:t>
      </w:r>
      <w:proofErr w:type="spellStart"/>
      <w:r w:rsidRPr="00114DD5">
        <w:rPr>
          <w:rFonts w:ascii="Arial" w:hAnsi="Arial" w:cs="Arial"/>
          <w:i/>
          <w:iCs/>
          <w:sz w:val="28"/>
          <w:szCs w:val="28"/>
        </w:rPr>
        <w:t>Muyamuri</w:t>
      </w:r>
      <w:proofErr w:type="spellEnd"/>
    </w:p>
    <w:p w:rsidRPr="00114DD5" w:rsidR="00420EA2" w:rsidP="00420EA2" w:rsidRDefault="00420EA2" w14:paraId="54211227" w14:textId="77777777">
      <w:pPr>
        <w:jc w:val="center"/>
        <w:rPr>
          <w:rFonts w:ascii="Arial" w:hAnsi="Arial" w:cs="Arial"/>
          <w:i/>
          <w:iCs/>
          <w:sz w:val="28"/>
          <w:szCs w:val="28"/>
        </w:rPr>
      </w:pPr>
      <w:r w:rsidRPr="00114DD5">
        <w:rPr>
          <w:rFonts w:ascii="Arial" w:hAnsi="Arial" w:cs="Arial"/>
          <w:i/>
          <w:iCs/>
          <w:sz w:val="28"/>
          <w:szCs w:val="28"/>
        </w:rPr>
        <w:t xml:space="preserve">Muri </w:t>
      </w:r>
      <w:proofErr w:type="spellStart"/>
      <w:r w:rsidRPr="00114DD5">
        <w:rPr>
          <w:rFonts w:ascii="Arial" w:hAnsi="Arial" w:cs="Arial"/>
          <w:i/>
          <w:iCs/>
          <w:sz w:val="28"/>
          <w:szCs w:val="28"/>
        </w:rPr>
        <w:t>wangu</w:t>
      </w:r>
      <w:proofErr w:type="spellEnd"/>
    </w:p>
    <w:p w:rsidRPr="00114DD5" w:rsidR="00420EA2" w:rsidP="00420EA2" w:rsidRDefault="00420EA2" w14:paraId="13C2490C" w14:textId="77777777">
      <w:pPr>
        <w:jc w:val="center"/>
        <w:rPr>
          <w:rFonts w:ascii="Arial" w:hAnsi="Arial" w:cs="Arial"/>
          <w:i/>
          <w:iCs/>
          <w:sz w:val="28"/>
          <w:szCs w:val="28"/>
        </w:rPr>
      </w:pPr>
      <w:r w:rsidRPr="00114DD5">
        <w:rPr>
          <w:rFonts w:ascii="Arial" w:hAnsi="Arial" w:cs="Arial"/>
          <w:i/>
          <w:iCs/>
          <w:sz w:val="28"/>
          <w:szCs w:val="28"/>
        </w:rPr>
        <w:t xml:space="preserve">  (</w:t>
      </w:r>
      <w:proofErr w:type="spellStart"/>
      <w:r w:rsidRPr="00114DD5">
        <w:rPr>
          <w:rFonts w:ascii="Arial" w:hAnsi="Arial" w:cs="Arial"/>
          <w:i/>
          <w:iCs/>
          <w:sz w:val="28"/>
          <w:szCs w:val="28"/>
        </w:rPr>
        <w:t>Ndakatengwa</w:t>
      </w:r>
      <w:proofErr w:type="spellEnd"/>
      <w:r w:rsidRPr="00114DD5">
        <w:rPr>
          <w:rFonts w:ascii="Arial" w:hAnsi="Arial" w:cs="Arial"/>
          <w:i/>
          <w:iCs/>
          <w:sz w:val="28"/>
          <w:szCs w:val="28"/>
        </w:rPr>
        <w:t xml:space="preserve">) </w:t>
      </w:r>
      <w:proofErr w:type="spellStart"/>
      <w:r w:rsidRPr="00114DD5">
        <w:rPr>
          <w:rFonts w:ascii="Arial" w:hAnsi="Arial" w:cs="Arial"/>
          <w:i/>
          <w:iCs/>
          <w:sz w:val="28"/>
          <w:szCs w:val="28"/>
        </w:rPr>
        <w:t>Ndakatengwa</w:t>
      </w:r>
      <w:proofErr w:type="spellEnd"/>
      <w:r w:rsidRPr="00114DD5">
        <w:rPr>
          <w:rFonts w:ascii="Arial" w:hAnsi="Arial" w:cs="Arial"/>
          <w:i/>
          <w:iCs/>
          <w:sz w:val="28"/>
          <w:szCs w:val="28"/>
        </w:rPr>
        <w:t xml:space="preserve"> </w:t>
      </w:r>
      <w:proofErr w:type="spellStart"/>
      <w:r w:rsidRPr="00114DD5">
        <w:rPr>
          <w:rFonts w:ascii="Arial" w:hAnsi="Arial" w:cs="Arial"/>
          <w:i/>
          <w:iCs/>
          <w:sz w:val="28"/>
          <w:szCs w:val="28"/>
        </w:rPr>
        <w:t>neRopa</w:t>
      </w:r>
      <w:proofErr w:type="spellEnd"/>
      <w:r w:rsidRPr="00114DD5">
        <w:rPr>
          <w:rFonts w:ascii="Arial" w:hAnsi="Arial" w:cs="Arial"/>
          <w:i/>
          <w:iCs/>
          <w:sz w:val="28"/>
          <w:szCs w:val="28"/>
        </w:rPr>
        <w:t xml:space="preserve"> </w:t>
      </w:r>
      <w:proofErr w:type="spellStart"/>
      <w:r w:rsidRPr="00114DD5">
        <w:rPr>
          <w:rFonts w:ascii="Arial" w:hAnsi="Arial" w:cs="Arial"/>
          <w:i/>
          <w:iCs/>
          <w:sz w:val="28"/>
          <w:szCs w:val="28"/>
        </w:rPr>
        <w:t>raIshe</w:t>
      </w:r>
      <w:proofErr w:type="spellEnd"/>
      <w:r w:rsidRPr="00114DD5">
        <w:rPr>
          <w:rFonts w:ascii="Arial" w:hAnsi="Arial" w:cs="Arial"/>
          <w:i/>
          <w:iCs/>
          <w:sz w:val="28"/>
          <w:szCs w:val="28"/>
        </w:rPr>
        <w:t xml:space="preserve"> (Ropa </w:t>
      </w:r>
      <w:proofErr w:type="spellStart"/>
      <w:r w:rsidRPr="00114DD5">
        <w:rPr>
          <w:rFonts w:ascii="Arial" w:hAnsi="Arial" w:cs="Arial"/>
          <w:i/>
          <w:iCs/>
          <w:sz w:val="28"/>
          <w:szCs w:val="28"/>
        </w:rPr>
        <w:t>raIshe</w:t>
      </w:r>
      <w:proofErr w:type="spellEnd"/>
      <w:r w:rsidRPr="00114DD5">
        <w:rPr>
          <w:rFonts w:ascii="Arial" w:hAnsi="Arial" w:cs="Arial"/>
          <w:i/>
          <w:iCs/>
          <w:sz w:val="28"/>
          <w:szCs w:val="28"/>
        </w:rPr>
        <w:t>)</w:t>
      </w:r>
    </w:p>
    <w:p w:rsidRPr="00114DD5" w:rsidR="00420EA2" w:rsidP="00420EA2" w:rsidRDefault="00420EA2" w14:paraId="1F7913E6" w14:textId="77777777">
      <w:pPr>
        <w:jc w:val="center"/>
        <w:rPr>
          <w:rFonts w:ascii="Arial" w:hAnsi="Arial" w:cs="Arial"/>
          <w:i/>
          <w:iCs/>
          <w:sz w:val="28"/>
          <w:szCs w:val="28"/>
          <w:rPrChange w:author="Transcriber01 JHB" w:date="2025-08-22T12:28:00Z" w16du:dateUtc="2025-08-22T10:28:00Z" w:id="989">
            <w:rPr>
              <w:rFonts w:ascii="Arial" w:hAnsi="Arial" w:cs="Arial"/>
              <w:i/>
              <w:iCs/>
              <w:sz w:val="28"/>
              <w:szCs w:val="28"/>
              <w:lang w:val="fr-FR"/>
            </w:rPr>
          </w:rPrChange>
        </w:rPr>
      </w:pPr>
      <w:r w:rsidRPr="00114DD5">
        <w:rPr>
          <w:rFonts w:ascii="Arial" w:hAnsi="Arial" w:cs="Arial"/>
          <w:i/>
          <w:iCs/>
          <w:sz w:val="28"/>
          <w:szCs w:val="28"/>
        </w:rPr>
        <w:t xml:space="preserve">   (Ndava) </w:t>
      </w:r>
      <w:r w:rsidRPr="00114DD5">
        <w:rPr>
          <w:rFonts w:ascii="Arial" w:hAnsi="Arial" w:cs="Arial"/>
          <w:i/>
          <w:iCs/>
          <w:sz w:val="28"/>
          <w:szCs w:val="28"/>
          <w:rPrChange w:author="Transcriber01 JHB" w:date="2025-08-22T12:28:00Z" w16du:dateUtc="2025-08-22T10:28:00Z" w:id="990">
            <w:rPr>
              <w:rFonts w:ascii="Arial" w:hAnsi="Arial" w:cs="Arial"/>
              <w:i/>
              <w:iCs/>
              <w:sz w:val="28"/>
              <w:szCs w:val="28"/>
              <w:lang w:val="fr-FR"/>
            </w:rPr>
          </w:rPrChange>
        </w:rPr>
        <w:t>Ndava Wenyu chose</w:t>
      </w:r>
    </w:p>
    <w:p w:rsidRPr="00114DD5" w:rsidR="00420EA2" w:rsidP="00420EA2" w:rsidRDefault="00420EA2" w14:paraId="02FD1D6C" w14:textId="77777777">
      <w:pPr>
        <w:jc w:val="both"/>
        <w:rPr>
          <w:rFonts w:ascii="Arial" w:hAnsi="Arial" w:cs="Arial"/>
          <w:sz w:val="28"/>
          <w:szCs w:val="28"/>
          <w:rPrChange w:author="Transcriber01 JHB" w:date="2025-08-22T12:28:00Z" w16du:dateUtc="2025-08-22T10:28:00Z" w:id="991">
            <w:rPr>
              <w:rFonts w:ascii="Arial" w:hAnsi="Arial" w:cs="Arial"/>
              <w:sz w:val="28"/>
              <w:szCs w:val="28"/>
              <w:lang w:val="fr-FR"/>
            </w:rPr>
          </w:rPrChange>
        </w:rPr>
      </w:pPr>
    </w:p>
    <w:p w:rsidRPr="00114DD5" w:rsidR="00420EA2" w:rsidDel="00B069E8" w:rsidP="00420EA2" w:rsidRDefault="00420EA2" w14:paraId="435E7AEC" w14:textId="77777777">
      <w:pPr>
        <w:jc w:val="both"/>
        <w:rPr>
          <w:del w:author="Transcriber01 JHB" w:date="2025-08-22T15:10:00Z" w16du:dateUtc="2025-08-22T13:10:00Z" w:id="992"/>
          <w:rFonts w:ascii="Arial" w:hAnsi="Arial" w:cs="Arial"/>
          <w:sz w:val="28"/>
          <w:szCs w:val="28"/>
        </w:rPr>
      </w:pPr>
      <w:r w:rsidRPr="004813F4">
        <w:rPr>
          <w:rFonts w:ascii="Arial" w:hAnsi="Arial" w:cs="Arial"/>
          <w:sz w:val="28"/>
          <w:szCs w:val="28"/>
          <w:vertAlign w:val="superscript"/>
        </w:rPr>
        <w:t>486</w:t>
      </w:r>
      <w:r>
        <w:rPr>
          <w:rFonts w:ascii="Arial" w:hAnsi="Arial" w:cs="Arial"/>
          <w:sz w:val="28"/>
          <w:szCs w:val="28"/>
        </w:rPr>
        <w:t xml:space="preserve"> </w:t>
      </w:r>
      <w:r w:rsidRPr="00114DD5">
        <w:rPr>
          <w:rFonts w:ascii="Arial" w:hAnsi="Arial" w:cs="Arial"/>
          <w:sz w:val="28"/>
          <w:szCs w:val="28"/>
          <w:rPrChange w:author="Transcriber01 JHB" w:date="2025-08-22T12:28:00Z" w16du:dateUtc="2025-08-22T10:28:00Z" w:id="993">
            <w:rPr>
              <w:rFonts w:ascii="Arial" w:hAnsi="Arial" w:cs="Arial"/>
              <w:sz w:val="28"/>
              <w:szCs w:val="28"/>
              <w:lang w:val="fr-FR"/>
            </w:rPr>
          </w:rPrChange>
        </w:rPr>
        <w:t xml:space="preserve">Mwari </w:t>
      </w:r>
      <w:proofErr w:type="spellStart"/>
      <w:r w:rsidRPr="00114DD5">
        <w:rPr>
          <w:rFonts w:ascii="Arial" w:hAnsi="Arial" w:cs="Arial"/>
          <w:sz w:val="28"/>
          <w:szCs w:val="28"/>
          <w:rPrChange w:author="Transcriber01 JHB" w:date="2025-08-22T12:28:00Z" w16du:dateUtc="2025-08-22T10:28:00Z" w:id="994">
            <w:rPr>
              <w:rFonts w:ascii="Arial" w:hAnsi="Arial" w:cs="Arial"/>
              <w:sz w:val="28"/>
              <w:szCs w:val="28"/>
              <w:lang w:val="fr-FR"/>
            </w:rPr>
          </w:rPrChange>
        </w:rPr>
        <w:t>vataura</w:t>
      </w:r>
      <w:proofErr w:type="spellEnd"/>
      <w:r w:rsidRPr="00114DD5">
        <w:rPr>
          <w:rFonts w:ascii="Arial" w:hAnsi="Arial" w:cs="Arial"/>
          <w:sz w:val="28"/>
          <w:szCs w:val="28"/>
          <w:rPrChange w:author="Transcriber01 JHB" w:date="2025-08-22T12:28:00Z" w16du:dateUtc="2025-08-22T10:28:00Z" w:id="995">
            <w:rPr>
              <w:rFonts w:ascii="Arial" w:hAnsi="Arial" w:cs="Arial"/>
              <w:sz w:val="28"/>
              <w:szCs w:val="28"/>
              <w:lang w:val="fr-FR"/>
            </w:rPr>
          </w:rPrChange>
        </w:rPr>
        <w:t xml:space="preserve"> </w:t>
      </w:r>
      <w:proofErr w:type="spellStart"/>
      <w:r w:rsidRPr="00114DD5">
        <w:rPr>
          <w:rFonts w:ascii="Arial" w:hAnsi="Arial" w:cs="Arial"/>
          <w:sz w:val="28"/>
          <w:szCs w:val="28"/>
          <w:rPrChange w:author="Transcriber01 JHB" w:date="2025-08-22T12:28:00Z" w16du:dateUtc="2025-08-22T10:28:00Z" w:id="996">
            <w:rPr>
              <w:rFonts w:ascii="Arial" w:hAnsi="Arial" w:cs="Arial"/>
              <w:sz w:val="28"/>
              <w:szCs w:val="28"/>
              <w:lang w:val="fr-FR"/>
            </w:rPr>
          </w:rPrChange>
        </w:rPr>
        <w:t>newe</w:t>
      </w:r>
      <w:proofErr w:type="spellEnd"/>
      <w:r w:rsidRPr="00114DD5">
        <w:rPr>
          <w:rFonts w:ascii="Arial" w:hAnsi="Arial" w:cs="Arial"/>
          <w:sz w:val="28"/>
          <w:szCs w:val="28"/>
          <w:rPrChange w:author="Transcriber01 JHB" w:date="2025-08-22T12:28:00Z" w16du:dateUtc="2025-08-22T10:28:00Z" w:id="997">
            <w:rPr>
              <w:rFonts w:ascii="Arial" w:hAnsi="Arial" w:cs="Arial"/>
              <w:sz w:val="28"/>
              <w:szCs w:val="28"/>
              <w:lang w:val="fr-FR"/>
            </w:rPr>
          </w:rPrChange>
        </w:rPr>
        <w:t xml:space="preserve"> manheru </w:t>
      </w:r>
      <w:proofErr w:type="spellStart"/>
      <w:r w:rsidRPr="00114DD5">
        <w:rPr>
          <w:rFonts w:ascii="Arial" w:hAnsi="Arial" w:cs="Arial"/>
          <w:sz w:val="28"/>
          <w:szCs w:val="28"/>
          <w:rPrChange w:author="Transcriber01 JHB" w:date="2025-08-22T12:28:00Z" w16du:dateUtc="2025-08-22T10:28:00Z" w:id="998">
            <w:rPr>
              <w:rFonts w:ascii="Arial" w:hAnsi="Arial" w:cs="Arial"/>
              <w:sz w:val="28"/>
              <w:szCs w:val="28"/>
              <w:lang w:val="fr-FR"/>
            </w:rPr>
          </w:rPrChange>
        </w:rPr>
        <w:t>anhasi</w:t>
      </w:r>
      <w:proofErr w:type="spellEnd"/>
      <w:r w:rsidRPr="00114DD5">
        <w:rPr>
          <w:rFonts w:ascii="Arial" w:hAnsi="Arial" w:cs="Arial"/>
          <w:sz w:val="28"/>
          <w:szCs w:val="28"/>
          <w:rPrChange w:author="Transcriber01 JHB" w:date="2025-08-22T12:28:00Z" w16du:dateUtc="2025-08-22T10:28:00Z" w:id="999">
            <w:rPr>
              <w:rFonts w:ascii="Arial" w:hAnsi="Arial" w:cs="Arial"/>
              <w:sz w:val="28"/>
              <w:szCs w:val="28"/>
              <w:lang w:val="fr-FR"/>
            </w:rPr>
          </w:rPrChange>
        </w:rPr>
        <w:t xml:space="preserve">. </w:t>
      </w:r>
      <w:r w:rsidRPr="00114DD5">
        <w:rPr>
          <w:rFonts w:ascii="Arial" w:hAnsi="Arial" w:cs="Arial"/>
          <w:sz w:val="18"/>
          <w:szCs w:val="18"/>
          <w:rPrChange w:author="Transcriber01 JHB" w:date="2025-08-22T12:28:00Z" w16du:dateUtc="2025-08-22T10:28:00Z" w:id="1000">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01">
            <w:rPr>
              <w:rFonts w:ascii="Arial" w:hAnsi="Arial" w:cs="Arial"/>
              <w:sz w:val="28"/>
              <w:szCs w:val="28"/>
              <w:lang w:val="x-none"/>
            </w:rPr>
          </w:rPrChange>
        </w:rPr>
        <w:t xml:space="preserve"> </w:t>
      </w:r>
      <w:r w:rsidRPr="00114DD5">
        <w:rPr>
          <w:rFonts w:ascii="Arial" w:hAnsi="Arial" w:cs="Arial"/>
          <w:sz w:val="28"/>
          <w:szCs w:val="28"/>
        </w:rPr>
        <w:t xml:space="preserve">Iti, </w:t>
      </w:r>
    </w:p>
    <w:p w:rsidRPr="00114DD5" w:rsidR="00420EA2" w:rsidP="00420EA2" w:rsidRDefault="00420EA2" w14:paraId="1A9E7C8A" w14:textId="77777777">
      <w:pPr>
        <w:jc w:val="both"/>
        <w:rPr>
          <w:rFonts w:ascii="Arial" w:hAnsi="Arial" w:cs="Arial"/>
          <w:sz w:val="28"/>
          <w:szCs w:val="28"/>
        </w:rPr>
      </w:pPr>
      <w:r w:rsidRPr="00114DD5">
        <w:rPr>
          <w:rFonts w:ascii="Arial" w:hAnsi="Arial" w:cs="Arial"/>
          <w:sz w:val="28"/>
          <w:szCs w:val="28"/>
        </w:rPr>
        <w:t xml:space="preserve">“Baba </w:t>
      </w:r>
      <w:proofErr w:type="spellStart"/>
      <w:r w:rsidRPr="00114DD5">
        <w:rPr>
          <w:rFonts w:ascii="Arial" w:hAnsi="Arial" w:cs="Arial"/>
          <w:sz w:val="28"/>
          <w:szCs w:val="28"/>
        </w:rPr>
        <w:t>ndoda</w:t>
      </w:r>
      <w:proofErr w:type="spellEnd"/>
      <w:r w:rsidRPr="00114DD5">
        <w:rPr>
          <w:rFonts w:ascii="Arial" w:hAnsi="Arial" w:cs="Arial"/>
          <w:sz w:val="28"/>
          <w:szCs w:val="28"/>
        </w:rPr>
        <w:t xml:space="preserve"> </w:t>
      </w:r>
      <w:proofErr w:type="spellStart"/>
      <w:r w:rsidRPr="00114DD5">
        <w:rPr>
          <w:rFonts w:ascii="Arial" w:hAnsi="Arial" w:cs="Arial"/>
          <w:sz w:val="28"/>
          <w:szCs w:val="28"/>
        </w:rPr>
        <w:t>kusanduka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02">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03">
            <w:rPr>
              <w:rFonts w:ascii="Arial" w:hAnsi="Arial" w:cs="Arial"/>
              <w:sz w:val="28"/>
              <w:szCs w:val="28"/>
              <w:lang w:val="x-none"/>
            </w:rPr>
          </w:rPrChange>
        </w:rPr>
        <w:t xml:space="preserve"> </w:t>
      </w:r>
      <w:proofErr w:type="spellStart"/>
      <w:r w:rsidRPr="00114DD5">
        <w:rPr>
          <w:rFonts w:ascii="Arial" w:hAnsi="Arial" w:cs="Arial"/>
          <w:sz w:val="28"/>
          <w:szCs w:val="28"/>
        </w:rPr>
        <w:t>Ndoda</w:t>
      </w:r>
      <w:proofErr w:type="spellEnd"/>
      <w:r w:rsidRPr="00114DD5">
        <w:rPr>
          <w:rFonts w:ascii="Arial" w:hAnsi="Arial" w:cs="Arial"/>
          <w:sz w:val="28"/>
          <w:szCs w:val="28"/>
        </w:rPr>
        <w:t xml:space="preserve"> </w:t>
      </w:r>
      <w:proofErr w:type="spellStart"/>
      <w:ins w:author="Transcriber01 JHB" w:date="2025-08-22T12:14:00Z" w16du:dateUtc="2025-08-22T10:14:00Z" w:id="1004">
        <w:r w:rsidRPr="00114DD5">
          <w:rPr>
            <w:rFonts w:ascii="Arial" w:hAnsi="Arial" w:cs="Arial"/>
            <w:sz w:val="28"/>
            <w:szCs w:val="28"/>
          </w:rPr>
          <w:t>K</w:t>
        </w:r>
      </w:ins>
      <w:del w:author="Transcriber01 JHB" w:date="2025-08-22T12:14:00Z" w16du:dateUtc="2025-08-22T10:14:00Z" w:id="1005">
        <w:r w:rsidRPr="00114DD5" w:rsidDel="00184D58">
          <w:rPr>
            <w:rFonts w:ascii="Arial" w:hAnsi="Arial" w:cs="Arial"/>
            <w:sz w:val="28"/>
            <w:szCs w:val="28"/>
          </w:rPr>
          <w:delText>k</w:delText>
        </w:r>
      </w:del>
      <w:r w:rsidRPr="00114DD5">
        <w:rPr>
          <w:rFonts w:ascii="Arial" w:hAnsi="Arial" w:cs="Arial"/>
          <w:sz w:val="28"/>
          <w:szCs w:val="28"/>
        </w:rPr>
        <w:t>ubarwa</w:t>
      </w:r>
      <w:proofErr w:type="spellEnd"/>
      <w:r w:rsidRPr="00114DD5">
        <w:rPr>
          <w:rFonts w:ascii="Arial" w:hAnsi="Arial" w:cs="Arial"/>
          <w:sz w:val="28"/>
          <w:szCs w:val="28"/>
        </w:rPr>
        <w:t xml:space="preserve"> </w:t>
      </w:r>
      <w:proofErr w:type="spellStart"/>
      <w:r w:rsidRPr="00114DD5">
        <w:rPr>
          <w:rFonts w:ascii="Arial" w:hAnsi="Arial" w:cs="Arial"/>
          <w:sz w:val="28"/>
          <w:szCs w:val="28"/>
        </w:rPr>
        <w:t>patsva</w:t>
      </w:r>
      <w:proofErr w:type="spellEnd"/>
      <w:r w:rsidRPr="00114DD5">
        <w:rPr>
          <w:rFonts w:ascii="Arial" w:hAnsi="Arial" w:cs="Arial"/>
          <w:sz w:val="28"/>
          <w:szCs w:val="28"/>
        </w:rPr>
        <w:t xml:space="preserve"> Baba. </w:t>
      </w:r>
      <w:r w:rsidRPr="00114DD5">
        <w:rPr>
          <w:rFonts w:ascii="Arial" w:hAnsi="Arial" w:cs="Arial"/>
          <w:sz w:val="18"/>
          <w:szCs w:val="18"/>
          <w:rPrChange w:author="Transcriber01 JHB" w:date="2025-08-22T12:28:00Z" w16du:dateUtc="2025-08-22T10:28:00Z" w:id="1006">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07">
            <w:rPr>
              <w:rFonts w:ascii="Arial" w:hAnsi="Arial" w:cs="Arial"/>
              <w:sz w:val="28"/>
              <w:szCs w:val="28"/>
              <w:lang w:val="x-none"/>
            </w:rPr>
          </w:rPrChange>
        </w:rPr>
        <w:t xml:space="preserve"> </w:t>
      </w:r>
      <w:proofErr w:type="spellStart"/>
      <w:r w:rsidRPr="00114DD5">
        <w:rPr>
          <w:rFonts w:ascii="Arial" w:hAnsi="Arial" w:cs="Arial"/>
          <w:sz w:val="28"/>
          <w:szCs w:val="28"/>
        </w:rPr>
        <w:t>Ndoda</w:t>
      </w:r>
      <w:proofErr w:type="spellEnd"/>
      <w:r w:rsidRPr="00114DD5">
        <w:rPr>
          <w:rFonts w:ascii="Arial" w:hAnsi="Arial" w:cs="Arial"/>
          <w:sz w:val="28"/>
          <w:szCs w:val="28"/>
        </w:rPr>
        <w:t xml:space="preserve"> </w:t>
      </w:r>
      <w:proofErr w:type="spellStart"/>
      <w:r w:rsidRPr="00114DD5">
        <w:rPr>
          <w:rFonts w:ascii="Arial" w:hAnsi="Arial" w:cs="Arial"/>
          <w:sz w:val="28"/>
          <w:szCs w:val="28"/>
        </w:rPr>
        <w:t>kutendeuka</w:t>
      </w:r>
      <w:proofErr w:type="spellEnd"/>
      <w:r w:rsidRPr="00114DD5">
        <w:rPr>
          <w:rFonts w:ascii="Arial" w:hAnsi="Arial" w:cs="Arial"/>
          <w:sz w:val="28"/>
          <w:szCs w:val="28"/>
        </w:rPr>
        <w:t xml:space="preserve"> </w:t>
      </w:r>
      <w:proofErr w:type="spellStart"/>
      <w:r w:rsidRPr="00114DD5">
        <w:rPr>
          <w:rFonts w:ascii="Arial" w:hAnsi="Arial" w:cs="Arial"/>
          <w:sz w:val="28"/>
          <w:szCs w:val="28"/>
        </w:rPr>
        <w:t>zvivi</w:t>
      </w:r>
      <w:proofErr w:type="spellEnd"/>
      <w:r w:rsidRPr="00114DD5">
        <w:rPr>
          <w:rFonts w:ascii="Arial" w:hAnsi="Arial" w:cs="Arial"/>
          <w:sz w:val="28"/>
          <w:szCs w:val="28"/>
        </w:rPr>
        <w:t xml:space="preserve"> </w:t>
      </w:r>
      <w:proofErr w:type="spellStart"/>
      <w:r w:rsidRPr="00114DD5">
        <w:rPr>
          <w:rFonts w:ascii="Arial" w:hAnsi="Arial" w:cs="Arial"/>
          <w:sz w:val="28"/>
          <w:szCs w:val="28"/>
        </w:rPr>
        <w:t>zvangu</w:t>
      </w:r>
      <w:proofErr w:type="spellEnd"/>
      <w:r w:rsidRPr="00114DD5">
        <w:rPr>
          <w:rFonts w:ascii="Arial" w:hAnsi="Arial" w:cs="Arial"/>
          <w:sz w:val="28"/>
          <w:szCs w:val="28"/>
        </w:rPr>
        <w:t xml:space="preserve"> </w:t>
      </w:r>
      <w:proofErr w:type="spellStart"/>
      <w:r w:rsidRPr="00114DD5">
        <w:rPr>
          <w:rFonts w:ascii="Arial" w:hAnsi="Arial" w:cs="Arial"/>
          <w:sz w:val="28"/>
          <w:szCs w:val="28"/>
        </w:rPr>
        <w:t>zvose</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08">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09">
            <w:rPr>
              <w:rFonts w:ascii="Arial" w:hAnsi="Arial" w:cs="Arial"/>
              <w:sz w:val="28"/>
              <w:szCs w:val="28"/>
              <w:lang w:val="x-none"/>
            </w:rPr>
          </w:rPrChange>
        </w:rPr>
        <w:t xml:space="preserve"> </w:t>
      </w:r>
      <w:proofErr w:type="spellStart"/>
      <w:r w:rsidRPr="00114DD5">
        <w:rPr>
          <w:rFonts w:ascii="Arial" w:hAnsi="Arial" w:cs="Arial"/>
          <w:sz w:val="28"/>
          <w:szCs w:val="28"/>
        </w:rPr>
        <w:t>Ndoda</w:t>
      </w:r>
      <w:proofErr w:type="spellEnd"/>
      <w:r w:rsidRPr="00114DD5">
        <w:rPr>
          <w:rFonts w:ascii="Arial" w:hAnsi="Arial" w:cs="Arial"/>
          <w:sz w:val="28"/>
          <w:szCs w:val="28"/>
        </w:rPr>
        <w:t xml:space="preserve"> </w:t>
      </w:r>
      <w:proofErr w:type="spellStart"/>
      <w:r w:rsidRPr="00114DD5">
        <w:rPr>
          <w:rFonts w:ascii="Arial" w:hAnsi="Arial" w:cs="Arial"/>
          <w:sz w:val="28"/>
          <w:szCs w:val="28"/>
        </w:rPr>
        <w:t>kufa</w:t>
      </w:r>
      <w:proofErr w:type="spellEnd"/>
      <w:r w:rsidRPr="00114DD5">
        <w:rPr>
          <w:rFonts w:ascii="Arial" w:hAnsi="Arial" w:cs="Arial"/>
          <w:sz w:val="28"/>
          <w:szCs w:val="28"/>
        </w:rPr>
        <w:t xml:space="preserve"> </w:t>
      </w:r>
      <w:proofErr w:type="spellStart"/>
      <w:r w:rsidRPr="00114DD5">
        <w:rPr>
          <w:rFonts w:ascii="Arial" w:hAnsi="Arial" w:cs="Arial"/>
          <w:sz w:val="28"/>
          <w:szCs w:val="28"/>
        </w:rPr>
        <w:t>panyama</w:t>
      </w:r>
      <w:proofErr w:type="spellEnd"/>
      <w:r w:rsidRPr="00114DD5">
        <w:rPr>
          <w:rFonts w:ascii="Arial" w:hAnsi="Arial" w:cs="Arial"/>
          <w:sz w:val="28"/>
          <w:szCs w:val="28"/>
        </w:rPr>
        <w:t xml:space="preserve"> Baba. </w:t>
      </w:r>
      <w:r w:rsidRPr="00114DD5">
        <w:rPr>
          <w:rFonts w:ascii="Arial" w:hAnsi="Arial" w:cs="Arial"/>
          <w:sz w:val="18"/>
          <w:szCs w:val="18"/>
          <w:rPrChange w:author="Transcriber01 JHB" w:date="2025-08-22T12:28:00Z" w16du:dateUtc="2025-08-22T10:28:00Z" w:id="1010">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11">
            <w:rPr>
              <w:rFonts w:ascii="Arial" w:hAnsi="Arial" w:cs="Arial"/>
              <w:sz w:val="28"/>
              <w:szCs w:val="28"/>
              <w:lang w:val="x-none"/>
            </w:rPr>
          </w:rPrChange>
        </w:rPr>
        <w:t xml:space="preserve"> </w:t>
      </w:r>
      <w:proofErr w:type="spellStart"/>
      <w:r w:rsidRPr="00114DD5">
        <w:rPr>
          <w:rFonts w:ascii="Arial" w:hAnsi="Arial" w:cs="Arial"/>
          <w:sz w:val="28"/>
          <w:szCs w:val="28"/>
        </w:rPr>
        <w:t>Ndoda</w:t>
      </w:r>
      <w:proofErr w:type="spellEnd"/>
      <w:r w:rsidRPr="00114DD5">
        <w:rPr>
          <w:rFonts w:ascii="Arial" w:hAnsi="Arial" w:cs="Arial"/>
          <w:sz w:val="28"/>
          <w:szCs w:val="28"/>
        </w:rPr>
        <w:t xml:space="preserve"> </w:t>
      </w:r>
      <w:proofErr w:type="spellStart"/>
      <w:r w:rsidRPr="00114DD5">
        <w:rPr>
          <w:rFonts w:ascii="Arial" w:hAnsi="Arial" w:cs="Arial"/>
          <w:sz w:val="28"/>
          <w:szCs w:val="28"/>
        </w:rPr>
        <w:t>kujekerwa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12">
            <w:rPr>
              <w:rFonts w:ascii="Arial" w:hAnsi="Arial" w:cs="Arial"/>
              <w:sz w:val="18"/>
              <w:szCs w:val="18"/>
              <w:lang w:val="x-none"/>
            </w:rPr>
          </w:rPrChange>
        </w:rPr>
        <w:t>[Congregation says, “Amen.”]</w:t>
      </w:r>
    </w:p>
    <w:p w:rsidRPr="00114DD5" w:rsidR="00420EA2" w:rsidDel="00184D58" w:rsidP="00420EA2" w:rsidRDefault="00420EA2" w14:paraId="4D1C8B94" w14:textId="77777777">
      <w:pPr>
        <w:jc w:val="both"/>
        <w:rPr>
          <w:del w:author="Transcriber01 JHB" w:date="2025-08-22T12:15:00Z" w16du:dateUtc="2025-08-22T10:15:00Z" w:id="1013"/>
          <w:rFonts w:ascii="Arial" w:hAnsi="Arial" w:cs="Arial"/>
          <w:sz w:val="28"/>
          <w:szCs w:val="28"/>
        </w:rPr>
      </w:pPr>
      <w:r w:rsidRPr="004813F4">
        <w:rPr>
          <w:rFonts w:ascii="Arial" w:hAnsi="Arial" w:cs="Arial"/>
          <w:sz w:val="28"/>
          <w:szCs w:val="28"/>
          <w:vertAlign w:val="superscript"/>
        </w:rPr>
        <w:t>487</w:t>
      </w:r>
      <w:r>
        <w:rPr>
          <w:rFonts w:ascii="Arial" w:hAnsi="Arial" w:cs="Arial"/>
          <w:sz w:val="28"/>
          <w:szCs w:val="28"/>
        </w:rPr>
        <w:t xml:space="preserve"> </w:t>
      </w:r>
      <w:proofErr w:type="spellStart"/>
      <w:r w:rsidRPr="00114DD5">
        <w:rPr>
          <w:rFonts w:ascii="Arial" w:hAnsi="Arial" w:cs="Arial"/>
          <w:sz w:val="28"/>
          <w:szCs w:val="28"/>
        </w:rPr>
        <w:t>Simudza</w:t>
      </w:r>
      <w:proofErr w:type="spellEnd"/>
      <w:r w:rsidRPr="00114DD5">
        <w:rPr>
          <w:rFonts w:ascii="Arial" w:hAnsi="Arial" w:cs="Arial"/>
          <w:sz w:val="28"/>
          <w:szCs w:val="28"/>
        </w:rPr>
        <w:t xml:space="preserve"> </w:t>
      </w:r>
      <w:proofErr w:type="spellStart"/>
      <w:r w:rsidRPr="00114DD5">
        <w:rPr>
          <w:rFonts w:ascii="Arial" w:hAnsi="Arial" w:cs="Arial"/>
          <w:sz w:val="28"/>
          <w:szCs w:val="28"/>
        </w:rPr>
        <w:t>ruwoko</w:t>
      </w:r>
      <w:proofErr w:type="spellEnd"/>
      <w:r w:rsidRPr="00114DD5">
        <w:rPr>
          <w:rFonts w:ascii="Arial" w:hAnsi="Arial" w:cs="Arial"/>
          <w:sz w:val="28"/>
          <w:szCs w:val="28"/>
        </w:rPr>
        <w:t xml:space="preserve"> kuna</w:t>
      </w:r>
      <w:r>
        <w:rPr>
          <w:rFonts w:ascii="Arial" w:hAnsi="Arial" w:cs="Arial"/>
          <w:sz w:val="28"/>
          <w:szCs w:val="28"/>
        </w:rPr>
        <w:t xml:space="preserve"> </w:t>
      </w:r>
      <w:r w:rsidRPr="00114DD5">
        <w:rPr>
          <w:rFonts w:ascii="Arial" w:hAnsi="Arial" w:cs="Arial"/>
          <w:sz w:val="28"/>
          <w:szCs w:val="28"/>
        </w:rPr>
        <w:t xml:space="preserve">Mwari </w:t>
      </w:r>
      <w:proofErr w:type="spellStart"/>
      <w:r w:rsidRPr="00114DD5">
        <w:rPr>
          <w:rFonts w:ascii="Arial" w:hAnsi="Arial" w:cs="Arial"/>
          <w:sz w:val="28"/>
          <w:szCs w:val="28"/>
        </w:rPr>
        <w:t>uti</w:t>
      </w:r>
      <w:proofErr w:type="spellEnd"/>
      <w:r w:rsidRPr="00114DD5">
        <w:rPr>
          <w:rFonts w:ascii="Arial" w:hAnsi="Arial" w:cs="Arial"/>
          <w:sz w:val="28"/>
          <w:szCs w:val="28"/>
        </w:rPr>
        <w:t xml:space="preserve">, </w:t>
      </w:r>
    </w:p>
    <w:p w:rsidRPr="00114DD5" w:rsidR="00420EA2" w:rsidP="00420EA2" w:rsidRDefault="00420EA2" w14:paraId="5B23979D" w14:textId="77777777">
      <w:pPr>
        <w:jc w:val="both"/>
        <w:rPr>
          <w:rFonts w:ascii="Arial" w:hAnsi="Arial" w:cs="Arial"/>
          <w:sz w:val="28"/>
          <w:szCs w:val="28"/>
        </w:rPr>
      </w:pPr>
      <w:r w:rsidRPr="00114DD5">
        <w:rPr>
          <w:rFonts w:ascii="Arial" w:hAnsi="Arial" w:cs="Arial"/>
          <w:sz w:val="28"/>
          <w:szCs w:val="28"/>
        </w:rPr>
        <w:t xml:space="preserve">“Baba, </w:t>
      </w:r>
      <w:r w:rsidRPr="00114DD5">
        <w:rPr>
          <w:rFonts w:ascii="Arial" w:hAnsi="Arial" w:cs="Arial"/>
          <w:sz w:val="18"/>
          <w:szCs w:val="18"/>
          <w:rPrChange w:author="Transcriber01 JHB" w:date="2025-08-22T12:28:00Z" w16du:dateUtc="2025-08-22T10:28:00Z" w:id="1014">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15">
            <w:rPr>
              <w:rFonts w:ascii="Arial" w:hAnsi="Arial" w:cs="Arial"/>
              <w:sz w:val="28"/>
              <w:szCs w:val="28"/>
              <w:lang w:val="x-none"/>
            </w:rPr>
          </w:rPrChange>
        </w:rPr>
        <w:t xml:space="preserve"> </w:t>
      </w:r>
      <w:proofErr w:type="spellStart"/>
      <w:r w:rsidRPr="00114DD5">
        <w:rPr>
          <w:rFonts w:ascii="Arial" w:hAnsi="Arial" w:cs="Arial"/>
          <w:sz w:val="28"/>
          <w:szCs w:val="28"/>
        </w:rPr>
        <w:t>ndochishuvo</w:t>
      </w:r>
      <w:proofErr w:type="spellEnd"/>
      <w:r w:rsidRPr="00114DD5">
        <w:rPr>
          <w:rFonts w:ascii="Arial" w:hAnsi="Arial" w:cs="Arial"/>
          <w:sz w:val="28"/>
          <w:szCs w:val="28"/>
        </w:rPr>
        <w:t xml:space="preserve"> </w:t>
      </w:r>
      <w:proofErr w:type="spellStart"/>
      <w:r w:rsidRPr="00114DD5">
        <w:rPr>
          <w:rFonts w:ascii="Arial" w:hAnsi="Arial" w:cs="Arial"/>
          <w:sz w:val="28"/>
          <w:szCs w:val="28"/>
        </w:rPr>
        <w:t>changu</w:t>
      </w:r>
      <w:proofErr w:type="spellEnd"/>
      <w:r w:rsidRPr="00114DD5">
        <w:rPr>
          <w:rFonts w:ascii="Arial" w:hAnsi="Arial" w:cs="Arial"/>
          <w:sz w:val="28"/>
          <w:szCs w:val="28"/>
        </w:rPr>
        <w:t xml:space="preserve"> manheru </w:t>
      </w:r>
      <w:proofErr w:type="spellStart"/>
      <w:r w:rsidRPr="00114DD5">
        <w:rPr>
          <w:rFonts w:ascii="Arial" w:hAnsi="Arial" w:cs="Arial"/>
          <w:sz w:val="28"/>
          <w:szCs w:val="28"/>
        </w:rPr>
        <w:t>ano</w:t>
      </w:r>
      <w:proofErr w:type="spellEnd"/>
      <w:r w:rsidRPr="00114DD5">
        <w:rPr>
          <w:rFonts w:ascii="Arial" w:hAnsi="Arial" w:cs="Arial"/>
          <w:sz w:val="28"/>
          <w:szCs w:val="28"/>
        </w:rPr>
        <w:t xml:space="preserve"> </w:t>
      </w:r>
      <w:proofErr w:type="spellStart"/>
      <w:r w:rsidRPr="00114DD5">
        <w:rPr>
          <w:rFonts w:ascii="Arial" w:hAnsi="Arial" w:cs="Arial"/>
          <w:sz w:val="28"/>
          <w:szCs w:val="28"/>
        </w:rPr>
        <w:t>chokutanga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16">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17">
            <w:rPr>
              <w:rFonts w:ascii="Arial" w:hAnsi="Arial" w:cs="Arial"/>
              <w:sz w:val="28"/>
              <w:szCs w:val="28"/>
              <w:lang w:val="x-none"/>
            </w:rPr>
          </w:rPrChange>
        </w:rPr>
        <w:t xml:space="preserve"> </w:t>
      </w:r>
      <w:proofErr w:type="spellStart"/>
      <w:r w:rsidRPr="00114DD5">
        <w:rPr>
          <w:rFonts w:ascii="Arial" w:hAnsi="Arial" w:cs="Arial"/>
          <w:sz w:val="28"/>
          <w:szCs w:val="28"/>
        </w:rPr>
        <w:t>Ndiri</w:t>
      </w:r>
      <w:proofErr w:type="spellEnd"/>
      <w:r w:rsidRPr="00114DD5">
        <w:rPr>
          <w:rFonts w:ascii="Arial" w:hAnsi="Arial" w:cs="Arial"/>
          <w:sz w:val="28"/>
          <w:szCs w:val="28"/>
        </w:rPr>
        <w:t xml:space="preserve"> </w:t>
      </w:r>
      <w:proofErr w:type="spellStart"/>
      <w:r w:rsidRPr="00114DD5">
        <w:rPr>
          <w:rFonts w:ascii="Arial" w:hAnsi="Arial" w:cs="Arial"/>
          <w:sz w:val="28"/>
          <w:szCs w:val="28"/>
        </w:rPr>
        <w:t>kuuya</w:t>
      </w:r>
      <w:proofErr w:type="spellEnd"/>
      <w:r w:rsidRPr="00114DD5">
        <w:rPr>
          <w:rFonts w:ascii="Arial" w:hAnsi="Arial" w:cs="Arial"/>
          <w:sz w:val="28"/>
          <w:szCs w:val="28"/>
        </w:rPr>
        <w:t xml:space="preserve"> Jehovha, </w:t>
      </w:r>
      <w:proofErr w:type="spellStart"/>
      <w:r w:rsidRPr="00114DD5">
        <w:rPr>
          <w:rFonts w:ascii="Arial" w:hAnsi="Arial" w:cs="Arial"/>
          <w:sz w:val="28"/>
          <w:szCs w:val="28"/>
        </w:rPr>
        <w:t>kuzoropafadzwa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18">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19">
            <w:rPr>
              <w:rFonts w:ascii="Arial" w:hAnsi="Arial" w:cs="Arial"/>
              <w:sz w:val="28"/>
              <w:szCs w:val="28"/>
              <w:lang w:val="x-none"/>
            </w:rPr>
          </w:rPrChange>
        </w:rPr>
        <w:t xml:space="preserve"> </w:t>
      </w:r>
      <w:proofErr w:type="spellStart"/>
      <w:r w:rsidRPr="00114DD5">
        <w:rPr>
          <w:rFonts w:ascii="Arial" w:hAnsi="Arial" w:cs="Arial"/>
          <w:sz w:val="28"/>
          <w:szCs w:val="28"/>
        </w:rPr>
        <w:t>Ndoda</w:t>
      </w:r>
      <w:proofErr w:type="spellEnd"/>
      <w:r w:rsidRPr="00114DD5">
        <w:rPr>
          <w:rFonts w:ascii="Arial" w:hAnsi="Arial" w:cs="Arial"/>
          <w:sz w:val="28"/>
          <w:szCs w:val="28"/>
        </w:rPr>
        <w:t xml:space="preserve"> </w:t>
      </w:r>
      <w:proofErr w:type="spellStart"/>
      <w:r w:rsidRPr="00114DD5">
        <w:rPr>
          <w:rFonts w:ascii="Arial" w:hAnsi="Arial" w:cs="Arial"/>
          <w:sz w:val="28"/>
          <w:szCs w:val="28"/>
        </w:rPr>
        <w:t>kuzoropafadzwa</w:t>
      </w:r>
      <w:proofErr w:type="spellEnd"/>
      <w:r w:rsidRPr="00114DD5">
        <w:rPr>
          <w:rFonts w:ascii="Arial" w:hAnsi="Arial" w:cs="Arial"/>
          <w:sz w:val="28"/>
          <w:szCs w:val="28"/>
        </w:rPr>
        <w:t xml:space="preserve"> </w:t>
      </w:r>
      <w:proofErr w:type="spellStart"/>
      <w:r w:rsidRPr="00114DD5">
        <w:rPr>
          <w:rFonts w:ascii="Arial" w:hAnsi="Arial" w:cs="Arial"/>
          <w:sz w:val="28"/>
          <w:szCs w:val="28"/>
        </w:rPr>
        <w:t>panyama</w:t>
      </w:r>
      <w:proofErr w:type="spellEnd"/>
      <w:r>
        <w:rPr>
          <w:rFonts w:ascii="Arial" w:hAnsi="Arial" w:cs="Arial"/>
          <w:sz w:val="28"/>
          <w:szCs w:val="28"/>
        </w:rPr>
        <w:t>,</w:t>
      </w:r>
      <w:r w:rsidRPr="00114DD5">
        <w:rPr>
          <w:rFonts w:ascii="Arial" w:hAnsi="Arial" w:cs="Arial"/>
          <w:sz w:val="28"/>
          <w:szCs w:val="28"/>
        </w:rPr>
        <w:t xml:space="preserve"> </w:t>
      </w:r>
      <w:r w:rsidRPr="00882496">
        <w:rPr>
          <w:rFonts w:ascii="Arial" w:hAnsi="Arial" w:cs="Arial"/>
          <w:sz w:val="18"/>
          <w:szCs w:val="18"/>
        </w:rPr>
        <w:t>[Congregation says, “Amen</w:t>
      </w:r>
      <w:r>
        <w:rPr>
          <w:rFonts w:ascii="Arial" w:hAnsi="Arial" w:cs="Arial"/>
          <w:sz w:val="18"/>
          <w:szCs w:val="18"/>
        </w:rPr>
        <w:t>,</w:t>
      </w:r>
      <w:r w:rsidRPr="00FD381B">
        <w:rPr>
          <w:rFonts w:ascii="Arial" w:hAnsi="Arial" w:cs="Arial"/>
          <w:sz w:val="18"/>
          <w:szCs w:val="18"/>
        </w:rPr>
        <w:t>”]</w:t>
      </w:r>
      <w:r w:rsidRPr="00FD381B">
        <w:rPr>
          <w:rFonts w:ascii="Arial" w:hAnsi="Arial" w:cs="Arial"/>
          <w:sz w:val="28"/>
          <w:szCs w:val="28"/>
        </w:rPr>
        <w:t xml:space="preserve"> </w:t>
      </w:r>
      <w:proofErr w:type="spellStart"/>
      <w:r>
        <w:rPr>
          <w:rFonts w:ascii="Arial" w:hAnsi="Arial" w:cs="Arial"/>
          <w:sz w:val="28"/>
          <w:szCs w:val="28"/>
        </w:rPr>
        <w:t>n</w:t>
      </w:r>
      <w:r w:rsidRPr="00114DD5">
        <w:rPr>
          <w:rFonts w:ascii="Arial" w:hAnsi="Arial" w:cs="Arial"/>
          <w:sz w:val="28"/>
          <w:szCs w:val="28"/>
        </w:rPr>
        <w:t>epamweya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20">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21">
            <w:rPr>
              <w:rFonts w:ascii="Arial" w:hAnsi="Arial" w:cs="Arial"/>
              <w:sz w:val="28"/>
              <w:szCs w:val="28"/>
              <w:lang w:val="x-none"/>
            </w:rPr>
          </w:rPrChange>
        </w:rPr>
        <w:t xml:space="preserve"> </w:t>
      </w:r>
      <w:proofErr w:type="spellStart"/>
      <w:r w:rsidRPr="00114DD5">
        <w:rPr>
          <w:rFonts w:ascii="Arial" w:hAnsi="Arial" w:cs="Arial"/>
          <w:sz w:val="28"/>
          <w:szCs w:val="28"/>
        </w:rPr>
        <w:t>Ndoda</w:t>
      </w:r>
      <w:proofErr w:type="spellEnd"/>
      <w:r w:rsidRPr="00114DD5">
        <w:rPr>
          <w:rFonts w:ascii="Arial" w:hAnsi="Arial" w:cs="Arial"/>
          <w:sz w:val="28"/>
          <w:szCs w:val="28"/>
        </w:rPr>
        <w:t xml:space="preserve"> </w:t>
      </w:r>
      <w:proofErr w:type="spellStart"/>
      <w:r w:rsidRPr="00114DD5">
        <w:rPr>
          <w:rFonts w:ascii="Arial" w:hAnsi="Arial" w:cs="Arial"/>
          <w:sz w:val="28"/>
          <w:szCs w:val="28"/>
        </w:rPr>
        <w:t>madaniro</w:t>
      </w:r>
      <w:proofErr w:type="spellEnd"/>
      <w:r w:rsidRPr="00114DD5">
        <w:rPr>
          <w:rFonts w:ascii="Arial" w:hAnsi="Arial" w:cs="Arial"/>
          <w:sz w:val="28"/>
          <w:szCs w:val="28"/>
        </w:rPr>
        <w:t xml:space="preserve"> </w:t>
      </w:r>
      <w:proofErr w:type="spellStart"/>
      <w:r w:rsidRPr="00114DD5">
        <w:rPr>
          <w:rFonts w:ascii="Arial" w:hAnsi="Arial" w:cs="Arial"/>
          <w:sz w:val="28"/>
          <w:szCs w:val="28"/>
        </w:rPr>
        <w:t>amakaita</w:t>
      </w:r>
      <w:proofErr w:type="spellEnd"/>
      <w:r w:rsidRPr="00114DD5">
        <w:rPr>
          <w:rFonts w:ascii="Arial" w:hAnsi="Arial" w:cs="Arial"/>
          <w:sz w:val="28"/>
          <w:szCs w:val="28"/>
        </w:rPr>
        <w:t xml:space="preserve"> </w:t>
      </w:r>
      <w:proofErr w:type="spellStart"/>
      <w:r w:rsidRPr="00114DD5">
        <w:rPr>
          <w:rFonts w:ascii="Arial" w:hAnsi="Arial" w:cs="Arial"/>
          <w:sz w:val="28"/>
          <w:szCs w:val="28"/>
        </w:rPr>
        <w:t>Abrahama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22">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23">
            <w:rPr>
              <w:rFonts w:ascii="Arial" w:hAnsi="Arial" w:cs="Arial"/>
              <w:sz w:val="28"/>
              <w:szCs w:val="28"/>
              <w:lang w:val="x-none"/>
            </w:rPr>
          </w:rPrChange>
        </w:rPr>
        <w:t xml:space="preserve"> </w:t>
      </w:r>
      <w:proofErr w:type="spellStart"/>
      <w:r w:rsidRPr="00114DD5">
        <w:rPr>
          <w:rFonts w:ascii="Arial" w:hAnsi="Arial" w:cs="Arial"/>
          <w:sz w:val="28"/>
          <w:szCs w:val="28"/>
        </w:rPr>
        <w:t>Ndoda</w:t>
      </w:r>
      <w:proofErr w:type="spellEnd"/>
      <w:r w:rsidRPr="00114DD5">
        <w:rPr>
          <w:rFonts w:ascii="Arial" w:hAnsi="Arial" w:cs="Arial"/>
          <w:sz w:val="28"/>
          <w:szCs w:val="28"/>
        </w:rPr>
        <w:t xml:space="preserve"> </w:t>
      </w:r>
      <w:proofErr w:type="spellStart"/>
      <w:r w:rsidRPr="00114DD5">
        <w:rPr>
          <w:rFonts w:ascii="Arial" w:hAnsi="Arial" w:cs="Arial"/>
          <w:sz w:val="28"/>
          <w:szCs w:val="28"/>
        </w:rPr>
        <w:t>madaniro</w:t>
      </w:r>
      <w:proofErr w:type="spellEnd"/>
      <w:r w:rsidRPr="00114DD5">
        <w:rPr>
          <w:rFonts w:ascii="Arial" w:hAnsi="Arial" w:cs="Arial"/>
          <w:sz w:val="28"/>
          <w:szCs w:val="28"/>
        </w:rPr>
        <w:t xml:space="preserve"> </w:t>
      </w:r>
      <w:proofErr w:type="spellStart"/>
      <w:r w:rsidRPr="00114DD5">
        <w:rPr>
          <w:rFonts w:ascii="Arial" w:hAnsi="Arial" w:cs="Arial"/>
          <w:sz w:val="28"/>
          <w:szCs w:val="28"/>
        </w:rPr>
        <w:t>amakaita</w:t>
      </w:r>
      <w:proofErr w:type="spellEnd"/>
      <w:r w:rsidRPr="00114DD5">
        <w:rPr>
          <w:rFonts w:ascii="Arial" w:hAnsi="Arial" w:cs="Arial"/>
          <w:sz w:val="28"/>
          <w:szCs w:val="28"/>
        </w:rPr>
        <w:t xml:space="preserve"> </w:t>
      </w:r>
      <w:proofErr w:type="spellStart"/>
      <w:r w:rsidRPr="00114DD5">
        <w:rPr>
          <w:rFonts w:ascii="Arial" w:hAnsi="Arial" w:cs="Arial"/>
          <w:sz w:val="28"/>
          <w:szCs w:val="28"/>
        </w:rPr>
        <w:t>Jakobho</w:t>
      </w:r>
      <w:proofErr w:type="spellEnd"/>
      <w:r w:rsidRPr="00114DD5">
        <w:rPr>
          <w:rFonts w:ascii="Arial" w:hAnsi="Arial" w:cs="Arial"/>
          <w:sz w:val="28"/>
          <w:szCs w:val="28"/>
        </w:rPr>
        <w:t>.</w:t>
      </w:r>
      <w:r w:rsidRPr="00114DD5">
        <w:rPr>
          <w:rFonts w:ascii="Arial" w:hAnsi="Arial" w:cs="Arial"/>
          <w:sz w:val="18"/>
          <w:szCs w:val="18"/>
          <w:rPrChange w:author="Transcriber01 JHB" w:date="2025-08-22T12:28:00Z" w16du:dateUtc="2025-08-22T10:28:00Z" w:id="1024">
            <w:rPr>
              <w:rFonts w:ascii="Arial" w:hAnsi="Arial" w:cs="Arial"/>
              <w:sz w:val="18"/>
              <w:szCs w:val="18"/>
              <w:lang w:val="x-none"/>
            </w:rPr>
          </w:rPrChange>
        </w:rPr>
        <w:t xml:space="preserve"> [Congregation says, “Amen.”]</w:t>
      </w:r>
      <w:r w:rsidRPr="00114DD5">
        <w:rPr>
          <w:rFonts w:ascii="Arial" w:hAnsi="Arial" w:cs="Arial"/>
          <w:sz w:val="28"/>
          <w:szCs w:val="28"/>
          <w:rPrChange w:author="Transcriber01 JHB" w:date="2025-08-22T12:28:00Z" w16du:dateUtc="2025-08-22T10:28:00Z" w:id="1025">
            <w:rPr>
              <w:rFonts w:ascii="Arial" w:hAnsi="Arial" w:cs="Arial"/>
              <w:sz w:val="28"/>
              <w:szCs w:val="28"/>
              <w:lang w:val="x-none"/>
            </w:rPr>
          </w:rPrChange>
        </w:rPr>
        <w:t xml:space="preserve"> </w:t>
      </w:r>
      <w:r w:rsidRPr="00114DD5">
        <w:rPr>
          <w:rFonts w:ascii="Arial" w:hAnsi="Arial" w:cs="Arial"/>
          <w:sz w:val="28"/>
          <w:szCs w:val="28"/>
        </w:rPr>
        <w:t xml:space="preserve"> </w:t>
      </w:r>
      <w:proofErr w:type="spellStart"/>
      <w:r w:rsidRPr="00114DD5">
        <w:rPr>
          <w:rFonts w:ascii="Arial" w:hAnsi="Arial" w:cs="Arial"/>
          <w:sz w:val="28"/>
          <w:szCs w:val="28"/>
        </w:rPr>
        <w:t>Ndoda</w:t>
      </w:r>
      <w:proofErr w:type="spellEnd"/>
      <w:r w:rsidRPr="00114DD5">
        <w:rPr>
          <w:rFonts w:ascii="Arial" w:hAnsi="Arial" w:cs="Arial"/>
          <w:sz w:val="28"/>
          <w:szCs w:val="28"/>
        </w:rPr>
        <w:t xml:space="preserve"> </w:t>
      </w:r>
      <w:proofErr w:type="spellStart"/>
      <w:r w:rsidRPr="00114DD5">
        <w:rPr>
          <w:rFonts w:ascii="Arial" w:hAnsi="Arial" w:cs="Arial"/>
          <w:sz w:val="28"/>
          <w:szCs w:val="28"/>
        </w:rPr>
        <w:t>madaniro</w:t>
      </w:r>
      <w:proofErr w:type="spellEnd"/>
      <w:r w:rsidRPr="00114DD5">
        <w:rPr>
          <w:rFonts w:ascii="Arial" w:hAnsi="Arial" w:cs="Arial"/>
          <w:sz w:val="28"/>
          <w:szCs w:val="28"/>
        </w:rPr>
        <w:t xml:space="preserve"> </w:t>
      </w:r>
      <w:proofErr w:type="spellStart"/>
      <w:r w:rsidRPr="00114DD5">
        <w:rPr>
          <w:rFonts w:ascii="Arial" w:hAnsi="Arial" w:cs="Arial"/>
          <w:sz w:val="28"/>
          <w:szCs w:val="28"/>
        </w:rPr>
        <w:t>amakaita</w:t>
      </w:r>
      <w:proofErr w:type="spellEnd"/>
      <w:r w:rsidRPr="00114DD5">
        <w:rPr>
          <w:rFonts w:ascii="Arial" w:hAnsi="Arial" w:cs="Arial"/>
          <w:sz w:val="28"/>
          <w:szCs w:val="28"/>
        </w:rPr>
        <w:t xml:space="preserve"> </w:t>
      </w:r>
      <w:proofErr w:type="spellStart"/>
      <w:r w:rsidRPr="00114DD5">
        <w:rPr>
          <w:rFonts w:ascii="Arial" w:hAnsi="Arial" w:cs="Arial"/>
          <w:sz w:val="28"/>
          <w:szCs w:val="28"/>
        </w:rPr>
        <w:t>maJutah</w:t>
      </w:r>
      <w:proofErr w:type="spellEnd"/>
      <w:r w:rsidRPr="00114DD5">
        <w:rPr>
          <w:rFonts w:ascii="Arial" w:hAnsi="Arial" w:cs="Arial"/>
          <w:sz w:val="28"/>
          <w:szCs w:val="28"/>
        </w:rPr>
        <w:t>!”</w:t>
      </w:r>
      <w:r w:rsidRPr="00114DD5">
        <w:rPr>
          <w:rFonts w:ascii="Arial" w:hAnsi="Arial" w:cs="Arial"/>
          <w:sz w:val="18"/>
          <w:szCs w:val="18"/>
          <w:rPrChange w:author="Transcriber01 JHB" w:date="2025-08-22T12:28:00Z" w16du:dateUtc="2025-08-22T10:28:00Z" w:id="1026">
            <w:rPr>
              <w:rFonts w:ascii="Arial" w:hAnsi="Arial" w:cs="Arial"/>
              <w:sz w:val="18"/>
              <w:szCs w:val="18"/>
              <w:lang w:val="x-none"/>
            </w:rPr>
          </w:rPrChange>
        </w:rPr>
        <w:t xml:space="preserve"> [Congregation says, “Amen.”]</w:t>
      </w:r>
    </w:p>
    <w:p w:rsidRPr="00114DD5" w:rsidR="00420EA2" w:rsidP="00420EA2" w:rsidRDefault="00420EA2" w14:paraId="7F7C3C9F" w14:textId="77777777">
      <w:pPr>
        <w:jc w:val="both"/>
        <w:rPr>
          <w:rFonts w:ascii="Arial" w:hAnsi="Arial" w:cs="Arial"/>
          <w:sz w:val="28"/>
          <w:szCs w:val="28"/>
        </w:rPr>
      </w:pPr>
      <w:r w:rsidRPr="004813F4">
        <w:rPr>
          <w:rFonts w:ascii="Arial" w:hAnsi="Arial" w:cs="Arial"/>
          <w:sz w:val="28"/>
          <w:szCs w:val="28"/>
          <w:vertAlign w:val="superscript"/>
        </w:rPr>
        <w:t xml:space="preserve">488 </w:t>
      </w:r>
      <w:r w:rsidRPr="00114DD5">
        <w:rPr>
          <w:rFonts w:ascii="Arial" w:hAnsi="Arial" w:cs="Arial"/>
          <w:sz w:val="28"/>
          <w:szCs w:val="28"/>
        </w:rPr>
        <w:t xml:space="preserve">Ini </w:t>
      </w:r>
      <w:proofErr w:type="spellStart"/>
      <w:r w:rsidRPr="00114DD5">
        <w:rPr>
          <w:rFonts w:ascii="Arial" w:hAnsi="Arial" w:cs="Arial"/>
          <w:sz w:val="28"/>
          <w:szCs w:val="28"/>
        </w:rPr>
        <w:t>ndauyawo</w:t>
      </w:r>
      <w:proofErr w:type="spellEnd"/>
      <w:r w:rsidRPr="00114DD5">
        <w:rPr>
          <w:rFonts w:ascii="Arial" w:hAnsi="Arial" w:cs="Arial"/>
          <w:sz w:val="28"/>
          <w:szCs w:val="28"/>
        </w:rPr>
        <w:t xml:space="preserve"> </w:t>
      </w:r>
      <w:proofErr w:type="spellStart"/>
      <w:r w:rsidRPr="00114DD5">
        <w:rPr>
          <w:rFonts w:ascii="Arial" w:hAnsi="Arial" w:cs="Arial"/>
          <w:sz w:val="28"/>
          <w:szCs w:val="28"/>
        </w:rPr>
        <w:t>muhedheni</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27">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28">
            <w:rPr>
              <w:rFonts w:ascii="Arial" w:hAnsi="Arial" w:cs="Arial"/>
              <w:sz w:val="28"/>
              <w:szCs w:val="28"/>
              <w:lang w:val="x-none"/>
            </w:rPr>
          </w:rPrChange>
        </w:rPr>
        <w:t xml:space="preserve"> </w:t>
      </w:r>
      <w:proofErr w:type="spellStart"/>
      <w:r w:rsidRPr="00114DD5">
        <w:rPr>
          <w:rFonts w:ascii="Arial" w:hAnsi="Arial" w:cs="Arial"/>
          <w:sz w:val="28"/>
          <w:szCs w:val="28"/>
        </w:rPr>
        <w:t>Dzingayi</w:t>
      </w:r>
      <w:proofErr w:type="spellEnd"/>
      <w:r w:rsidRPr="00114DD5">
        <w:rPr>
          <w:rFonts w:ascii="Arial" w:hAnsi="Arial" w:cs="Arial"/>
          <w:sz w:val="28"/>
          <w:szCs w:val="28"/>
        </w:rPr>
        <w:t xml:space="preserve"> </w:t>
      </w:r>
      <w:proofErr w:type="spellStart"/>
      <w:r w:rsidRPr="00114DD5">
        <w:rPr>
          <w:rFonts w:ascii="Arial" w:hAnsi="Arial" w:cs="Arial"/>
          <w:sz w:val="28"/>
          <w:szCs w:val="28"/>
        </w:rPr>
        <w:t>mweya</w:t>
      </w:r>
      <w:proofErr w:type="spellEnd"/>
      <w:r w:rsidRPr="00114DD5">
        <w:rPr>
          <w:rFonts w:ascii="Arial" w:hAnsi="Arial" w:cs="Arial"/>
          <w:sz w:val="28"/>
          <w:szCs w:val="28"/>
        </w:rPr>
        <w:t xml:space="preserve"> </w:t>
      </w:r>
      <w:proofErr w:type="spellStart"/>
      <w:r w:rsidRPr="00114DD5">
        <w:rPr>
          <w:rFonts w:ascii="Arial" w:hAnsi="Arial" w:cs="Arial"/>
          <w:sz w:val="28"/>
          <w:szCs w:val="28"/>
        </w:rPr>
        <w:t>weurombo</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29">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30">
            <w:rPr>
              <w:rFonts w:ascii="Arial" w:hAnsi="Arial" w:cs="Arial"/>
              <w:sz w:val="28"/>
              <w:szCs w:val="28"/>
              <w:lang w:val="x-none"/>
            </w:rPr>
          </w:rPrChange>
        </w:rPr>
        <w:t xml:space="preserve"> </w:t>
      </w:r>
      <w:proofErr w:type="spellStart"/>
      <w:r w:rsidRPr="00114DD5">
        <w:rPr>
          <w:rFonts w:ascii="Arial" w:hAnsi="Arial" w:cs="Arial"/>
          <w:sz w:val="28"/>
          <w:szCs w:val="28"/>
        </w:rPr>
        <w:t>Dzingayi</w:t>
      </w:r>
      <w:proofErr w:type="spellEnd"/>
      <w:r w:rsidRPr="00114DD5">
        <w:rPr>
          <w:rFonts w:ascii="Arial" w:hAnsi="Arial" w:cs="Arial"/>
          <w:sz w:val="28"/>
          <w:szCs w:val="28"/>
        </w:rPr>
        <w:t xml:space="preserve"> </w:t>
      </w:r>
      <w:proofErr w:type="spellStart"/>
      <w:r w:rsidRPr="00114DD5">
        <w:rPr>
          <w:rFonts w:ascii="Arial" w:hAnsi="Arial" w:cs="Arial"/>
          <w:sz w:val="28"/>
          <w:szCs w:val="28"/>
        </w:rPr>
        <w:t>mweya</w:t>
      </w:r>
      <w:proofErr w:type="spellEnd"/>
      <w:r w:rsidRPr="00114DD5">
        <w:rPr>
          <w:rFonts w:ascii="Arial" w:hAnsi="Arial" w:cs="Arial"/>
          <w:sz w:val="28"/>
          <w:szCs w:val="28"/>
        </w:rPr>
        <w:t xml:space="preserve"> </w:t>
      </w:r>
      <w:proofErr w:type="spellStart"/>
      <w:r w:rsidRPr="00114DD5">
        <w:rPr>
          <w:rFonts w:ascii="Arial" w:hAnsi="Arial" w:cs="Arial"/>
          <w:sz w:val="28"/>
          <w:szCs w:val="28"/>
        </w:rPr>
        <w:t>wekusanamata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31">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32">
            <w:rPr>
              <w:rFonts w:ascii="Arial" w:hAnsi="Arial" w:cs="Arial"/>
              <w:sz w:val="28"/>
              <w:szCs w:val="28"/>
              <w:lang w:val="x-none"/>
            </w:rPr>
          </w:rPrChange>
        </w:rPr>
        <w:t xml:space="preserve"> </w:t>
      </w:r>
      <w:proofErr w:type="spellStart"/>
      <w:r w:rsidRPr="00114DD5">
        <w:rPr>
          <w:rFonts w:ascii="Arial" w:hAnsi="Arial" w:cs="Arial"/>
          <w:sz w:val="28"/>
          <w:szCs w:val="28"/>
        </w:rPr>
        <w:t>Dzingayi</w:t>
      </w:r>
      <w:proofErr w:type="spellEnd"/>
      <w:r w:rsidRPr="00114DD5">
        <w:rPr>
          <w:rFonts w:ascii="Arial" w:hAnsi="Arial" w:cs="Arial"/>
          <w:sz w:val="28"/>
          <w:szCs w:val="28"/>
        </w:rPr>
        <w:t xml:space="preserve"> </w:t>
      </w:r>
      <w:proofErr w:type="spellStart"/>
      <w:r w:rsidRPr="00114DD5">
        <w:rPr>
          <w:rFonts w:ascii="Arial" w:hAnsi="Arial" w:cs="Arial"/>
          <w:sz w:val="28"/>
          <w:szCs w:val="28"/>
        </w:rPr>
        <w:t>mweya</w:t>
      </w:r>
      <w:proofErr w:type="spellEnd"/>
      <w:r w:rsidRPr="00114DD5">
        <w:rPr>
          <w:rFonts w:ascii="Arial" w:hAnsi="Arial" w:cs="Arial"/>
          <w:sz w:val="28"/>
          <w:szCs w:val="28"/>
        </w:rPr>
        <w:t xml:space="preserve"> </w:t>
      </w:r>
      <w:proofErr w:type="spellStart"/>
      <w:r w:rsidRPr="00114DD5">
        <w:rPr>
          <w:rFonts w:ascii="Arial" w:hAnsi="Arial" w:cs="Arial"/>
          <w:sz w:val="28"/>
          <w:szCs w:val="28"/>
        </w:rPr>
        <w:t>wehunyengeri</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33">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34">
            <w:rPr>
              <w:rFonts w:ascii="Arial" w:hAnsi="Arial" w:cs="Arial"/>
              <w:sz w:val="28"/>
              <w:szCs w:val="28"/>
              <w:lang w:val="x-none"/>
            </w:rPr>
          </w:rPrChange>
        </w:rPr>
        <w:t xml:space="preserve"> </w:t>
      </w:r>
      <w:proofErr w:type="spellStart"/>
      <w:r w:rsidRPr="00114DD5">
        <w:rPr>
          <w:rFonts w:ascii="Arial" w:hAnsi="Arial" w:cs="Arial"/>
          <w:sz w:val="28"/>
          <w:szCs w:val="28"/>
        </w:rPr>
        <w:t>Dzingayi</w:t>
      </w:r>
      <w:proofErr w:type="spellEnd"/>
      <w:r w:rsidRPr="00114DD5">
        <w:rPr>
          <w:rFonts w:ascii="Arial" w:hAnsi="Arial" w:cs="Arial"/>
          <w:sz w:val="28"/>
          <w:szCs w:val="28"/>
        </w:rPr>
        <w:t xml:space="preserve"> </w:t>
      </w:r>
      <w:proofErr w:type="spellStart"/>
      <w:r w:rsidRPr="00114DD5">
        <w:rPr>
          <w:rFonts w:ascii="Arial" w:hAnsi="Arial" w:cs="Arial"/>
          <w:sz w:val="28"/>
          <w:szCs w:val="28"/>
        </w:rPr>
        <w:t>mweya</w:t>
      </w:r>
      <w:proofErr w:type="spellEnd"/>
      <w:r w:rsidRPr="00114DD5">
        <w:rPr>
          <w:rFonts w:ascii="Arial" w:hAnsi="Arial" w:cs="Arial"/>
          <w:sz w:val="28"/>
          <w:szCs w:val="28"/>
        </w:rPr>
        <w:t xml:space="preserve"> </w:t>
      </w:r>
      <w:proofErr w:type="spellStart"/>
      <w:r w:rsidRPr="00114DD5">
        <w:rPr>
          <w:rFonts w:ascii="Arial" w:hAnsi="Arial" w:cs="Arial"/>
          <w:sz w:val="28"/>
          <w:szCs w:val="28"/>
        </w:rPr>
        <w:t>wezvivi</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35">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36">
            <w:rPr>
              <w:rFonts w:ascii="Arial" w:hAnsi="Arial" w:cs="Arial"/>
              <w:sz w:val="28"/>
              <w:szCs w:val="28"/>
              <w:lang w:val="x-none"/>
            </w:rPr>
          </w:rPrChange>
        </w:rPr>
        <w:t xml:space="preserve"> </w:t>
      </w:r>
      <w:proofErr w:type="spellStart"/>
      <w:r w:rsidRPr="00114DD5">
        <w:rPr>
          <w:rFonts w:ascii="Arial" w:hAnsi="Arial" w:cs="Arial"/>
          <w:sz w:val="28"/>
          <w:szCs w:val="28"/>
        </w:rPr>
        <w:t>Dzingayi</w:t>
      </w:r>
      <w:proofErr w:type="spellEnd"/>
      <w:r w:rsidRPr="00114DD5">
        <w:rPr>
          <w:rFonts w:ascii="Arial" w:hAnsi="Arial" w:cs="Arial"/>
          <w:sz w:val="28"/>
          <w:szCs w:val="28"/>
        </w:rPr>
        <w:t xml:space="preserve"> </w:t>
      </w:r>
      <w:proofErr w:type="spellStart"/>
      <w:r w:rsidRPr="00114DD5">
        <w:rPr>
          <w:rFonts w:ascii="Arial" w:hAnsi="Arial" w:cs="Arial"/>
          <w:sz w:val="28"/>
          <w:szCs w:val="28"/>
        </w:rPr>
        <w:t>kuhedhuka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37">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38">
            <w:rPr>
              <w:rFonts w:ascii="Arial" w:hAnsi="Arial" w:cs="Arial"/>
              <w:sz w:val="28"/>
              <w:szCs w:val="28"/>
              <w:lang w:val="x-none"/>
            </w:rPr>
          </w:rPrChange>
        </w:rPr>
        <w:t xml:space="preserve"> </w:t>
      </w:r>
      <w:proofErr w:type="spellStart"/>
      <w:r w:rsidRPr="00114DD5">
        <w:rPr>
          <w:rFonts w:ascii="Arial" w:hAnsi="Arial" w:cs="Arial"/>
          <w:sz w:val="28"/>
          <w:szCs w:val="28"/>
        </w:rPr>
        <w:t>Dzingayi</w:t>
      </w:r>
      <w:proofErr w:type="spellEnd"/>
      <w:r w:rsidRPr="00114DD5">
        <w:rPr>
          <w:rFonts w:ascii="Arial" w:hAnsi="Arial" w:cs="Arial"/>
          <w:sz w:val="28"/>
          <w:szCs w:val="28"/>
        </w:rPr>
        <w:t xml:space="preserve"> </w:t>
      </w:r>
      <w:proofErr w:type="spellStart"/>
      <w:r w:rsidRPr="00114DD5">
        <w:rPr>
          <w:rFonts w:ascii="Arial" w:hAnsi="Arial" w:cs="Arial"/>
          <w:sz w:val="28"/>
          <w:szCs w:val="28"/>
        </w:rPr>
        <w:t>kunyeya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39">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40">
            <w:rPr>
              <w:rFonts w:ascii="Arial" w:hAnsi="Arial" w:cs="Arial"/>
              <w:sz w:val="28"/>
              <w:szCs w:val="28"/>
              <w:lang w:val="x-none"/>
            </w:rPr>
          </w:rPrChange>
        </w:rPr>
        <w:t xml:space="preserve"> </w:t>
      </w:r>
      <w:proofErr w:type="spellStart"/>
      <w:r w:rsidRPr="00114DD5">
        <w:rPr>
          <w:rFonts w:ascii="Arial" w:hAnsi="Arial" w:cs="Arial"/>
          <w:sz w:val="28"/>
          <w:szCs w:val="28"/>
        </w:rPr>
        <w:t>Ndisunungureyi</w:t>
      </w:r>
      <w:proofErr w:type="spellEnd"/>
      <w:r w:rsidRPr="00114DD5">
        <w:rPr>
          <w:rFonts w:ascii="Arial" w:hAnsi="Arial" w:cs="Arial"/>
          <w:sz w:val="28"/>
          <w:szCs w:val="28"/>
        </w:rPr>
        <w:t xml:space="preserve"> Baba!” </w:t>
      </w:r>
      <w:r w:rsidRPr="00114DD5">
        <w:rPr>
          <w:rFonts w:ascii="Arial" w:hAnsi="Arial" w:cs="Arial"/>
          <w:sz w:val="18"/>
          <w:szCs w:val="18"/>
          <w:rPrChange w:author="Transcriber01 JHB" w:date="2025-08-22T12:28:00Z" w16du:dateUtc="2025-08-22T10:28:00Z" w:id="1041">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42">
            <w:rPr>
              <w:rFonts w:ascii="Arial" w:hAnsi="Arial" w:cs="Arial"/>
              <w:sz w:val="28"/>
              <w:szCs w:val="28"/>
              <w:lang w:val="x-none"/>
            </w:rPr>
          </w:rPrChange>
        </w:rPr>
        <w:t xml:space="preserve"> </w:t>
      </w:r>
      <w:r w:rsidRPr="00114DD5">
        <w:rPr>
          <w:rFonts w:ascii="Arial" w:hAnsi="Arial" w:cs="Arial"/>
          <w:sz w:val="28"/>
          <w:szCs w:val="28"/>
        </w:rPr>
        <w:t xml:space="preserve">Amen! </w:t>
      </w:r>
      <w:r w:rsidRPr="00114DD5">
        <w:rPr>
          <w:rFonts w:ascii="Arial" w:hAnsi="Arial" w:cs="Arial"/>
          <w:sz w:val="18"/>
          <w:szCs w:val="18"/>
          <w:rPrChange w:author="Transcriber01 JHB" w:date="2025-08-22T12:28:00Z" w16du:dateUtc="2025-08-22T10:28:00Z" w:id="1043">
            <w:rPr>
              <w:rFonts w:ascii="Arial" w:hAnsi="Arial" w:cs="Arial"/>
              <w:sz w:val="18"/>
              <w:szCs w:val="18"/>
              <w:lang w:val="x-none"/>
            </w:rPr>
          </w:rPrChange>
        </w:rPr>
        <w:t>[Congregation says, “Amen.”]</w:t>
      </w:r>
    </w:p>
    <w:p w:rsidRPr="00114DD5" w:rsidR="00420EA2" w:rsidP="00420EA2" w:rsidRDefault="00420EA2" w14:paraId="5C2E90C1" w14:textId="77777777">
      <w:pPr>
        <w:jc w:val="both"/>
        <w:rPr>
          <w:rFonts w:ascii="Arial" w:hAnsi="Arial" w:cs="Arial"/>
          <w:sz w:val="28"/>
          <w:szCs w:val="28"/>
        </w:rPr>
      </w:pPr>
      <w:r w:rsidRPr="002816DC">
        <w:rPr>
          <w:rFonts w:ascii="Arial" w:hAnsi="Arial" w:cs="Arial"/>
          <w:sz w:val="28"/>
          <w:szCs w:val="28"/>
          <w:vertAlign w:val="superscript"/>
        </w:rPr>
        <w:t>489</w:t>
      </w:r>
      <w:r>
        <w:rPr>
          <w:rFonts w:ascii="Arial" w:hAnsi="Arial" w:cs="Arial"/>
          <w:sz w:val="28"/>
          <w:szCs w:val="28"/>
        </w:rPr>
        <w:t xml:space="preserve"> </w:t>
      </w:r>
      <w:r w:rsidRPr="00114DD5">
        <w:rPr>
          <w:rFonts w:ascii="Arial" w:hAnsi="Arial" w:cs="Arial"/>
          <w:sz w:val="28"/>
          <w:szCs w:val="28"/>
        </w:rPr>
        <w:t xml:space="preserve">Iti, “Mwari </w:t>
      </w:r>
      <w:proofErr w:type="spellStart"/>
      <w:r w:rsidRPr="00114DD5">
        <w:rPr>
          <w:rFonts w:ascii="Arial" w:hAnsi="Arial" w:cs="Arial"/>
          <w:sz w:val="28"/>
          <w:szCs w:val="28"/>
        </w:rPr>
        <w:t>ndoda</w:t>
      </w:r>
      <w:proofErr w:type="spellEnd"/>
      <w:r w:rsidRPr="00114DD5">
        <w:rPr>
          <w:rFonts w:ascii="Arial" w:hAnsi="Arial" w:cs="Arial"/>
          <w:sz w:val="28"/>
          <w:szCs w:val="28"/>
        </w:rPr>
        <w:t xml:space="preserve"> </w:t>
      </w:r>
      <w:proofErr w:type="spellStart"/>
      <w:r w:rsidRPr="00114DD5">
        <w:rPr>
          <w:rFonts w:ascii="Arial" w:hAnsi="Arial" w:cs="Arial"/>
          <w:sz w:val="28"/>
          <w:szCs w:val="28"/>
        </w:rPr>
        <w:t>kusunungurwa</w:t>
      </w:r>
      <w:proofErr w:type="spellEnd"/>
      <w:r w:rsidRPr="00114DD5">
        <w:rPr>
          <w:rFonts w:ascii="Arial" w:hAnsi="Arial" w:cs="Arial"/>
          <w:sz w:val="28"/>
          <w:szCs w:val="28"/>
        </w:rPr>
        <w:t xml:space="preserve"> manheru </w:t>
      </w:r>
      <w:proofErr w:type="spellStart"/>
      <w:r w:rsidRPr="00114DD5">
        <w:rPr>
          <w:rFonts w:ascii="Arial" w:hAnsi="Arial" w:cs="Arial"/>
          <w:sz w:val="28"/>
          <w:szCs w:val="28"/>
        </w:rPr>
        <w:t>anhasi</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44">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45">
            <w:rPr>
              <w:rFonts w:ascii="Arial" w:hAnsi="Arial" w:cs="Arial"/>
              <w:sz w:val="28"/>
              <w:szCs w:val="28"/>
              <w:lang w:val="x-none"/>
            </w:rPr>
          </w:rPrChange>
        </w:rPr>
        <w:t xml:space="preserve"> Baba </w:t>
      </w:r>
      <w:proofErr w:type="spellStart"/>
      <w:r w:rsidRPr="00114DD5">
        <w:rPr>
          <w:rFonts w:ascii="Arial" w:hAnsi="Arial" w:cs="Arial"/>
          <w:sz w:val="28"/>
          <w:szCs w:val="28"/>
          <w:rPrChange w:author="Transcriber01 JHB" w:date="2025-08-22T12:28:00Z" w16du:dateUtc="2025-08-22T10:28:00Z" w:id="1046">
            <w:rPr>
              <w:rFonts w:ascii="Arial" w:hAnsi="Arial" w:cs="Arial"/>
              <w:sz w:val="28"/>
              <w:szCs w:val="28"/>
              <w:lang w:val="x-none"/>
            </w:rPr>
          </w:rPrChange>
        </w:rPr>
        <w:t>ndoda</w:t>
      </w:r>
      <w:proofErr w:type="spellEnd"/>
      <w:r w:rsidRPr="00114DD5">
        <w:rPr>
          <w:rFonts w:ascii="Arial" w:hAnsi="Arial" w:cs="Arial"/>
          <w:sz w:val="28"/>
          <w:szCs w:val="28"/>
          <w:rPrChange w:author="Transcriber01 JHB" w:date="2025-08-22T12:28:00Z" w16du:dateUtc="2025-08-22T10:28:00Z" w:id="1047">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1048">
            <w:rPr>
              <w:rFonts w:ascii="Arial" w:hAnsi="Arial" w:cs="Arial"/>
              <w:sz w:val="28"/>
              <w:szCs w:val="28"/>
              <w:lang w:val="x-none"/>
            </w:rPr>
          </w:rPrChange>
        </w:rPr>
        <w:t>kusunungurwa</w:t>
      </w:r>
      <w:proofErr w:type="spellEnd"/>
      <w:r w:rsidRPr="00114DD5">
        <w:rPr>
          <w:rFonts w:ascii="Arial" w:hAnsi="Arial" w:cs="Arial"/>
          <w:sz w:val="28"/>
          <w:szCs w:val="28"/>
          <w:rPrChange w:author="Transcriber01 JHB" w:date="2025-08-22T12:28:00Z" w16du:dateUtc="2025-08-22T10:28:00Z" w:id="1049">
            <w:rPr>
              <w:rFonts w:ascii="Arial" w:hAnsi="Arial" w:cs="Arial"/>
              <w:sz w:val="28"/>
              <w:szCs w:val="28"/>
              <w:lang w:val="x-none"/>
            </w:rPr>
          </w:rPrChange>
        </w:rPr>
        <w:t xml:space="preserve"> manheru </w:t>
      </w:r>
      <w:proofErr w:type="spellStart"/>
      <w:r w:rsidRPr="00114DD5">
        <w:rPr>
          <w:rFonts w:ascii="Arial" w:hAnsi="Arial" w:cs="Arial"/>
          <w:sz w:val="28"/>
          <w:szCs w:val="28"/>
          <w:rPrChange w:author="Transcriber01 JHB" w:date="2025-08-22T12:28:00Z" w16du:dateUtc="2025-08-22T10:28:00Z" w:id="1050">
            <w:rPr>
              <w:rFonts w:ascii="Arial" w:hAnsi="Arial" w:cs="Arial"/>
              <w:sz w:val="28"/>
              <w:szCs w:val="28"/>
              <w:lang w:val="x-none"/>
            </w:rPr>
          </w:rPrChange>
        </w:rPr>
        <w:t>anhasi</w:t>
      </w:r>
      <w:proofErr w:type="spellEnd"/>
      <w:r w:rsidRPr="00114DD5">
        <w:rPr>
          <w:rFonts w:ascii="Arial" w:hAnsi="Arial" w:cs="Arial"/>
          <w:sz w:val="28"/>
          <w:szCs w:val="28"/>
          <w:rPrChange w:author="Transcriber01 JHB" w:date="2025-08-22T12:28:00Z" w16du:dateUtc="2025-08-22T10:28:00Z" w:id="1051">
            <w:rPr>
              <w:rFonts w:ascii="Arial" w:hAnsi="Arial" w:cs="Arial"/>
              <w:sz w:val="28"/>
              <w:szCs w:val="28"/>
              <w:lang w:val="x-none"/>
            </w:rPr>
          </w:rPrChange>
        </w:rPr>
        <w:t xml:space="preserve">. </w:t>
      </w:r>
      <w:r w:rsidRPr="00114DD5">
        <w:rPr>
          <w:rFonts w:ascii="Arial" w:hAnsi="Arial" w:cs="Arial"/>
          <w:sz w:val="18"/>
          <w:szCs w:val="18"/>
          <w:rPrChange w:author="Transcriber01 JHB" w:date="2025-08-22T12:28:00Z" w16du:dateUtc="2025-08-22T10:28:00Z" w:id="1052">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53">
            <w:rPr>
              <w:rFonts w:ascii="Arial" w:hAnsi="Arial" w:cs="Arial"/>
              <w:sz w:val="28"/>
              <w:szCs w:val="28"/>
              <w:lang w:val="x-none"/>
            </w:rPr>
          </w:rPrChange>
        </w:rPr>
        <w:t xml:space="preserve"> </w:t>
      </w:r>
      <w:r w:rsidRPr="00114DD5">
        <w:rPr>
          <w:rFonts w:ascii="Arial" w:hAnsi="Arial" w:cs="Arial"/>
          <w:sz w:val="28"/>
          <w:szCs w:val="28"/>
        </w:rPr>
        <w:t xml:space="preserve">Mwari </w:t>
      </w:r>
      <w:proofErr w:type="spellStart"/>
      <w:r w:rsidRPr="00114DD5">
        <w:rPr>
          <w:rFonts w:ascii="Arial" w:hAnsi="Arial" w:cs="Arial"/>
          <w:sz w:val="28"/>
          <w:szCs w:val="28"/>
        </w:rPr>
        <w:t>ndauya</w:t>
      </w:r>
      <w:proofErr w:type="spellEnd"/>
      <w:r w:rsidRPr="00114DD5">
        <w:rPr>
          <w:rFonts w:ascii="Arial" w:hAnsi="Arial" w:cs="Arial"/>
          <w:sz w:val="28"/>
          <w:szCs w:val="28"/>
        </w:rPr>
        <w:t xml:space="preserve"> </w:t>
      </w:r>
      <w:proofErr w:type="spellStart"/>
      <w:r w:rsidRPr="00114DD5">
        <w:rPr>
          <w:rFonts w:ascii="Arial" w:hAnsi="Arial" w:cs="Arial"/>
          <w:sz w:val="28"/>
          <w:szCs w:val="28"/>
        </w:rPr>
        <w:t>kuzoropafadzwa</w:t>
      </w:r>
      <w:proofErr w:type="spellEnd"/>
      <w:r w:rsidRPr="00114DD5">
        <w:rPr>
          <w:rFonts w:ascii="Arial" w:hAnsi="Arial" w:cs="Arial"/>
          <w:sz w:val="28"/>
          <w:szCs w:val="28"/>
        </w:rPr>
        <w:t xml:space="preserve"> Baba. </w:t>
      </w:r>
      <w:r w:rsidRPr="00114DD5">
        <w:rPr>
          <w:rFonts w:ascii="Arial" w:hAnsi="Arial" w:cs="Arial"/>
          <w:sz w:val="18"/>
          <w:szCs w:val="18"/>
          <w:rPrChange w:author="Transcriber01 JHB" w:date="2025-08-22T12:28:00Z" w16du:dateUtc="2025-08-22T10:28:00Z" w:id="1054">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55">
            <w:rPr>
              <w:rFonts w:ascii="Arial" w:hAnsi="Arial" w:cs="Arial"/>
              <w:sz w:val="28"/>
              <w:szCs w:val="28"/>
              <w:lang w:val="x-none"/>
            </w:rPr>
          </w:rPrChange>
        </w:rPr>
        <w:t xml:space="preserve"> </w:t>
      </w:r>
      <w:proofErr w:type="spellStart"/>
      <w:r w:rsidRPr="00114DD5">
        <w:rPr>
          <w:rFonts w:ascii="Arial" w:hAnsi="Arial" w:cs="Arial"/>
          <w:sz w:val="28"/>
          <w:szCs w:val="28"/>
        </w:rPr>
        <w:t>Ndabva</w:t>
      </w:r>
      <w:proofErr w:type="spellEnd"/>
      <w:r w:rsidRPr="00114DD5">
        <w:rPr>
          <w:rFonts w:ascii="Arial" w:hAnsi="Arial" w:cs="Arial"/>
          <w:sz w:val="28"/>
          <w:szCs w:val="28"/>
        </w:rPr>
        <w:t xml:space="preserve"> </w:t>
      </w:r>
      <w:proofErr w:type="spellStart"/>
      <w:r w:rsidRPr="00114DD5">
        <w:rPr>
          <w:rFonts w:ascii="Arial" w:hAnsi="Arial" w:cs="Arial"/>
          <w:sz w:val="28"/>
          <w:szCs w:val="28"/>
        </w:rPr>
        <w:t>panyika</w:t>
      </w:r>
      <w:proofErr w:type="spellEnd"/>
      <w:r w:rsidRPr="00114DD5">
        <w:rPr>
          <w:rFonts w:ascii="Arial" w:hAnsi="Arial" w:cs="Arial"/>
          <w:sz w:val="28"/>
          <w:szCs w:val="28"/>
        </w:rPr>
        <w:t xml:space="preserve"> </w:t>
      </w:r>
      <w:proofErr w:type="spellStart"/>
      <w:r w:rsidRPr="00114DD5">
        <w:rPr>
          <w:rFonts w:ascii="Arial" w:hAnsi="Arial" w:cs="Arial"/>
          <w:sz w:val="28"/>
          <w:szCs w:val="28"/>
        </w:rPr>
        <w:t>ino</w:t>
      </w:r>
      <w:proofErr w:type="spellEnd"/>
      <w:r w:rsidRPr="00114DD5">
        <w:rPr>
          <w:rFonts w:ascii="Arial" w:hAnsi="Arial" w:cs="Arial"/>
          <w:sz w:val="28"/>
          <w:szCs w:val="28"/>
        </w:rPr>
        <w:t xml:space="preserve"> Jehovha, </w:t>
      </w:r>
      <w:r w:rsidRPr="00114DD5">
        <w:rPr>
          <w:rFonts w:ascii="Arial" w:hAnsi="Arial" w:cs="Arial"/>
          <w:sz w:val="18"/>
          <w:szCs w:val="18"/>
          <w:rPrChange w:author="Transcriber01 JHB" w:date="2025-08-22T12:28:00Z" w16du:dateUtc="2025-08-22T10:28:00Z" w:id="1056">
            <w:rPr>
              <w:rFonts w:ascii="Arial" w:hAnsi="Arial" w:cs="Arial"/>
              <w:sz w:val="18"/>
              <w:szCs w:val="18"/>
              <w:lang w:val="x-none"/>
            </w:rPr>
          </w:rPrChange>
        </w:rPr>
        <w:t>[Congregation says, “Amen</w:t>
      </w:r>
      <w:r>
        <w:rPr>
          <w:rFonts w:ascii="Arial" w:hAnsi="Arial" w:cs="Arial"/>
          <w:sz w:val="18"/>
          <w:szCs w:val="18"/>
        </w:rPr>
        <w:t>,</w:t>
      </w:r>
      <w:r w:rsidRPr="00114DD5">
        <w:rPr>
          <w:rFonts w:ascii="Arial" w:hAnsi="Arial" w:cs="Arial"/>
          <w:sz w:val="18"/>
          <w:szCs w:val="18"/>
          <w:rPrChange w:author="Transcriber01 JHB" w:date="2025-08-22T12:28:00Z" w16du:dateUtc="2025-08-22T10:28:00Z" w:id="1057">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1058">
            <w:rPr>
              <w:rFonts w:ascii="Arial" w:hAnsi="Arial" w:cs="Arial"/>
              <w:sz w:val="28"/>
              <w:szCs w:val="28"/>
              <w:lang w:val="x-none"/>
            </w:rPr>
          </w:rPrChange>
        </w:rPr>
        <w:t xml:space="preserve"> </w:t>
      </w:r>
      <w:proofErr w:type="spellStart"/>
      <w:r w:rsidRPr="00114DD5">
        <w:rPr>
          <w:rFonts w:ascii="Arial" w:hAnsi="Arial" w:cs="Arial"/>
          <w:sz w:val="28"/>
          <w:szCs w:val="28"/>
        </w:rPr>
        <w:t>ndoda</w:t>
      </w:r>
      <w:proofErr w:type="spellEnd"/>
      <w:r w:rsidRPr="00114DD5">
        <w:rPr>
          <w:rFonts w:ascii="Arial" w:hAnsi="Arial" w:cs="Arial"/>
          <w:sz w:val="28"/>
          <w:szCs w:val="28"/>
        </w:rPr>
        <w:t xml:space="preserve"> </w:t>
      </w:r>
      <w:proofErr w:type="spellStart"/>
      <w:r w:rsidRPr="00114DD5">
        <w:rPr>
          <w:rFonts w:ascii="Arial" w:hAnsi="Arial" w:cs="Arial"/>
          <w:sz w:val="28"/>
          <w:szCs w:val="28"/>
        </w:rPr>
        <w:t>nhaka</w:t>
      </w:r>
      <w:proofErr w:type="spellEnd"/>
      <w:r w:rsidRPr="00114DD5">
        <w:rPr>
          <w:rFonts w:ascii="Arial" w:hAnsi="Arial" w:cs="Arial"/>
          <w:sz w:val="28"/>
          <w:szCs w:val="28"/>
        </w:rPr>
        <w:t xml:space="preserve"> ye Ete</w:t>
      </w:r>
      <w:r>
        <w:rPr>
          <w:rFonts w:ascii="Arial" w:hAnsi="Arial" w:cs="Arial"/>
          <w:sz w:val="28"/>
          <w:szCs w:val="28"/>
        </w:rPr>
        <w:t>—</w:t>
      </w:r>
      <w:r w:rsidRPr="00114DD5">
        <w:rPr>
          <w:rFonts w:ascii="Arial" w:hAnsi="Arial" w:cs="Arial"/>
          <w:sz w:val="28"/>
          <w:szCs w:val="28"/>
        </w:rPr>
        <w:t xml:space="preserve">Eternal Life. </w:t>
      </w:r>
      <w:r w:rsidRPr="00114DD5">
        <w:rPr>
          <w:rFonts w:ascii="Arial" w:hAnsi="Arial" w:cs="Arial"/>
          <w:sz w:val="18"/>
          <w:szCs w:val="18"/>
          <w:rPrChange w:author="Transcriber01 JHB" w:date="2025-08-22T12:28:00Z" w16du:dateUtc="2025-08-22T10:28:00Z" w:id="1059">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60">
            <w:rPr>
              <w:rFonts w:ascii="Arial" w:hAnsi="Arial" w:cs="Arial"/>
              <w:sz w:val="28"/>
              <w:szCs w:val="28"/>
              <w:lang w:val="x-none"/>
            </w:rPr>
          </w:rPrChange>
        </w:rPr>
        <w:t xml:space="preserve"> </w:t>
      </w:r>
      <w:proofErr w:type="spellStart"/>
      <w:r w:rsidRPr="00114DD5">
        <w:rPr>
          <w:rFonts w:ascii="Arial" w:hAnsi="Arial" w:cs="Arial"/>
          <w:sz w:val="28"/>
          <w:szCs w:val="28"/>
        </w:rPr>
        <w:t>Ndoda</w:t>
      </w:r>
      <w:proofErr w:type="spellEnd"/>
      <w:r w:rsidRPr="00114DD5">
        <w:rPr>
          <w:rFonts w:ascii="Arial" w:hAnsi="Arial" w:cs="Arial"/>
          <w:sz w:val="28"/>
          <w:szCs w:val="28"/>
        </w:rPr>
        <w:t xml:space="preserve"> </w:t>
      </w:r>
      <w:proofErr w:type="spellStart"/>
      <w:r w:rsidRPr="00114DD5">
        <w:rPr>
          <w:rFonts w:ascii="Arial" w:hAnsi="Arial" w:cs="Arial"/>
          <w:sz w:val="28"/>
          <w:szCs w:val="28"/>
        </w:rPr>
        <w:t>Hupenyu</w:t>
      </w:r>
      <w:proofErr w:type="spellEnd"/>
      <w:r w:rsidRPr="00114DD5">
        <w:rPr>
          <w:rFonts w:ascii="Arial" w:hAnsi="Arial" w:cs="Arial"/>
          <w:sz w:val="28"/>
          <w:szCs w:val="28"/>
        </w:rPr>
        <w:t xml:space="preserve"> </w:t>
      </w:r>
      <w:proofErr w:type="spellStart"/>
      <w:r w:rsidRPr="00114DD5">
        <w:rPr>
          <w:rFonts w:ascii="Arial" w:hAnsi="Arial" w:cs="Arial"/>
          <w:sz w:val="28"/>
          <w:szCs w:val="28"/>
        </w:rPr>
        <w:t>Husingaperi</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61">
            <w:rPr>
              <w:rFonts w:ascii="Arial" w:hAnsi="Arial" w:cs="Arial"/>
              <w:sz w:val="18"/>
              <w:szCs w:val="18"/>
              <w:lang w:val="x-none"/>
            </w:rPr>
          </w:rPrChange>
        </w:rPr>
        <w:t>[Congregation says, “Amen.”]</w:t>
      </w:r>
    </w:p>
    <w:p w:rsidRPr="00114DD5" w:rsidR="00420EA2" w:rsidP="00420EA2" w:rsidRDefault="00420EA2" w14:paraId="017412A9" w14:textId="77777777">
      <w:pPr>
        <w:jc w:val="both"/>
        <w:rPr>
          <w:rFonts w:ascii="Arial" w:hAnsi="Arial" w:cs="Arial"/>
          <w:sz w:val="28"/>
          <w:szCs w:val="28"/>
        </w:rPr>
      </w:pPr>
      <w:r w:rsidRPr="00A25AD1">
        <w:rPr>
          <w:rFonts w:ascii="Arial" w:hAnsi="Arial" w:cs="Arial"/>
          <w:sz w:val="28"/>
          <w:szCs w:val="28"/>
          <w:vertAlign w:val="superscript"/>
        </w:rPr>
        <w:t>490</w:t>
      </w:r>
      <w:r>
        <w:rPr>
          <w:rFonts w:ascii="Arial" w:hAnsi="Arial" w:cs="Arial"/>
          <w:sz w:val="28"/>
          <w:szCs w:val="28"/>
        </w:rPr>
        <w:t xml:space="preserve"> </w:t>
      </w:r>
      <w:r w:rsidRPr="00114DD5">
        <w:rPr>
          <w:rFonts w:ascii="Arial" w:hAnsi="Arial" w:cs="Arial"/>
          <w:sz w:val="28"/>
          <w:szCs w:val="28"/>
        </w:rPr>
        <w:t>“</w:t>
      </w:r>
      <w:proofErr w:type="spellStart"/>
      <w:r w:rsidRPr="00114DD5">
        <w:rPr>
          <w:rFonts w:ascii="Arial" w:hAnsi="Arial" w:cs="Arial"/>
          <w:sz w:val="28"/>
          <w:szCs w:val="28"/>
        </w:rPr>
        <w:t>Ndipeyi</w:t>
      </w:r>
      <w:proofErr w:type="spellEnd"/>
      <w:r w:rsidRPr="00114DD5">
        <w:rPr>
          <w:rFonts w:ascii="Arial" w:hAnsi="Arial" w:cs="Arial"/>
          <w:sz w:val="28"/>
          <w:szCs w:val="28"/>
        </w:rPr>
        <w:t xml:space="preserve"> </w:t>
      </w:r>
      <w:proofErr w:type="spellStart"/>
      <w:r w:rsidRPr="00114DD5">
        <w:rPr>
          <w:rFonts w:ascii="Arial" w:hAnsi="Arial" w:cs="Arial"/>
          <w:sz w:val="28"/>
          <w:szCs w:val="28"/>
        </w:rPr>
        <w:t>mhuri</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62">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63">
            <w:rPr>
              <w:rFonts w:ascii="Arial" w:hAnsi="Arial" w:cs="Arial"/>
              <w:sz w:val="28"/>
              <w:szCs w:val="28"/>
              <w:lang w:val="x-none"/>
            </w:rPr>
          </w:rPrChange>
        </w:rPr>
        <w:t xml:space="preserve"> </w:t>
      </w:r>
      <w:proofErr w:type="spellStart"/>
      <w:r w:rsidRPr="00114DD5">
        <w:rPr>
          <w:rFonts w:ascii="Arial" w:hAnsi="Arial" w:cs="Arial"/>
          <w:sz w:val="28"/>
          <w:szCs w:val="28"/>
        </w:rPr>
        <w:t>Mhuri</w:t>
      </w:r>
      <w:proofErr w:type="spellEnd"/>
      <w:r w:rsidRPr="00114DD5">
        <w:rPr>
          <w:rFonts w:ascii="Arial" w:hAnsi="Arial" w:cs="Arial"/>
          <w:sz w:val="28"/>
          <w:szCs w:val="28"/>
        </w:rPr>
        <w:t xml:space="preserve"> </w:t>
      </w:r>
      <w:proofErr w:type="spellStart"/>
      <w:r w:rsidRPr="00114DD5">
        <w:rPr>
          <w:rFonts w:ascii="Arial" w:hAnsi="Arial" w:cs="Arial"/>
          <w:sz w:val="28"/>
          <w:szCs w:val="28"/>
        </w:rPr>
        <w:t>yandinodzidzisa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64">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65">
            <w:rPr>
              <w:rFonts w:ascii="Arial" w:hAnsi="Arial" w:cs="Arial"/>
              <w:sz w:val="28"/>
              <w:szCs w:val="28"/>
              <w:lang w:val="x-none"/>
            </w:rPr>
          </w:rPrChange>
        </w:rPr>
        <w:t xml:space="preserve"> </w:t>
      </w:r>
      <w:proofErr w:type="spellStart"/>
      <w:r w:rsidRPr="00114DD5">
        <w:rPr>
          <w:rFonts w:ascii="Arial" w:hAnsi="Arial" w:cs="Arial"/>
          <w:sz w:val="28"/>
          <w:szCs w:val="28"/>
        </w:rPr>
        <w:t>Ndipeyi</w:t>
      </w:r>
      <w:proofErr w:type="spellEnd"/>
      <w:r w:rsidRPr="00114DD5">
        <w:rPr>
          <w:rFonts w:ascii="Arial" w:hAnsi="Arial" w:cs="Arial"/>
          <w:sz w:val="28"/>
          <w:szCs w:val="28"/>
        </w:rPr>
        <w:t xml:space="preserve"> </w:t>
      </w:r>
      <w:proofErr w:type="spellStart"/>
      <w:r w:rsidRPr="00114DD5">
        <w:rPr>
          <w:rFonts w:ascii="Arial" w:hAnsi="Arial" w:cs="Arial"/>
          <w:sz w:val="28"/>
          <w:szCs w:val="28"/>
        </w:rPr>
        <w:t>vana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66">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67">
            <w:rPr>
              <w:rFonts w:ascii="Arial" w:hAnsi="Arial" w:cs="Arial"/>
              <w:sz w:val="28"/>
              <w:szCs w:val="28"/>
              <w:lang w:val="x-none"/>
            </w:rPr>
          </w:rPrChange>
        </w:rPr>
        <w:t xml:space="preserve"> </w:t>
      </w:r>
      <w:r w:rsidRPr="00114DD5">
        <w:rPr>
          <w:rFonts w:ascii="Arial" w:hAnsi="Arial" w:cs="Arial"/>
          <w:sz w:val="28"/>
          <w:szCs w:val="28"/>
        </w:rPr>
        <w:t xml:space="preserve">Vana </w:t>
      </w:r>
      <w:proofErr w:type="spellStart"/>
      <w:r w:rsidRPr="00114DD5">
        <w:rPr>
          <w:rFonts w:ascii="Arial" w:hAnsi="Arial" w:cs="Arial"/>
          <w:sz w:val="28"/>
          <w:szCs w:val="28"/>
        </w:rPr>
        <w:t>vanonditeerera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68">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69">
            <w:rPr>
              <w:rFonts w:ascii="Arial" w:hAnsi="Arial" w:cs="Arial"/>
              <w:sz w:val="28"/>
              <w:szCs w:val="28"/>
              <w:lang w:val="x-none"/>
            </w:rPr>
          </w:rPrChange>
        </w:rPr>
        <w:t xml:space="preserve"> </w:t>
      </w:r>
      <w:r w:rsidRPr="00114DD5">
        <w:rPr>
          <w:rFonts w:ascii="Arial" w:hAnsi="Arial" w:cs="Arial"/>
          <w:sz w:val="28"/>
          <w:szCs w:val="28"/>
        </w:rPr>
        <w:t xml:space="preserve">Mwari </w:t>
      </w:r>
      <w:proofErr w:type="spellStart"/>
      <w:r w:rsidRPr="00114DD5">
        <w:rPr>
          <w:rFonts w:ascii="Arial" w:hAnsi="Arial" w:cs="Arial"/>
          <w:sz w:val="28"/>
          <w:szCs w:val="28"/>
        </w:rPr>
        <w:t>ndinochema</w:t>
      </w:r>
      <w:proofErr w:type="spellEnd"/>
      <w:r w:rsidRPr="00114DD5">
        <w:rPr>
          <w:rFonts w:ascii="Arial" w:hAnsi="Arial" w:cs="Arial"/>
          <w:sz w:val="28"/>
          <w:szCs w:val="28"/>
        </w:rPr>
        <w:t xml:space="preserve"> </w:t>
      </w:r>
      <w:proofErr w:type="spellStart"/>
      <w:r w:rsidRPr="00114DD5">
        <w:rPr>
          <w:rFonts w:ascii="Arial" w:hAnsi="Arial" w:cs="Arial"/>
          <w:sz w:val="28"/>
          <w:szCs w:val="28"/>
        </w:rPr>
        <w:t>kwaMuri</w:t>
      </w:r>
      <w:proofErr w:type="spellEnd"/>
      <w:r w:rsidRPr="00114DD5">
        <w:rPr>
          <w:rFonts w:ascii="Arial" w:hAnsi="Arial" w:cs="Arial"/>
          <w:sz w:val="28"/>
          <w:szCs w:val="28"/>
        </w:rPr>
        <w:t xml:space="preserve"> manheru </w:t>
      </w:r>
      <w:proofErr w:type="spellStart"/>
      <w:r w:rsidRPr="00114DD5">
        <w:rPr>
          <w:rFonts w:ascii="Arial" w:hAnsi="Arial" w:cs="Arial"/>
          <w:sz w:val="28"/>
          <w:szCs w:val="28"/>
        </w:rPr>
        <w:t>ano</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70">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71">
            <w:rPr>
              <w:rFonts w:ascii="Arial" w:hAnsi="Arial" w:cs="Arial"/>
              <w:sz w:val="28"/>
              <w:szCs w:val="28"/>
              <w:lang w:val="x-none"/>
            </w:rPr>
          </w:rPrChange>
        </w:rPr>
        <w:t xml:space="preserve"> </w:t>
      </w:r>
      <w:proofErr w:type="spellStart"/>
      <w:r w:rsidRPr="00114DD5">
        <w:rPr>
          <w:rFonts w:ascii="Arial" w:hAnsi="Arial" w:cs="Arial"/>
          <w:sz w:val="28"/>
          <w:szCs w:val="28"/>
        </w:rPr>
        <w:t>Satani</w:t>
      </w:r>
      <w:proofErr w:type="spellEnd"/>
      <w:r w:rsidRPr="00114DD5">
        <w:rPr>
          <w:rFonts w:ascii="Arial" w:hAnsi="Arial" w:cs="Arial"/>
          <w:sz w:val="28"/>
          <w:szCs w:val="28"/>
        </w:rPr>
        <w:t xml:space="preserve"> come out right away!” </w:t>
      </w:r>
      <w:r w:rsidRPr="00114DD5">
        <w:rPr>
          <w:rFonts w:ascii="Arial" w:hAnsi="Arial" w:cs="Arial"/>
          <w:sz w:val="18"/>
          <w:szCs w:val="18"/>
          <w:rPrChange w:author="Transcriber01 JHB" w:date="2025-08-22T12:28:00Z" w16du:dateUtc="2025-08-22T10:28:00Z" w:id="1072">
            <w:rPr>
              <w:rFonts w:ascii="Arial" w:hAnsi="Arial" w:cs="Arial"/>
              <w:sz w:val="18"/>
              <w:szCs w:val="18"/>
              <w:lang w:val="x-none"/>
            </w:rPr>
          </w:rPrChange>
        </w:rPr>
        <w:t>[Congregation says, “Amen.”]</w:t>
      </w:r>
    </w:p>
    <w:p w:rsidRPr="00114DD5" w:rsidR="00420EA2" w:rsidP="00420EA2" w:rsidRDefault="00420EA2" w14:paraId="5CFC8900" w14:textId="77777777">
      <w:pPr>
        <w:jc w:val="both"/>
        <w:rPr>
          <w:rFonts w:ascii="Arial" w:hAnsi="Arial" w:cs="Arial"/>
          <w:sz w:val="28"/>
          <w:szCs w:val="28"/>
        </w:rPr>
      </w:pPr>
      <w:r w:rsidRPr="00A25AD1">
        <w:rPr>
          <w:rFonts w:ascii="Arial" w:hAnsi="Arial" w:cs="Arial"/>
          <w:sz w:val="28"/>
          <w:szCs w:val="28"/>
          <w:vertAlign w:val="superscript"/>
        </w:rPr>
        <w:t>491</w:t>
      </w:r>
      <w:r>
        <w:rPr>
          <w:rFonts w:ascii="Arial" w:hAnsi="Arial" w:cs="Arial"/>
          <w:sz w:val="28"/>
          <w:szCs w:val="28"/>
        </w:rPr>
        <w:t xml:space="preserve"> </w:t>
      </w:r>
      <w:r w:rsidRPr="00114DD5">
        <w:rPr>
          <w:rFonts w:ascii="Arial" w:hAnsi="Arial" w:cs="Arial"/>
          <w:sz w:val="28"/>
          <w:szCs w:val="28"/>
        </w:rPr>
        <w:t xml:space="preserve">“I possess the gates of the enemy!” </w:t>
      </w:r>
      <w:r w:rsidRPr="00114DD5">
        <w:rPr>
          <w:rFonts w:ascii="Arial" w:hAnsi="Arial" w:cs="Arial"/>
          <w:sz w:val="18"/>
          <w:szCs w:val="18"/>
          <w:rPrChange w:author="Transcriber01 JHB" w:date="2025-08-22T12:28:00Z" w16du:dateUtc="2025-08-22T10:28:00Z" w:id="1073">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74">
            <w:rPr>
              <w:rFonts w:ascii="Arial" w:hAnsi="Arial" w:cs="Arial"/>
              <w:sz w:val="28"/>
              <w:szCs w:val="28"/>
              <w:lang w:val="x-none"/>
            </w:rPr>
          </w:rPrChange>
        </w:rPr>
        <w:t xml:space="preserve"> </w:t>
      </w:r>
      <w:r w:rsidRPr="00114DD5">
        <w:rPr>
          <w:rFonts w:ascii="Arial" w:hAnsi="Arial" w:cs="Arial"/>
          <w:sz w:val="28"/>
          <w:szCs w:val="28"/>
        </w:rPr>
        <w:t xml:space="preserve">Mwari </w:t>
      </w:r>
      <w:proofErr w:type="spellStart"/>
      <w:r w:rsidRPr="00114DD5">
        <w:rPr>
          <w:rFonts w:ascii="Arial" w:hAnsi="Arial" w:cs="Arial"/>
          <w:sz w:val="28"/>
          <w:szCs w:val="28"/>
        </w:rPr>
        <w:t>mukandiropafadza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75">
            <w:rPr>
              <w:rFonts w:ascii="Arial" w:hAnsi="Arial" w:cs="Arial"/>
              <w:sz w:val="18"/>
              <w:szCs w:val="18"/>
              <w:lang w:val="x-none"/>
            </w:rPr>
          </w:rPrChange>
        </w:rPr>
        <w:t>[Congregation says, “Amen</w:t>
      </w:r>
      <w:r w:rsidRPr="0086025D">
        <w:rPr>
          <w:rFonts w:ascii="Arial" w:hAnsi="Arial" w:cs="Arial"/>
          <w:sz w:val="18"/>
          <w:szCs w:val="18"/>
        </w:rPr>
        <w:t>,”</w:t>
      </w:r>
      <w:r w:rsidRPr="00114DD5">
        <w:rPr>
          <w:rFonts w:ascii="Arial" w:hAnsi="Arial" w:cs="Arial"/>
          <w:sz w:val="18"/>
          <w:szCs w:val="18"/>
          <w:rPrChange w:author="Transcriber01 JHB" w:date="2025-08-22T12:28:00Z" w16du:dateUtc="2025-08-22T10:28:00Z" w:id="1076">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1077">
            <w:rPr>
              <w:rFonts w:ascii="Arial" w:hAnsi="Arial" w:cs="Arial"/>
              <w:sz w:val="28"/>
              <w:szCs w:val="28"/>
              <w:lang w:val="x-none"/>
            </w:rPr>
          </w:rPrChange>
        </w:rPr>
        <w:t xml:space="preserve"> </w:t>
      </w:r>
      <w:proofErr w:type="spellStart"/>
      <w:r w:rsidRPr="00114DD5">
        <w:rPr>
          <w:rFonts w:ascii="Arial" w:hAnsi="Arial" w:cs="Arial"/>
          <w:sz w:val="28"/>
          <w:szCs w:val="28"/>
        </w:rPr>
        <w:t>mukandichinja</w:t>
      </w:r>
      <w:proofErr w:type="spellEnd"/>
      <w:r w:rsidRPr="00114DD5">
        <w:rPr>
          <w:rFonts w:ascii="Arial" w:hAnsi="Arial" w:cs="Arial"/>
          <w:sz w:val="28"/>
          <w:szCs w:val="28"/>
        </w:rPr>
        <w:t xml:space="preserve"> status </w:t>
      </w:r>
      <w:proofErr w:type="spellStart"/>
      <w:r w:rsidRPr="00114DD5">
        <w:rPr>
          <w:rFonts w:ascii="Arial" w:hAnsi="Arial" w:cs="Arial"/>
          <w:sz w:val="28"/>
          <w:szCs w:val="28"/>
        </w:rPr>
        <w:t>yangu</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78">
            <w:rPr>
              <w:rFonts w:ascii="Arial" w:hAnsi="Arial" w:cs="Arial"/>
              <w:sz w:val="18"/>
              <w:szCs w:val="18"/>
              <w:lang w:val="x-none"/>
            </w:rPr>
          </w:rPrChange>
        </w:rPr>
        <w:t>[Congregation says, “Amen</w:t>
      </w:r>
      <w:r w:rsidRPr="0086025D">
        <w:rPr>
          <w:rFonts w:ascii="Arial" w:hAnsi="Arial" w:cs="Arial"/>
          <w:sz w:val="18"/>
          <w:szCs w:val="18"/>
        </w:rPr>
        <w:t>,”</w:t>
      </w:r>
      <w:r w:rsidRPr="00114DD5">
        <w:rPr>
          <w:rFonts w:ascii="Arial" w:hAnsi="Arial" w:cs="Arial"/>
          <w:sz w:val="18"/>
          <w:szCs w:val="18"/>
          <w:rPrChange w:author="Transcriber01 JHB" w:date="2025-08-22T12:28:00Z" w16du:dateUtc="2025-08-22T10:28:00Z" w:id="1079">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1080">
            <w:rPr>
              <w:rFonts w:ascii="Arial" w:hAnsi="Arial" w:cs="Arial"/>
              <w:sz w:val="28"/>
              <w:szCs w:val="28"/>
              <w:lang w:val="x-none"/>
            </w:rPr>
          </w:rPrChange>
        </w:rPr>
        <w:t xml:space="preserve"> </w:t>
      </w:r>
      <w:proofErr w:type="spellStart"/>
      <w:r w:rsidRPr="00114DD5">
        <w:rPr>
          <w:rFonts w:ascii="Arial" w:hAnsi="Arial" w:cs="Arial"/>
          <w:sz w:val="28"/>
          <w:szCs w:val="28"/>
        </w:rPr>
        <w:t>saJakobho</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81">
            <w:rPr>
              <w:rFonts w:ascii="Arial" w:hAnsi="Arial" w:cs="Arial"/>
              <w:sz w:val="18"/>
              <w:szCs w:val="18"/>
              <w:lang w:val="x-none"/>
            </w:rPr>
          </w:rPrChange>
        </w:rPr>
        <w:t>[Congregation says, “Amen</w:t>
      </w:r>
      <w:r w:rsidRPr="0086025D">
        <w:rPr>
          <w:rFonts w:ascii="Arial" w:hAnsi="Arial" w:cs="Arial"/>
          <w:sz w:val="18"/>
          <w:szCs w:val="18"/>
        </w:rPr>
        <w:t>,</w:t>
      </w:r>
      <w:r w:rsidRPr="00114DD5">
        <w:rPr>
          <w:rFonts w:ascii="Arial" w:hAnsi="Arial" w:cs="Arial"/>
          <w:sz w:val="18"/>
          <w:szCs w:val="18"/>
          <w:rPrChange w:author="Transcriber01 JHB" w:date="2025-08-22T12:28:00Z" w16du:dateUtc="2025-08-22T10:28:00Z" w:id="1082">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1083">
            <w:rPr>
              <w:rFonts w:ascii="Arial" w:hAnsi="Arial" w:cs="Arial"/>
              <w:sz w:val="28"/>
              <w:szCs w:val="28"/>
              <w:lang w:val="x-none"/>
            </w:rPr>
          </w:rPrChange>
        </w:rPr>
        <w:t xml:space="preserve"> </w:t>
      </w:r>
      <w:proofErr w:type="spellStart"/>
      <w:r w:rsidRPr="00114DD5">
        <w:rPr>
          <w:rFonts w:ascii="Arial" w:hAnsi="Arial" w:cs="Arial"/>
          <w:sz w:val="28"/>
          <w:szCs w:val="28"/>
        </w:rPr>
        <w:t>ndinovimbisa</w:t>
      </w:r>
      <w:proofErr w:type="spellEnd"/>
      <w:r w:rsidRPr="00114DD5">
        <w:rPr>
          <w:rFonts w:ascii="Arial" w:hAnsi="Arial" w:cs="Arial"/>
          <w:sz w:val="28"/>
          <w:szCs w:val="28"/>
        </w:rPr>
        <w:t xml:space="preserve"> </w:t>
      </w:r>
      <w:proofErr w:type="spellStart"/>
      <w:r w:rsidRPr="00114DD5">
        <w:rPr>
          <w:rFonts w:ascii="Arial" w:hAnsi="Arial" w:cs="Arial"/>
          <w:sz w:val="28"/>
          <w:szCs w:val="28"/>
        </w:rPr>
        <w:t>kuti</w:t>
      </w:r>
      <w:proofErr w:type="spellEnd"/>
      <w:r w:rsidRPr="00114DD5">
        <w:rPr>
          <w:rFonts w:ascii="Arial" w:hAnsi="Arial" w:cs="Arial"/>
          <w:sz w:val="28"/>
          <w:szCs w:val="28"/>
        </w:rPr>
        <w:t xml:space="preserve"> </w:t>
      </w:r>
      <w:proofErr w:type="spellStart"/>
      <w:r w:rsidRPr="00114DD5">
        <w:rPr>
          <w:rFonts w:ascii="Arial" w:hAnsi="Arial" w:cs="Arial"/>
          <w:sz w:val="28"/>
          <w:szCs w:val="28"/>
        </w:rPr>
        <w:t>ndichakupayi</w:t>
      </w:r>
      <w:proofErr w:type="spellEnd"/>
      <w:r w:rsidRPr="00114DD5">
        <w:rPr>
          <w:rFonts w:ascii="Arial" w:hAnsi="Arial" w:cs="Arial"/>
          <w:sz w:val="28"/>
          <w:szCs w:val="28"/>
        </w:rPr>
        <w:t xml:space="preserve"> </w:t>
      </w:r>
      <w:proofErr w:type="spellStart"/>
      <w:r w:rsidRPr="00114DD5">
        <w:rPr>
          <w:rFonts w:ascii="Arial" w:hAnsi="Arial" w:cs="Arial"/>
          <w:sz w:val="28"/>
          <w:szCs w:val="28"/>
        </w:rPr>
        <w:t>chegumi</w:t>
      </w:r>
      <w:proofErr w:type="spellEnd"/>
      <w:r w:rsidRPr="00114DD5">
        <w:rPr>
          <w:rFonts w:ascii="Arial" w:hAnsi="Arial" w:cs="Arial"/>
          <w:sz w:val="28"/>
          <w:szCs w:val="28"/>
        </w:rPr>
        <w:t xml:space="preserve"> </w:t>
      </w:r>
      <w:proofErr w:type="spellStart"/>
      <w:r w:rsidRPr="00114DD5">
        <w:rPr>
          <w:rFonts w:ascii="Arial" w:hAnsi="Arial" w:cs="Arial"/>
          <w:sz w:val="28"/>
          <w:szCs w:val="28"/>
        </w:rPr>
        <w:t>changu</w:t>
      </w:r>
      <w:proofErr w:type="spellEnd"/>
      <w:r w:rsidRPr="00114DD5">
        <w:rPr>
          <w:rFonts w:ascii="Arial" w:hAnsi="Arial" w:cs="Arial"/>
          <w:sz w:val="28"/>
          <w:szCs w:val="28"/>
        </w:rPr>
        <w:t>.”</w:t>
      </w:r>
      <w:r w:rsidRPr="00114DD5">
        <w:rPr>
          <w:rFonts w:ascii="Arial" w:hAnsi="Arial" w:cs="Arial"/>
          <w:sz w:val="18"/>
          <w:szCs w:val="18"/>
          <w:rPrChange w:author="Transcriber01 JHB" w:date="2025-08-22T12:28:00Z" w16du:dateUtc="2025-08-22T10:28:00Z" w:id="1084">
            <w:rPr>
              <w:rFonts w:ascii="Arial" w:hAnsi="Arial" w:cs="Arial"/>
              <w:sz w:val="18"/>
              <w:szCs w:val="18"/>
              <w:lang w:val="x-none"/>
            </w:rPr>
          </w:rPrChange>
        </w:rPr>
        <w:t xml:space="preserve"> [Congregation says, “Amen.”]</w:t>
      </w:r>
    </w:p>
    <w:p w:rsidRPr="00114DD5" w:rsidR="00420EA2" w:rsidDel="00914E75" w:rsidP="00420EA2" w:rsidRDefault="00420EA2" w14:paraId="5F20BA43" w14:textId="77777777">
      <w:pPr>
        <w:jc w:val="both"/>
        <w:rPr>
          <w:del w:author="Transcriber01 JHB" w:date="2025-08-22T12:17:00Z" w16du:dateUtc="2025-08-22T10:17:00Z" w:id="1085"/>
          <w:rFonts w:ascii="Arial" w:hAnsi="Arial" w:cs="Arial"/>
          <w:sz w:val="28"/>
          <w:szCs w:val="28"/>
          <w:rPrChange w:author="Transcriber01 JHB" w:date="2025-08-22T12:28:00Z" w16du:dateUtc="2025-08-22T10:28:00Z" w:id="1086">
            <w:rPr>
              <w:del w:author="Transcriber01 JHB" w:date="2025-08-22T12:17:00Z" w16du:dateUtc="2025-08-22T10:17:00Z" w:id="1087"/>
              <w:rFonts w:ascii="Arial" w:hAnsi="Arial" w:cs="Arial"/>
              <w:sz w:val="28"/>
              <w:szCs w:val="28"/>
              <w:lang w:val="x-none"/>
            </w:rPr>
          </w:rPrChange>
        </w:rPr>
      </w:pPr>
      <w:r w:rsidRPr="00114DD5">
        <w:rPr>
          <w:rFonts w:ascii="Arial" w:hAnsi="Arial" w:cs="Arial"/>
          <w:sz w:val="28"/>
          <w:szCs w:val="28"/>
        </w:rPr>
        <w:t xml:space="preserve">Amen! </w:t>
      </w:r>
      <w:r w:rsidRPr="00114DD5">
        <w:rPr>
          <w:rFonts w:ascii="Arial" w:hAnsi="Arial" w:cs="Arial"/>
          <w:sz w:val="18"/>
          <w:szCs w:val="18"/>
          <w:rPrChange w:author="Transcriber01 JHB" w:date="2025-08-22T12:28:00Z" w16du:dateUtc="2025-08-22T10:28:00Z" w:id="1088">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89">
            <w:rPr>
              <w:rFonts w:ascii="Arial" w:hAnsi="Arial" w:cs="Arial"/>
              <w:sz w:val="28"/>
              <w:szCs w:val="28"/>
              <w:lang w:val="x-none"/>
            </w:rPr>
          </w:rPrChange>
        </w:rPr>
        <w:t xml:space="preserve"> </w:t>
      </w:r>
    </w:p>
    <w:p w:rsidRPr="00114DD5" w:rsidR="00420EA2" w:rsidP="00420EA2" w:rsidRDefault="00420EA2" w14:paraId="05968BE9" w14:textId="77777777">
      <w:pPr>
        <w:jc w:val="both"/>
        <w:rPr>
          <w:rFonts w:ascii="Arial" w:hAnsi="Arial" w:cs="Arial"/>
          <w:sz w:val="28"/>
          <w:szCs w:val="28"/>
        </w:rPr>
      </w:pPr>
      <w:r w:rsidRPr="006B7A0D">
        <w:rPr>
          <w:rFonts w:ascii="Arial" w:hAnsi="Arial" w:cs="Arial"/>
          <w:sz w:val="28"/>
          <w:szCs w:val="28"/>
          <w:vertAlign w:val="superscript"/>
        </w:rPr>
        <w:t>492</w:t>
      </w:r>
      <w:r>
        <w:rPr>
          <w:rFonts w:ascii="Arial" w:hAnsi="Arial" w:cs="Arial"/>
          <w:sz w:val="28"/>
          <w:szCs w:val="28"/>
        </w:rPr>
        <w:t xml:space="preserve"> </w:t>
      </w:r>
      <w:r w:rsidRPr="00114DD5">
        <w:rPr>
          <w:rFonts w:ascii="Arial" w:hAnsi="Arial" w:cs="Arial"/>
          <w:sz w:val="28"/>
          <w:szCs w:val="28"/>
        </w:rPr>
        <w:t>“</w:t>
      </w:r>
      <w:proofErr w:type="spellStart"/>
      <w:r w:rsidRPr="00114DD5">
        <w:rPr>
          <w:rFonts w:ascii="Arial" w:hAnsi="Arial" w:cs="Arial"/>
          <w:sz w:val="28"/>
          <w:szCs w:val="28"/>
        </w:rPr>
        <w:t>Mukandiropafadza</w:t>
      </w:r>
      <w:proofErr w:type="spellEnd"/>
      <w:r w:rsidRPr="00114DD5">
        <w:rPr>
          <w:rFonts w:ascii="Arial" w:hAnsi="Arial" w:cs="Arial"/>
          <w:sz w:val="28"/>
          <w:szCs w:val="28"/>
        </w:rPr>
        <w:t xml:space="preserve"> Baba, </w:t>
      </w:r>
      <w:r w:rsidRPr="00114DD5">
        <w:rPr>
          <w:rFonts w:ascii="Arial" w:hAnsi="Arial" w:cs="Arial"/>
          <w:sz w:val="18"/>
          <w:szCs w:val="18"/>
          <w:rPrChange w:author="Transcriber01 JHB" w:date="2025-08-22T12:28:00Z" w16du:dateUtc="2025-08-22T10:28:00Z" w:id="1090">
            <w:rPr>
              <w:rFonts w:ascii="Arial" w:hAnsi="Arial" w:cs="Arial"/>
              <w:sz w:val="18"/>
              <w:szCs w:val="18"/>
              <w:lang w:val="x-none"/>
            </w:rPr>
          </w:rPrChange>
        </w:rPr>
        <w:t>[Congregation says, “Amen</w:t>
      </w:r>
      <w:r w:rsidRPr="00C6347B">
        <w:rPr>
          <w:rFonts w:ascii="Arial" w:hAnsi="Arial" w:cs="Arial"/>
          <w:sz w:val="18"/>
          <w:szCs w:val="18"/>
        </w:rPr>
        <w:t>,</w:t>
      </w:r>
      <w:r w:rsidRPr="00916D0C">
        <w:rPr>
          <w:rFonts w:ascii="Arial" w:hAnsi="Arial" w:cs="Arial"/>
          <w:sz w:val="18"/>
          <w:szCs w:val="18"/>
        </w:rPr>
        <w:t>”]</w:t>
      </w:r>
      <w:r w:rsidRPr="00916D0C">
        <w:rPr>
          <w:rFonts w:ascii="Arial" w:hAnsi="Arial" w:cs="Arial"/>
          <w:sz w:val="28"/>
          <w:szCs w:val="28"/>
        </w:rPr>
        <w:t xml:space="preserve"> </w:t>
      </w:r>
      <w:proofErr w:type="spellStart"/>
      <w:r w:rsidRPr="00114DD5">
        <w:rPr>
          <w:rFonts w:ascii="Arial" w:hAnsi="Arial" w:cs="Arial"/>
          <w:sz w:val="28"/>
          <w:szCs w:val="28"/>
        </w:rPr>
        <w:t>ndichatenda</w:t>
      </w:r>
      <w:proofErr w:type="spellEnd"/>
      <w:r w:rsidRPr="00114DD5">
        <w:rPr>
          <w:rFonts w:ascii="Arial" w:hAnsi="Arial" w:cs="Arial"/>
          <w:sz w:val="28"/>
          <w:szCs w:val="28"/>
        </w:rPr>
        <w:t xml:space="preserve"> </w:t>
      </w:r>
      <w:proofErr w:type="spellStart"/>
      <w:r w:rsidRPr="00114DD5">
        <w:rPr>
          <w:rFonts w:ascii="Arial" w:hAnsi="Arial" w:cs="Arial"/>
          <w:sz w:val="28"/>
          <w:szCs w:val="28"/>
        </w:rPr>
        <w:t>kuti</w:t>
      </w:r>
      <w:proofErr w:type="spellEnd"/>
      <w:r w:rsidRPr="00114DD5">
        <w:rPr>
          <w:rFonts w:ascii="Arial" w:hAnsi="Arial" w:cs="Arial"/>
          <w:sz w:val="28"/>
          <w:szCs w:val="28"/>
        </w:rPr>
        <w:t xml:space="preserve"> </w:t>
      </w:r>
      <w:proofErr w:type="spellStart"/>
      <w:r w:rsidRPr="00114DD5">
        <w:rPr>
          <w:rFonts w:ascii="Arial" w:hAnsi="Arial" w:cs="Arial"/>
          <w:sz w:val="28"/>
          <w:szCs w:val="28"/>
        </w:rPr>
        <w:t>ndiri</w:t>
      </w:r>
      <w:proofErr w:type="spellEnd"/>
      <w:r w:rsidRPr="00114DD5">
        <w:rPr>
          <w:rFonts w:ascii="Arial" w:hAnsi="Arial" w:cs="Arial"/>
          <w:sz w:val="28"/>
          <w:szCs w:val="28"/>
        </w:rPr>
        <w:t xml:space="preserve"> </w:t>
      </w:r>
      <w:proofErr w:type="spellStart"/>
      <w:r w:rsidRPr="00114DD5">
        <w:rPr>
          <w:rFonts w:ascii="Arial" w:hAnsi="Arial" w:cs="Arial"/>
          <w:sz w:val="28"/>
          <w:szCs w:val="28"/>
        </w:rPr>
        <w:t>panzvimbo</w:t>
      </w:r>
      <w:proofErr w:type="spellEnd"/>
      <w:r w:rsidRPr="00114DD5">
        <w:rPr>
          <w:rFonts w:ascii="Arial" w:hAnsi="Arial" w:cs="Arial"/>
          <w:sz w:val="28"/>
          <w:szCs w:val="28"/>
        </w:rPr>
        <w:t xml:space="preserve"> </w:t>
      </w:r>
      <w:proofErr w:type="spellStart"/>
      <w:r w:rsidRPr="00114DD5">
        <w:rPr>
          <w:rFonts w:ascii="Arial" w:hAnsi="Arial" w:cs="Arial"/>
          <w:sz w:val="28"/>
          <w:szCs w:val="28"/>
        </w:rPr>
        <w:t>yakaiswa</w:t>
      </w:r>
      <w:proofErr w:type="spellEnd"/>
      <w:r w:rsidRPr="00114DD5">
        <w:rPr>
          <w:rFonts w:ascii="Arial" w:hAnsi="Arial" w:cs="Arial"/>
          <w:sz w:val="28"/>
          <w:szCs w:val="28"/>
        </w:rPr>
        <w:t xml:space="preserve"> Zita Renyu! </w:t>
      </w:r>
      <w:r w:rsidRPr="00916D0C">
        <w:rPr>
          <w:rFonts w:ascii="Arial" w:hAnsi="Arial" w:cs="Arial"/>
          <w:sz w:val="18"/>
          <w:szCs w:val="18"/>
        </w:rPr>
        <w:t>[Congregation says, “Amen.”]</w:t>
      </w:r>
      <w:r w:rsidRPr="00916D0C">
        <w:rPr>
          <w:rFonts w:ascii="Arial" w:hAnsi="Arial" w:cs="Arial"/>
          <w:sz w:val="28"/>
          <w:szCs w:val="28"/>
        </w:rPr>
        <w:t xml:space="preserve"> </w:t>
      </w:r>
      <w:r w:rsidRPr="00114DD5">
        <w:rPr>
          <w:rFonts w:ascii="Arial" w:hAnsi="Arial" w:cs="Arial"/>
          <w:sz w:val="28"/>
          <w:szCs w:val="28"/>
        </w:rPr>
        <w:t>Amen!</w:t>
      </w:r>
      <w:r w:rsidRPr="00916D0C">
        <w:rPr>
          <w:rFonts w:ascii="Arial" w:hAnsi="Arial" w:cs="Arial"/>
          <w:sz w:val="18"/>
          <w:szCs w:val="18"/>
        </w:rPr>
        <w:t xml:space="preserve"> [Congregation says, “Amen.”]</w:t>
      </w:r>
      <w:r w:rsidRPr="00916D0C">
        <w:rPr>
          <w:rFonts w:ascii="Arial" w:hAnsi="Arial" w:cs="Arial"/>
          <w:sz w:val="28"/>
          <w:szCs w:val="28"/>
        </w:rPr>
        <w:t xml:space="preserve"> </w:t>
      </w:r>
      <w:r w:rsidRPr="00114DD5">
        <w:rPr>
          <w:rFonts w:ascii="Arial" w:hAnsi="Arial" w:cs="Arial"/>
          <w:sz w:val="28"/>
          <w:szCs w:val="28"/>
        </w:rPr>
        <w:t xml:space="preserve"> </w:t>
      </w:r>
      <w:proofErr w:type="spellStart"/>
      <w:r w:rsidRPr="00114DD5">
        <w:rPr>
          <w:rFonts w:ascii="Arial" w:hAnsi="Arial" w:cs="Arial"/>
          <w:sz w:val="28"/>
          <w:szCs w:val="28"/>
        </w:rPr>
        <w:t>Mukandiropafadza</w:t>
      </w:r>
      <w:proofErr w:type="spellEnd"/>
      <w:r w:rsidRPr="00114DD5">
        <w:rPr>
          <w:rFonts w:ascii="Arial" w:hAnsi="Arial" w:cs="Arial"/>
          <w:sz w:val="28"/>
          <w:szCs w:val="28"/>
        </w:rPr>
        <w:t xml:space="preserve"> Baba, </w:t>
      </w:r>
      <w:r w:rsidRPr="00916D0C">
        <w:rPr>
          <w:rFonts w:ascii="Arial" w:hAnsi="Arial" w:cs="Arial"/>
          <w:sz w:val="18"/>
          <w:szCs w:val="18"/>
        </w:rPr>
        <w:t>[Congregation says, “Amen,”]</w:t>
      </w:r>
      <w:r w:rsidRPr="00916D0C">
        <w:rPr>
          <w:rFonts w:ascii="Arial" w:hAnsi="Arial" w:cs="Arial"/>
          <w:sz w:val="28"/>
          <w:szCs w:val="28"/>
        </w:rPr>
        <w:t xml:space="preserve"> </w:t>
      </w:r>
      <w:proofErr w:type="spellStart"/>
      <w:r w:rsidRPr="00114DD5">
        <w:rPr>
          <w:rFonts w:ascii="Arial" w:hAnsi="Arial" w:cs="Arial"/>
          <w:sz w:val="28"/>
          <w:szCs w:val="28"/>
        </w:rPr>
        <w:t>ndichanongedzera</w:t>
      </w:r>
      <w:proofErr w:type="spellEnd"/>
      <w:r w:rsidRPr="00114DD5">
        <w:rPr>
          <w:rFonts w:ascii="Arial" w:hAnsi="Arial" w:cs="Arial"/>
          <w:sz w:val="28"/>
          <w:szCs w:val="28"/>
        </w:rPr>
        <w:t xml:space="preserve"> </w:t>
      </w:r>
      <w:proofErr w:type="spellStart"/>
      <w:r w:rsidRPr="00114DD5">
        <w:rPr>
          <w:rFonts w:ascii="Arial" w:hAnsi="Arial" w:cs="Arial"/>
          <w:sz w:val="28"/>
          <w:szCs w:val="28"/>
        </w:rPr>
        <w:t>vana</w:t>
      </w:r>
      <w:proofErr w:type="spellEnd"/>
      <w:r w:rsidRPr="00114DD5">
        <w:rPr>
          <w:rFonts w:ascii="Arial" w:hAnsi="Arial" w:cs="Arial"/>
          <w:sz w:val="28"/>
          <w:szCs w:val="28"/>
        </w:rPr>
        <w:t xml:space="preserve"> </w:t>
      </w:r>
      <w:proofErr w:type="spellStart"/>
      <w:r w:rsidRPr="00114DD5">
        <w:rPr>
          <w:rFonts w:ascii="Arial" w:hAnsi="Arial" w:cs="Arial"/>
          <w:sz w:val="28"/>
          <w:szCs w:val="28"/>
        </w:rPr>
        <w:t>vangu</w:t>
      </w:r>
      <w:proofErr w:type="spellEnd"/>
      <w:r w:rsidRPr="00114DD5">
        <w:rPr>
          <w:rFonts w:ascii="Arial" w:hAnsi="Arial" w:cs="Arial"/>
          <w:sz w:val="28"/>
          <w:szCs w:val="28"/>
        </w:rPr>
        <w:t xml:space="preserve"> </w:t>
      </w:r>
      <w:proofErr w:type="spellStart"/>
      <w:r w:rsidRPr="00114DD5">
        <w:rPr>
          <w:rFonts w:ascii="Arial" w:hAnsi="Arial" w:cs="Arial"/>
          <w:sz w:val="28"/>
          <w:szCs w:val="28"/>
        </w:rPr>
        <w:t>kwaMuri</w:t>
      </w:r>
      <w:proofErr w:type="spellEnd"/>
      <w:r w:rsidRPr="00114DD5">
        <w:rPr>
          <w:rFonts w:ascii="Arial" w:hAnsi="Arial" w:cs="Arial"/>
          <w:sz w:val="28"/>
          <w:szCs w:val="28"/>
        </w:rPr>
        <w:t xml:space="preserve">! </w:t>
      </w:r>
      <w:r w:rsidRPr="006819BF">
        <w:rPr>
          <w:rFonts w:ascii="Arial" w:hAnsi="Arial" w:cs="Arial"/>
          <w:sz w:val="18"/>
          <w:szCs w:val="18"/>
        </w:rPr>
        <w:t>[Congregation says, “Amen.”]</w:t>
      </w:r>
      <w:r w:rsidRPr="006819BF">
        <w:rPr>
          <w:rFonts w:ascii="Arial" w:hAnsi="Arial" w:cs="Arial"/>
          <w:sz w:val="28"/>
          <w:szCs w:val="28"/>
        </w:rPr>
        <w:t xml:space="preserve"> </w:t>
      </w:r>
      <w:proofErr w:type="spellStart"/>
      <w:r w:rsidRPr="00114DD5">
        <w:rPr>
          <w:rFonts w:ascii="Arial" w:hAnsi="Arial" w:cs="Arial"/>
          <w:sz w:val="28"/>
          <w:szCs w:val="28"/>
        </w:rPr>
        <w:t>Ndimi</w:t>
      </w:r>
      <w:proofErr w:type="spellEnd"/>
      <w:r w:rsidRPr="00114DD5">
        <w:rPr>
          <w:rFonts w:ascii="Arial" w:hAnsi="Arial" w:cs="Arial"/>
          <w:sz w:val="28"/>
          <w:szCs w:val="28"/>
        </w:rPr>
        <w:t xml:space="preserve"> Mwari </w:t>
      </w:r>
      <w:proofErr w:type="spellStart"/>
      <w:r w:rsidRPr="00114DD5">
        <w:rPr>
          <w:rFonts w:ascii="Arial" w:hAnsi="Arial" w:cs="Arial"/>
          <w:sz w:val="28"/>
          <w:szCs w:val="28"/>
        </w:rPr>
        <w:t>wedzinza</w:t>
      </w:r>
      <w:proofErr w:type="spellEnd"/>
      <w:r w:rsidRPr="00114DD5">
        <w:rPr>
          <w:rFonts w:ascii="Arial" w:hAnsi="Arial" w:cs="Arial"/>
          <w:sz w:val="28"/>
          <w:szCs w:val="28"/>
        </w:rPr>
        <w:t xml:space="preserve"> </w:t>
      </w:r>
      <w:proofErr w:type="spellStart"/>
      <w:r w:rsidRPr="00114DD5">
        <w:rPr>
          <w:rFonts w:ascii="Arial" w:hAnsi="Arial" w:cs="Arial"/>
          <w:sz w:val="28"/>
          <w:szCs w:val="28"/>
        </w:rPr>
        <w:t>rangu</w:t>
      </w:r>
      <w:proofErr w:type="spellEnd"/>
      <w:r w:rsidRPr="00114DD5">
        <w:rPr>
          <w:rFonts w:ascii="Arial" w:hAnsi="Arial" w:cs="Arial"/>
          <w:sz w:val="28"/>
          <w:szCs w:val="28"/>
        </w:rPr>
        <w:t xml:space="preserve">. </w:t>
      </w:r>
      <w:r w:rsidRPr="006819BF">
        <w:rPr>
          <w:rFonts w:ascii="Arial" w:hAnsi="Arial" w:cs="Arial"/>
          <w:sz w:val="18"/>
          <w:szCs w:val="18"/>
        </w:rPr>
        <w:t>[Congregation says, “Amen.”]</w:t>
      </w:r>
      <w:r w:rsidRPr="006819BF">
        <w:rPr>
          <w:rFonts w:ascii="Arial" w:hAnsi="Arial" w:cs="Arial"/>
          <w:sz w:val="28"/>
          <w:szCs w:val="28"/>
        </w:rPr>
        <w:t xml:space="preserve"> </w:t>
      </w:r>
      <w:proofErr w:type="spellStart"/>
      <w:r w:rsidRPr="00114DD5">
        <w:rPr>
          <w:rFonts w:ascii="Arial" w:hAnsi="Arial" w:cs="Arial"/>
          <w:sz w:val="28"/>
          <w:szCs w:val="28"/>
        </w:rPr>
        <w:t>Ndimi</w:t>
      </w:r>
      <w:proofErr w:type="spellEnd"/>
      <w:r w:rsidRPr="00114DD5">
        <w:rPr>
          <w:rFonts w:ascii="Arial" w:hAnsi="Arial" w:cs="Arial"/>
          <w:sz w:val="28"/>
          <w:szCs w:val="28"/>
        </w:rPr>
        <w:t xml:space="preserve"> Mwari </w:t>
      </w:r>
      <w:proofErr w:type="spellStart"/>
      <w:r w:rsidRPr="00114DD5">
        <w:rPr>
          <w:rFonts w:ascii="Arial" w:hAnsi="Arial" w:cs="Arial"/>
          <w:sz w:val="28"/>
          <w:szCs w:val="28"/>
        </w:rPr>
        <w:t>wevana</w:t>
      </w:r>
      <w:proofErr w:type="spellEnd"/>
      <w:r w:rsidRPr="00114DD5">
        <w:rPr>
          <w:rFonts w:ascii="Arial" w:hAnsi="Arial" w:cs="Arial"/>
          <w:sz w:val="28"/>
          <w:szCs w:val="28"/>
        </w:rPr>
        <w:t xml:space="preserve"> </w:t>
      </w:r>
      <w:proofErr w:type="spellStart"/>
      <w:r w:rsidRPr="00114DD5">
        <w:rPr>
          <w:rFonts w:ascii="Arial" w:hAnsi="Arial" w:cs="Arial"/>
          <w:sz w:val="28"/>
          <w:szCs w:val="28"/>
        </w:rPr>
        <w:t>vangu</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91">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92">
            <w:rPr>
              <w:rFonts w:ascii="Arial" w:hAnsi="Arial" w:cs="Arial"/>
              <w:sz w:val="28"/>
              <w:szCs w:val="28"/>
              <w:lang w:val="x-none"/>
            </w:rPr>
          </w:rPrChange>
        </w:rPr>
        <w:t xml:space="preserve"> </w:t>
      </w:r>
      <w:proofErr w:type="spellStart"/>
      <w:r w:rsidRPr="00114DD5">
        <w:rPr>
          <w:rFonts w:ascii="Arial" w:hAnsi="Arial" w:cs="Arial"/>
          <w:sz w:val="28"/>
          <w:szCs w:val="28"/>
        </w:rPr>
        <w:t>Ndimi</w:t>
      </w:r>
      <w:proofErr w:type="spellEnd"/>
      <w:r w:rsidRPr="00114DD5">
        <w:rPr>
          <w:rFonts w:ascii="Arial" w:hAnsi="Arial" w:cs="Arial"/>
          <w:sz w:val="28"/>
          <w:szCs w:val="28"/>
        </w:rPr>
        <w:t xml:space="preserve"> </w:t>
      </w:r>
      <w:r w:rsidRPr="00114DD5">
        <w:rPr>
          <w:rFonts w:ascii="Arial" w:hAnsi="Arial" w:cs="Arial"/>
          <w:sz w:val="28"/>
          <w:szCs w:val="28"/>
        </w:rPr>
        <w:t xml:space="preserve">Mwari </w:t>
      </w:r>
      <w:proofErr w:type="spellStart"/>
      <w:r w:rsidRPr="00114DD5">
        <w:rPr>
          <w:rFonts w:ascii="Arial" w:hAnsi="Arial" w:cs="Arial"/>
          <w:sz w:val="28"/>
          <w:szCs w:val="28"/>
        </w:rPr>
        <w:t>wevakadzi</w:t>
      </w:r>
      <w:proofErr w:type="spellEnd"/>
      <w:r w:rsidRPr="00114DD5">
        <w:rPr>
          <w:rFonts w:ascii="Arial" w:hAnsi="Arial" w:cs="Arial"/>
          <w:sz w:val="28"/>
          <w:szCs w:val="28"/>
        </w:rPr>
        <w:t xml:space="preserve"> </w:t>
      </w:r>
      <w:proofErr w:type="spellStart"/>
      <w:r w:rsidRPr="00114DD5">
        <w:rPr>
          <w:rFonts w:ascii="Arial" w:hAnsi="Arial" w:cs="Arial"/>
          <w:sz w:val="28"/>
          <w:szCs w:val="28"/>
        </w:rPr>
        <w:t>vangu</w:t>
      </w:r>
      <w:proofErr w:type="spellEnd"/>
      <w:r w:rsidRPr="00114DD5">
        <w:rPr>
          <w:rFonts w:ascii="Arial" w:hAnsi="Arial" w:cs="Arial"/>
          <w:sz w:val="28"/>
          <w:szCs w:val="28"/>
        </w:rPr>
        <w:t xml:space="preserve">! </w:t>
      </w:r>
      <w:r w:rsidRPr="001553C9">
        <w:rPr>
          <w:rFonts w:ascii="Arial" w:hAnsi="Arial" w:cs="Arial"/>
          <w:sz w:val="18"/>
          <w:szCs w:val="18"/>
        </w:rPr>
        <w:t>[Congregation says, “Amen.”]</w:t>
      </w:r>
      <w:r w:rsidRPr="001553C9">
        <w:rPr>
          <w:rFonts w:ascii="Arial" w:hAnsi="Arial" w:cs="Arial"/>
          <w:sz w:val="28"/>
          <w:szCs w:val="28"/>
        </w:rPr>
        <w:t xml:space="preserve"> </w:t>
      </w:r>
      <w:r w:rsidRPr="00114DD5">
        <w:rPr>
          <w:rFonts w:ascii="Arial" w:hAnsi="Arial" w:cs="Arial"/>
          <w:sz w:val="28"/>
          <w:szCs w:val="28"/>
        </w:rPr>
        <w:t xml:space="preserve">Mwari </w:t>
      </w:r>
      <w:proofErr w:type="spellStart"/>
      <w:r w:rsidRPr="00114DD5">
        <w:rPr>
          <w:rFonts w:ascii="Arial" w:hAnsi="Arial" w:cs="Arial"/>
          <w:sz w:val="28"/>
          <w:szCs w:val="28"/>
        </w:rPr>
        <w:t>ndiropafadzeyi</w:t>
      </w:r>
      <w:proofErr w:type="spellEnd"/>
      <w:r w:rsidRPr="00114DD5">
        <w:rPr>
          <w:rFonts w:ascii="Arial" w:hAnsi="Arial" w:cs="Arial"/>
          <w:sz w:val="28"/>
          <w:szCs w:val="28"/>
        </w:rPr>
        <w:t>!” </w:t>
      </w:r>
      <w:r w:rsidRPr="001553C9">
        <w:rPr>
          <w:rFonts w:ascii="Arial" w:hAnsi="Arial" w:cs="Arial"/>
          <w:sz w:val="18"/>
          <w:szCs w:val="18"/>
        </w:rPr>
        <w:t>[Congregation says, “Amen.”]</w:t>
      </w:r>
    </w:p>
    <w:p w:rsidRPr="00114DD5" w:rsidR="00420EA2" w:rsidDel="000C0211" w:rsidP="00420EA2" w:rsidRDefault="00420EA2" w14:paraId="7B822EE0" w14:textId="77777777">
      <w:pPr>
        <w:jc w:val="both"/>
        <w:rPr>
          <w:del w:author="Transcriber01 JHB" w:date="2025-08-22T12:19:00Z" w16du:dateUtc="2025-08-22T10:19:00Z" w:id="1093"/>
          <w:rFonts w:ascii="Arial" w:hAnsi="Arial" w:cs="Arial"/>
          <w:sz w:val="28"/>
          <w:szCs w:val="28"/>
        </w:rPr>
      </w:pPr>
      <w:r w:rsidRPr="002F0DEE">
        <w:rPr>
          <w:rFonts w:ascii="Arial" w:hAnsi="Arial" w:cs="Arial"/>
          <w:sz w:val="28"/>
          <w:szCs w:val="28"/>
          <w:vertAlign w:val="superscript"/>
        </w:rPr>
        <w:t>493</w:t>
      </w:r>
      <w:r>
        <w:rPr>
          <w:rFonts w:ascii="Arial" w:hAnsi="Arial" w:cs="Arial"/>
          <w:sz w:val="28"/>
          <w:szCs w:val="28"/>
        </w:rPr>
        <w:t xml:space="preserve"> </w:t>
      </w:r>
      <w:proofErr w:type="spellStart"/>
      <w:r w:rsidRPr="00114DD5">
        <w:rPr>
          <w:rFonts w:ascii="Arial" w:hAnsi="Arial" w:cs="Arial"/>
          <w:sz w:val="28"/>
          <w:szCs w:val="28"/>
        </w:rPr>
        <w:t>Woti</w:t>
      </w:r>
      <w:proofErr w:type="spellEnd"/>
      <w:r w:rsidRPr="00114DD5">
        <w:rPr>
          <w:rFonts w:ascii="Arial" w:hAnsi="Arial" w:cs="Arial"/>
          <w:sz w:val="28"/>
          <w:szCs w:val="28"/>
        </w:rPr>
        <w:t xml:space="preserve">, “Mwari </w:t>
      </w:r>
      <w:proofErr w:type="spellStart"/>
      <w:r w:rsidRPr="00114DD5">
        <w:rPr>
          <w:rFonts w:ascii="Arial" w:hAnsi="Arial" w:cs="Arial"/>
          <w:sz w:val="28"/>
          <w:szCs w:val="28"/>
        </w:rPr>
        <w:t>nditungamirireyi</w:t>
      </w:r>
      <w:proofErr w:type="spellEnd"/>
      <w:r w:rsidRPr="00114DD5">
        <w:rPr>
          <w:rFonts w:ascii="Arial" w:hAnsi="Arial" w:cs="Arial"/>
          <w:sz w:val="28"/>
          <w:szCs w:val="28"/>
        </w:rPr>
        <w:t xml:space="preserve"> kuna Jakobho. </w:t>
      </w:r>
      <w:r w:rsidRPr="003508EE">
        <w:rPr>
          <w:rFonts w:ascii="Arial" w:hAnsi="Arial" w:cs="Arial"/>
          <w:sz w:val="18"/>
          <w:szCs w:val="18"/>
        </w:rPr>
        <w:t>[Congregation says, “Amen.”]</w:t>
      </w:r>
      <w:r w:rsidRPr="003508EE">
        <w:rPr>
          <w:rFonts w:ascii="Arial" w:hAnsi="Arial" w:cs="Arial"/>
          <w:sz w:val="28"/>
          <w:szCs w:val="28"/>
        </w:rPr>
        <w:t xml:space="preserve"> </w:t>
      </w:r>
      <w:proofErr w:type="spellStart"/>
      <w:r w:rsidRPr="00114DD5">
        <w:rPr>
          <w:rFonts w:ascii="Arial" w:hAnsi="Arial" w:cs="Arial"/>
          <w:sz w:val="28"/>
          <w:szCs w:val="28"/>
        </w:rPr>
        <w:t>Nditungamirireyi</w:t>
      </w:r>
      <w:proofErr w:type="spellEnd"/>
      <w:r w:rsidRPr="00114DD5">
        <w:rPr>
          <w:rFonts w:ascii="Arial" w:hAnsi="Arial" w:cs="Arial"/>
          <w:sz w:val="28"/>
          <w:szCs w:val="28"/>
        </w:rPr>
        <w:t xml:space="preserve"> kuna </w:t>
      </w:r>
      <w:proofErr w:type="spellStart"/>
      <w:r w:rsidRPr="00114DD5">
        <w:rPr>
          <w:rFonts w:ascii="Arial" w:hAnsi="Arial" w:cs="Arial"/>
          <w:sz w:val="28"/>
          <w:szCs w:val="28"/>
        </w:rPr>
        <w:t>Abrahama</w:t>
      </w:r>
      <w:proofErr w:type="spellEnd"/>
      <w:r w:rsidRPr="00114DD5">
        <w:rPr>
          <w:rFonts w:ascii="Arial" w:hAnsi="Arial" w:cs="Arial"/>
          <w:sz w:val="28"/>
          <w:szCs w:val="28"/>
        </w:rPr>
        <w:t xml:space="preserve">! </w:t>
      </w:r>
      <w:r w:rsidRPr="003508EE">
        <w:rPr>
          <w:rFonts w:ascii="Arial" w:hAnsi="Arial" w:cs="Arial"/>
          <w:sz w:val="18"/>
          <w:szCs w:val="18"/>
        </w:rPr>
        <w:t>[Congregation says, “Amen.”]</w:t>
      </w:r>
      <w:r w:rsidRPr="003508EE">
        <w:rPr>
          <w:rFonts w:ascii="Arial" w:hAnsi="Arial" w:cs="Arial"/>
          <w:sz w:val="28"/>
          <w:szCs w:val="28"/>
        </w:rPr>
        <w:t xml:space="preserve"> </w:t>
      </w:r>
      <w:proofErr w:type="spellStart"/>
      <w:r w:rsidRPr="00114DD5">
        <w:rPr>
          <w:rFonts w:ascii="Arial" w:hAnsi="Arial" w:cs="Arial"/>
          <w:sz w:val="28"/>
          <w:szCs w:val="28"/>
        </w:rPr>
        <w:t>Nditungamirireyi</w:t>
      </w:r>
      <w:proofErr w:type="spellEnd"/>
      <w:r w:rsidRPr="00114DD5">
        <w:rPr>
          <w:rFonts w:ascii="Arial" w:hAnsi="Arial" w:cs="Arial"/>
          <w:sz w:val="28"/>
          <w:szCs w:val="28"/>
        </w:rPr>
        <w:t xml:space="preserve"> kuna Josefa!</w:t>
      </w:r>
      <w:r w:rsidRPr="00EA1A2D">
        <w:rPr>
          <w:rFonts w:ascii="Arial" w:hAnsi="Arial" w:cs="Arial"/>
          <w:sz w:val="18"/>
          <w:szCs w:val="18"/>
        </w:rPr>
        <w:t xml:space="preserve"> [Congregation says, “Amen.”]</w:t>
      </w:r>
      <w:r w:rsidRPr="00114DD5">
        <w:rPr>
          <w:rFonts w:ascii="Arial" w:hAnsi="Arial" w:cs="Arial"/>
          <w:sz w:val="28"/>
          <w:szCs w:val="28"/>
        </w:rPr>
        <w:t xml:space="preserve"> </w:t>
      </w:r>
    </w:p>
    <w:p w:rsidRPr="00114DD5" w:rsidR="00420EA2" w:rsidP="00420EA2" w:rsidRDefault="00420EA2" w14:paraId="4C4D4148" w14:textId="77777777">
      <w:pPr>
        <w:jc w:val="both"/>
        <w:rPr>
          <w:rFonts w:ascii="Arial" w:hAnsi="Arial" w:cs="Arial"/>
          <w:sz w:val="28"/>
          <w:szCs w:val="28"/>
        </w:rPr>
      </w:pPr>
      <w:r w:rsidRPr="006B7A0D">
        <w:rPr>
          <w:rFonts w:ascii="Arial" w:hAnsi="Arial" w:cs="Arial"/>
          <w:sz w:val="28"/>
          <w:szCs w:val="28"/>
          <w:vertAlign w:val="superscript"/>
        </w:rPr>
        <w:t>49</w:t>
      </w:r>
      <w:r>
        <w:rPr>
          <w:rFonts w:ascii="Arial" w:hAnsi="Arial" w:cs="Arial"/>
          <w:sz w:val="28"/>
          <w:szCs w:val="28"/>
          <w:vertAlign w:val="superscript"/>
        </w:rPr>
        <w:t>4</w:t>
      </w:r>
      <w:r>
        <w:rPr>
          <w:rFonts w:ascii="Arial" w:hAnsi="Arial" w:cs="Arial"/>
          <w:sz w:val="28"/>
          <w:szCs w:val="28"/>
        </w:rPr>
        <w:t xml:space="preserve"> </w:t>
      </w:r>
      <w:proofErr w:type="spellStart"/>
      <w:r w:rsidRPr="00114DD5">
        <w:rPr>
          <w:rFonts w:ascii="Arial" w:hAnsi="Arial" w:cs="Arial"/>
          <w:sz w:val="28"/>
          <w:szCs w:val="28"/>
        </w:rPr>
        <w:t>Ndoda</w:t>
      </w:r>
      <w:proofErr w:type="spellEnd"/>
      <w:r w:rsidRPr="00114DD5">
        <w:rPr>
          <w:rFonts w:ascii="Arial" w:hAnsi="Arial" w:cs="Arial"/>
          <w:sz w:val="28"/>
          <w:szCs w:val="28"/>
        </w:rPr>
        <w:t xml:space="preserve"> </w:t>
      </w:r>
      <w:proofErr w:type="spellStart"/>
      <w:r w:rsidRPr="00114DD5">
        <w:rPr>
          <w:rFonts w:ascii="Arial" w:hAnsi="Arial" w:cs="Arial"/>
          <w:sz w:val="28"/>
          <w:szCs w:val="28"/>
        </w:rPr>
        <w:t>murume</w:t>
      </w:r>
      <w:proofErr w:type="spellEnd"/>
      <w:r w:rsidRPr="00114DD5">
        <w:rPr>
          <w:rFonts w:ascii="Arial" w:hAnsi="Arial" w:cs="Arial"/>
          <w:sz w:val="28"/>
          <w:szCs w:val="28"/>
        </w:rPr>
        <w:t xml:space="preserve"> </w:t>
      </w:r>
      <w:proofErr w:type="spellStart"/>
      <w:r w:rsidRPr="00114DD5">
        <w:rPr>
          <w:rFonts w:ascii="Arial" w:hAnsi="Arial" w:cs="Arial"/>
          <w:sz w:val="28"/>
          <w:szCs w:val="28"/>
        </w:rPr>
        <w:t>anotenda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094">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95">
            <w:rPr>
              <w:rFonts w:ascii="Arial" w:hAnsi="Arial" w:cs="Arial"/>
              <w:sz w:val="28"/>
              <w:szCs w:val="28"/>
              <w:lang w:val="x-none"/>
            </w:rPr>
          </w:rPrChange>
        </w:rPr>
        <w:t xml:space="preserve"> </w:t>
      </w:r>
      <w:proofErr w:type="spellStart"/>
      <w:r w:rsidRPr="00114DD5">
        <w:rPr>
          <w:rFonts w:ascii="Arial" w:hAnsi="Arial" w:cs="Arial"/>
          <w:sz w:val="28"/>
          <w:szCs w:val="28"/>
        </w:rPr>
        <w:t>Murume</w:t>
      </w:r>
      <w:proofErr w:type="spellEnd"/>
      <w:r w:rsidRPr="00114DD5">
        <w:rPr>
          <w:rFonts w:ascii="Arial" w:hAnsi="Arial" w:cs="Arial"/>
          <w:sz w:val="28"/>
          <w:szCs w:val="28"/>
        </w:rPr>
        <w:t xml:space="preserve"> </w:t>
      </w:r>
      <w:proofErr w:type="spellStart"/>
      <w:r w:rsidRPr="00114DD5">
        <w:rPr>
          <w:rFonts w:ascii="Arial" w:hAnsi="Arial" w:cs="Arial"/>
          <w:sz w:val="28"/>
          <w:szCs w:val="28"/>
        </w:rPr>
        <w:t>anogamuchira</w:t>
      </w:r>
      <w:proofErr w:type="spellEnd"/>
      <w:r w:rsidRPr="00114DD5">
        <w:rPr>
          <w:rFonts w:ascii="Arial" w:hAnsi="Arial" w:cs="Arial"/>
          <w:sz w:val="28"/>
          <w:szCs w:val="28"/>
        </w:rPr>
        <w:t xml:space="preserve"> Shoko! </w:t>
      </w:r>
      <w:r w:rsidRPr="00114DD5">
        <w:rPr>
          <w:rFonts w:ascii="Arial" w:hAnsi="Arial" w:cs="Arial"/>
          <w:sz w:val="18"/>
          <w:szCs w:val="18"/>
          <w:rPrChange w:author="Transcriber01 JHB" w:date="2025-08-22T12:28:00Z" w16du:dateUtc="2025-08-22T10:28:00Z" w:id="1096">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097">
            <w:rPr>
              <w:rFonts w:ascii="Arial" w:hAnsi="Arial" w:cs="Arial"/>
              <w:sz w:val="28"/>
              <w:szCs w:val="28"/>
              <w:lang w:val="x-none"/>
            </w:rPr>
          </w:rPrChange>
        </w:rPr>
        <w:t xml:space="preserve"> </w:t>
      </w:r>
      <w:proofErr w:type="spellStart"/>
      <w:r w:rsidRPr="00114DD5">
        <w:rPr>
          <w:rFonts w:ascii="Arial" w:hAnsi="Arial" w:cs="Arial"/>
          <w:sz w:val="28"/>
          <w:szCs w:val="28"/>
        </w:rPr>
        <w:t>Murume</w:t>
      </w:r>
      <w:proofErr w:type="spellEnd"/>
      <w:r w:rsidRPr="00114DD5">
        <w:rPr>
          <w:rFonts w:ascii="Arial" w:hAnsi="Arial" w:cs="Arial"/>
          <w:sz w:val="28"/>
          <w:szCs w:val="28"/>
        </w:rPr>
        <w:t xml:space="preserve"> </w:t>
      </w:r>
      <w:proofErr w:type="spellStart"/>
      <w:r w:rsidRPr="00114DD5">
        <w:rPr>
          <w:rFonts w:ascii="Arial" w:hAnsi="Arial" w:cs="Arial"/>
          <w:sz w:val="28"/>
          <w:szCs w:val="28"/>
        </w:rPr>
        <w:t>anoraira</w:t>
      </w:r>
      <w:proofErr w:type="spellEnd"/>
      <w:r w:rsidRPr="00114DD5">
        <w:rPr>
          <w:rFonts w:ascii="Arial" w:hAnsi="Arial" w:cs="Arial"/>
          <w:sz w:val="28"/>
          <w:szCs w:val="28"/>
        </w:rPr>
        <w:t xml:space="preserve"> </w:t>
      </w:r>
      <w:proofErr w:type="spellStart"/>
      <w:r w:rsidRPr="00114DD5">
        <w:rPr>
          <w:rFonts w:ascii="Arial" w:hAnsi="Arial" w:cs="Arial"/>
          <w:sz w:val="28"/>
          <w:szCs w:val="28"/>
        </w:rPr>
        <w:t>vana</w:t>
      </w:r>
      <w:proofErr w:type="spellEnd"/>
      <w:r w:rsidRPr="00114DD5">
        <w:rPr>
          <w:rFonts w:ascii="Arial" w:hAnsi="Arial" w:cs="Arial"/>
          <w:sz w:val="28"/>
          <w:szCs w:val="28"/>
        </w:rPr>
        <w:t xml:space="preserve"> </w:t>
      </w:r>
      <w:proofErr w:type="spellStart"/>
      <w:r w:rsidRPr="00114DD5">
        <w:rPr>
          <w:rFonts w:ascii="Arial" w:hAnsi="Arial" w:cs="Arial"/>
          <w:sz w:val="28"/>
          <w:szCs w:val="28"/>
        </w:rPr>
        <w:t>vake</w:t>
      </w:r>
      <w:proofErr w:type="spellEnd"/>
      <w:r w:rsidRPr="00114DD5">
        <w:rPr>
          <w:rFonts w:ascii="Arial" w:hAnsi="Arial" w:cs="Arial"/>
          <w:sz w:val="28"/>
          <w:szCs w:val="28"/>
        </w:rPr>
        <w:t>!”</w:t>
      </w:r>
      <w:r w:rsidRPr="00114DD5">
        <w:rPr>
          <w:rFonts w:ascii="Arial" w:hAnsi="Arial" w:cs="Arial"/>
          <w:sz w:val="18"/>
          <w:szCs w:val="18"/>
          <w:rPrChange w:author="Transcriber01 JHB" w:date="2025-08-22T12:28:00Z" w16du:dateUtc="2025-08-22T10:28:00Z" w:id="1098">
            <w:rPr>
              <w:rFonts w:ascii="Arial" w:hAnsi="Arial" w:cs="Arial"/>
              <w:sz w:val="18"/>
              <w:szCs w:val="18"/>
              <w:lang w:val="x-none"/>
            </w:rPr>
          </w:rPrChange>
        </w:rPr>
        <w:t xml:space="preserve"> [Congregation says, “Amen.”]</w:t>
      </w:r>
      <w:r w:rsidRPr="00114DD5">
        <w:rPr>
          <w:rFonts w:ascii="Arial" w:hAnsi="Arial" w:cs="Arial"/>
          <w:sz w:val="28"/>
          <w:szCs w:val="28"/>
          <w:rPrChange w:author="Transcriber01 JHB" w:date="2025-08-22T12:28:00Z" w16du:dateUtc="2025-08-22T10:28:00Z" w:id="1099">
            <w:rPr>
              <w:rFonts w:ascii="Arial" w:hAnsi="Arial" w:cs="Arial"/>
              <w:sz w:val="28"/>
              <w:szCs w:val="28"/>
              <w:lang w:val="x-none"/>
            </w:rPr>
          </w:rPrChange>
        </w:rPr>
        <w:t xml:space="preserve"> </w:t>
      </w:r>
      <w:r w:rsidRPr="00114DD5">
        <w:rPr>
          <w:rFonts w:ascii="Arial" w:hAnsi="Arial" w:cs="Arial"/>
          <w:sz w:val="28"/>
          <w:szCs w:val="28"/>
        </w:rPr>
        <w:t xml:space="preserve"> </w:t>
      </w:r>
      <w:proofErr w:type="spellStart"/>
      <w:r w:rsidRPr="00114DD5">
        <w:rPr>
          <w:rFonts w:ascii="Arial" w:hAnsi="Arial" w:cs="Arial"/>
          <w:sz w:val="28"/>
          <w:szCs w:val="28"/>
        </w:rPr>
        <w:t>Satani</w:t>
      </w:r>
      <w:proofErr w:type="spellEnd"/>
      <w:r w:rsidRPr="00114DD5">
        <w:rPr>
          <w:rFonts w:ascii="Arial" w:hAnsi="Arial" w:cs="Arial"/>
          <w:sz w:val="28"/>
          <w:szCs w:val="28"/>
        </w:rPr>
        <w:t xml:space="preserve"> </w:t>
      </w:r>
      <w:proofErr w:type="spellStart"/>
      <w:r w:rsidRPr="00114DD5">
        <w:rPr>
          <w:rFonts w:ascii="Arial" w:hAnsi="Arial" w:cs="Arial"/>
          <w:sz w:val="28"/>
          <w:szCs w:val="28"/>
        </w:rPr>
        <w:t>tama</w:t>
      </w:r>
      <w:proofErr w:type="spellEnd"/>
      <w:r w:rsidRPr="00114DD5">
        <w:rPr>
          <w:rFonts w:ascii="Arial" w:hAnsi="Arial" w:cs="Arial"/>
          <w:sz w:val="28"/>
          <w:szCs w:val="28"/>
        </w:rPr>
        <w:t xml:space="preserve"> right away!</w:t>
      </w:r>
      <w:r w:rsidRPr="00114DD5">
        <w:rPr>
          <w:rFonts w:ascii="Arial" w:hAnsi="Arial" w:cs="Arial"/>
          <w:sz w:val="18"/>
          <w:szCs w:val="18"/>
          <w:rPrChange w:author="Transcriber01 JHB" w:date="2025-08-22T12:28:00Z" w16du:dateUtc="2025-08-22T10:28:00Z" w:id="1100">
            <w:rPr>
              <w:rFonts w:ascii="Arial" w:hAnsi="Arial" w:cs="Arial"/>
              <w:sz w:val="18"/>
              <w:szCs w:val="18"/>
              <w:lang w:val="x-none"/>
            </w:rPr>
          </w:rPrChange>
        </w:rPr>
        <w:t xml:space="preserve"> [Congregation says, “Amen.”]</w:t>
      </w:r>
    </w:p>
    <w:p w:rsidRPr="00114DD5" w:rsidR="00420EA2" w:rsidP="00420EA2" w:rsidRDefault="00420EA2" w14:paraId="4ACE5560" w14:textId="77777777">
      <w:pPr>
        <w:jc w:val="both"/>
        <w:rPr>
          <w:rFonts w:ascii="Arial" w:hAnsi="Arial" w:cs="Arial"/>
          <w:sz w:val="28"/>
          <w:szCs w:val="28"/>
        </w:rPr>
      </w:pPr>
      <w:r w:rsidRPr="006B7A0D">
        <w:rPr>
          <w:rFonts w:ascii="Arial" w:hAnsi="Arial" w:cs="Arial"/>
          <w:sz w:val="28"/>
          <w:szCs w:val="28"/>
          <w:vertAlign w:val="superscript"/>
        </w:rPr>
        <w:t>49</w:t>
      </w:r>
      <w:r>
        <w:rPr>
          <w:rFonts w:ascii="Arial" w:hAnsi="Arial" w:cs="Arial"/>
          <w:sz w:val="28"/>
          <w:szCs w:val="28"/>
          <w:vertAlign w:val="superscript"/>
        </w:rPr>
        <w:t>5</w:t>
      </w:r>
      <w:r>
        <w:rPr>
          <w:rFonts w:ascii="Arial" w:hAnsi="Arial" w:cs="Arial"/>
          <w:sz w:val="28"/>
          <w:szCs w:val="28"/>
        </w:rPr>
        <w:t xml:space="preserve"> </w:t>
      </w:r>
      <w:proofErr w:type="spellStart"/>
      <w:r w:rsidRPr="00114DD5">
        <w:rPr>
          <w:rFonts w:ascii="Arial" w:hAnsi="Arial" w:cs="Arial"/>
          <w:sz w:val="28"/>
          <w:szCs w:val="28"/>
        </w:rPr>
        <w:t>Izuva</w:t>
      </w:r>
      <w:proofErr w:type="spellEnd"/>
      <w:r w:rsidRPr="00114DD5">
        <w:rPr>
          <w:rFonts w:ascii="Arial" w:hAnsi="Arial" w:cs="Arial"/>
          <w:sz w:val="28"/>
          <w:szCs w:val="28"/>
        </w:rPr>
        <w:t xml:space="preserve"> </w:t>
      </w:r>
      <w:proofErr w:type="spellStart"/>
      <w:r w:rsidRPr="00114DD5">
        <w:rPr>
          <w:rFonts w:ascii="Arial" w:hAnsi="Arial" w:cs="Arial"/>
          <w:sz w:val="28"/>
          <w:szCs w:val="28"/>
        </w:rPr>
        <w:t>renyu</w:t>
      </w:r>
      <w:proofErr w:type="spellEnd"/>
      <w:r w:rsidRPr="00114DD5">
        <w:rPr>
          <w:rFonts w:ascii="Arial" w:hAnsi="Arial" w:cs="Arial"/>
          <w:sz w:val="28"/>
          <w:szCs w:val="28"/>
        </w:rPr>
        <w:t xml:space="preserve"> </w:t>
      </w:r>
      <w:proofErr w:type="spellStart"/>
      <w:r w:rsidRPr="00114DD5">
        <w:rPr>
          <w:rFonts w:ascii="Arial" w:hAnsi="Arial" w:cs="Arial"/>
          <w:sz w:val="28"/>
          <w:szCs w:val="28"/>
        </w:rPr>
        <w:t>r</w:t>
      </w:r>
      <w:r>
        <w:rPr>
          <w:rFonts w:ascii="Arial" w:hAnsi="Arial" w:cs="Arial"/>
          <w:sz w:val="28"/>
          <w:szCs w:val="28"/>
        </w:rPr>
        <w:t>o</w:t>
      </w:r>
      <w:r w:rsidRPr="00114DD5">
        <w:rPr>
          <w:rFonts w:ascii="Arial" w:hAnsi="Arial" w:cs="Arial"/>
          <w:sz w:val="28"/>
          <w:szCs w:val="28"/>
        </w:rPr>
        <w:t>kusunungurwa</w:t>
      </w:r>
      <w:proofErr w:type="spellEnd"/>
      <w:r w:rsidRPr="00114DD5">
        <w:rPr>
          <w:rFonts w:ascii="Arial" w:hAnsi="Arial" w:cs="Arial"/>
          <w:sz w:val="28"/>
          <w:szCs w:val="28"/>
        </w:rPr>
        <w:t xml:space="preserve"> manheru </w:t>
      </w:r>
      <w:proofErr w:type="spellStart"/>
      <w:r w:rsidRPr="00114DD5">
        <w:rPr>
          <w:rFonts w:ascii="Arial" w:hAnsi="Arial" w:cs="Arial"/>
          <w:sz w:val="28"/>
          <w:szCs w:val="28"/>
        </w:rPr>
        <w:t>ano</w:t>
      </w:r>
      <w:proofErr w:type="spellEnd"/>
      <w:r w:rsidRPr="00114DD5">
        <w:rPr>
          <w:rFonts w:ascii="Arial" w:hAnsi="Arial" w:cs="Arial"/>
          <w:sz w:val="28"/>
          <w:szCs w:val="28"/>
        </w:rPr>
        <w:t xml:space="preserve">! </w:t>
      </w:r>
      <w:r w:rsidRPr="00844E48">
        <w:rPr>
          <w:rFonts w:ascii="Arial" w:hAnsi="Arial" w:cs="Arial"/>
          <w:sz w:val="18"/>
          <w:szCs w:val="18"/>
        </w:rPr>
        <w:t>[Congregation says, “Amen.”]</w:t>
      </w:r>
      <w:r w:rsidRPr="00844E48">
        <w:rPr>
          <w:rFonts w:ascii="Arial" w:hAnsi="Arial" w:cs="Arial"/>
          <w:sz w:val="28"/>
          <w:szCs w:val="28"/>
        </w:rPr>
        <w:t xml:space="preserve"> </w:t>
      </w:r>
      <w:r w:rsidRPr="00114DD5">
        <w:rPr>
          <w:rFonts w:ascii="Arial" w:hAnsi="Arial" w:cs="Arial"/>
          <w:sz w:val="28"/>
          <w:szCs w:val="28"/>
        </w:rPr>
        <w:t xml:space="preserve">Hama you must break through today! </w:t>
      </w:r>
      <w:r w:rsidRPr="00844E48">
        <w:rPr>
          <w:rFonts w:ascii="Arial" w:hAnsi="Arial" w:cs="Arial"/>
          <w:sz w:val="18"/>
          <w:szCs w:val="18"/>
        </w:rPr>
        <w:t>[Congregation says, “Amen.”]</w:t>
      </w:r>
      <w:r w:rsidRPr="00844E48">
        <w:rPr>
          <w:rFonts w:ascii="Arial" w:hAnsi="Arial" w:cs="Arial"/>
          <w:sz w:val="28"/>
          <w:szCs w:val="28"/>
        </w:rPr>
        <w:t xml:space="preserve"> </w:t>
      </w:r>
      <w:r w:rsidRPr="00114DD5">
        <w:rPr>
          <w:rFonts w:ascii="Arial" w:hAnsi="Arial" w:cs="Arial"/>
          <w:sz w:val="28"/>
          <w:szCs w:val="28"/>
        </w:rPr>
        <w:t xml:space="preserve">You must be born again today! </w:t>
      </w:r>
      <w:r w:rsidRPr="00114DD5">
        <w:rPr>
          <w:rFonts w:ascii="Arial" w:hAnsi="Arial" w:cs="Arial"/>
          <w:sz w:val="18"/>
          <w:szCs w:val="18"/>
          <w:rPrChange w:author="Transcriber01 JHB" w:date="2025-08-22T12:28:00Z" w16du:dateUtc="2025-08-22T10:28:00Z" w:id="1101">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102">
            <w:rPr>
              <w:rFonts w:ascii="Arial" w:hAnsi="Arial" w:cs="Arial"/>
              <w:sz w:val="28"/>
              <w:szCs w:val="28"/>
              <w:lang w:val="x-none"/>
            </w:rPr>
          </w:rPrChange>
        </w:rPr>
        <w:t xml:space="preserve"> </w:t>
      </w:r>
      <w:r w:rsidRPr="00114DD5">
        <w:rPr>
          <w:rFonts w:ascii="Arial" w:hAnsi="Arial" w:cs="Arial"/>
          <w:sz w:val="28"/>
          <w:szCs w:val="28"/>
        </w:rPr>
        <w:t xml:space="preserve">Receiver double portion! </w:t>
      </w:r>
      <w:r w:rsidRPr="00114DD5">
        <w:rPr>
          <w:rFonts w:ascii="Arial" w:hAnsi="Arial" w:cs="Arial"/>
          <w:sz w:val="18"/>
          <w:szCs w:val="18"/>
          <w:rPrChange w:author="Transcriber01 JHB" w:date="2025-08-22T12:28:00Z" w16du:dateUtc="2025-08-22T10:28:00Z" w:id="1103">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104">
            <w:rPr>
              <w:rFonts w:ascii="Arial" w:hAnsi="Arial" w:cs="Arial"/>
              <w:sz w:val="28"/>
              <w:szCs w:val="28"/>
              <w:lang w:val="x-none"/>
            </w:rPr>
          </w:rPrChange>
        </w:rPr>
        <w:t xml:space="preserve"> </w:t>
      </w:r>
      <w:proofErr w:type="spellStart"/>
      <w:r w:rsidRPr="00114DD5">
        <w:rPr>
          <w:rFonts w:ascii="Arial" w:hAnsi="Arial" w:cs="Arial"/>
          <w:sz w:val="28"/>
          <w:szCs w:val="28"/>
        </w:rPr>
        <w:t>Ngarive</w:t>
      </w:r>
      <w:proofErr w:type="spellEnd"/>
      <w:r w:rsidRPr="00114DD5">
        <w:rPr>
          <w:rFonts w:ascii="Arial" w:hAnsi="Arial" w:cs="Arial"/>
          <w:sz w:val="28"/>
          <w:szCs w:val="28"/>
        </w:rPr>
        <w:t xml:space="preserve"> gore </w:t>
      </w:r>
      <w:proofErr w:type="spellStart"/>
      <w:r w:rsidRPr="00114DD5">
        <w:rPr>
          <w:rFonts w:ascii="Arial" w:hAnsi="Arial" w:cs="Arial"/>
          <w:sz w:val="28"/>
          <w:szCs w:val="28"/>
        </w:rPr>
        <w:t>resanduko</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105">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106">
            <w:rPr>
              <w:rFonts w:ascii="Arial" w:hAnsi="Arial" w:cs="Arial"/>
              <w:sz w:val="28"/>
              <w:szCs w:val="28"/>
              <w:lang w:val="x-none"/>
            </w:rPr>
          </w:rPrChange>
        </w:rPr>
        <w:t xml:space="preserve"> </w:t>
      </w:r>
      <w:proofErr w:type="spellStart"/>
      <w:r w:rsidRPr="00114DD5">
        <w:rPr>
          <w:rFonts w:ascii="Arial" w:hAnsi="Arial" w:cs="Arial"/>
          <w:sz w:val="28"/>
          <w:szCs w:val="28"/>
        </w:rPr>
        <w:t>Gamuchira</w:t>
      </w:r>
      <w:proofErr w:type="spellEnd"/>
      <w:r w:rsidRPr="00114DD5">
        <w:rPr>
          <w:rFonts w:ascii="Arial" w:hAnsi="Arial" w:cs="Arial"/>
          <w:sz w:val="28"/>
          <w:szCs w:val="28"/>
        </w:rPr>
        <w:t xml:space="preserve"> </w:t>
      </w:r>
      <w:proofErr w:type="spellStart"/>
      <w:r w:rsidRPr="00114DD5">
        <w:rPr>
          <w:rFonts w:ascii="Arial" w:hAnsi="Arial" w:cs="Arial"/>
          <w:sz w:val="28"/>
          <w:szCs w:val="28"/>
        </w:rPr>
        <w:t>mbereko</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107">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108">
            <w:rPr>
              <w:rFonts w:ascii="Arial" w:hAnsi="Arial" w:cs="Arial"/>
              <w:sz w:val="28"/>
              <w:szCs w:val="28"/>
              <w:lang w:val="x-none"/>
            </w:rPr>
          </w:rPrChange>
        </w:rPr>
        <w:t xml:space="preserve"> </w:t>
      </w:r>
      <w:proofErr w:type="spellStart"/>
      <w:r w:rsidRPr="00114DD5">
        <w:rPr>
          <w:rFonts w:ascii="Arial" w:hAnsi="Arial" w:cs="Arial"/>
          <w:sz w:val="28"/>
          <w:szCs w:val="28"/>
        </w:rPr>
        <w:t>Gamuchira</w:t>
      </w:r>
      <w:proofErr w:type="spellEnd"/>
      <w:r w:rsidRPr="00114DD5">
        <w:rPr>
          <w:rFonts w:ascii="Arial" w:hAnsi="Arial" w:cs="Arial"/>
          <w:sz w:val="28"/>
          <w:szCs w:val="28"/>
        </w:rPr>
        <w:t xml:space="preserve"> healing! </w:t>
      </w:r>
      <w:r w:rsidRPr="00114DD5">
        <w:rPr>
          <w:rFonts w:ascii="Arial" w:hAnsi="Arial" w:cs="Arial"/>
          <w:sz w:val="18"/>
          <w:szCs w:val="18"/>
          <w:rPrChange w:author="Transcriber01 JHB" w:date="2025-08-22T12:28:00Z" w16du:dateUtc="2025-08-22T10:28:00Z" w:id="1109">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110">
            <w:rPr>
              <w:rFonts w:ascii="Arial" w:hAnsi="Arial" w:cs="Arial"/>
              <w:sz w:val="28"/>
              <w:szCs w:val="28"/>
              <w:lang w:val="x-none"/>
            </w:rPr>
          </w:rPrChange>
        </w:rPr>
        <w:t xml:space="preserve"> </w:t>
      </w:r>
      <w:r w:rsidRPr="00114DD5">
        <w:rPr>
          <w:rFonts w:ascii="Arial" w:hAnsi="Arial" w:cs="Arial"/>
          <w:sz w:val="28"/>
          <w:szCs w:val="28"/>
        </w:rPr>
        <w:t>In the Name of Jesus!</w:t>
      </w:r>
      <w:r w:rsidRPr="00114DD5">
        <w:rPr>
          <w:rFonts w:ascii="Arial" w:hAnsi="Arial" w:cs="Arial"/>
          <w:sz w:val="18"/>
          <w:szCs w:val="18"/>
          <w:rPrChange w:author="Transcriber01 JHB" w:date="2025-08-22T12:28:00Z" w16du:dateUtc="2025-08-22T10:28:00Z" w:id="1111">
            <w:rPr>
              <w:rFonts w:ascii="Arial" w:hAnsi="Arial" w:cs="Arial"/>
              <w:sz w:val="18"/>
              <w:szCs w:val="18"/>
              <w:lang w:val="x-none"/>
            </w:rPr>
          </w:rPrChange>
        </w:rPr>
        <w:t xml:space="preserve"> [Congregation says, “Amen.”]</w:t>
      </w:r>
    </w:p>
    <w:p w:rsidRPr="00114DD5" w:rsidR="00420EA2" w:rsidP="00420EA2" w:rsidRDefault="00420EA2" w14:paraId="68AE2521" w14:textId="77777777">
      <w:pPr>
        <w:jc w:val="center"/>
        <w:rPr>
          <w:ins w:author="Transcriber01 JHB" w:date="2025-08-22T12:20:00Z" w16du:dateUtc="2025-08-22T10:20:00Z" w:id="1112"/>
          <w:rFonts w:ascii="Arial" w:hAnsi="Arial" w:cs="Arial"/>
          <w:i/>
          <w:iCs/>
          <w:sz w:val="28"/>
          <w:szCs w:val="28"/>
          <w:rPrChange w:author="Transcriber01 JHB" w:date="2025-08-22T12:28:00Z" w16du:dateUtc="2025-08-22T10:28:00Z" w:id="1113">
            <w:rPr>
              <w:ins w:author="Transcriber01 JHB" w:date="2025-08-22T12:20:00Z" w16du:dateUtc="2025-08-22T10:20:00Z" w:id="1114"/>
              <w:rFonts w:ascii="Arial" w:hAnsi="Arial" w:cs="Arial"/>
              <w:i/>
              <w:iCs/>
              <w:sz w:val="28"/>
              <w:szCs w:val="28"/>
              <w:lang w:val="en-US"/>
            </w:rPr>
          </w:rPrChange>
        </w:rPr>
      </w:pPr>
      <w:r w:rsidRPr="00114DD5">
        <w:rPr>
          <w:rFonts w:ascii="Arial" w:hAnsi="Arial" w:cs="Arial"/>
          <w:sz w:val="28"/>
          <w:szCs w:val="28"/>
          <w:rPrChange w:author="Transcriber01 JHB" w:date="2025-08-22T12:28:00Z" w16du:dateUtc="2025-08-22T10:28:00Z" w:id="1115">
            <w:rPr>
              <w:rFonts w:ascii="Arial" w:hAnsi="Arial" w:cs="Arial"/>
              <w:sz w:val="28"/>
              <w:szCs w:val="28"/>
              <w:lang w:val="en-US"/>
            </w:rPr>
          </w:rPrChange>
        </w:rPr>
        <w:t xml:space="preserve">   </w:t>
      </w:r>
      <w:r w:rsidRPr="00114DD5">
        <w:rPr>
          <w:rFonts w:ascii="Arial" w:hAnsi="Arial" w:cs="Arial"/>
          <w:i/>
          <w:iCs/>
          <w:sz w:val="28"/>
          <w:szCs w:val="28"/>
          <w:rPrChange w:author="Transcriber01 JHB" w:date="2025-08-22T12:28:00Z" w16du:dateUtc="2025-08-22T10:28:00Z" w:id="1116">
            <w:rPr>
              <w:rFonts w:ascii="Arial" w:hAnsi="Arial" w:cs="Arial"/>
              <w:i/>
              <w:iCs/>
              <w:sz w:val="28"/>
              <w:szCs w:val="28"/>
              <w:lang w:val="en-US"/>
            </w:rPr>
          </w:rPrChange>
        </w:rPr>
        <w:t xml:space="preserve">(Ini </w:t>
      </w:r>
      <w:proofErr w:type="spellStart"/>
      <w:r w:rsidRPr="00114DD5">
        <w:rPr>
          <w:rFonts w:ascii="Arial" w:hAnsi="Arial" w:cs="Arial"/>
          <w:i/>
          <w:iCs/>
          <w:sz w:val="28"/>
          <w:szCs w:val="28"/>
          <w:rPrChange w:author="Transcriber01 JHB" w:date="2025-08-22T12:28:00Z" w16du:dateUtc="2025-08-22T10:28:00Z" w:id="1117">
            <w:rPr>
              <w:rFonts w:ascii="Arial" w:hAnsi="Arial" w:cs="Arial"/>
              <w:i/>
              <w:iCs/>
              <w:sz w:val="28"/>
              <w:szCs w:val="28"/>
              <w:lang w:val="en-US"/>
            </w:rPr>
          </w:rPrChange>
        </w:rPr>
        <w:t>Ndoda</w:t>
      </w:r>
      <w:proofErr w:type="spellEnd"/>
      <w:r w:rsidRPr="00114DD5">
        <w:rPr>
          <w:rFonts w:ascii="Arial" w:hAnsi="Arial" w:cs="Arial"/>
          <w:i/>
          <w:iCs/>
          <w:sz w:val="28"/>
          <w:szCs w:val="28"/>
          <w:rPrChange w:author="Transcriber01 JHB" w:date="2025-08-22T12:28:00Z" w16du:dateUtc="2025-08-22T10:28:00Z" w:id="1118">
            <w:rPr>
              <w:rFonts w:ascii="Arial" w:hAnsi="Arial" w:cs="Arial"/>
              <w:i/>
              <w:iCs/>
              <w:sz w:val="28"/>
              <w:szCs w:val="28"/>
              <w:lang w:val="en-US"/>
            </w:rPr>
          </w:rPrChange>
        </w:rPr>
        <w:t xml:space="preserve">) </w:t>
      </w:r>
      <w:proofErr w:type="spellStart"/>
      <w:r w:rsidRPr="00114DD5">
        <w:rPr>
          <w:rFonts w:ascii="Arial" w:hAnsi="Arial" w:cs="Arial"/>
          <w:i/>
          <w:iCs/>
          <w:sz w:val="28"/>
          <w:szCs w:val="28"/>
          <w:rPrChange w:author="Transcriber01 JHB" w:date="2025-08-22T12:28:00Z" w16du:dateUtc="2025-08-22T10:28:00Z" w:id="1119">
            <w:rPr>
              <w:rFonts w:ascii="Arial" w:hAnsi="Arial" w:cs="Arial"/>
              <w:i/>
              <w:iCs/>
              <w:sz w:val="28"/>
              <w:szCs w:val="28"/>
              <w:lang w:val="en-US"/>
            </w:rPr>
          </w:rPrChange>
        </w:rPr>
        <w:t>Ndoda</w:t>
      </w:r>
      <w:proofErr w:type="spellEnd"/>
      <w:r w:rsidRPr="00114DD5">
        <w:rPr>
          <w:rFonts w:ascii="Arial" w:hAnsi="Arial" w:cs="Arial"/>
          <w:i/>
          <w:iCs/>
          <w:sz w:val="28"/>
          <w:szCs w:val="28"/>
          <w:rPrChange w:author="Transcriber01 JHB" w:date="2025-08-22T12:28:00Z" w16du:dateUtc="2025-08-22T10:28:00Z" w:id="1120">
            <w:rPr>
              <w:rFonts w:ascii="Arial" w:hAnsi="Arial" w:cs="Arial"/>
              <w:i/>
              <w:iCs/>
              <w:sz w:val="28"/>
              <w:szCs w:val="28"/>
              <w:lang w:val="en-US"/>
            </w:rPr>
          </w:rPrChange>
        </w:rPr>
        <w:t xml:space="preserve"> (</w:t>
      </w:r>
      <w:proofErr w:type="spellStart"/>
      <w:r w:rsidRPr="00114DD5">
        <w:rPr>
          <w:rFonts w:ascii="Arial" w:hAnsi="Arial" w:cs="Arial"/>
          <w:i/>
          <w:iCs/>
          <w:sz w:val="28"/>
          <w:szCs w:val="28"/>
          <w:rPrChange w:author="Transcriber01 JHB" w:date="2025-08-22T12:28:00Z" w16du:dateUtc="2025-08-22T10:28:00Z" w:id="1121">
            <w:rPr>
              <w:rFonts w:ascii="Arial" w:hAnsi="Arial" w:cs="Arial"/>
              <w:i/>
              <w:iCs/>
              <w:sz w:val="28"/>
              <w:szCs w:val="28"/>
              <w:lang w:val="en-US"/>
            </w:rPr>
          </w:rPrChange>
        </w:rPr>
        <w:t>Ndoda</w:t>
      </w:r>
      <w:proofErr w:type="spellEnd"/>
      <w:r w:rsidRPr="00114DD5">
        <w:rPr>
          <w:rFonts w:ascii="Arial" w:hAnsi="Arial" w:cs="Arial"/>
          <w:i/>
          <w:iCs/>
          <w:sz w:val="28"/>
          <w:szCs w:val="28"/>
          <w:rPrChange w:author="Transcriber01 JHB" w:date="2025-08-22T12:28:00Z" w16du:dateUtc="2025-08-22T10:28:00Z" w:id="1122">
            <w:rPr>
              <w:rFonts w:ascii="Arial" w:hAnsi="Arial" w:cs="Arial"/>
              <w:i/>
              <w:iCs/>
              <w:sz w:val="28"/>
              <w:szCs w:val="28"/>
              <w:lang w:val="en-US"/>
            </w:rPr>
          </w:rPrChange>
        </w:rPr>
        <w:t xml:space="preserve">) </w:t>
      </w:r>
      <w:proofErr w:type="spellStart"/>
      <w:r w:rsidRPr="00114DD5">
        <w:rPr>
          <w:rFonts w:ascii="Arial" w:hAnsi="Arial" w:cs="Arial"/>
          <w:i/>
          <w:iCs/>
          <w:sz w:val="28"/>
          <w:szCs w:val="28"/>
          <w:rPrChange w:author="Transcriber01 JHB" w:date="2025-08-22T12:28:00Z" w16du:dateUtc="2025-08-22T10:28:00Z" w:id="1123">
            <w:rPr>
              <w:rFonts w:ascii="Arial" w:hAnsi="Arial" w:cs="Arial"/>
              <w:i/>
              <w:iCs/>
              <w:sz w:val="28"/>
              <w:szCs w:val="28"/>
              <w:lang w:val="en-US"/>
            </w:rPr>
          </w:rPrChange>
        </w:rPr>
        <w:t>ndoda</w:t>
      </w:r>
      <w:proofErr w:type="spellEnd"/>
      <w:r w:rsidRPr="00114DD5">
        <w:rPr>
          <w:rFonts w:ascii="Arial" w:hAnsi="Arial" w:cs="Arial"/>
          <w:i/>
          <w:iCs/>
          <w:sz w:val="28"/>
          <w:szCs w:val="28"/>
          <w:rPrChange w:author="Transcriber01 JHB" w:date="2025-08-22T12:28:00Z" w16du:dateUtc="2025-08-22T10:28:00Z" w:id="1124">
            <w:rPr>
              <w:rFonts w:ascii="Arial" w:hAnsi="Arial" w:cs="Arial"/>
              <w:i/>
              <w:iCs/>
              <w:sz w:val="28"/>
              <w:szCs w:val="28"/>
              <w:lang w:val="en-US"/>
            </w:rPr>
          </w:rPrChange>
        </w:rPr>
        <w:t xml:space="preserve"> </w:t>
      </w:r>
    </w:p>
    <w:p w:rsidRPr="00114DD5" w:rsidR="00420EA2" w:rsidP="00420EA2" w:rsidRDefault="00420EA2" w14:paraId="7BD35A59" w14:textId="77777777">
      <w:pPr>
        <w:jc w:val="center"/>
        <w:rPr>
          <w:rFonts w:ascii="Arial" w:hAnsi="Arial" w:cs="Arial"/>
          <w:i/>
          <w:iCs/>
          <w:sz w:val="28"/>
          <w:szCs w:val="28"/>
          <w:rPrChange w:author="Transcriber01 JHB" w:date="2025-08-22T12:28:00Z" w16du:dateUtc="2025-08-22T10:28:00Z" w:id="1125">
            <w:rPr>
              <w:rFonts w:ascii="Arial" w:hAnsi="Arial" w:cs="Arial"/>
              <w:i/>
              <w:iCs/>
              <w:sz w:val="28"/>
              <w:szCs w:val="28"/>
              <w:lang w:val="en-US"/>
            </w:rPr>
          </w:rPrChange>
        </w:rPr>
      </w:pPr>
      <w:proofErr w:type="spellStart"/>
      <w:r w:rsidRPr="00114DD5">
        <w:rPr>
          <w:rFonts w:ascii="Arial" w:hAnsi="Arial" w:cs="Arial"/>
          <w:i/>
          <w:iCs/>
          <w:sz w:val="28"/>
          <w:szCs w:val="28"/>
          <w:rPrChange w:author="Transcriber01 JHB" w:date="2025-08-22T12:28:00Z" w16du:dateUtc="2025-08-22T10:28:00Z" w:id="1126">
            <w:rPr>
              <w:rFonts w:ascii="Arial" w:hAnsi="Arial" w:cs="Arial"/>
              <w:i/>
              <w:iCs/>
              <w:sz w:val="28"/>
              <w:szCs w:val="28"/>
              <w:lang w:val="en-US"/>
            </w:rPr>
          </w:rPrChange>
        </w:rPr>
        <w:t>Ndoda</w:t>
      </w:r>
      <w:proofErr w:type="spellEnd"/>
      <w:r w:rsidRPr="00114DD5">
        <w:rPr>
          <w:rFonts w:ascii="Arial" w:hAnsi="Arial" w:cs="Arial"/>
          <w:i/>
          <w:iCs/>
          <w:sz w:val="28"/>
          <w:szCs w:val="28"/>
          <w:rPrChange w:author="Transcriber01 JHB" w:date="2025-08-22T12:28:00Z" w16du:dateUtc="2025-08-22T10:28:00Z" w:id="1127">
            <w:rPr>
              <w:rFonts w:ascii="Arial" w:hAnsi="Arial" w:cs="Arial"/>
              <w:i/>
              <w:iCs/>
              <w:sz w:val="28"/>
              <w:szCs w:val="28"/>
              <w:lang w:val="en-US"/>
            </w:rPr>
          </w:rPrChange>
        </w:rPr>
        <w:t xml:space="preserve"> Mwari </w:t>
      </w:r>
      <w:proofErr w:type="spellStart"/>
      <w:r w:rsidRPr="00114DD5">
        <w:rPr>
          <w:rFonts w:ascii="Arial" w:hAnsi="Arial" w:cs="Arial"/>
          <w:i/>
          <w:iCs/>
          <w:sz w:val="28"/>
          <w:szCs w:val="28"/>
          <w:rPrChange w:author="Transcriber01 JHB" w:date="2025-08-22T12:28:00Z" w16du:dateUtc="2025-08-22T10:28:00Z" w:id="1128">
            <w:rPr>
              <w:rFonts w:ascii="Arial" w:hAnsi="Arial" w:cs="Arial"/>
              <w:i/>
              <w:iCs/>
              <w:sz w:val="28"/>
              <w:szCs w:val="28"/>
              <w:lang w:val="en-US"/>
            </w:rPr>
          </w:rPrChange>
        </w:rPr>
        <w:t>Muyamuri</w:t>
      </w:r>
      <w:proofErr w:type="spellEnd"/>
    </w:p>
    <w:p w:rsidRPr="00114DD5" w:rsidR="00420EA2" w:rsidP="00420EA2" w:rsidRDefault="00420EA2" w14:paraId="763DEFBB" w14:textId="77777777">
      <w:pPr>
        <w:jc w:val="center"/>
        <w:rPr>
          <w:rFonts w:ascii="Arial" w:hAnsi="Arial" w:cs="Arial"/>
          <w:i/>
          <w:iCs/>
          <w:sz w:val="28"/>
          <w:szCs w:val="28"/>
          <w:rPrChange w:author="Transcriber01 JHB" w:date="2025-08-22T12:28:00Z" w16du:dateUtc="2025-08-22T10:28:00Z" w:id="1129">
            <w:rPr>
              <w:rFonts w:ascii="Arial" w:hAnsi="Arial" w:cs="Arial"/>
              <w:i/>
              <w:iCs/>
              <w:sz w:val="28"/>
              <w:szCs w:val="28"/>
              <w:lang w:val="en-US"/>
            </w:rPr>
          </w:rPrChange>
        </w:rPr>
      </w:pPr>
      <w:r w:rsidRPr="00114DD5">
        <w:rPr>
          <w:rFonts w:ascii="Arial" w:hAnsi="Arial" w:cs="Arial"/>
          <w:i/>
          <w:iCs/>
          <w:sz w:val="28"/>
          <w:szCs w:val="28"/>
          <w:rPrChange w:author="Transcriber01 JHB" w:date="2025-08-22T12:28:00Z" w16du:dateUtc="2025-08-22T10:28:00Z" w:id="1130">
            <w:rPr>
              <w:rFonts w:ascii="Arial" w:hAnsi="Arial" w:cs="Arial"/>
              <w:i/>
              <w:iCs/>
              <w:sz w:val="28"/>
              <w:szCs w:val="28"/>
              <w:lang w:val="en-US"/>
            </w:rPr>
          </w:rPrChange>
        </w:rPr>
        <w:t xml:space="preserve">(Baba) Muri </w:t>
      </w:r>
      <w:proofErr w:type="spellStart"/>
      <w:r w:rsidRPr="00114DD5">
        <w:rPr>
          <w:rFonts w:ascii="Arial" w:hAnsi="Arial" w:cs="Arial"/>
          <w:i/>
          <w:iCs/>
          <w:sz w:val="28"/>
          <w:szCs w:val="28"/>
          <w:rPrChange w:author="Transcriber01 JHB" w:date="2025-08-22T12:28:00Z" w16du:dateUtc="2025-08-22T10:28:00Z" w:id="1131">
            <w:rPr>
              <w:rFonts w:ascii="Arial" w:hAnsi="Arial" w:cs="Arial"/>
              <w:i/>
              <w:iCs/>
              <w:sz w:val="28"/>
              <w:szCs w:val="28"/>
              <w:lang w:val="en-US"/>
            </w:rPr>
          </w:rPrChange>
        </w:rPr>
        <w:t>wangu</w:t>
      </w:r>
      <w:proofErr w:type="spellEnd"/>
    </w:p>
    <w:p w:rsidRPr="00114DD5" w:rsidR="00420EA2" w:rsidP="00420EA2" w:rsidRDefault="00420EA2" w14:paraId="4122CC40" w14:textId="77777777">
      <w:pPr>
        <w:jc w:val="center"/>
        <w:rPr>
          <w:rFonts w:ascii="Arial" w:hAnsi="Arial" w:cs="Arial"/>
          <w:i/>
          <w:iCs/>
          <w:sz w:val="28"/>
          <w:szCs w:val="28"/>
          <w:rPrChange w:author="Transcriber01 JHB" w:date="2025-08-22T12:28:00Z" w16du:dateUtc="2025-08-22T10:28:00Z" w:id="1132">
            <w:rPr>
              <w:rFonts w:ascii="Arial" w:hAnsi="Arial" w:cs="Arial"/>
              <w:i/>
              <w:iCs/>
              <w:sz w:val="28"/>
              <w:szCs w:val="28"/>
              <w:lang w:val="en-US"/>
            </w:rPr>
          </w:rPrChange>
        </w:rPr>
      </w:pPr>
      <w:r w:rsidRPr="00114DD5">
        <w:rPr>
          <w:rFonts w:ascii="Arial" w:hAnsi="Arial" w:cs="Arial"/>
          <w:i/>
          <w:iCs/>
          <w:sz w:val="28"/>
          <w:szCs w:val="28"/>
          <w:rPrChange w:author="Transcriber01 JHB" w:date="2025-08-22T12:28:00Z" w16du:dateUtc="2025-08-22T10:28:00Z" w:id="1133">
            <w:rPr>
              <w:rFonts w:ascii="Arial" w:hAnsi="Arial" w:cs="Arial"/>
              <w:i/>
              <w:iCs/>
              <w:sz w:val="28"/>
              <w:szCs w:val="28"/>
              <w:lang w:val="en-US"/>
            </w:rPr>
          </w:rPrChange>
        </w:rPr>
        <w:t xml:space="preserve">   </w:t>
      </w:r>
      <w:proofErr w:type="spellStart"/>
      <w:r w:rsidRPr="00114DD5">
        <w:rPr>
          <w:rFonts w:ascii="Arial" w:hAnsi="Arial" w:cs="Arial"/>
          <w:i/>
          <w:iCs/>
          <w:sz w:val="28"/>
          <w:szCs w:val="28"/>
          <w:rPrChange w:author="Transcriber01 JHB" w:date="2025-08-22T12:28:00Z" w16du:dateUtc="2025-08-22T10:28:00Z" w:id="1134">
            <w:rPr>
              <w:rFonts w:ascii="Arial" w:hAnsi="Arial" w:cs="Arial"/>
              <w:i/>
              <w:iCs/>
              <w:sz w:val="28"/>
              <w:szCs w:val="28"/>
              <w:lang w:val="en-US"/>
            </w:rPr>
          </w:rPrChange>
        </w:rPr>
        <w:t>Ndakatengwa</w:t>
      </w:r>
      <w:proofErr w:type="spellEnd"/>
      <w:r w:rsidRPr="00114DD5">
        <w:rPr>
          <w:rFonts w:ascii="Arial" w:hAnsi="Arial" w:cs="Arial"/>
          <w:i/>
          <w:iCs/>
          <w:sz w:val="28"/>
          <w:szCs w:val="28"/>
          <w:rPrChange w:author="Transcriber01 JHB" w:date="2025-08-22T12:28:00Z" w16du:dateUtc="2025-08-22T10:28:00Z" w:id="1135">
            <w:rPr>
              <w:rFonts w:ascii="Arial" w:hAnsi="Arial" w:cs="Arial"/>
              <w:i/>
              <w:iCs/>
              <w:sz w:val="28"/>
              <w:szCs w:val="28"/>
              <w:lang w:val="en-US"/>
            </w:rPr>
          </w:rPrChange>
        </w:rPr>
        <w:t xml:space="preserve"> </w:t>
      </w:r>
      <w:proofErr w:type="spellStart"/>
      <w:r w:rsidRPr="00114DD5">
        <w:rPr>
          <w:rFonts w:ascii="Arial" w:hAnsi="Arial" w:cs="Arial"/>
          <w:i/>
          <w:iCs/>
          <w:sz w:val="28"/>
          <w:szCs w:val="28"/>
          <w:rPrChange w:author="Transcriber01 JHB" w:date="2025-08-22T12:28:00Z" w16du:dateUtc="2025-08-22T10:28:00Z" w:id="1136">
            <w:rPr>
              <w:rFonts w:ascii="Arial" w:hAnsi="Arial" w:cs="Arial"/>
              <w:i/>
              <w:iCs/>
              <w:sz w:val="28"/>
              <w:szCs w:val="28"/>
              <w:lang w:val="en-US"/>
            </w:rPr>
          </w:rPrChange>
        </w:rPr>
        <w:t>neRopa</w:t>
      </w:r>
      <w:proofErr w:type="spellEnd"/>
      <w:r w:rsidRPr="00114DD5">
        <w:rPr>
          <w:rFonts w:ascii="Arial" w:hAnsi="Arial" w:cs="Arial"/>
          <w:i/>
          <w:iCs/>
          <w:sz w:val="28"/>
          <w:szCs w:val="28"/>
          <w:rPrChange w:author="Transcriber01 JHB" w:date="2025-08-22T12:28:00Z" w16du:dateUtc="2025-08-22T10:28:00Z" w:id="1137">
            <w:rPr>
              <w:rFonts w:ascii="Arial" w:hAnsi="Arial" w:cs="Arial"/>
              <w:i/>
              <w:iCs/>
              <w:sz w:val="28"/>
              <w:szCs w:val="28"/>
              <w:lang w:val="en-US"/>
            </w:rPr>
          </w:rPrChange>
        </w:rPr>
        <w:t xml:space="preserve"> </w:t>
      </w:r>
      <w:proofErr w:type="spellStart"/>
      <w:r w:rsidRPr="00114DD5">
        <w:rPr>
          <w:rFonts w:ascii="Arial" w:hAnsi="Arial" w:cs="Arial"/>
          <w:i/>
          <w:iCs/>
          <w:sz w:val="28"/>
          <w:szCs w:val="28"/>
          <w:rPrChange w:author="Transcriber01 JHB" w:date="2025-08-22T12:28:00Z" w16du:dateUtc="2025-08-22T10:28:00Z" w:id="1138">
            <w:rPr>
              <w:rFonts w:ascii="Arial" w:hAnsi="Arial" w:cs="Arial"/>
              <w:i/>
              <w:iCs/>
              <w:sz w:val="28"/>
              <w:szCs w:val="28"/>
              <w:lang w:val="en-US"/>
            </w:rPr>
          </w:rPrChange>
        </w:rPr>
        <w:t>raIshe</w:t>
      </w:r>
      <w:proofErr w:type="spellEnd"/>
    </w:p>
    <w:p w:rsidRPr="00114DD5" w:rsidR="00420EA2" w:rsidP="00420EA2" w:rsidRDefault="00420EA2" w14:paraId="6F027BB4" w14:textId="77777777">
      <w:pPr>
        <w:jc w:val="center"/>
        <w:rPr>
          <w:rFonts w:ascii="Arial" w:hAnsi="Arial" w:cs="Arial"/>
          <w:i/>
          <w:iCs/>
          <w:sz w:val="28"/>
          <w:szCs w:val="28"/>
          <w:rPrChange w:author="Transcriber01 JHB" w:date="2025-08-22T12:28:00Z" w16du:dateUtc="2025-08-22T10:28:00Z" w:id="1139">
            <w:rPr>
              <w:rFonts w:ascii="Arial" w:hAnsi="Arial" w:cs="Arial"/>
              <w:i/>
              <w:iCs/>
              <w:sz w:val="28"/>
              <w:szCs w:val="28"/>
              <w:lang w:val="en-US"/>
            </w:rPr>
          </w:rPrChange>
        </w:rPr>
      </w:pPr>
      <w:r w:rsidRPr="00114DD5">
        <w:rPr>
          <w:rFonts w:ascii="Arial" w:hAnsi="Arial" w:cs="Arial"/>
          <w:i/>
          <w:iCs/>
          <w:sz w:val="28"/>
          <w:szCs w:val="28"/>
          <w:rPrChange w:author="Transcriber01 JHB" w:date="2025-08-22T12:28:00Z" w16du:dateUtc="2025-08-22T10:28:00Z" w:id="1140">
            <w:rPr>
              <w:rFonts w:ascii="Arial" w:hAnsi="Arial" w:cs="Arial"/>
              <w:i/>
              <w:iCs/>
              <w:sz w:val="28"/>
              <w:szCs w:val="28"/>
              <w:lang w:val="en-US"/>
            </w:rPr>
          </w:rPrChange>
        </w:rPr>
        <w:t xml:space="preserve">   (Baba) Ndava Wenyu chose</w:t>
      </w:r>
    </w:p>
    <w:p w:rsidRPr="00114DD5" w:rsidR="00420EA2" w:rsidP="00420EA2" w:rsidRDefault="00420EA2" w14:paraId="4D509B08" w14:textId="77777777">
      <w:pPr>
        <w:jc w:val="both"/>
        <w:rPr>
          <w:rFonts w:ascii="Arial" w:hAnsi="Arial" w:cs="Arial"/>
          <w:sz w:val="28"/>
          <w:szCs w:val="28"/>
          <w:rPrChange w:author="Transcriber01 JHB" w:date="2025-08-22T12:28:00Z" w16du:dateUtc="2025-08-22T10:28:00Z" w:id="1141">
            <w:rPr>
              <w:rFonts w:ascii="Arial" w:hAnsi="Arial" w:cs="Arial"/>
              <w:sz w:val="28"/>
              <w:szCs w:val="28"/>
              <w:lang w:val="en-US"/>
            </w:rPr>
          </w:rPrChange>
        </w:rPr>
      </w:pPr>
      <w:r w:rsidRPr="002F0DEE">
        <w:rPr>
          <w:rFonts w:ascii="Arial" w:hAnsi="Arial" w:cs="Arial"/>
          <w:sz w:val="28"/>
          <w:szCs w:val="28"/>
          <w:vertAlign w:val="superscript"/>
        </w:rPr>
        <w:t>496</w:t>
      </w:r>
      <w:r>
        <w:rPr>
          <w:rFonts w:ascii="Arial" w:hAnsi="Arial" w:cs="Arial"/>
          <w:sz w:val="28"/>
          <w:szCs w:val="28"/>
        </w:rPr>
        <w:t xml:space="preserve"> </w:t>
      </w:r>
      <w:r w:rsidRPr="00114DD5">
        <w:rPr>
          <w:rFonts w:ascii="Arial" w:hAnsi="Arial" w:cs="Arial"/>
          <w:sz w:val="28"/>
          <w:szCs w:val="28"/>
          <w:rPrChange w:author="Transcriber01 JHB" w:date="2025-08-22T12:28:00Z" w16du:dateUtc="2025-08-22T10:28:00Z" w:id="1142">
            <w:rPr>
              <w:rFonts w:ascii="Arial" w:hAnsi="Arial" w:cs="Arial"/>
              <w:sz w:val="28"/>
              <w:szCs w:val="28"/>
              <w:lang w:val="en-US"/>
            </w:rPr>
          </w:rPrChange>
        </w:rPr>
        <w:t>“</w:t>
      </w:r>
      <w:proofErr w:type="spellStart"/>
      <w:r w:rsidRPr="00114DD5">
        <w:rPr>
          <w:rFonts w:ascii="Arial" w:hAnsi="Arial" w:cs="Arial"/>
          <w:sz w:val="28"/>
          <w:szCs w:val="28"/>
          <w:rPrChange w:author="Transcriber01 JHB" w:date="2025-08-22T12:28:00Z" w16du:dateUtc="2025-08-22T10:28:00Z" w:id="1143">
            <w:rPr>
              <w:rFonts w:ascii="Arial" w:hAnsi="Arial" w:cs="Arial"/>
              <w:sz w:val="28"/>
              <w:szCs w:val="28"/>
              <w:lang w:val="en-US"/>
            </w:rPr>
          </w:rPrChange>
        </w:rPr>
        <w:t>Ndakasiya</w:t>
      </w:r>
      <w:proofErr w:type="spellEnd"/>
      <w:r w:rsidRPr="00114DD5">
        <w:rPr>
          <w:rFonts w:ascii="Arial" w:hAnsi="Arial" w:cs="Arial"/>
          <w:sz w:val="28"/>
          <w:szCs w:val="28"/>
          <w:rPrChange w:author="Transcriber01 JHB" w:date="2025-08-22T12:28:00Z" w16du:dateUtc="2025-08-22T10:28:00Z" w:id="1144">
            <w:rPr>
              <w:rFonts w:ascii="Arial" w:hAnsi="Arial" w:cs="Arial"/>
              <w:sz w:val="28"/>
              <w:szCs w:val="28"/>
              <w:lang w:val="en-US"/>
            </w:rPr>
          </w:rPrChange>
        </w:rPr>
        <w:t xml:space="preserve"> </w:t>
      </w:r>
      <w:proofErr w:type="spellStart"/>
      <w:r w:rsidRPr="00114DD5">
        <w:rPr>
          <w:rFonts w:ascii="Arial" w:hAnsi="Arial" w:cs="Arial"/>
          <w:sz w:val="28"/>
          <w:szCs w:val="28"/>
          <w:rPrChange w:author="Transcriber01 JHB" w:date="2025-08-22T12:28:00Z" w16du:dateUtc="2025-08-22T10:28:00Z" w:id="1145">
            <w:rPr>
              <w:rFonts w:ascii="Arial" w:hAnsi="Arial" w:cs="Arial"/>
              <w:sz w:val="28"/>
              <w:szCs w:val="28"/>
              <w:lang w:val="en-US"/>
            </w:rPr>
          </w:rPrChange>
        </w:rPr>
        <w:t>zvose</w:t>
      </w:r>
      <w:proofErr w:type="spellEnd"/>
      <w:r w:rsidRPr="00114DD5">
        <w:rPr>
          <w:rFonts w:ascii="Arial" w:hAnsi="Arial" w:cs="Arial"/>
          <w:sz w:val="28"/>
          <w:szCs w:val="28"/>
          <w:rPrChange w:author="Transcriber01 JHB" w:date="2025-08-22T12:28:00Z" w16du:dateUtc="2025-08-22T10:28:00Z" w:id="1146">
            <w:rPr>
              <w:rFonts w:ascii="Arial" w:hAnsi="Arial" w:cs="Arial"/>
              <w:sz w:val="28"/>
              <w:szCs w:val="28"/>
              <w:lang w:val="en-US"/>
            </w:rPr>
          </w:rPrChange>
        </w:rPr>
        <w:t xml:space="preserve"> Baba. </w:t>
      </w:r>
      <w:r w:rsidRPr="00114DD5">
        <w:rPr>
          <w:rFonts w:ascii="Arial" w:hAnsi="Arial" w:cs="Arial"/>
          <w:sz w:val="18"/>
          <w:szCs w:val="18"/>
          <w:rPrChange w:author="Transcriber01 JHB" w:date="2025-08-22T12:28:00Z" w16du:dateUtc="2025-08-22T10:28:00Z" w:id="1147">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14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1149">
            <w:rPr>
              <w:rFonts w:ascii="Arial" w:hAnsi="Arial" w:cs="Arial"/>
              <w:sz w:val="28"/>
              <w:szCs w:val="28"/>
              <w:lang w:val="en-US"/>
            </w:rPr>
          </w:rPrChange>
        </w:rPr>
        <w:t>Ndakaramba</w:t>
      </w:r>
      <w:proofErr w:type="spellEnd"/>
      <w:r w:rsidRPr="00114DD5">
        <w:rPr>
          <w:rFonts w:ascii="Arial" w:hAnsi="Arial" w:cs="Arial"/>
          <w:sz w:val="28"/>
          <w:szCs w:val="28"/>
          <w:rPrChange w:author="Transcriber01 JHB" w:date="2025-08-22T12:28:00Z" w16du:dateUtc="2025-08-22T10:28:00Z" w:id="1150">
            <w:rPr>
              <w:rFonts w:ascii="Arial" w:hAnsi="Arial" w:cs="Arial"/>
              <w:sz w:val="28"/>
              <w:szCs w:val="28"/>
              <w:lang w:val="en-US"/>
            </w:rPr>
          </w:rPrChange>
        </w:rPr>
        <w:t xml:space="preserve"> </w:t>
      </w:r>
      <w:proofErr w:type="spellStart"/>
      <w:r w:rsidRPr="00114DD5">
        <w:rPr>
          <w:rFonts w:ascii="Arial" w:hAnsi="Arial" w:cs="Arial"/>
          <w:sz w:val="28"/>
          <w:szCs w:val="28"/>
          <w:rPrChange w:author="Transcriber01 JHB" w:date="2025-08-22T12:28:00Z" w16du:dateUtc="2025-08-22T10:28:00Z" w:id="1151">
            <w:rPr>
              <w:rFonts w:ascii="Arial" w:hAnsi="Arial" w:cs="Arial"/>
              <w:sz w:val="28"/>
              <w:szCs w:val="28"/>
              <w:lang w:val="en-US"/>
            </w:rPr>
          </w:rPrChange>
        </w:rPr>
        <w:t>vasikana</w:t>
      </w:r>
      <w:proofErr w:type="spellEnd"/>
      <w:r w:rsidRPr="00114DD5">
        <w:rPr>
          <w:rFonts w:ascii="Arial" w:hAnsi="Arial" w:cs="Arial"/>
          <w:sz w:val="28"/>
          <w:szCs w:val="28"/>
          <w:rPrChange w:author="Transcriber01 JHB" w:date="2025-08-22T12:28:00Z" w16du:dateUtc="2025-08-22T10:28:00Z" w:id="1152">
            <w:rPr>
              <w:rFonts w:ascii="Arial" w:hAnsi="Arial" w:cs="Arial"/>
              <w:sz w:val="28"/>
              <w:szCs w:val="28"/>
              <w:lang w:val="en-US"/>
            </w:rPr>
          </w:rPrChange>
        </w:rPr>
        <w:t xml:space="preserve">. </w:t>
      </w:r>
      <w:r w:rsidRPr="00114DD5">
        <w:rPr>
          <w:rFonts w:ascii="Arial" w:hAnsi="Arial" w:cs="Arial"/>
          <w:sz w:val="18"/>
          <w:szCs w:val="18"/>
          <w:rPrChange w:author="Transcriber01 JHB" w:date="2025-08-22T12:28:00Z" w16du:dateUtc="2025-08-22T10:28:00Z" w:id="1153">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15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1155">
            <w:rPr>
              <w:rFonts w:ascii="Arial" w:hAnsi="Arial" w:cs="Arial"/>
              <w:sz w:val="28"/>
              <w:szCs w:val="28"/>
              <w:lang w:val="en-US"/>
            </w:rPr>
          </w:rPrChange>
        </w:rPr>
        <w:t>Ndakaramba</w:t>
      </w:r>
      <w:proofErr w:type="spellEnd"/>
      <w:r w:rsidRPr="00114DD5">
        <w:rPr>
          <w:rFonts w:ascii="Arial" w:hAnsi="Arial" w:cs="Arial"/>
          <w:sz w:val="28"/>
          <w:szCs w:val="28"/>
          <w:rPrChange w:author="Transcriber01 JHB" w:date="2025-08-22T12:28:00Z" w16du:dateUtc="2025-08-22T10:28:00Z" w:id="1156">
            <w:rPr>
              <w:rFonts w:ascii="Arial" w:hAnsi="Arial" w:cs="Arial"/>
              <w:sz w:val="28"/>
              <w:szCs w:val="28"/>
              <w:lang w:val="en-US"/>
            </w:rPr>
          </w:rPrChange>
        </w:rPr>
        <w:t xml:space="preserve"> </w:t>
      </w:r>
      <w:proofErr w:type="spellStart"/>
      <w:r w:rsidRPr="00114DD5">
        <w:rPr>
          <w:rFonts w:ascii="Arial" w:hAnsi="Arial" w:cs="Arial"/>
          <w:sz w:val="28"/>
          <w:szCs w:val="28"/>
          <w:rPrChange w:author="Transcriber01 JHB" w:date="2025-08-22T12:28:00Z" w16du:dateUtc="2025-08-22T10:28:00Z" w:id="1157">
            <w:rPr>
              <w:rFonts w:ascii="Arial" w:hAnsi="Arial" w:cs="Arial"/>
              <w:sz w:val="28"/>
              <w:szCs w:val="28"/>
              <w:lang w:val="en-US"/>
            </w:rPr>
          </w:rPrChange>
        </w:rPr>
        <w:t>vakomana</w:t>
      </w:r>
      <w:proofErr w:type="spellEnd"/>
      <w:r w:rsidRPr="00114DD5">
        <w:rPr>
          <w:rFonts w:ascii="Arial" w:hAnsi="Arial" w:cs="Arial"/>
          <w:sz w:val="28"/>
          <w:szCs w:val="28"/>
          <w:rPrChange w:author="Transcriber01 JHB" w:date="2025-08-22T12:28:00Z" w16du:dateUtc="2025-08-22T10:28:00Z" w:id="1158">
            <w:rPr>
              <w:rFonts w:ascii="Arial" w:hAnsi="Arial" w:cs="Arial"/>
              <w:sz w:val="28"/>
              <w:szCs w:val="28"/>
              <w:lang w:val="en-US"/>
            </w:rPr>
          </w:rPrChange>
        </w:rPr>
        <w:t xml:space="preserve">. </w:t>
      </w:r>
      <w:r w:rsidRPr="00114DD5">
        <w:rPr>
          <w:rFonts w:ascii="Arial" w:hAnsi="Arial" w:cs="Arial"/>
          <w:sz w:val="18"/>
          <w:szCs w:val="18"/>
          <w:rPrChange w:author="Transcriber01 JHB" w:date="2025-08-22T12:28:00Z" w16du:dateUtc="2025-08-22T10:28:00Z" w:id="1159">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160">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1161">
            <w:rPr>
              <w:rFonts w:ascii="Arial" w:hAnsi="Arial" w:cs="Arial"/>
              <w:sz w:val="28"/>
              <w:szCs w:val="28"/>
              <w:lang w:val="en-US"/>
            </w:rPr>
          </w:rPrChange>
        </w:rPr>
        <w:t>Ndakaramba</w:t>
      </w:r>
      <w:proofErr w:type="spellEnd"/>
      <w:r w:rsidRPr="00114DD5">
        <w:rPr>
          <w:rFonts w:ascii="Arial" w:hAnsi="Arial" w:cs="Arial"/>
          <w:sz w:val="28"/>
          <w:szCs w:val="28"/>
          <w:rPrChange w:author="Transcriber01 JHB" w:date="2025-08-22T12:28:00Z" w16du:dateUtc="2025-08-22T10:28:00Z" w:id="1162">
            <w:rPr>
              <w:rFonts w:ascii="Arial" w:hAnsi="Arial" w:cs="Arial"/>
              <w:sz w:val="28"/>
              <w:szCs w:val="28"/>
              <w:lang w:val="en-US"/>
            </w:rPr>
          </w:rPrChange>
        </w:rPr>
        <w:t xml:space="preserve"> </w:t>
      </w:r>
      <w:proofErr w:type="spellStart"/>
      <w:r w:rsidRPr="00114DD5">
        <w:rPr>
          <w:rFonts w:ascii="Arial" w:hAnsi="Arial" w:cs="Arial"/>
          <w:sz w:val="28"/>
          <w:szCs w:val="28"/>
          <w:rPrChange w:author="Transcriber01 JHB" w:date="2025-08-22T12:28:00Z" w16du:dateUtc="2025-08-22T10:28:00Z" w:id="1163">
            <w:rPr>
              <w:rFonts w:ascii="Arial" w:hAnsi="Arial" w:cs="Arial"/>
              <w:sz w:val="28"/>
              <w:szCs w:val="28"/>
              <w:lang w:val="en-US"/>
            </w:rPr>
          </w:rPrChange>
        </w:rPr>
        <w:t>mudhebhe</w:t>
      </w:r>
      <w:proofErr w:type="spellEnd"/>
      <w:r w:rsidRPr="00114DD5">
        <w:rPr>
          <w:rFonts w:ascii="Arial" w:hAnsi="Arial" w:cs="Arial"/>
          <w:sz w:val="28"/>
          <w:szCs w:val="28"/>
          <w:rPrChange w:author="Transcriber01 JHB" w:date="2025-08-22T12:28:00Z" w16du:dateUtc="2025-08-22T10:28:00Z" w:id="1164">
            <w:rPr>
              <w:rFonts w:ascii="Arial" w:hAnsi="Arial" w:cs="Arial"/>
              <w:sz w:val="28"/>
              <w:szCs w:val="28"/>
              <w:lang w:val="en-US"/>
            </w:rPr>
          </w:rPrChange>
        </w:rPr>
        <w:t xml:space="preserve">. </w:t>
      </w:r>
      <w:r w:rsidRPr="00114DD5">
        <w:rPr>
          <w:rFonts w:ascii="Arial" w:hAnsi="Arial" w:cs="Arial"/>
          <w:sz w:val="18"/>
          <w:szCs w:val="18"/>
          <w:rPrChange w:author="Transcriber01 JHB" w:date="2025-08-22T12:28:00Z" w16du:dateUtc="2025-08-22T10:28:00Z" w:id="1165">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166">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1167">
            <w:rPr>
              <w:rFonts w:ascii="Arial" w:hAnsi="Arial" w:cs="Arial"/>
              <w:sz w:val="28"/>
              <w:szCs w:val="28"/>
              <w:lang w:val="en-US"/>
            </w:rPr>
          </w:rPrChange>
        </w:rPr>
        <w:t>Ndakaramba</w:t>
      </w:r>
      <w:proofErr w:type="spellEnd"/>
      <w:r w:rsidRPr="00114DD5">
        <w:rPr>
          <w:rFonts w:ascii="Arial" w:hAnsi="Arial" w:cs="Arial"/>
          <w:sz w:val="28"/>
          <w:szCs w:val="28"/>
          <w:rPrChange w:author="Transcriber01 JHB" w:date="2025-08-22T12:28:00Z" w16du:dateUtc="2025-08-22T10:28:00Z" w:id="1168">
            <w:rPr>
              <w:rFonts w:ascii="Arial" w:hAnsi="Arial" w:cs="Arial"/>
              <w:sz w:val="28"/>
              <w:szCs w:val="28"/>
              <w:lang w:val="en-US"/>
            </w:rPr>
          </w:rPrChange>
        </w:rPr>
        <w:t xml:space="preserve"> make up.</w:t>
      </w:r>
      <w:r w:rsidRPr="00114DD5">
        <w:rPr>
          <w:rFonts w:ascii="Arial" w:hAnsi="Arial" w:cs="Arial"/>
          <w:sz w:val="18"/>
          <w:szCs w:val="18"/>
          <w:rPrChange w:author="Transcriber01 JHB" w:date="2025-08-22T12:28:00Z" w16du:dateUtc="2025-08-22T10:28:00Z" w:id="1169">
            <w:rPr>
              <w:rFonts w:ascii="Arial" w:hAnsi="Arial" w:cs="Arial"/>
              <w:sz w:val="18"/>
              <w:szCs w:val="18"/>
              <w:lang w:val="x-none"/>
            </w:rPr>
          </w:rPrChange>
        </w:rPr>
        <w:t xml:space="preserve"> [Congregation says, “Amen.”]</w:t>
      </w:r>
      <w:r w:rsidRPr="00114DD5">
        <w:rPr>
          <w:rFonts w:ascii="Arial" w:hAnsi="Arial" w:cs="Arial"/>
          <w:sz w:val="28"/>
          <w:szCs w:val="28"/>
          <w:rPrChange w:author="Transcriber01 JHB" w:date="2025-08-22T12:28:00Z" w16du:dateUtc="2025-08-22T10:28:00Z" w:id="1170">
            <w:rPr>
              <w:rFonts w:ascii="Arial" w:hAnsi="Arial" w:cs="Arial"/>
              <w:sz w:val="28"/>
              <w:szCs w:val="28"/>
              <w:lang w:val="x-none"/>
            </w:rPr>
          </w:rPrChange>
        </w:rPr>
        <w:t xml:space="preserve"> </w:t>
      </w:r>
      <w:r w:rsidRPr="00114DD5">
        <w:rPr>
          <w:rFonts w:ascii="Arial" w:hAnsi="Arial" w:cs="Arial"/>
          <w:sz w:val="28"/>
          <w:szCs w:val="28"/>
          <w:rPrChange w:author="Transcriber01 JHB" w:date="2025-08-22T12:28:00Z" w16du:dateUtc="2025-08-22T10:28:00Z" w:id="1171">
            <w:rPr>
              <w:rFonts w:ascii="Arial" w:hAnsi="Arial" w:cs="Arial"/>
              <w:sz w:val="28"/>
              <w:szCs w:val="28"/>
              <w:lang w:val="en-US"/>
            </w:rPr>
          </w:rPrChange>
        </w:rPr>
        <w:t xml:space="preserve"> </w:t>
      </w:r>
      <w:proofErr w:type="spellStart"/>
      <w:r w:rsidRPr="00114DD5">
        <w:rPr>
          <w:rFonts w:ascii="Arial" w:hAnsi="Arial" w:cs="Arial"/>
          <w:sz w:val="28"/>
          <w:szCs w:val="28"/>
          <w:rPrChange w:author="Transcriber01 JHB" w:date="2025-08-22T12:28:00Z" w16du:dateUtc="2025-08-22T10:28:00Z" w:id="1172">
            <w:rPr>
              <w:rFonts w:ascii="Arial" w:hAnsi="Arial" w:cs="Arial"/>
              <w:sz w:val="28"/>
              <w:szCs w:val="28"/>
              <w:lang w:val="en-US"/>
            </w:rPr>
          </w:rPrChange>
        </w:rPr>
        <w:t>Ndakaramba</w:t>
      </w:r>
      <w:proofErr w:type="spellEnd"/>
      <w:r w:rsidRPr="00114DD5">
        <w:rPr>
          <w:rFonts w:ascii="Arial" w:hAnsi="Arial" w:cs="Arial"/>
          <w:sz w:val="28"/>
          <w:szCs w:val="28"/>
          <w:rPrChange w:author="Transcriber01 JHB" w:date="2025-08-22T12:28:00Z" w16du:dateUtc="2025-08-22T10:28:00Z" w:id="1173">
            <w:rPr>
              <w:rFonts w:ascii="Arial" w:hAnsi="Arial" w:cs="Arial"/>
              <w:sz w:val="28"/>
              <w:szCs w:val="28"/>
              <w:lang w:val="en-US"/>
            </w:rPr>
          </w:rPrChange>
        </w:rPr>
        <w:t xml:space="preserve"> </w:t>
      </w:r>
      <w:proofErr w:type="spellStart"/>
      <w:r w:rsidRPr="00114DD5">
        <w:rPr>
          <w:rFonts w:ascii="Arial" w:hAnsi="Arial" w:cs="Arial"/>
          <w:sz w:val="28"/>
          <w:szCs w:val="28"/>
          <w:rPrChange w:author="Transcriber01 JHB" w:date="2025-08-22T12:28:00Z" w16du:dateUtc="2025-08-22T10:28:00Z" w:id="1174">
            <w:rPr>
              <w:rFonts w:ascii="Arial" w:hAnsi="Arial" w:cs="Arial"/>
              <w:sz w:val="28"/>
              <w:szCs w:val="28"/>
              <w:lang w:val="en-US"/>
            </w:rPr>
          </w:rPrChange>
        </w:rPr>
        <w:t>midzimu</w:t>
      </w:r>
      <w:proofErr w:type="spellEnd"/>
      <w:r w:rsidRPr="00114DD5">
        <w:rPr>
          <w:rFonts w:ascii="Arial" w:hAnsi="Arial" w:cs="Arial"/>
          <w:sz w:val="28"/>
          <w:szCs w:val="28"/>
          <w:rPrChange w:author="Transcriber01 JHB" w:date="2025-08-22T12:28:00Z" w16du:dateUtc="2025-08-22T10:28:00Z" w:id="1175">
            <w:rPr>
              <w:rFonts w:ascii="Arial" w:hAnsi="Arial" w:cs="Arial"/>
              <w:sz w:val="28"/>
              <w:szCs w:val="28"/>
              <w:lang w:val="en-US"/>
            </w:rPr>
          </w:rPrChange>
        </w:rPr>
        <w:t xml:space="preserve">. </w:t>
      </w:r>
      <w:r w:rsidRPr="00114DD5">
        <w:rPr>
          <w:rFonts w:ascii="Arial" w:hAnsi="Arial" w:cs="Arial"/>
          <w:sz w:val="18"/>
          <w:szCs w:val="18"/>
          <w:rPrChange w:author="Transcriber01 JHB" w:date="2025-08-22T12:28:00Z" w16du:dateUtc="2025-08-22T10:28:00Z" w:id="1176">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177">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1178">
            <w:rPr>
              <w:rFonts w:ascii="Arial" w:hAnsi="Arial" w:cs="Arial"/>
              <w:sz w:val="28"/>
              <w:szCs w:val="28"/>
              <w:lang w:val="en-US"/>
            </w:rPr>
          </w:rPrChange>
        </w:rPr>
        <w:t>Ndakaramba</w:t>
      </w:r>
      <w:proofErr w:type="spellEnd"/>
      <w:r w:rsidRPr="00114DD5">
        <w:rPr>
          <w:rFonts w:ascii="Arial" w:hAnsi="Arial" w:cs="Arial"/>
          <w:sz w:val="28"/>
          <w:szCs w:val="28"/>
          <w:rPrChange w:author="Transcriber01 JHB" w:date="2025-08-22T12:28:00Z" w16du:dateUtc="2025-08-22T10:28:00Z" w:id="1179">
            <w:rPr>
              <w:rFonts w:ascii="Arial" w:hAnsi="Arial" w:cs="Arial"/>
              <w:sz w:val="28"/>
              <w:szCs w:val="28"/>
              <w:lang w:val="en-US"/>
            </w:rPr>
          </w:rPrChange>
        </w:rPr>
        <w:t xml:space="preserve"> culture. </w:t>
      </w:r>
      <w:r w:rsidRPr="00114DD5">
        <w:rPr>
          <w:rFonts w:ascii="Arial" w:hAnsi="Arial" w:cs="Arial"/>
          <w:sz w:val="18"/>
          <w:szCs w:val="18"/>
          <w:rPrChange w:author="Transcriber01 JHB" w:date="2025-08-22T12:28:00Z" w16du:dateUtc="2025-08-22T10:28:00Z" w:id="1180">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181">
            <w:rPr>
              <w:rFonts w:ascii="Arial" w:hAnsi="Arial" w:cs="Arial"/>
              <w:sz w:val="28"/>
              <w:szCs w:val="28"/>
              <w:lang w:val="x-none"/>
            </w:rPr>
          </w:rPrChange>
        </w:rPr>
        <w:t xml:space="preserve"> </w:t>
      </w:r>
      <w:r w:rsidRPr="00114DD5">
        <w:rPr>
          <w:rFonts w:ascii="Arial" w:hAnsi="Arial" w:cs="Arial"/>
          <w:sz w:val="28"/>
          <w:szCs w:val="28"/>
          <w:rPrChange w:author="Transcriber01 JHB" w:date="2025-08-22T12:28:00Z" w16du:dateUtc="2025-08-22T10:28:00Z" w:id="1182">
            <w:rPr>
              <w:rFonts w:ascii="Arial" w:hAnsi="Arial" w:cs="Arial"/>
              <w:sz w:val="28"/>
              <w:szCs w:val="28"/>
              <w:lang w:val="en-US"/>
            </w:rPr>
          </w:rPrChange>
        </w:rPr>
        <w:t xml:space="preserve">Baba </w:t>
      </w:r>
      <w:proofErr w:type="spellStart"/>
      <w:r w:rsidRPr="00114DD5">
        <w:rPr>
          <w:rFonts w:ascii="Arial" w:hAnsi="Arial" w:cs="Arial"/>
          <w:sz w:val="28"/>
          <w:szCs w:val="28"/>
          <w:rPrChange w:author="Transcriber01 JHB" w:date="2025-08-22T12:28:00Z" w16du:dateUtc="2025-08-22T10:28:00Z" w:id="1183">
            <w:rPr>
              <w:rFonts w:ascii="Arial" w:hAnsi="Arial" w:cs="Arial"/>
              <w:sz w:val="28"/>
              <w:szCs w:val="28"/>
              <w:lang w:val="en-US"/>
            </w:rPr>
          </w:rPrChange>
        </w:rPr>
        <w:t>asi</w:t>
      </w:r>
      <w:proofErr w:type="spellEnd"/>
      <w:r w:rsidRPr="00114DD5">
        <w:rPr>
          <w:rFonts w:ascii="Arial" w:hAnsi="Arial" w:cs="Arial"/>
          <w:sz w:val="28"/>
          <w:szCs w:val="28"/>
          <w:rPrChange w:author="Transcriber01 JHB" w:date="2025-08-22T12:28:00Z" w16du:dateUtc="2025-08-22T10:28:00Z" w:id="1184">
            <w:rPr>
              <w:rFonts w:ascii="Arial" w:hAnsi="Arial" w:cs="Arial"/>
              <w:sz w:val="28"/>
              <w:szCs w:val="28"/>
              <w:lang w:val="en-US"/>
            </w:rPr>
          </w:rPrChange>
        </w:rPr>
        <w:t xml:space="preserve"> </w:t>
      </w:r>
      <w:proofErr w:type="spellStart"/>
      <w:r w:rsidRPr="00114DD5">
        <w:rPr>
          <w:rFonts w:ascii="Arial" w:hAnsi="Arial" w:cs="Arial"/>
          <w:sz w:val="28"/>
          <w:szCs w:val="28"/>
          <w:rPrChange w:author="Transcriber01 JHB" w:date="2025-08-22T12:28:00Z" w16du:dateUtc="2025-08-22T10:28:00Z" w:id="1185">
            <w:rPr>
              <w:rFonts w:ascii="Arial" w:hAnsi="Arial" w:cs="Arial"/>
              <w:sz w:val="28"/>
              <w:szCs w:val="28"/>
              <w:lang w:val="en-US"/>
            </w:rPr>
          </w:rPrChange>
        </w:rPr>
        <w:t>munoti</w:t>
      </w:r>
      <w:proofErr w:type="spellEnd"/>
      <w:r w:rsidRPr="00114DD5">
        <w:rPr>
          <w:rFonts w:ascii="Arial" w:hAnsi="Arial" w:cs="Arial"/>
          <w:sz w:val="28"/>
          <w:szCs w:val="28"/>
          <w:rPrChange w:author="Transcriber01 JHB" w:date="2025-08-22T12:28:00Z" w16du:dateUtc="2025-08-22T10:28:00Z" w:id="1186">
            <w:rPr>
              <w:rFonts w:ascii="Arial" w:hAnsi="Arial" w:cs="Arial"/>
              <w:sz w:val="28"/>
              <w:szCs w:val="28"/>
              <w:lang w:val="en-US"/>
            </w:rPr>
          </w:rPrChange>
        </w:rPr>
        <w:t xml:space="preserve"> Imi, “Hakuna </w:t>
      </w:r>
      <w:proofErr w:type="spellStart"/>
      <w:r w:rsidRPr="00114DD5">
        <w:rPr>
          <w:rFonts w:ascii="Arial" w:hAnsi="Arial" w:cs="Arial"/>
          <w:sz w:val="28"/>
          <w:szCs w:val="28"/>
          <w:rPrChange w:author="Transcriber01 JHB" w:date="2025-08-22T12:28:00Z" w16du:dateUtc="2025-08-22T10:28:00Z" w:id="1187">
            <w:rPr>
              <w:rFonts w:ascii="Arial" w:hAnsi="Arial" w:cs="Arial"/>
              <w:sz w:val="28"/>
              <w:szCs w:val="28"/>
              <w:lang w:val="en-US"/>
            </w:rPr>
          </w:rPrChange>
        </w:rPr>
        <w:t>anosiya</w:t>
      </w:r>
      <w:proofErr w:type="spellEnd"/>
      <w:r w:rsidRPr="00114DD5">
        <w:rPr>
          <w:rFonts w:ascii="Arial" w:hAnsi="Arial" w:cs="Arial"/>
          <w:sz w:val="28"/>
          <w:szCs w:val="28"/>
          <w:rPrChange w:author="Transcriber01 JHB" w:date="2025-08-22T12:28:00Z" w16du:dateUtc="2025-08-22T10:28:00Z" w:id="1188">
            <w:rPr>
              <w:rFonts w:ascii="Arial" w:hAnsi="Arial" w:cs="Arial"/>
              <w:sz w:val="28"/>
              <w:szCs w:val="28"/>
              <w:lang w:val="en-US"/>
            </w:rPr>
          </w:rPrChange>
        </w:rPr>
        <w:t xml:space="preserve"> </w:t>
      </w:r>
      <w:proofErr w:type="spellStart"/>
      <w:r w:rsidRPr="00114DD5">
        <w:rPr>
          <w:rFonts w:ascii="Arial" w:hAnsi="Arial" w:cs="Arial"/>
          <w:sz w:val="28"/>
          <w:szCs w:val="28"/>
          <w:rPrChange w:author="Transcriber01 JHB" w:date="2025-08-22T12:28:00Z" w16du:dateUtc="2025-08-22T10:28:00Z" w:id="1189">
            <w:rPr>
              <w:rFonts w:ascii="Arial" w:hAnsi="Arial" w:cs="Arial"/>
              <w:sz w:val="28"/>
              <w:szCs w:val="28"/>
              <w:lang w:val="en-US"/>
            </w:rPr>
          </w:rPrChange>
        </w:rPr>
        <w:t>zvinhu</w:t>
      </w:r>
      <w:proofErr w:type="spellEnd"/>
      <w:r w:rsidRPr="00114DD5">
        <w:rPr>
          <w:rFonts w:ascii="Arial" w:hAnsi="Arial" w:cs="Arial"/>
          <w:sz w:val="28"/>
          <w:szCs w:val="28"/>
          <w:rPrChange w:author="Transcriber01 JHB" w:date="2025-08-22T12:28:00Z" w16du:dateUtc="2025-08-22T10:28:00Z" w:id="1190">
            <w:rPr>
              <w:rFonts w:ascii="Arial" w:hAnsi="Arial" w:cs="Arial"/>
              <w:sz w:val="28"/>
              <w:szCs w:val="28"/>
              <w:lang w:val="en-US"/>
            </w:rPr>
          </w:rPrChange>
        </w:rPr>
        <w:t xml:space="preserve"> </w:t>
      </w:r>
      <w:proofErr w:type="spellStart"/>
      <w:r w:rsidRPr="00114DD5">
        <w:rPr>
          <w:rFonts w:ascii="Arial" w:hAnsi="Arial" w:cs="Arial"/>
          <w:sz w:val="28"/>
          <w:szCs w:val="28"/>
          <w:rPrChange w:author="Transcriber01 JHB" w:date="2025-08-22T12:28:00Z" w16du:dateUtc="2025-08-22T10:28:00Z" w:id="1191">
            <w:rPr>
              <w:rFonts w:ascii="Arial" w:hAnsi="Arial" w:cs="Arial"/>
              <w:sz w:val="28"/>
              <w:szCs w:val="28"/>
              <w:lang w:val="en-US"/>
            </w:rPr>
          </w:rPrChange>
        </w:rPr>
        <w:t>neVhangeri</w:t>
      </w:r>
      <w:proofErr w:type="spellEnd"/>
      <w:r w:rsidRPr="00114DD5">
        <w:rPr>
          <w:rFonts w:ascii="Arial" w:hAnsi="Arial" w:cs="Arial"/>
          <w:sz w:val="28"/>
          <w:szCs w:val="28"/>
          <w:rPrChange w:author="Transcriber01 JHB" w:date="2025-08-22T12:28:00Z" w16du:dateUtc="2025-08-22T10:28:00Z" w:id="1192">
            <w:rPr>
              <w:rFonts w:ascii="Arial" w:hAnsi="Arial" w:cs="Arial"/>
              <w:sz w:val="28"/>
              <w:szCs w:val="28"/>
              <w:lang w:val="en-US"/>
            </w:rPr>
          </w:rPrChange>
        </w:rPr>
        <w:t xml:space="preserve">, </w:t>
      </w:r>
      <w:r w:rsidRPr="00114DD5">
        <w:rPr>
          <w:rFonts w:ascii="Arial" w:hAnsi="Arial" w:cs="Arial"/>
          <w:sz w:val="18"/>
          <w:szCs w:val="18"/>
          <w:rPrChange w:author="Transcriber01 JHB" w:date="2025-08-22T12:28:00Z" w16du:dateUtc="2025-08-22T10:28:00Z" w:id="1193">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194">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1195">
            <w:rPr>
              <w:rFonts w:ascii="Arial" w:hAnsi="Arial" w:cs="Arial"/>
              <w:sz w:val="28"/>
              <w:szCs w:val="28"/>
              <w:lang w:val="en-US"/>
            </w:rPr>
          </w:rPrChange>
        </w:rPr>
        <w:t>kunze</w:t>
      </w:r>
      <w:proofErr w:type="spellEnd"/>
      <w:r w:rsidRPr="00114DD5">
        <w:rPr>
          <w:rFonts w:ascii="Arial" w:hAnsi="Arial" w:cs="Arial"/>
          <w:sz w:val="28"/>
          <w:szCs w:val="28"/>
          <w:rPrChange w:author="Transcriber01 JHB" w:date="2025-08-22T12:28:00Z" w16du:dateUtc="2025-08-22T10:28:00Z" w:id="1196">
            <w:rPr>
              <w:rFonts w:ascii="Arial" w:hAnsi="Arial" w:cs="Arial"/>
              <w:sz w:val="28"/>
              <w:szCs w:val="28"/>
              <w:lang w:val="en-US"/>
            </w:rPr>
          </w:rPrChange>
        </w:rPr>
        <w:t xml:space="preserve"> </w:t>
      </w:r>
      <w:proofErr w:type="spellStart"/>
      <w:r w:rsidRPr="00114DD5">
        <w:rPr>
          <w:rFonts w:ascii="Arial" w:hAnsi="Arial" w:cs="Arial"/>
          <w:sz w:val="28"/>
          <w:szCs w:val="28"/>
          <w:rPrChange w:author="Transcriber01 JHB" w:date="2025-08-22T12:28:00Z" w16du:dateUtc="2025-08-22T10:28:00Z" w:id="1197">
            <w:rPr>
              <w:rFonts w:ascii="Arial" w:hAnsi="Arial" w:cs="Arial"/>
              <w:sz w:val="28"/>
              <w:szCs w:val="28"/>
              <w:lang w:val="en-US"/>
            </w:rPr>
          </w:rPrChange>
        </w:rPr>
        <w:t>kwevamunodzorera</w:t>
      </w:r>
      <w:proofErr w:type="spellEnd"/>
      <w:r w:rsidRPr="00114DD5">
        <w:rPr>
          <w:rFonts w:ascii="Arial" w:hAnsi="Arial" w:cs="Arial"/>
          <w:sz w:val="28"/>
          <w:szCs w:val="28"/>
          <w:rPrChange w:author="Transcriber01 JHB" w:date="2025-08-22T12:28:00Z" w16du:dateUtc="2025-08-22T10:28:00Z" w:id="1198">
            <w:rPr>
              <w:rFonts w:ascii="Arial" w:hAnsi="Arial" w:cs="Arial"/>
              <w:sz w:val="28"/>
              <w:szCs w:val="28"/>
              <w:lang w:val="en-US"/>
            </w:rPr>
          </w:rPrChange>
        </w:rPr>
        <w:t>,</w:t>
      </w:r>
      <w:r w:rsidRPr="00114DD5">
        <w:rPr>
          <w:rFonts w:ascii="Arial" w:hAnsi="Arial" w:cs="Arial"/>
          <w:sz w:val="18"/>
          <w:szCs w:val="18"/>
          <w:rPrChange w:author="Transcriber01 JHB" w:date="2025-08-22T12:28:00Z" w16du:dateUtc="2025-08-22T10:28:00Z" w:id="1199">
            <w:rPr>
              <w:rFonts w:ascii="Arial" w:hAnsi="Arial" w:cs="Arial"/>
              <w:sz w:val="18"/>
              <w:szCs w:val="18"/>
              <w:lang w:val="x-none"/>
            </w:rPr>
          </w:rPrChange>
        </w:rPr>
        <w:t xml:space="preserve"> [Congregation says, “Amen,”]</w:t>
      </w:r>
      <w:r w:rsidRPr="00114DD5">
        <w:rPr>
          <w:rFonts w:ascii="Arial" w:hAnsi="Arial" w:cs="Arial"/>
          <w:sz w:val="28"/>
          <w:szCs w:val="28"/>
          <w:rPrChange w:author="Transcriber01 JHB" w:date="2025-08-22T12:28:00Z" w16du:dateUtc="2025-08-22T10:28:00Z" w:id="1200">
            <w:rPr>
              <w:rFonts w:ascii="Arial" w:hAnsi="Arial" w:cs="Arial"/>
              <w:sz w:val="28"/>
              <w:szCs w:val="28"/>
              <w:lang w:val="en-US"/>
            </w:rPr>
          </w:rPrChange>
        </w:rPr>
        <w:t xml:space="preserve"> a hundredfold! </w:t>
      </w:r>
      <w:r w:rsidRPr="00114DD5">
        <w:rPr>
          <w:rFonts w:ascii="Arial" w:hAnsi="Arial" w:cs="Arial"/>
          <w:sz w:val="18"/>
          <w:szCs w:val="18"/>
          <w:rPrChange w:author="Transcriber01 JHB" w:date="2025-08-22T12:28:00Z" w16du:dateUtc="2025-08-22T10:28:00Z" w:id="1201">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202">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1203">
            <w:rPr>
              <w:rFonts w:ascii="Arial" w:hAnsi="Arial" w:cs="Arial"/>
              <w:sz w:val="28"/>
              <w:szCs w:val="28"/>
              <w:lang w:val="en-US"/>
            </w:rPr>
          </w:rPrChange>
        </w:rPr>
        <w:t>Ndipeyiwo</w:t>
      </w:r>
      <w:proofErr w:type="spellEnd"/>
      <w:r w:rsidRPr="00114DD5">
        <w:rPr>
          <w:rFonts w:ascii="Arial" w:hAnsi="Arial" w:cs="Arial"/>
          <w:sz w:val="28"/>
          <w:szCs w:val="28"/>
          <w:rPrChange w:author="Transcriber01 JHB" w:date="2025-08-22T12:28:00Z" w16du:dateUtc="2025-08-22T10:28:00Z" w:id="1204">
            <w:rPr>
              <w:rFonts w:ascii="Arial" w:hAnsi="Arial" w:cs="Arial"/>
              <w:sz w:val="28"/>
              <w:szCs w:val="28"/>
              <w:lang w:val="en-US"/>
            </w:rPr>
          </w:rPrChange>
        </w:rPr>
        <w:t xml:space="preserve"> hundredfold </w:t>
      </w:r>
      <w:proofErr w:type="spellStart"/>
      <w:r w:rsidRPr="00114DD5">
        <w:rPr>
          <w:rFonts w:ascii="Arial" w:hAnsi="Arial" w:cs="Arial"/>
          <w:sz w:val="28"/>
          <w:szCs w:val="28"/>
          <w:rPrChange w:author="Transcriber01 JHB" w:date="2025-08-22T12:28:00Z" w16du:dateUtc="2025-08-22T10:28:00Z" w:id="1205">
            <w:rPr>
              <w:rFonts w:ascii="Arial" w:hAnsi="Arial" w:cs="Arial"/>
              <w:sz w:val="28"/>
              <w:szCs w:val="28"/>
              <w:lang w:val="en-US"/>
            </w:rPr>
          </w:rPrChange>
        </w:rPr>
        <w:t>yangu</w:t>
      </w:r>
      <w:proofErr w:type="spellEnd"/>
      <w:r w:rsidRPr="00114DD5">
        <w:rPr>
          <w:rFonts w:ascii="Arial" w:hAnsi="Arial" w:cs="Arial"/>
          <w:sz w:val="28"/>
          <w:szCs w:val="28"/>
          <w:rPrChange w:author="Transcriber01 JHB" w:date="2025-08-22T12:28:00Z" w16du:dateUtc="2025-08-22T10:28:00Z" w:id="1206">
            <w:rPr>
              <w:rFonts w:ascii="Arial" w:hAnsi="Arial" w:cs="Arial"/>
              <w:sz w:val="28"/>
              <w:szCs w:val="28"/>
              <w:lang w:val="en-US"/>
            </w:rPr>
          </w:rPrChange>
        </w:rPr>
        <w:t xml:space="preserve">, </w:t>
      </w:r>
      <w:r w:rsidRPr="00114DD5">
        <w:rPr>
          <w:rFonts w:ascii="Arial" w:hAnsi="Arial" w:cs="Arial"/>
          <w:sz w:val="18"/>
          <w:szCs w:val="18"/>
          <w:rPrChange w:author="Transcriber01 JHB" w:date="2025-08-22T12:28:00Z" w16du:dateUtc="2025-08-22T10:28:00Z" w:id="1207">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208">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1209">
            <w:rPr>
              <w:rFonts w:ascii="Arial" w:hAnsi="Arial" w:cs="Arial"/>
              <w:sz w:val="28"/>
              <w:szCs w:val="28"/>
              <w:lang w:val="en-US"/>
            </w:rPr>
          </w:rPrChange>
        </w:rPr>
        <w:t>neHupenyu</w:t>
      </w:r>
      <w:proofErr w:type="spellEnd"/>
      <w:r w:rsidRPr="00114DD5">
        <w:rPr>
          <w:rFonts w:ascii="Arial" w:hAnsi="Arial" w:cs="Arial"/>
          <w:sz w:val="28"/>
          <w:szCs w:val="28"/>
          <w:rPrChange w:author="Transcriber01 JHB" w:date="2025-08-22T12:28:00Z" w16du:dateUtc="2025-08-22T10:28:00Z" w:id="1210">
            <w:rPr>
              <w:rFonts w:ascii="Arial" w:hAnsi="Arial" w:cs="Arial"/>
              <w:sz w:val="28"/>
              <w:szCs w:val="28"/>
              <w:lang w:val="en-US"/>
            </w:rPr>
          </w:rPrChange>
        </w:rPr>
        <w:t xml:space="preserve"> </w:t>
      </w:r>
      <w:proofErr w:type="spellStart"/>
      <w:r w:rsidRPr="00114DD5">
        <w:rPr>
          <w:rFonts w:ascii="Arial" w:hAnsi="Arial" w:cs="Arial"/>
          <w:sz w:val="28"/>
          <w:szCs w:val="28"/>
          <w:rPrChange w:author="Transcriber01 JHB" w:date="2025-08-22T12:28:00Z" w16du:dateUtc="2025-08-22T10:28:00Z" w:id="1211">
            <w:rPr>
              <w:rFonts w:ascii="Arial" w:hAnsi="Arial" w:cs="Arial"/>
              <w:sz w:val="28"/>
              <w:szCs w:val="28"/>
              <w:lang w:val="en-US"/>
            </w:rPr>
          </w:rPrChange>
        </w:rPr>
        <w:t>Husingaperi</w:t>
      </w:r>
      <w:proofErr w:type="spellEnd"/>
      <w:r w:rsidRPr="00114DD5">
        <w:rPr>
          <w:rFonts w:ascii="Arial" w:hAnsi="Arial" w:cs="Arial"/>
          <w:sz w:val="28"/>
          <w:szCs w:val="28"/>
          <w:rPrChange w:author="Transcriber01 JHB" w:date="2025-08-22T12:28:00Z" w16du:dateUtc="2025-08-22T10:28:00Z" w:id="1212">
            <w:rPr>
              <w:rFonts w:ascii="Arial" w:hAnsi="Arial" w:cs="Arial"/>
              <w:sz w:val="28"/>
              <w:szCs w:val="28"/>
              <w:lang w:val="en-US"/>
            </w:rPr>
          </w:rPrChange>
        </w:rPr>
        <w:t xml:space="preserve">!” </w:t>
      </w:r>
      <w:r w:rsidRPr="00114DD5">
        <w:rPr>
          <w:rFonts w:ascii="Arial" w:hAnsi="Arial" w:cs="Arial"/>
          <w:sz w:val="18"/>
          <w:szCs w:val="18"/>
          <w:rPrChange w:author="Transcriber01 JHB" w:date="2025-08-22T12:28:00Z" w16du:dateUtc="2025-08-22T10:28:00Z" w:id="1213">
            <w:rPr>
              <w:rFonts w:ascii="Arial" w:hAnsi="Arial" w:cs="Arial"/>
              <w:sz w:val="18"/>
              <w:szCs w:val="18"/>
              <w:lang w:val="x-none"/>
            </w:rPr>
          </w:rPrChange>
        </w:rPr>
        <w:t>[Congregation says, “Amen.”]</w:t>
      </w:r>
    </w:p>
    <w:p w:rsidRPr="00114DD5" w:rsidR="00420EA2" w:rsidP="00420EA2" w:rsidRDefault="00420EA2" w14:paraId="28585873" w14:textId="77777777">
      <w:pPr>
        <w:jc w:val="both"/>
        <w:rPr>
          <w:rFonts w:ascii="Arial" w:hAnsi="Arial" w:cs="Arial"/>
          <w:sz w:val="28"/>
          <w:szCs w:val="28"/>
          <w:rPrChange w:author="Transcriber01 JHB" w:date="2025-08-22T12:28:00Z" w16du:dateUtc="2025-08-22T10:28:00Z" w:id="1214">
            <w:rPr>
              <w:rFonts w:ascii="Arial" w:hAnsi="Arial" w:cs="Arial"/>
              <w:sz w:val="28"/>
              <w:szCs w:val="28"/>
              <w:lang w:val="en-US"/>
            </w:rPr>
          </w:rPrChange>
        </w:rPr>
      </w:pPr>
      <w:r w:rsidRPr="00A047D1">
        <w:rPr>
          <w:rFonts w:ascii="Arial" w:hAnsi="Arial" w:cs="Arial"/>
          <w:sz w:val="28"/>
          <w:szCs w:val="28"/>
          <w:vertAlign w:val="superscript"/>
        </w:rPr>
        <w:t>497</w:t>
      </w:r>
      <w:r>
        <w:rPr>
          <w:rFonts w:ascii="Arial" w:hAnsi="Arial" w:cs="Arial"/>
          <w:sz w:val="28"/>
          <w:szCs w:val="28"/>
        </w:rPr>
        <w:t xml:space="preserve"> </w:t>
      </w:r>
      <w:proofErr w:type="spellStart"/>
      <w:r w:rsidRPr="00114DD5">
        <w:rPr>
          <w:rFonts w:ascii="Arial" w:hAnsi="Arial" w:cs="Arial"/>
          <w:sz w:val="28"/>
          <w:szCs w:val="28"/>
          <w:rPrChange w:author="Transcriber01 JHB" w:date="2025-08-22T12:28:00Z" w16du:dateUtc="2025-08-22T10:28:00Z" w:id="1215">
            <w:rPr>
              <w:rFonts w:ascii="Arial" w:hAnsi="Arial" w:cs="Arial"/>
              <w:sz w:val="28"/>
              <w:szCs w:val="28"/>
              <w:lang w:val="en-US"/>
            </w:rPr>
          </w:rPrChange>
        </w:rPr>
        <w:t>Hatipindeyi</w:t>
      </w:r>
      <w:proofErr w:type="spellEnd"/>
      <w:r w:rsidRPr="00114DD5">
        <w:rPr>
          <w:rFonts w:ascii="Arial" w:hAnsi="Arial" w:cs="Arial"/>
          <w:sz w:val="28"/>
          <w:szCs w:val="28"/>
          <w:rPrChange w:author="Transcriber01 JHB" w:date="2025-08-22T12:28:00Z" w16du:dateUtc="2025-08-22T10:28:00Z" w:id="1216">
            <w:rPr>
              <w:rFonts w:ascii="Arial" w:hAnsi="Arial" w:cs="Arial"/>
              <w:sz w:val="28"/>
              <w:szCs w:val="28"/>
              <w:lang w:val="en-US"/>
            </w:rPr>
          </w:rPrChange>
        </w:rPr>
        <w:t xml:space="preserve"> </w:t>
      </w:r>
      <w:proofErr w:type="spellStart"/>
      <w:r w:rsidRPr="00114DD5">
        <w:rPr>
          <w:rFonts w:ascii="Arial" w:hAnsi="Arial" w:cs="Arial"/>
          <w:sz w:val="28"/>
          <w:szCs w:val="28"/>
          <w:rPrChange w:author="Transcriber01 JHB" w:date="2025-08-22T12:28:00Z" w16du:dateUtc="2025-08-22T10:28:00Z" w:id="1217">
            <w:rPr>
              <w:rFonts w:ascii="Arial" w:hAnsi="Arial" w:cs="Arial"/>
              <w:sz w:val="28"/>
              <w:szCs w:val="28"/>
              <w:lang w:val="en-US"/>
            </w:rPr>
          </w:rPrChange>
        </w:rPr>
        <w:t>pakuteura</w:t>
      </w:r>
      <w:proofErr w:type="spellEnd"/>
      <w:r w:rsidRPr="00114DD5">
        <w:rPr>
          <w:rFonts w:ascii="Arial" w:hAnsi="Arial" w:cs="Arial"/>
          <w:sz w:val="28"/>
          <w:szCs w:val="28"/>
          <w:rPrChange w:author="Transcriber01 JHB" w:date="2025-08-22T12:28:00Z" w16du:dateUtc="2025-08-22T10:28:00Z" w:id="1218">
            <w:rPr>
              <w:rFonts w:ascii="Arial" w:hAnsi="Arial" w:cs="Arial"/>
              <w:sz w:val="28"/>
              <w:szCs w:val="28"/>
              <w:lang w:val="en-US"/>
            </w:rPr>
          </w:rPrChange>
        </w:rPr>
        <w:t xml:space="preserve"> </w:t>
      </w:r>
      <w:proofErr w:type="spellStart"/>
      <w:r w:rsidRPr="00114DD5">
        <w:rPr>
          <w:rFonts w:ascii="Arial" w:hAnsi="Arial" w:cs="Arial"/>
          <w:sz w:val="28"/>
          <w:szCs w:val="28"/>
          <w:rPrChange w:author="Transcriber01 JHB" w:date="2025-08-22T12:28:00Z" w16du:dateUtc="2025-08-22T10:28:00Z" w:id="1219">
            <w:rPr>
              <w:rFonts w:ascii="Arial" w:hAnsi="Arial" w:cs="Arial"/>
              <w:sz w:val="28"/>
              <w:szCs w:val="28"/>
              <w:lang w:val="en-US"/>
            </w:rPr>
          </w:rPrChange>
        </w:rPr>
        <w:t>tose</w:t>
      </w:r>
      <w:proofErr w:type="spellEnd"/>
      <w:r w:rsidRPr="00114DD5">
        <w:rPr>
          <w:rFonts w:ascii="Arial" w:hAnsi="Arial" w:cs="Arial"/>
          <w:sz w:val="28"/>
          <w:szCs w:val="28"/>
          <w:rPrChange w:author="Transcriber01 JHB" w:date="2025-08-22T12:28:00Z" w16du:dateUtc="2025-08-22T10:28:00Z" w:id="1220">
            <w:rPr>
              <w:rFonts w:ascii="Arial" w:hAnsi="Arial" w:cs="Arial"/>
              <w:sz w:val="28"/>
              <w:szCs w:val="28"/>
              <w:lang w:val="en-US"/>
            </w:rPr>
          </w:rPrChange>
        </w:rPr>
        <w:t>.</w:t>
      </w:r>
    </w:p>
    <w:p w:rsidRPr="00114DD5" w:rsidR="00420EA2" w:rsidP="00420EA2" w:rsidRDefault="00420EA2" w14:paraId="604605BF" w14:textId="77777777">
      <w:pPr>
        <w:jc w:val="center"/>
        <w:rPr>
          <w:rFonts w:ascii="Arial" w:hAnsi="Arial" w:cs="Arial"/>
          <w:i/>
          <w:iCs/>
          <w:sz w:val="28"/>
          <w:szCs w:val="28"/>
          <w:rPrChange w:author="Transcriber01 JHB" w:date="2025-08-22T12:28:00Z" w16du:dateUtc="2025-08-22T10:28:00Z" w:id="1221">
            <w:rPr>
              <w:rFonts w:ascii="Arial" w:hAnsi="Arial" w:cs="Arial"/>
              <w:i/>
              <w:iCs/>
              <w:sz w:val="28"/>
              <w:szCs w:val="28"/>
              <w:lang w:val="en-US"/>
            </w:rPr>
          </w:rPrChange>
        </w:rPr>
      </w:pPr>
      <w:r w:rsidRPr="00114DD5">
        <w:rPr>
          <w:rFonts w:ascii="Arial" w:hAnsi="Arial" w:cs="Arial"/>
          <w:i/>
          <w:iCs/>
          <w:sz w:val="28"/>
          <w:szCs w:val="28"/>
          <w:rPrChange w:author="Transcriber01 JHB" w:date="2025-08-22T12:28:00Z" w16du:dateUtc="2025-08-22T10:28:00Z" w:id="1222">
            <w:rPr>
              <w:rFonts w:ascii="Arial" w:hAnsi="Arial" w:cs="Arial"/>
              <w:i/>
              <w:iCs/>
              <w:sz w:val="28"/>
              <w:szCs w:val="28"/>
              <w:lang w:val="en-US"/>
            </w:rPr>
          </w:rPrChange>
        </w:rPr>
        <w:t>He poured in the oil and the wine</w:t>
      </w:r>
    </w:p>
    <w:p w:rsidRPr="00114DD5" w:rsidR="00420EA2" w:rsidP="00420EA2" w:rsidRDefault="00420EA2" w14:paraId="795765A5" w14:textId="77777777">
      <w:pPr>
        <w:jc w:val="center"/>
        <w:rPr>
          <w:rFonts w:ascii="Arial" w:hAnsi="Arial" w:cs="Arial"/>
          <w:i/>
          <w:iCs/>
          <w:sz w:val="28"/>
          <w:szCs w:val="28"/>
          <w:rPrChange w:author="Transcriber01 JHB" w:date="2025-08-22T12:28:00Z" w16du:dateUtc="2025-08-22T10:28:00Z" w:id="1223">
            <w:rPr>
              <w:rFonts w:ascii="Arial" w:hAnsi="Arial" w:cs="Arial"/>
              <w:i/>
              <w:iCs/>
              <w:sz w:val="28"/>
              <w:szCs w:val="28"/>
              <w:lang w:val="en-US"/>
            </w:rPr>
          </w:rPrChange>
        </w:rPr>
      </w:pPr>
      <w:r w:rsidRPr="00114DD5">
        <w:rPr>
          <w:rFonts w:ascii="Arial" w:hAnsi="Arial" w:cs="Arial"/>
          <w:i/>
          <w:iCs/>
          <w:sz w:val="28"/>
          <w:szCs w:val="28"/>
          <w:rPrChange w:author="Transcriber01 JHB" w:date="2025-08-22T12:28:00Z" w16du:dateUtc="2025-08-22T10:28:00Z" w:id="1224">
            <w:rPr>
              <w:rFonts w:ascii="Arial" w:hAnsi="Arial" w:cs="Arial"/>
              <w:i/>
              <w:iCs/>
              <w:sz w:val="28"/>
              <w:szCs w:val="28"/>
              <w:lang w:val="en-US"/>
            </w:rPr>
          </w:rPrChange>
        </w:rPr>
        <w:t>(Hallelujah) The time He restoreth my soul</w:t>
      </w:r>
    </w:p>
    <w:p w:rsidRPr="00114DD5" w:rsidR="00420EA2" w:rsidP="00420EA2" w:rsidRDefault="00420EA2" w14:paraId="28E37569" w14:textId="77777777">
      <w:pPr>
        <w:jc w:val="center"/>
        <w:rPr>
          <w:rFonts w:ascii="Arial" w:hAnsi="Arial" w:cs="Arial"/>
          <w:i/>
          <w:iCs/>
          <w:sz w:val="28"/>
          <w:szCs w:val="28"/>
          <w:rPrChange w:author="Transcriber01 JHB" w:date="2025-08-22T12:28:00Z" w16du:dateUtc="2025-08-22T10:28:00Z" w:id="1225">
            <w:rPr>
              <w:rFonts w:ascii="Arial" w:hAnsi="Arial" w:cs="Arial"/>
              <w:i/>
              <w:iCs/>
              <w:sz w:val="28"/>
              <w:szCs w:val="28"/>
              <w:lang w:val="en-US"/>
            </w:rPr>
          </w:rPrChange>
        </w:rPr>
      </w:pPr>
      <w:r w:rsidRPr="00114DD5">
        <w:rPr>
          <w:rFonts w:ascii="Arial" w:hAnsi="Arial" w:cs="Arial"/>
          <w:i/>
          <w:iCs/>
          <w:sz w:val="28"/>
          <w:szCs w:val="28"/>
          <w:rPrChange w:author="Transcriber01 JHB" w:date="2025-08-22T12:28:00Z" w16du:dateUtc="2025-08-22T10:28:00Z" w:id="1226">
            <w:rPr>
              <w:rFonts w:ascii="Arial" w:hAnsi="Arial" w:cs="Arial"/>
              <w:i/>
              <w:iCs/>
              <w:sz w:val="28"/>
              <w:szCs w:val="28"/>
              <w:lang w:val="en-US"/>
            </w:rPr>
          </w:rPrChange>
        </w:rPr>
        <w:t>(</w:t>
      </w:r>
      <w:r>
        <w:rPr>
          <w:rFonts w:ascii="Arial" w:hAnsi="Arial" w:cs="Arial"/>
          <w:i/>
          <w:iCs/>
          <w:sz w:val="28"/>
          <w:szCs w:val="28"/>
        </w:rPr>
        <w:t xml:space="preserve">Oh </w:t>
      </w:r>
      <w:r w:rsidRPr="00114DD5">
        <w:rPr>
          <w:rFonts w:ascii="Arial" w:hAnsi="Arial" w:cs="Arial"/>
          <w:i/>
          <w:iCs/>
          <w:sz w:val="28"/>
          <w:szCs w:val="28"/>
          <w:rPrChange w:author="Transcriber01 JHB" w:date="2025-08-22T12:28:00Z" w16du:dateUtc="2025-08-22T10:28:00Z" w:id="1227">
            <w:rPr>
              <w:rFonts w:ascii="Arial" w:hAnsi="Arial" w:cs="Arial"/>
              <w:i/>
              <w:iCs/>
              <w:sz w:val="28"/>
              <w:szCs w:val="28"/>
              <w:lang w:val="en-US"/>
            </w:rPr>
          </w:rPrChange>
        </w:rPr>
        <w:t>My Lord) I was sick and dying on the Jericho Road</w:t>
      </w:r>
    </w:p>
    <w:p w:rsidRPr="00114DD5" w:rsidR="00420EA2" w:rsidP="00420EA2" w:rsidRDefault="00420EA2" w14:paraId="391C0A65" w14:textId="77777777">
      <w:pPr>
        <w:jc w:val="center"/>
        <w:rPr>
          <w:rFonts w:ascii="Arial" w:hAnsi="Arial" w:cs="Arial"/>
          <w:i/>
          <w:iCs/>
          <w:sz w:val="28"/>
          <w:szCs w:val="28"/>
          <w:rPrChange w:author="Transcriber01 JHB" w:date="2025-08-22T12:28:00Z" w16du:dateUtc="2025-08-22T10:28:00Z" w:id="1228">
            <w:rPr>
              <w:rFonts w:ascii="Arial" w:hAnsi="Arial" w:cs="Arial"/>
              <w:i/>
              <w:iCs/>
              <w:sz w:val="28"/>
              <w:szCs w:val="28"/>
              <w:lang w:val="en-US"/>
            </w:rPr>
          </w:rPrChange>
        </w:rPr>
      </w:pPr>
      <w:r w:rsidRPr="00114DD5">
        <w:rPr>
          <w:rFonts w:ascii="Arial" w:hAnsi="Arial" w:cs="Arial"/>
          <w:i/>
          <w:iCs/>
          <w:sz w:val="28"/>
          <w:szCs w:val="28"/>
          <w:rPrChange w:author="Transcriber01 JHB" w:date="2025-08-22T12:28:00Z" w16du:dateUtc="2025-08-22T10:28:00Z" w:id="1229">
            <w:rPr>
              <w:rFonts w:ascii="Arial" w:hAnsi="Arial" w:cs="Arial"/>
              <w:i/>
              <w:iCs/>
              <w:sz w:val="28"/>
              <w:szCs w:val="28"/>
              <w:lang w:val="en-US"/>
            </w:rPr>
          </w:rPrChange>
        </w:rPr>
        <w:t xml:space="preserve">When </w:t>
      </w:r>
      <w:r w:rsidRPr="00E17EAD">
        <w:rPr>
          <w:rFonts w:ascii="Arial" w:hAnsi="Arial" w:cs="Arial"/>
          <w:i/>
          <w:iCs/>
          <w:sz w:val="28"/>
          <w:szCs w:val="28"/>
        </w:rPr>
        <w:t>He</w:t>
      </w:r>
      <w:r w:rsidRPr="00114DD5">
        <w:rPr>
          <w:rFonts w:ascii="Arial" w:hAnsi="Arial" w:cs="Arial"/>
          <w:i/>
          <w:iCs/>
          <w:sz w:val="28"/>
          <w:szCs w:val="28"/>
          <w:rPrChange w:author="Transcriber01 JHB" w:date="2025-08-22T12:28:00Z" w16du:dateUtc="2025-08-22T10:28:00Z" w:id="1230">
            <w:rPr>
              <w:rFonts w:ascii="Arial" w:hAnsi="Arial" w:cs="Arial"/>
              <w:i/>
              <w:iCs/>
              <w:sz w:val="28"/>
              <w:szCs w:val="28"/>
              <w:lang w:val="en-US"/>
            </w:rPr>
          </w:rPrChange>
        </w:rPr>
        <w:t xml:space="preserve"> poured in the oil and the wine. </w:t>
      </w:r>
    </w:p>
    <w:p w:rsidRPr="00114DD5" w:rsidR="00420EA2" w:rsidP="00420EA2" w:rsidRDefault="00420EA2" w14:paraId="03C7A8F3" w14:textId="77777777">
      <w:pPr>
        <w:jc w:val="center"/>
        <w:rPr>
          <w:rFonts w:ascii="Arial" w:hAnsi="Arial" w:cs="Arial"/>
          <w:sz w:val="28"/>
          <w:szCs w:val="28"/>
          <w:rPrChange w:author="Transcriber01 JHB" w:date="2025-08-22T12:28:00Z" w16du:dateUtc="2025-08-22T10:28:00Z" w:id="1231">
            <w:rPr>
              <w:rFonts w:ascii="Arial" w:hAnsi="Arial" w:cs="Arial"/>
              <w:sz w:val="28"/>
              <w:szCs w:val="28"/>
              <w:lang w:val="en-US"/>
            </w:rPr>
          </w:rPrChange>
        </w:rPr>
      </w:pPr>
      <w:r w:rsidRPr="00114DD5">
        <w:rPr>
          <w:rFonts w:ascii="Arial" w:hAnsi="Arial" w:cs="Arial"/>
          <w:sz w:val="28"/>
          <w:szCs w:val="28"/>
          <w:highlight w:val="yellow"/>
          <w:rPrChange w:author="Transcriber01 JHB" w:date="2025-08-22T12:28:00Z" w16du:dateUtc="2025-08-22T10:28:00Z" w:id="1232">
            <w:rPr>
              <w:rFonts w:ascii="Arial" w:hAnsi="Arial" w:cs="Arial"/>
              <w:sz w:val="28"/>
              <w:szCs w:val="28"/>
              <w:lang w:val="en-US"/>
            </w:rPr>
          </w:rPrChange>
        </w:rPr>
        <w:t xml:space="preserve">(Tese </w:t>
      </w:r>
      <w:proofErr w:type="spellStart"/>
      <w:r w:rsidRPr="00114DD5">
        <w:rPr>
          <w:rFonts w:ascii="Arial" w:hAnsi="Arial" w:cs="Arial"/>
          <w:sz w:val="28"/>
          <w:szCs w:val="28"/>
          <w:highlight w:val="yellow"/>
          <w:rPrChange w:author="Transcriber01 JHB" w:date="2025-08-22T12:28:00Z" w16du:dateUtc="2025-08-22T10:28:00Z" w:id="1233">
            <w:rPr>
              <w:rFonts w:ascii="Arial" w:hAnsi="Arial" w:cs="Arial"/>
              <w:sz w:val="28"/>
              <w:szCs w:val="28"/>
              <w:lang w:val="en-US"/>
            </w:rPr>
          </w:rPrChange>
        </w:rPr>
        <w:t>zvekare</w:t>
      </w:r>
      <w:proofErr w:type="spellEnd"/>
      <w:r w:rsidRPr="00114DD5">
        <w:rPr>
          <w:rFonts w:ascii="Arial" w:hAnsi="Arial" w:cs="Arial"/>
          <w:sz w:val="28"/>
          <w:szCs w:val="28"/>
          <w:highlight w:val="yellow"/>
          <w:rPrChange w:author="Transcriber01 JHB" w:date="2025-08-22T12:28:00Z" w16du:dateUtc="2025-08-22T10:28:00Z" w:id="1234">
            <w:rPr>
              <w:rFonts w:ascii="Arial" w:hAnsi="Arial" w:cs="Arial"/>
              <w:sz w:val="28"/>
              <w:szCs w:val="28"/>
              <w:lang w:val="en-US"/>
            </w:rPr>
          </w:rPrChange>
        </w:rPr>
        <w:t>, lets raise our hands…)</w:t>
      </w:r>
    </w:p>
    <w:p w:rsidRPr="00114DD5" w:rsidR="00420EA2" w:rsidP="00420EA2" w:rsidRDefault="00420EA2" w14:paraId="1DA9271B" w14:textId="77777777">
      <w:pPr>
        <w:jc w:val="center"/>
        <w:rPr>
          <w:rFonts w:ascii="Arial" w:hAnsi="Arial" w:cs="Arial"/>
          <w:i/>
          <w:iCs/>
          <w:sz w:val="28"/>
          <w:szCs w:val="28"/>
          <w:rPrChange w:author="Transcriber01 JHB" w:date="2025-08-22T12:28:00Z" w16du:dateUtc="2025-08-22T10:28:00Z" w:id="1235">
            <w:rPr>
              <w:rFonts w:ascii="Arial" w:hAnsi="Arial" w:cs="Arial"/>
              <w:i/>
              <w:iCs/>
              <w:sz w:val="28"/>
              <w:szCs w:val="28"/>
              <w:lang w:val="en-US"/>
            </w:rPr>
          </w:rPrChange>
        </w:rPr>
      </w:pPr>
    </w:p>
    <w:p w:rsidRPr="00114DD5" w:rsidR="00420EA2" w:rsidP="00420EA2" w:rsidRDefault="00420EA2" w14:paraId="7D4DEC74" w14:textId="77777777">
      <w:pPr>
        <w:jc w:val="center"/>
        <w:rPr>
          <w:rFonts w:ascii="Arial" w:hAnsi="Arial" w:cs="Arial"/>
          <w:i/>
          <w:iCs/>
          <w:sz w:val="28"/>
          <w:szCs w:val="28"/>
          <w:rPrChange w:author="Transcriber01 JHB" w:date="2025-08-22T12:28:00Z" w16du:dateUtc="2025-08-22T10:28:00Z" w:id="1236">
            <w:rPr>
              <w:rFonts w:ascii="Arial" w:hAnsi="Arial" w:cs="Arial"/>
              <w:i/>
              <w:iCs/>
              <w:sz w:val="28"/>
              <w:szCs w:val="28"/>
              <w:lang w:val="en-US"/>
            </w:rPr>
          </w:rPrChange>
        </w:rPr>
      </w:pPr>
      <w:bookmarkStart w:name="_Hlk206055009" w:id="1237"/>
      <w:r w:rsidRPr="00114DD5">
        <w:rPr>
          <w:rFonts w:ascii="Arial" w:hAnsi="Arial" w:cs="Arial"/>
          <w:i/>
          <w:iCs/>
          <w:sz w:val="28"/>
          <w:szCs w:val="28"/>
          <w:rPrChange w:author="Transcriber01 JHB" w:date="2025-08-22T12:28:00Z" w16du:dateUtc="2025-08-22T10:28:00Z" w:id="1238">
            <w:rPr>
              <w:rFonts w:ascii="Arial" w:hAnsi="Arial" w:cs="Arial"/>
              <w:i/>
              <w:iCs/>
              <w:sz w:val="28"/>
              <w:szCs w:val="28"/>
              <w:lang w:val="en-US"/>
            </w:rPr>
          </w:rPrChange>
        </w:rPr>
        <w:t>(Hallelujah) He poured in the oil and the wine</w:t>
      </w:r>
    </w:p>
    <w:p w:rsidRPr="00114DD5" w:rsidR="00420EA2" w:rsidP="00420EA2" w:rsidRDefault="00420EA2" w14:paraId="31752071" w14:textId="77777777">
      <w:pPr>
        <w:jc w:val="center"/>
        <w:rPr>
          <w:rFonts w:ascii="Arial" w:hAnsi="Arial" w:cs="Arial"/>
          <w:i/>
          <w:iCs/>
          <w:sz w:val="28"/>
          <w:szCs w:val="28"/>
          <w:rPrChange w:author="Transcriber01 JHB" w:date="2025-08-22T12:28:00Z" w16du:dateUtc="2025-08-22T10:28:00Z" w:id="1239">
            <w:rPr>
              <w:rFonts w:ascii="Arial" w:hAnsi="Arial" w:cs="Arial"/>
              <w:i/>
              <w:iCs/>
              <w:sz w:val="28"/>
              <w:szCs w:val="28"/>
              <w:lang w:val="en-US"/>
            </w:rPr>
          </w:rPrChange>
        </w:rPr>
      </w:pPr>
      <w:r w:rsidRPr="00114DD5">
        <w:rPr>
          <w:rFonts w:ascii="Arial" w:hAnsi="Arial" w:cs="Arial"/>
          <w:i/>
          <w:iCs/>
          <w:sz w:val="28"/>
          <w:szCs w:val="28"/>
          <w:rPrChange w:author="Transcriber01 JHB" w:date="2025-08-22T12:28:00Z" w16du:dateUtc="2025-08-22T10:28:00Z" w:id="1240">
            <w:rPr>
              <w:rFonts w:ascii="Arial" w:hAnsi="Arial" w:cs="Arial"/>
              <w:i/>
              <w:iCs/>
              <w:sz w:val="28"/>
              <w:szCs w:val="28"/>
              <w:lang w:val="en-US"/>
            </w:rPr>
          </w:rPrChange>
        </w:rPr>
        <w:t>(Hallelujah) The time He restoreth my soul</w:t>
      </w:r>
    </w:p>
    <w:p w:rsidRPr="00114DD5" w:rsidR="00420EA2" w:rsidP="00420EA2" w:rsidRDefault="00420EA2" w14:paraId="756A6417" w14:textId="77777777">
      <w:pPr>
        <w:jc w:val="center"/>
        <w:rPr>
          <w:rFonts w:ascii="Arial" w:hAnsi="Arial" w:cs="Arial"/>
          <w:i/>
          <w:iCs/>
          <w:sz w:val="28"/>
          <w:szCs w:val="28"/>
          <w:rPrChange w:author="Transcriber01 JHB" w:date="2025-08-22T12:28:00Z" w16du:dateUtc="2025-08-22T10:28:00Z" w:id="1241">
            <w:rPr>
              <w:rFonts w:ascii="Arial" w:hAnsi="Arial" w:cs="Arial"/>
              <w:i/>
              <w:iCs/>
              <w:sz w:val="28"/>
              <w:szCs w:val="28"/>
              <w:lang w:val="en-US"/>
            </w:rPr>
          </w:rPrChange>
        </w:rPr>
      </w:pPr>
      <w:r w:rsidRPr="00114DD5">
        <w:rPr>
          <w:rFonts w:ascii="Arial" w:hAnsi="Arial" w:cs="Arial"/>
          <w:i/>
          <w:iCs/>
          <w:sz w:val="28"/>
          <w:szCs w:val="28"/>
          <w:rPrChange w:author="Transcriber01 JHB" w:date="2025-08-22T12:28:00Z" w16du:dateUtc="2025-08-22T10:28:00Z" w:id="1242">
            <w:rPr>
              <w:rFonts w:ascii="Arial" w:hAnsi="Arial" w:cs="Arial"/>
              <w:i/>
              <w:iCs/>
              <w:sz w:val="28"/>
              <w:szCs w:val="28"/>
              <w:lang w:val="en-US"/>
            </w:rPr>
          </w:rPrChange>
        </w:rPr>
        <w:t>(My Lord) I was sick and dying on the Jericho Road</w:t>
      </w:r>
    </w:p>
    <w:p w:rsidR="00420EA2" w:rsidP="00420EA2" w:rsidRDefault="00420EA2" w14:paraId="0D8ECCC8" w14:textId="77777777">
      <w:pPr>
        <w:jc w:val="center"/>
        <w:rPr>
          <w:ins w:author="Transcriber01 JHB" w:date="2025-08-27T09:09:00Z" w16du:dateUtc="2025-08-27T07:09:00Z" w:id="1243"/>
          <w:rFonts w:ascii="Arial" w:hAnsi="Arial" w:cs="Arial"/>
          <w:i/>
          <w:iCs/>
          <w:sz w:val="28"/>
          <w:szCs w:val="28"/>
        </w:rPr>
      </w:pPr>
      <w:r w:rsidRPr="00114DD5">
        <w:rPr>
          <w:rFonts w:ascii="Arial" w:hAnsi="Arial" w:cs="Arial"/>
          <w:i/>
          <w:iCs/>
          <w:sz w:val="28"/>
          <w:szCs w:val="28"/>
          <w:rPrChange w:author="Transcriber01 JHB" w:date="2025-08-22T12:28:00Z" w16du:dateUtc="2025-08-22T10:28:00Z" w:id="1244">
            <w:rPr>
              <w:rFonts w:ascii="Arial" w:hAnsi="Arial" w:cs="Arial"/>
              <w:i/>
              <w:iCs/>
              <w:sz w:val="28"/>
              <w:szCs w:val="28"/>
              <w:lang w:val="en-US"/>
            </w:rPr>
          </w:rPrChange>
        </w:rPr>
        <w:t xml:space="preserve">When He poured in the oil and the wine. </w:t>
      </w:r>
      <w:bookmarkEnd w:id="1237"/>
    </w:p>
    <w:p w:rsidRPr="00114DD5" w:rsidR="00420EA2" w:rsidP="00420EA2" w:rsidRDefault="00420EA2" w14:paraId="3A52C30A" w14:textId="77777777">
      <w:pPr>
        <w:jc w:val="center"/>
        <w:rPr>
          <w:rFonts w:ascii="Arial" w:hAnsi="Arial" w:cs="Arial"/>
          <w:sz w:val="28"/>
          <w:szCs w:val="28"/>
          <w:rPrChange w:author="Transcriber01 JHB" w:date="2025-08-22T12:28:00Z" w16du:dateUtc="2025-08-22T10:28:00Z" w:id="1245">
            <w:rPr>
              <w:rFonts w:ascii="Arial" w:hAnsi="Arial" w:cs="Arial"/>
              <w:sz w:val="28"/>
              <w:szCs w:val="28"/>
              <w:lang w:val="en-US"/>
            </w:rPr>
          </w:rPrChange>
        </w:rPr>
      </w:pPr>
      <w:r w:rsidRPr="00114DD5">
        <w:rPr>
          <w:rFonts w:ascii="Arial" w:hAnsi="Arial" w:cs="Arial"/>
          <w:sz w:val="28"/>
          <w:szCs w:val="28"/>
          <w:highlight w:val="yellow"/>
          <w:rPrChange w:author="Transcriber01 JHB" w:date="2025-08-22T12:28:00Z" w16du:dateUtc="2025-08-22T10:28:00Z" w:id="1246">
            <w:rPr>
              <w:rFonts w:ascii="Arial" w:hAnsi="Arial" w:cs="Arial"/>
              <w:sz w:val="28"/>
              <w:szCs w:val="28"/>
              <w:lang w:val="en-US"/>
            </w:rPr>
          </w:rPrChange>
        </w:rPr>
        <w:t>(</w:t>
      </w:r>
      <w:r w:rsidRPr="00B21EF0">
        <w:rPr>
          <w:rFonts w:ascii="Arial" w:hAnsi="Arial" w:cs="Arial"/>
          <w:sz w:val="28"/>
          <w:szCs w:val="28"/>
          <w:highlight w:val="yellow"/>
        </w:rPr>
        <w:t xml:space="preserve"> </w:t>
      </w:r>
      <w:r>
        <w:rPr>
          <w:rFonts w:ascii="Arial" w:hAnsi="Arial" w:cs="Arial"/>
          <w:sz w:val="28"/>
          <w:szCs w:val="28"/>
          <w:highlight w:val="yellow"/>
        </w:rPr>
        <w:t>L</w:t>
      </w:r>
      <w:r w:rsidRPr="00114DD5">
        <w:rPr>
          <w:rFonts w:ascii="Arial" w:hAnsi="Arial" w:cs="Arial"/>
          <w:sz w:val="28"/>
          <w:szCs w:val="28"/>
          <w:highlight w:val="yellow"/>
          <w:rPrChange w:author="Transcriber01 JHB" w:date="2025-08-22T12:28:00Z" w16du:dateUtc="2025-08-22T10:28:00Z" w:id="1247">
            <w:rPr>
              <w:rFonts w:ascii="Arial" w:hAnsi="Arial" w:cs="Arial"/>
              <w:sz w:val="28"/>
              <w:szCs w:val="28"/>
              <w:lang w:val="en-US"/>
            </w:rPr>
          </w:rPrChange>
        </w:rPr>
        <w:t>et</w:t>
      </w:r>
      <w:r>
        <w:rPr>
          <w:rFonts w:ascii="Arial" w:hAnsi="Arial" w:cs="Arial"/>
          <w:sz w:val="28"/>
          <w:szCs w:val="28"/>
          <w:highlight w:val="yellow"/>
        </w:rPr>
        <w:t xml:space="preserve"> u</w:t>
      </w:r>
      <w:r w:rsidRPr="00A77773">
        <w:rPr>
          <w:rFonts w:ascii="Arial" w:hAnsi="Arial" w:cs="Arial"/>
          <w:sz w:val="28"/>
          <w:szCs w:val="28"/>
          <w:highlight w:val="yellow"/>
        </w:rPr>
        <w:t xml:space="preserve">s raise  hands </w:t>
      </w:r>
      <w:proofErr w:type="spellStart"/>
      <w:r>
        <w:rPr>
          <w:rFonts w:ascii="Arial" w:hAnsi="Arial" w:cs="Arial"/>
          <w:sz w:val="28"/>
          <w:szCs w:val="28"/>
          <w:highlight w:val="yellow"/>
        </w:rPr>
        <w:t>tose</w:t>
      </w:r>
      <w:proofErr w:type="spellEnd"/>
      <w:r w:rsidRPr="00114DD5">
        <w:rPr>
          <w:rFonts w:ascii="Arial" w:hAnsi="Arial" w:cs="Arial"/>
          <w:sz w:val="28"/>
          <w:szCs w:val="28"/>
          <w:highlight w:val="yellow"/>
          <w:rPrChange w:author="Transcriber01 JHB" w:date="2025-08-22T12:28:00Z" w16du:dateUtc="2025-08-22T10:28:00Z" w:id="1248">
            <w:rPr>
              <w:rFonts w:ascii="Arial" w:hAnsi="Arial" w:cs="Arial"/>
              <w:sz w:val="28"/>
              <w:szCs w:val="28"/>
              <w:lang w:val="en-US"/>
            </w:rPr>
          </w:rPrChange>
        </w:rPr>
        <w:t>)</w:t>
      </w:r>
    </w:p>
    <w:p w:rsidRPr="00114DD5" w:rsidR="00420EA2" w:rsidP="00420EA2" w:rsidRDefault="00420EA2" w14:paraId="14111AD2" w14:textId="77777777">
      <w:pPr>
        <w:jc w:val="center"/>
        <w:rPr>
          <w:rFonts w:ascii="Arial" w:hAnsi="Arial" w:cs="Arial"/>
          <w:i/>
          <w:iCs/>
          <w:sz w:val="28"/>
          <w:szCs w:val="28"/>
          <w:rPrChange w:author="Transcriber01 JHB" w:date="2025-08-22T12:28:00Z" w16du:dateUtc="2025-08-22T10:28:00Z" w:id="1249">
            <w:rPr>
              <w:rFonts w:ascii="Arial" w:hAnsi="Arial" w:cs="Arial"/>
              <w:i/>
              <w:iCs/>
              <w:sz w:val="28"/>
              <w:szCs w:val="28"/>
              <w:lang w:val="en-US"/>
            </w:rPr>
          </w:rPrChange>
        </w:rPr>
      </w:pPr>
    </w:p>
    <w:p w:rsidRPr="00114DD5" w:rsidR="00420EA2" w:rsidP="00420EA2" w:rsidRDefault="00420EA2" w14:paraId="6F3EA900" w14:textId="77777777">
      <w:pPr>
        <w:jc w:val="center"/>
        <w:rPr>
          <w:rFonts w:ascii="Arial" w:hAnsi="Arial" w:cs="Arial"/>
          <w:i/>
          <w:iCs/>
          <w:sz w:val="28"/>
          <w:szCs w:val="28"/>
          <w:rPrChange w:author="Transcriber01 JHB" w:date="2025-08-22T12:28:00Z" w16du:dateUtc="2025-08-22T10:28:00Z" w:id="1250">
            <w:rPr>
              <w:rFonts w:ascii="Arial" w:hAnsi="Arial" w:cs="Arial"/>
              <w:i/>
              <w:iCs/>
              <w:sz w:val="28"/>
              <w:szCs w:val="28"/>
              <w:lang w:val="en-US"/>
            </w:rPr>
          </w:rPrChange>
        </w:rPr>
      </w:pPr>
      <w:r w:rsidRPr="00114DD5">
        <w:rPr>
          <w:rFonts w:ascii="Arial" w:hAnsi="Arial" w:cs="Arial"/>
          <w:i/>
          <w:iCs/>
          <w:sz w:val="28"/>
          <w:szCs w:val="28"/>
          <w:rPrChange w:author="Transcriber01 JHB" w:date="2025-08-22T12:28:00Z" w16du:dateUtc="2025-08-22T10:28:00Z" w:id="1251">
            <w:rPr>
              <w:rFonts w:ascii="Arial" w:hAnsi="Arial" w:cs="Arial"/>
              <w:i/>
              <w:iCs/>
              <w:sz w:val="28"/>
              <w:szCs w:val="28"/>
              <w:lang w:val="en-US"/>
            </w:rPr>
          </w:rPrChange>
        </w:rPr>
        <w:t>(Oh Hallelujah) He poured in the oil and the wine</w:t>
      </w:r>
    </w:p>
    <w:p w:rsidRPr="00114DD5" w:rsidR="00420EA2" w:rsidP="00420EA2" w:rsidRDefault="00420EA2" w14:paraId="51E6667A" w14:textId="77777777">
      <w:pPr>
        <w:jc w:val="center"/>
        <w:rPr>
          <w:rFonts w:ascii="Arial" w:hAnsi="Arial" w:cs="Arial"/>
          <w:i/>
          <w:iCs/>
          <w:sz w:val="28"/>
          <w:szCs w:val="28"/>
          <w:rPrChange w:author="Transcriber01 JHB" w:date="2025-08-22T12:28:00Z" w16du:dateUtc="2025-08-22T10:28:00Z" w:id="1252">
            <w:rPr>
              <w:rFonts w:ascii="Arial" w:hAnsi="Arial" w:cs="Arial"/>
              <w:i/>
              <w:iCs/>
              <w:sz w:val="28"/>
              <w:szCs w:val="28"/>
              <w:lang w:val="en-US"/>
            </w:rPr>
          </w:rPrChange>
        </w:rPr>
      </w:pPr>
      <w:r w:rsidRPr="00114DD5">
        <w:rPr>
          <w:rFonts w:ascii="Arial" w:hAnsi="Arial" w:cs="Arial"/>
          <w:i/>
          <w:iCs/>
          <w:sz w:val="28"/>
          <w:szCs w:val="28"/>
          <w:rPrChange w:author="Transcriber01 JHB" w:date="2025-08-22T12:28:00Z" w16du:dateUtc="2025-08-22T10:28:00Z" w:id="1253">
            <w:rPr>
              <w:rFonts w:ascii="Arial" w:hAnsi="Arial" w:cs="Arial"/>
              <w:i/>
              <w:iCs/>
              <w:sz w:val="28"/>
              <w:szCs w:val="28"/>
              <w:lang w:val="en-US"/>
            </w:rPr>
          </w:rPrChange>
        </w:rPr>
        <w:t>(Hallelujah) The time He restoreth my soul</w:t>
      </w:r>
    </w:p>
    <w:p w:rsidRPr="00114DD5" w:rsidR="00420EA2" w:rsidP="00420EA2" w:rsidRDefault="00420EA2" w14:paraId="0EF62B5E" w14:textId="77777777">
      <w:pPr>
        <w:jc w:val="center"/>
        <w:rPr>
          <w:rFonts w:ascii="Arial" w:hAnsi="Arial" w:cs="Arial"/>
          <w:i/>
          <w:iCs/>
          <w:sz w:val="28"/>
          <w:szCs w:val="28"/>
          <w:rPrChange w:author="Transcriber01 JHB" w:date="2025-08-22T12:28:00Z" w16du:dateUtc="2025-08-22T10:28:00Z" w:id="1254">
            <w:rPr>
              <w:rFonts w:ascii="Arial" w:hAnsi="Arial" w:cs="Arial"/>
              <w:i/>
              <w:iCs/>
              <w:sz w:val="28"/>
              <w:szCs w:val="28"/>
              <w:lang w:val="en-US"/>
            </w:rPr>
          </w:rPrChange>
        </w:rPr>
      </w:pPr>
      <w:r w:rsidRPr="00114DD5">
        <w:rPr>
          <w:rFonts w:ascii="Arial" w:hAnsi="Arial" w:cs="Arial"/>
          <w:i/>
          <w:iCs/>
          <w:sz w:val="28"/>
          <w:szCs w:val="28"/>
          <w:rPrChange w:author="Transcriber01 JHB" w:date="2025-08-22T12:28:00Z" w16du:dateUtc="2025-08-22T10:28:00Z" w:id="1255">
            <w:rPr>
              <w:rFonts w:ascii="Arial" w:hAnsi="Arial" w:cs="Arial"/>
              <w:i/>
              <w:iCs/>
              <w:sz w:val="28"/>
              <w:szCs w:val="28"/>
              <w:lang w:val="en-US"/>
            </w:rPr>
          </w:rPrChange>
        </w:rPr>
        <w:t>(Oh, My Lord) I was sick and dying on the Jericho Road</w:t>
      </w:r>
    </w:p>
    <w:p w:rsidRPr="00114DD5" w:rsidR="00420EA2" w:rsidP="00420EA2" w:rsidRDefault="00420EA2" w14:paraId="14EA6ED9" w14:textId="77777777">
      <w:pPr>
        <w:jc w:val="center"/>
        <w:rPr>
          <w:rFonts w:ascii="Arial" w:hAnsi="Arial" w:cs="Arial"/>
          <w:i/>
          <w:iCs/>
          <w:sz w:val="28"/>
          <w:szCs w:val="28"/>
          <w:rPrChange w:author="Transcriber01 JHB" w:date="2025-08-22T12:28:00Z" w16du:dateUtc="2025-08-22T10:28:00Z" w:id="1256">
            <w:rPr>
              <w:rFonts w:ascii="Arial" w:hAnsi="Arial" w:cs="Arial"/>
              <w:i/>
              <w:iCs/>
              <w:sz w:val="28"/>
              <w:szCs w:val="28"/>
              <w:lang w:val="en-US"/>
            </w:rPr>
          </w:rPrChange>
        </w:rPr>
      </w:pPr>
      <w:r w:rsidRPr="00114DD5">
        <w:rPr>
          <w:rFonts w:ascii="Arial" w:hAnsi="Arial" w:cs="Arial"/>
          <w:i/>
          <w:iCs/>
          <w:sz w:val="28"/>
          <w:szCs w:val="28"/>
          <w:rPrChange w:author="Transcriber01 JHB" w:date="2025-08-22T12:28:00Z" w16du:dateUtc="2025-08-22T10:28:00Z" w:id="1257">
            <w:rPr>
              <w:rFonts w:ascii="Arial" w:hAnsi="Arial" w:cs="Arial"/>
              <w:i/>
              <w:iCs/>
              <w:sz w:val="28"/>
              <w:szCs w:val="28"/>
              <w:lang w:val="en-US"/>
            </w:rPr>
          </w:rPrChange>
        </w:rPr>
        <w:t>When He poured in the oil and the wine.</w:t>
      </w:r>
    </w:p>
    <w:p w:rsidRPr="00114DD5" w:rsidR="00420EA2" w:rsidP="00420EA2" w:rsidRDefault="00420EA2" w14:paraId="00AB2911" w14:textId="77777777">
      <w:pPr>
        <w:jc w:val="both"/>
        <w:rPr>
          <w:rFonts w:ascii="Arial" w:hAnsi="Arial" w:cs="Arial"/>
          <w:sz w:val="28"/>
          <w:szCs w:val="28"/>
        </w:rPr>
      </w:pPr>
    </w:p>
    <w:p w:rsidR="00420EA2" w:rsidP="00420EA2" w:rsidRDefault="00420EA2" w14:paraId="4153276D" w14:textId="77777777">
      <w:pPr>
        <w:jc w:val="both"/>
        <w:rPr>
          <w:ins w:author="Transcriber01 JHB" w:date="2025-08-27T09:16:00Z" w16du:dateUtc="2025-08-27T07:16:00Z" w:id="1258"/>
          <w:rFonts w:ascii="Arial" w:hAnsi="Arial" w:cs="Arial"/>
          <w:sz w:val="28"/>
          <w:szCs w:val="28"/>
        </w:rPr>
      </w:pPr>
      <w:r w:rsidRPr="00AC5E52">
        <w:rPr>
          <w:rFonts w:ascii="Arial" w:hAnsi="Arial" w:cs="Arial"/>
          <w:sz w:val="28"/>
          <w:szCs w:val="28"/>
          <w:vertAlign w:val="superscript"/>
        </w:rPr>
        <w:t>498</w:t>
      </w:r>
      <w:r>
        <w:rPr>
          <w:rFonts w:ascii="Arial" w:hAnsi="Arial" w:cs="Arial"/>
          <w:sz w:val="28"/>
          <w:szCs w:val="28"/>
        </w:rPr>
        <w:t xml:space="preserve"> </w:t>
      </w:r>
      <w:r w:rsidRPr="00114DD5">
        <w:rPr>
          <w:rFonts w:ascii="Arial" w:hAnsi="Arial" w:cs="Arial"/>
          <w:sz w:val="28"/>
          <w:szCs w:val="28"/>
        </w:rPr>
        <w:t xml:space="preserve">Mwari </w:t>
      </w:r>
      <w:proofErr w:type="spellStart"/>
      <w:r w:rsidRPr="00114DD5">
        <w:rPr>
          <w:rFonts w:ascii="Arial" w:hAnsi="Arial" w:cs="Arial"/>
          <w:sz w:val="28"/>
          <w:szCs w:val="28"/>
        </w:rPr>
        <w:t>vaAbrahama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259">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260">
            <w:rPr>
              <w:rFonts w:ascii="Arial" w:hAnsi="Arial" w:cs="Arial"/>
              <w:sz w:val="28"/>
              <w:szCs w:val="28"/>
              <w:lang w:val="x-none"/>
            </w:rPr>
          </w:rPrChange>
        </w:rPr>
        <w:t xml:space="preserve"> </w:t>
      </w:r>
      <w:r w:rsidRPr="00114DD5">
        <w:rPr>
          <w:rFonts w:ascii="Arial" w:hAnsi="Arial" w:cs="Arial"/>
          <w:sz w:val="28"/>
          <w:szCs w:val="28"/>
        </w:rPr>
        <w:t xml:space="preserve">Mwari </w:t>
      </w:r>
      <w:proofErr w:type="spellStart"/>
      <w:r w:rsidRPr="00114DD5">
        <w:rPr>
          <w:rFonts w:ascii="Arial" w:hAnsi="Arial" w:cs="Arial"/>
          <w:sz w:val="28"/>
          <w:szCs w:val="28"/>
        </w:rPr>
        <w:t>vaMozisi</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261">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262">
            <w:rPr>
              <w:rFonts w:ascii="Arial" w:hAnsi="Arial" w:cs="Arial"/>
              <w:sz w:val="28"/>
              <w:szCs w:val="28"/>
              <w:lang w:val="x-none"/>
            </w:rPr>
          </w:rPrChange>
        </w:rPr>
        <w:t xml:space="preserve"> </w:t>
      </w:r>
      <w:r w:rsidRPr="00114DD5">
        <w:rPr>
          <w:rFonts w:ascii="Arial" w:hAnsi="Arial" w:cs="Arial"/>
          <w:sz w:val="28"/>
          <w:szCs w:val="28"/>
        </w:rPr>
        <w:t xml:space="preserve">Mwari </w:t>
      </w:r>
      <w:proofErr w:type="spellStart"/>
      <w:r w:rsidRPr="00114DD5">
        <w:rPr>
          <w:rFonts w:ascii="Arial" w:hAnsi="Arial" w:cs="Arial"/>
          <w:sz w:val="28"/>
          <w:szCs w:val="28"/>
        </w:rPr>
        <w:t>vaJakobho</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263">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264">
            <w:rPr>
              <w:rFonts w:ascii="Arial" w:hAnsi="Arial" w:cs="Arial"/>
              <w:sz w:val="28"/>
              <w:szCs w:val="28"/>
              <w:lang w:val="x-none"/>
            </w:rPr>
          </w:rPrChange>
        </w:rPr>
        <w:t xml:space="preserve"> </w:t>
      </w:r>
      <w:r w:rsidRPr="00114DD5">
        <w:rPr>
          <w:rFonts w:ascii="Arial" w:hAnsi="Arial" w:cs="Arial"/>
          <w:sz w:val="28"/>
          <w:szCs w:val="28"/>
        </w:rPr>
        <w:t xml:space="preserve">Mwari </w:t>
      </w:r>
      <w:proofErr w:type="spellStart"/>
      <w:r w:rsidRPr="00114DD5">
        <w:rPr>
          <w:rFonts w:ascii="Arial" w:hAnsi="Arial" w:cs="Arial"/>
          <w:sz w:val="28"/>
          <w:szCs w:val="28"/>
        </w:rPr>
        <w:t>vaDhavhidha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265">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266">
            <w:rPr>
              <w:rFonts w:ascii="Arial" w:hAnsi="Arial" w:cs="Arial"/>
              <w:sz w:val="28"/>
              <w:szCs w:val="28"/>
              <w:lang w:val="x-none"/>
            </w:rPr>
          </w:rPrChange>
        </w:rPr>
        <w:t xml:space="preserve"> </w:t>
      </w:r>
      <w:proofErr w:type="spellStart"/>
      <w:r w:rsidRPr="00114DD5">
        <w:rPr>
          <w:rFonts w:ascii="Arial" w:hAnsi="Arial" w:cs="Arial"/>
          <w:sz w:val="28"/>
          <w:szCs w:val="28"/>
        </w:rPr>
        <w:t>Ndimi</w:t>
      </w:r>
      <w:proofErr w:type="spellEnd"/>
      <w:r w:rsidRPr="00114DD5">
        <w:rPr>
          <w:rFonts w:ascii="Arial" w:hAnsi="Arial" w:cs="Arial"/>
          <w:sz w:val="28"/>
          <w:szCs w:val="28"/>
        </w:rPr>
        <w:t xml:space="preserve"> Mwari </w:t>
      </w:r>
      <w:proofErr w:type="spellStart"/>
      <w:r w:rsidRPr="00114DD5">
        <w:rPr>
          <w:rFonts w:ascii="Arial" w:hAnsi="Arial" w:cs="Arial"/>
          <w:sz w:val="28"/>
          <w:szCs w:val="28"/>
        </w:rPr>
        <w:t>webarika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267">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268">
            <w:rPr>
              <w:rFonts w:ascii="Arial" w:hAnsi="Arial" w:cs="Arial"/>
              <w:sz w:val="28"/>
              <w:szCs w:val="28"/>
              <w:lang w:val="x-none"/>
            </w:rPr>
          </w:rPrChange>
        </w:rPr>
        <w:t xml:space="preserve"> </w:t>
      </w:r>
      <w:r w:rsidRPr="00114DD5">
        <w:rPr>
          <w:rFonts w:ascii="Arial" w:hAnsi="Arial" w:cs="Arial"/>
          <w:sz w:val="28"/>
          <w:szCs w:val="28"/>
        </w:rPr>
        <w:t xml:space="preserve">Mwari </w:t>
      </w:r>
      <w:proofErr w:type="spellStart"/>
      <w:r w:rsidRPr="00114DD5">
        <w:rPr>
          <w:rFonts w:ascii="Arial" w:hAnsi="Arial" w:cs="Arial"/>
          <w:sz w:val="28"/>
          <w:szCs w:val="28"/>
        </w:rPr>
        <w:t>weMwenga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269">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270">
            <w:rPr>
              <w:rFonts w:ascii="Arial" w:hAnsi="Arial" w:cs="Arial"/>
              <w:sz w:val="28"/>
              <w:szCs w:val="28"/>
              <w:lang w:val="x-none"/>
            </w:rPr>
          </w:rPrChange>
        </w:rPr>
        <w:t xml:space="preserve"> </w:t>
      </w:r>
      <w:r w:rsidRPr="00114DD5">
        <w:rPr>
          <w:rFonts w:ascii="Arial" w:hAnsi="Arial" w:cs="Arial"/>
          <w:sz w:val="28"/>
          <w:szCs w:val="28"/>
        </w:rPr>
        <w:t xml:space="preserve">Mwari </w:t>
      </w:r>
      <w:proofErr w:type="spellStart"/>
      <w:r w:rsidRPr="00114DD5">
        <w:rPr>
          <w:rFonts w:ascii="Arial" w:hAnsi="Arial" w:cs="Arial"/>
          <w:sz w:val="28"/>
          <w:szCs w:val="28"/>
        </w:rPr>
        <w:t>weShongwe</w:t>
      </w:r>
      <w:proofErr w:type="spellEnd"/>
      <w:r w:rsidRPr="00114DD5">
        <w:rPr>
          <w:rFonts w:ascii="Arial" w:hAnsi="Arial" w:cs="Arial"/>
          <w:sz w:val="28"/>
          <w:szCs w:val="28"/>
        </w:rPr>
        <w:t xml:space="preserve"> </w:t>
      </w:r>
      <w:proofErr w:type="spellStart"/>
      <w:r w:rsidRPr="00114DD5">
        <w:rPr>
          <w:rFonts w:ascii="Arial" w:hAnsi="Arial" w:cs="Arial"/>
          <w:sz w:val="28"/>
          <w:szCs w:val="28"/>
        </w:rPr>
        <w:t>y</w:t>
      </w:r>
      <w:r>
        <w:rPr>
          <w:rFonts w:ascii="Arial" w:hAnsi="Arial" w:cs="Arial"/>
          <w:sz w:val="28"/>
          <w:szCs w:val="28"/>
        </w:rPr>
        <w:t>o</w:t>
      </w:r>
      <w:r w:rsidRPr="00114DD5">
        <w:rPr>
          <w:rFonts w:ascii="Arial" w:hAnsi="Arial" w:cs="Arial"/>
          <w:sz w:val="28"/>
          <w:szCs w:val="28"/>
        </w:rPr>
        <w:t>Gore</w:t>
      </w:r>
      <w:proofErr w:type="spellEnd"/>
      <w:r w:rsidRPr="00114DD5">
        <w:rPr>
          <w:rFonts w:ascii="Arial" w:hAnsi="Arial" w:cs="Arial"/>
          <w:sz w:val="28"/>
          <w:szCs w:val="28"/>
        </w:rPr>
        <w:t xml:space="preserve"> </w:t>
      </w:r>
      <w:proofErr w:type="spellStart"/>
      <w:r w:rsidRPr="00114DD5">
        <w:rPr>
          <w:rFonts w:ascii="Arial" w:hAnsi="Arial" w:cs="Arial"/>
          <w:sz w:val="28"/>
          <w:szCs w:val="28"/>
        </w:rPr>
        <w:t>roMoto</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271">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272">
            <w:rPr>
              <w:rFonts w:ascii="Arial" w:hAnsi="Arial" w:cs="Arial"/>
              <w:sz w:val="28"/>
              <w:szCs w:val="28"/>
              <w:lang w:val="x-none"/>
            </w:rPr>
          </w:rPrChange>
        </w:rPr>
        <w:t xml:space="preserve"> </w:t>
      </w:r>
      <w:r w:rsidRPr="00114DD5">
        <w:rPr>
          <w:rFonts w:ascii="Arial" w:hAnsi="Arial" w:cs="Arial"/>
          <w:sz w:val="28"/>
          <w:szCs w:val="28"/>
        </w:rPr>
        <w:t xml:space="preserve">Mwari </w:t>
      </w:r>
      <w:proofErr w:type="spellStart"/>
      <w:r w:rsidRPr="00114DD5">
        <w:rPr>
          <w:rFonts w:ascii="Arial" w:hAnsi="Arial" w:cs="Arial"/>
          <w:sz w:val="28"/>
          <w:szCs w:val="28"/>
        </w:rPr>
        <w:t>wa</w:t>
      </w:r>
      <w:proofErr w:type="spellEnd"/>
      <w:r w:rsidRPr="00114DD5">
        <w:rPr>
          <w:rFonts w:ascii="Arial" w:hAnsi="Arial" w:cs="Arial"/>
          <w:sz w:val="28"/>
          <w:szCs w:val="28"/>
        </w:rPr>
        <w:t xml:space="preserve"> William Marrion Branham. </w:t>
      </w:r>
      <w:r w:rsidRPr="00114DD5">
        <w:rPr>
          <w:rFonts w:ascii="Arial" w:hAnsi="Arial" w:cs="Arial"/>
          <w:sz w:val="18"/>
          <w:szCs w:val="18"/>
          <w:rPrChange w:author="Transcriber01 JHB" w:date="2025-08-22T12:28:00Z" w16du:dateUtc="2025-08-22T10:28:00Z" w:id="1273">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274">
            <w:rPr>
              <w:rFonts w:ascii="Arial" w:hAnsi="Arial" w:cs="Arial"/>
              <w:sz w:val="28"/>
              <w:szCs w:val="28"/>
              <w:lang w:val="x-none"/>
            </w:rPr>
          </w:rPrChange>
        </w:rPr>
        <w:t xml:space="preserve"> </w:t>
      </w:r>
      <w:r w:rsidRPr="00114DD5">
        <w:rPr>
          <w:rFonts w:ascii="Arial" w:hAnsi="Arial" w:cs="Arial"/>
          <w:sz w:val="28"/>
          <w:szCs w:val="28"/>
        </w:rPr>
        <w:t xml:space="preserve">Mwari </w:t>
      </w:r>
      <w:proofErr w:type="spellStart"/>
      <w:r w:rsidRPr="00114DD5">
        <w:rPr>
          <w:rFonts w:ascii="Arial" w:hAnsi="Arial" w:cs="Arial"/>
          <w:sz w:val="28"/>
          <w:szCs w:val="28"/>
        </w:rPr>
        <w:t>wedu</w:t>
      </w:r>
      <w:proofErr w:type="spellEnd"/>
      <w:r w:rsidRPr="00114DD5">
        <w:rPr>
          <w:rFonts w:ascii="Arial" w:hAnsi="Arial" w:cs="Arial"/>
          <w:sz w:val="28"/>
          <w:szCs w:val="28"/>
        </w:rPr>
        <w:t xml:space="preserve"> </w:t>
      </w:r>
      <w:proofErr w:type="spellStart"/>
      <w:r w:rsidRPr="00114DD5">
        <w:rPr>
          <w:rFonts w:ascii="Arial" w:hAnsi="Arial" w:cs="Arial"/>
          <w:sz w:val="28"/>
          <w:szCs w:val="28"/>
        </w:rPr>
        <w:t>pano</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275">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276">
            <w:rPr>
              <w:rFonts w:ascii="Arial" w:hAnsi="Arial" w:cs="Arial"/>
              <w:sz w:val="28"/>
              <w:szCs w:val="28"/>
              <w:lang w:val="x-none"/>
            </w:rPr>
          </w:rPrChange>
        </w:rPr>
        <w:t xml:space="preserve"> </w:t>
      </w:r>
    </w:p>
    <w:p w:rsidRPr="00114DD5" w:rsidR="00420EA2" w:rsidP="00420EA2" w:rsidRDefault="00420EA2" w14:paraId="2E1C478F" w14:textId="77777777">
      <w:pPr>
        <w:jc w:val="both"/>
        <w:rPr>
          <w:rFonts w:ascii="Arial" w:hAnsi="Arial" w:cs="Arial"/>
          <w:sz w:val="28"/>
          <w:szCs w:val="28"/>
        </w:rPr>
      </w:pPr>
      <w:r w:rsidRPr="004527AA">
        <w:rPr>
          <w:rFonts w:ascii="Arial" w:hAnsi="Arial" w:cs="Arial"/>
          <w:sz w:val="28"/>
          <w:szCs w:val="28"/>
          <w:vertAlign w:val="superscript"/>
        </w:rPr>
        <w:t>499</w:t>
      </w:r>
      <w:r>
        <w:rPr>
          <w:rFonts w:ascii="Arial" w:hAnsi="Arial" w:cs="Arial"/>
          <w:sz w:val="28"/>
          <w:szCs w:val="28"/>
        </w:rPr>
        <w:t xml:space="preserve">  </w:t>
      </w:r>
      <w:proofErr w:type="spellStart"/>
      <w:r w:rsidRPr="00114DD5">
        <w:rPr>
          <w:rFonts w:ascii="Arial" w:hAnsi="Arial" w:cs="Arial"/>
          <w:sz w:val="28"/>
          <w:szCs w:val="28"/>
        </w:rPr>
        <w:t>Tinokutendayi</w:t>
      </w:r>
      <w:proofErr w:type="spellEnd"/>
      <w:r w:rsidRPr="00114DD5">
        <w:rPr>
          <w:rFonts w:ascii="Arial" w:hAnsi="Arial" w:cs="Arial"/>
          <w:sz w:val="28"/>
          <w:szCs w:val="28"/>
        </w:rPr>
        <w:t xml:space="preserve"> </w:t>
      </w:r>
      <w:proofErr w:type="spellStart"/>
      <w:r w:rsidRPr="00114DD5">
        <w:rPr>
          <w:rFonts w:ascii="Arial" w:hAnsi="Arial" w:cs="Arial"/>
          <w:sz w:val="28"/>
          <w:szCs w:val="28"/>
        </w:rPr>
        <w:t>nemakore</w:t>
      </w:r>
      <w:proofErr w:type="spellEnd"/>
      <w:r w:rsidRPr="00114DD5">
        <w:rPr>
          <w:rFonts w:ascii="Arial" w:hAnsi="Arial" w:cs="Arial"/>
          <w:sz w:val="28"/>
          <w:szCs w:val="28"/>
        </w:rPr>
        <w:t xml:space="preserve"> </w:t>
      </w:r>
      <w:proofErr w:type="spellStart"/>
      <w:r w:rsidRPr="00114DD5">
        <w:rPr>
          <w:rFonts w:ascii="Arial" w:hAnsi="Arial" w:cs="Arial"/>
          <w:sz w:val="28"/>
          <w:szCs w:val="28"/>
        </w:rPr>
        <w:t>atabuda</w:t>
      </w:r>
      <w:proofErr w:type="spellEnd"/>
      <w:r w:rsidRPr="00114DD5">
        <w:rPr>
          <w:rFonts w:ascii="Arial" w:hAnsi="Arial" w:cs="Arial"/>
          <w:sz w:val="28"/>
          <w:szCs w:val="28"/>
        </w:rPr>
        <w:t xml:space="preserve"> </w:t>
      </w:r>
      <w:proofErr w:type="spellStart"/>
      <w:r w:rsidRPr="00114DD5">
        <w:rPr>
          <w:rFonts w:ascii="Arial" w:hAnsi="Arial" w:cs="Arial"/>
          <w:sz w:val="28"/>
          <w:szCs w:val="28"/>
        </w:rPr>
        <w:t>maari</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277">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278">
            <w:rPr>
              <w:rFonts w:ascii="Arial" w:hAnsi="Arial" w:cs="Arial"/>
              <w:sz w:val="28"/>
              <w:szCs w:val="28"/>
              <w:lang w:val="x-none"/>
            </w:rPr>
          </w:rPrChange>
        </w:rPr>
        <w:t xml:space="preserve"> </w:t>
      </w:r>
      <w:r w:rsidRPr="00114DD5">
        <w:rPr>
          <w:rFonts w:ascii="Arial" w:hAnsi="Arial" w:cs="Arial"/>
          <w:sz w:val="28"/>
          <w:szCs w:val="28"/>
        </w:rPr>
        <w:t xml:space="preserve">The Angel that delivered us, </w:t>
      </w:r>
      <w:r w:rsidRPr="00114DD5">
        <w:rPr>
          <w:rFonts w:ascii="Arial" w:hAnsi="Arial" w:cs="Arial"/>
          <w:sz w:val="18"/>
          <w:szCs w:val="18"/>
          <w:rPrChange w:author="Transcriber01 JHB" w:date="2025-08-22T12:28:00Z" w16du:dateUtc="2025-08-22T10:28:00Z" w:id="1279">
            <w:rPr>
              <w:rFonts w:ascii="Arial" w:hAnsi="Arial" w:cs="Arial"/>
              <w:sz w:val="18"/>
              <w:szCs w:val="18"/>
              <w:lang w:val="x-none"/>
            </w:rPr>
          </w:rPrChange>
        </w:rPr>
        <w:t>[Congregation says, “Amen</w:t>
      </w:r>
      <w:r w:rsidRPr="0097682D">
        <w:rPr>
          <w:rFonts w:ascii="Arial" w:hAnsi="Arial" w:cs="Arial"/>
          <w:sz w:val="18"/>
          <w:szCs w:val="18"/>
        </w:rPr>
        <w:t>,”</w:t>
      </w:r>
      <w:r w:rsidRPr="00114DD5">
        <w:rPr>
          <w:rFonts w:ascii="Arial" w:hAnsi="Arial" w:cs="Arial"/>
          <w:sz w:val="18"/>
          <w:szCs w:val="18"/>
          <w:rPrChange w:author="Transcriber01 JHB" w:date="2025-08-22T12:28:00Z" w16du:dateUtc="2025-08-22T10:28:00Z" w:id="1280">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1281">
            <w:rPr>
              <w:rFonts w:ascii="Arial" w:hAnsi="Arial" w:cs="Arial"/>
              <w:sz w:val="28"/>
              <w:szCs w:val="28"/>
              <w:lang w:val="x-none"/>
            </w:rPr>
          </w:rPrChange>
        </w:rPr>
        <w:t xml:space="preserve"> </w:t>
      </w:r>
      <w:r w:rsidRPr="00114DD5">
        <w:rPr>
          <w:rFonts w:ascii="Arial" w:hAnsi="Arial" w:cs="Arial"/>
          <w:sz w:val="28"/>
          <w:szCs w:val="28"/>
        </w:rPr>
        <w:t xml:space="preserve">from October 2000. </w:t>
      </w:r>
      <w:r w:rsidRPr="00114DD5">
        <w:rPr>
          <w:rFonts w:ascii="Arial" w:hAnsi="Arial" w:cs="Arial"/>
          <w:sz w:val="18"/>
          <w:szCs w:val="18"/>
          <w:rPrChange w:author="Transcriber01 JHB" w:date="2025-08-22T12:28:00Z" w16du:dateUtc="2025-08-22T10:28:00Z" w:id="1282">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283">
            <w:rPr>
              <w:rFonts w:ascii="Arial" w:hAnsi="Arial" w:cs="Arial"/>
              <w:sz w:val="28"/>
              <w:szCs w:val="28"/>
              <w:lang w:val="x-none"/>
            </w:rPr>
          </w:rPrChange>
        </w:rPr>
        <w:t xml:space="preserve"> </w:t>
      </w:r>
      <w:r w:rsidRPr="00114DD5">
        <w:rPr>
          <w:rFonts w:ascii="Arial" w:hAnsi="Arial" w:cs="Arial"/>
          <w:sz w:val="28"/>
          <w:szCs w:val="28"/>
        </w:rPr>
        <w:t xml:space="preserve">The Angel that fought our battles, </w:t>
      </w:r>
      <w:r w:rsidRPr="00114DD5">
        <w:rPr>
          <w:rFonts w:ascii="Arial" w:hAnsi="Arial" w:cs="Arial"/>
          <w:sz w:val="18"/>
          <w:szCs w:val="18"/>
          <w:rPrChange w:author="Transcriber01 JHB" w:date="2025-08-22T12:28:00Z" w16du:dateUtc="2025-08-22T10:28:00Z" w:id="1284">
            <w:rPr>
              <w:rFonts w:ascii="Arial" w:hAnsi="Arial" w:cs="Arial"/>
              <w:sz w:val="18"/>
              <w:szCs w:val="18"/>
              <w:lang w:val="x-none"/>
            </w:rPr>
          </w:rPrChange>
        </w:rPr>
        <w:t>[Congregation says, “Amen</w:t>
      </w:r>
      <w:r w:rsidRPr="000F7297">
        <w:rPr>
          <w:rFonts w:ascii="Arial" w:hAnsi="Arial" w:cs="Arial"/>
          <w:sz w:val="18"/>
          <w:szCs w:val="18"/>
        </w:rPr>
        <w:t>,”</w:t>
      </w:r>
      <w:r>
        <w:rPr>
          <w:rFonts w:ascii="Arial" w:hAnsi="Arial" w:cs="Arial"/>
          <w:sz w:val="18"/>
          <w:szCs w:val="18"/>
        </w:rPr>
        <w:t xml:space="preserve">]                     </w:t>
      </w:r>
      <w:r w:rsidRPr="00114DD5">
        <w:rPr>
          <w:rFonts w:ascii="Arial" w:hAnsi="Arial" w:cs="Arial"/>
          <w:sz w:val="28"/>
          <w:szCs w:val="28"/>
        </w:rPr>
        <w:t xml:space="preserve">pose </w:t>
      </w:r>
      <w:proofErr w:type="spellStart"/>
      <w:r w:rsidRPr="00114DD5">
        <w:rPr>
          <w:rFonts w:ascii="Arial" w:hAnsi="Arial" w:cs="Arial"/>
          <w:sz w:val="28"/>
          <w:szCs w:val="28"/>
        </w:rPr>
        <w:t>pataisangana</w:t>
      </w:r>
      <w:proofErr w:type="spellEnd"/>
      <w:r w:rsidRPr="00114DD5">
        <w:rPr>
          <w:rFonts w:ascii="Arial" w:hAnsi="Arial" w:cs="Arial"/>
          <w:sz w:val="28"/>
          <w:szCs w:val="28"/>
        </w:rPr>
        <w:t xml:space="preserve"> </w:t>
      </w:r>
      <w:proofErr w:type="spellStart"/>
      <w:r w:rsidRPr="00114DD5">
        <w:rPr>
          <w:rFonts w:ascii="Arial" w:hAnsi="Arial" w:cs="Arial"/>
          <w:sz w:val="28"/>
          <w:szCs w:val="28"/>
        </w:rPr>
        <w:t>nezvakaipa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285">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286">
            <w:rPr>
              <w:rFonts w:ascii="Arial" w:hAnsi="Arial" w:cs="Arial"/>
              <w:sz w:val="28"/>
              <w:szCs w:val="28"/>
              <w:lang w:val="x-none"/>
            </w:rPr>
          </w:rPrChange>
        </w:rPr>
        <w:t xml:space="preserve"> </w:t>
      </w:r>
      <w:r w:rsidRPr="00114DD5">
        <w:rPr>
          <w:rFonts w:ascii="Arial" w:hAnsi="Arial" w:cs="Arial"/>
          <w:sz w:val="28"/>
          <w:szCs w:val="28"/>
        </w:rPr>
        <w:t xml:space="preserve">Baba </w:t>
      </w:r>
      <w:proofErr w:type="spellStart"/>
      <w:r w:rsidRPr="00114DD5">
        <w:rPr>
          <w:rFonts w:ascii="Arial" w:hAnsi="Arial" w:cs="Arial"/>
          <w:sz w:val="28"/>
          <w:szCs w:val="28"/>
        </w:rPr>
        <w:t>takaita</w:t>
      </w:r>
      <w:proofErr w:type="spellEnd"/>
      <w:r w:rsidRPr="00114DD5">
        <w:rPr>
          <w:rFonts w:ascii="Arial" w:hAnsi="Arial" w:cs="Arial"/>
          <w:sz w:val="28"/>
          <w:szCs w:val="28"/>
        </w:rPr>
        <w:t xml:space="preserve"> </w:t>
      </w:r>
      <w:proofErr w:type="spellStart"/>
      <w:r w:rsidRPr="00114DD5">
        <w:rPr>
          <w:rFonts w:ascii="Arial" w:hAnsi="Arial" w:cs="Arial"/>
          <w:sz w:val="28"/>
          <w:szCs w:val="28"/>
        </w:rPr>
        <w:t>nguva</w:t>
      </w:r>
      <w:proofErr w:type="spellEnd"/>
      <w:r w:rsidRPr="00114DD5">
        <w:rPr>
          <w:rFonts w:ascii="Arial" w:hAnsi="Arial" w:cs="Arial"/>
          <w:sz w:val="28"/>
          <w:szCs w:val="28"/>
        </w:rPr>
        <w:t xml:space="preserve"> </w:t>
      </w:r>
      <w:proofErr w:type="spellStart"/>
      <w:r w:rsidRPr="00114DD5">
        <w:rPr>
          <w:rFonts w:ascii="Arial" w:hAnsi="Arial" w:cs="Arial"/>
          <w:sz w:val="28"/>
          <w:szCs w:val="28"/>
        </w:rPr>
        <w:t>dzatakanetswa</w:t>
      </w:r>
      <w:proofErr w:type="spellEnd"/>
      <w:r w:rsidRPr="00114DD5">
        <w:rPr>
          <w:rFonts w:ascii="Arial" w:hAnsi="Arial" w:cs="Arial"/>
          <w:sz w:val="28"/>
          <w:szCs w:val="28"/>
        </w:rPr>
        <w:t xml:space="preserve"> nana </w:t>
      </w:r>
      <w:proofErr w:type="spellStart"/>
      <w:r w:rsidRPr="00114DD5">
        <w:rPr>
          <w:rFonts w:ascii="Arial" w:hAnsi="Arial" w:cs="Arial"/>
          <w:sz w:val="28"/>
          <w:szCs w:val="28"/>
        </w:rPr>
        <w:t>Mazvarirofa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287">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288">
            <w:rPr>
              <w:rFonts w:ascii="Arial" w:hAnsi="Arial" w:cs="Arial"/>
              <w:sz w:val="28"/>
              <w:szCs w:val="28"/>
              <w:lang w:val="x-none"/>
            </w:rPr>
          </w:rPrChange>
        </w:rPr>
        <w:t xml:space="preserve"> </w:t>
      </w:r>
      <w:proofErr w:type="spellStart"/>
      <w:r w:rsidRPr="00114DD5">
        <w:rPr>
          <w:rFonts w:ascii="Arial" w:hAnsi="Arial" w:cs="Arial"/>
          <w:sz w:val="28"/>
          <w:szCs w:val="28"/>
        </w:rPr>
        <w:t>Takaita</w:t>
      </w:r>
      <w:proofErr w:type="spellEnd"/>
      <w:r w:rsidRPr="00114DD5">
        <w:rPr>
          <w:rFonts w:ascii="Arial" w:hAnsi="Arial" w:cs="Arial"/>
          <w:sz w:val="28"/>
          <w:szCs w:val="28"/>
        </w:rPr>
        <w:t xml:space="preserve"> </w:t>
      </w:r>
      <w:proofErr w:type="spellStart"/>
      <w:r w:rsidRPr="00114DD5">
        <w:rPr>
          <w:rFonts w:ascii="Arial" w:hAnsi="Arial" w:cs="Arial"/>
          <w:sz w:val="28"/>
          <w:szCs w:val="28"/>
        </w:rPr>
        <w:t>nguva</w:t>
      </w:r>
      <w:proofErr w:type="spellEnd"/>
      <w:r w:rsidRPr="00114DD5">
        <w:rPr>
          <w:rFonts w:ascii="Arial" w:hAnsi="Arial" w:cs="Arial"/>
          <w:sz w:val="28"/>
          <w:szCs w:val="28"/>
        </w:rPr>
        <w:t xml:space="preserve"> </w:t>
      </w:r>
      <w:proofErr w:type="spellStart"/>
      <w:r w:rsidRPr="00114DD5">
        <w:rPr>
          <w:rFonts w:ascii="Arial" w:hAnsi="Arial" w:cs="Arial"/>
          <w:sz w:val="28"/>
          <w:szCs w:val="28"/>
        </w:rPr>
        <w:t>dzatakanetswa</w:t>
      </w:r>
      <w:proofErr w:type="spellEnd"/>
      <w:r w:rsidRPr="00114DD5">
        <w:rPr>
          <w:rFonts w:ascii="Arial" w:hAnsi="Arial" w:cs="Arial"/>
          <w:sz w:val="28"/>
          <w:szCs w:val="28"/>
        </w:rPr>
        <w:t xml:space="preserve"> Baba nana Jahunda. </w:t>
      </w:r>
      <w:r w:rsidRPr="00114DD5">
        <w:rPr>
          <w:rFonts w:ascii="Arial" w:hAnsi="Arial" w:cs="Arial"/>
          <w:sz w:val="18"/>
          <w:szCs w:val="18"/>
          <w:rPrChange w:author="Transcriber01 JHB" w:date="2025-08-22T12:28:00Z" w16du:dateUtc="2025-08-22T10:28:00Z" w:id="1289">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290">
            <w:rPr>
              <w:rFonts w:ascii="Arial" w:hAnsi="Arial" w:cs="Arial"/>
              <w:sz w:val="28"/>
              <w:szCs w:val="28"/>
              <w:lang w:val="x-none"/>
            </w:rPr>
          </w:rPrChange>
        </w:rPr>
        <w:t xml:space="preserve"> </w:t>
      </w:r>
      <w:r w:rsidRPr="00114DD5">
        <w:rPr>
          <w:rFonts w:ascii="Arial" w:hAnsi="Arial" w:cs="Arial"/>
          <w:sz w:val="28"/>
          <w:szCs w:val="28"/>
        </w:rPr>
        <w:t xml:space="preserve">Asi </w:t>
      </w:r>
      <w:proofErr w:type="spellStart"/>
      <w:r w:rsidRPr="00114DD5">
        <w:rPr>
          <w:rFonts w:ascii="Arial" w:hAnsi="Arial" w:cs="Arial"/>
          <w:sz w:val="28"/>
          <w:szCs w:val="28"/>
        </w:rPr>
        <w:t>muzvose</w:t>
      </w:r>
      <w:proofErr w:type="spellEnd"/>
      <w:r w:rsidRPr="00114DD5">
        <w:rPr>
          <w:rFonts w:ascii="Arial" w:hAnsi="Arial" w:cs="Arial"/>
          <w:sz w:val="28"/>
          <w:szCs w:val="28"/>
        </w:rPr>
        <w:t xml:space="preserve"> </w:t>
      </w:r>
      <w:proofErr w:type="spellStart"/>
      <w:r w:rsidRPr="00114DD5">
        <w:rPr>
          <w:rFonts w:ascii="Arial" w:hAnsi="Arial" w:cs="Arial"/>
          <w:sz w:val="28"/>
          <w:szCs w:val="28"/>
        </w:rPr>
        <w:t>makatirwira</w:t>
      </w:r>
      <w:proofErr w:type="spellEnd"/>
      <w:r w:rsidRPr="00114DD5">
        <w:rPr>
          <w:rFonts w:ascii="Arial" w:hAnsi="Arial" w:cs="Arial"/>
          <w:sz w:val="28"/>
          <w:szCs w:val="28"/>
        </w:rPr>
        <w:t xml:space="preserve"> Baba. </w:t>
      </w:r>
      <w:r w:rsidRPr="00114DD5">
        <w:rPr>
          <w:rFonts w:ascii="Arial" w:hAnsi="Arial" w:cs="Arial"/>
          <w:sz w:val="18"/>
          <w:szCs w:val="18"/>
          <w:rPrChange w:author="Transcriber01 JHB" w:date="2025-08-22T12:28:00Z" w16du:dateUtc="2025-08-22T10:28:00Z" w:id="1291">
            <w:rPr>
              <w:rFonts w:ascii="Arial" w:hAnsi="Arial" w:cs="Arial"/>
              <w:sz w:val="18"/>
              <w:szCs w:val="18"/>
              <w:lang w:val="x-none"/>
            </w:rPr>
          </w:rPrChange>
        </w:rPr>
        <w:t>[Congregation says, “Amen.”]</w:t>
      </w:r>
    </w:p>
    <w:p w:rsidRPr="00114DD5" w:rsidR="00420EA2" w:rsidP="00420EA2" w:rsidRDefault="00420EA2" w14:paraId="0DF1F86B" w14:textId="77777777">
      <w:pPr>
        <w:jc w:val="both"/>
        <w:rPr>
          <w:rFonts w:ascii="Arial" w:hAnsi="Arial" w:cs="Arial"/>
          <w:sz w:val="28"/>
          <w:szCs w:val="28"/>
        </w:rPr>
      </w:pPr>
      <w:r>
        <w:rPr>
          <w:rFonts w:ascii="Arial" w:hAnsi="Arial" w:cs="Arial"/>
          <w:sz w:val="28"/>
          <w:szCs w:val="28"/>
          <w:vertAlign w:val="superscript"/>
        </w:rPr>
        <w:t>500</w:t>
      </w:r>
      <w:r>
        <w:rPr>
          <w:rFonts w:ascii="Arial" w:hAnsi="Arial" w:cs="Arial"/>
          <w:sz w:val="28"/>
          <w:szCs w:val="28"/>
        </w:rPr>
        <w:t xml:space="preserve"> </w:t>
      </w:r>
      <w:proofErr w:type="spellStart"/>
      <w:r w:rsidRPr="00114DD5">
        <w:rPr>
          <w:rFonts w:ascii="Arial" w:hAnsi="Arial" w:cs="Arial"/>
          <w:sz w:val="28"/>
          <w:szCs w:val="28"/>
        </w:rPr>
        <w:t>Vapari</w:t>
      </w:r>
      <w:proofErr w:type="spellEnd"/>
      <w:r w:rsidRPr="00114DD5">
        <w:rPr>
          <w:rFonts w:ascii="Arial" w:hAnsi="Arial" w:cs="Arial"/>
          <w:sz w:val="28"/>
          <w:szCs w:val="28"/>
        </w:rPr>
        <w:t xml:space="preserve"> </w:t>
      </w:r>
      <w:proofErr w:type="spellStart"/>
      <w:r w:rsidRPr="00114DD5">
        <w:rPr>
          <w:rFonts w:ascii="Arial" w:hAnsi="Arial" w:cs="Arial"/>
          <w:sz w:val="28"/>
          <w:szCs w:val="28"/>
        </w:rPr>
        <w:t>venyaya</w:t>
      </w:r>
      <w:proofErr w:type="spellEnd"/>
      <w:r w:rsidRPr="00114DD5">
        <w:rPr>
          <w:rFonts w:ascii="Arial" w:hAnsi="Arial" w:cs="Arial"/>
          <w:sz w:val="28"/>
          <w:szCs w:val="28"/>
        </w:rPr>
        <w:t xml:space="preserve"> </w:t>
      </w:r>
      <w:proofErr w:type="spellStart"/>
      <w:r w:rsidRPr="00114DD5">
        <w:rPr>
          <w:rFonts w:ascii="Arial" w:hAnsi="Arial" w:cs="Arial"/>
          <w:sz w:val="28"/>
          <w:szCs w:val="28"/>
        </w:rPr>
        <w:t>idzi</w:t>
      </w:r>
      <w:proofErr w:type="spellEnd"/>
      <w:r w:rsidRPr="00114DD5">
        <w:rPr>
          <w:rFonts w:ascii="Arial" w:hAnsi="Arial" w:cs="Arial"/>
          <w:sz w:val="28"/>
          <w:szCs w:val="28"/>
        </w:rPr>
        <w:t xml:space="preserve"> </w:t>
      </w:r>
      <w:proofErr w:type="spellStart"/>
      <w:r w:rsidRPr="00114DD5">
        <w:rPr>
          <w:rFonts w:ascii="Arial" w:hAnsi="Arial" w:cs="Arial"/>
          <w:sz w:val="28"/>
          <w:szCs w:val="28"/>
        </w:rPr>
        <w:t>vakarasikirwa</w:t>
      </w:r>
      <w:proofErr w:type="spellEnd"/>
      <w:r w:rsidRPr="00114DD5">
        <w:rPr>
          <w:rFonts w:ascii="Arial" w:hAnsi="Arial" w:cs="Arial"/>
          <w:sz w:val="28"/>
          <w:szCs w:val="28"/>
        </w:rPr>
        <w:t xml:space="preserve"> </w:t>
      </w:r>
      <w:proofErr w:type="spellStart"/>
      <w:r w:rsidRPr="00114DD5">
        <w:rPr>
          <w:rFonts w:ascii="Arial" w:hAnsi="Arial" w:cs="Arial"/>
          <w:sz w:val="28"/>
          <w:szCs w:val="28"/>
        </w:rPr>
        <w:t>nekunamata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292">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293">
            <w:rPr>
              <w:rFonts w:ascii="Arial" w:hAnsi="Arial" w:cs="Arial"/>
              <w:sz w:val="28"/>
              <w:szCs w:val="28"/>
              <w:lang w:val="x-none"/>
            </w:rPr>
          </w:rPrChange>
        </w:rPr>
        <w:t xml:space="preserve"> </w:t>
      </w:r>
      <w:proofErr w:type="spellStart"/>
      <w:r w:rsidRPr="00114DD5">
        <w:rPr>
          <w:rFonts w:ascii="Arial" w:hAnsi="Arial" w:cs="Arial"/>
          <w:sz w:val="28"/>
          <w:szCs w:val="28"/>
        </w:rPr>
        <w:t>Vakarasikirwa</w:t>
      </w:r>
      <w:proofErr w:type="spellEnd"/>
      <w:r w:rsidRPr="00114DD5">
        <w:rPr>
          <w:rFonts w:ascii="Arial" w:hAnsi="Arial" w:cs="Arial"/>
          <w:sz w:val="28"/>
          <w:szCs w:val="28"/>
        </w:rPr>
        <w:t xml:space="preserve"> </w:t>
      </w:r>
      <w:proofErr w:type="spellStart"/>
      <w:r w:rsidRPr="00114DD5">
        <w:rPr>
          <w:rFonts w:ascii="Arial" w:hAnsi="Arial" w:cs="Arial"/>
          <w:sz w:val="28"/>
          <w:szCs w:val="28"/>
        </w:rPr>
        <w:t>nekutenda</w:t>
      </w:r>
      <w:proofErr w:type="spellEnd"/>
      <w:r w:rsidRPr="00114DD5">
        <w:rPr>
          <w:rFonts w:ascii="Arial" w:hAnsi="Arial" w:cs="Arial"/>
          <w:sz w:val="28"/>
          <w:szCs w:val="28"/>
        </w:rPr>
        <w:t xml:space="preserve"> </w:t>
      </w:r>
      <w:proofErr w:type="spellStart"/>
      <w:r w:rsidRPr="00114DD5">
        <w:rPr>
          <w:rFonts w:ascii="Arial" w:hAnsi="Arial" w:cs="Arial"/>
          <w:sz w:val="28"/>
          <w:szCs w:val="28"/>
        </w:rPr>
        <w:t>kwavo</w:t>
      </w:r>
      <w:proofErr w:type="spellEnd"/>
      <w:r w:rsidRPr="00114DD5">
        <w:rPr>
          <w:rFonts w:ascii="Arial" w:hAnsi="Arial" w:cs="Arial"/>
          <w:sz w:val="28"/>
          <w:szCs w:val="28"/>
        </w:rPr>
        <w:t>.</w:t>
      </w:r>
      <w:r w:rsidRPr="00114DD5">
        <w:rPr>
          <w:rFonts w:ascii="Arial" w:hAnsi="Arial" w:cs="Arial"/>
          <w:sz w:val="18"/>
          <w:szCs w:val="18"/>
          <w:rPrChange w:author="Transcriber01 JHB" w:date="2025-08-22T12:28:00Z" w16du:dateUtc="2025-08-22T10:28:00Z" w:id="1294">
            <w:rPr>
              <w:rFonts w:ascii="Arial" w:hAnsi="Arial" w:cs="Arial"/>
              <w:sz w:val="18"/>
              <w:szCs w:val="18"/>
              <w:lang w:val="x-none"/>
            </w:rPr>
          </w:rPrChange>
        </w:rPr>
        <w:t xml:space="preserve"> [Congregation says, “Amen.”]</w:t>
      </w:r>
      <w:r w:rsidRPr="00114DD5">
        <w:rPr>
          <w:rFonts w:ascii="Arial" w:hAnsi="Arial" w:cs="Arial"/>
          <w:sz w:val="28"/>
          <w:szCs w:val="28"/>
          <w:rPrChange w:author="Transcriber01 JHB" w:date="2025-08-22T12:28:00Z" w16du:dateUtc="2025-08-22T10:28:00Z" w:id="1295">
            <w:rPr>
              <w:rFonts w:ascii="Arial" w:hAnsi="Arial" w:cs="Arial"/>
              <w:sz w:val="28"/>
              <w:szCs w:val="28"/>
              <w:lang w:val="x-none"/>
            </w:rPr>
          </w:rPrChange>
        </w:rPr>
        <w:t xml:space="preserve"> </w:t>
      </w:r>
      <w:r w:rsidRPr="00114DD5">
        <w:rPr>
          <w:rFonts w:ascii="Arial" w:hAnsi="Arial" w:cs="Arial"/>
          <w:sz w:val="28"/>
          <w:szCs w:val="28"/>
        </w:rPr>
        <w:t xml:space="preserve"> </w:t>
      </w:r>
      <w:proofErr w:type="spellStart"/>
      <w:r w:rsidRPr="00114DD5">
        <w:rPr>
          <w:rFonts w:ascii="Arial" w:hAnsi="Arial" w:cs="Arial"/>
          <w:sz w:val="28"/>
          <w:szCs w:val="28"/>
        </w:rPr>
        <w:t>Vakarasikirwa</w:t>
      </w:r>
      <w:proofErr w:type="spellEnd"/>
      <w:r w:rsidRPr="00114DD5">
        <w:rPr>
          <w:rFonts w:ascii="Arial" w:hAnsi="Arial" w:cs="Arial"/>
          <w:sz w:val="28"/>
          <w:szCs w:val="28"/>
        </w:rPr>
        <w:t xml:space="preserve"> </w:t>
      </w:r>
      <w:proofErr w:type="spellStart"/>
      <w:r w:rsidRPr="00114DD5">
        <w:rPr>
          <w:rFonts w:ascii="Arial" w:hAnsi="Arial" w:cs="Arial"/>
          <w:sz w:val="28"/>
          <w:szCs w:val="28"/>
        </w:rPr>
        <w:t>neropafadzo</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296">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297">
            <w:rPr>
              <w:rFonts w:ascii="Arial" w:hAnsi="Arial" w:cs="Arial"/>
              <w:sz w:val="28"/>
              <w:szCs w:val="28"/>
              <w:lang w:val="x-none"/>
            </w:rPr>
          </w:rPrChange>
        </w:rPr>
        <w:t xml:space="preserve"> </w:t>
      </w:r>
      <w:r w:rsidRPr="00114DD5">
        <w:rPr>
          <w:rFonts w:ascii="Arial" w:hAnsi="Arial" w:cs="Arial"/>
          <w:sz w:val="28"/>
          <w:szCs w:val="28"/>
        </w:rPr>
        <w:t xml:space="preserve">Asi Mwari </w:t>
      </w:r>
      <w:proofErr w:type="spellStart"/>
      <w:r w:rsidRPr="00114DD5">
        <w:rPr>
          <w:rFonts w:ascii="Arial" w:hAnsi="Arial" w:cs="Arial"/>
          <w:sz w:val="28"/>
          <w:szCs w:val="28"/>
        </w:rPr>
        <w:t>akatidzikinyura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298">
            <w:rPr>
              <w:rFonts w:ascii="Arial" w:hAnsi="Arial" w:cs="Arial"/>
              <w:sz w:val="18"/>
              <w:szCs w:val="18"/>
              <w:lang w:val="x-none"/>
            </w:rPr>
          </w:rPrChange>
        </w:rPr>
        <w:t>[Congregation says, “Amen</w:t>
      </w:r>
      <w:r w:rsidRPr="00A41745">
        <w:rPr>
          <w:rFonts w:ascii="Arial" w:hAnsi="Arial" w:cs="Arial"/>
          <w:sz w:val="18"/>
          <w:szCs w:val="18"/>
        </w:rPr>
        <w:t>,”</w:t>
      </w:r>
      <w:r w:rsidRPr="00114DD5">
        <w:rPr>
          <w:rFonts w:ascii="Arial" w:hAnsi="Arial" w:cs="Arial"/>
          <w:sz w:val="18"/>
          <w:szCs w:val="18"/>
          <w:rPrChange w:author="Transcriber01 JHB" w:date="2025-08-22T12:28:00Z" w16du:dateUtc="2025-08-22T10:28:00Z" w:id="1299">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1300">
            <w:rPr>
              <w:rFonts w:ascii="Arial" w:hAnsi="Arial" w:cs="Arial"/>
              <w:sz w:val="28"/>
              <w:szCs w:val="28"/>
              <w:lang w:val="x-none"/>
            </w:rPr>
          </w:rPrChange>
        </w:rPr>
        <w:t xml:space="preserve"> </w:t>
      </w:r>
      <w:proofErr w:type="spellStart"/>
      <w:r w:rsidRPr="00114DD5">
        <w:rPr>
          <w:rFonts w:ascii="Arial" w:hAnsi="Arial" w:cs="Arial"/>
          <w:sz w:val="28"/>
          <w:szCs w:val="28"/>
        </w:rPr>
        <w:t>muna</w:t>
      </w:r>
      <w:proofErr w:type="spellEnd"/>
      <w:r w:rsidRPr="00114DD5">
        <w:rPr>
          <w:rFonts w:ascii="Arial" w:hAnsi="Arial" w:cs="Arial"/>
          <w:sz w:val="28"/>
          <w:szCs w:val="28"/>
        </w:rPr>
        <w:t xml:space="preserve"> October 2000. </w:t>
      </w:r>
      <w:r w:rsidRPr="00114DD5">
        <w:rPr>
          <w:rFonts w:ascii="Arial" w:hAnsi="Arial" w:cs="Arial"/>
          <w:sz w:val="18"/>
          <w:szCs w:val="18"/>
          <w:rPrChange w:author="Transcriber01 JHB" w:date="2025-08-22T12:28:00Z" w16du:dateUtc="2025-08-22T10:28:00Z" w:id="1301">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02">
            <w:rPr>
              <w:rFonts w:ascii="Arial" w:hAnsi="Arial" w:cs="Arial"/>
              <w:sz w:val="28"/>
              <w:szCs w:val="28"/>
              <w:lang w:val="x-none"/>
            </w:rPr>
          </w:rPrChange>
        </w:rPr>
        <w:t xml:space="preserve"> </w:t>
      </w:r>
      <w:proofErr w:type="spellStart"/>
      <w:r w:rsidRPr="00114DD5">
        <w:rPr>
          <w:rFonts w:ascii="Arial" w:hAnsi="Arial" w:cs="Arial"/>
          <w:sz w:val="28"/>
          <w:szCs w:val="28"/>
        </w:rPr>
        <w:t>Akatipa</w:t>
      </w:r>
      <w:proofErr w:type="spellEnd"/>
      <w:r w:rsidRPr="00114DD5">
        <w:rPr>
          <w:rFonts w:ascii="Arial" w:hAnsi="Arial" w:cs="Arial"/>
          <w:sz w:val="28"/>
          <w:szCs w:val="28"/>
        </w:rPr>
        <w:t xml:space="preserve"> </w:t>
      </w:r>
      <w:proofErr w:type="spellStart"/>
      <w:r w:rsidRPr="00114DD5">
        <w:rPr>
          <w:rFonts w:ascii="Arial" w:hAnsi="Arial" w:cs="Arial"/>
          <w:sz w:val="28"/>
          <w:szCs w:val="28"/>
        </w:rPr>
        <w:t>minda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03">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04">
            <w:rPr>
              <w:rFonts w:ascii="Arial" w:hAnsi="Arial" w:cs="Arial"/>
              <w:sz w:val="28"/>
              <w:szCs w:val="28"/>
              <w:lang w:val="x-none"/>
            </w:rPr>
          </w:rPrChange>
        </w:rPr>
        <w:t xml:space="preserve"> </w:t>
      </w:r>
      <w:proofErr w:type="spellStart"/>
      <w:r w:rsidRPr="00114DD5">
        <w:rPr>
          <w:rFonts w:ascii="Arial" w:hAnsi="Arial" w:cs="Arial"/>
          <w:sz w:val="28"/>
          <w:szCs w:val="28"/>
        </w:rPr>
        <w:t>Akatipa</w:t>
      </w:r>
      <w:proofErr w:type="spellEnd"/>
      <w:r w:rsidRPr="00114DD5">
        <w:rPr>
          <w:rFonts w:ascii="Arial" w:hAnsi="Arial" w:cs="Arial"/>
          <w:sz w:val="28"/>
          <w:szCs w:val="28"/>
        </w:rPr>
        <w:t xml:space="preserve"> </w:t>
      </w:r>
      <w:proofErr w:type="spellStart"/>
      <w:r w:rsidRPr="00114DD5">
        <w:rPr>
          <w:rFonts w:ascii="Arial" w:hAnsi="Arial" w:cs="Arial"/>
          <w:sz w:val="28"/>
          <w:szCs w:val="28"/>
        </w:rPr>
        <w:t>madzimai</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05">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06">
            <w:rPr>
              <w:rFonts w:ascii="Arial" w:hAnsi="Arial" w:cs="Arial"/>
              <w:sz w:val="28"/>
              <w:szCs w:val="28"/>
              <w:lang w:val="x-none"/>
            </w:rPr>
          </w:rPrChange>
        </w:rPr>
        <w:t xml:space="preserve"> </w:t>
      </w:r>
      <w:proofErr w:type="spellStart"/>
      <w:r w:rsidRPr="00114DD5">
        <w:rPr>
          <w:rFonts w:ascii="Arial" w:hAnsi="Arial" w:cs="Arial"/>
          <w:sz w:val="28"/>
          <w:szCs w:val="28"/>
        </w:rPr>
        <w:t>Akatipa</w:t>
      </w:r>
      <w:proofErr w:type="spellEnd"/>
      <w:r w:rsidRPr="00114DD5">
        <w:rPr>
          <w:rFonts w:ascii="Arial" w:hAnsi="Arial" w:cs="Arial"/>
          <w:sz w:val="28"/>
          <w:szCs w:val="28"/>
        </w:rPr>
        <w:t xml:space="preserve"> </w:t>
      </w:r>
      <w:proofErr w:type="spellStart"/>
      <w:r w:rsidRPr="00114DD5">
        <w:rPr>
          <w:rFonts w:ascii="Arial" w:hAnsi="Arial" w:cs="Arial"/>
          <w:sz w:val="28"/>
          <w:szCs w:val="28"/>
        </w:rPr>
        <w:t>vana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07">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08">
            <w:rPr>
              <w:rFonts w:ascii="Arial" w:hAnsi="Arial" w:cs="Arial"/>
              <w:sz w:val="28"/>
              <w:szCs w:val="28"/>
              <w:lang w:val="x-none"/>
            </w:rPr>
          </w:rPrChange>
        </w:rPr>
        <w:t xml:space="preserve"> </w:t>
      </w:r>
      <w:proofErr w:type="spellStart"/>
      <w:r w:rsidRPr="00114DD5">
        <w:rPr>
          <w:rFonts w:ascii="Arial" w:hAnsi="Arial" w:cs="Arial"/>
          <w:sz w:val="28"/>
          <w:szCs w:val="28"/>
        </w:rPr>
        <w:t>Akatipa</w:t>
      </w:r>
      <w:proofErr w:type="spellEnd"/>
      <w:r w:rsidRPr="00114DD5">
        <w:rPr>
          <w:rFonts w:ascii="Arial" w:hAnsi="Arial" w:cs="Arial"/>
          <w:sz w:val="28"/>
          <w:szCs w:val="28"/>
        </w:rPr>
        <w:t xml:space="preserve"> </w:t>
      </w:r>
      <w:proofErr w:type="spellStart"/>
      <w:r w:rsidRPr="00114DD5">
        <w:rPr>
          <w:rFonts w:ascii="Arial" w:hAnsi="Arial" w:cs="Arial"/>
          <w:sz w:val="28"/>
          <w:szCs w:val="28"/>
        </w:rPr>
        <w:t>chizaruro</w:t>
      </w:r>
      <w:proofErr w:type="spellEnd"/>
      <w:r w:rsidRPr="00114DD5">
        <w:rPr>
          <w:rFonts w:ascii="Arial" w:hAnsi="Arial" w:cs="Arial"/>
          <w:sz w:val="28"/>
          <w:szCs w:val="28"/>
        </w:rPr>
        <w:t xml:space="preserve"> </w:t>
      </w:r>
      <w:proofErr w:type="spellStart"/>
      <w:r w:rsidRPr="00114DD5">
        <w:rPr>
          <w:rFonts w:ascii="Arial" w:hAnsi="Arial" w:cs="Arial"/>
          <w:sz w:val="28"/>
          <w:szCs w:val="28"/>
        </w:rPr>
        <w:t>che</w:t>
      </w:r>
      <w:proofErr w:type="spellEnd"/>
      <w:r w:rsidRPr="00114DD5">
        <w:rPr>
          <w:rFonts w:ascii="Arial" w:hAnsi="Arial" w:cs="Arial"/>
          <w:sz w:val="28"/>
          <w:szCs w:val="28"/>
        </w:rPr>
        <w:t xml:space="preserve"> Early Church Structure. </w:t>
      </w:r>
      <w:r w:rsidRPr="00114DD5">
        <w:rPr>
          <w:rFonts w:ascii="Arial" w:hAnsi="Arial" w:cs="Arial"/>
          <w:sz w:val="18"/>
          <w:szCs w:val="18"/>
          <w:rPrChange w:author="Transcriber01 JHB" w:date="2025-08-22T12:28:00Z" w16du:dateUtc="2025-08-22T10:28:00Z" w:id="1309">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10">
            <w:rPr>
              <w:rFonts w:ascii="Arial" w:hAnsi="Arial" w:cs="Arial"/>
              <w:sz w:val="28"/>
              <w:szCs w:val="28"/>
              <w:lang w:val="x-none"/>
            </w:rPr>
          </w:rPrChange>
        </w:rPr>
        <w:t xml:space="preserve"> </w:t>
      </w:r>
      <w:r w:rsidRPr="00114DD5">
        <w:rPr>
          <w:rFonts w:ascii="Arial" w:hAnsi="Arial" w:cs="Arial"/>
          <w:sz w:val="28"/>
          <w:szCs w:val="28"/>
        </w:rPr>
        <w:t xml:space="preserve">Baba </w:t>
      </w:r>
      <w:proofErr w:type="spellStart"/>
      <w:r w:rsidRPr="00114DD5">
        <w:rPr>
          <w:rFonts w:ascii="Arial" w:hAnsi="Arial" w:cs="Arial"/>
          <w:sz w:val="28"/>
          <w:szCs w:val="28"/>
        </w:rPr>
        <w:t>tinokutendayi</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11">
            <w:rPr>
              <w:rFonts w:ascii="Arial" w:hAnsi="Arial" w:cs="Arial"/>
              <w:sz w:val="18"/>
              <w:szCs w:val="18"/>
              <w:lang w:val="x-none"/>
            </w:rPr>
          </w:rPrChange>
        </w:rPr>
        <w:t>[Congregation says, “Amen.”]</w:t>
      </w:r>
    </w:p>
    <w:p w:rsidRPr="00114DD5" w:rsidR="00420EA2" w:rsidP="00420EA2" w:rsidRDefault="00420EA2" w14:paraId="16D3CE95" w14:textId="77777777">
      <w:pPr>
        <w:jc w:val="both"/>
        <w:rPr>
          <w:rFonts w:ascii="Arial" w:hAnsi="Arial" w:cs="Arial"/>
          <w:sz w:val="28"/>
          <w:szCs w:val="28"/>
        </w:rPr>
      </w:pPr>
      <w:r w:rsidRPr="000C2F56">
        <w:rPr>
          <w:rFonts w:ascii="Arial" w:hAnsi="Arial" w:cs="Arial"/>
          <w:sz w:val="28"/>
          <w:szCs w:val="28"/>
          <w:vertAlign w:val="superscript"/>
        </w:rPr>
        <w:t>50</w:t>
      </w:r>
      <w:r>
        <w:rPr>
          <w:rFonts w:ascii="Arial" w:hAnsi="Arial" w:cs="Arial"/>
          <w:sz w:val="28"/>
          <w:szCs w:val="28"/>
          <w:vertAlign w:val="superscript"/>
        </w:rPr>
        <w:t>1</w:t>
      </w:r>
      <w:r>
        <w:rPr>
          <w:rFonts w:ascii="Arial" w:hAnsi="Arial" w:cs="Arial"/>
          <w:sz w:val="28"/>
          <w:szCs w:val="28"/>
        </w:rPr>
        <w:t xml:space="preserve"> </w:t>
      </w:r>
      <w:proofErr w:type="spellStart"/>
      <w:r w:rsidRPr="00114DD5">
        <w:rPr>
          <w:rFonts w:ascii="Arial" w:hAnsi="Arial" w:cs="Arial"/>
          <w:sz w:val="28"/>
          <w:szCs w:val="28"/>
        </w:rPr>
        <w:t>Chiuyayi</w:t>
      </w:r>
      <w:proofErr w:type="spellEnd"/>
      <w:r w:rsidRPr="00114DD5">
        <w:rPr>
          <w:rFonts w:ascii="Arial" w:hAnsi="Arial" w:cs="Arial"/>
          <w:sz w:val="28"/>
          <w:szCs w:val="28"/>
        </w:rPr>
        <w:t xml:space="preserve"> </w:t>
      </w:r>
      <w:proofErr w:type="spellStart"/>
      <w:r w:rsidRPr="00114DD5">
        <w:rPr>
          <w:rFonts w:ascii="Arial" w:hAnsi="Arial" w:cs="Arial"/>
          <w:sz w:val="28"/>
          <w:szCs w:val="28"/>
        </w:rPr>
        <w:t>mukati</w:t>
      </w:r>
      <w:proofErr w:type="spellEnd"/>
      <w:r w:rsidRPr="00114DD5">
        <w:rPr>
          <w:rFonts w:ascii="Arial" w:hAnsi="Arial" w:cs="Arial"/>
          <w:sz w:val="28"/>
          <w:szCs w:val="28"/>
        </w:rPr>
        <w:t xml:space="preserve"> </w:t>
      </w:r>
      <w:proofErr w:type="spellStart"/>
      <w:r w:rsidRPr="00114DD5">
        <w:rPr>
          <w:rFonts w:ascii="Arial" w:hAnsi="Arial" w:cs="Arial"/>
          <w:sz w:val="28"/>
          <w:szCs w:val="28"/>
        </w:rPr>
        <w:t>meimba</w:t>
      </w:r>
      <w:proofErr w:type="spellEnd"/>
      <w:r w:rsidRPr="00114DD5">
        <w:rPr>
          <w:rFonts w:ascii="Arial" w:hAnsi="Arial" w:cs="Arial"/>
          <w:sz w:val="28"/>
          <w:szCs w:val="28"/>
        </w:rPr>
        <w:t xml:space="preserve"> </w:t>
      </w:r>
      <w:proofErr w:type="spellStart"/>
      <w:r w:rsidRPr="00114DD5">
        <w:rPr>
          <w:rFonts w:ascii="Arial" w:hAnsi="Arial" w:cs="Arial"/>
          <w:sz w:val="28"/>
          <w:szCs w:val="28"/>
        </w:rPr>
        <w:t>ino</w:t>
      </w:r>
      <w:proofErr w:type="spellEnd"/>
      <w:r w:rsidRPr="00114DD5">
        <w:rPr>
          <w:rFonts w:ascii="Arial" w:hAnsi="Arial" w:cs="Arial"/>
          <w:sz w:val="28"/>
          <w:szCs w:val="28"/>
        </w:rPr>
        <w:t xml:space="preserve"> Mwari </w:t>
      </w:r>
      <w:proofErr w:type="spellStart"/>
      <w:r w:rsidRPr="00114DD5">
        <w:rPr>
          <w:rFonts w:ascii="Arial" w:hAnsi="Arial" w:cs="Arial"/>
          <w:sz w:val="28"/>
          <w:szCs w:val="28"/>
        </w:rPr>
        <w:t>wekururama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12">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13">
            <w:rPr>
              <w:rFonts w:ascii="Arial" w:hAnsi="Arial" w:cs="Arial"/>
              <w:sz w:val="28"/>
              <w:szCs w:val="28"/>
              <w:lang w:val="x-none"/>
            </w:rPr>
          </w:rPrChange>
        </w:rPr>
        <w:t xml:space="preserve"> </w:t>
      </w:r>
      <w:r w:rsidRPr="00114DD5">
        <w:rPr>
          <w:rFonts w:ascii="Arial" w:hAnsi="Arial" w:cs="Arial"/>
          <w:sz w:val="28"/>
          <w:szCs w:val="28"/>
        </w:rPr>
        <w:t xml:space="preserve">Baba </w:t>
      </w:r>
      <w:proofErr w:type="spellStart"/>
      <w:r w:rsidRPr="00114DD5">
        <w:rPr>
          <w:rFonts w:ascii="Arial" w:hAnsi="Arial" w:cs="Arial"/>
          <w:sz w:val="28"/>
          <w:szCs w:val="28"/>
        </w:rPr>
        <w:t>toda</w:t>
      </w:r>
      <w:proofErr w:type="spellEnd"/>
      <w:r w:rsidRPr="00114DD5">
        <w:rPr>
          <w:rFonts w:ascii="Arial" w:hAnsi="Arial" w:cs="Arial"/>
          <w:sz w:val="28"/>
          <w:szCs w:val="28"/>
        </w:rPr>
        <w:t xml:space="preserve"> </w:t>
      </w:r>
      <w:proofErr w:type="spellStart"/>
      <w:r w:rsidRPr="00114DD5">
        <w:rPr>
          <w:rFonts w:ascii="Arial" w:hAnsi="Arial" w:cs="Arial"/>
          <w:sz w:val="28"/>
          <w:szCs w:val="28"/>
        </w:rPr>
        <w:t>kudzidzisa</w:t>
      </w:r>
      <w:proofErr w:type="spellEnd"/>
      <w:r w:rsidRPr="00114DD5">
        <w:rPr>
          <w:rFonts w:ascii="Arial" w:hAnsi="Arial" w:cs="Arial"/>
          <w:sz w:val="28"/>
          <w:szCs w:val="28"/>
        </w:rPr>
        <w:t xml:space="preserve"> </w:t>
      </w:r>
      <w:proofErr w:type="spellStart"/>
      <w:r w:rsidRPr="00114DD5">
        <w:rPr>
          <w:rFonts w:ascii="Arial" w:hAnsi="Arial" w:cs="Arial"/>
          <w:sz w:val="28"/>
          <w:szCs w:val="28"/>
        </w:rPr>
        <w:t>vana</w:t>
      </w:r>
      <w:proofErr w:type="spellEnd"/>
      <w:r w:rsidRPr="00114DD5">
        <w:rPr>
          <w:rFonts w:ascii="Arial" w:hAnsi="Arial" w:cs="Arial"/>
          <w:sz w:val="28"/>
          <w:szCs w:val="28"/>
        </w:rPr>
        <w:t xml:space="preserve"> </w:t>
      </w:r>
      <w:proofErr w:type="spellStart"/>
      <w:r w:rsidRPr="00114DD5">
        <w:rPr>
          <w:rFonts w:ascii="Arial" w:hAnsi="Arial" w:cs="Arial"/>
          <w:sz w:val="28"/>
          <w:szCs w:val="28"/>
        </w:rPr>
        <w:t>vedu</w:t>
      </w:r>
      <w:proofErr w:type="spellEnd"/>
      <w:r w:rsidRPr="00114DD5">
        <w:rPr>
          <w:rFonts w:ascii="Arial" w:hAnsi="Arial" w:cs="Arial"/>
          <w:sz w:val="28"/>
          <w:szCs w:val="28"/>
        </w:rPr>
        <w:t xml:space="preserve"> Shoko </w:t>
      </w:r>
      <w:proofErr w:type="spellStart"/>
      <w:r w:rsidRPr="00114DD5">
        <w:rPr>
          <w:rFonts w:ascii="Arial" w:hAnsi="Arial" w:cs="Arial"/>
          <w:sz w:val="28"/>
          <w:szCs w:val="28"/>
        </w:rPr>
        <w:t>iri</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14">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15">
            <w:rPr>
              <w:rFonts w:ascii="Arial" w:hAnsi="Arial" w:cs="Arial"/>
              <w:sz w:val="28"/>
              <w:szCs w:val="28"/>
              <w:lang w:val="x-none"/>
            </w:rPr>
          </w:rPrChange>
        </w:rPr>
        <w:t xml:space="preserve"> </w:t>
      </w:r>
      <w:r w:rsidRPr="00114DD5">
        <w:rPr>
          <w:rFonts w:ascii="Arial" w:hAnsi="Arial" w:cs="Arial"/>
          <w:sz w:val="28"/>
          <w:szCs w:val="28"/>
        </w:rPr>
        <w:t xml:space="preserve">Mwari </w:t>
      </w:r>
      <w:proofErr w:type="spellStart"/>
      <w:r w:rsidRPr="00114DD5">
        <w:rPr>
          <w:rFonts w:ascii="Arial" w:hAnsi="Arial" w:cs="Arial"/>
          <w:sz w:val="28"/>
          <w:szCs w:val="28"/>
        </w:rPr>
        <w:t>batsirai</w:t>
      </w:r>
      <w:proofErr w:type="spellEnd"/>
      <w:r w:rsidRPr="00114DD5">
        <w:rPr>
          <w:rFonts w:ascii="Arial" w:hAnsi="Arial" w:cs="Arial"/>
          <w:sz w:val="28"/>
          <w:szCs w:val="28"/>
        </w:rPr>
        <w:t xml:space="preserve"> </w:t>
      </w:r>
      <w:proofErr w:type="spellStart"/>
      <w:r w:rsidRPr="00114DD5">
        <w:rPr>
          <w:rFonts w:ascii="Arial" w:hAnsi="Arial" w:cs="Arial"/>
          <w:sz w:val="28"/>
          <w:szCs w:val="28"/>
        </w:rPr>
        <w:t>pavana</w:t>
      </w:r>
      <w:proofErr w:type="spellEnd"/>
      <w:r w:rsidRPr="00114DD5">
        <w:rPr>
          <w:rFonts w:ascii="Arial" w:hAnsi="Arial" w:cs="Arial"/>
          <w:sz w:val="28"/>
          <w:szCs w:val="28"/>
        </w:rPr>
        <w:t xml:space="preserve"> </w:t>
      </w:r>
      <w:proofErr w:type="spellStart"/>
      <w:r w:rsidRPr="00114DD5">
        <w:rPr>
          <w:rFonts w:ascii="Arial" w:hAnsi="Arial" w:cs="Arial"/>
          <w:sz w:val="28"/>
          <w:szCs w:val="28"/>
        </w:rPr>
        <w:t>vese</w:t>
      </w:r>
      <w:proofErr w:type="spellEnd"/>
      <w:r w:rsidRPr="00114DD5">
        <w:rPr>
          <w:rFonts w:ascii="Arial" w:hAnsi="Arial" w:cs="Arial"/>
          <w:sz w:val="28"/>
          <w:szCs w:val="28"/>
        </w:rPr>
        <w:t xml:space="preserve"> </w:t>
      </w:r>
      <w:proofErr w:type="spellStart"/>
      <w:r w:rsidRPr="00114DD5">
        <w:rPr>
          <w:rFonts w:ascii="Arial" w:hAnsi="Arial" w:cs="Arial"/>
          <w:sz w:val="28"/>
          <w:szCs w:val="28"/>
        </w:rPr>
        <w:t>vanenge</w:t>
      </w:r>
      <w:proofErr w:type="spellEnd"/>
      <w:r w:rsidRPr="00114DD5">
        <w:rPr>
          <w:rFonts w:ascii="Arial" w:hAnsi="Arial" w:cs="Arial"/>
          <w:sz w:val="28"/>
          <w:szCs w:val="28"/>
        </w:rPr>
        <w:t xml:space="preserve"> </w:t>
      </w:r>
      <w:proofErr w:type="spellStart"/>
      <w:r w:rsidRPr="00114DD5">
        <w:rPr>
          <w:rFonts w:ascii="Arial" w:hAnsi="Arial" w:cs="Arial"/>
          <w:sz w:val="28"/>
          <w:szCs w:val="28"/>
        </w:rPr>
        <w:t>vari</w:t>
      </w:r>
      <w:proofErr w:type="spellEnd"/>
      <w:r w:rsidRPr="00114DD5">
        <w:rPr>
          <w:rFonts w:ascii="Arial" w:hAnsi="Arial" w:cs="Arial"/>
          <w:sz w:val="28"/>
          <w:szCs w:val="28"/>
        </w:rPr>
        <w:t xml:space="preserve"> </w:t>
      </w:r>
      <w:proofErr w:type="spellStart"/>
      <w:r w:rsidRPr="00114DD5">
        <w:rPr>
          <w:rFonts w:ascii="Arial" w:hAnsi="Arial" w:cs="Arial"/>
          <w:sz w:val="28"/>
          <w:szCs w:val="28"/>
        </w:rPr>
        <w:t>muno</w:t>
      </w:r>
      <w:proofErr w:type="spellEnd"/>
      <w:r w:rsidRPr="00114DD5">
        <w:rPr>
          <w:rFonts w:ascii="Arial" w:hAnsi="Arial" w:cs="Arial"/>
          <w:sz w:val="28"/>
          <w:szCs w:val="28"/>
        </w:rPr>
        <w:t xml:space="preserve"> Jehovha. </w:t>
      </w:r>
      <w:r w:rsidRPr="00114DD5">
        <w:rPr>
          <w:rFonts w:ascii="Arial" w:hAnsi="Arial" w:cs="Arial"/>
          <w:sz w:val="18"/>
          <w:szCs w:val="18"/>
          <w:rPrChange w:author="Transcriber01 JHB" w:date="2025-08-22T12:28:00Z" w16du:dateUtc="2025-08-22T10:28:00Z" w:id="1316">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17">
            <w:rPr>
              <w:rFonts w:ascii="Arial" w:hAnsi="Arial" w:cs="Arial"/>
              <w:sz w:val="28"/>
              <w:szCs w:val="28"/>
              <w:lang w:val="x-none"/>
            </w:rPr>
          </w:rPrChange>
        </w:rPr>
        <w:t xml:space="preserve"> </w:t>
      </w:r>
      <w:proofErr w:type="spellStart"/>
      <w:r w:rsidRPr="00114DD5">
        <w:rPr>
          <w:rFonts w:ascii="Arial" w:hAnsi="Arial" w:cs="Arial"/>
          <w:sz w:val="28"/>
          <w:szCs w:val="28"/>
        </w:rPr>
        <w:t>Vaitireyi</w:t>
      </w:r>
      <w:proofErr w:type="spellEnd"/>
      <w:r w:rsidRPr="00114DD5">
        <w:rPr>
          <w:rFonts w:ascii="Arial" w:hAnsi="Arial" w:cs="Arial"/>
          <w:sz w:val="28"/>
          <w:szCs w:val="28"/>
        </w:rPr>
        <w:t xml:space="preserve"> </w:t>
      </w:r>
      <w:proofErr w:type="spellStart"/>
      <w:r w:rsidRPr="00114DD5">
        <w:rPr>
          <w:rFonts w:ascii="Arial" w:hAnsi="Arial" w:cs="Arial"/>
          <w:sz w:val="28"/>
          <w:szCs w:val="28"/>
        </w:rPr>
        <w:t>ngoni</w:t>
      </w:r>
      <w:proofErr w:type="spellEnd"/>
      <w:r w:rsidRPr="00114DD5">
        <w:rPr>
          <w:rFonts w:ascii="Arial" w:hAnsi="Arial" w:cs="Arial"/>
          <w:sz w:val="28"/>
          <w:szCs w:val="28"/>
        </w:rPr>
        <w:t xml:space="preserve"> </w:t>
      </w:r>
      <w:proofErr w:type="spellStart"/>
      <w:r w:rsidRPr="00114DD5">
        <w:rPr>
          <w:rFonts w:ascii="Arial" w:hAnsi="Arial" w:cs="Arial"/>
          <w:sz w:val="28"/>
          <w:szCs w:val="28"/>
        </w:rPr>
        <w:t>vaone</w:t>
      </w:r>
      <w:proofErr w:type="spellEnd"/>
      <w:r w:rsidRPr="00114DD5">
        <w:rPr>
          <w:rFonts w:ascii="Arial" w:hAnsi="Arial" w:cs="Arial"/>
          <w:sz w:val="28"/>
          <w:szCs w:val="28"/>
        </w:rPr>
        <w:t xml:space="preserve"> </w:t>
      </w:r>
      <w:proofErr w:type="spellStart"/>
      <w:r w:rsidRPr="00114DD5">
        <w:rPr>
          <w:rFonts w:ascii="Arial" w:hAnsi="Arial" w:cs="Arial"/>
          <w:sz w:val="28"/>
          <w:szCs w:val="28"/>
        </w:rPr>
        <w:t>kukosha</w:t>
      </w:r>
      <w:proofErr w:type="spellEnd"/>
      <w:r w:rsidRPr="00114DD5">
        <w:rPr>
          <w:rFonts w:ascii="Arial" w:hAnsi="Arial" w:cs="Arial"/>
          <w:sz w:val="28"/>
          <w:szCs w:val="28"/>
        </w:rPr>
        <w:t xml:space="preserve"> </w:t>
      </w:r>
      <w:proofErr w:type="spellStart"/>
      <w:r w:rsidRPr="00114DD5">
        <w:rPr>
          <w:rFonts w:ascii="Arial" w:hAnsi="Arial" w:cs="Arial"/>
          <w:sz w:val="28"/>
          <w:szCs w:val="28"/>
        </w:rPr>
        <w:t>kweShoko</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18">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19">
            <w:rPr>
              <w:rFonts w:ascii="Arial" w:hAnsi="Arial" w:cs="Arial"/>
              <w:sz w:val="28"/>
              <w:szCs w:val="28"/>
              <w:lang w:val="x-none"/>
            </w:rPr>
          </w:rPrChange>
        </w:rPr>
        <w:t xml:space="preserve"> </w:t>
      </w:r>
      <w:proofErr w:type="spellStart"/>
      <w:r w:rsidRPr="00114DD5">
        <w:rPr>
          <w:rFonts w:ascii="Arial" w:hAnsi="Arial" w:cs="Arial"/>
          <w:sz w:val="28"/>
          <w:szCs w:val="28"/>
        </w:rPr>
        <w:t>Varege</w:t>
      </w:r>
      <w:proofErr w:type="spellEnd"/>
      <w:r w:rsidRPr="00114DD5">
        <w:rPr>
          <w:rFonts w:ascii="Arial" w:hAnsi="Arial" w:cs="Arial"/>
          <w:sz w:val="28"/>
          <w:szCs w:val="28"/>
        </w:rPr>
        <w:t xml:space="preserve"> </w:t>
      </w:r>
      <w:proofErr w:type="spellStart"/>
      <w:r w:rsidRPr="00114DD5">
        <w:rPr>
          <w:rFonts w:ascii="Arial" w:hAnsi="Arial" w:cs="Arial"/>
          <w:sz w:val="28"/>
          <w:szCs w:val="28"/>
        </w:rPr>
        <w:t>kutsvakana</w:t>
      </w:r>
      <w:proofErr w:type="spellEnd"/>
      <w:r w:rsidRPr="00114DD5">
        <w:rPr>
          <w:rFonts w:ascii="Arial" w:hAnsi="Arial" w:cs="Arial"/>
          <w:sz w:val="28"/>
          <w:szCs w:val="28"/>
        </w:rPr>
        <w:t xml:space="preserve"> </w:t>
      </w:r>
      <w:proofErr w:type="spellStart"/>
      <w:r w:rsidRPr="00114DD5">
        <w:rPr>
          <w:rFonts w:ascii="Arial" w:hAnsi="Arial" w:cs="Arial"/>
          <w:sz w:val="28"/>
          <w:szCs w:val="28"/>
        </w:rPr>
        <w:t>nezvenyika</w:t>
      </w:r>
      <w:proofErr w:type="spellEnd"/>
      <w:r w:rsidRPr="00114DD5">
        <w:rPr>
          <w:rFonts w:ascii="Arial" w:hAnsi="Arial" w:cs="Arial"/>
          <w:sz w:val="28"/>
          <w:szCs w:val="28"/>
        </w:rPr>
        <w:t xml:space="preserve"> </w:t>
      </w:r>
      <w:proofErr w:type="spellStart"/>
      <w:r w:rsidRPr="00114DD5">
        <w:rPr>
          <w:rFonts w:ascii="Arial" w:hAnsi="Arial" w:cs="Arial"/>
          <w:sz w:val="28"/>
          <w:szCs w:val="28"/>
        </w:rPr>
        <w:t>neshamwari</w:t>
      </w:r>
      <w:proofErr w:type="spellEnd"/>
      <w:r w:rsidRPr="00114DD5">
        <w:rPr>
          <w:rFonts w:ascii="Arial" w:hAnsi="Arial" w:cs="Arial"/>
          <w:sz w:val="28"/>
          <w:szCs w:val="28"/>
        </w:rPr>
        <w:t xml:space="preserve"> </w:t>
      </w:r>
      <w:proofErr w:type="spellStart"/>
      <w:r w:rsidRPr="00114DD5">
        <w:rPr>
          <w:rFonts w:ascii="Arial" w:hAnsi="Arial" w:cs="Arial"/>
          <w:sz w:val="28"/>
          <w:szCs w:val="28"/>
        </w:rPr>
        <w:t>dzemo</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20">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21">
            <w:rPr>
              <w:rFonts w:ascii="Arial" w:hAnsi="Arial" w:cs="Arial"/>
              <w:sz w:val="28"/>
              <w:szCs w:val="28"/>
              <w:lang w:val="x-none"/>
            </w:rPr>
          </w:rPrChange>
        </w:rPr>
        <w:t xml:space="preserve"> </w:t>
      </w:r>
      <w:proofErr w:type="spellStart"/>
      <w:r w:rsidRPr="00114DD5">
        <w:rPr>
          <w:rFonts w:ascii="Arial" w:hAnsi="Arial" w:cs="Arial"/>
          <w:sz w:val="28"/>
          <w:szCs w:val="28"/>
        </w:rPr>
        <w:t>Vajekerwe</w:t>
      </w:r>
      <w:proofErr w:type="spellEnd"/>
      <w:r w:rsidRPr="00114DD5">
        <w:rPr>
          <w:rFonts w:ascii="Arial" w:hAnsi="Arial" w:cs="Arial"/>
          <w:sz w:val="28"/>
          <w:szCs w:val="28"/>
        </w:rPr>
        <w:t xml:space="preserve"> ne separation.</w:t>
      </w:r>
      <w:r w:rsidRPr="00114DD5">
        <w:rPr>
          <w:rFonts w:ascii="Arial" w:hAnsi="Arial" w:cs="Arial"/>
          <w:sz w:val="18"/>
          <w:szCs w:val="18"/>
          <w:rPrChange w:author="Transcriber01 JHB" w:date="2025-08-22T12:28:00Z" w16du:dateUtc="2025-08-22T10:28:00Z" w:id="1322">
            <w:rPr>
              <w:rFonts w:ascii="Arial" w:hAnsi="Arial" w:cs="Arial"/>
              <w:sz w:val="18"/>
              <w:szCs w:val="18"/>
              <w:lang w:val="x-none"/>
            </w:rPr>
          </w:rPrChange>
        </w:rPr>
        <w:t xml:space="preserve"> [Congregation says, “Amen.”]</w:t>
      </w:r>
      <w:r w:rsidRPr="00114DD5">
        <w:rPr>
          <w:rFonts w:ascii="Arial" w:hAnsi="Arial" w:cs="Arial"/>
          <w:sz w:val="28"/>
          <w:szCs w:val="28"/>
          <w:rPrChange w:author="Transcriber01 JHB" w:date="2025-08-22T12:28:00Z" w16du:dateUtc="2025-08-22T10:28:00Z" w:id="1323">
            <w:rPr>
              <w:rFonts w:ascii="Arial" w:hAnsi="Arial" w:cs="Arial"/>
              <w:sz w:val="28"/>
              <w:szCs w:val="28"/>
              <w:lang w:val="x-none"/>
            </w:rPr>
          </w:rPrChange>
        </w:rPr>
        <w:t xml:space="preserve"> </w:t>
      </w:r>
      <w:r w:rsidRPr="00114DD5">
        <w:rPr>
          <w:rFonts w:ascii="Arial" w:hAnsi="Arial" w:cs="Arial"/>
          <w:sz w:val="28"/>
          <w:szCs w:val="28"/>
        </w:rPr>
        <w:t xml:space="preserve"> </w:t>
      </w:r>
    </w:p>
    <w:p w:rsidRPr="00114DD5" w:rsidR="00420EA2" w:rsidP="00420EA2" w:rsidRDefault="00420EA2" w14:paraId="56A8D5F6" w14:textId="77777777">
      <w:pPr>
        <w:jc w:val="both"/>
        <w:rPr>
          <w:rFonts w:ascii="Arial" w:hAnsi="Arial" w:cs="Arial"/>
          <w:sz w:val="28"/>
          <w:szCs w:val="28"/>
        </w:rPr>
      </w:pPr>
      <w:r w:rsidRPr="000C2F56">
        <w:rPr>
          <w:rFonts w:ascii="Arial" w:hAnsi="Arial" w:cs="Arial"/>
          <w:sz w:val="28"/>
          <w:szCs w:val="28"/>
          <w:vertAlign w:val="superscript"/>
        </w:rPr>
        <w:t>50</w:t>
      </w:r>
      <w:r>
        <w:rPr>
          <w:rFonts w:ascii="Arial" w:hAnsi="Arial" w:cs="Arial"/>
          <w:sz w:val="28"/>
          <w:szCs w:val="28"/>
          <w:vertAlign w:val="superscript"/>
        </w:rPr>
        <w:t>2</w:t>
      </w:r>
      <w:r>
        <w:rPr>
          <w:rFonts w:ascii="Arial" w:hAnsi="Arial" w:cs="Arial"/>
          <w:sz w:val="28"/>
          <w:szCs w:val="28"/>
        </w:rPr>
        <w:t xml:space="preserve"> </w:t>
      </w:r>
      <w:r w:rsidRPr="00114DD5">
        <w:rPr>
          <w:rFonts w:ascii="Arial" w:hAnsi="Arial" w:cs="Arial"/>
          <w:sz w:val="28"/>
          <w:szCs w:val="28"/>
        </w:rPr>
        <w:t xml:space="preserve">Baba </w:t>
      </w:r>
      <w:proofErr w:type="spellStart"/>
      <w:r w:rsidRPr="00114DD5">
        <w:rPr>
          <w:rFonts w:ascii="Arial" w:hAnsi="Arial" w:cs="Arial"/>
          <w:sz w:val="28"/>
          <w:szCs w:val="28"/>
        </w:rPr>
        <w:t>chipayi</w:t>
      </w:r>
      <w:proofErr w:type="spellEnd"/>
      <w:r w:rsidRPr="00114DD5">
        <w:rPr>
          <w:rFonts w:ascii="Arial" w:hAnsi="Arial" w:cs="Arial"/>
          <w:sz w:val="28"/>
          <w:szCs w:val="28"/>
        </w:rPr>
        <w:t xml:space="preserve"> </w:t>
      </w:r>
      <w:proofErr w:type="spellStart"/>
      <w:r w:rsidRPr="00114DD5">
        <w:rPr>
          <w:rFonts w:ascii="Arial" w:hAnsi="Arial" w:cs="Arial"/>
          <w:sz w:val="28"/>
          <w:szCs w:val="28"/>
        </w:rPr>
        <w:t>madzimai</w:t>
      </w:r>
      <w:proofErr w:type="spellEnd"/>
      <w:r w:rsidRPr="00114DD5">
        <w:rPr>
          <w:rFonts w:ascii="Arial" w:hAnsi="Arial" w:cs="Arial"/>
          <w:sz w:val="28"/>
          <w:szCs w:val="28"/>
        </w:rPr>
        <w:t xml:space="preserve"> </w:t>
      </w:r>
      <w:proofErr w:type="spellStart"/>
      <w:r w:rsidRPr="00114DD5">
        <w:rPr>
          <w:rFonts w:ascii="Arial" w:hAnsi="Arial" w:cs="Arial"/>
          <w:sz w:val="28"/>
          <w:szCs w:val="28"/>
        </w:rPr>
        <w:t>edu</w:t>
      </w:r>
      <w:proofErr w:type="spellEnd"/>
      <w:r w:rsidRPr="00114DD5">
        <w:rPr>
          <w:rFonts w:ascii="Arial" w:hAnsi="Arial" w:cs="Arial"/>
          <w:sz w:val="28"/>
          <w:szCs w:val="28"/>
        </w:rPr>
        <w:t xml:space="preserve"> </w:t>
      </w:r>
      <w:proofErr w:type="spellStart"/>
      <w:r w:rsidRPr="00114DD5">
        <w:rPr>
          <w:rFonts w:ascii="Arial" w:hAnsi="Arial" w:cs="Arial"/>
          <w:sz w:val="28"/>
          <w:szCs w:val="28"/>
        </w:rPr>
        <w:t>mbereko</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24">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25">
            <w:rPr>
              <w:rFonts w:ascii="Arial" w:hAnsi="Arial" w:cs="Arial"/>
              <w:sz w:val="28"/>
              <w:szCs w:val="28"/>
              <w:lang w:val="x-none"/>
            </w:rPr>
          </w:rPrChange>
        </w:rPr>
        <w:t xml:space="preserve"> </w:t>
      </w:r>
      <w:r w:rsidRPr="00114DD5">
        <w:rPr>
          <w:rFonts w:ascii="Arial" w:hAnsi="Arial" w:cs="Arial"/>
          <w:sz w:val="28"/>
          <w:szCs w:val="28"/>
        </w:rPr>
        <w:t xml:space="preserve">Batsirai </w:t>
      </w:r>
      <w:proofErr w:type="spellStart"/>
      <w:r w:rsidRPr="00114DD5">
        <w:rPr>
          <w:rFonts w:ascii="Arial" w:hAnsi="Arial" w:cs="Arial"/>
          <w:sz w:val="28"/>
          <w:szCs w:val="28"/>
        </w:rPr>
        <w:t>vanonoka</w:t>
      </w:r>
      <w:proofErr w:type="spellEnd"/>
      <w:r w:rsidRPr="00114DD5">
        <w:rPr>
          <w:rFonts w:ascii="Arial" w:hAnsi="Arial" w:cs="Arial"/>
          <w:sz w:val="28"/>
          <w:szCs w:val="28"/>
        </w:rPr>
        <w:t xml:space="preserve"> </w:t>
      </w:r>
      <w:proofErr w:type="spellStart"/>
      <w:r w:rsidRPr="00114DD5">
        <w:rPr>
          <w:rFonts w:ascii="Arial" w:hAnsi="Arial" w:cs="Arial"/>
          <w:sz w:val="28"/>
          <w:szCs w:val="28"/>
        </w:rPr>
        <w:t>kubatsirwa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26">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27">
            <w:rPr>
              <w:rFonts w:ascii="Arial" w:hAnsi="Arial" w:cs="Arial"/>
              <w:sz w:val="28"/>
              <w:szCs w:val="28"/>
              <w:lang w:val="x-none"/>
            </w:rPr>
          </w:rPrChange>
        </w:rPr>
        <w:t xml:space="preserve"> </w:t>
      </w:r>
      <w:r w:rsidRPr="00114DD5">
        <w:rPr>
          <w:rFonts w:ascii="Arial" w:hAnsi="Arial" w:cs="Arial"/>
          <w:sz w:val="28"/>
          <w:szCs w:val="28"/>
        </w:rPr>
        <w:t xml:space="preserve">Batsirai </w:t>
      </w:r>
      <w:proofErr w:type="spellStart"/>
      <w:r w:rsidRPr="00114DD5">
        <w:rPr>
          <w:rFonts w:ascii="Arial" w:hAnsi="Arial" w:cs="Arial"/>
          <w:sz w:val="28"/>
          <w:szCs w:val="28"/>
        </w:rPr>
        <w:t>vari</w:t>
      </w:r>
      <w:proofErr w:type="spellEnd"/>
      <w:r w:rsidRPr="00114DD5">
        <w:rPr>
          <w:rFonts w:ascii="Arial" w:hAnsi="Arial" w:cs="Arial"/>
          <w:sz w:val="28"/>
          <w:szCs w:val="28"/>
        </w:rPr>
        <w:t xml:space="preserve"> </w:t>
      </w:r>
      <w:proofErr w:type="spellStart"/>
      <w:r w:rsidRPr="00114DD5">
        <w:rPr>
          <w:rFonts w:ascii="Arial" w:hAnsi="Arial" w:cs="Arial"/>
          <w:sz w:val="28"/>
          <w:szCs w:val="28"/>
        </w:rPr>
        <w:t>kurohwa</w:t>
      </w:r>
      <w:proofErr w:type="spellEnd"/>
      <w:r w:rsidRPr="00114DD5">
        <w:rPr>
          <w:rFonts w:ascii="Arial" w:hAnsi="Arial" w:cs="Arial"/>
          <w:sz w:val="28"/>
          <w:szCs w:val="28"/>
        </w:rPr>
        <w:t xml:space="preserve"> </w:t>
      </w:r>
      <w:proofErr w:type="spellStart"/>
      <w:r w:rsidRPr="00114DD5">
        <w:rPr>
          <w:rFonts w:ascii="Arial" w:hAnsi="Arial" w:cs="Arial"/>
          <w:sz w:val="28"/>
          <w:szCs w:val="28"/>
        </w:rPr>
        <w:t>nehurwere</w:t>
      </w:r>
      <w:proofErr w:type="spellEnd"/>
      <w:r w:rsidRPr="00114DD5">
        <w:rPr>
          <w:rFonts w:ascii="Arial" w:hAnsi="Arial" w:cs="Arial"/>
          <w:sz w:val="28"/>
          <w:szCs w:val="28"/>
        </w:rPr>
        <w:t>.</w:t>
      </w:r>
      <w:r w:rsidRPr="00114DD5">
        <w:rPr>
          <w:rFonts w:ascii="Arial" w:hAnsi="Arial" w:cs="Arial"/>
          <w:sz w:val="18"/>
          <w:szCs w:val="18"/>
          <w:rPrChange w:author="Transcriber01 JHB" w:date="2025-08-22T12:28:00Z" w16du:dateUtc="2025-08-22T10:28:00Z" w:id="1328">
            <w:rPr>
              <w:rFonts w:ascii="Arial" w:hAnsi="Arial" w:cs="Arial"/>
              <w:sz w:val="18"/>
              <w:szCs w:val="18"/>
              <w:lang w:val="x-none"/>
            </w:rPr>
          </w:rPrChange>
        </w:rPr>
        <w:t xml:space="preserve"> [Congregation says, “Amen.”]</w:t>
      </w:r>
      <w:r w:rsidRPr="00114DD5">
        <w:rPr>
          <w:rFonts w:ascii="Arial" w:hAnsi="Arial" w:cs="Arial"/>
          <w:sz w:val="28"/>
          <w:szCs w:val="28"/>
          <w:rPrChange w:author="Transcriber01 JHB" w:date="2025-08-22T12:28:00Z" w16du:dateUtc="2025-08-22T10:28:00Z" w:id="1329">
            <w:rPr>
              <w:rFonts w:ascii="Arial" w:hAnsi="Arial" w:cs="Arial"/>
              <w:sz w:val="28"/>
              <w:szCs w:val="28"/>
              <w:lang w:val="x-none"/>
            </w:rPr>
          </w:rPrChange>
        </w:rPr>
        <w:t xml:space="preserve"> </w:t>
      </w:r>
      <w:r w:rsidRPr="00114DD5">
        <w:rPr>
          <w:rFonts w:ascii="Arial" w:hAnsi="Arial" w:cs="Arial"/>
          <w:sz w:val="28"/>
          <w:szCs w:val="28"/>
        </w:rPr>
        <w:t xml:space="preserve"> Mwari </w:t>
      </w:r>
      <w:proofErr w:type="spellStart"/>
      <w:r w:rsidRPr="00114DD5">
        <w:rPr>
          <w:rFonts w:ascii="Arial" w:hAnsi="Arial" w:cs="Arial"/>
          <w:sz w:val="28"/>
          <w:szCs w:val="28"/>
        </w:rPr>
        <w:t>ponesai</w:t>
      </w:r>
      <w:proofErr w:type="spellEnd"/>
      <w:r w:rsidRPr="00114DD5">
        <w:rPr>
          <w:rFonts w:ascii="Arial" w:hAnsi="Arial" w:cs="Arial"/>
          <w:sz w:val="28"/>
          <w:szCs w:val="28"/>
        </w:rPr>
        <w:t xml:space="preserve"> </w:t>
      </w:r>
      <w:proofErr w:type="spellStart"/>
      <w:r w:rsidRPr="00114DD5">
        <w:rPr>
          <w:rFonts w:ascii="Arial" w:hAnsi="Arial" w:cs="Arial"/>
          <w:sz w:val="28"/>
          <w:szCs w:val="28"/>
        </w:rPr>
        <w:t>muZita</w:t>
      </w:r>
      <w:proofErr w:type="spellEnd"/>
      <w:r w:rsidRPr="00114DD5">
        <w:rPr>
          <w:rFonts w:ascii="Arial" w:hAnsi="Arial" w:cs="Arial"/>
          <w:sz w:val="28"/>
          <w:szCs w:val="28"/>
        </w:rPr>
        <w:t xml:space="preserve"> </w:t>
      </w:r>
      <w:proofErr w:type="spellStart"/>
      <w:r w:rsidRPr="00114DD5">
        <w:rPr>
          <w:rFonts w:ascii="Arial" w:hAnsi="Arial" w:cs="Arial"/>
          <w:sz w:val="28"/>
          <w:szCs w:val="28"/>
        </w:rPr>
        <w:t>raJeso</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30">
            <w:rPr>
              <w:rFonts w:ascii="Arial" w:hAnsi="Arial" w:cs="Arial"/>
              <w:sz w:val="18"/>
              <w:szCs w:val="18"/>
              <w:lang w:val="x-none"/>
            </w:rPr>
          </w:rPrChange>
        </w:rPr>
        <w:t>[Congregation says, “Amen.”]</w:t>
      </w:r>
    </w:p>
    <w:p w:rsidRPr="00114DD5" w:rsidR="00420EA2" w:rsidP="00420EA2" w:rsidRDefault="00420EA2" w14:paraId="2625222C" w14:textId="77777777">
      <w:pPr>
        <w:jc w:val="both"/>
        <w:rPr>
          <w:rFonts w:ascii="Arial" w:hAnsi="Arial" w:cs="Arial"/>
          <w:sz w:val="28"/>
          <w:szCs w:val="28"/>
        </w:rPr>
      </w:pPr>
      <w:r w:rsidRPr="000C2F56">
        <w:rPr>
          <w:rFonts w:ascii="Arial" w:hAnsi="Arial" w:cs="Arial"/>
          <w:sz w:val="28"/>
          <w:szCs w:val="28"/>
          <w:vertAlign w:val="superscript"/>
        </w:rPr>
        <w:t>50</w:t>
      </w:r>
      <w:r>
        <w:rPr>
          <w:rFonts w:ascii="Arial" w:hAnsi="Arial" w:cs="Arial"/>
          <w:sz w:val="28"/>
          <w:szCs w:val="28"/>
          <w:vertAlign w:val="superscript"/>
        </w:rPr>
        <w:t>3</w:t>
      </w:r>
      <w:r>
        <w:rPr>
          <w:rFonts w:ascii="Arial" w:hAnsi="Arial" w:cs="Arial"/>
          <w:sz w:val="28"/>
          <w:szCs w:val="28"/>
        </w:rPr>
        <w:t xml:space="preserve"> </w:t>
      </w:r>
      <w:proofErr w:type="spellStart"/>
      <w:r w:rsidRPr="00114DD5">
        <w:rPr>
          <w:rFonts w:ascii="Arial" w:hAnsi="Arial" w:cs="Arial"/>
          <w:sz w:val="28"/>
          <w:szCs w:val="28"/>
        </w:rPr>
        <w:t>Tinoisa</w:t>
      </w:r>
      <w:proofErr w:type="spellEnd"/>
      <w:r w:rsidRPr="00114DD5">
        <w:rPr>
          <w:rFonts w:ascii="Arial" w:hAnsi="Arial" w:cs="Arial"/>
          <w:sz w:val="28"/>
          <w:szCs w:val="28"/>
        </w:rPr>
        <w:t xml:space="preserve"> </w:t>
      </w:r>
      <w:proofErr w:type="spellStart"/>
      <w:r w:rsidRPr="00114DD5">
        <w:rPr>
          <w:rFonts w:ascii="Arial" w:hAnsi="Arial" w:cs="Arial"/>
          <w:sz w:val="28"/>
          <w:szCs w:val="28"/>
        </w:rPr>
        <w:t>vose</w:t>
      </w:r>
      <w:proofErr w:type="spellEnd"/>
      <w:r w:rsidRPr="00114DD5">
        <w:rPr>
          <w:rFonts w:ascii="Arial" w:hAnsi="Arial" w:cs="Arial"/>
          <w:sz w:val="28"/>
          <w:szCs w:val="28"/>
        </w:rPr>
        <w:t xml:space="preserve"> Baba </w:t>
      </w:r>
      <w:proofErr w:type="spellStart"/>
      <w:r w:rsidRPr="00114DD5">
        <w:rPr>
          <w:rFonts w:ascii="Arial" w:hAnsi="Arial" w:cs="Arial"/>
          <w:sz w:val="28"/>
          <w:szCs w:val="28"/>
        </w:rPr>
        <w:t>wakanaka</w:t>
      </w:r>
      <w:proofErr w:type="spellEnd"/>
      <w:r w:rsidRPr="00114DD5">
        <w:rPr>
          <w:rFonts w:ascii="Arial" w:hAnsi="Arial" w:cs="Arial"/>
          <w:sz w:val="28"/>
          <w:szCs w:val="28"/>
        </w:rPr>
        <w:t xml:space="preserve">, </w:t>
      </w:r>
      <w:proofErr w:type="spellStart"/>
      <w:r w:rsidRPr="00114DD5">
        <w:rPr>
          <w:rFonts w:ascii="Arial" w:hAnsi="Arial" w:cs="Arial"/>
          <w:sz w:val="28"/>
          <w:szCs w:val="28"/>
        </w:rPr>
        <w:t>vari</w:t>
      </w:r>
      <w:proofErr w:type="spellEnd"/>
      <w:r w:rsidRPr="00114DD5">
        <w:rPr>
          <w:rFonts w:ascii="Arial" w:hAnsi="Arial" w:cs="Arial"/>
          <w:sz w:val="28"/>
          <w:szCs w:val="28"/>
        </w:rPr>
        <w:t xml:space="preserve"> </w:t>
      </w:r>
      <w:proofErr w:type="spellStart"/>
      <w:r w:rsidRPr="00114DD5">
        <w:rPr>
          <w:rFonts w:ascii="Arial" w:hAnsi="Arial" w:cs="Arial"/>
          <w:sz w:val="28"/>
          <w:szCs w:val="28"/>
        </w:rPr>
        <w:t>kurongedzera</w:t>
      </w:r>
      <w:proofErr w:type="spellEnd"/>
      <w:r w:rsidRPr="00114DD5">
        <w:rPr>
          <w:rFonts w:ascii="Arial" w:hAnsi="Arial" w:cs="Arial"/>
          <w:sz w:val="28"/>
          <w:szCs w:val="28"/>
        </w:rPr>
        <w:t xml:space="preserve"> </w:t>
      </w:r>
      <w:proofErr w:type="spellStart"/>
      <w:r w:rsidRPr="00114DD5">
        <w:rPr>
          <w:rFonts w:ascii="Arial" w:hAnsi="Arial" w:cs="Arial"/>
          <w:sz w:val="28"/>
          <w:szCs w:val="28"/>
        </w:rPr>
        <w:t>kuuya</w:t>
      </w:r>
      <w:proofErr w:type="spellEnd"/>
      <w:r w:rsidRPr="00114DD5">
        <w:rPr>
          <w:rFonts w:ascii="Arial" w:hAnsi="Arial" w:cs="Arial"/>
          <w:sz w:val="28"/>
          <w:szCs w:val="28"/>
        </w:rPr>
        <w:t xml:space="preserve"> </w:t>
      </w:r>
      <w:proofErr w:type="spellStart"/>
      <w:r w:rsidRPr="00114DD5">
        <w:rPr>
          <w:rFonts w:ascii="Arial" w:hAnsi="Arial" w:cs="Arial"/>
          <w:sz w:val="28"/>
          <w:szCs w:val="28"/>
        </w:rPr>
        <w:t>muna</w:t>
      </w:r>
      <w:proofErr w:type="spellEnd"/>
      <w:r w:rsidRPr="00114DD5">
        <w:rPr>
          <w:rFonts w:ascii="Arial" w:hAnsi="Arial" w:cs="Arial"/>
          <w:sz w:val="28"/>
          <w:szCs w:val="28"/>
        </w:rPr>
        <w:t xml:space="preserve"> August. </w:t>
      </w:r>
      <w:r w:rsidRPr="00114DD5">
        <w:rPr>
          <w:rFonts w:ascii="Arial" w:hAnsi="Arial" w:cs="Arial"/>
          <w:sz w:val="18"/>
          <w:szCs w:val="18"/>
          <w:rPrChange w:author="Transcriber01 JHB" w:date="2025-08-22T12:28:00Z" w16du:dateUtc="2025-08-22T10:28:00Z" w:id="1331">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32">
            <w:rPr>
              <w:rFonts w:ascii="Arial" w:hAnsi="Arial" w:cs="Arial"/>
              <w:sz w:val="28"/>
              <w:szCs w:val="28"/>
              <w:lang w:val="x-none"/>
            </w:rPr>
          </w:rPrChange>
        </w:rPr>
        <w:t xml:space="preserve"> </w:t>
      </w:r>
      <w:r w:rsidRPr="00114DD5">
        <w:rPr>
          <w:rFonts w:ascii="Arial" w:hAnsi="Arial" w:cs="Arial"/>
          <w:sz w:val="28"/>
          <w:szCs w:val="28"/>
        </w:rPr>
        <w:t xml:space="preserve">Vari Britain. Vari America. </w:t>
      </w:r>
      <w:r w:rsidRPr="00114DD5">
        <w:rPr>
          <w:rFonts w:ascii="Arial" w:hAnsi="Arial" w:cs="Arial"/>
          <w:sz w:val="18"/>
          <w:szCs w:val="18"/>
          <w:rPrChange w:author="Transcriber01 JHB" w:date="2025-08-22T12:28:00Z" w16du:dateUtc="2025-08-22T10:28:00Z" w:id="1333">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34">
            <w:rPr>
              <w:rFonts w:ascii="Arial" w:hAnsi="Arial" w:cs="Arial"/>
              <w:sz w:val="28"/>
              <w:szCs w:val="28"/>
              <w:lang w:val="x-none"/>
            </w:rPr>
          </w:rPrChange>
        </w:rPr>
        <w:t xml:space="preserve"> </w:t>
      </w:r>
      <w:r w:rsidRPr="00114DD5">
        <w:rPr>
          <w:rFonts w:ascii="Arial" w:hAnsi="Arial" w:cs="Arial"/>
          <w:sz w:val="28"/>
          <w:szCs w:val="28"/>
        </w:rPr>
        <w:t xml:space="preserve">Itai </w:t>
      </w:r>
      <w:proofErr w:type="spellStart"/>
      <w:r w:rsidRPr="00114DD5">
        <w:rPr>
          <w:rFonts w:ascii="Arial" w:hAnsi="Arial" w:cs="Arial"/>
          <w:sz w:val="28"/>
          <w:szCs w:val="28"/>
        </w:rPr>
        <w:t>nyasha</w:t>
      </w:r>
      <w:proofErr w:type="spellEnd"/>
      <w:r w:rsidRPr="00114DD5">
        <w:rPr>
          <w:rFonts w:ascii="Arial" w:hAnsi="Arial" w:cs="Arial"/>
          <w:sz w:val="28"/>
          <w:szCs w:val="28"/>
        </w:rPr>
        <w:t xml:space="preserve"> Mwari </w:t>
      </w:r>
      <w:proofErr w:type="spellStart"/>
      <w:r w:rsidRPr="00114DD5">
        <w:rPr>
          <w:rFonts w:ascii="Arial" w:hAnsi="Arial" w:cs="Arial"/>
          <w:sz w:val="28"/>
          <w:szCs w:val="28"/>
        </w:rPr>
        <w:t>wekururama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35">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36">
            <w:rPr>
              <w:rFonts w:ascii="Arial" w:hAnsi="Arial" w:cs="Arial"/>
              <w:sz w:val="28"/>
              <w:szCs w:val="28"/>
              <w:lang w:val="x-none"/>
            </w:rPr>
          </w:rPrChange>
        </w:rPr>
        <w:t xml:space="preserve"> </w:t>
      </w:r>
      <w:r w:rsidRPr="00114DD5">
        <w:rPr>
          <w:rFonts w:ascii="Arial" w:hAnsi="Arial" w:cs="Arial"/>
          <w:sz w:val="28"/>
          <w:szCs w:val="28"/>
        </w:rPr>
        <w:t xml:space="preserve">Batsirai </w:t>
      </w:r>
      <w:proofErr w:type="spellStart"/>
      <w:r w:rsidRPr="00114DD5">
        <w:rPr>
          <w:rFonts w:ascii="Arial" w:hAnsi="Arial" w:cs="Arial"/>
          <w:sz w:val="28"/>
          <w:szCs w:val="28"/>
        </w:rPr>
        <w:t>hama</w:t>
      </w:r>
      <w:proofErr w:type="spellEnd"/>
      <w:r w:rsidRPr="00114DD5">
        <w:rPr>
          <w:rFonts w:ascii="Arial" w:hAnsi="Arial" w:cs="Arial"/>
          <w:sz w:val="28"/>
          <w:szCs w:val="28"/>
        </w:rPr>
        <w:t xml:space="preserve"> </w:t>
      </w:r>
      <w:proofErr w:type="spellStart"/>
      <w:r w:rsidRPr="00114DD5">
        <w:rPr>
          <w:rFonts w:ascii="Arial" w:hAnsi="Arial" w:cs="Arial"/>
          <w:sz w:val="28"/>
          <w:szCs w:val="28"/>
        </w:rPr>
        <w:t>dzedu</w:t>
      </w:r>
      <w:proofErr w:type="spellEnd"/>
      <w:r w:rsidRPr="00114DD5">
        <w:rPr>
          <w:rFonts w:ascii="Arial" w:hAnsi="Arial" w:cs="Arial"/>
          <w:sz w:val="28"/>
          <w:szCs w:val="28"/>
        </w:rPr>
        <w:t xml:space="preserve"> </w:t>
      </w:r>
      <w:proofErr w:type="spellStart"/>
      <w:r w:rsidRPr="00114DD5">
        <w:rPr>
          <w:rFonts w:ascii="Arial" w:hAnsi="Arial" w:cs="Arial"/>
          <w:sz w:val="28"/>
          <w:szCs w:val="28"/>
        </w:rPr>
        <w:t>padzinodzokera</w:t>
      </w:r>
      <w:proofErr w:type="spellEnd"/>
      <w:r w:rsidRPr="00114DD5">
        <w:rPr>
          <w:rFonts w:ascii="Arial" w:hAnsi="Arial" w:cs="Arial"/>
          <w:sz w:val="28"/>
          <w:szCs w:val="28"/>
        </w:rPr>
        <w:t xml:space="preserve"> Joni. </w:t>
      </w:r>
      <w:r w:rsidRPr="00114DD5">
        <w:rPr>
          <w:rFonts w:ascii="Arial" w:hAnsi="Arial" w:cs="Arial"/>
          <w:sz w:val="18"/>
          <w:szCs w:val="18"/>
          <w:rPrChange w:author="Transcriber01 JHB" w:date="2025-08-22T12:28:00Z" w16du:dateUtc="2025-08-22T10:28:00Z" w:id="1337">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38">
            <w:rPr>
              <w:rFonts w:ascii="Arial" w:hAnsi="Arial" w:cs="Arial"/>
              <w:sz w:val="28"/>
              <w:szCs w:val="28"/>
              <w:lang w:val="x-none"/>
            </w:rPr>
          </w:rPrChange>
        </w:rPr>
        <w:t xml:space="preserve"> </w:t>
      </w:r>
      <w:proofErr w:type="spellStart"/>
      <w:r w:rsidRPr="00114DD5">
        <w:rPr>
          <w:rFonts w:ascii="Arial" w:hAnsi="Arial" w:cs="Arial"/>
          <w:sz w:val="28"/>
          <w:szCs w:val="28"/>
        </w:rPr>
        <w:t>Ruwoko</w:t>
      </w:r>
      <w:proofErr w:type="spellEnd"/>
      <w:r w:rsidRPr="00114DD5">
        <w:rPr>
          <w:rFonts w:ascii="Arial" w:hAnsi="Arial" w:cs="Arial"/>
          <w:sz w:val="28"/>
          <w:szCs w:val="28"/>
        </w:rPr>
        <w:t xml:space="preserve"> Renyu </w:t>
      </w:r>
      <w:proofErr w:type="spellStart"/>
      <w:r w:rsidRPr="00114DD5">
        <w:rPr>
          <w:rFonts w:ascii="Arial" w:hAnsi="Arial" w:cs="Arial"/>
          <w:sz w:val="28"/>
          <w:szCs w:val="28"/>
        </w:rPr>
        <w:t>ngaruve</w:t>
      </w:r>
      <w:proofErr w:type="spellEnd"/>
      <w:r w:rsidRPr="00114DD5">
        <w:rPr>
          <w:rFonts w:ascii="Arial" w:hAnsi="Arial" w:cs="Arial"/>
          <w:sz w:val="28"/>
          <w:szCs w:val="28"/>
        </w:rPr>
        <w:t xml:space="preserve"> </w:t>
      </w:r>
      <w:proofErr w:type="spellStart"/>
      <w:r w:rsidRPr="00114DD5">
        <w:rPr>
          <w:rFonts w:ascii="Arial" w:hAnsi="Arial" w:cs="Arial"/>
          <w:sz w:val="28"/>
          <w:szCs w:val="28"/>
        </w:rPr>
        <w:t>pamusoro</w:t>
      </w:r>
      <w:proofErr w:type="spellEnd"/>
      <w:r w:rsidRPr="00114DD5">
        <w:rPr>
          <w:rFonts w:ascii="Arial" w:hAnsi="Arial" w:cs="Arial"/>
          <w:sz w:val="28"/>
          <w:szCs w:val="28"/>
        </w:rPr>
        <w:t xml:space="preserve"> </w:t>
      </w:r>
      <w:proofErr w:type="spellStart"/>
      <w:r w:rsidRPr="00114DD5">
        <w:rPr>
          <w:rFonts w:ascii="Arial" w:hAnsi="Arial" w:cs="Arial"/>
          <w:sz w:val="28"/>
          <w:szCs w:val="28"/>
        </w:rPr>
        <w:t>pavo</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39">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40">
            <w:rPr>
              <w:rFonts w:ascii="Arial" w:hAnsi="Arial" w:cs="Arial"/>
              <w:sz w:val="28"/>
              <w:szCs w:val="28"/>
              <w:lang w:val="x-none"/>
            </w:rPr>
          </w:rPrChange>
        </w:rPr>
        <w:t xml:space="preserve"> </w:t>
      </w:r>
      <w:proofErr w:type="spellStart"/>
      <w:r w:rsidRPr="00114DD5">
        <w:rPr>
          <w:rFonts w:ascii="Arial" w:hAnsi="Arial" w:cs="Arial"/>
          <w:sz w:val="28"/>
          <w:szCs w:val="28"/>
        </w:rPr>
        <w:t>Satani</w:t>
      </w:r>
      <w:proofErr w:type="spellEnd"/>
      <w:r w:rsidRPr="00114DD5">
        <w:rPr>
          <w:rFonts w:ascii="Arial" w:hAnsi="Arial" w:cs="Arial"/>
          <w:sz w:val="28"/>
          <w:szCs w:val="28"/>
        </w:rPr>
        <w:t xml:space="preserve"> </w:t>
      </w:r>
      <w:proofErr w:type="spellStart"/>
      <w:r w:rsidRPr="00114DD5">
        <w:rPr>
          <w:rFonts w:ascii="Arial" w:hAnsi="Arial" w:cs="Arial"/>
          <w:sz w:val="28"/>
          <w:szCs w:val="28"/>
        </w:rPr>
        <w:t>tinokuraira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41">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42">
            <w:rPr>
              <w:rFonts w:ascii="Arial" w:hAnsi="Arial" w:cs="Arial"/>
              <w:sz w:val="28"/>
              <w:szCs w:val="28"/>
              <w:lang w:val="x-none"/>
            </w:rPr>
          </w:rPrChange>
        </w:rPr>
        <w:t xml:space="preserve"> </w:t>
      </w:r>
      <w:r w:rsidRPr="00114DD5">
        <w:rPr>
          <w:rFonts w:ascii="Arial" w:hAnsi="Arial" w:cs="Arial"/>
          <w:sz w:val="28"/>
          <w:szCs w:val="28"/>
        </w:rPr>
        <w:t xml:space="preserve">In the Name of Jesus! </w:t>
      </w:r>
      <w:r w:rsidRPr="00114DD5">
        <w:rPr>
          <w:rFonts w:ascii="Arial" w:hAnsi="Arial" w:cs="Arial"/>
          <w:sz w:val="18"/>
          <w:szCs w:val="18"/>
          <w:rPrChange w:author="Transcriber01 JHB" w:date="2025-08-22T12:28:00Z" w16du:dateUtc="2025-08-22T10:28:00Z" w:id="1343">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44">
            <w:rPr>
              <w:rFonts w:ascii="Arial" w:hAnsi="Arial" w:cs="Arial"/>
              <w:sz w:val="28"/>
              <w:szCs w:val="28"/>
              <w:lang w:val="x-none"/>
            </w:rPr>
          </w:rPrChange>
        </w:rPr>
        <w:t xml:space="preserve"> </w:t>
      </w:r>
      <w:r w:rsidRPr="00114DD5">
        <w:rPr>
          <w:rFonts w:ascii="Arial" w:hAnsi="Arial" w:cs="Arial"/>
          <w:sz w:val="28"/>
          <w:szCs w:val="28"/>
        </w:rPr>
        <w:t xml:space="preserve">Come out of everybody! </w:t>
      </w:r>
      <w:r w:rsidRPr="00114DD5">
        <w:rPr>
          <w:rFonts w:ascii="Arial" w:hAnsi="Arial" w:cs="Arial"/>
          <w:sz w:val="18"/>
          <w:szCs w:val="18"/>
          <w:rPrChange w:author="Transcriber01 JHB" w:date="2025-08-22T12:28:00Z" w16du:dateUtc="2025-08-22T10:28:00Z" w:id="1345">
            <w:rPr>
              <w:rFonts w:ascii="Arial" w:hAnsi="Arial" w:cs="Arial"/>
              <w:sz w:val="18"/>
              <w:szCs w:val="18"/>
              <w:lang w:val="x-none"/>
            </w:rPr>
          </w:rPrChange>
        </w:rPr>
        <w:t>[Congregation says, “Amen.”]</w:t>
      </w:r>
    </w:p>
    <w:p w:rsidRPr="00114DD5" w:rsidR="00420EA2" w:rsidP="00420EA2" w:rsidRDefault="00420EA2" w14:paraId="799CC9B9" w14:textId="77777777">
      <w:pPr>
        <w:jc w:val="both"/>
        <w:rPr>
          <w:rFonts w:ascii="Arial" w:hAnsi="Arial" w:cs="Arial"/>
          <w:sz w:val="28"/>
          <w:szCs w:val="28"/>
        </w:rPr>
      </w:pPr>
      <w:r w:rsidRPr="000C2F56">
        <w:rPr>
          <w:rFonts w:ascii="Arial" w:hAnsi="Arial" w:cs="Arial"/>
          <w:sz w:val="28"/>
          <w:szCs w:val="28"/>
          <w:vertAlign w:val="superscript"/>
        </w:rPr>
        <w:t>50</w:t>
      </w:r>
      <w:r>
        <w:rPr>
          <w:rFonts w:ascii="Arial" w:hAnsi="Arial" w:cs="Arial"/>
          <w:sz w:val="28"/>
          <w:szCs w:val="28"/>
          <w:vertAlign w:val="superscript"/>
        </w:rPr>
        <w:t>4</w:t>
      </w:r>
      <w:r>
        <w:rPr>
          <w:rFonts w:ascii="Arial" w:hAnsi="Arial" w:cs="Arial"/>
          <w:sz w:val="28"/>
          <w:szCs w:val="28"/>
        </w:rPr>
        <w:t xml:space="preserve"> </w:t>
      </w:r>
      <w:proofErr w:type="spellStart"/>
      <w:r w:rsidRPr="00114DD5">
        <w:rPr>
          <w:rFonts w:ascii="Arial" w:hAnsi="Arial" w:cs="Arial"/>
          <w:sz w:val="28"/>
          <w:szCs w:val="28"/>
        </w:rPr>
        <w:t>Chiuyayi</w:t>
      </w:r>
      <w:proofErr w:type="spellEnd"/>
      <w:r w:rsidRPr="00114DD5">
        <w:rPr>
          <w:rFonts w:ascii="Arial" w:hAnsi="Arial" w:cs="Arial"/>
          <w:sz w:val="28"/>
          <w:szCs w:val="28"/>
        </w:rPr>
        <w:t xml:space="preserve"> </w:t>
      </w:r>
      <w:proofErr w:type="spellStart"/>
      <w:r w:rsidRPr="00114DD5">
        <w:rPr>
          <w:rFonts w:ascii="Arial" w:hAnsi="Arial" w:cs="Arial"/>
          <w:sz w:val="28"/>
          <w:szCs w:val="28"/>
        </w:rPr>
        <w:t>mukati</w:t>
      </w:r>
      <w:proofErr w:type="spellEnd"/>
      <w:r w:rsidRPr="00114DD5">
        <w:rPr>
          <w:rFonts w:ascii="Arial" w:hAnsi="Arial" w:cs="Arial"/>
          <w:sz w:val="28"/>
          <w:szCs w:val="28"/>
        </w:rPr>
        <w:t xml:space="preserve"> </w:t>
      </w:r>
      <w:proofErr w:type="spellStart"/>
      <w:r w:rsidRPr="00114DD5">
        <w:rPr>
          <w:rFonts w:ascii="Arial" w:hAnsi="Arial" w:cs="Arial"/>
          <w:sz w:val="28"/>
          <w:szCs w:val="28"/>
        </w:rPr>
        <w:t>memba</w:t>
      </w:r>
      <w:proofErr w:type="spellEnd"/>
      <w:r w:rsidRPr="00114DD5">
        <w:rPr>
          <w:rFonts w:ascii="Arial" w:hAnsi="Arial" w:cs="Arial"/>
          <w:sz w:val="28"/>
          <w:szCs w:val="28"/>
        </w:rPr>
        <w:t xml:space="preserve"> </w:t>
      </w:r>
      <w:proofErr w:type="spellStart"/>
      <w:r w:rsidRPr="00114DD5">
        <w:rPr>
          <w:rFonts w:ascii="Arial" w:hAnsi="Arial" w:cs="Arial"/>
          <w:sz w:val="28"/>
          <w:szCs w:val="28"/>
        </w:rPr>
        <w:t>ino</w:t>
      </w:r>
      <w:proofErr w:type="spellEnd"/>
      <w:r w:rsidRPr="00114DD5">
        <w:rPr>
          <w:rFonts w:ascii="Arial" w:hAnsi="Arial" w:cs="Arial"/>
          <w:sz w:val="28"/>
          <w:szCs w:val="28"/>
        </w:rPr>
        <w:t xml:space="preserve"> </w:t>
      </w:r>
      <w:proofErr w:type="spellStart"/>
      <w:r w:rsidRPr="00114DD5">
        <w:rPr>
          <w:rFonts w:ascii="Arial" w:hAnsi="Arial" w:cs="Arial"/>
          <w:sz w:val="28"/>
          <w:szCs w:val="28"/>
        </w:rPr>
        <w:t>Tenzi</w:t>
      </w:r>
      <w:proofErr w:type="spellEnd"/>
      <w:r w:rsidRPr="00114DD5">
        <w:rPr>
          <w:rFonts w:ascii="Arial" w:hAnsi="Arial" w:cs="Arial"/>
          <w:sz w:val="28"/>
          <w:szCs w:val="28"/>
        </w:rPr>
        <w:t xml:space="preserve"> </w:t>
      </w:r>
      <w:proofErr w:type="spellStart"/>
      <w:r w:rsidRPr="00114DD5">
        <w:rPr>
          <w:rFonts w:ascii="Arial" w:hAnsi="Arial" w:cs="Arial"/>
          <w:sz w:val="28"/>
          <w:szCs w:val="28"/>
        </w:rPr>
        <w:t>w</w:t>
      </w:r>
      <w:r>
        <w:rPr>
          <w:rFonts w:ascii="Arial" w:hAnsi="Arial" w:cs="Arial"/>
          <w:sz w:val="28"/>
          <w:szCs w:val="28"/>
        </w:rPr>
        <w:t>a</w:t>
      </w:r>
      <w:r w:rsidRPr="00114DD5">
        <w:rPr>
          <w:rFonts w:ascii="Arial" w:hAnsi="Arial" w:cs="Arial"/>
          <w:sz w:val="28"/>
          <w:szCs w:val="28"/>
        </w:rPr>
        <w:t>kururama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46">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47">
            <w:rPr>
              <w:rFonts w:ascii="Arial" w:hAnsi="Arial" w:cs="Arial"/>
              <w:sz w:val="28"/>
              <w:szCs w:val="28"/>
              <w:lang w:val="x-none"/>
            </w:rPr>
          </w:rPrChange>
        </w:rPr>
        <w:t xml:space="preserve"> </w:t>
      </w:r>
      <w:r w:rsidRPr="00114DD5">
        <w:rPr>
          <w:rFonts w:ascii="Arial" w:hAnsi="Arial" w:cs="Arial"/>
          <w:sz w:val="28"/>
          <w:szCs w:val="28"/>
        </w:rPr>
        <w:t xml:space="preserve">Shoko </w:t>
      </w:r>
      <w:proofErr w:type="spellStart"/>
      <w:r w:rsidRPr="00114DD5">
        <w:rPr>
          <w:rFonts w:ascii="Arial" w:hAnsi="Arial" w:cs="Arial"/>
          <w:sz w:val="28"/>
          <w:szCs w:val="28"/>
        </w:rPr>
        <w:t>ratanzwa</w:t>
      </w:r>
      <w:proofErr w:type="spellEnd"/>
      <w:r w:rsidRPr="00114DD5">
        <w:rPr>
          <w:rFonts w:ascii="Arial" w:hAnsi="Arial" w:cs="Arial"/>
          <w:sz w:val="28"/>
          <w:szCs w:val="28"/>
        </w:rPr>
        <w:t xml:space="preserve"> </w:t>
      </w:r>
      <w:proofErr w:type="spellStart"/>
      <w:r w:rsidRPr="00114DD5">
        <w:rPr>
          <w:rFonts w:ascii="Arial" w:hAnsi="Arial" w:cs="Arial"/>
          <w:sz w:val="28"/>
          <w:szCs w:val="28"/>
        </w:rPr>
        <w:t>nhasi</w:t>
      </w:r>
      <w:proofErr w:type="spellEnd"/>
      <w:r w:rsidRPr="00114DD5">
        <w:rPr>
          <w:rFonts w:ascii="Arial" w:hAnsi="Arial" w:cs="Arial"/>
          <w:sz w:val="28"/>
          <w:szCs w:val="28"/>
        </w:rPr>
        <w:t xml:space="preserve"> </w:t>
      </w:r>
      <w:proofErr w:type="spellStart"/>
      <w:r w:rsidRPr="00114DD5">
        <w:rPr>
          <w:rFonts w:ascii="Arial" w:hAnsi="Arial" w:cs="Arial"/>
          <w:sz w:val="28"/>
          <w:szCs w:val="28"/>
        </w:rPr>
        <w:t>ngarinyorwe</w:t>
      </w:r>
      <w:proofErr w:type="spellEnd"/>
      <w:r w:rsidRPr="00114DD5">
        <w:rPr>
          <w:rFonts w:ascii="Arial" w:hAnsi="Arial" w:cs="Arial"/>
          <w:sz w:val="28"/>
          <w:szCs w:val="28"/>
        </w:rPr>
        <w:t xml:space="preserve"> </w:t>
      </w:r>
      <w:proofErr w:type="spellStart"/>
      <w:r w:rsidRPr="00114DD5">
        <w:rPr>
          <w:rFonts w:ascii="Arial" w:hAnsi="Arial" w:cs="Arial"/>
          <w:sz w:val="28"/>
          <w:szCs w:val="28"/>
        </w:rPr>
        <w:t>pahwendefa</w:t>
      </w:r>
      <w:proofErr w:type="spellEnd"/>
      <w:r w:rsidRPr="00114DD5">
        <w:rPr>
          <w:rFonts w:ascii="Arial" w:hAnsi="Arial" w:cs="Arial"/>
          <w:sz w:val="28"/>
          <w:szCs w:val="28"/>
        </w:rPr>
        <w:t xml:space="preserve"> </w:t>
      </w:r>
      <w:proofErr w:type="spellStart"/>
      <w:r w:rsidRPr="00114DD5">
        <w:rPr>
          <w:rFonts w:ascii="Arial" w:hAnsi="Arial" w:cs="Arial"/>
          <w:sz w:val="28"/>
          <w:szCs w:val="28"/>
        </w:rPr>
        <w:t>dzemwoyo</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48">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49">
            <w:rPr>
              <w:rFonts w:ascii="Arial" w:hAnsi="Arial" w:cs="Arial"/>
              <w:sz w:val="28"/>
              <w:szCs w:val="28"/>
              <w:lang w:val="x-none"/>
            </w:rPr>
          </w:rPrChange>
        </w:rPr>
        <w:t xml:space="preserve"> </w:t>
      </w:r>
      <w:proofErr w:type="spellStart"/>
      <w:r w:rsidRPr="00114DD5">
        <w:rPr>
          <w:rFonts w:ascii="Arial" w:hAnsi="Arial" w:cs="Arial"/>
          <w:sz w:val="28"/>
          <w:szCs w:val="28"/>
        </w:rPr>
        <w:t>Tokumbirawo</w:t>
      </w:r>
      <w:proofErr w:type="spellEnd"/>
      <w:r w:rsidRPr="00114DD5">
        <w:rPr>
          <w:rFonts w:ascii="Arial" w:hAnsi="Arial" w:cs="Arial"/>
          <w:sz w:val="28"/>
          <w:szCs w:val="28"/>
        </w:rPr>
        <w:t xml:space="preserve"> </w:t>
      </w:r>
      <w:proofErr w:type="spellStart"/>
      <w:r w:rsidRPr="00114DD5">
        <w:rPr>
          <w:rFonts w:ascii="Arial" w:hAnsi="Arial" w:cs="Arial"/>
          <w:sz w:val="28"/>
          <w:szCs w:val="28"/>
        </w:rPr>
        <w:t>maropafadzo</w:t>
      </w:r>
      <w:proofErr w:type="spellEnd"/>
      <w:r w:rsidRPr="00114DD5">
        <w:rPr>
          <w:rFonts w:ascii="Arial" w:hAnsi="Arial" w:cs="Arial"/>
          <w:sz w:val="28"/>
          <w:szCs w:val="28"/>
        </w:rPr>
        <w:t xml:space="preserve"> </w:t>
      </w:r>
      <w:proofErr w:type="spellStart"/>
      <w:r w:rsidRPr="00114DD5">
        <w:rPr>
          <w:rFonts w:ascii="Arial" w:hAnsi="Arial" w:cs="Arial"/>
          <w:sz w:val="28"/>
          <w:szCs w:val="28"/>
        </w:rPr>
        <w:t>edu</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50">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51">
            <w:rPr>
              <w:rFonts w:ascii="Arial" w:hAnsi="Arial" w:cs="Arial"/>
              <w:sz w:val="28"/>
              <w:szCs w:val="28"/>
              <w:lang w:val="x-none"/>
            </w:rPr>
          </w:rPrChange>
        </w:rPr>
        <w:t xml:space="preserve"> </w:t>
      </w:r>
      <w:proofErr w:type="spellStart"/>
      <w:r w:rsidRPr="00114DD5">
        <w:rPr>
          <w:rFonts w:ascii="Arial" w:hAnsi="Arial" w:cs="Arial"/>
          <w:sz w:val="28"/>
          <w:szCs w:val="28"/>
        </w:rPr>
        <w:t>Tokumbira</w:t>
      </w:r>
      <w:proofErr w:type="spellEnd"/>
      <w:r w:rsidRPr="00114DD5">
        <w:rPr>
          <w:rFonts w:ascii="Arial" w:hAnsi="Arial" w:cs="Arial"/>
          <w:sz w:val="28"/>
          <w:szCs w:val="28"/>
        </w:rPr>
        <w:t xml:space="preserve"> </w:t>
      </w:r>
      <w:proofErr w:type="spellStart"/>
      <w:r w:rsidRPr="00114DD5">
        <w:rPr>
          <w:rFonts w:ascii="Arial" w:hAnsi="Arial" w:cs="Arial"/>
          <w:sz w:val="28"/>
          <w:szCs w:val="28"/>
        </w:rPr>
        <w:t>dzimba</w:t>
      </w:r>
      <w:proofErr w:type="spellEnd"/>
      <w:r w:rsidRPr="00114DD5">
        <w:rPr>
          <w:rFonts w:ascii="Arial" w:hAnsi="Arial" w:cs="Arial"/>
          <w:sz w:val="28"/>
          <w:szCs w:val="28"/>
        </w:rPr>
        <w:t xml:space="preserve">, </w:t>
      </w:r>
      <w:proofErr w:type="spellStart"/>
      <w:r w:rsidRPr="00114DD5">
        <w:rPr>
          <w:rFonts w:ascii="Arial" w:hAnsi="Arial" w:cs="Arial"/>
          <w:sz w:val="28"/>
          <w:szCs w:val="28"/>
        </w:rPr>
        <w:t>motokari</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52">
            <w:rPr>
              <w:rFonts w:ascii="Arial" w:hAnsi="Arial" w:cs="Arial"/>
              <w:sz w:val="18"/>
              <w:szCs w:val="18"/>
              <w:lang w:val="x-none"/>
            </w:rPr>
          </w:rPrChange>
        </w:rPr>
        <w:t>[Congregation says, “Amen</w:t>
      </w:r>
      <w:r>
        <w:rPr>
          <w:rFonts w:ascii="Arial" w:hAnsi="Arial" w:cs="Arial"/>
          <w:sz w:val="18"/>
          <w:szCs w:val="18"/>
        </w:rPr>
        <w:t>,</w:t>
      </w:r>
      <w:r w:rsidRPr="006A6141">
        <w:rPr>
          <w:rFonts w:ascii="Arial" w:hAnsi="Arial" w:cs="Arial"/>
          <w:sz w:val="18"/>
          <w:szCs w:val="18"/>
        </w:rPr>
        <w:t>”</w:t>
      </w:r>
      <w:r w:rsidRPr="00114DD5">
        <w:rPr>
          <w:rFonts w:ascii="Arial" w:hAnsi="Arial" w:cs="Arial"/>
          <w:sz w:val="18"/>
          <w:szCs w:val="18"/>
          <w:rPrChange w:author="Transcriber01 JHB" w:date="2025-08-22T12:28:00Z" w16du:dateUtc="2025-08-22T10:28:00Z" w:id="1353">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1354">
            <w:rPr>
              <w:rFonts w:ascii="Arial" w:hAnsi="Arial" w:cs="Arial"/>
              <w:sz w:val="28"/>
              <w:szCs w:val="28"/>
              <w:lang w:val="x-none"/>
            </w:rPr>
          </w:rPrChange>
        </w:rPr>
        <w:t xml:space="preserve"> </w:t>
      </w:r>
      <w:proofErr w:type="spellStart"/>
      <w:r w:rsidRPr="00114DD5">
        <w:rPr>
          <w:rFonts w:ascii="Arial" w:hAnsi="Arial" w:cs="Arial"/>
          <w:sz w:val="28"/>
          <w:szCs w:val="28"/>
        </w:rPr>
        <w:t>vana</w:t>
      </w:r>
      <w:proofErr w:type="spellEnd"/>
      <w:r w:rsidRPr="00114DD5">
        <w:rPr>
          <w:rFonts w:ascii="Arial" w:hAnsi="Arial" w:cs="Arial"/>
          <w:sz w:val="28"/>
          <w:szCs w:val="28"/>
        </w:rPr>
        <w:t xml:space="preserve">, </w:t>
      </w:r>
      <w:proofErr w:type="spellStart"/>
      <w:r w:rsidRPr="00114DD5">
        <w:rPr>
          <w:rFonts w:ascii="Arial" w:hAnsi="Arial" w:cs="Arial"/>
          <w:sz w:val="28"/>
          <w:szCs w:val="28"/>
        </w:rPr>
        <w:t>madzimai</w:t>
      </w:r>
      <w:proofErr w:type="spellEnd"/>
      <w:r w:rsidRPr="00114DD5">
        <w:rPr>
          <w:rFonts w:ascii="Arial" w:hAnsi="Arial" w:cs="Arial"/>
          <w:sz w:val="28"/>
          <w:szCs w:val="28"/>
        </w:rPr>
        <w:t xml:space="preserve">, </w:t>
      </w:r>
      <w:proofErr w:type="spellStart"/>
      <w:r w:rsidRPr="00114DD5">
        <w:rPr>
          <w:rFonts w:ascii="Arial" w:hAnsi="Arial" w:cs="Arial"/>
          <w:sz w:val="28"/>
          <w:szCs w:val="28"/>
        </w:rPr>
        <w:t>panguva</w:t>
      </w:r>
      <w:proofErr w:type="spellEnd"/>
      <w:r w:rsidRPr="00114DD5">
        <w:rPr>
          <w:rFonts w:ascii="Arial" w:hAnsi="Arial" w:cs="Arial"/>
          <w:sz w:val="28"/>
          <w:szCs w:val="28"/>
        </w:rPr>
        <w:t xml:space="preserve"> </w:t>
      </w:r>
      <w:proofErr w:type="spellStart"/>
      <w:r w:rsidRPr="00114DD5">
        <w:rPr>
          <w:rFonts w:ascii="Arial" w:hAnsi="Arial" w:cs="Arial"/>
          <w:sz w:val="28"/>
          <w:szCs w:val="28"/>
        </w:rPr>
        <w:t>ino</w:t>
      </w:r>
      <w:proofErr w:type="spellEnd"/>
      <w:r w:rsidRPr="00114DD5">
        <w:rPr>
          <w:rFonts w:ascii="Arial" w:hAnsi="Arial" w:cs="Arial"/>
          <w:sz w:val="28"/>
          <w:szCs w:val="28"/>
        </w:rPr>
        <w:t xml:space="preserve"> Baba. </w:t>
      </w:r>
      <w:r w:rsidRPr="00114DD5">
        <w:rPr>
          <w:rFonts w:ascii="Arial" w:hAnsi="Arial" w:cs="Arial"/>
          <w:sz w:val="18"/>
          <w:szCs w:val="18"/>
          <w:rPrChange w:author="Transcriber01 JHB" w:date="2025-08-22T12:28:00Z" w16du:dateUtc="2025-08-22T10:28:00Z" w:id="1355">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56">
            <w:rPr>
              <w:rFonts w:ascii="Arial" w:hAnsi="Arial" w:cs="Arial"/>
              <w:sz w:val="28"/>
              <w:szCs w:val="28"/>
              <w:lang w:val="x-none"/>
            </w:rPr>
          </w:rPrChange>
        </w:rPr>
        <w:t xml:space="preserve"> </w:t>
      </w:r>
      <w:proofErr w:type="spellStart"/>
      <w:r w:rsidRPr="00114DD5">
        <w:rPr>
          <w:rFonts w:ascii="Arial" w:hAnsi="Arial" w:cs="Arial"/>
          <w:sz w:val="28"/>
          <w:szCs w:val="28"/>
        </w:rPr>
        <w:t>Nokuti</w:t>
      </w:r>
      <w:proofErr w:type="spellEnd"/>
      <w:r w:rsidRPr="00114DD5">
        <w:rPr>
          <w:rFonts w:ascii="Arial" w:hAnsi="Arial" w:cs="Arial"/>
          <w:sz w:val="28"/>
          <w:szCs w:val="28"/>
        </w:rPr>
        <w:t xml:space="preserve"> </w:t>
      </w:r>
      <w:proofErr w:type="spellStart"/>
      <w:r w:rsidRPr="00114DD5">
        <w:rPr>
          <w:rFonts w:ascii="Arial" w:hAnsi="Arial" w:cs="Arial"/>
          <w:sz w:val="28"/>
          <w:szCs w:val="28"/>
        </w:rPr>
        <w:t>ndozvamakataura</w:t>
      </w:r>
      <w:proofErr w:type="spellEnd"/>
      <w:r w:rsidRPr="00114DD5">
        <w:rPr>
          <w:rFonts w:ascii="Arial" w:hAnsi="Arial" w:cs="Arial"/>
          <w:sz w:val="28"/>
          <w:szCs w:val="28"/>
        </w:rPr>
        <w:t xml:space="preserve"> </w:t>
      </w:r>
      <w:proofErr w:type="spellStart"/>
      <w:r w:rsidRPr="00114DD5">
        <w:rPr>
          <w:rFonts w:ascii="Arial" w:hAnsi="Arial" w:cs="Arial"/>
          <w:sz w:val="28"/>
          <w:szCs w:val="28"/>
        </w:rPr>
        <w:t>mukati</w:t>
      </w:r>
      <w:proofErr w:type="spellEnd"/>
      <w:r w:rsidRPr="00114DD5">
        <w:rPr>
          <w:rFonts w:ascii="Arial" w:hAnsi="Arial" w:cs="Arial"/>
          <w:sz w:val="28"/>
          <w:szCs w:val="28"/>
        </w:rPr>
        <w:t xml:space="preserve"> </w:t>
      </w:r>
      <w:proofErr w:type="spellStart"/>
      <w:r w:rsidRPr="00114DD5">
        <w:rPr>
          <w:rFonts w:ascii="Arial" w:hAnsi="Arial" w:cs="Arial"/>
          <w:sz w:val="28"/>
          <w:szCs w:val="28"/>
        </w:rPr>
        <w:t>meShoko</w:t>
      </w:r>
      <w:proofErr w:type="spellEnd"/>
      <w:r w:rsidRPr="00114DD5">
        <w:rPr>
          <w:rFonts w:ascii="Arial" w:hAnsi="Arial" w:cs="Arial"/>
          <w:sz w:val="28"/>
          <w:szCs w:val="28"/>
        </w:rPr>
        <w:t xml:space="preserve"> </w:t>
      </w:r>
      <w:proofErr w:type="spellStart"/>
      <w:r w:rsidRPr="00114DD5">
        <w:rPr>
          <w:rFonts w:ascii="Arial" w:hAnsi="Arial" w:cs="Arial"/>
          <w:sz w:val="28"/>
          <w:szCs w:val="28"/>
        </w:rPr>
        <w:t>Renyu</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57">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58">
            <w:rPr>
              <w:rFonts w:ascii="Arial" w:hAnsi="Arial" w:cs="Arial"/>
              <w:sz w:val="28"/>
              <w:szCs w:val="28"/>
              <w:lang w:val="x-none"/>
            </w:rPr>
          </w:rPrChange>
        </w:rPr>
        <w:t xml:space="preserve"> </w:t>
      </w:r>
      <w:r w:rsidRPr="00114DD5">
        <w:rPr>
          <w:rFonts w:ascii="Arial" w:hAnsi="Arial" w:cs="Arial"/>
          <w:sz w:val="28"/>
          <w:szCs w:val="28"/>
        </w:rPr>
        <w:t xml:space="preserve">Imi </w:t>
      </w:r>
      <w:proofErr w:type="spellStart"/>
      <w:r w:rsidRPr="00114DD5">
        <w:rPr>
          <w:rFonts w:ascii="Arial" w:hAnsi="Arial" w:cs="Arial"/>
          <w:sz w:val="28"/>
          <w:szCs w:val="28"/>
        </w:rPr>
        <w:t>makazoti</w:t>
      </w:r>
      <w:proofErr w:type="spellEnd"/>
      <w:r w:rsidRPr="00114DD5">
        <w:rPr>
          <w:rFonts w:ascii="Arial" w:hAnsi="Arial" w:cs="Arial"/>
          <w:sz w:val="28"/>
          <w:szCs w:val="28"/>
        </w:rPr>
        <w:t xml:space="preserve">, “Seek ye first the </w:t>
      </w:r>
      <w:r>
        <w:rPr>
          <w:rFonts w:ascii="Arial" w:hAnsi="Arial" w:cs="Arial"/>
          <w:sz w:val="28"/>
          <w:szCs w:val="28"/>
        </w:rPr>
        <w:t>K</w:t>
      </w:r>
      <w:r w:rsidRPr="00114DD5">
        <w:rPr>
          <w:rFonts w:ascii="Arial" w:hAnsi="Arial" w:cs="Arial"/>
          <w:sz w:val="28"/>
          <w:szCs w:val="28"/>
        </w:rPr>
        <w:t xml:space="preserve">ingdom of God, </w:t>
      </w:r>
      <w:r w:rsidRPr="00114DD5">
        <w:rPr>
          <w:rFonts w:ascii="Arial" w:hAnsi="Arial" w:cs="Arial"/>
          <w:sz w:val="18"/>
          <w:szCs w:val="18"/>
          <w:rPrChange w:author="Transcriber01 JHB" w:date="2025-08-22T12:28:00Z" w16du:dateUtc="2025-08-22T10:28:00Z" w:id="1359">
            <w:rPr>
              <w:rFonts w:ascii="Arial" w:hAnsi="Arial" w:cs="Arial"/>
              <w:sz w:val="18"/>
              <w:szCs w:val="18"/>
              <w:lang w:val="x-none"/>
            </w:rPr>
          </w:rPrChange>
        </w:rPr>
        <w:t>[Congregation says, “Amen</w:t>
      </w:r>
      <w:r>
        <w:rPr>
          <w:rFonts w:ascii="Arial" w:hAnsi="Arial" w:cs="Arial"/>
          <w:sz w:val="18"/>
          <w:szCs w:val="18"/>
        </w:rPr>
        <w:t>,</w:t>
      </w:r>
      <w:r w:rsidRPr="00114DD5">
        <w:rPr>
          <w:rFonts w:ascii="Arial" w:hAnsi="Arial" w:cs="Arial"/>
          <w:sz w:val="18"/>
          <w:szCs w:val="18"/>
          <w:rPrChange w:author="Transcriber01 JHB" w:date="2025-08-22T12:28:00Z" w16du:dateUtc="2025-08-22T10:28:00Z" w:id="1360">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1361">
            <w:rPr>
              <w:rFonts w:ascii="Arial" w:hAnsi="Arial" w:cs="Arial"/>
              <w:sz w:val="28"/>
              <w:szCs w:val="28"/>
              <w:lang w:val="x-none"/>
            </w:rPr>
          </w:rPrChange>
        </w:rPr>
        <w:t xml:space="preserve"> </w:t>
      </w:r>
      <w:r w:rsidRPr="00114DD5">
        <w:rPr>
          <w:rFonts w:ascii="Arial" w:hAnsi="Arial" w:cs="Arial"/>
          <w:sz w:val="28"/>
          <w:szCs w:val="28"/>
        </w:rPr>
        <w:t xml:space="preserve">and all these things shall be added!” </w:t>
      </w:r>
      <w:r w:rsidRPr="00114DD5">
        <w:rPr>
          <w:rFonts w:ascii="Arial" w:hAnsi="Arial" w:cs="Arial"/>
          <w:sz w:val="18"/>
          <w:szCs w:val="18"/>
          <w:rPrChange w:author="Transcriber01 JHB" w:date="2025-08-22T12:28:00Z" w16du:dateUtc="2025-08-22T10:28:00Z" w:id="1362">
            <w:rPr>
              <w:rFonts w:ascii="Arial" w:hAnsi="Arial" w:cs="Arial"/>
              <w:sz w:val="18"/>
              <w:szCs w:val="18"/>
              <w:lang w:val="x-none"/>
            </w:rPr>
          </w:rPrChange>
        </w:rPr>
        <w:t>[Congregation says, “Amen.”]</w:t>
      </w:r>
    </w:p>
    <w:p w:rsidR="00420EA2" w:rsidP="00420EA2" w:rsidRDefault="00420EA2" w14:paraId="0EF3B2F3" w14:textId="77777777">
      <w:pPr>
        <w:jc w:val="both"/>
        <w:rPr>
          <w:rFonts w:ascii="Arial" w:hAnsi="Arial" w:cs="Arial"/>
          <w:sz w:val="28"/>
          <w:szCs w:val="28"/>
        </w:rPr>
      </w:pPr>
      <w:r w:rsidRPr="00803F78">
        <w:rPr>
          <w:rFonts w:ascii="Arial" w:hAnsi="Arial" w:cs="Arial"/>
          <w:sz w:val="28"/>
          <w:szCs w:val="28"/>
          <w:vertAlign w:val="superscript"/>
        </w:rPr>
        <w:t>50</w:t>
      </w:r>
      <w:r>
        <w:rPr>
          <w:rFonts w:ascii="Arial" w:hAnsi="Arial" w:cs="Arial"/>
          <w:sz w:val="28"/>
          <w:szCs w:val="28"/>
          <w:vertAlign w:val="superscript"/>
        </w:rPr>
        <w:t>5</w:t>
      </w:r>
      <w:r>
        <w:rPr>
          <w:rFonts w:ascii="Arial" w:hAnsi="Arial" w:cs="Arial"/>
          <w:sz w:val="28"/>
          <w:szCs w:val="28"/>
        </w:rPr>
        <w:t xml:space="preserve"> </w:t>
      </w:r>
      <w:proofErr w:type="spellStart"/>
      <w:r w:rsidRPr="00114DD5">
        <w:rPr>
          <w:rFonts w:ascii="Arial" w:hAnsi="Arial" w:cs="Arial"/>
          <w:sz w:val="28"/>
          <w:szCs w:val="28"/>
        </w:rPr>
        <w:t>Makadaidza</w:t>
      </w:r>
      <w:proofErr w:type="spellEnd"/>
      <w:r w:rsidRPr="00114DD5">
        <w:rPr>
          <w:rFonts w:ascii="Arial" w:hAnsi="Arial" w:cs="Arial"/>
          <w:sz w:val="28"/>
          <w:szCs w:val="28"/>
        </w:rPr>
        <w:t xml:space="preserve"> </w:t>
      </w:r>
      <w:proofErr w:type="spellStart"/>
      <w:r w:rsidRPr="00114DD5">
        <w:rPr>
          <w:rFonts w:ascii="Arial" w:hAnsi="Arial" w:cs="Arial"/>
          <w:sz w:val="28"/>
          <w:szCs w:val="28"/>
        </w:rPr>
        <w:t>Abrahama</w:t>
      </w:r>
      <w:proofErr w:type="spellEnd"/>
      <w:r w:rsidRPr="00114DD5">
        <w:rPr>
          <w:rFonts w:ascii="Arial" w:hAnsi="Arial" w:cs="Arial"/>
          <w:sz w:val="28"/>
          <w:szCs w:val="28"/>
        </w:rPr>
        <w:t xml:space="preserve"> </w:t>
      </w:r>
      <w:proofErr w:type="spellStart"/>
      <w:r w:rsidRPr="00114DD5">
        <w:rPr>
          <w:rFonts w:ascii="Arial" w:hAnsi="Arial" w:cs="Arial"/>
          <w:sz w:val="28"/>
          <w:szCs w:val="28"/>
        </w:rPr>
        <w:t>akatevera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63">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64">
            <w:rPr>
              <w:rFonts w:ascii="Arial" w:hAnsi="Arial" w:cs="Arial"/>
              <w:sz w:val="28"/>
              <w:szCs w:val="28"/>
              <w:lang w:val="x-none"/>
            </w:rPr>
          </w:rPrChange>
        </w:rPr>
        <w:t xml:space="preserve"> </w:t>
      </w:r>
      <w:proofErr w:type="spellStart"/>
      <w:r w:rsidRPr="00114DD5">
        <w:rPr>
          <w:rFonts w:ascii="Arial" w:hAnsi="Arial" w:cs="Arial"/>
          <w:sz w:val="28"/>
          <w:szCs w:val="28"/>
        </w:rPr>
        <w:t>Mukamupa</w:t>
      </w:r>
      <w:proofErr w:type="spellEnd"/>
      <w:r w:rsidRPr="00114DD5">
        <w:rPr>
          <w:rFonts w:ascii="Arial" w:hAnsi="Arial" w:cs="Arial"/>
          <w:sz w:val="28"/>
          <w:szCs w:val="28"/>
        </w:rPr>
        <w:t xml:space="preserve"> </w:t>
      </w:r>
      <w:proofErr w:type="spellStart"/>
      <w:r w:rsidRPr="00114DD5">
        <w:rPr>
          <w:rFonts w:ascii="Arial" w:hAnsi="Arial" w:cs="Arial"/>
          <w:sz w:val="28"/>
          <w:szCs w:val="28"/>
        </w:rPr>
        <w:t>mombe</w:t>
      </w:r>
      <w:proofErr w:type="spellEnd"/>
      <w:r w:rsidRPr="00114DD5">
        <w:rPr>
          <w:rFonts w:ascii="Arial" w:hAnsi="Arial" w:cs="Arial"/>
          <w:sz w:val="28"/>
          <w:szCs w:val="28"/>
        </w:rPr>
        <w:t xml:space="preserve">, </w:t>
      </w:r>
      <w:proofErr w:type="spellStart"/>
      <w:r>
        <w:rPr>
          <w:rFonts w:ascii="Arial" w:hAnsi="Arial" w:cs="Arial"/>
          <w:sz w:val="28"/>
          <w:szCs w:val="28"/>
        </w:rPr>
        <w:t>sirivha</w:t>
      </w:r>
      <w:proofErr w:type="spellEnd"/>
      <w:r w:rsidRPr="00114DD5">
        <w:rPr>
          <w:rFonts w:ascii="Arial" w:hAnsi="Arial" w:cs="Arial"/>
          <w:sz w:val="28"/>
          <w:szCs w:val="28"/>
        </w:rPr>
        <w:t xml:space="preserve"> </w:t>
      </w:r>
      <w:proofErr w:type="spellStart"/>
      <w:r w:rsidRPr="00114DD5">
        <w:rPr>
          <w:rFonts w:ascii="Arial" w:hAnsi="Arial" w:cs="Arial"/>
          <w:sz w:val="28"/>
          <w:szCs w:val="28"/>
        </w:rPr>
        <w:t>negoridhe</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65">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66">
            <w:rPr>
              <w:rFonts w:ascii="Arial" w:hAnsi="Arial" w:cs="Arial"/>
              <w:sz w:val="28"/>
              <w:szCs w:val="28"/>
              <w:lang w:val="x-none"/>
            </w:rPr>
          </w:rPrChange>
        </w:rPr>
        <w:t xml:space="preserve"> </w:t>
      </w:r>
      <w:proofErr w:type="spellStart"/>
      <w:r w:rsidRPr="00114DD5">
        <w:rPr>
          <w:rFonts w:ascii="Arial" w:hAnsi="Arial" w:cs="Arial"/>
          <w:sz w:val="28"/>
          <w:szCs w:val="28"/>
        </w:rPr>
        <w:t>Makad</w:t>
      </w:r>
      <w:r>
        <w:rPr>
          <w:rFonts w:ascii="Arial" w:hAnsi="Arial" w:cs="Arial"/>
          <w:sz w:val="28"/>
          <w:szCs w:val="28"/>
        </w:rPr>
        <w:t>a</w:t>
      </w:r>
      <w:r w:rsidRPr="00114DD5">
        <w:rPr>
          <w:rFonts w:ascii="Arial" w:hAnsi="Arial" w:cs="Arial"/>
          <w:sz w:val="28"/>
          <w:szCs w:val="28"/>
        </w:rPr>
        <w:t>idza</w:t>
      </w:r>
      <w:proofErr w:type="spellEnd"/>
      <w:r w:rsidRPr="00114DD5">
        <w:rPr>
          <w:rFonts w:ascii="Arial" w:hAnsi="Arial" w:cs="Arial"/>
          <w:sz w:val="28"/>
          <w:szCs w:val="28"/>
        </w:rPr>
        <w:t xml:space="preserve"> Jacob </w:t>
      </w:r>
      <w:proofErr w:type="spellStart"/>
      <w:r w:rsidRPr="00114DD5">
        <w:rPr>
          <w:rFonts w:ascii="Arial" w:hAnsi="Arial" w:cs="Arial"/>
          <w:sz w:val="28"/>
          <w:szCs w:val="28"/>
        </w:rPr>
        <w:t>akatevera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67">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68">
            <w:rPr>
              <w:rFonts w:ascii="Arial" w:hAnsi="Arial" w:cs="Arial"/>
              <w:sz w:val="28"/>
              <w:szCs w:val="28"/>
              <w:lang w:val="x-none"/>
            </w:rPr>
          </w:rPrChange>
        </w:rPr>
        <w:t xml:space="preserve"> </w:t>
      </w:r>
      <w:proofErr w:type="spellStart"/>
      <w:r w:rsidRPr="00114DD5">
        <w:rPr>
          <w:rFonts w:ascii="Arial" w:hAnsi="Arial" w:cs="Arial"/>
          <w:sz w:val="28"/>
          <w:szCs w:val="28"/>
        </w:rPr>
        <w:t>Mukamupa</w:t>
      </w:r>
      <w:proofErr w:type="spellEnd"/>
      <w:r w:rsidRPr="00114DD5">
        <w:rPr>
          <w:rFonts w:ascii="Arial" w:hAnsi="Arial" w:cs="Arial"/>
          <w:sz w:val="28"/>
          <w:szCs w:val="28"/>
        </w:rPr>
        <w:t xml:space="preserve"> </w:t>
      </w:r>
      <w:proofErr w:type="spellStart"/>
      <w:r w:rsidRPr="00114DD5">
        <w:rPr>
          <w:rFonts w:ascii="Arial" w:hAnsi="Arial" w:cs="Arial"/>
          <w:sz w:val="28"/>
          <w:szCs w:val="28"/>
        </w:rPr>
        <w:t>pfuma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69">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70">
            <w:rPr>
              <w:rFonts w:ascii="Arial" w:hAnsi="Arial" w:cs="Arial"/>
              <w:sz w:val="28"/>
              <w:szCs w:val="28"/>
              <w:lang w:val="x-none"/>
            </w:rPr>
          </w:rPrChange>
        </w:rPr>
        <w:t xml:space="preserve"> </w:t>
      </w:r>
      <w:proofErr w:type="spellStart"/>
      <w:r w:rsidRPr="00114DD5">
        <w:rPr>
          <w:rFonts w:ascii="Arial" w:hAnsi="Arial" w:cs="Arial"/>
          <w:sz w:val="28"/>
          <w:szCs w:val="28"/>
        </w:rPr>
        <w:t>MaJutah</w:t>
      </w:r>
      <w:proofErr w:type="spellEnd"/>
      <w:r w:rsidRPr="00114DD5">
        <w:rPr>
          <w:rFonts w:ascii="Arial" w:hAnsi="Arial" w:cs="Arial"/>
          <w:sz w:val="28"/>
          <w:szCs w:val="28"/>
        </w:rPr>
        <w:t xml:space="preserve"> </w:t>
      </w:r>
      <w:proofErr w:type="spellStart"/>
      <w:r w:rsidRPr="00114DD5">
        <w:rPr>
          <w:rFonts w:ascii="Arial" w:hAnsi="Arial" w:cs="Arial"/>
          <w:sz w:val="28"/>
          <w:szCs w:val="28"/>
        </w:rPr>
        <w:t>akatevera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71">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72">
            <w:rPr>
              <w:rFonts w:ascii="Arial" w:hAnsi="Arial" w:cs="Arial"/>
              <w:sz w:val="28"/>
              <w:szCs w:val="28"/>
              <w:lang w:val="x-none"/>
            </w:rPr>
          </w:rPrChange>
        </w:rPr>
        <w:t xml:space="preserve"> </w:t>
      </w:r>
      <w:proofErr w:type="spellStart"/>
      <w:r w:rsidRPr="00114DD5">
        <w:rPr>
          <w:rFonts w:ascii="Arial" w:hAnsi="Arial" w:cs="Arial"/>
          <w:sz w:val="28"/>
          <w:szCs w:val="28"/>
        </w:rPr>
        <w:t>Makavapawo</w:t>
      </w:r>
      <w:proofErr w:type="spellEnd"/>
      <w:r w:rsidRPr="00114DD5">
        <w:rPr>
          <w:rFonts w:ascii="Arial" w:hAnsi="Arial" w:cs="Arial"/>
          <w:sz w:val="28"/>
          <w:szCs w:val="28"/>
        </w:rPr>
        <w:t xml:space="preserve"> </w:t>
      </w:r>
      <w:proofErr w:type="spellStart"/>
      <w:r w:rsidRPr="00114DD5">
        <w:rPr>
          <w:rFonts w:ascii="Arial" w:hAnsi="Arial" w:cs="Arial"/>
          <w:sz w:val="28"/>
          <w:szCs w:val="28"/>
        </w:rPr>
        <w:t>pfuma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73">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74">
            <w:rPr>
              <w:rFonts w:ascii="Arial" w:hAnsi="Arial" w:cs="Arial"/>
              <w:sz w:val="28"/>
              <w:szCs w:val="28"/>
              <w:lang w:val="x-none"/>
            </w:rPr>
          </w:rPrChange>
        </w:rPr>
        <w:t xml:space="preserve"> </w:t>
      </w:r>
    </w:p>
    <w:p w:rsidRPr="00114DD5" w:rsidR="00420EA2" w:rsidP="00420EA2" w:rsidRDefault="00420EA2" w14:paraId="3624C7C1" w14:textId="77777777">
      <w:pPr>
        <w:jc w:val="both"/>
        <w:rPr>
          <w:rFonts w:ascii="Arial" w:hAnsi="Arial" w:cs="Arial"/>
          <w:sz w:val="28"/>
          <w:szCs w:val="28"/>
        </w:rPr>
      </w:pPr>
      <w:r w:rsidRPr="00E479D5">
        <w:rPr>
          <w:rFonts w:ascii="Arial" w:hAnsi="Arial" w:cs="Arial"/>
          <w:sz w:val="28"/>
          <w:szCs w:val="28"/>
          <w:vertAlign w:val="superscript"/>
        </w:rPr>
        <w:t>50</w:t>
      </w:r>
      <w:r>
        <w:rPr>
          <w:rFonts w:ascii="Arial" w:hAnsi="Arial" w:cs="Arial"/>
          <w:sz w:val="28"/>
          <w:szCs w:val="28"/>
          <w:vertAlign w:val="superscript"/>
        </w:rPr>
        <w:t>6</w:t>
      </w:r>
      <w:r>
        <w:rPr>
          <w:rFonts w:ascii="Arial" w:hAnsi="Arial" w:cs="Arial"/>
          <w:sz w:val="28"/>
          <w:szCs w:val="28"/>
        </w:rPr>
        <w:t xml:space="preserve"> </w:t>
      </w:r>
      <w:proofErr w:type="spellStart"/>
      <w:r w:rsidRPr="00114DD5">
        <w:rPr>
          <w:rFonts w:ascii="Arial" w:hAnsi="Arial" w:cs="Arial"/>
          <w:sz w:val="28"/>
          <w:szCs w:val="28"/>
        </w:rPr>
        <w:t>Ndisu</w:t>
      </w:r>
      <w:proofErr w:type="spellEnd"/>
      <w:r w:rsidRPr="00114DD5">
        <w:rPr>
          <w:rFonts w:ascii="Arial" w:hAnsi="Arial" w:cs="Arial"/>
          <w:sz w:val="28"/>
          <w:szCs w:val="28"/>
        </w:rPr>
        <w:t xml:space="preserve"> </w:t>
      </w:r>
      <w:proofErr w:type="spellStart"/>
      <w:r w:rsidRPr="00114DD5">
        <w:rPr>
          <w:rFonts w:ascii="Arial" w:hAnsi="Arial" w:cs="Arial"/>
          <w:sz w:val="28"/>
          <w:szCs w:val="28"/>
        </w:rPr>
        <w:t>Mwenga</w:t>
      </w:r>
      <w:proofErr w:type="spellEnd"/>
      <w:r w:rsidRPr="00114DD5">
        <w:rPr>
          <w:rFonts w:ascii="Arial" w:hAnsi="Arial" w:cs="Arial"/>
          <w:sz w:val="28"/>
          <w:szCs w:val="28"/>
        </w:rPr>
        <w:t xml:space="preserve"> Wenyu Baba. </w:t>
      </w:r>
      <w:r w:rsidRPr="00114DD5">
        <w:rPr>
          <w:rFonts w:ascii="Arial" w:hAnsi="Arial" w:cs="Arial"/>
          <w:sz w:val="18"/>
          <w:szCs w:val="18"/>
          <w:rPrChange w:author="Transcriber01 JHB" w:date="2025-08-22T12:28:00Z" w16du:dateUtc="2025-08-22T10:28:00Z" w:id="1375">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76">
            <w:rPr>
              <w:rFonts w:ascii="Arial" w:hAnsi="Arial" w:cs="Arial"/>
              <w:sz w:val="28"/>
              <w:szCs w:val="28"/>
              <w:lang w:val="x-none"/>
            </w:rPr>
          </w:rPrChange>
        </w:rPr>
        <w:t xml:space="preserve"> </w:t>
      </w:r>
      <w:proofErr w:type="spellStart"/>
      <w:r w:rsidRPr="00114DD5">
        <w:rPr>
          <w:rFonts w:ascii="Arial" w:hAnsi="Arial" w:cs="Arial"/>
          <w:sz w:val="28"/>
          <w:szCs w:val="28"/>
        </w:rPr>
        <w:t>Tauya</w:t>
      </w:r>
      <w:proofErr w:type="spellEnd"/>
      <w:r w:rsidRPr="00114DD5">
        <w:rPr>
          <w:rFonts w:ascii="Arial" w:hAnsi="Arial" w:cs="Arial"/>
          <w:sz w:val="28"/>
          <w:szCs w:val="28"/>
        </w:rPr>
        <w:t xml:space="preserve"> </w:t>
      </w:r>
      <w:proofErr w:type="spellStart"/>
      <w:r w:rsidRPr="00114DD5">
        <w:rPr>
          <w:rFonts w:ascii="Arial" w:hAnsi="Arial" w:cs="Arial"/>
          <w:sz w:val="28"/>
          <w:szCs w:val="28"/>
        </w:rPr>
        <w:t>panzvimbo</w:t>
      </w:r>
      <w:proofErr w:type="spellEnd"/>
      <w:r w:rsidRPr="00114DD5">
        <w:rPr>
          <w:rFonts w:ascii="Arial" w:hAnsi="Arial" w:cs="Arial"/>
          <w:sz w:val="28"/>
          <w:szCs w:val="28"/>
        </w:rPr>
        <w:t xml:space="preserve"> </w:t>
      </w:r>
      <w:proofErr w:type="spellStart"/>
      <w:r w:rsidRPr="00114DD5">
        <w:rPr>
          <w:rFonts w:ascii="Arial" w:hAnsi="Arial" w:cs="Arial"/>
          <w:sz w:val="28"/>
          <w:szCs w:val="28"/>
        </w:rPr>
        <w:t>tsvene</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77">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78">
            <w:rPr>
              <w:rFonts w:ascii="Arial" w:hAnsi="Arial" w:cs="Arial"/>
              <w:sz w:val="28"/>
              <w:szCs w:val="28"/>
              <w:lang w:val="x-none"/>
            </w:rPr>
          </w:rPrChange>
        </w:rPr>
        <w:t xml:space="preserve"> </w:t>
      </w:r>
      <w:proofErr w:type="spellStart"/>
      <w:r w:rsidRPr="00114DD5">
        <w:rPr>
          <w:rFonts w:ascii="Arial" w:hAnsi="Arial" w:cs="Arial"/>
          <w:sz w:val="28"/>
          <w:szCs w:val="28"/>
        </w:rPr>
        <w:t>Panzvimbo</w:t>
      </w:r>
      <w:proofErr w:type="spellEnd"/>
      <w:r w:rsidRPr="00114DD5">
        <w:rPr>
          <w:rFonts w:ascii="Arial" w:hAnsi="Arial" w:cs="Arial"/>
          <w:sz w:val="28"/>
          <w:szCs w:val="28"/>
        </w:rPr>
        <w:t xml:space="preserve"> </w:t>
      </w:r>
      <w:proofErr w:type="spellStart"/>
      <w:r w:rsidRPr="00114DD5">
        <w:rPr>
          <w:rFonts w:ascii="Arial" w:hAnsi="Arial" w:cs="Arial"/>
          <w:sz w:val="28"/>
          <w:szCs w:val="28"/>
        </w:rPr>
        <w:t>yamakaisa</w:t>
      </w:r>
      <w:proofErr w:type="spellEnd"/>
      <w:r w:rsidRPr="00114DD5">
        <w:rPr>
          <w:rFonts w:ascii="Arial" w:hAnsi="Arial" w:cs="Arial"/>
          <w:sz w:val="28"/>
          <w:szCs w:val="28"/>
        </w:rPr>
        <w:t xml:space="preserve"> Zita Renyu. </w:t>
      </w:r>
      <w:r w:rsidRPr="00114DD5">
        <w:rPr>
          <w:rFonts w:ascii="Arial" w:hAnsi="Arial" w:cs="Arial"/>
          <w:sz w:val="18"/>
          <w:szCs w:val="18"/>
          <w:rPrChange w:author="Transcriber01 JHB" w:date="2025-08-22T12:28:00Z" w16du:dateUtc="2025-08-22T10:28:00Z" w:id="1379">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80">
            <w:rPr>
              <w:rFonts w:ascii="Arial" w:hAnsi="Arial" w:cs="Arial"/>
              <w:sz w:val="28"/>
              <w:szCs w:val="28"/>
              <w:lang w:val="x-none"/>
            </w:rPr>
          </w:rPrChange>
        </w:rPr>
        <w:t xml:space="preserve"> </w:t>
      </w:r>
      <w:r w:rsidRPr="00114DD5">
        <w:rPr>
          <w:rFonts w:ascii="Arial" w:hAnsi="Arial" w:cs="Arial"/>
          <w:sz w:val="28"/>
          <w:szCs w:val="28"/>
        </w:rPr>
        <w:t xml:space="preserve">Makati </w:t>
      </w:r>
      <w:proofErr w:type="spellStart"/>
      <w:r w:rsidRPr="00114DD5">
        <w:rPr>
          <w:rFonts w:ascii="Arial" w:hAnsi="Arial" w:cs="Arial"/>
          <w:sz w:val="28"/>
          <w:szCs w:val="28"/>
        </w:rPr>
        <w:t>munosangana</w:t>
      </w:r>
      <w:proofErr w:type="spellEnd"/>
      <w:r w:rsidRPr="00114DD5">
        <w:rPr>
          <w:rFonts w:ascii="Arial" w:hAnsi="Arial" w:cs="Arial"/>
          <w:sz w:val="28"/>
          <w:szCs w:val="28"/>
        </w:rPr>
        <w:t xml:space="preserve"> </w:t>
      </w:r>
      <w:proofErr w:type="spellStart"/>
      <w:r w:rsidRPr="00114DD5">
        <w:rPr>
          <w:rFonts w:ascii="Arial" w:hAnsi="Arial" w:cs="Arial"/>
          <w:sz w:val="28"/>
          <w:szCs w:val="28"/>
        </w:rPr>
        <w:t>nesu</w:t>
      </w:r>
      <w:proofErr w:type="spellEnd"/>
      <w:r w:rsidRPr="00114DD5">
        <w:rPr>
          <w:rFonts w:ascii="Arial" w:hAnsi="Arial" w:cs="Arial"/>
          <w:sz w:val="28"/>
          <w:szCs w:val="28"/>
        </w:rPr>
        <w:t xml:space="preserve"> </w:t>
      </w:r>
      <w:proofErr w:type="spellStart"/>
      <w:r w:rsidRPr="00114DD5">
        <w:rPr>
          <w:rFonts w:ascii="Arial" w:hAnsi="Arial" w:cs="Arial"/>
          <w:sz w:val="28"/>
          <w:szCs w:val="28"/>
        </w:rPr>
        <w:t>ipapo</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81">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82">
            <w:rPr>
              <w:rFonts w:ascii="Arial" w:hAnsi="Arial" w:cs="Arial"/>
              <w:sz w:val="28"/>
              <w:szCs w:val="28"/>
              <w:lang w:val="x-none"/>
            </w:rPr>
          </w:rPrChange>
        </w:rPr>
        <w:t xml:space="preserve"> </w:t>
      </w:r>
      <w:proofErr w:type="spellStart"/>
      <w:r w:rsidRPr="00114DD5">
        <w:rPr>
          <w:rFonts w:ascii="Arial" w:hAnsi="Arial" w:cs="Arial"/>
          <w:sz w:val="28"/>
          <w:szCs w:val="28"/>
        </w:rPr>
        <w:t>Tiregerereiwo</w:t>
      </w:r>
      <w:proofErr w:type="spellEnd"/>
      <w:r w:rsidRPr="00114DD5">
        <w:rPr>
          <w:rFonts w:ascii="Arial" w:hAnsi="Arial" w:cs="Arial"/>
          <w:sz w:val="28"/>
          <w:szCs w:val="28"/>
        </w:rPr>
        <w:t xml:space="preserve"> Baba. </w:t>
      </w:r>
      <w:r w:rsidRPr="00114DD5">
        <w:rPr>
          <w:rFonts w:ascii="Arial" w:hAnsi="Arial" w:cs="Arial"/>
          <w:sz w:val="18"/>
          <w:szCs w:val="18"/>
          <w:rPrChange w:author="Transcriber01 JHB" w:date="2025-08-22T12:28:00Z" w16du:dateUtc="2025-08-22T10:28:00Z" w:id="1383">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84">
            <w:rPr>
              <w:rFonts w:ascii="Arial" w:hAnsi="Arial" w:cs="Arial"/>
              <w:sz w:val="28"/>
              <w:szCs w:val="28"/>
              <w:lang w:val="x-none"/>
            </w:rPr>
          </w:rPrChange>
        </w:rPr>
        <w:t xml:space="preserve"> </w:t>
      </w:r>
      <w:proofErr w:type="spellStart"/>
      <w:r w:rsidRPr="00114DD5">
        <w:rPr>
          <w:rFonts w:ascii="Arial" w:hAnsi="Arial" w:cs="Arial"/>
          <w:sz w:val="28"/>
          <w:szCs w:val="28"/>
        </w:rPr>
        <w:t>Tipeyiwo</w:t>
      </w:r>
      <w:proofErr w:type="spellEnd"/>
      <w:r w:rsidRPr="00114DD5">
        <w:rPr>
          <w:rFonts w:ascii="Arial" w:hAnsi="Arial" w:cs="Arial"/>
          <w:sz w:val="28"/>
          <w:szCs w:val="28"/>
        </w:rPr>
        <w:t xml:space="preserve"> Mweya </w:t>
      </w:r>
      <w:proofErr w:type="spellStart"/>
      <w:r w:rsidRPr="00114DD5">
        <w:rPr>
          <w:rFonts w:ascii="Arial" w:hAnsi="Arial" w:cs="Arial"/>
          <w:sz w:val="28"/>
          <w:szCs w:val="28"/>
        </w:rPr>
        <w:t>Mutsvene</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85">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86">
            <w:rPr>
              <w:rFonts w:ascii="Arial" w:hAnsi="Arial" w:cs="Arial"/>
              <w:sz w:val="28"/>
              <w:szCs w:val="28"/>
              <w:lang w:val="x-none"/>
            </w:rPr>
          </w:rPrChange>
        </w:rPr>
        <w:t xml:space="preserve"> </w:t>
      </w:r>
      <w:proofErr w:type="spellStart"/>
      <w:r w:rsidRPr="00114DD5">
        <w:rPr>
          <w:rFonts w:ascii="Arial" w:hAnsi="Arial" w:cs="Arial"/>
          <w:sz w:val="28"/>
          <w:szCs w:val="28"/>
        </w:rPr>
        <w:t>Tipeyiwo</w:t>
      </w:r>
      <w:proofErr w:type="spellEnd"/>
      <w:r w:rsidRPr="00114DD5">
        <w:rPr>
          <w:rFonts w:ascii="Arial" w:hAnsi="Arial" w:cs="Arial"/>
          <w:sz w:val="28"/>
          <w:szCs w:val="28"/>
        </w:rPr>
        <w:t xml:space="preserve"> </w:t>
      </w:r>
      <w:proofErr w:type="spellStart"/>
      <w:r w:rsidRPr="00114DD5">
        <w:rPr>
          <w:rFonts w:ascii="Arial" w:hAnsi="Arial" w:cs="Arial"/>
          <w:sz w:val="28"/>
          <w:szCs w:val="28"/>
        </w:rPr>
        <w:t>simba</w:t>
      </w:r>
      <w:proofErr w:type="spellEnd"/>
      <w:r w:rsidRPr="00114DD5">
        <w:rPr>
          <w:rFonts w:ascii="Arial" w:hAnsi="Arial" w:cs="Arial"/>
          <w:sz w:val="28"/>
          <w:szCs w:val="28"/>
        </w:rPr>
        <w:t xml:space="preserve"> </w:t>
      </w:r>
      <w:proofErr w:type="spellStart"/>
      <w:r w:rsidRPr="00114DD5">
        <w:rPr>
          <w:rFonts w:ascii="Arial" w:hAnsi="Arial" w:cs="Arial"/>
          <w:sz w:val="28"/>
          <w:szCs w:val="28"/>
        </w:rPr>
        <w:t>raJehovha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87">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88">
            <w:rPr>
              <w:rFonts w:ascii="Arial" w:hAnsi="Arial" w:cs="Arial"/>
              <w:sz w:val="28"/>
              <w:szCs w:val="28"/>
              <w:lang w:val="x-none"/>
            </w:rPr>
          </w:rPrChange>
        </w:rPr>
        <w:t xml:space="preserve"> </w:t>
      </w:r>
      <w:proofErr w:type="spellStart"/>
      <w:r w:rsidRPr="00114DD5">
        <w:rPr>
          <w:rFonts w:ascii="Arial" w:hAnsi="Arial" w:cs="Arial"/>
          <w:sz w:val="28"/>
          <w:szCs w:val="28"/>
        </w:rPr>
        <w:t>Tinokumbira</w:t>
      </w:r>
      <w:proofErr w:type="spellEnd"/>
      <w:r w:rsidRPr="00114DD5">
        <w:rPr>
          <w:rFonts w:ascii="Arial" w:hAnsi="Arial" w:cs="Arial"/>
          <w:sz w:val="28"/>
          <w:szCs w:val="28"/>
        </w:rPr>
        <w:t xml:space="preserve"> </w:t>
      </w:r>
      <w:proofErr w:type="spellStart"/>
      <w:r w:rsidRPr="00114DD5">
        <w:rPr>
          <w:rFonts w:ascii="Arial" w:hAnsi="Arial" w:cs="Arial"/>
          <w:sz w:val="28"/>
          <w:szCs w:val="28"/>
        </w:rPr>
        <w:t>kwaMuri</w:t>
      </w:r>
      <w:proofErr w:type="spellEnd"/>
      <w:r w:rsidRPr="00114DD5">
        <w:rPr>
          <w:rFonts w:ascii="Arial" w:hAnsi="Arial" w:cs="Arial"/>
          <w:sz w:val="28"/>
          <w:szCs w:val="28"/>
        </w:rPr>
        <w:t xml:space="preserve"> manheru </w:t>
      </w:r>
      <w:proofErr w:type="spellStart"/>
      <w:r w:rsidRPr="00114DD5">
        <w:rPr>
          <w:rFonts w:ascii="Arial" w:hAnsi="Arial" w:cs="Arial"/>
          <w:sz w:val="28"/>
          <w:szCs w:val="28"/>
        </w:rPr>
        <w:t>ano</w:t>
      </w:r>
      <w:proofErr w:type="spellEnd"/>
      <w:r w:rsidRPr="00114DD5">
        <w:rPr>
          <w:rFonts w:ascii="Arial" w:hAnsi="Arial" w:cs="Arial"/>
          <w:sz w:val="28"/>
          <w:szCs w:val="28"/>
        </w:rPr>
        <w:t xml:space="preserve"> Baba.</w:t>
      </w:r>
      <w:r w:rsidRPr="00114DD5">
        <w:rPr>
          <w:rFonts w:ascii="Arial" w:hAnsi="Arial" w:cs="Arial"/>
          <w:sz w:val="18"/>
          <w:szCs w:val="18"/>
          <w:rPrChange w:author="Transcriber01 JHB" w:date="2025-08-22T12:28:00Z" w16du:dateUtc="2025-08-22T10:28:00Z" w:id="1389">
            <w:rPr>
              <w:rFonts w:ascii="Arial" w:hAnsi="Arial" w:cs="Arial"/>
              <w:sz w:val="18"/>
              <w:szCs w:val="18"/>
              <w:lang w:val="x-none"/>
            </w:rPr>
          </w:rPrChange>
        </w:rPr>
        <w:t xml:space="preserve"> [Congregation says, “Amen.”]</w:t>
      </w:r>
    </w:p>
    <w:p w:rsidRPr="00114DD5" w:rsidR="00420EA2" w:rsidP="00420EA2" w:rsidRDefault="00420EA2" w14:paraId="3C1008C9" w14:textId="77777777">
      <w:pPr>
        <w:jc w:val="both"/>
        <w:rPr>
          <w:rFonts w:ascii="Arial" w:hAnsi="Arial" w:cs="Arial"/>
          <w:sz w:val="28"/>
          <w:szCs w:val="28"/>
        </w:rPr>
      </w:pPr>
      <w:r w:rsidRPr="00E479D5">
        <w:rPr>
          <w:rFonts w:ascii="Arial" w:hAnsi="Arial" w:cs="Arial"/>
          <w:sz w:val="28"/>
          <w:szCs w:val="28"/>
          <w:vertAlign w:val="superscript"/>
        </w:rPr>
        <w:t>50</w:t>
      </w:r>
      <w:r>
        <w:rPr>
          <w:rFonts w:ascii="Arial" w:hAnsi="Arial" w:cs="Arial"/>
          <w:sz w:val="28"/>
          <w:szCs w:val="28"/>
          <w:vertAlign w:val="superscript"/>
        </w:rPr>
        <w:t>7</w:t>
      </w:r>
      <w:r>
        <w:rPr>
          <w:rFonts w:ascii="Arial" w:hAnsi="Arial" w:cs="Arial"/>
          <w:sz w:val="28"/>
          <w:szCs w:val="28"/>
        </w:rPr>
        <w:t xml:space="preserve"> </w:t>
      </w:r>
      <w:r w:rsidRPr="00114DD5">
        <w:rPr>
          <w:rFonts w:ascii="Arial" w:hAnsi="Arial" w:cs="Arial"/>
          <w:sz w:val="28"/>
          <w:szCs w:val="28"/>
        </w:rPr>
        <w:t xml:space="preserve">Mweya Wenyu </w:t>
      </w:r>
      <w:proofErr w:type="spellStart"/>
      <w:r w:rsidRPr="00114DD5">
        <w:rPr>
          <w:rFonts w:ascii="Arial" w:hAnsi="Arial" w:cs="Arial"/>
          <w:sz w:val="28"/>
          <w:szCs w:val="28"/>
        </w:rPr>
        <w:t>Mutsvene</w:t>
      </w:r>
      <w:proofErr w:type="spellEnd"/>
      <w:r w:rsidRPr="00114DD5">
        <w:rPr>
          <w:rFonts w:ascii="Arial" w:hAnsi="Arial" w:cs="Arial"/>
          <w:sz w:val="28"/>
          <w:szCs w:val="28"/>
        </w:rPr>
        <w:t xml:space="preserve"> </w:t>
      </w:r>
      <w:proofErr w:type="spellStart"/>
      <w:r w:rsidRPr="00114DD5">
        <w:rPr>
          <w:rFonts w:ascii="Arial" w:hAnsi="Arial" w:cs="Arial"/>
          <w:sz w:val="28"/>
          <w:szCs w:val="28"/>
        </w:rPr>
        <w:t>dai</w:t>
      </w:r>
      <w:proofErr w:type="spellEnd"/>
      <w:r w:rsidRPr="00114DD5">
        <w:rPr>
          <w:rFonts w:ascii="Arial" w:hAnsi="Arial" w:cs="Arial"/>
          <w:sz w:val="28"/>
          <w:szCs w:val="28"/>
        </w:rPr>
        <w:t xml:space="preserve"> </w:t>
      </w:r>
      <w:proofErr w:type="spellStart"/>
      <w:r w:rsidRPr="00114DD5">
        <w:rPr>
          <w:rFonts w:ascii="Arial" w:hAnsi="Arial" w:cs="Arial"/>
          <w:sz w:val="28"/>
          <w:szCs w:val="28"/>
        </w:rPr>
        <w:t>waiuya</w:t>
      </w:r>
      <w:proofErr w:type="spellEnd"/>
      <w:r w:rsidRPr="00114DD5">
        <w:rPr>
          <w:rFonts w:ascii="Arial" w:hAnsi="Arial" w:cs="Arial"/>
          <w:sz w:val="28"/>
          <w:szCs w:val="28"/>
        </w:rPr>
        <w:t xml:space="preserve"> </w:t>
      </w:r>
      <w:proofErr w:type="spellStart"/>
      <w:r w:rsidRPr="00114DD5">
        <w:rPr>
          <w:rFonts w:ascii="Arial" w:hAnsi="Arial" w:cs="Arial"/>
          <w:sz w:val="28"/>
          <w:szCs w:val="28"/>
        </w:rPr>
        <w:t>mukati</w:t>
      </w:r>
      <w:proofErr w:type="spellEnd"/>
      <w:r w:rsidRPr="00114DD5">
        <w:rPr>
          <w:rFonts w:ascii="Arial" w:hAnsi="Arial" w:cs="Arial"/>
          <w:sz w:val="28"/>
          <w:szCs w:val="28"/>
        </w:rPr>
        <w:t xml:space="preserve"> </w:t>
      </w:r>
      <w:proofErr w:type="spellStart"/>
      <w:r w:rsidRPr="00114DD5">
        <w:rPr>
          <w:rFonts w:ascii="Arial" w:hAnsi="Arial" w:cs="Arial"/>
          <w:sz w:val="28"/>
          <w:szCs w:val="28"/>
        </w:rPr>
        <w:t>memba</w:t>
      </w:r>
      <w:proofErr w:type="spellEnd"/>
      <w:r w:rsidRPr="00114DD5">
        <w:rPr>
          <w:rFonts w:ascii="Arial" w:hAnsi="Arial" w:cs="Arial"/>
          <w:sz w:val="28"/>
          <w:szCs w:val="28"/>
        </w:rPr>
        <w:t xml:space="preserve"> </w:t>
      </w:r>
      <w:proofErr w:type="spellStart"/>
      <w:r w:rsidRPr="00114DD5">
        <w:rPr>
          <w:rFonts w:ascii="Arial" w:hAnsi="Arial" w:cs="Arial"/>
          <w:sz w:val="28"/>
          <w:szCs w:val="28"/>
        </w:rPr>
        <w:t>ino</w:t>
      </w:r>
      <w:proofErr w:type="spellEnd"/>
      <w:r w:rsidRPr="00114DD5">
        <w:rPr>
          <w:rFonts w:ascii="Arial" w:hAnsi="Arial" w:cs="Arial"/>
          <w:sz w:val="28"/>
          <w:szCs w:val="28"/>
        </w:rPr>
        <w:t xml:space="preserve"> </w:t>
      </w:r>
      <w:proofErr w:type="spellStart"/>
      <w:r w:rsidRPr="00114DD5">
        <w:rPr>
          <w:rFonts w:ascii="Arial" w:hAnsi="Arial" w:cs="Arial"/>
          <w:sz w:val="28"/>
          <w:szCs w:val="28"/>
        </w:rPr>
        <w:t>Tenzi</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90">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91">
            <w:rPr>
              <w:rFonts w:ascii="Arial" w:hAnsi="Arial" w:cs="Arial"/>
              <w:sz w:val="28"/>
              <w:szCs w:val="28"/>
              <w:lang w:val="x-none"/>
            </w:rPr>
          </w:rPrChange>
        </w:rPr>
        <w:t xml:space="preserve"> </w:t>
      </w:r>
      <w:proofErr w:type="spellStart"/>
      <w:r w:rsidRPr="00114DD5">
        <w:rPr>
          <w:rFonts w:ascii="Arial" w:hAnsi="Arial" w:cs="Arial"/>
          <w:sz w:val="28"/>
          <w:szCs w:val="28"/>
        </w:rPr>
        <w:t>Tibatsirei</w:t>
      </w:r>
      <w:proofErr w:type="spellEnd"/>
      <w:r w:rsidRPr="00114DD5">
        <w:rPr>
          <w:rFonts w:ascii="Arial" w:hAnsi="Arial" w:cs="Arial"/>
          <w:sz w:val="28"/>
          <w:szCs w:val="28"/>
        </w:rPr>
        <w:t xml:space="preserve"> Baba </w:t>
      </w:r>
      <w:proofErr w:type="spellStart"/>
      <w:r w:rsidRPr="00114DD5">
        <w:rPr>
          <w:rFonts w:ascii="Arial" w:hAnsi="Arial" w:cs="Arial"/>
          <w:sz w:val="28"/>
          <w:szCs w:val="28"/>
        </w:rPr>
        <w:t>mutichengetedze</w:t>
      </w:r>
      <w:proofErr w:type="spellEnd"/>
      <w:r w:rsidRPr="00114DD5">
        <w:rPr>
          <w:rFonts w:ascii="Arial" w:hAnsi="Arial" w:cs="Arial"/>
          <w:sz w:val="28"/>
          <w:szCs w:val="28"/>
        </w:rPr>
        <w:t xml:space="preserve"> </w:t>
      </w:r>
      <w:r>
        <w:rPr>
          <w:rFonts w:ascii="Arial" w:hAnsi="Arial" w:cs="Arial"/>
          <w:sz w:val="28"/>
          <w:szCs w:val="28"/>
        </w:rPr>
        <w:t xml:space="preserve">…?... </w:t>
      </w:r>
      <w:r w:rsidRPr="00114DD5">
        <w:rPr>
          <w:rFonts w:ascii="Arial" w:hAnsi="Arial" w:cs="Arial"/>
          <w:sz w:val="28"/>
          <w:szCs w:val="28"/>
        </w:rPr>
        <w:t xml:space="preserve">kune </w:t>
      </w:r>
      <w:proofErr w:type="spellStart"/>
      <w:r w:rsidRPr="00114DD5">
        <w:rPr>
          <w:rFonts w:ascii="Arial" w:hAnsi="Arial" w:cs="Arial"/>
          <w:sz w:val="28"/>
          <w:szCs w:val="28"/>
        </w:rPr>
        <w:t>vanotivenga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92">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93">
            <w:rPr>
              <w:rFonts w:ascii="Arial" w:hAnsi="Arial" w:cs="Arial"/>
              <w:sz w:val="28"/>
              <w:szCs w:val="28"/>
              <w:lang w:val="x-none"/>
            </w:rPr>
          </w:rPrChange>
        </w:rPr>
        <w:t xml:space="preserve"> </w:t>
      </w:r>
      <w:proofErr w:type="spellStart"/>
      <w:r w:rsidRPr="00114DD5">
        <w:rPr>
          <w:rFonts w:ascii="Arial" w:hAnsi="Arial" w:cs="Arial"/>
          <w:sz w:val="28"/>
          <w:szCs w:val="28"/>
        </w:rPr>
        <w:t>Mutichengetedze</w:t>
      </w:r>
      <w:proofErr w:type="spellEnd"/>
      <w:r w:rsidRPr="00114DD5">
        <w:rPr>
          <w:rFonts w:ascii="Arial" w:hAnsi="Arial" w:cs="Arial"/>
          <w:sz w:val="28"/>
          <w:szCs w:val="28"/>
        </w:rPr>
        <w:t xml:space="preserve"> kune </w:t>
      </w:r>
      <w:proofErr w:type="spellStart"/>
      <w:r w:rsidRPr="00114DD5">
        <w:rPr>
          <w:rFonts w:ascii="Arial" w:hAnsi="Arial" w:cs="Arial"/>
          <w:sz w:val="28"/>
          <w:szCs w:val="28"/>
        </w:rPr>
        <w:t>vanotirevera</w:t>
      </w:r>
      <w:proofErr w:type="spellEnd"/>
      <w:r w:rsidRPr="00114DD5">
        <w:rPr>
          <w:rFonts w:ascii="Arial" w:hAnsi="Arial" w:cs="Arial"/>
          <w:sz w:val="28"/>
          <w:szCs w:val="28"/>
        </w:rPr>
        <w:t xml:space="preserve"> </w:t>
      </w:r>
      <w:proofErr w:type="spellStart"/>
      <w:r w:rsidRPr="00114DD5">
        <w:rPr>
          <w:rFonts w:ascii="Arial" w:hAnsi="Arial" w:cs="Arial"/>
          <w:sz w:val="28"/>
          <w:szCs w:val="28"/>
        </w:rPr>
        <w:t>nhema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94">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95">
            <w:rPr>
              <w:rFonts w:ascii="Arial" w:hAnsi="Arial" w:cs="Arial"/>
              <w:sz w:val="28"/>
              <w:szCs w:val="28"/>
              <w:lang w:val="x-none"/>
            </w:rPr>
          </w:rPrChange>
        </w:rPr>
        <w:t xml:space="preserve"> </w:t>
      </w:r>
      <w:proofErr w:type="spellStart"/>
      <w:r w:rsidRPr="00114DD5">
        <w:rPr>
          <w:rFonts w:ascii="Arial" w:hAnsi="Arial" w:cs="Arial"/>
          <w:sz w:val="28"/>
          <w:szCs w:val="28"/>
        </w:rPr>
        <w:t>Mutichengetedze</w:t>
      </w:r>
      <w:proofErr w:type="spellEnd"/>
      <w:r w:rsidRPr="00114DD5">
        <w:rPr>
          <w:rFonts w:ascii="Arial" w:hAnsi="Arial" w:cs="Arial"/>
          <w:sz w:val="28"/>
          <w:szCs w:val="28"/>
        </w:rPr>
        <w:t xml:space="preserve"> Baba kune </w:t>
      </w:r>
      <w:proofErr w:type="spellStart"/>
      <w:r w:rsidRPr="00114DD5">
        <w:rPr>
          <w:rFonts w:ascii="Arial" w:hAnsi="Arial" w:cs="Arial"/>
          <w:sz w:val="28"/>
          <w:szCs w:val="28"/>
        </w:rPr>
        <w:t>vanoda</w:t>
      </w:r>
      <w:proofErr w:type="spellEnd"/>
      <w:r w:rsidRPr="00114DD5">
        <w:rPr>
          <w:rFonts w:ascii="Arial" w:hAnsi="Arial" w:cs="Arial"/>
          <w:sz w:val="28"/>
          <w:szCs w:val="28"/>
        </w:rPr>
        <w:t xml:space="preserve"> </w:t>
      </w:r>
      <w:proofErr w:type="spellStart"/>
      <w:r w:rsidRPr="00114DD5">
        <w:rPr>
          <w:rFonts w:ascii="Arial" w:hAnsi="Arial" w:cs="Arial"/>
          <w:sz w:val="28"/>
          <w:szCs w:val="28"/>
        </w:rPr>
        <w:t>kuona</w:t>
      </w:r>
      <w:proofErr w:type="spellEnd"/>
      <w:r w:rsidRPr="00114DD5">
        <w:rPr>
          <w:rFonts w:ascii="Arial" w:hAnsi="Arial" w:cs="Arial"/>
          <w:sz w:val="28"/>
          <w:szCs w:val="28"/>
        </w:rPr>
        <w:t xml:space="preserve"> Shoko </w:t>
      </w:r>
      <w:proofErr w:type="spellStart"/>
      <w:r w:rsidRPr="00114DD5">
        <w:rPr>
          <w:rFonts w:ascii="Arial" w:hAnsi="Arial" w:cs="Arial"/>
          <w:sz w:val="28"/>
          <w:szCs w:val="28"/>
        </w:rPr>
        <w:t>Renyu</w:t>
      </w:r>
      <w:proofErr w:type="spellEnd"/>
      <w:r w:rsidRPr="00114DD5">
        <w:rPr>
          <w:rFonts w:ascii="Arial" w:hAnsi="Arial" w:cs="Arial"/>
          <w:sz w:val="28"/>
          <w:szCs w:val="28"/>
        </w:rPr>
        <w:t xml:space="preserve"> </w:t>
      </w:r>
      <w:proofErr w:type="spellStart"/>
      <w:r w:rsidRPr="00114DD5">
        <w:rPr>
          <w:rFonts w:ascii="Arial" w:hAnsi="Arial" w:cs="Arial"/>
          <w:sz w:val="28"/>
          <w:szCs w:val="28"/>
        </w:rPr>
        <w:t>richisvorwa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96">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97">
            <w:rPr>
              <w:rFonts w:ascii="Arial" w:hAnsi="Arial" w:cs="Arial"/>
              <w:sz w:val="28"/>
              <w:szCs w:val="28"/>
              <w:lang w:val="x-none"/>
            </w:rPr>
          </w:rPrChange>
        </w:rPr>
        <w:t xml:space="preserve"> </w:t>
      </w:r>
      <w:r w:rsidRPr="00114DD5">
        <w:rPr>
          <w:rFonts w:ascii="Arial" w:hAnsi="Arial" w:cs="Arial"/>
          <w:sz w:val="28"/>
          <w:szCs w:val="28"/>
        </w:rPr>
        <w:t xml:space="preserve"> </w:t>
      </w:r>
      <w:proofErr w:type="spellStart"/>
      <w:r w:rsidRPr="00114DD5">
        <w:rPr>
          <w:rFonts w:ascii="Arial" w:hAnsi="Arial" w:cs="Arial"/>
          <w:sz w:val="28"/>
          <w:szCs w:val="28"/>
        </w:rPr>
        <w:t>Mutichengetedze</w:t>
      </w:r>
      <w:proofErr w:type="spellEnd"/>
      <w:r w:rsidRPr="00114DD5">
        <w:rPr>
          <w:rFonts w:ascii="Arial" w:hAnsi="Arial" w:cs="Arial"/>
          <w:sz w:val="28"/>
          <w:szCs w:val="28"/>
        </w:rPr>
        <w:t xml:space="preserve"> kune </w:t>
      </w:r>
      <w:proofErr w:type="spellStart"/>
      <w:r w:rsidRPr="00114DD5">
        <w:rPr>
          <w:rFonts w:ascii="Arial" w:hAnsi="Arial" w:cs="Arial"/>
          <w:sz w:val="28"/>
          <w:szCs w:val="28"/>
        </w:rPr>
        <w:t>vanoda</w:t>
      </w:r>
      <w:proofErr w:type="spellEnd"/>
      <w:r w:rsidRPr="00114DD5">
        <w:rPr>
          <w:rFonts w:ascii="Arial" w:hAnsi="Arial" w:cs="Arial"/>
          <w:sz w:val="28"/>
          <w:szCs w:val="28"/>
        </w:rPr>
        <w:t xml:space="preserve"> </w:t>
      </w:r>
      <w:proofErr w:type="spellStart"/>
      <w:r w:rsidRPr="00114DD5">
        <w:rPr>
          <w:rFonts w:ascii="Arial" w:hAnsi="Arial" w:cs="Arial"/>
          <w:sz w:val="28"/>
          <w:szCs w:val="28"/>
        </w:rPr>
        <w:t>kuona</w:t>
      </w:r>
      <w:proofErr w:type="spellEnd"/>
      <w:r w:rsidRPr="00114DD5">
        <w:rPr>
          <w:rFonts w:ascii="Arial" w:hAnsi="Arial" w:cs="Arial"/>
          <w:sz w:val="28"/>
          <w:szCs w:val="28"/>
        </w:rPr>
        <w:t xml:space="preserve"> Kereke </w:t>
      </w:r>
      <w:proofErr w:type="spellStart"/>
      <w:r w:rsidRPr="00114DD5">
        <w:rPr>
          <w:rFonts w:ascii="Arial" w:hAnsi="Arial" w:cs="Arial"/>
          <w:sz w:val="28"/>
          <w:szCs w:val="28"/>
        </w:rPr>
        <w:t>yaMwari</w:t>
      </w:r>
      <w:proofErr w:type="spellEnd"/>
      <w:r w:rsidRPr="00114DD5">
        <w:rPr>
          <w:rFonts w:ascii="Arial" w:hAnsi="Arial" w:cs="Arial"/>
          <w:sz w:val="28"/>
          <w:szCs w:val="28"/>
        </w:rPr>
        <w:t xml:space="preserve"> </w:t>
      </w:r>
      <w:proofErr w:type="spellStart"/>
      <w:r w:rsidRPr="00114DD5">
        <w:rPr>
          <w:rFonts w:ascii="Arial" w:hAnsi="Arial" w:cs="Arial"/>
          <w:sz w:val="28"/>
          <w:szCs w:val="28"/>
        </w:rPr>
        <w:t>ichiparara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398">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399">
            <w:rPr>
              <w:rFonts w:ascii="Arial" w:hAnsi="Arial" w:cs="Arial"/>
              <w:sz w:val="28"/>
              <w:szCs w:val="28"/>
              <w:lang w:val="x-none"/>
            </w:rPr>
          </w:rPrChange>
        </w:rPr>
        <w:t xml:space="preserve"> </w:t>
      </w:r>
      <w:proofErr w:type="spellStart"/>
      <w:r w:rsidRPr="00114DD5">
        <w:rPr>
          <w:rFonts w:ascii="Arial" w:hAnsi="Arial" w:cs="Arial"/>
          <w:sz w:val="28"/>
          <w:szCs w:val="28"/>
        </w:rPr>
        <w:t>Irwai</w:t>
      </w:r>
      <w:proofErr w:type="spellEnd"/>
      <w:r w:rsidRPr="00114DD5">
        <w:rPr>
          <w:rFonts w:ascii="Arial" w:hAnsi="Arial" w:cs="Arial"/>
          <w:sz w:val="28"/>
          <w:szCs w:val="28"/>
        </w:rPr>
        <w:t xml:space="preserve"> </w:t>
      </w:r>
      <w:proofErr w:type="spellStart"/>
      <w:r w:rsidRPr="00114DD5">
        <w:rPr>
          <w:rFonts w:ascii="Arial" w:hAnsi="Arial" w:cs="Arial"/>
          <w:sz w:val="28"/>
          <w:szCs w:val="28"/>
        </w:rPr>
        <w:t>hondo</w:t>
      </w:r>
      <w:proofErr w:type="spellEnd"/>
      <w:r w:rsidRPr="00114DD5">
        <w:rPr>
          <w:rFonts w:ascii="Arial" w:hAnsi="Arial" w:cs="Arial"/>
          <w:sz w:val="28"/>
          <w:szCs w:val="28"/>
        </w:rPr>
        <w:t xml:space="preserve"> </w:t>
      </w:r>
      <w:proofErr w:type="spellStart"/>
      <w:r w:rsidRPr="00114DD5">
        <w:rPr>
          <w:rFonts w:ascii="Arial" w:hAnsi="Arial" w:cs="Arial"/>
          <w:sz w:val="28"/>
          <w:szCs w:val="28"/>
        </w:rPr>
        <w:t>Yenyu</w:t>
      </w:r>
      <w:proofErr w:type="spellEnd"/>
      <w:r w:rsidRPr="00114DD5">
        <w:rPr>
          <w:rFonts w:ascii="Arial" w:hAnsi="Arial" w:cs="Arial"/>
          <w:sz w:val="28"/>
          <w:szCs w:val="28"/>
        </w:rPr>
        <w:t xml:space="preserve"> Baba. </w:t>
      </w:r>
      <w:r w:rsidRPr="00114DD5">
        <w:rPr>
          <w:rFonts w:ascii="Arial" w:hAnsi="Arial" w:cs="Arial"/>
          <w:sz w:val="18"/>
          <w:szCs w:val="18"/>
          <w:rPrChange w:author="Transcriber01 JHB" w:date="2025-08-22T12:28:00Z" w16du:dateUtc="2025-08-22T10:28:00Z" w:id="1400">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01">
            <w:rPr>
              <w:rFonts w:ascii="Arial" w:hAnsi="Arial" w:cs="Arial"/>
              <w:sz w:val="28"/>
              <w:szCs w:val="28"/>
              <w:lang w:val="x-none"/>
            </w:rPr>
          </w:rPrChange>
        </w:rPr>
        <w:t xml:space="preserve"> </w:t>
      </w:r>
      <w:proofErr w:type="spellStart"/>
      <w:r w:rsidRPr="00114DD5">
        <w:rPr>
          <w:rFonts w:ascii="Arial" w:hAnsi="Arial" w:cs="Arial"/>
          <w:sz w:val="28"/>
          <w:szCs w:val="28"/>
        </w:rPr>
        <w:t>Sekurwa</w:t>
      </w:r>
      <w:proofErr w:type="spellEnd"/>
      <w:r w:rsidRPr="00114DD5">
        <w:rPr>
          <w:rFonts w:ascii="Arial" w:hAnsi="Arial" w:cs="Arial"/>
          <w:sz w:val="28"/>
          <w:szCs w:val="28"/>
        </w:rPr>
        <w:t xml:space="preserve"> </w:t>
      </w:r>
      <w:proofErr w:type="spellStart"/>
      <w:r w:rsidRPr="00114DD5">
        <w:rPr>
          <w:rFonts w:ascii="Arial" w:hAnsi="Arial" w:cs="Arial"/>
          <w:sz w:val="28"/>
          <w:szCs w:val="28"/>
        </w:rPr>
        <w:t>kwamakagara</w:t>
      </w:r>
      <w:proofErr w:type="spellEnd"/>
      <w:r w:rsidRPr="00114DD5">
        <w:rPr>
          <w:rFonts w:ascii="Arial" w:hAnsi="Arial" w:cs="Arial"/>
          <w:sz w:val="28"/>
          <w:szCs w:val="28"/>
        </w:rPr>
        <w:t xml:space="preserve"> </w:t>
      </w:r>
      <w:proofErr w:type="spellStart"/>
      <w:r w:rsidRPr="00114DD5">
        <w:rPr>
          <w:rFonts w:ascii="Arial" w:hAnsi="Arial" w:cs="Arial"/>
          <w:sz w:val="28"/>
          <w:szCs w:val="28"/>
        </w:rPr>
        <w:t>muchiyiita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02">
            <w:rPr>
              <w:rFonts w:ascii="Arial" w:hAnsi="Arial" w:cs="Arial"/>
              <w:sz w:val="18"/>
              <w:szCs w:val="18"/>
              <w:lang w:val="x-none"/>
            </w:rPr>
          </w:rPrChange>
        </w:rPr>
        <w:t>[Congregation says, “Amen.”]</w:t>
      </w:r>
    </w:p>
    <w:p w:rsidRPr="00114DD5" w:rsidR="00420EA2" w:rsidP="00420EA2" w:rsidRDefault="00420EA2" w14:paraId="4E2DE069" w14:textId="77777777">
      <w:pPr>
        <w:jc w:val="both"/>
        <w:rPr>
          <w:rFonts w:ascii="Arial" w:hAnsi="Arial" w:cs="Arial"/>
          <w:sz w:val="28"/>
          <w:szCs w:val="28"/>
        </w:rPr>
      </w:pPr>
      <w:r w:rsidRPr="00E479D5">
        <w:rPr>
          <w:rFonts w:ascii="Arial" w:hAnsi="Arial" w:cs="Arial"/>
          <w:sz w:val="28"/>
          <w:szCs w:val="28"/>
          <w:vertAlign w:val="superscript"/>
        </w:rPr>
        <w:t>50</w:t>
      </w:r>
      <w:r>
        <w:rPr>
          <w:rFonts w:ascii="Arial" w:hAnsi="Arial" w:cs="Arial"/>
          <w:sz w:val="28"/>
          <w:szCs w:val="28"/>
          <w:vertAlign w:val="superscript"/>
        </w:rPr>
        <w:t>8</w:t>
      </w:r>
      <w:r>
        <w:rPr>
          <w:rFonts w:ascii="Arial" w:hAnsi="Arial" w:cs="Arial"/>
          <w:sz w:val="28"/>
          <w:szCs w:val="28"/>
        </w:rPr>
        <w:t xml:space="preserve"> </w:t>
      </w:r>
      <w:r w:rsidRPr="00114DD5">
        <w:rPr>
          <w:rFonts w:ascii="Arial" w:hAnsi="Arial" w:cs="Arial"/>
          <w:sz w:val="28"/>
          <w:szCs w:val="28"/>
        </w:rPr>
        <w:t xml:space="preserve">Chititsvagirai </w:t>
      </w:r>
      <w:proofErr w:type="spellStart"/>
      <w:r w:rsidRPr="00114DD5">
        <w:rPr>
          <w:rFonts w:ascii="Arial" w:hAnsi="Arial" w:cs="Arial"/>
          <w:sz w:val="28"/>
          <w:szCs w:val="28"/>
        </w:rPr>
        <w:t>nzvimbo</w:t>
      </w:r>
      <w:proofErr w:type="spellEnd"/>
      <w:r w:rsidRPr="00114DD5">
        <w:rPr>
          <w:rFonts w:ascii="Arial" w:hAnsi="Arial" w:cs="Arial"/>
          <w:sz w:val="28"/>
          <w:szCs w:val="28"/>
        </w:rPr>
        <w:t xml:space="preserve"> </w:t>
      </w:r>
      <w:proofErr w:type="spellStart"/>
      <w:r w:rsidRPr="00114DD5">
        <w:rPr>
          <w:rFonts w:ascii="Arial" w:hAnsi="Arial" w:cs="Arial"/>
          <w:sz w:val="28"/>
          <w:szCs w:val="28"/>
        </w:rPr>
        <w:t>dzokuvaka</w:t>
      </w:r>
      <w:proofErr w:type="spellEnd"/>
      <w:r w:rsidRPr="00114DD5">
        <w:rPr>
          <w:rFonts w:ascii="Arial" w:hAnsi="Arial" w:cs="Arial"/>
          <w:sz w:val="28"/>
          <w:szCs w:val="28"/>
        </w:rPr>
        <w:t xml:space="preserve"> Jerusalem Home Of The Bride. </w:t>
      </w:r>
      <w:r w:rsidRPr="00114DD5">
        <w:rPr>
          <w:rFonts w:ascii="Arial" w:hAnsi="Arial" w:cs="Arial"/>
          <w:sz w:val="18"/>
          <w:szCs w:val="18"/>
          <w:rPrChange w:author="Transcriber01 JHB" w:date="2025-08-22T12:28:00Z" w16du:dateUtc="2025-08-22T10:28:00Z" w:id="1403">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04">
            <w:rPr>
              <w:rFonts w:ascii="Arial" w:hAnsi="Arial" w:cs="Arial"/>
              <w:sz w:val="28"/>
              <w:szCs w:val="28"/>
              <w:lang w:val="x-none"/>
            </w:rPr>
          </w:rPrChange>
        </w:rPr>
        <w:t xml:space="preserve"> </w:t>
      </w:r>
      <w:proofErr w:type="spellStart"/>
      <w:r w:rsidRPr="00114DD5">
        <w:rPr>
          <w:rFonts w:ascii="Arial" w:hAnsi="Arial" w:cs="Arial"/>
          <w:sz w:val="28"/>
          <w:szCs w:val="28"/>
        </w:rPr>
        <w:t>Tipeyi</w:t>
      </w:r>
      <w:proofErr w:type="spellEnd"/>
      <w:r w:rsidRPr="00114DD5">
        <w:rPr>
          <w:rFonts w:ascii="Arial" w:hAnsi="Arial" w:cs="Arial"/>
          <w:sz w:val="28"/>
          <w:szCs w:val="28"/>
        </w:rPr>
        <w:t xml:space="preserve"> </w:t>
      </w:r>
      <w:proofErr w:type="spellStart"/>
      <w:r w:rsidRPr="00114DD5">
        <w:rPr>
          <w:rFonts w:ascii="Arial" w:hAnsi="Arial" w:cs="Arial"/>
          <w:sz w:val="28"/>
          <w:szCs w:val="28"/>
        </w:rPr>
        <w:t>mari</w:t>
      </w:r>
      <w:proofErr w:type="spellEnd"/>
      <w:r w:rsidRPr="00114DD5">
        <w:rPr>
          <w:rFonts w:ascii="Arial" w:hAnsi="Arial" w:cs="Arial"/>
          <w:sz w:val="28"/>
          <w:szCs w:val="28"/>
        </w:rPr>
        <w:t xml:space="preserve"> </w:t>
      </w:r>
      <w:proofErr w:type="spellStart"/>
      <w:r w:rsidRPr="00114DD5">
        <w:rPr>
          <w:rFonts w:ascii="Arial" w:hAnsi="Arial" w:cs="Arial"/>
          <w:sz w:val="28"/>
          <w:szCs w:val="28"/>
        </w:rPr>
        <w:t>yekuvaka</w:t>
      </w:r>
      <w:proofErr w:type="spellEnd"/>
      <w:r w:rsidRPr="00114DD5">
        <w:rPr>
          <w:rFonts w:ascii="Arial" w:hAnsi="Arial" w:cs="Arial"/>
          <w:sz w:val="28"/>
          <w:szCs w:val="28"/>
        </w:rPr>
        <w:t xml:space="preserve"> </w:t>
      </w:r>
      <w:proofErr w:type="spellStart"/>
      <w:r w:rsidRPr="00114DD5">
        <w:rPr>
          <w:rFonts w:ascii="Arial" w:hAnsi="Arial" w:cs="Arial"/>
          <w:sz w:val="28"/>
          <w:szCs w:val="28"/>
        </w:rPr>
        <w:t>nzvimbo</w:t>
      </w:r>
      <w:proofErr w:type="spellEnd"/>
      <w:r w:rsidRPr="00114DD5">
        <w:rPr>
          <w:rFonts w:ascii="Arial" w:hAnsi="Arial" w:cs="Arial"/>
          <w:sz w:val="28"/>
          <w:szCs w:val="28"/>
        </w:rPr>
        <w:t xml:space="preserve"> </w:t>
      </w:r>
      <w:proofErr w:type="spellStart"/>
      <w:r w:rsidRPr="00114DD5">
        <w:rPr>
          <w:rFonts w:ascii="Arial" w:hAnsi="Arial" w:cs="Arial"/>
          <w:sz w:val="28"/>
          <w:szCs w:val="28"/>
        </w:rPr>
        <w:t>idzodz</w:t>
      </w:r>
      <w:r>
        <w:rPr>
          <w:rFonts w:ascii="Arial" w:hAnsi="Arial" w:cs="Arial"/>
          <w:sz w:val="28"/>
          <w:szCs w:val="28"/>
        </w:rPr>
        <w:t>i</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05">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06">
            <w:rPr>
              <w:rFonts w:ascii="Arial" w:hAnsi="Arial" w:cs="Arial"/>
              <w:sz w:val="28"/>
              <w:szCs w:val="28"/>
              <w:lang w:val="x-none"/>
            </w:rPr>
          </w:rPrChange>
        </w:rPr>
        <w:t xml:space="preserve"> </w:t>
      </w:r>
      <w:proofErr w:type="spellStart"/>
      <w:r w:rsidRPr="00114DD5">
        <w:rPr>
          <w:rFonts w:ascii="Arial" w:hAnsi="Arial" w:cs="Arial"/>
          <w:sz w:val="28"/>
          <w:szCs w:val="28"/>
        </w:rPr>
        <w:t>MuHarare</w:t>
      </w:r>
      <w:proofErr w:type="spellEnd"/>
      <w:r w:rsidRPr="00114DD5">
        <w:rPr>
          <w:rFonts w:ascii="Arial" w:hAnsi="Arial" w:cs="Arial"/>
          <w:sz w:val="28"/>
          <w:szCs w:val="28"/>
        </w:rPr>
        <w:t xml:space="preserve"> </w:t>
      </w:r>
      <w:proofErr w:type="spellStart"/>
      <w:r w:rsidRPr="00114DD5">
        <w:rPr>
          <w:rFonts w:ascii="Arial" w:hAnsi="Arial" w:cs="Arial"/>
          <w:sz w:val="28"/>
          <w:szCs w:val="28"/>
        </w:rPr>
        <w:t>matapinda</w:t>
      </w:r>
      <w:proofErr w:type="spellEnd"/>
      <w:r w:rsidRPr="00114DD5">
        <w:rPr>
          <w:rFonts w:ascii="Arial" w:hAnsi="Arial" w:cs="Arial"/>
          <w:sz w:val="28"/>
          <w:szCs w:val="28"/>
        </w:rPr>
        <w:t xml:space="preserve"> </w:t>
      </w:r>
      <w:proofErr w:type="spellStart"/>
      <w:r w:rsidRPr="00114DD5">
        <w:rPr>
          <w:rFonts w:ascii="Arial" w:hAnsi="Arial" w:cs="Arial"/>
          <w:sz w:val="28"/>
          <w:szCs w:val="28"/>
        </w:rPr>
        <w:t>vanotirwisa</w:t>
      </w:r>
      <w:proofErr w:type="spellEnd"/>
      <w:r w:rsidRPr="00114DD5">
        <w:rPr>
          <w:rFonts w:ascii="Arial" w:hAnsi="Arial" w:cs="Arial"/>
          <w:sz w:val="28"/>
          <w:szCs w:val="28"/>
        </w:rPr>
        <w:t xml:space="preserve">! </w:t>
      </w:r>
      <w:proofErr w:type="spellStart"/>
      <w:r w:rsidRPr="00114DD5">
        <w:rPr>
          <w:rFonts w:ascii="Arial" w:hAnsi="Arial" w:cs="Arial"/>
          <w:sz w:val="28"/>
          <w:szCs w:val="28"/>
        </w:rPr>
        <w:t>Ngavawire</w:t>
      </w:r>
      <w:proofErr w:type="spellEnd"/>
      <w:r w:rsidRPr="00114DD5">
        <w:rPr>
          <w:rFonts w:ascii="Arial" w:hAnsi="Arial" w:cs="Arial"/>
          <w:sz w:val="28"/>
          <w:szCs w:val="28"/>
        </w:rPr>
        <w:t xml:space="preserve"> </w:t>
      </w:r>
      <w:proofErr w:type="spellStart"/>
      <w:r w:rsidRPr="00114DD5">
        <w:rPr>
          <w:rFonts w:ascii="Arial" w:hAnsi="Arial" w:cs="Arial"/>
          <w:sz w:val="28"/>
          <w:szCs w:val="28"/>
        </w:rPr>
        <w:t>mumakomba</w:t>
      </w:r>
      <w:proofErr w:type="spellEnd"/>
      <w:r w:rsidRPr="00114DD5">
        <w:rPr>
          <w:rFonts w:ascii="Arial" w:hAnsi="Arial" w:cs="Arial"/>
          <w:sz w:val="28"/>
          <w:szCs w:val="28"/>
        </w:rPr>
        <w:t xml:space="preserve"> </w:t>
      </w:r>
      <w:proofErr w:type="spellStart"/>
      <w:r w:rsidRPr="00114DD5">
        <w:rPr>
          <w:rFonts w:ascii="Arial" w:hAnsi="Arial" w:cs="Arial"/>
          <w:sz w:val="28"/>
          <w:szCs w:val="28"/>
        </w:rPr>
        <w:t>avanoticherera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07">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08">
            <w:rPr>
              <w:rFonts w:ascii="Arial" w:hAnsi="Arial" w:cs="Arial"/>
              <w:sz w:val="28"/>
              <w:szCs w:val="28"/>
              <w:lang w:val="x-none"/>
            </w:rPr>
          </w:rPrChange>
        </w:rPr>
        <w:t xml:space="preserve"> </w:t>
      </w:r>
      <w:proofErr w:type="spellStart"/>
      <w:r w:rsidRPr="00114DD5">
        <w:rPr>
          <w:rFonts w:ascii="Arial" w:hAnsi="Arial" w:cs="Arial"/>
          <w:sz w:val="28"/>
          <w:szCs w:val="28"/>
        </w:rPr>
        <w:t>Vanotironga</w:t>
      </w:r>
      <w:proofErr w:type="spellEnd"/>
      <w:r w:rsidRPr="00114DD5">
        <w:rPr>
          <w:rFonts w:ascii="Arial" w:hAnsi="Arial" w:cs="Arial"/>
          <w:sz w:val="28"/>
          <w:szCs w:val="28"/>
        </w:rPr>
        <w:t xml:space="preserve"> </w:t>
      </w:r>
      <w:proofErr w:type="spellStart"/>
      <w:r w:rsidRPr="00114DD5">
        <w:rPr>
          <w:rFonts w:ascii="Arial" w:hAnsi="Arial" w:cs="Arial"/>
          <w:sz w:val="28"/>
          <w:szCs w:val="28"/>
        </w:rPr>
        <w:t>ngavaparare</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09">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10">
            <w:rPr>
              <w:rFonts w:ascii="Arial" w:hAnsi="Arial" w:cs="Arial"/>
              <w:sz w:val="28"/>
              <w:szCs w:val="28"/>
              <w:lang w:val="x-none"/>
            </w:rPr>
          </w:rPrChange>
        </w:rPr>
        <w:t xml:space="preserve"> “</w:t>
      </w:r>
      <w:proofErr w:type="spellStart"/>
      <w:r w:rsidRPr="00114DD5">
        <w:rPr>
          <w:rFonts w:ascii="Arial" w:hAnsi="Arial" w:cs="Arial"/>
          <w:sz w:val="28"/>
          <w:szCs w:val="28"/>
        </w:rPr>
        <w:t>Ngavauye</w:t>
      </w:r>
      <w:proofErr w:type="spellEnd"/>
      <w:r w:rsidRPr="00114DD5">
        <w:rPr>
          <w:rFonts w:ascii="Arial" w:hAnsi="Arial" w:cs="Arial"/>
          <w:sz w:val="28"/>
          <w:szCs w:val="28"/>
        </w:rPr>
        <w:t xml:space="preserve"> </w:t>
      </w:r>
      <w:proofErr w:type="spellStart"/>
      <w:r w:rsidRPr="00114DD5">
        <w:rPr>
          <w:rFonts w:ascii="Arial" w:hAnsi="Arial" w:cs="Arial"/>
          <w:sz w:val="28"/>
          <w:szCs w:val="28"/>
        </w:rPr>
        <w:t>vakabatana</w:t>
      </w:r>
      <w:proofErr w:type="spellEnd"/>
      <w:r w:rsidRPr="00114DD5">
        <w:rPr>
          <w:rFonts w:ascii="Arial" w:hAnsi="Arial" w:cs="Arial"/>
          <w:sz w:val="28"/>
          <w:szCs w:val="28"/>
        </w:rPr>
        <w:t xml:space="preserve"> </w:t>
      </w:r>
      <w:proofErr w:type="spellStart"/>
      <w:r w:rsidRPr="00114DD5">
        <w:rPr>
          <w:rFonts w:ascii="Arial" w:hAnsi="Arial" w:cs="Arial"/>
          <w:sz w:val="28"/>
          <w:szCs w:val="28"/>
        </w:rPr>
        <w:t>vodzokera</w:t>
      </w:r>
      <w:proofErr w:type="spellEnd"/>
      <w:r w:rsidRPr="00114DD5">
        <w:rPr>
          <w:rFonts w:ascii="Arial" w:hAnsi="Arial" w:cs="Arial"/>
          <w:sz w:val="28"/>
          <w:szCs w:val="28"/>
        </w:rPr>
        <w:t xml:space="preserve"> </w:t>
      </w:r>
      <w:proofErr w:type="spellStart"/>
      <w:r w:rsidRPr="00114DD5">
        <w:rPr>
          <w:rFonts w:ascii="Arial" w:hAnsi="Arial" w:cs="Arial"/>
          <w:sz w:val="28"/>
          <w:szCs w:val="28"/>
        </w:rPr>
        <w:t>nenzira</w:t>
      </w:r>
      <w:proofErr w:type="spellEnd"/>
      <w:r w:rsidRPr="00114DD5">
        <w:rPr>
          <w:rFonts w:ascii="Arial" w:hAnsi="Arial" w:cs="Arial"/>
          <w:sz w:val="28"/>
          <w:szCs w:val="28"/>
        </w:rPr>
        <w:t xml:space="preserve"> </w:t>
      </w:r>
      <w:proofErr w:type="spellStart"/>
      <w:r w:rsidRPr="00114DD5">
        <w:rPr>
          <w:rFonts w:ascii="Arial" w:hAnsi="Arial" w:cs="Arial"/>
          <w:sz w:val="28"/>
          <w:szCs w:val="28"/>
        </w:rPr>
        <w:t>nomwe</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11">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12">
            <w:rPr>
              <w:rFonts w:ascii="Arial" w:hAnsi="Arial" w:cs="Arial"/>
              <w:sz w:val="28"/>
              <w:szCs w:val="28"/>
              <w:lang w:val="x-none"/>
            </w:rPr>
          </w:rPrChange>
        </w:rPr>
        <w:t xml:space="preserve"> </w:t>
      </w:r>
      <w:proofErr w:type="spellStart"/>
      <w:r w:rsidRPr="00114DD5">
        <w:rPr>
          <w:rFonts w:ascii="Arial" w:hAnsi="Arial" w:cs="Arial"/>
          <w:sz w:val="28"/>
          <w:szCs w:val="28"/>
        </w:rPr>
        <w:t>Satani</w:t>
      </w:r>
      <w:proofErr w:type="spellEnd"/>
      <w:r w:rsidRPr="00114DD5">
        <w:rPr>
          <w:rFonts w:ascii="Arial" w:hAnsi="Arial" w:cs="Arial"/>
          <w:sz w:val="28"/>
          <w:szCs w:val="28"/>
        </w:rPr>
        <w:t xml:space="preserve"> </w:t>
      </w:r>
      <w:proofErr w:type="spellStart"/>
      <w:r w:rsidRPr="00114DD5">
        <w:rPr>
          <w:rFonts w:ascii="Arial" w:hAnsi="Arial" w:cs="Arial"/>
          <w:sz w:val="28"/>
          <w:szCs w:val="28"/>
        </w:rPr>
        <w:t>tinokuraira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13">
            <w:rPr>
              <w:rFonts w:ascii="Arial" w:hAnsi="Arial" w:cs="Arial"/>
              <w:sz w:val="18"/>
              <w:szCs w:val="18"/>
              <w:lang w:val="x-none"/>
            </w:rPr>
          </w:rPrChange>
        </w:rPr>
        <w:t>[Congregation says, “Amen.”]</w:t>
      </w:r>
    </w:p>
    <w:p w:rsidR="00420EA2" w:rsidP="00420EA2" w:rsidRDefault="00420EA2" w14:paraId="5106EA5E" w14:textId="77777777">
      <w:pPr>
        <w:jc w:val="both"/>
        <w:rPr>
          <w:rFonts w:ascii="Arial" w:hAnsi="Arial" w:cs="Arial"/>
          <w:sz w:val="28"/>
          <w:szCs w:val="28"/>
        </w:rPr>
      </w:pPr>
      <w:r w:rsidRPr="00E479D5">
        <w:rPr>
          <w:rFonts w:ascii="Arial" w:hAnsi="Arial" w:cs="Arial"/>
          <w:sz w:val="28"/>
          <w:szCs w:val="28"/>
          <w:vertAlign w:val="superscript"/>
        </w:rPr>
        <w:t>50</w:t>
      </w:r>
      <w:r>
        <w:rPr>
          <w:rFonts w:ascii="Arial" w:hAnsi="Arial" w:cs="Arial"/>
          <w:sz w:val="28"/>
          <w:szCs w:val="28"/>
          <w:vertAlign w:val="superscript"/>
        </w:rPr>
        <w:t>9</w:t>
      </w:r>
      <w:r>
        <w:rPr>
          <w:rFonts w:ascii="Arial" w:hAnsi="Arial" w:cs="Arial"/>
          <w:sz w:val="28"/>
          <w:szCs w:val="28"/>
        </w:rPr>
        <w:t xml:space="preserve"> </w:t>
      </w:r>
      <w:r w:rsidRPr="00114DD5">
        <w:rPr>
          <w:rFonts w:ascii="Arial" w:hAnsi="Arial" w:cs="Arial"/>
          <w:sz w:val="28"/>
          <w:szCs w:val="28"/>
        </w:rPr>
        <w:t xml:space="preserve">Baba </w:t>
      </w:r>
      <w:proofErr w:type="spellStart"/>
      <w:r w:rsidRPr="00114DD5">
        <w:rPr>
          <w:rFonts w:ascii="Arial" w:hAnsi="Arial" w:cs="Arial"/>
          <w:sz w:val="28"/>
          <w:szCs w:val="28"/>
        </w:rPr>
        <w:t>tinotsiura</w:t>
      </w:r>
      <w:proofErr w:type="spellEnd"/>
      <w:r w:rsidRPr="00114DD5">
        <w:rPr>
          <w:rFonts w:ascii="Arial" w:hAnsi="Arial" w:cs="Arial"/>
          <w:sz w:val="28"/>
          <w:szCs w:val="28"/>
        </w:rPr>
        <w:t xml:space="preserve"> </w:t>
      </w:r>
      <w:proofErr w:type="spellStart"/>
      <w:r w:rsidRPr="00114DD5">
        <w:rPr>
          <w:rFonts w:ascii="Arial" w:hAnsi="Arial" w:cs="Arial"/>
          <w:sz w:val="28"/>
          <w:szCs w:val="28"/>
        </w:rPr>
        <w:t>mweya</w:t>
      </w:r>
      <w:proofErr w:type="spellEnd"/>
      <w:r w:rsidRPr="00114DD5">
        <w:rPr>
          <w:rFonts w:ascii="Arial" w:hAnsi="Arial" w:cs="Arial"/>
          <w:sz w:val="28"/>
          <w:szCs w:val="28"/>
        </w:rPr>
        <w:t xml:space="preserve"> </w:t>
      </w:r>
      <w:proofErr w:type="spellStart"/>
      <w:r w:rsidRPr="00114DD5">
        <w:rPr>
          <w:rFonts w:ascii="Arial" w:hAnsi="Arial" w:cs="Arial"/>
          <w:sz w:val="28"/>
          <w:szCs w:val="28"/>
        </w:rPr>
        <w:t>yese</w:t>
      </w:r>
      <w:proofErr w:type="spellEnd"/>
      <w:r w:rsidRPr="00114DD5">
        <w:rPr>
          <w:rFonts w:ascii="Arial" w:hAnsi="Arial" w:cs="Arial"/>
          <w:sz w:val="28"/>
          <w:szCs w:val="28"/>
        </w:rPr>
        <w:t xml:space="preserve"> </w:t>
      </w:r>
      <w:proofErr w:type="spellStart"/>
      <w:r w:rsidRPr="00114DD5">
        <w:rPr>
          <w:rFonts w:ascii="Arial" w:hAnsi="Arial" w:cs="Arial"/>
          <w:sz w:val="28"/>
          <w:szCs w:val="28"/>
        </w:rPr>
        <w:t>yemadzinza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14">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15">
            <w:rPr>
              <w:rFonts w:ascii="Arial" w:hAnsi="Arial" w:cs="Arial"/>
              <w:sz w:val="28"/>
              <w:szCs w:val="28"/>
              <w:lang w:val="x-none"/>
            </w:rPr>
          </w:rPrChange>
        </w:rPr>
        <w:t xml:space="preserve"> </w:t>
      </w:r>
      <w:proofErr w:type="spellStart"/>
      <w:r w:rsidRPr="00114DD5">
        <w:rPr>
          <w:rFonts w:ascii="Arial" w:hAnsi="Arial" w:cs="Arial"/>
          <w:sz w:val="28"/>
          <w:szCs w:val="28"/>
        </w:rPr>
        <w:t>Huroyi</w:t>
      </w:r>
      <w:proofErr w:type="spellEnd"/>
      <w:r w:rsidRPr="00114DD5">
        <w:rPr>
          <w:rFonts w:ascii="Arial" w:hAnsi="Arial" w:cs="Arial"/>
          <w:sz w:val="28"/>
          <w:szCs w:val="28"/>
        </w:rPr>
        <w:t xml:space="preserve"> </w:t>
      </w:r>
      <w:proofErr w:type="spellStart"/>
      <w:r w:rsidRPr="00114DD5">
        <w:rPr>
          <w:rFonts w:ascii="Arial" w:hAnsi="Arial" w:cs="Arial"/>
          <w:sz w:val="28"/>
          <w:szCs w:val="28"/>
        </w:rPr>
        <w:t>hunenge</w:t>
      </w:r>
      <w:proofErr w:type="spellEnd"/>
      <w:r w:rsidRPr="00114DD5">
        <w:rPr>
          <w:rFonts w:ascii="Arial" w:hAnsi="Arial" w:cs="Arial"/>
          <w:sz w:val="28"/>
          <w:szCs w:val="28"/>
        </w:rPr>
        <w:t xml:space="preserve"> </w:t>
      </w:r>
      <w:proofErr w:type="spellStart"/>
      <w:r w:rsidRPr="00114DD5">
        <w:rPr>
          <w:rFonts w:ascii="Arial" w:hAnsi="Arial" w:cs="Arial"/>
          <w:sz w:val="28"/>
          <w:szCs w:val="28"/>
        </w:rPr>
        <w:t>hwakaiswa</w:t>
      </w:r>
      <w:proofErr w:type="spellEnd"/>
      <w:r w:rsidRPr="00114DD5">
        <w:rPr>
          <w:rFonts w:ascii="Arial" w:hAnsi="Arial" w:cs="Arial"/>
          <w:sz w:val="28"/>
          <w:szCs w:val="28"/>
        </w:rPr>
        <w:t xml:space="preserve"> </w:t>
      </w:r>
      <w:proofErr w:type="spellStart"/>
      <w:r w:rsidRPr="00114DD5">
        <w:rPr>
          <w:rFonts w:ascii="Arial" w:hAnsi="Arial" w:cs="Arial"/>
          <w:sz w:val="28"/>
          <w:szCs w:val="28"/>
        </w:rPr>
        <w:t>mumamisha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16">
            <w:rPr>
              <w:rFonts w:ascii="Arial" w:hAnsi="Arial" w:cs="Arial"/>
              <w:sz w:val="18"/>
              <w:szCs w:val="18"/>
              <w:lang w:val="x-none"/>
            </w:rPr>
          </w:rPrChange>
        </w:rPr>
        <w:t>[Congregation says, “Amen</w:t>
      </w:r>
      <w:r>
        <w:rPr>
          <w:rFonts w:ascii="Arial" w:hAnsi="Arial" w:cs="Arial"/>
          <w:sz w:val="18"/>
          <w:szCs w:val="18"/>
        </w:rPr>
        <w:t>,</w:t>
      </w:r>
      <w:r w:rsidRPr="001A5760">
        <w:rPr>
          <w:rFonts w:ascii="Arial" w:hAnsi="Arial" w:cs="Arial"/>
          <w:sz w:val="18"/>
          <w:szCs w:val="18"/>
        </w:rPr>
        <w:t>”]</w:t>
      </w:r>
      <w:r w:rsidRPr="001A5760">
        <w:rPr>
          <w:rFonts w:ascii="Arial" w:hAnsi="Arial" w:cs="Arial"/>
          <w:sz w:val="28"/>
          <w:szCs w:val="28"/>
        </w:rPr>
        <w:t xml:space="preserve"> </w:t>
      </w:r>
      <w:proofErr w:type="spellStart"/>
      <w:r w:rsidRPr="00114DD5">
        <w:rPr>
          <w:rFonts w:ascii="Arial" w:hAnsi="Arial" w:cs="Arial"/>
          <w:sz w:val="28"/>
          <w:szCs w:val="28"/>
        </w:rPr>
        <w:t>tinohutsiura</w:t>
      </w:r>
      <w:proofErr w:type="spellEnd"/>
      <w:r w:rsidRPr="00114DD5">
        <w:rPr>
          <w:rFonts w:ascii="Arial" w:hAnsi="Arial" w:cs="Arial"/>
          <w:sz w:val="28"/>
          <w:szCs w:val="28"/>
        </w:rPr>
        <w:t xml:space="preserve"> Baba! </w:t>
      </w:r>
      <w:r w:rsidRPr="001A5760">
        <w:rPr>
          <w:rFonts w:ascii="Arial" w:hAnsi="Arial" w:cs="Arial"/>
          <w:sz w:val="18"/>
          <w:szCs w:val="18"/>
        </w:rPr>
        <w:t>[Congregation says, “Amen.”]</w:t>
      </w:r>
      <w:r w:rsidRPr="001A5760">
        <w:rPr>
          <w:rFonts w:ascii="Arial" w:hAnsi="Arial" w:cs="Arial"/>
          <w:sz w:val="28"/>
          <w:szCs w:val="28"/>
        </w:rPr>
        <w:t xml:space="preserve"> </w:t>
      </w:r>
      <w:proofErr w:type="spellStart"/>
      <w:r w:rsidRPr="00114DD5">
        <w:rPr>
          <w:rFonts w:ascii="Arial" w:hAnsi="Arial" w:cs="Arial"/>
          <w:sz w:val="28"/>
          <w:szCs w:val="28"/>
        </w:rPr>
        <w:t>Chiuyai</w:t>
      </w:r>
      <w:proofErr w:type="spellEnd"/>
      <w:r w:rsidRPr="00114DD5">
        <w:rPr>
          <w:rFonts w:ascii="Arial" w:hAnsi="Arial" w:cs="Arial"/>
          <w:sz w:val="28"/>
          <w:szCs w:val="28"/>
        </w:rPr>
        <w:t xml:space="preserve"> </w:t>
      </w:r>
      <w:proofErr w:type="spellStart"/>
      <w:r w:rsidRPr="00114DD5">
        <w:rPr>
          <w:rFonts w:ascii="Arial" w:hAnsi="Arial" w:cs="Arial"/>
          <w:sz w:val="28"/>
          <w:szCs w:val="28"/>
        </w:rPr>
        <w:t>mukati</w:t>
      </w:r>
      <w:proofErr w:type="spellEnd"/>
      <w:r w:rsidRPr="00114DD5">
        <w:rPr>
          <w:rFonts w:ascii="Arial" w:hAnsi="Arial" w:cs="Arial"/>
          <w:sz w:val="28"/>
          <w:szCs w:val="28"/>
        </w:rPr>
        <w:t xml:space="preserve"> </w:t>
      </w:r>
      <w:proofErr w:type="spellStart"/>
      <w:r w:rsidRPr="00114DD5">
        <w:rPr>
          <w:rFonts w:ascii="Arial" w:hAnsi="Arial" w:cs="Arial"/>
          <w:sz w:val="28"/>
          <w:szCs w:val="28"/>
        </w:rPr>
        <w:t>memba</w:t>
      </w:r>
      <w:proofErr w:type="spellEnd"/>
      <w:r w:rsidRPr="00114DD5">
        <w:rPr>
          <w:rFonts w:ascii="Arial" w:hAnsi="Arial" w:cs="Arial"/>
          <w:sz w:val="28"/>
          <w:szCs w:val="28"/>
        </w:rPr>
        <w:t xml:space="preserve"> </w:t>
      </w:r>
      <w:proofErr w:type="spellStart"/>
      <w:r w:rsidRPr="00114DD5">
        <w:rPr>
          <w:rFonts w:ascii="Arial" w:hAnsi="Arial" w:cs="Arial"/>
          <w:sz w:val="28"/>
          <w:szCs w:val="28"/>
        </w:rPr>
        <w:t>ino</w:t>
      </w:r>
      <w:proofErr w:type="spellEnd"/>
      <w:r w:rsidRPr="00114DD5">
        <w:rPr>
          <w:rFonts w:ascii="Arial" w:hAnsi="Arial" w:cs="Arial"/>
          <w:sz w:val="28"/>
          <w:szCs w:val="28"/>
        </w:rPr>
        <w:t xml:space="preserve"> Baba </w:t>
      </w:r>
      <w:proofErr w:type="spellStart"/>
      <w:r w:rsidRPr="00114DD5">
        <w:rPr>
          <w:rFonts w:ascii="Arial" w:hAnsi="Arial" w:cs="Arial"/>
          <w:sz w:val="28"/>
          <w:szCs w:val="28"/>
        </w:rPr>
        <w:t>wakarurama</w:t>
      </w:r>
      <w:proofErr w:type="spellEnd"/>
      <w:r w:rsidRPr="00114DD5">
        <w:rPr>
          <w:rFonts w:ascii="Arial" w:hAnsi="Arial" w:cs="Arial"/>
          <w:sz w:val="28"/>
          <w:szCs w:val="28"/>
        </w:rPr>
        <w:t xml:space="preserve">, </w:t>
      </w:r>
      <w:proofErr w:type="spellStart"/>
      <w:r w:rsidRPr="00114DD5">
        <w:rPr>
          <w:rFonts w:ascii="Arial" w:hAnsi="Arial" w:cs="Arial"/>
          <w:sz w:val="28"/>
          <w:szCs w:val="28"/>
        </w:rPr>
        <w:t>muchinje</w:t>
      </w:r>
      <w:proofErr w:type="spellEnd"/>
      <w:r w:rsidRPr="00114DD5">
        <w:rPr>
          <w:rFonts w:ascii="Arial" w:hAnsi="Arial" w:cs="Arial"/>
          <w:sz w:val="28"/>
          <w:szCs w:val="28"/>
        </w:rPr>
        <w:t xml:space="preserve"> status </w:t>
      </w:r>
      <w:proofErr w:type="spellStart"/>
      <w:r w:rsidRPr="00114DD5">
        <w:rPr>
          <w:rFonts w:ascii="Arial" w:hAnsi="Arial" w:cs="Arial"/>
          <w:sz w:val="28"/>
          <w:szCs w:val="28"/>
        </w:rPr>
        <w:t>yemumwe</w:t>
      </w:r>
      <w:proofErr w:type="spellEnd"/>
      <w:r w:rsidRPr="00114DD5">
        <w:rPr>
          <w:rFonts w:ascii="Arial" w:hAnsi="Arial" w:cs="Arial"/>
          <w:sz w:val="28"/>
          <w:szCs w:val="28"/>
        </w:rPr>
        <w:t xml:space="preserve"> </w:t>
      </w:r>
      <w:proofErr w:type="spellStart"/>
      <w:r w:rsidRPr="00114DD5">
        <w:rPr>
          <w:rFonts w:ascii="Arial" w:hAnsi="Arial" w:cs="Arial"/>
          <w:sz w:val="28"/>
          <w:szCs w:val="28"/>
        </w:rPr>
        <w:t>nemumwe</w:t>
      </w:r>
      <w:proofErr w:type="spellEnd"/>
      <w:r w:rsidRPr="00114DD5">
        <w:rPr>
          <w:rFonts w:ascii="Arial" w:hAnsi="Arial" w:cs="Arial"/>
          <w:sz w:val="28"/>
          <w:szCs w:val="28"/>
        </w:rPr>
        <w:t xml:space="preserve"> </w:t>
      </w:r>
      <w:proofErr w:type="spellStart"/>
      <w:r w:rsidRPr="00114DD5">
        <w:rPr>
          <w:rFonts w:ascii="Arial" w:hAnsi="Arial" w:cs="Arial"/>
          <w:sz w:val="28"/>
          <w:szCs w:val="28"/>
        </w:rPr>
        <w:t>ari</w:t>
      </w:r>
      <w:proofErr w:type="spellEnd"/>
      <w:r w:rsidRPr="00114DD5">
        <w:rPr>
          <w:rFonts w:ascii="Arial" w:hAnsi="Arial" w:cs="Arial"/>
          <w:sz w:val="28"/>
          <w:szCs w:val="28"/>
        </w:rPr>
        <w:t xml:space="preserve"> </w:t>
      </w:r>
      <w:proofErr w:type="spellStart"/>
      <w:r w:rsidRPr="00114DD5">
        <w:rPr>
          <w:rFonts w:ascii="Arial" w:hAnsi="Arial" w:cs="Arial"/>
          <w:sz w:val="28"/>
          <w:szCs w:val="28"/>
        </w:rPr>
        <w:t>pano</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17">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18">
            <w:rPr>
              <w:rFonts w:ascii="Arial" w:hAnsi="Arial" w:cs="Arial"/>
              <w:sz w:val="28"/>
              <w:szCs w:val="28"/>
              <w:lang w:val="x-none"/>
            </w:rPr>
          </w:rPrChange>
        </w:rPr>
        <w:t xml:space="preserve"> </w:t>
      </w:r>
      <w:r w:rsidRPr="00114DD5">
        <w:rPr>
          <w:rFonts w:ascii="Arial" w:hAnsi="Arial" w:cs="Arial"/>
          <w:sz w:val="28"/>
          <w:szCs w:val="28"/>
        </w:rPr>
        <w:t xml:space="preserve">Baba makanaka </w:t>
      </w:r>
      <w:proofErr w:type="spellStart"/>
      <w:r w:rsidRPr="00114DD5">
        <w:rPr>
          <w:rFonts w:ascii="Arial" w:hAnsi="Arial" w:cs="Arial"/>
          <w:sz w:val="28"/>
          <w:szCs w:val="28"/>
        </w:rPr>
        <w:t>mubatsire</w:t>
      </w:r>
      <w:proofErr w:type="spellEnd"/>
      <w:r w:rsidRPr="00114DD5">
        <w:rPr>
          <w:rFonts w:ascii="Arial" w:hAnsi="Arial" w:cs="Arial"/>
          <w:sz w:val="28"/>
          <w:szCs w:val="28"/>
        </w:rPr>
        <w:t xml:space="preserve"> </w:t>
      </w:r>
      <w:proofErr w:type="spellStart"/>
      <w:r w:rsidRPr="00114DD5">
        <w:rPr>
          <w:rFonts w:ascii="Arial" w:hAnsi="Arial" w:cs="Arial"/>
          <w:sz w:val="28"/>
          <w:szCs w:val="28"/>
        </w:rPr>
        <w:t>Tenzi</w:t>
      </w:r>
      <w:proofErr w:type="spellEnd"/>
      <w:r w:rsidRPr="00114DD5">
        <w:rPr>
          <w:rFonts w:ascii="Arial" w:hAnsi="Arial" w:cs="Arial"/>
          <w:sz w:val="28"/>
          <w:szCs w:val="28"/>
        </w:rPr>
        <w:t xml:space="preserve"> </w:t>
      </w:r>
      <w:proofErr w:type="spellStart"/>
      <w:r w:rsidRPr="00114DD5">
        <w:rPr>
          <w:rFonts w:ascii="Arial" w:hAnsi="Arial" w:cs="Arial"/>
          <w:sz w:val="28"/>
          <w:szCs w:val="28"/>
        </w:rPr>
        <w:t>wakanaka</w:t>
      </w:r>
      <w:proofErr w:type="spellEnd"/>
      <w:r w:rsidRPr="00114DD5">
        <w:rPr>
          <w:rFonts w:ascii="Arial" w:hAnsi="Arial" w:cs="Arial"/>
          <w:sz w:val="28"/>
          <w:szCs w:val="28"/>
        </w:rPr>
        <w:t xml:space="preserve"> </w:t>
      </w:r>
      <w:proofErr w:type="spellStart"/>
      <w:r w:rsidRPr="00114DD5">
        <w:rPr>
          <w:rFonts w:ascii="Arial" w:hAnsi="Arial" w:cs="Arial"/>
          <w:sz w:val="28"/>
          <w:szCs w:val="28"/>
        </w:rPr>
        <w:t>mumwe</w:t>
      </w:r>
      <w:proofErr w:type="spellEnd"/>
      <w:r w:rsidRPr="00114DD5">
        <w:rPr>
          <w:rFonts w:ascii="Arial" w:hAnsi="Arial" w:cs="Arial"/>
          <w:sz w:val="28"/>
          <w:szCs w:val="28"/>
        </w:rPr>
        <w:t xml:space="preserve"> </w:t>
      </w:r>
      <w:proofErr w:type="spellStart"/>
      <w:r w:rsidRPr="00114DD5">
        <w:rPr>
          <w:rFonts w:ascii="Arial" w:hAnsi="Arial" w:cs="Arial"/>
          <w:sz w:val="28"/>
          <w:szCs w:val="28"/>
        </w:rPr>
        <w:t>nemumwe</w:t>
      </w:r>
      <w:proofErr w:type="spellEnd"/>
      <w:r w:rsidRPr="00114DD5">
        <w:rPr>
          <w:rFonts w:ascii="Arial" w:hAnsi="Arial" w:cs="Arial"/>
          <w:sz w:val="28"/>
          <w:szCs w:val="28"/>
        </w:rPr>
        <w:t xml:space="preserve"> </w:t>
      </w:r>
      <w:proofErr w:type="spellStart"/>
      <w:r w:rsidRPr="00114DD5">
        <w:rPr>
          <w:rFonts w:ascii="Arial" w:hAnsi="Arial" w:cs="Arial"/>
          <w:sz w:val="28"/>
          <w:szCs w:val="28"/>
        </w:rPr>
        <w:t>wedu</w:t>
      </w:r>
      <w:proofErr w:type="spellEnd"/>
      <w:r w:rsidRPr="00114DD5">
        <w:rPr>
          <w:rFonts w:ascii="Arial" w:hAnsi="Arial" w:cs="Arial"/>
          <w:sz w:val="28"/>
          <w:szCs w:val="28"/>
        </w:rPr>
        <w:t>.</w:t>
      </w:r>
      <w:r w:rsidRPr="00114DD5">
        <w:rPr>
          <w:rFonts w:ascii="Arial" w:hAnsi="Arial" w:cs="Arial"/>
          <w:sz w:val="18"/>
          <w:szCs w:val="18"/>
          <w:rPrChange w:author="Transcriber01 JHB" w:date="2025-08-22T12:28:00Z" w16du:dateUtc="2025-08-22T10:28:00Z" w:id="1419">
            <w:rPr>
              <w:rFonts w:ascii="Arial" w:hAnsi="Arial" w:cs="Arial"/>
              <w:sz w:val="18"/>
              <w:szCs w:val="18"/>
              <w:lang w:val="x-none"/>
            </w:rPr>
          </w:rPrChange>
        </w:rPr>
        <w:t xml:space="preserve"> [Congregation says, “Amen.”]</w:t>
      </w:r>
      <w:r w:rsidRPr="00114DD5">
        <w:rPr>
          <w:rFonts w:ascii="Arial" w:hAnsi="Arial" w:cs="Arial"/>
          <w:sz w:val="28"/>
          <w:szCs w:val="28"/>
          <w:rPrChange w:author="Transcriber01 JHB" w:date="2025-08-22T12:28:00Z" w16du:dateUtc="2025-08-22T10:28:00Z" w:id="1420">
            <w:rPr>
              <w:rFonts w:ascii="Arial" w:hAnsi="Arial" w:cs="Arial"/>
              <w:sz w:val="28"/>
              <w:szCs w:val="28"/>
              <w:lang w:val="x-none"/>
            </w:rPr>
          </w:rPrChange>
        </w:rPr>
        <w:t xml:space="preserve"> </w:t>
      </w:r>
      <w:r w:rsidRPr="00114DD5">
        <w:rPr>
          <w:rFonts w:ascii="Arial" w:hAnsi="Arial" w:cs="Arial"/>
          <w:sz w:val="28"/>
          <w:szCs w:val="28"/>
        </w:rPr>
        <w:t xml:space="preserve"> </w:t>
      </w:r>
      <w:proofErr w:type="spellStart"/>
      <w:r w:rsidRPr="00114DD5">
        <w:rPr>
          <w:rFonts w:ascii="Arial" w:hAnsi="Arial" w:cs="Arial"/>
          <w:sz w:val="28"/>
          <w:szCs w:val="28"/>
        </w:rPr>
        <w:t>Tenzi</w:t>
      </w:r>
      <w:proofErr w:type="spellEnd"/>
      <w:r w:rsidRPr="00114DD5">
        <w:rPr>
          <w:rFonts w:ascii="Arial" w:hAnsi="Arial" w:cs="Arial"/>
          <w:sz w:val="28"/>
          <w:szCs w:val="28"/>
        </w:rPr>
        <w:t xml:space="preserve"> </w:t>
      </w:r>
      <w:r>
        <w:rPr>
          <w:rFonts w:ascii="Arial" w:hAnsi="Arial" w:cs="Arial"/>
          <w:sz w:val="28"/>
          <w:szCs w:val="28"/>
        </w:rPr>
        <w:t>m</w:t>
      </w:r>
      <w:r w:rsidRPr="00114DD5">
        <w:rPr>
          <w:rFonts w:ascii="Arial" w:hAnsi="Arial" w:cs="Arial"/>
          <w:sz w:val="28"/>
          <w:szCs w:val="28"/>
        </w:rPr>
        <w:t xml:space="preserve">akanaka </w:t>
      </w:r>
      <w:proofErr w:type="spellStart"/>
      <w:r w:rsidRPr="00114DD5">
        <w:rPr>
          <w:rFonts w:ascii="Arial" w:hAnsi="Arial" w:cs="Arial"/>
          <w:sz w:val="28"/>
          <w:szCs w:val="28"/>
        </w:rPr>
        <w:t>agoziva</w:t>
      </w:r>
      <w:proofErr w:type="spellEnd"/>
      <w:r w:rsidRPr="00114DD5">
        <w:rPr>
          <w:rFonts w:ascii="Arial" w:hAnsi="Arial" w:cs="Arial"/>
          <w:sz w:val="28"/>
          <w:szCs w:val="28"/>
        </w:rPr>
        <w:t xml:space="preserve"> </w:t>
      </w:r>
      <w:proofErr w:type="spellStart"/>
      <w:r w:rsidRPr="00114DD5">
        <w:rPr>
          <w:rFonts w:ascii="Arial" w:hAnsi="Arial" w:cs="Arial"/>
          <w:sz w:val="28"/>
          <w:szCs w:val="28"/>
        </w:rPr>
        <w:t>kuti</w:t>
      </w:r>
      <w:proofErr w:type="spellEnd"/>
      <w:r w:rsidRPr="00114DD5">
        <w:rPr>
          <w:rFonts w:ascii="Arial" w:hAnsi="Arial" w:cs="Arial"/>
          <w:sz w:val="28"/>
          <w:szCs w:val="28"/>
        </w:rPr>
        <w:t xml:space="preserve"> </w:t>
      </w:r>
      <w:proofErr w:type="spellStart"/>
      <w:r w:rsidRPr="00114DD5">
        <w:rPr>
          <w:rFonts w:ascii="Arial" w:hAnsi="Arial" w:cs="Arial"/>
          <w:sz w:val="28"/>
          <w:szCs w:val="28"/>
        </w:rPr>
        <w:t>azviwana</w:t>
      </w:r>
      <w:proofErr w:type="spellEnd"/>
      <w:r w:rsidRPr="00114DD5">
        <w:rPr>
          <w:rFonts w:ascii="Arial" w:hAnsi="Arial" w:cs="Arial"/>
          <w:sz w:val="28"/>
          <w:szCs w:val="28"/>
        </w:rPr>
        <w:t xml:space="preserve"> kuna</w:t>
      </w:r>
      <w:r>
        <w:rPr>
          <w:rFonts w:ascii="Arial" w:hAnsi="Arial" w:cs="Arial"/>
          <w:sz w:val="28"/>
          <w:szCs w:val="28"/>
        </w:rPr>
        <w:t xml:space="preserve"> </w:t>
      </w:r>
      <w:r w:rsidRPr="00114DD5">
        <w:rPr>
          <w:rFonts w:ascii="Arial" w:hAnsi="Arial" w:cs="Arial"/>
          <w:sz w:val="28"/>
          <w:szCs w:val="28"/>
        </w:rPr>
        <w:t xml:space="preserve">Mwari. </w:t>
      </w:r>
      <w:r w:rsidRPr="00114DD5">
        <w:rPr>
          <w:rFonts w:ascii="Arial" w:hAnsi="Arial" w:cs="Arial"/>
          <w:sz w:val="18"/>
          <w:szCs w:val="18"/>
          <w:rPrChange w:author="Transcriber01 JHB" w:date="2025-08-22T12:28:00Z" w16du:dateUtc="2025-08-22T10:28:00Z" w:id="1421">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22">
            <w:rPr>
              <w:rFonts w:ascii="Arial" w:hAnsi="Arial" w:cs="Arial"/>
              <w:sz w:val="28"/>
              <w:szCs w:val="28"/>
              <w:lang w:val="x-none"/>
            </w:rPr>
          </w:rPrChange>
        </w:rPr>
        <w:t xml:space="preserve"> </w:t>
      </w:r>
      <w:proofErr w:type="spellStart"/>
      <w:r w:rsidRPr="00114DD5">
        <w:rPr>
          <w:rFonts w:ascii="Arial" w:hAnsi="Arial" w:cs="Arial"/>
          <w:sz w:val="28"/>
          <w:szCs w:val="28"/>
        </w:rPr>
        <w:t>Agodzorera</w:t>
      </w:r>
      <w:proofErr w:type="spellEnd"/>
      <w:r w:rsidRPr="00114DD5">
        <w:rPr>
          <w:rFonts w:ascii="Arial" w:hAnsi="Arial" w:cs="Arial"/>
          <w:sz w:val="28"/>
          <w:szCs w:val="28"/>
        </w:rPr>
        <w:t xml:space="preserve"> kutenda </w:t>
      </w:r>
      <w:proofErr w:type="spellStart"/>
      <w:r w:rsidRPr="00114DD5">
        <w:rPr>
          <w:rFonts w:ascii="Arial" w:hAnsi="Arial" w:cs="Arial"/>
          <w:sz w:val="28"/>
          <w:szCs w:val="28"/>
        </w:rPr>
        <w:t>kwake</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23">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24">
            <w:rPr>
              <w:rFonts w:ascii="Arial" w:hAnsi="Arial" w:cs="Arial"/>
              <w:sz w:val="28"/>
              <w:szCs w:val="28"/>
              <w:lang w:val="x-none"/>
            </w:rPr>
          </w:rPrChange>
        </w:rPr>
        <w:t xml:space="preserve"> </w:t>
      </w:r>
    </w:p>
    <w:p w:rsidRPr="00114DD5" w:rsidR="00420EA2" w:rsidP="00420EA2" w:rsidRDefault="00420EA2" w14:paraId="115A0A44" w14:textId="77777777">
      <w:pPr>
        <w:jc w:val="both"/>
        <w:rPr>
          <w:rFonts w:ascii="Arial" w:hAnsi="Arial" w:cs="Arial"/>
          <w:sz w:val="28"/>
          <w:szCs w:val="28"/>
        </w:rPr>
      </w:pPr>
      <w:r w:rsidRPr="00DA2C03">
        <w:rPr>
          <w:rFonts w:ascii="Arial" w:hAnsi="Arial" w:cs="Arial"/>
          <w:sz w:val="28"/>
          <w:szCs w:val="28"/>
          <w:vertAlign w:val="superscript"/>
        </w:rPr>
        <w:t>5</w:t>
      </w:r>
      <w:r>
        <w:rPr>
          <w:rFonts w:ascii="Arial" w:hAnsi="Arial" w:cs="Arial"/>
          <w:sz w:val="28"/>
          <w:szCs w:val="28"/>
          <w:vertAlign w:val="superscript"/>
        </w:rPr>
        <w:t>10</w:t>
      </w:r>
      <w:r>
        <w:rPr>
          <w:rFonts w:ascii="Arial" w:hAnsi="Arial" w:cs="Arial"/>
          <w:sz w:val="28"/>
          <w:szCs w:val="28"/>
        </w:rPr>
        <w:t xml:space="preserve"> </w:t>
      </w:r>
      <w:r w:rsidRPr="00114DD5">
        <w:rPr>
          <w:rFonts w:ascii="Arial" w:hAnsi="Arial" w:cs="Arial"/>
          <w:sz w:val="28"/>
          <w:szCs w:val="28"/>
        </w:rPr>
        <w:t xml:space="preserve">Tinotenda </w:t>
      </w:r>
      <w:proofErr w:type="spellStart"/>
      <w:r w:rsidRPr="00114DD5">
        <w:rPr>
          <w:rFonts w:ascii="Arial" w:hAnsi="Arial" w:cs="Arial"/>
          <w:sz w:val="28"/>
          <w:szCs w:val="28"/>
        </w:rPr>
        <w:t>nemufaro</w:t>
      </w:r>
      <w:proofErr w:type="spellEnd"/>
      <w:r w:rsidRPr="00114DD5">
        <w:rPr>
          <w:rFonts w:ascii="Arial" w:hAnsi="Arial" w:cs="Arial"/>
          <w:sz w:val="28"/>
          <w:szCs w:val="28"/>
        </w:rPr>
        <w:t xml:space="preserve"> </w:t>
      </w:r>
      <w:proofErr w:type="spellStart"/>
      <w:r w:rsidRPr="00114DD5">
        <w:rPr>
          <w:rFonts w:ascii="Arial" w:hAnsi="Arial" w:cs="Arial"/>
          <w:sz w:val="28"/>
          <w:szCs w:val="28"/>
        </w:rPr>
        <w:t>watinawo</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25">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26">
            <w:rPr>
              <w:rFonts w:ascii="Arial" w:hAnsi="Arial" w:cs="Arial"/>
              <w:sz w:val="28"/>
              <w:szCs w:val="28"/>
              <w:lang w:val="x-none"/>
            </w:rPr>
          </w:rPrChange>
        </w:rPr>
        <w:t xml:space="preserve"> </w:t>
      </w:r>
      <w:r w:rsidRPr="00114DD5">
        <w:rPr>
          <w:rFonts w:ascii="Arial" w:hAnsi="Arial" w:cs="Arial"/>
          <w:sz w:val="28"/>
          <w:szCs w:val="28"/>
        </w:rPr>
        <w:t xml:space="preserve">Tinotenda </w:t>
      </w:r>
      <w:proofErr w:type="spellStart"/>
      <w:r w:rsidRPr="00114DD5">
        <w:rPr>
          <w:rFonts w:ascii="Arial" w:hAnsi="Arial" w:cs="Arial"/>
          <w:sz w:val="28"/>
          <w:szCs w:val="28"/>
        </w:rPr>
        <w:t>nehutsvene</w:t>
      </w:r>
      <w:proofErr w:type="spellEnd"/>
      <w:r w:rsidRPr="00114DD5">
        <w:rPr>
          <w:rFonts w:ascii="Arial" w:hAnsi="Arial" w:cs="Arial"/>
          <w:sz w:val="28"/>
          <w:szCs w:val="28"/>
        </w:rPr>
        <w:t xml:space="preserve"> </w:t>
      </w:r>
      <w:proofErr w:type="spellStart"/>
      <w:r w:rsidRPr="00114DD5">
        <w:rPr>
          <w:rFonts w:ascii="Arial" w:hAnsi="Arial" w:cs="Arial"/>
          <w:sz w:val="28"/>
          <w:szCs w:val="28"/>
        </w:rPr>
        <w:t>Hwenyu</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27">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28">
            <w:rPr>
              <w:rFonts w:ascii="Arial" w:hAnsi="Arial" w:cs="Arial"/>
              <w:sz w:val="28"/>
              <w:szCs w:val="28"/>
              <w:lang w:val="x-none"/>
            </w:rPr>
          </w:rPrChange>
        </w:rPr>
        <w:t xml:space="preserve"> </w:t>
      </w:r>
      <w:r w:rsidRPr="00114DD5">
        <w:rPr>
          <w:rFonts w:ascii="Arial" w:hAnsi="Arial" w:cs="Arial"/>
          <w:sz w:val="28"/>
          <w:szCs w:val="28"/>
        </w:rPr>
        <w:t xml:space="preserve"> </w:t>
      </w:r>
      <w:proofErr w:type="spellStart"/>
      <w:r w:rsidRPr="00114DD5">
        <w:rPr>
          <w:rFonts w:ascii="Arial" w:hAnsi="Arial" w:cs="Arial"/>
          <w:sz w:val="28"/>
          <w:szCs w:val="28"/>
        </w:rPr>
        <w:t>Kudzwayi</w:t>
      </w:r>
      <w:proofErr w:type="spellEnd"/>
      <w:r w:rsidRPr="00114DD5">
        <w:rPr>
          <w:rFonts w:ascii="Arial" w:hAnsi="Arial" w:cs="Arial"/>
          <w:sz w:val="28"/>
          <w:szCs w:val="28"/>
        </w:rPr>
        <w:t xml:space="preserve"> </w:t>
      </w:r>
      <w:proofErr w:type="spellStart"/>
      <w:r w:rsidRPr="00114DD5">
        <w:rPr>
          <w:rFonts w:ascii="Arial" w:hAnsi="Arial" w:cs="Arial"/>
          <w:sz w:val="28"/>
          <w:szCs w:val="28"/>
        </w:rPr>
        <w:t>namatwayi</w:t>
      </w:r>
      <w:proofErr w:type="spellEnd"/>
      <w:r w:rsidRPr="00114DD5">
        <w:rPr>
          <w:rFonts w:ascii="Arial" w:hAnsi="Arial" w:cs="Arial"/>
          <w:sz w:val="28"/>
          <w:szCs w:val="28"/>
        </w:rPr>
        <w:t xml:space="preserve"> </w:t>
      </w:r>
      <w:proofErr w:type="spellStart"/>
      <w:r w:rsidRPr="00114DD5">
        <w:rPr>
          <w:rFonts w:ascii="Arial" w:hAnsi="Arial" w:cs="Arial"/>
          <w:sz w:val="28"/>
          <w:szCs w:val="28"/>
        </w:rPr>
        <w:t>nekusingapere</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29">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30">
            <w:rPr>
              <w:rFonts w:ascii="Arial" w:hAnsi="Arial" w:cs="Arial"/>
              <w:sz w:val="28"/>
              <w:szCs w:val="28"/>
              <w:lang w:val="x-none"/>
            </w:rPr>
          </w:rPrChange>
        </w:rPr>
        <w:t xml:space="preserve"> </w:t>
      </w:r>
      <w:proofErr w:type="spellStart"/>
      <w:r w:rsidRPr="00114DD5">
        <w:rPr>
          <w:rFonts w:ascii="Arial" w:hAnsi="Arial" w:cs="Arial"/>
          <w:sz w:val="28"/>
          <w:szCs w:val="28"/>
        </w:rPr>
        <w:t>Taikumbira</w:t>
      </w:r>
      <w:proofErr w:type="spellEnd"/>
      <w:r w:rsidRPr="00114DD5">
        <w:rPr>
          <w:rFonts w:ascii="Arial" w:hAnsi="Arial" w:cs="Arial"/>
          <w:sz w:val="28"/>
          <w:szCs w:val="28"/>
        </w:rPr>
        <w:t xml:space="preserve"> </w:t>
      </w:r>
      <w:proofErr w:type="spellStart"/>
      <w:r w:rsidRPr="00114DD5">
        <w:rPr>
          <w:rFonts w:ascii="Arial" w:hAnsi="Arial" w:cs="Arial"/>
          <w:sz w:val="28"/>
          <w:szCs w:val="28"/>
        </w:rPr>
        <w:t>izvi</w:t>
      </w:r>
      <w:proofErr w:type="spellEnd"/>
      <w:r w:rsidRPr="00114DD5">
        <w:rPr>
          <w:rFonts w:ascii="Arial" w:hAnsi="Arial" w:cs="Arial"/>
          <w:sz w:val="28"/>
          <w:szCs w:val="28"/>
        </w:rPr>
        <w:t xml:space="preserve"> Ishe </w:t>
      </w:r>
      <w:proofErr w:type="spellStart"/>
      <w:r w:rsidRPr="00114DD5">
        <w:rPr>
          <w:rFonts w:ascii="Arial" w:hAnsi="Arial" w:cs="Arial"/>
          <w:sz w:val="28"/>
          <w:szCs w:val="28"/>
        </w:rPr>
        <w:t>wekururama</w:t>
      </w:r>
      <w:proofErr w:type="spellEnd"/>
      <w:r w:rsidRPr="00114DD5">
        <w:rPr>
          <w:rFonts w:ascii="Arial" w:hAnsi="Arial" w:cs="Arial"/>
          <w:sz w:val="28"/>
          <w:szCs w:val="28"/>
        </w:rPr>
        <w:t xml:space="preserve"> nokutenda. </w:t>
      </w:r>
      <w:r w:rsidRPr="00114DD5">
        <w:rPr>
          <w:rFonts w:ascii="Arial" w:hAnsi="Arial" w:cs="Arial"/>
          <w:sz w:val="18"/>
          <w:szCs w:val="18"/>
          <w:rPrChange w:author="Transcriber01 JHB" w:date="2025-08-22T12:28:00Z" w16du:dateUtc="2025-08-22T10:28:00Z" w:id="1431">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32">
            <w:rPr>
              <w:rFonts w:ascii="Arial" w:hAnsi="Arial" w:cs="Arial"/>
              <w:sz w:val="28"/>
              <w:szCs w:val="28"/>
              <w:lang w:val="x-none"/>
            </w:rPr>
          </w:rPrChange>
        </w:rPr>
        <w:t xml:space="preserve"> </w:t>
      </w:r>
      <w:proofErr w:type="spellStart"/>
      <w:r w:rsidRPr="00114DD5">
        <w:rPr>
          <w:rFonts w:ascii="Arial" w:hAnsi="Arial" w:cs="Arial"/>
          <w:sz w:val="28"/>
          <w:szCs w:val="28"/>
        </w:rPr>
        <w:t>MuZita</w:t>
      </w:r>
      <w:proofErr w:type="spellEnd"/>
      <w:r w:rsidRPr="00114DD5">
        <w:rPr>
          <w:rFonts w:ascii="Arial" w:hAnsi="Arial" w:cs="Arial"/>
          <w:sz w:val="28"/>
          <w:szCs w:val="28"/>
        </w:rPr>
        <w:t xml:space="preserve"> </w:t>
      </w:r>
      <w:proofErr w:type="spellStart"/>
      <w:r w:rsidRPr="00114DD5">
        <w:rPr>
          <w:rFonts w:ascii="Arial" w:hAnsi="Arial" w:cs="Arial"/>
          <w:sz w:val="28"/>
          <w:szCs w:val="28"/>
        </w:rPr>
        <w:t>raTenzi</w:t>
      </w:r>
      <w:proofErr w:type="spellEnd"/>
      <w:r w:rsidRPr="00114DD5">
        <w:rPr>
          <w:rFonts w:ascii="Arial" w:hAnsi="Arial" w:cs="Arial"/>
          <w:sz w:val="28"/>
          <w:szCs w:val="28"/>
        </w:rPr>
        <w:t xml:space="preserve"> Jesu Kristu. </w:t>
      </w:r>
      <w:r w:rsidRPr="00114DD5">
        <w:rPr>
          <w:rFonts w:ascii="Arial" w:hAnsi="Arial" w:cs="Arial"/>
          <w:sz w:val="18"/>
          <w:szCs w:val="18"/>
          <w:rPrChange w:author="Transcriber01 JHB" w:date="2025-08-22T12:28:00Z" w16du:dateUtc="2025-08-22T10:28:00Z" w:id="1433">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34">
            <w:rPr>
              <w:rFonts w:ascii="Arial" w:hAnsi="Arial" w:cs="Arial"/>
              <w:sz w:val="28"/>
              <w:szCs w:val="28"/>
              <w:lang w:val="x-none"/>
            </w:rPr>
          </w:rPrChange>
        </w:rPr>
        <w:t xml:space="preserve"> </w:t>
      </w:r>
      <w:r w:rsidRPr="00114DD5">
        <w:rPr>
          <w:rFonts w:ascii="Arial" w:hAnsi="Arial" w:cs="Arial"/>
          <w:sz w:val="28"/>
          <w:szCs w:val="28"/>
        </w:rPr>
        <w:t xml:space="preserve">Amen and Amen. </w:t>
      </w:r>
      <w:r w:rsidRPr="00114DD5">
        <w:rPr>
          <w:rFonts w:ascii="Arial" w:hAnsi="Arial" w:cs="Arial"/>
          <w:sz w:val="18"/>
          <w:szCs w:val="18"/>
          <w:rPrChange w:author="Transcriber01 JHB" w:date="2025-08-22T12:28:00Z" w16du:dateUtc="2025-08-22T10:28:00Z" w:id="1435">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36">
            <w:rPr>
              <w:rFonts w:ascii="Arial" w:hAnsi="Arial" w:cs="Arial"/>
              <w:sz w:val="28"/>
              <w:szCs w:val="28"/>
              <w:lang w:val="x-none"/>
            </w:rPr>
          </w:rPrChange>
        </w:rPr>
        <w:t xml:space="preserve"> </w:t>
      </w:r>
      <w:proofErr w:type="spellStart"/>
      <w:r w:rsidRPr="00114DD5">
        <w:rPr>
          <w:rFonts w:ascii="Arial" w:hAnsi="Arial" w:cs="Arial"/>
          <w:sz w:val="28"/>
          <w:szCs w:val="28"/>
        </w:rPr>
        <w:t>Tigare</w:t>
      </w:r>
      <w:proofErr w:type="spellEnd"/>
      <w:r w:rsidRPr="00114DD5">
        <w:rPr>
          <w:rFonts w:ascii="Arial" w:hAnsi="Arial" w:cs="Arial"/>
          <w:sz w:val="28"/>
          <w:szCs w:val="28"/>
        </w:rPr>
        <w:t xml:space="preserve"> </w:t>
      </w:r>
      <w:proofErr w:type="spellStart"/>
      <w:r w:rsidRPr="00114DD5">
        <w:rPr>
          <w:rFonts w:ascii="Arial" w:hAnsi="Arial" w:cs="Arial"/>
          <w:sz w:val="28"/>
          <w:szCs w:val="28"/>
        </w:rPr>
        <w:t>hedu</w:t>
      </w:r>
      <w:proofErr w:type="spellEnd"/>
      <w:r w:rsidRPr="00114DD5">
        <w:rPr>
          <w:rFonts w:ascii="Arial" w:hAnsi="Arial" w:cs="Arial"/>
          <w:sz w:val="28"/>
          <w:szCs w:val="28"/>
        </w:rPr>
        <w:t xml:space="preserve"> tese </w:t>
      </w:r>
      <w:proofErr w:type="spellStart"/>
      <w:r w:rsidRPr="00114DD5">
        <w:rPr>
          <w:rFonts w:ascii="Arial" w:hAnsi="Arial" w:cs="Arial"/>
          <w:sz w:val="28"/>
          <w:szCs w:val="28"/>
        </w:rPr>
        <w:t>pasi</w:t>
      </w:r>
      <w:proofErr w:type="spellEnd"/>
      <w:r w:rsidRPr="00114DD5">
        <w:rPr>
          <w:rFonts w:ascii="Arial" w:hAnsi="Arial" w:cs="Arial"/>
          <w:sz w:val="28"/>
          <w:szCs w:val="28"/>
        </w:rPr>
        <w:t xml:space="preserve">. </w:t>
      </w:r>
    </w:p>
    <w:p w:rsidRPr="00114DD5" w:rsidR="00420EA2" w:rsidP="00420EA2" w:rsidRDefault="00420EA2" w14:paraId="46489EAE" w14:textId="77777777">
      <w:pPr>
        <w:jc w:val="both"/>
        <w:rPr>
          <w:rFonts w:ascii="Arial" w:hAnsi="Arial" w:cs="Arial"/>
          <w:sz w:val="28"/>
          <w:szCs w:val="28"/>
        </w:rPr>
      </w:pPr>
      <w:r w:rsidRPr="00DA2C03">
        <w:rPr>
          <w:rFonts w:ascii="Arial" w:hAnsi="Arial" w:cs="Arial"/>
          <w:sz w:val="28"/>
          <w:szCs w:val="28"/>
          <w:vertAlign w:val="superscript"/>
          <w:lang w:val="fr-FR"/>
        </w:rPr>
        <w:t>51</w:t>
      </w:r>
      <w:r>
        <w:rPr>
          <w:rFonts w:ascii="Arial" w:hAnsi="Arial" w:cs="Arial"/>
          <w:sz w:val="28"/>
          <w:szCs w:val="28"/>
          <w:vertAlign w:val="superscript"/>
          <w:lang w:val="fr-FR"/>
        </w:rPr>
        <w:t>1</w:t>
      </w:r>
      <w:r w:rsidRPr="00DA2C03">
        <w:rPr>
          <w:rFonts w:ascii="Arial" w:hAnsi="Arial" w:cs="Arial"/>
          <w:sz w:val="28"/>
          <w:szCs w:val="28"/>
          <w:lang w:val="fr-FR"/>
        </w:rPr>
        <w:t xml:space="preserve"> </w:t>
      </w:r>
      <w:proofErr w:type="spellStart"/>
      <w:r w:rsidRPr="00DA2C03">
        <w:rPr>
          <w:rFonts w:ascii="Arial" w:hAnsi="Arial" w:cs="Arial"/>
          <w:sz w:val="28"/>
          <w:szCs w:val="28"/>
          <w:lang w:val="fr-FR"/>
        </w:rPr>
        <w:t>Inguva</w:t>
      </w:r>
      <w:proofErr w:type="spellEnd"/>
      <w:r w:rsidRPr="00DA2C03">
        <w:rPr>
          <w:rFonts w:ascii="Arial" w:hAnsi="Arial" w:cs="Arial"/>
          <w:sz w:val="28"/>
          <w:szCs w:val="28"/>
          <w:lang w:val="fr-FR"/>
        </w:rPr>
        <w:t xml:space="preserve"> </w:t>
      </w:r>
      <w:proofErr w:type="spellStart"/>
      <w:r w:rsidRPr="00DA2C03">
        <w:rPr>
          <w:rFonts w:ascii="Arial" w:hAnsi="Arial" w:cs="Arial"/>
          <w:sz w:val="28"/>
          <w:szCs w:val="28"/>
          <w:lang w:val="fr-FR"/>
        </w:rPr>
        <w:t>yekunamatira</w:t>
      </w:r>
      <w:proofErr w:type="spellEnd"/>
      <w:r w:rsidRPr="00DA2C03">
        <w:rPr>
          <w:rFonts w:ascii="Arial" w:hAnsi="Arial" w:cs="Arial"/>
          <w:sz w:val="28"/>
          <w:szCs w:val="28"/>
          <w:lang w:val="fr-FR"/>
        </w:rPr>
        <w:t xml:space="preserve"> </w:t>
      </w:r>
      <w:proofErr w:type="spellStart"/>
      <w:r w:rsidRPr="00DA2C03">
        <w:rPr>
          <w:rFonts w:ascii="Arial" w:hAnsi="Arial" w:cs="Arial"/>
          <w:sz w:val="28"/>
          <w:szCs w:val="28"/>
          <w:lang w:val="fr-FR"/>
        </w:rPr>
        <w:t>vanorwara</w:t>
      </w:r>
      <w:proofErr w:type="spellEnd"/>
      <w:r w:rsidRPr="00DA2C03">
        <w:rPr>
          <w:rFonts w:ascii="Arial" w:hAnsi="Arial" w:cs="Arial"/>
          <w:sz w:val="28"/>
          <w:szCs w:val="28"/>
          <w:lang w:val="fr-FR"/>
        </w:rPr>
        <w:t xml:space="preserve"> </w:t>
      </w:r>
      <w:proofErr w:type="spellStart"/>
      <w:r w:rsidRPr="00DA2C03">
        <w:rPr>
          <w:rFonts w:ascii="Arial" w:hAnsi="Arial" w:cs="Arial"/>
          <w:sz w:val="28"/>
          <w:szCs w:val="28"/>
          <w:lang w:val="fr-FR"/>
        </w:rPr>
        <w:t>nokutora</w:t>
      </w:r>
      <w:proofErr w:type="spellEnd"/>
      <w:r w:rsidRPr="00DA2C03">
        <w:rPr>
          <w:rFonts w:ascii="Arial" w:hAnsi="Arial" w:cs="Arial"/>
          <w:sz w:val="28"/>
          <w:szCs w:val="28"/>
          <w:lang w:val="fr-FR"/>
        </w:rPr>
        <w:t xml:space="preserve"> </w:t>
      </w:r>
      <w:proofErr w:type="spellStart"/>
      <w:r w:rsidRPr="00DA2C03">
        <w:rPr>
          <w:rFonts w:ascii="Arial" w:hAnsi="Arial" w:cs="Arial"/>
          <w:sz w:val="28"/>
          <w:szCs w:val="28"/>
          <w:lang w:val="fr-FR"/>
        </w:rPr>
        <w:t>zvipo</w:t>
      </w:r>
      <w:proofErr w:type="spellEnd"/>
      <w:r w:rsidRPr="00DA2C03">
        <w:rPr>
          <w:rFonts w:ascii="Arial" w:hAnsi="Arial" w:cs="Arial"/>
          <w:sz w:val="28"/>
          <w:szCs w:val="28"/>
          <w:lang w:val="fr-FR"/>
        </w:rPr>
        <w:t xml:space="preserve">. </w:t>
      </w:r>
      <w:proofErr w:type="spellStart"/>
      <w:r w:rsidRPr="00114DD5">
        <w:rPr>
          <w:rFonts w:ascii="Arial" w:hAnsi="Arial" w:cs="Arial"/>
          <w:sz w:val="28"/>
          <w:szCs w:val="28"/>
        </w:rPr>
        <w:t>Vanorwara</w:t>
      </w:r>
      <w:proofErr w:type="spellEnd"/>
      <w:r w:rsidRPr="00114DD5">
        <w:rPr>
          <w:rFonts w:ascii="Arial" w:hAnsi="Arial" w:cs="Arial"/>
          <w:sz w:val="28"/>
          <w:szCs w:val="28"/>
        </w:rPr>
        <w:t xml:space="preserve"> kana </w:t>
      </w:r>
      <w:proofErr w:type="spellStart"/>
      <w:r w:rsidRPr="00114DD5">
        <w:rPr>
          <w:rFonts w:ascii="Arial" w:hAnsi="Arial" w:cs="Arial"/>
          <w:sz w:val="28"/>
          <w:szCs w:val="28"/>
        </w:rPr>
        <w:t>varipo</w:t>
      </w:r>
      <w:proofErr w:type="spellEnd"/>
      <w:r w:rsidRPr="00114DD5">
        <w:rPr>
          <w:rFonts w:ascii="Arial" w:hAnsi="Arial" w:cs="Arial"/>
          <w:sz w:val="28"/>
          <w:szCs w:val="28"/>
        </w:rPr>
        <w:t xml:space="preserve"> </w:t>
      </w:r>
      <w:proofErr w:type="spellStart"/>
      <w:r w:rsidRPr="00114DD5">
        <w:rPr>
          <w:rFonts w:ascii="Arial" w:hAnsi="Arial" w:cs="Arial"/>
          <w:sz w:val="28"/>
          <w:szCs w:val="28"/>
        </w:rPr>
        <w:t>ngavauye</w:t>
      </w:r>
      <w:proofErr w:type="spellEnd"/>
      <w:r w:rsidRPr="00114DD5">
        <w:rPr>
          <w:rFonts w:ascii="Arial" w:hAnsi="Arial" w:cs="Arial"/>
          <w:sz w:val="28"/>
          <w:szCs w:val="28"/>
        </w:rPr>
        <w:t xml:space="preserve">, </w:t>
      </w:r>
      <w:proofErr w:type="spellStart"/>
      <w:r w:rsidRPr="00114DD5">
        <w:rPr>
          <w:rFonts w:ascii="Arial" w:hAnsi="Arial" w:cs="Arial"/>
          <w:sz w:val="28"/>
          <w:szCs w:val="28"/>
        </w:rPr>
        <w:t>hama</w:t>
      </w:r>
      <w:proofErr w:type="spellEnd"/>
      <w:r w:rsidRPr="00114DD5">
        <w:rPr>
          <w:rFonts w:ascii="Arial" w:hAnsi="Arial" w:cs="Arial"/>
          <w:sz w:val="28"/>
          <w:szCs w:val="28"/>
        </w:rPr>
        <w:t xml:space="preserve"> </w:t>
      </w:r>
      <w:proofErr w:type="spellStart"/>
      <w:r w:rsidRPr="00114DD5">
        <w:rPr>
          <w:rFonts w:ascii="Arial" w:hAnsi="Arial" w:cs="Arial"/>
          <w:sz w:val="28"/>
          <w:szCs w:val="28"/>
        </w:rPr>
        <w:t>dzichi</w:t>
      </w:r>
      <w:proofErr w:type="spellEnd"/>
      <w:r w:rsidRPr="00114DD5">
        <w:rPr>
          <w:rFonts w:ascii="Arial" w:hAnsi="Arial" w:cs="Arial"/>
          <w:sz w:val="28"/>
          <w:szCs w:val="28"/>
        </w:rPr>
        <w:t xml:space="preserve"> collector </w:t>
      </w:r>
      <w:proofErr w:type="spellStart"/>
      <w:r w:rsidRPr="00114DD5">
        <w:rPr>
          <w:rFonts w:ascii="Arial" w:hAnsi="Arial" w:cs="Arial"/>
          <w:sz w:val="28"/>
          <w:szCs w:val="28"/>
        </w:rPr>
        <w:t>zvipo</w:t>
      </w:r>
      <w:proofErr w:type="spellEnd"/>
      <w:r w:rsidRPr="00114DD5">
        <w:rPr>
          <w:rFonts w:ascii="Arial" w:hAnsi="Arial" w:cs="Arial"/>
          <w:sz w:val="28"/>
          <w:szCs w:val="28"/>
        </w:rPr>
        <w:t xml:space="preserve">. </w:t>
      </w:r>
    </w:p>
    <w:p w:rsidRPr="00114DD5" w:rsidR="00420EA2" w:rsidP="00420EA2" w:rsidRDefault="00420EA2" w14:paraId="6AFC5A17" w14:textId="77777777">
      <w:pPr>
        <w:jc w:val="center"/>
        <w:rPr>
          <w:rFonts w:ascii="Arial" w:hAnsi="Arial" w:cs="Arial"/>
          <w:i/>
          <w:iCs/>
          <w:sz w:val="28"/>
          <w:szCs w:val="28"/>
        </w:rPr>
      </w:pPr>
      <w:r w:rsidRPr="00114DD5">
        <w:rPr>
          <w:rFonts w:ascii="Arial" w:hAnsi="Arial" w:cs="Arial"/>
          <w:i/>
          <w:iCs/>
          <w:sz w:val="28"/>
          <w:szCs w:val="28"/>
        </w:rPr>
        <w:t>(Every promise) Every promise in the Book (Ho) is mine</w:t>
      </w:r>
    </w:p>
    <w:p w:rsidRPr="00114DD5" w:rsidR="00420EA2" w:rsidP="00420EA2" w:rsidRDefault="00420EA2" w14:paraId="6E191F3C" w14:textId="77777777">
      <w:pPr>
        <w:jc w:val="center"/>
        <w:rPr>
          <w:rFonts w:ascii="Arial" w:hAnsi="Arial" w:cs="Arial"/>
          <w:i/>
          <w:iCs/>
          <w:sz w:val="28"/>
          <w:szCs w:val="28"/>
        </w:rPr>
      </w:pPr>
      <w:r w:rsidRPr="00114DD5">
        <w:rPr>
          <w:rFonts w:ascii="Arial" w:hAnsi="Arial" w:cs="Arial"/>
          <w:i/>
          <w:iCs/>
          <w:sz w:val="28"/>
          <w:szCs w:val="28"/>
        </w:rPr>
        <w:t>(Every chapter) Every chapter, every verse and every line</w:t>
      </w:r>
    </w:p>
    <w:p w:rsidRPr="00114DD5" w:rsidR="00420EA2" w:rsidP="00420EA2" w:rsidRDefault="00420EA2" w14:paraId="54D03CCD" w14:textId="77777777">
      <w:pPr>
        <w:jc w:val="center"/>
        <w:rPr>
          <w:rFonts w:ascii="Arial" w:hAnsi="Arial" w:cs="Arial"/>
          <w:i/>
          <w:iCs/>
          <w:sz w:val="28"/>
          <w:szCs w:val="28"/>
        </w:rPr>
      </w:pPr>
      <w:r w:rsidRPr="00114DD5">
        <w:rPr>
          <w:rFonts w:ascii="Arial" w:hAnsi="Arial" w:cs="Arial"/>
          <w:i/>
          <w:iCs/>
          <w:sz w:val="28"/>
          <w:szCs w:val="28"/>
        </w:rPr>
        <w:t>(Every line) I am trusting in His love divine</w:t>
      </w:r>
    </w:p>
    <w:p w:rsidRPr="00114DD5" w:rsidR="00420EA2" w:rsidP="00420EA2" w:rsidRDefault="00420EA2" w14:paraId="53B975FD" w14:textId="77777777">
      <w:pPr>
        <w:jc w:val="center"/>
        <w:rPr>
          <w:rFonts w:ascii="Arial" w:hAnsi="Arial" w:cs="Arial"/>
          <w:i/>
          <w:iCs/>
          <w:sz w:val="28"/>
          <w:szCs w:val="28"/>
        </w:rPr>
      </w:pPr>
      <w:r w:rsidRPr="00114DD5">
        <w:rPr>
          <w:rFonts w:ascii="Arial" w:hAnsi="Arial" w:cs="Arial"/>
          <w:i/>
          <w:iCs/>
          <w:sz w:val="28"/>
          <w:szCs w:val="28"/>
        </w:rPr>
        <w:t>(Hallelujah) Every promise in the Book is mine.</w:t>
      </w:r>
    </w:p>
    <w:p w:rsidRPr="00114DD5" w:rsidR="00420EA2" w:rsidP="00420EA2" w:rsidRDefault="00420EA2" w14:paraId="0CF04BDF" w14:textId="77777777">
      <w:pPr>
        <w:jc w:val="center"/>
        <w:rPr>
          <w:rFonts w:ascii="Arial" w:hAnsi="Arial" w:cs="Arial"/>
          <w:i/>
          <w:iCs/>
          <w:sz w:val="28"/>
          <w:szCs w:val="28"/>
        </w:rPr>
      </w:pPr>
    </w:p>
    <w:p w:rsidRPr="00114DD5" w:rsidR="00420EA2" w:rsidP="00420EA2" w:rsidRDefault="00420EA2" w14:paraId="799B5F22" w14:textId="77777777">
      <w:pPr>
        <w:jc w:val="center"/>
        <w:rPr>
          <w:rFonts w:ascii="Arial" w:hAnsi="Arial" w:cs="Arial"/>
          <w:i/>
          <w:iCs/>
          <w:sz w:val="28"/>
          <w:szCs w:val="28"/>
        </w:rPr>
      </w:pPr>
      <w:bookmarkStart w:name="_Hlk206062118" w:id="1437"/>
      <w:r w:rsidRPr="00114DD5">
        <w:rPr>
          <w:rFonts w:ascii="Arial" w:hAnsi="Arial" w:cs="Arial"/>
          <w:i/>
          <w:iCs/>
          <w:sz w:val="28"/>
          <w:szCs w:val="28"/>
        </w:rPr>
        <w:t>(Ho Every promise) Every promise in the Book is mine</w:t>
      </w:r>
    </w:p>
    <w:p w:rsidRPr="00114DD5" w:rsidR="00420EA2" w:rsidP="00420EA2" w:rsidRDefault="00420EA2" w14:paraId="589D933C" w14:textId="77777777">
      <w:pPr>
        <w:jc w:val="center"/>
        <w:rPr>
          <w:rFonts w:ascii="Arial" w:hAnsi="Arial" w:cs="Arial"/>
          <w:i/>
          <w:iCs/>
          <w:sz w:val="28"/>
          <w:szCs w:val="28"/>
        </w:rPr>
      </w:pPr>
      <w:r w:rsidRPr="00114DD5">
        <w:rPr>
          <w:rFonts w:ascii="Arial" w:hAnsi="Arial" w:cs="Arial"/>
          <w:i/>
          <w:iCs/>
          <w:sz w:val="28"/>
          <w:szCs w:val="28"/>
        </w:rPr>
        <w:t>(Every chapter) Every chapter, every verse and every line</w:t>
      </w:r>
    </w:p>
    <w:p w:rsidRPr="00114DD5" w:rsidR="00420EA2" w:rsidP="00420EA2" w:rsidRDefault="00420EA2" w14:paraId="3026569D" w14:textId="77777777">
      <w:pPr>
        <w:jc w:val="center"/>
        <w:rPr>
          <w:rFonts w:ascii="Arial" w:hAnsi="Arial" w:cs="Arial"/>
          <w:i/>
          <w:iCs/>
          <w:sz w:val="28"/>
          <w:szCs w:val="28"/>
        </w:rPr>
      </w:pPr>
      <w:r w:rsidRPr="00114DD5">
        <w:rPr>
          <w:rFonts w:ascii="Arial" w:hAnsi="Arial" w:cs="Arial"/>
          <w:i/>
          <w:iCs/>
          <w:sz w:val="28"/>
          <w:szCs w:val="28"/>
        </w:rPr>
        <w:t>(Every line) I am trusting in His love divine</w:t>
      </w:r>
    </w:p>
    <w:p w:rsidRPr="00114DD5" w:rsidR="00420EA2" w:rsidP="00420EA2" w:rsidRDefault="00420EA2" w14:paraId="49D59B81" w14:textId="77777777">
      <w:pPr>
        <w:jc w:val="center"/>
        <w:rPr>
          <w:rFonts w:ascii="Arial" w:hAnsi="Arial" w:cs="Arial"/>
          <w:i/>
          <w:iCs/>
          <w:sz w:val="28"/>
          <w:szCs w:val="28"/>
        </w:rPr>
      </w:pPr>
      <w:r w:rsidRPr="00114DD5">
        <w:rPr>
          <w:rFonts w:ascii="Arial" w:hAnsi="Arial" w:cs="Arial"/>
          <w:i/>
          <w:iCs/>
          <w:sz w:val="28"/>
          <w:szCs w:val="28"/>
        </w:rPr>
        <w:t>(Hallelujah) Every promise in the Book is mine.</w:t>
      </w:r>
    </w:p>
    <w:bookmarkEnd w:id="1437"/>
    <w:p w:rsidRPr="00114DD5" w:rsidR="00420EA2" w:rsidP="00420EA2" w:rsidRDefault="00420EA2" w14:paraId="22BB6EDE" w14:textId="77777777">
      <w:pPr>
        <w:jc w:val="center"/>
        <w:rPr>
          <w:rFonts w:ascii="Arial" w:hAnsi="Arial" w:cs="Arial"/>
          <w:i/>
          <w:iCs/>
          <w:sz w:val="28"/>
          <w:szCs w:val="28"/>
        </w:rPr>
      </w:pPr>
    </w:p>
    <w:p w:rsidRPr="00114DD5" w:rsidR="00420EA2" w:rsidP="00420EA2" w:rsidRDefault="00420EA2" w14:paraId="0B990DAC" w14:textId="77777777">
      <w:pPr>
        <w:jc w:val="center"/>
        <w:rPr>
          <w:rFonts w:ascii="Arial" w:hAnsi="Arial" w:cs="Arial"/>
          <w:i/>
          <w:iCs/>
          <w:sz w:val="28"/>
          <w:szCs w:val="28"/>
        </w:rPr>
      </w:pPr>
      <w:r w:rsidRPr="00114DD5">
        <w:rPr>
          <w:rFonts w:ascii="Arial" w:hAnsi="Arial" w:cs="Arial"/>
          <w:i/>
          <w:iCs/>
          <w:sz w:val="28"/>
          <w:szCs w:val="28"/>
        </w:rPr>
        <w:t>(Ho Every promise) Every promise in the Book is mine</w:t>
      </w:r>
    </w:p>
    <w:p w:rsidRPr="00114DD5" w:rsidR="00420EA2" w:rsidP="00420EA2" w:rsidRDefault="00420EA2" w14:paraId="09AE3CDB" w14:textId="77777777">
      <w:pPr>
        <w:jc w:val="center"/>
        <w:rPr>
          <w:rFonts w:ascii="Arial" w:hAnsi="Arial" w:cs="Arial"/>
          <w:i/>
          <w:iCs/>
          <w:sz w:val="28"/>
          <w:szCs w:val="28"/>
        </w:rPr>
      </w:pPr>
      <w:r w:rsidRPr="00114DD5">
        <w:rPr>
          <w:rFonts w:ascii="Arial" w:hAnsi="Arial" w:cs="Arial"/>
          <w:i/>
          <w:iCs/>
          <w:sz w:val="28"/>
          <w:szCs w:val="28"/>
        </w:rPr>
        <w:t>(</w:t>
      </w:r>
      <w:r>
        <w:rPr>
          <w:rFonts w:ascii="Arial" w:hAnsi="Arial" w:cs="Arial"/>
          <w:i/>
          <w:iCs/>
          <w:sz w:val="28"/>
          <w:szCs w:val="28"/>
        </w:rPr>
        <w:t xml:space="preserve">Oh </w:t>
      </w:r>
      <w:r w:rsidRPr="00114DD5">
        <w:rPr>
          <w:rFonts w:ascii="Arial" w:hAnsi="Arial" w:cs="Arial"/>
          <w:i/>
          <w:iCs/>
          <w:sz w:val="28"/>
          <w:szCs w:val="28"/>
        </w:rPr>
        <w:t>Every chapter) Every chapter, every verse and every line</w:t>
      </w:r>
    </w:p>
    <w:p w:rsidRPr="00114DD5" w:rsidR="00420EA2" w:rsidP="00420EA2" w:rsidRDefault="00420EA2" w14:paraId="7C6147F7" w14:textId="77777777">
      <w:pPr>
        <w:jc w:val="center"/>
        <w:rPr>
          <w:rFonts w:ascii="Arial" w:hAnsi="Arial" w:cs="Arial"/>
          <w:i/>
          <w:iCs/>
          <w:sz w:val="28"/>
          <w:szCs w:val="28"/>
        </w:rPr>
      </w:pPr>
      <w:r w:rsidRPr="00114DD5">
        <w:rPr>
          <w:rFonts w:ascii="Arial" w:hAnsi="Arial" w:cs="Arial"/>
          <w:i/>
          <w:iCs/>
          <w:sz w:val="28"/>
          <w:szCs w:val="28"/>
        </w:rPr>
        <w:t>(Every line Lord) I am trusting in His love divine</w:t>
      </w:r>
    </w:p>
    <w:p w:rsidRPr="00114DD5" w:rsidR="00420EA2" w:rsidP="00420EA2" w:rsidRDefault="00420EA2" w14:paraId="3B12C797" w14:textId="77777777">
      <w:pPr>
        <w:jc w:val="center"/>
        <w:rPr>
          <w:rFonts w:ascii="Arial" w:hAnsi="Arial" w:cs="Arial"/>
          <w:i/>
          <w:iCs/>
          <w:sz w:val="28"/>
          <w:szCs w:val="28"/>
        </w:rPr>
      </w:pPr>
      <w:r w:rsidRPr="00114DD5">
        <w:rPr>
          <w:rFonts w:ascii="Arial" w:hAnsi="Arial" w:cs="Arial"/>
          <w:i/>
          <w:iCs/>
          <w:sz w:val="28"/>
          <w:szCs w:val="28"/>
        </w:rPr>
        <w:t>(Hallelujah) Every promise in the Book is mine.</w:t>
      </w:r>
    </w:p>
    <w:p w:rsidRPr="00114DD5" w:rsidR="00420EA2" w:rsidP="00420EA2" w:rsidRDefault="00420EA2" w14:paraId="5A7FC53E" w14:textId="77777777">
      <w:pPr>
        <w:jc w:val="center"/>
        <w:rPr>
          <w:rFonts w:ascii="Arial" w:hAnsi="Arial" w:cs="Arial"/>
          <w:i/>
          <w:iCs/>
          <w:sz w:val="28"/>
          <w:szCs w:val="28"/>
        </w:rPr>
      </w:pPr>
    </w:p>
    <w:p w:rsidRPr="00114DD5" w:rsidR="00420EA2" w:rsidP="00420EA2" w:rsidRDefault="00420EA2" w14:paraId="72BED01C" w14:textId="77777777">
      <w:pPr>
        <w:jc w:val="center"/>
        <w:rPr>
          <w:rFonts w:ascii="Arial" w:hAnsi="Arial" w:cs="Arial"/>
          <w:i/>
          <w:iCs/>
          <w:sz w:val="28"/>
          <w:szCs w:val="28"/>
        </w:rPr>
      </w:pPr>
      <w:r w:rsidRPr="00114DD5">
        <w:rPr>
          <w:rFonts w:ascii="Arial" w:hAnsi="Arial" w:cs="Arial"/>
          <w:i/>
          <w:iCs/>
          <w:sz w:val="28"/>
          <w:szCs w:val="28"/>
        </w:rPr>
        <w:t>(Ho Yes, Every promise) Every promise in the Book is mine</w:t>
      </w:r>
    </w:p>
    <w:p w:rsidRPr="00114DD5" w:rsidR="00420EA2" w:rsidP="00420EA2" w:rsidRDefault="00420EA2" w14:paraId="1D42B44A" w14:textId="77777777">
      <w:pPr>
        <w:jc w:val="center"/>
        <w:rPr>
          <w:rFonts w:ascii="Arial" w:hAnsi="Arial" w:cs="Arial"/>
          <w:i/>
          <w:iCs/>
          <w:sz w:val="28"/>
          <w:szCs w:val="28"/>
        </w:rPr>
      </w:pPr>
      <w:r w:rsidRPr="00114DD5">
        <w:rPr>
          <w:rFonts w:ascii="Arial" w:hAnsi="Arial" w:cs="Arial"/>
          <w:i/>
          <w:iCs/>
          <w:sz w:val="28"/>
          <w:szCs w:val="28"/>
        </w:rPr>
        <w:t>(Every chapter) Every chapter, every verse and every line</w:t>
      </w:r>
    </w:p>
    <w:p w:rsidRPr="00114DD5" w:rsidR="00420EA2" w:rsidP="00420EA2" w:rsidRDefault="00420EA2" w14:paraId="230B46F0" w14:textId="77777777">
      <w:pPr>
        <w:jc w:val="center"/>
        <w:rPr>
          <w:rFonts w:ascii="Arial" w:hAnsi="Arial" w:cs="Arial"/>
          <w:i/>
          <w:iCs/>
          <w:sz w:val="28"/>
          <w:szCs w:val="28"/>
        </w:rPr>
      </w:pPr>
      <w:r w:rsidRPr="00114DD5">
        <w:rPr>
          <w:rFonts w:ascii="Arial" w:hAnsi="Arial" w:cs="Arial"/>
          <w:i/>
          <w:iCs/>
          <w:sz w:val="28"/>
          <w:szCs w:val="28"/>
        </w:rPr>
        <w:t>(Every line Lord) I am trusting in His love divine</w:t>
      </w:r>
    </w:p>
    <w:p w:rsidRPr="00114DD5" w:rsidR="00420EA2" w:rsidP="00420EA2" w:rsidRDefault="00420EA2" w14:paraId="02AD26AE" w14:textId="77777777">
      <w:pPr>
        <w:jc w:val="center"/>
        <w:rPr>
          <w:rFonts w:ascii="Arial" w:hAnsi="Arial" w:cs="Arial"/>
          <w:i/>
          <w:iCs/>
          <w:sz w:val="28"/>
          <w:szCs w:val="28"/>
        </w:rPr>
      </w:pPr>
      <w:r w:rsidRPr="00114DD5">
        <w:rPr>
          <w:rFonts w:ascii="Arial" w:hAnsi="Arial" w:cs="Arial"/>
          <w:i/>
          <w:iCs/>
          <w:sz w:val="28"/>
          <w:szCs w:val="28"/>
        </w:rPr>
        <w:t>(Ho Yeh) Every promise in the Book is mine.</w:t>
      </w:r>
    </w:p>
    <w:p w:rsidRPr="00114DD5" w:rsidR="00420EA2" w:rsidP="00420EA2" w:rsidRDefault="00420EA2" w14:paraId="47B18B3F" w14:textId="77777777">
      <w:pPr>
        <w:jc w:val="center"/>
        <w:rPr>
          <w:rFonts w:ascii="Arial" w:hAnsi="Arial" w:cs="Arial"/>
          <w:i/>
          <w:iCs/>
          <w:sz w:val="28"/>
          <w:szCs w:val="28"/>
        </w:rPr>
      </w:pPr>
    </w:p>
    <w:p w:rsidRPr="00114DD5" w:rsidR="00420EA2" w:rsidP="00420EA2" w:rsidRDefault="00420EA2" w14:paraId="0137C5E9" w14:textId="77777777">
      <w:pPr>
        <w:jc w:val="center"/>
        <w:rPr>
          <w:rFonts w:ascii="Arial" w:hAnsi="Arial" w:cs="Arial"/>
          <w:i/>
          <w:iCs/>
          <w:sz w:val="28"/>
          <w:szCs w:val="28"/>
        </w:rPr>
      </w:pPr>
      <w:r w:rsidRPr="00114DD5">
        <w:rPr>
          <w:rFonts w:ascii="Arial" w:hAnsi="Arial" w:cs="Arial"/>
          <w:i/>
          <w:iCs/>
          <w:sz w:val="28"/>
          <w:szCs w:val="28"/>
        </w:rPr>
        <w:t>(Oh Yes Every promise) Every promise in the Book is mine</w:t>
      </w:r>
    </w:p>
    <w:p w:rsidRPr="00114DD5" w:rsidR="00420EA2" w:rsidP="00420EA2" w:rsidRDefault="00420EA2" w14:paraId="53B033D7" w14:textId="77777777">
      <w:pPr>
        <w:jc w:val="center"/>
        <w:rPr>
          <w:rFonts w:ascii="Arial" w:hAnsi="Arial" w:cs="Arial"/>
          <w:i/>
          <w:iCs/>
          <w:sz w:val="28"/>
          <w:szCs w:val="28"/>
        </w:rPr>
      </w:pPr>
      <w:r w:rsidRPr="00114DD5">
        <w:rPr>
          <w:rFonts w:ascii="Arial" w:hAnsi="Arial" w:cs="Arial"/>
          <w:i/>
          <w:iCs/>
          <w:sz w:val="28"/>
          <w:szCs w:val="28"/>
        </w:rPr>
        <w:t>(</w:t>
      </w:r>
      <w:r>
        <w:rPr>
          <w:rFonts w:ascii="Arial" w:hAnsi="Arial" w:cs="Arial"/>
          <w:i/>
          <w:iCs/>
          <w:sz w:val="28"/>
          <w:szCs w:val="28"/>
        </w:rPr>
        <w:t xml:space="preserve">Oh Yes, </w:t>
      </w:r>
      <w:r w:rsidRPr="00114DD5">
        <w:rPr>
          <w:rFonts w:ascii="Arial" w:hAnsi="Arial" w:cs="Arial"/>
          <w:i/>
          <w:iCs/>
          <w:sz w:val="28"/>
          <w:szCs w:val="28"/>
        </w:rPr>
        <w:t>Every chapter) Every chapter, every verse and every line</w:t>
      </w:r>
    </w:p>
    <w:p w:rsidRPr="00114DD5" w:rsidR="00420EA2" w:rsidP="00420EA2" w:rsidRDefault="00420EA2" w14:paraId="29C1A1CA" w14:textId="77777777">
      <w:pPr>
        <w:jc w:val="center"/>
        <w:rPr>
          <w:rFonts w:ascii="Arial" w:hAnsi="Arial" w:cs="Arial"/>
          <w:i/>
          <w:iCs/>
          <w:sz w:val="28"/>
          <w:szCs w:val="28"/>
        </w:rPr>
      </w:pPr>
      <w:r w:rsidRPr="00114DD5">
        <w:rPr>
          <w:rFonts w:ascii="Arial" w:hAnsi="Arial" w:cs="Arial"/>
          <w:i/>
          <w:iCs/>
          <w:sz w:val="28"/>
          <w:szCs w:val="28"/>
        </w:rPr>
        <w:t>(Ho Every line Lord) I am trusting in His love divine</w:t>
      </w:r>
    </w:p>
    <w:p w:rsidRPr="00114DD5" w:rsidR="00420EA2" w:rsidP="00420EA2" w:rsidRDefault="00420EA2" w14:paraId="046889CB" w14:textId="77777777">
      <w:pPr>
        <w:jc w:val="center"/>
        <w:rPr>
          <w:rFonts w:ascii="Arial" w:hAnsi="Arial" w:cs="Arial"/>
          <w:i/>
          <w:iCs/>
          <w:sz w:val="28"/>
          <w:szCs w:val="28"/>
        </w:rPr>
      </w:pPr>
      <w:r w:rsidRPr="00114DD5">
        <w:rPr>
          <w:rFonts w:ascii="Arial" w:hAnsi="Arial" w:cs="Arial"/>
          <w:i/>
          <w:iCs/>
          <w:sz w:val="28"/>
          <w:szCs w:val="28"/>
        </w:rPr>
        <w:t>(Hallelujah) Every promise in the Book is mine.</w:t>
      </w:r>
    </w:p>
    <w:p w:rsidRPr="00114DD5" w:rsidR="00420EA2" w:rsidP="00420EA2" w:rsidRDefault="00420EA2" w14:paraId="397AE832" w14:textId="77777777">
      <w:pPr>
        <w:jc w:val="center"/>
        <w:rPr>
          <w:rFonts w:ascii="Arial" w:hAnsi="Arial" w:cs="Arial"/>
          <w:i/>
          <w:iCs/>
          <w:sz w:val="28"/>
          <w:szCs w:val="28"/>
        </w:rPr>
      </w:pPr>
    </w:p>
    <w:p w:rsidRPr="00114DD5" w:rsidR="00420EA2" w:rsidP="00420EA2" w:rsidRDefault="00420EA2" w14:paraId="3B2A8986" w14:textId="77777777">
      <w:pPr>
        <w:jc w:val="center"/>
        <w:rPr>
          <w:rFonts w:ascii="Arial" w:hAnsi="Arial" w:cs="Arial"/>
          <w:i/>
          <w:iCs/>
          <w:sz w:val="28"/>
          <w:szCs w:val="28"/>
        </w:rPr>
      </w:pPr>
      <w:r w:rsidRPr="00114DD5">
        <w:rPr>
          <w:rFonts w:ascii="Arial" w:hAnsi="Arial" w:cs="Arial"/>
          <w:i/>
          <w:iCs/>
          <w:sz w:val="28"/>
          <w:szCs w:val="28"/>
        </w:rPr>
        <w:t>(Oh Yes</w:t>
      </w:r>
      <w:r>
        <w:rPr>
          <w:rFonts w:ascii="Arial" w:hAnsi="Arial" w:cs="Arial"/>
          <w:i/>
          <w:iCs/>
          <w:sz w:val="28"/>
          <w:szCs w:val="28"/>
        </w:rPr>
        <w:t>,</w:t>
      </w:r>
      <w:r w:rsidRPr="00114DD5">
        <w:rPr>
          <w:rFonts w:ascii="Arial" w:hAnsi="Arial" w:cs="Arial"/>
          <w:i/>
          <w:iCs/>
          <w:sz w:val="28"/>
          <w:szCs w:val="28"/>
        </w:rPr>
        <w:t xml:space="preserve"> Every promise) Every promise in the Book is mine</w:t>
      </w:r>
    </w:p>
    <w:p w:rsidRPr="00114DD5" w:rsidR="00420EA2" w:rsidP="00420EA2" w:rsidRDefault="00420EA2" w14:paraId="69EABED5" w14:textId="77777777">
      <w:pPr>
        <w:jc w:val="center"/>
        <w:rPr>
          <w:rFonts w:ascii="Arial" w:hAnsi="Arial" w:cs="Arial"/>
          <w:i/>
          <w:iCs/>
          <w:sz w:val="28"/>
          <w:szCs w:val="28"/>
        </w:rPr>
      </w:pPr>
      <w:r w:rsidRPr="00114DD5">
        <w:rPr>
          <w:rFonts w:ascii="Arial" w:hAnsi="Arial" w:cs="Arial"/>
          <w:i/>
          <w:iCs/>
          <w:sz w:val="28"/>
          <w:szCs w:val="28"/>
        </w:rPr>
        <w:t>(Every chapter) Every chapter, every verse and every line</w:t>
      </w:r>
    </w:p>
    <w:p w:rsidRPr="00114DD5" w:rsidR="00420EA2" w:rsidP="00420EA2" w:rsidRDefault="00420EA2" w14:paraId="6DA7D375" w14:textId="77777777">
      <w:pPr>
        <w:jc w:val="center"/>
        <w:rPr>
          <w:rFonts w:ascii="Arial" w:hAnsi="Arial" w:cs="Arial"/>
          <w:i/>
          <w:iCs/>
          <w:sz w:val="28"/>
          <w:szCs w:val="28"/>
        </w:rPr>
      </w:pPr>
      <w:r w:rsidRPr="00114DD5">
        <w:rPr>
          <w:rFonts w:ascii="Arial" w:hAnsi="Arial" w:cs="Arial"/>
          <w:i/>
          <w:iCs/>
          <w:sz w:val="28"/>
          <w:szCs w:val="28"/>
        </w:rPr>
        <w:t>(Every line Lord) I am trusting in His love divine</w:t>
      </w:r>
    </w:p>
    <w:p w:rsidRPr="00114DD5" w:rsidR="00420EA2" w:rsidP="00420EA2" w:rsidRDefault="00420EA2" w14:paraId="5A6826CA" w14:textId="77777777">
      <w:pPr>
        <w:jc w:val="center"/>
        <w:rPr>
          <w:rFonts w:ascii="Arial" w:hAnsi="Arial" w:cs="Arial"/>
          <w:i/>
          <w:iCs/>
          <w:sz w:val="28"/>
          <w:szCs w:val="28"/>
        </w:rPr>
      </w:pPr>
      <w:r w:rsidRPr="00114DD5">
        <w:rPr>
          <w:rFonts w:ascii="Arial" w:hAnsi="Arial" w:cs="Arial"/>
          <w:i/>
          <w:iCs/>
          <w:sz w:val="28"/>
          <w:szCs w:val="28"/>
        </w:rPr>
        <w:t>(Hallelujah) Every promise in the Book is mine.</w:t>
      </w:r>
    </w:p>
    <w:p w:rsidRPr="00114DD5" w:rsidR="00420EA2" w:rsidP="00420EA2" w:rsidRDefault="00420EA2" w14:paraId="68A4F3D0" w14:textId="77777777">
      <w:pPr>
        <w:jc w:val="both"/>
        <w:rPr>
          <w:rFonts w:ascii="Arial" w:hAnsi="Arial" w:cs="Arial"/>
          <w:sz w:val="28"/>
          <w:szCs w:val="28"/>
        </w:rPr>
      </w:pPr>
    </w:p>
    <w:p w:rsidRPr="00114DD5" w:rsidR="00420EA2" w:rsidP="00420EA2" w:rsidRDefault="00420EA2" w14:paraId="1B2A6A00" w14:textId="77777777">
      <w:pPr>
        <w:jc w:val="both"/>
        <w:rPr>
          <w:rFonts w:ascii="Arial" w:hAnsi="Arial" w:cs="Arial"/>
          <w:sz w:val="28"/>
          <w:szCs w:val="28"/>
        </w:rPr>
      </w:pPr>
      <w:r w:rsidRPr="002024EA">
        <w:rPr>
          <w:rFonts w:ascii="Arial" w:hAnsi="Arial" w:cs="Arial"/>
          <w:sz w:val="28"/>
          <w:szCs w:val="28"/>
          <w:vertAlign w:val="superscript"/>
        </w:rPr>
        <w:t>51</w:t>
      </w:r>
      <w:r>
        <w:rPr>
          <w:rFonts w:ascii="Arial" w:hAnsi="Arial" w:cs="Arial"/>
          <w:sz w:val="28"/>
          <w:szCs w:val="28"/>
          <w:vertAlign w:val="superscript"/>
        </w:rPr>
        <w:t>2</w:t>
      </w:r>
      <w:r>
        <w:rPr>
          <w:rFonts w:ascii="Arial" w:hAnsi="Arial" w:cs="Arial"/>
          <w:sz w:val="28"/>
          <w:szCs w:val="28"/>
        </w:rPr>
        <w:t xml:space="preserve"> </w:t>
      </w:r>
      <w:r w:rsidRPr="00114DD5">
        <w:rPr>
          <w:rFonts w:ascii="Arial" w:hAnsi="Arial" w:cs="Arial"/>
          <w:sz w:val="28"/>
          <w:szCs w:val="28"/>
        </w:rPr>
        <w:t xml:space="preserve">Amen. </w:t>
      </w:r>
      <w:r w:rsidRPr="00114DD5">
        <w:rPr>
          <w:rFonts w:ascii="Arial" w:hAnsi="Arial" w:cs="Arial"/>
          <w:sz w:val="18"/>
          <w:szCs w:val="18"/>
          <w:rPrChange w:author="Transcriber01 JHB" w:date="2025-08-22T12:28:00Z" w16du:dateUtc="2025-08-22T10:28:00Z" w:id="1438">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39">
            <w:rPr>
              <w:rFonts w:ascii="Arial" w:hAnsi="Arial" w:cs="Arial"/>
              <w:sz w:val="28"/>
              <w:szCs w:val="28"/>
              <w:lang w:val="x-none"/>
            </w:rPr>
          </w:rPrChange>
        </w:rPr>
        <w:t xml:space="preserve"> </w:t>
      </w:r>
      <w:r w:rsidRPr="00114DD5">
        <w:rPr>
          <w:rFonts w:ascii="Arial" w:hAnsi="Arial" w:cs="Arial"/>
          <w:sz w:val="28"/>
          <w:szCs w:val="28"/>
        </w:rPr>
        <w:t xml:space="preserve">Tine </w:t>
      </w:r>
      <w:proofErr w:type="spellStart"/>
      <w:r w:rsidRPr="00114DD5">
        <w:rPr>
          <w:rFonts w:ascii="Arial" w:hAnsi="Arial" w:cs="Arial"/>
          <w:sz w:val="28"/>
          <w:szCs w:val="28"/>
        </w:rPr>
        <w:t>maBhaibhiri</w:t>
      </w:r>
      <w:proofErr w:type="spellEnd"/>
      <w:r w:rsidRPr="00114DD5">
        <w:rPr>
          <w:rFonts w:ascii="Arial" w:hAnsi="Arial" w:cs="Arial"/>
          <w:sz w:val="28"/>
          <w:szCs w:val="28"/>
        </w:rPr>
        <w:t xml:space="preserve"> </w:t>
      </w:r>
      <w:proofErr w:type="spellStart"/>
      <w:r w:rsidRPr="00114DD5">
        <w:rPr>
          <w:rFonts w:ascii="Arial" w:hAnsi="Arial" w:cs="Arial"/>
          <w:sz w:val="28"/>
          <w:szCs w:val="28"/>
        </w:rPr>
        <w:t>maviri</w:t>
      </w:r>
      <w:proofErr w:type="spellEnd"/>
      <w:r w:rsidRPr="00114DD5">
        <w:rPr>
          <w:rFonts w:ascii="Arial" w:hAnsi="Arial" w:cs="Arial"/>
          <w:sz w:val="28"/>
          <w:szCs w:val="28"/>
        </w:rPr>
        <w:t xml:space="preserve"> </w:t>
      </w:r>
      <w:proofErr w:type="spellStart"/>
      <w:r w:rsidRPr="00114DD5">
        <w:rPr>
          <w:rFonts w:ascii="Arial" w:hAnsi="Arial" w:cs="Arial"/>
          <w:sz w:val="28"/>
          <w:szCs w:val="28"/>
        </w:rPr>
        <w:t>atinoda</w:t>
      </w:r>
      <w:proofErr w:type="spellEnd"/>
      <w:r w:rsidRPr="00114DD5">
        <w:rPr>
          <w:rFonts w:ascii="Arial" w:hAnsi="Arial" w:cs="Arial"/>
          <w:sz w:val="28"/>
          <w:szCs w:val="28"/>
        </w:rPr>
        <w:t xml:space="preserve"> </w:t>
      </w:r>
      <w:proofErr w:type="spellStart"/>
      <w:r w:rsidRPr="00114DD5">
        <w:rPr>
          <w:rFonts w:ascii="Arial" w:hAnsi="Arial" w:cs="Arial"/>
          <w:sz w:val="28"/>
          <w:szCs w:val="28"/>
        </w:rPr>
        <w:t>kuisa</w:t>
      </w:r>
      <w:proofErr w:type="spellEnd"/>
      <w:r w:rsidRPr="00114DD5">
        <w:rPr>
          <w:rFonts w:ascii="Arial" w:hAnsi="Arial" w:cs="Arial"/>
          <w:sz w:val="28"/>
          <w:szCs w:val="28"/>
        </w:rPr>
        <w:t xml:space="preserve"> </w:t>
      </w:r>
      <w:proofErr w:type="spellStart"/>
      <w:r w:rsidRPr="00114DD5">
        <w:rPr>
          <w:rFonts w:ascii="Arial" w:hAnsi="Arial" w:cs="Arial"/>
          <w:sz w:val="28"/>
          <w:szCs w:val="28"/>
        </w:rPr>
        <w:t>muMawoko</w:t>
      </w:r>
      <w:proofErr w:type="spellEnd"/>
      <w:r w:rsidRPr="00114DD5">
        <w:rPr>
          <w:rFonts w:ascii="Arial" w:hAnsi="Arial" w:cs="Arial"/>
          <w:sz w:val="28"/>
          <w:szCs w:val="28"/>
        </w:rPr>
        <w:t xml:space="preserve"> </w:t>
      </w:r>
      <w:proofErr w:type="spellStart"/>
      <w:r w:rsidRPr="00114DD5">
        <w:rPr>
          <w:rFonts w:ascii="Arial" w:hAnsi="Arial" w:cs="Arial"/>
          <w:sz w:val="28"/>
          <w:szCs w:val="28"/>
        </w:rPr>
        <w:t>aShe</w:t>
      </w:r>
      <w:proofErr w:type="spellEnd"/>
      <w:r w:rsidRPr="00114DD5">
        <w:rPr>
          <w:rFonts w:ascii="Arial" w:hAnsi="Arial" w:cs="Arial"/>
          <w:sz w:val="28"/>
          <w:szCs w:val="28"/>
        </w:rPr>
        <w:t xml:space="preserve">. </w:t>
      </w:r>
      <w:proofErr w:type="spellStart"/>
      <w:r w:rsidRPr="00114DD5">
        <w:rPr>
          <w:rFonts w:ascii="Arial" w:hAnsi="Arial" w:cs="Arial"/>
          <w:sz w:val="28"/>
          <w:szCs w:val="28"/>
        </w:rPr>
        <w:t>Ndofunga</w:t>
      </w:r>
      <w:proofErr w:type="spellEnd"/>
      <w:r w:rsidRPr="00114DD5">
        <w:rPr>
          <w:rFonts w:ascii="Arial" w:hAnsi="Arial" w:cs="Arial"/>
          <w:sz w:val="28"/>
          <w:szCs w:val="28"/>
        </w:rPr>
        <w:t xml:space="preserve"> </w:t>
      </w:r>
      <w:proofErr w:type="spellStart"/>
      <w:r w:rsidRPr="00114DD5">
        <w:rPr>
          <w:rFonts w:ascii="Arial" w:hAnsi="Arial" w:cs="Arial"/>
          <w:sz w:val="28"/>
          <w:szCs w:val="28"/>
        </w:rPr>
        <w:t>kuti</w:t>
      </w:r>
      <w:proofErr w:type="spellEnd"/>
      <w:r w:rsidRPr="00114DD5">
        <w:rPr>
          <w:rFonts w:ascii="Arial" w:hAnsi="Arial" w:cs="Arial"/>
          <w:sz w:val="28"/>
          <w:szCs w:val="28"/>
        </w:rPr>
        <w:t xml:space="preserve"> </w:t>
      </w:r>
      <w:proofErr w:type="spellStart"/>
      <w:r w:rsidRPr="00114DD5">
        <w:rPr>
          <w:rFonts w:ascii="Arial" w:hAnsi="Arial" w:cs="Arial"/>
          <w:sz w:val="28"/>
          <w:szCs w:val="28"/>
        </w:rPr>
        <w:t>akanyorwa</w:t>
      </w:r>
      <w:proofErr w:type="spellEnd"/>
      <w:r w:rsidRPr="00114DD5">
        <w:rPr>
          <w:rFonts w:ascii="Arial" w:hAnsi="Arial" w:cs="Arial"/>
          <w:sz w:val="28"/>
          <w:szCs w:val="28"/>
        </w:rPr>
        <w:t xml:space="preserve"> </w:t>
      </w:r>
      <w:proofErr w:type="spellStart"/>
      <w:r w:rsidRPr="00114DD5">
        <w:rPr>
          <w:rFonts w:ascii="Arial" w:hAnsi="Arial" w:cs="Arial"/>
          <w:sz w:val="28"/>
          <w:szCs w:val="28"/>
        </w:rPr>
        <w:t>kuda</w:t>
      </w:r>
      <w:proofErr w:type="spellEnd"/>
      <w:r w:rsidRPr="00114DD5">
        <w:rPr>
          <w:rFonts w:ascii="Arial" w:hAnsi="Arial" w:cs="Arial"/>
          <w:sz w:val="28"/>
          <w:szCs w:val="28"/>
        </w:rPr>
        <w:t xml:space="preserve"> </w:t>
      </w:r>
      <w:proofErr w:type="spellStart"/>
      <w:r w:rsidRPr="00114DD5">
        <w:rPr>
          <w:rFonts w:ascii="Arial" w:hAnsi="Arial" w:cs="Arial"/>
          <w:sz w:val="28"/>
          <w:szCs w:val="28"/>
        </w:rPr>
        <w:t>mazita</w:t>
      </w:r>
      <w:proofErr w:type="spellEnd"/>
      <w:r w:rsidRPr="00114DD5">
        <w:rPr>
          <w:rFonts w:ascii="Arial" w:hAnsi="Arial" w:cs="Arial"/>
          <w:sz w:val="28"/>
          <w:szCs w:val="28"/>
        </w:rPr>
        <w:t xml:space="preserve">, kana </w:t>
      </w:r>
      <w:proofErr w:type="spellStart"/>
      <w:r w:rsidRPr="00114DD5">
        <w:rPr>
          <w:rFonts w:ascii="Arial" w:hAnsi="Arial" w:cs="Arial"/>
          <w:sz w:val="28"/>
          <w:szCs w:val="28"/>
        </w:rPr>
        <w:t>kuti</w:t>
      </w:r>
      <w:proofErr w:type="spellEnd"/>
      <w:r w:rsidRPr="00114DD5">
        <w:rPr>
          <w:rFonts w:ascii="Arial" w:hAnsi="Arial" w:cs="Arial"/>
          <w:sz w:val="28"/>
          <w:szCs w:val="28"/>
        </w:rPr>
        <w:t xml:space="preserve"> </w:t>
      </w:r>
      <w:proofErr w:type="spellStart"/>
      <w:r w:rsidRPr="00114DD5">
        <w:rPr>
          <w:rFonts w:ascii="Arial" w:hAnsi="Arial" w:cs="Arial"/>
          <w:sz w:val="28"/>
          <w:szCs w:val="28"/>
        </w:rPr>
        <w:t>haana</w:t>
      </w:r>
      <w:proofErr w:type="spellEnd"/>
      <w:r w:rsidRPr="00114DD5">
        <w:rPr>
          <w:rFonts w:ascii="Arial" w:hAnsi="Arial" w:cs="Arial"/>
          <w:sz w:val="28"/>
          <w:szCs w:val="28"/>
        </w:rPr>
        <w:t xml:space="preserve">. Anga </w:t>
      </w:r>
      <w:proofErr w:type="spellStart"/>
      <w:r w:rsidRPr="00114DD5">
        <w:rPr>
          <w:rFonts w:ascii="Arial" w:hAnsi="Arial" w:cs="Arial"/>
          <w:sz w:val="28"/>
          <w:szCs w:val="28"/>
        </w:rPr>
        <w:t>akangoiswa</w:t>
      </w:r>
      <w:proofErr w:type="spellEnd"/>
      <w:r w:rsidRPr="00114DD5">
        <w:rPr>
          <w:rFonts w:ascii="Arial" w:hAnsi="Arial" w:cs="Arial"/>
          <w:sz w:val="28"/>
          <w:szCs w:val="28"/>
        </w:rPr>
        <w:t xml:space="preserve"> </w:t>
      </w:r>
      <w:proofErr w:type="spellStart"/>
      <w:r w:rsidRPr="00114DD5">
        <w:rPr>
          <w:rFonts w:ascii="Arial" w:hAnsi="Arial" w:cs="Arial"/>
          <w:sz w:val="28"/>
          <w:szCs w:val="28"/>
        </w:rPr>
        <w:t>zvipepa</w:t>
      </w:r>
      <w:proofErr w:type="spellEnd"/>
      <w:r w:rsidRPr="00114DD5">
        <w:rPr>
          <w:rFonts w:ascii="Arial" w:hAnsi="Arial" w:cs="Arial"/>
          <w:sz w:val="28"/>
          <w:szCs w:val="28"/>
        </w:rPr>
        <w:t xml:space="preserve">, </w:t>
      </w:r>
      <w:proofErr w:type="spellStart"/>
      <w:r w:rsidRPr="00114DD5">
        <w:rPr>
          <w:rFonts w:ascii="Arial" w:hAnsi="Arial" w:cs="Arial"/>
          <w:sz w:val="28"/>
          <w:szCs w:val="28"/>
        </w:rPr>
        <w:t>handitika</w:t>
      </w:r>
      <w:proofErr w:type="spellEnd"/>
      <w:r w:rsidRPr="00114DD5">
        <w:rPr>
          <w:rFonts w:ascii="Arial" w:hAnsi="Arial" w:cs="Arial"/>
          <w:sz w:val="28"/>
          <w:szCs w:val="28"/>
        </w:rPr>
        <w:t xml:space="preserve">? </w:t>
      </w:r>
      <w:proofErr w:type="spellStart"/>
      <w:r w:rsidRPr="00114DD5">
        <w:rPr>
          <w:rFonts w:ascii="Arial" w:hAnsi="Arial" w:cs="Arial"/>
          <w:sz w:val="28"/>
          <w:szCs w:val="28"/>
        </w:rPr>
        <w:t>Ndofunga</w:t>
      </w:r>
      <w:proofErr w:type="spellEnd"/>
      <w:r w:rsidRPr="00114DD5">
        <w:rPr>
          <w:rFonts w:ascii="Arial" w:hAnsi="Arial" w:cs="Arial"/>
          <w:sz w:val="28"/>
          <w:szCs w:val="28"/>
        </w:rPr>
        <w:t xml:space="preserve">… </w:t>
      </w:r>
      <w:proofErr w:type="spellStart"/>
      <w:r>
        <w:rPr>
          <w:rFonts w:ascii="Arial" w:hAnsi="Arial" w:cs="Arial"/>
          <w:sz w:val="28"/>
          <w:szCs w:val="28"/>
        </w:rPr>
        <w:t>rimwe</w:t>
      </w:r>
      <w:proofErr w:type="spellEnd"/>
      <w:r>
        <w:rPr>
          <w:rFonts w:ascii="Arial" w:hAnsi="Arial" w:cs="Arial"/>
          <w:sz w:val="28"/>
          <w:szCs w:val="28"/>
        </w:rPr>
        <w:t xml:space="preserve"> </w:t>
      </w:r>
      <w:proofErr w:type="spellStart"/>
      <w:r>
        <w:rPr>
          <w:rFonts w:ascii="Arial" w:hAnsi="Arial" w:cs="Arial"/>
          <w:sz w:val="28"/>
          <w:szCs w:val="28"/>
        </w:rPr>
        <w:t>n</w:t>
      </w:r>
      <w:r w:rsidRPr="00114DD5">
        <w:rPr>
          <w:rFonts w:ascii="Arial" w:hAnsi="Arial" w:cs="Arial"/>
          <w:sz w:val="28"/>
          <w:szCs w:val="28"/>
        </w:rPr>
        <w:t>daona</w:t>
      </w:r>
      <w:proofErr w:type="spellEnd"/>
      <w:r w:rsidRPr="00114DD5">
        <w:rPr>
          <w:rFonts w:ascii="Arial" w:hAnsi="Arial" w:cs="Arial"/>
          <w:sz w:val="28"/>
          <w:szCs w:val="28"/>
        </w:rPr>
        <w:t xml:space="preserve"> </w:t>
      </w:r>
      <w:proofErr w:type="spellStart"/>
      <w:r w:rsidRPr="00114DD5">
        <w:rPr>
          <w:rFonts w:ascii="Arial" w:hAnsi="Arial" w:cs="Arial"/>
          <w:sz w:val="28"/>
          <w:szCs w:val="28"/>
        </w:rPr>
        <w:t>kuti</w:t>
      </w:r>
      <w:proofErr w:type="spellEnd"/>
      <w:r w:rsidRPr="00114DD5">
        <w:rPr>
          <w:rFonts w:ascii="Arial" w:hAnsi="Arial" w:cs="Arial"/>
          <w:sz w:val="28"/>
          <w:szCs w:val="28"/>
        </w:rPr>
        <w:t xml:space="preserve"> </w:t>
      </w:r>
      <w:proofErr w:type="spellStart"/>
      <w:r w:rsidRPr="00114DD5">
        <w:rPr>
          <w:rFonts w:ascii="Arial" w:hAnsi="Arial" w:cs="Arial"/>
          <w:sz w:val="28"/>
          <w:szCs w:val="28"/>
        </w:rPr>
        <w:t>ndera</w:t>
      </w:r>
      <w:proofErr w:type="spellEnd"/>
      <w:r w:rsidRPr="00114DD5">
        <w:rPr>
          <w:rFonts w:ascii="Arial" w:hAnsi="Arial" w:cs="Arial"/>
          <w:sz w:val="28"/>
          <w:szCs w:val="28"/>
        </w:rPr>
        <w:t xml:space="preserve"> Brother Moyo, </w:t>
      </w:r>
      <w:proofErr w:type="spellStart"/>
      <w:r w:rsidRPr="00114DD5">
        <w:rPr>
          <w:rFonts w:ascii="Arial" w:hAnsi="Arial" w:cs="Arial"/>
          <w:sz w:val="28"/>
          <w:szCs w:val="28"/>
        </w:rPr>
        <w:t>rimwe</w:t>
      </w:r>
      <w:proofErr w:type="spellEnd"/>
      <w:r w:rsidRPr="00114DD5">
        <w:rPr>
          <w:rFonts w:ascii="Arial" w:hAnsi="Arial" w:cs="Arial"/>
          <w:sz w:val="28"/>
          <w:szCs w:val="28"/>
        </w:rPr>
        <w:t xml:space="preserve"> </w:t>
      </w:r>
      <w:proofErr w:type="spellStart"/>
      <w:r w:rsidRPr="00114DD5">
        <w:rPr>
          <w:rFonts w:ascii="Arial" w:hAnsi="Arial" w:cs="Arial"/>
          <w:sz w:val="28"/>
          <w:szCs w:val="28"/>
        </w:rPr>
        <w:t>handi</w:t>
      </w:r>
      <w:r>
        <w:rPr>
          <w:rFonts w:ascii="Arial" w:hAnsi="Arial" w:cs="Arial"/>
          <w:sz w:val="28"/>
          <w:szCs w:val="28"/>
        </w:rPr>
        <w:t>cha</w:t>
      </w:r>
      <w:r w:rsidRPr="00114DD5">
        <w:rPr>
          <w:rFonts w:ascii="Arial" w:hAnsi="Arial" w:cs="Arial"/>
          <w:sz w:val="28"/>
          <w:szCs w:val="28"/>
        </w:rPr>
        <w:t>zivi</w:t>
      </w:r>
      <w:proofErr w:type="spellEnd"/>
      <w:r w:rsidRPr="00114DD5">
        <w:rPr>
          <w:rFonts w:ascii="Arial" w:hAnsi="Arial" w:cs="Arial"/>
          <w:sz w:val="28"/>
          <w:szCs w:val="28"/>
        </w:rPr>
        <w:t xml:space="preserve"> </w:t>
      </w:r>
      <w:proofErr w:type="spellStart"/>
      <w:r w:rsidRPr="00114DD5">
        <w:rPr>
          <w:rFonts w:ascii="Arial" w:hAnsi="Arial" w:cs="Arial"/>
          <w:sz w:val="28"/>
          <w:szCs w:val="28"/>
        </w:rPr>
        <w:t>kuti</w:t>
      </w:r>
      <w:proofErr w:type="spellEnd"/>
      <w:r w:rsidRPr="00114DD5">
        <w:rPr>
          <w:rFonts w:ascii="Arial" w:hAnsi="Arial" w:cs="Arial"/>
          <w:sz w:val="28"/>
          <w:szCs w:val="28"/>
        </w:rPr>
        <w:t xml:space="preserve"> </w:t>
      </w:r>
      <w:proofErr w:type="spellStart"/>
      <w:r w:rsidRPr="00114DD5">
        <w:rPr>
          <w:rFonts w:ascii="Arial" w:hAnsi="Arial" w:cs="Arial"/>
          <w:sz w:val="28"/>
          <w:szCs w:val="28"/>
        </w:rPr>
        <w:t>ranga</w:t>
      </w:r>
      <w:proofErr w:type="spellEnd"/>
      <w:r w:rsidRPr="00114DD5">
        <w:rPr>
          <w:rFonts w:ascii="Arial" w:hAnsi="Arial" w:cs="Arial"/>
          <w:sz w:val="28"/>
          <w:szCs w:val="28"/>
        </w:rPr>
        <w:t xml:space="preserve"> </w:t>
      </w:r>
      <w:proofErr w:type="spellStart"/>
      <w:r w:rsidRPr="00114DD5">
        <w:rPr>
          <w:rFonts w:ascii="Arial" w:hAnsi="Arial" w:cs="Arial"/>
          <w:sz w:val="28"/>
          <w:szCs w:val="28"/>
        </w:rPr>
        <w:t>riri</w:t>
      </w:r>
      <w:proofErr w:type="spellEnd"/>
      <w:r w:rsidRPr="00114DD5">
        <w:rPr>
          <w:rFonts w:ascii="Arial" w:hAnsi="Arial" w:cs="Arial"/>
          <w:sz w:val="28"/>
          <w:szCs w:val="28"/>
        </w:rPr>
        <w:t xml:space="preserve"> </w:t>
      </w:r>
      <w:proofErr w:type="spellStart"/>
      <w:r w:rsidRPr="00114DD5">
        <w:rPr>
          <w:rFonts w:ascii="Arial" w:hAnsi="Arial" w:cs="Arial"/>
          <w:sz w:val="28"/>
          <w:szCs w:val="28"/>
        </w:rPr>
        <w:t>raani</w:t>
      </w:r>
      <w:proofErr w:type="spellEnd"/>
      <w:r w:rsidRPr="00114DD5">
        <w:rPr>
          <w:rFonts w:ascii="Arial" w:hAnsi="Arial" w:cs="Arial"/>
          <w:sz w:val="28"/>
          <w:szCs w:val="28"/>
        </w:rPr>
        <w:t xml:space="preserve">. </w:t>
      </w:r>
      <w:proofErr w:type="spellStart"/>
      <w:r w:rsidRPr="00114DD5">
        <w:rPr>
          <w:rFonts w:ascii="Arial" w:hAnsi="Arial" w:cs="Arial"/>
          <w:sz w:val="28"/>
          <w:szCs w:val="28"/>
        </w:rPr>
        <w:t>Ndofunga</w:t>
      </w:r>
      <w:proofErr w:type="spellEnd"/>
      <w:r w:rsidRPr="00114DD5">
        <w:rPr>
          <w:rFonts w:ascii="Arial" w:hAnsi="Arial" w:cs="Arial"/>
          <w:sz w:val="28"/>
          <w:szCs w:val="28"/>
        </w:rPr>
        <w:t xml:space="preserve"> </w:t>
      </w:r>
      <w:proofErr w:type="spellStart"/>
      <w:r w:rsidRPr="00114DD5">
        <w:rPr>
          <w:rFonts w:ascii="Arial" w:hAnsi="Arial" w:cs="Arial"/>
          <w:sz w:val="28"/>
          <w:szCs w:val="28"/>
        </w:rPr>
        <w:t>hama</w:t>
      </w:r>
      <w:proofErr w:type="spellEnd"/>
      <w:r w:rsidRPr="00114DD5">
        <w:rPr>
          <w:rFonts w:ascii="Arial" w:hAnsi="Arial" w:cs="Arial"/>
          <w:sz w:val="28"/>
          <w:szCs w:val="28"/>
        </w:rPr>
        <w:t xml:space="preserve"> </w:t>
      </w:r>
      <w:proofErr w:type="spellStart"/>
      <w:r w:rsidRPr="00114DD5">
        <w:rPr>
          <w:rFonts w:ascii="Arial" w:hAnsi="Arial" w:cs="Arial"/>
          <w:sz w:val="28"/>
          <w:szCs w:val="28"/>
        </w:rPr>
        <w:t>dza</w:t>
      </w:r>
      <w:proofErr w:type="spellEnd"/>
      <w:r w:rsidRPr="00114DD5">
        <w:rPr>
          <w:rFonts w:ascii="Arial" w:hAnsi="Arial" w:cs="Arial"/>
          <w:sz w:val="28"/>
          <w:szCs w:val="28"/>
        </w:rPr>
        <w:t xml:space="preserve">… </w:t>
      </w:r>
      <w:proofErr w:type="spellStart"/>
      <w:r w:rsidRPr="00114DD5">
        <w:rPr>
          <w:rFonts w:ascii="Arial" w:hAnsi="Arial" w:cs="Arial"/>
          <w:sz w:val="28"/>
          <w:szCs w:val="28"/>
        </w:rPr>
        <w:t>Rimwe</w:t>
      </w:r>
      <w:proofErr w:type="spellEnd"/>
      <w:r w:rsidRPr="00114DD5">
        <w:rPr>
          <w:rFonts w:ascii="Arial" w:hAnsi="Arial" w:cs="Arial"/>
          <w:sz w:val="28"/>
          <w:szCs w:val="28"/>
        </w:rPr>
        <w:t xml:space="preserve"> </w:t>
      </w:r>
      <w:proofErr w:type="spellStart"/>
      <w:r w:rsidRPr="00114DD5">
        <w:rPr>
          <w:rFonts w:ascii="Arial" w:hAnsi="Arial" w:cs="Arial"/>
          <w:sz w:val="28"/>
          <w:szCs w:val="28"/>
        </w:rPr>
        <w:t>nderani</w:t>
      </w:r>
      <w:proofErr w:type="spellEnd"/>
      <w:r w:rsidRPr="00114DD5">
        <w:rPr>
          <w:rFonts w:ascii="Arial" w:hAnsi="Arial" w:cs="Arial"/>
          <w:sz w:val="28"/>
          <w:szCs w:val="28"/>
        </w:rPr>
        <w:t xml:space="preserve">? </w:t>
      </w:r>
      <w:r w:rsidRPr="00114DD5">
        <w:rPr>
          <w:rFonts w:ascii="Arial" w:hAnsi="Arial" w:cs="Arial"/>
          <w:sz w:val="18"/>
          <w:szCs w:val="18"/>
        </w:rPr>
        <w:t>[Brother responds—ED]</w:t>
      </w:r>
      <w:r w:rsidRPr="00114DD5">
        <w:rPr>
          <w:rFonts w:ascii="Arial" w:hAnsi="Arial" w:cs="Arial"/>
          <w:sz w:val="28"/>
          <w:szCs w:val="28"/>
        </w:rPr>
        <w:t xml:space="preserve"> </w:t>
      </w:r>
      <w:proofErr w:type="spellStart"/>
      <w:r w:rsidRPr="00114DD5">
        <w:rPr>
          <w:rFonts w:ascii="Arial" w:hAnsi="Arial" w:cs="Arial"/>
          <w:sz w:val="28"/>
          <w:szCs w:val="28"/>
        </w:rPr>
        <w:t>Ndera</w:t>
      </w:r>
      <w:proofErr w:type="spellEnd"/>
      <w:r w:rsidRPr="00114DD5">
        <w:rPr>
          <w:rFonts w:ascii="Arial" w:hAnsi="Arial" w:cs="Arial"/>
          <w:sz w:val="28"/>
          <w:szCs w:val="28"/>
        </w:rPr>
        <w:t xml:space="preserve"> Brother</w:t>
      </w:r>
      <w:r>
        <w:rPr>
          <w:rFonts w:ascii="Arial" w:hAnsi="Arial" w:cs="Arial"/>
          <w:sz w:val="28"/>
          <w:szCs w:val="28"/>
        </w:rPr>
        <w:t xml:space="preserve"> </w:t>
      </w:r>
      <w:proofErr w:type="spellStart"/>
      <w:r>
        <w:rPr>
          <w:rFonts w:ascii="Arial" w:hAnsi="Arial" w:cs="Arial"/>
          <w:sz w:val="28"/>
          <w:szCs w:val="28"/>
        </w:rPr>
        <w:t>Gomwe</w:t>
      </w:r>
      <w:proofErr w:type="spellEnd"/>
      <w:r>
        <w:rPr>
          <w:rFonts w:ascii="Arial" w:hAnsi="Arial" w:cs="Arial"/>
          <w:sz w:val="28"/>
          <w:szCs w:val="28"/>
        </w:rPr>
        <w:t xml:space="preserve">, ah, </w:t>
      </w:r>
      <w:proofErr w:type="spellStart"/>
      <w:r>
        <w:rPr>
          <w:rFonts w:ascii="Arial" w:hAnsi="Arial" w:cs="Arial"/>
          <w:sz w:val="28"/>
          <w:szCs w:val="28"/>
        </w:rPr>
        <w:t>horaiti</w:t>
      </w:r>
      <w:proofErr w:type="spellEnd"/>
      <w:r>
        <w:rPr>
          <w:rFonts w:ascii="Arial" w:hAnsi="Arial" w:cs="Arial"/>
          <w:sz w:val="28"/>
          <w:szCs w:val="28"/>
        </w:rPr>
        <w:t>.</w:t>
      </w:r>
      <w:r w:rsidRPr="00114DD5">
        <w:rPr>
          <w:rFonts w:ascii="Arial" w:hAnsi="Arial" w:cs="Arial"/>
          <w:sz w:val="28"/>
          <w:szCs w:val="28"/>
        </w:rPr>
        <w:t xml:space="preserve"> </w:t>
      </w:r>
      <w:proofErr w:type="spellStart"/>
      <w:r>
        <w:rPr>
          <w:rFonts w:ascii="Arial" w:hAnsi="Arial" w:cs="Arial"/>
          <w:sz w:val="28"/>
          <w:szCs w:val="28"/>
        </w:rPr>
        <w:t>H</w:t>
      </w:r>
      <w:r w:rsidRPr="00114DD5">
        <w:rPr>
          <w:rFonts w:ascii="Arial" w:hAnsi="Arial" w:cs="Arial"/>
          <w:sz w:val="28"/>
          <w:szCs w:val="28"/>
        </w:rPr>
        <w:t>atiaiseyi</w:t>
      </w:r>
      <w:proofErr w:type="spellEnd"/>
      <w:r w:rsidRPr="00114DD5">
        <w:rPr>
          <w:rFonts w:ascii="Arial" w:hAnsi="Arial" w:cs="Arial"/>
          <w:sz w:val="28"/>
          <w:szCs w:val="28"/>
        </w:rPr>
        <w:t xml:space="preserve"> </w:t>
      </w:r>
      <w:proofErr w:type="spellStart"/>
      <w:r w:rsidRPr="00114DD5">
        <w:rPr>
          <w:rFonts w:ascii="Arial" w:hAnsi="Arial" w:cs="Arial"/>
          <w:sz w:val="28"/>
          <w:szCs w:val="28"/>
        </w:rPr>
        <w:t>pamberi</w:t>
      </w:r>
      <w:proofErr w:type="spellEnd"/>
      <w:r w:rsidRPr="00114DD5">
        <w:rPr>
          <w:rFonts w:ascii="Arial" w:hAnsi="Arial" w:cs="Arial"/>
          <w:sz w:val="28"/>
          <w:szCs w:val="28"/>
        </w:rPr>
        <w:t xml:space="preserve"> </w:t>
      </w:r>
      <w:proofErr w:type="spellStart"/>
      <w:r w:rsidRPr="00114DD5">
        <w:rPr>
          <w:rFonts w:ascii="Arial" w:hAnsi="Arial" w:cs="Arial"/>
          <w:sz w:val="28"/>
          <w:szCs w:val="28"/>
        </w:rPr>
        <w:t>paShe</w:t>
      </w:r>
      <w:proofErr w:type="spellEnd"/>
      <w:r w:rsidRPr="00114DD5">
        <w:rPr>
          <w:rFonts w:ascii="Arial" w:hAnsi="Arial" w:cs="Arial"/>
          <w:sz w:val="28"/>
          <w:szCs w:val="28"/>
        </w:rPr>
        <w:t xml:space="preserve">. </w:t>
      </w:r>
    </w:p>
    <w:p w:rsidRPr="00114DD5" w:rsidR="00420EA2" w:rsidP="00420EA2" w:rsidRDefault="00420EA2" w14:paraId="45314A02" w14:textId="77777777">
      <w:pPr>
        <w:jc w:val="both"/>
        <w:rPr>
          <w:rFonts w:ascii="Arial" w:hAnsi="Arial" w:cs="Arial"/>
          <w:sz w:val="28"/>
          <w:szCs w:val="28"/>
        </w:rPr>
      </w:pPr>
      <w:r w:rsidRPr="002024EA">
        <w:rPr>
          <w:rFonts w:ascii="Arial" w:hAnsi="Arial" w:cs="Arial"/>
          <w:sz w:val="28"/>
          <w:szCs w:val="28"/>
          <w:vertAlign w:val="superscript"/>
        </w:rPr>
        <w:t>51</w:t>
      </w:r>
      <w:r>
        <w:rPr>
          <w:rFonts w:ascii="Arial" w:hAnsi="Arial" w:cs="Arial"/>
          <w:sz w:val="28"/>
          <w:szCs w:val="28"/>
          <w:vertAlign w:val="superscript"/>
        </w:rPr>
        <w:t>3</w:t>
      </w:r>
      <w:r>
        <w:rPr>
          <w:rFonts w:ascii="Arial" w:hAnsi="Arial" w:cs="Arial"/>
          <w:sz w:val="28"/>
          <w:szCs w:val="28"/>
        </w:rPr>
        <w:t xml:space="preserve"> </w:t>
      </w:r>
      <w:r w:rsidRPr="00114DD5">
        <w:rPr>
          <w:rFonts w:ascii="Arial" w:hAnsi="Arial" w:cs="Arial"/>
          <w:sz w:val="28"/>
          <w:szCs w:val="28"/>
        </w:rPr>
        <w:t xml:space="preserve">Baba tinotenda </w:t>
      </w:r>
      <w:proofErr w:type="spellStart"/>
      <w:r w:rsidRPr="00114DD5">
        <w:rPr>
          <w:rFonts w:ascii="Arial" w:hAnsi="Arial" w:cs="Arial"/>
          <w:sz w:val="28"/>
          <w:szCs w:val="28"/>
        </w:rPr>
        <w:t>nechipo</w:t>
      </w:r>
      <w:proofErr w:type="spellEnd"/>
      <w:r w:rsidRPr="00114DD5">
        <w:rPr>
          <w:rFonts w:ascii="Arial" w:hAnsi="Arial" w:cs="Arial"/>
          <w:sz w:val="28"/>
          <w:szCs w:val="28"/>
        </w:rPr>
        <w:t xml:space="preserve"> </w:t>
      </w:r>
      <w:proofErr w:type="spellStart"/>
      <w:r w:rsidRPr="00114DD5">
        <w:rPr>
          <w:rFonts w:ascii="Arial" w:hAnsi="Arial" w:cs="Arial"/>
          <w:sz w:val="28"/>
          <w:szCs w:val="28"/>
        </w:rPr>
        <w:t>cheShoko</w:t>
      </w:r>
      <w:proofErr w:type="spellEnd"/>
      <w:r w:rsidRPr="00114DD5">
        <w:rPr>
          <w:rFonts w:ascii="Arial" w:hAnsi="Arial" w:cs="Arial"/>
          <w:sz w:val="28"/>
          <w:szCs w:val="28"/>
        </w:rPr>
        <w:t xml:space="preserve"> </w:t>
      </w:r>
      <w:proofErr w:type="spellStart"/>
      <w:r w:rsidRPr="00114DD5">
        <w:rPr>
          <w:rFonts w:ascii="Arial" w:hAnsi="Arial" w:cs="Arial"/>
          <w:sz w:val="28"/>
          <w:szCs w:val="28"/>
        </w:rPr>
        <w:t>raMwari</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40">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41">
            <w:rPr>
              <w:rFonts w:ascii="Arial" w:hAnsi="Arial" w:cs="Arial"/>
              <w:sz w:val="28"/>
              <w:szCs w:val="28"/>
              <w:lang w:val="x-none"/>
            </w:rPr>
          </w:rPrChange>
        </w:rPr>
        <w:t xml:space="preserve"> </w:t>
      </w:r>
      <w:r w:rsidRPr="00114DD5">
        <w:rPr>
          <w:rFonts w:ascii="Arial" w:hAnsi="Arial" w:cs="Arial"/>
          <w:sz w:val="28"/>
          <w:szCs w:val="28"/>
        </w:rPr>
        <w:t>Makati, “</w:t>
      </w:r>
      <w:proofErr w:type="spellStart"/>
      <w:r w:rsidRPr="00114DD5">
        <w:rPr>
          <w:rFonts w:ascii="Arial" w:hAnsi="Arial" w:cs="Arial"/>
          <w:sz w:val="28"/>
          <w:szCs w:val="28"/>
        </w:rPr>
        <w:t>Kupinda</w:t>
      </w:r>
      <w:proofErr w:type="spellEnd"/>
      <w:r w:rsidRPr="00114DD5">
        <w:rPr>
          <w:rFonts w:ascii="Arial" w:hAnsi="Arial" w:cs="Arial"/>
          <w:sz w:val="28"/>
          <w:szCs w:val="28"/>
        </w:rPr>
        <w:t xml:space="preserve"> </w:t>
      </w:r>
      <w:proofErr w:type="spellStart"/>
      <w:r w:rsidRPr="00114DD5">
        <w:rPr>
          <w:rFonts w:ascii="Arial" w:hAnsi="Arial" w:cs="Arial"/>
          <w:sz w:val="28"/>
          <w:szCs w:val="28"/>
        </w:rPr>
        <w:t>kwacho</w:t>
      </w:r>
      <w:proofErr w:type="spellEnd"/>
      <w:r w:rsidRPr="00114DD5">
        <w:rPr>
          <w:rFonts w:ascii="Arial" w:hAnsi="Arial" w:cs="Arial"/>
          <w:sz w:val="28"/>
          <w:szCs w:val="28"/>
        </w:rPr>
        <w:t xml:space="preserve"> </w:t>
      </w:r>
      <w:proofErr w:type="spellStart"/>
      <w:r w:rsidRPr="00114DD5">
        <w:rPr>
          <w:rFonts w:ascii="Arial" w:hAnsi="Arial" w:cs="Arial"/>
          <w:sz w:val="28"/>
          <w:szCs w:val="28"/>
        </w:rPr>
        <w:t>chaedza</w:t>
      </w:r>
      <w:proofErr w:type="spellEnd"/>
      <w:r w:rsidRPr="00114DD5">
        <w:rPr>
          <w:rFonts w:ascii="Arial" w:hAnsi="Arial" w:cs="Arial"/>
          <w:sz w:val="28"/>
          <w:szCs w:val="28"/>
        </w:rPr>
        <w:t xml:space="preserve">.” </w:t>
      </w:r>
      <w:proofErr w:type="spellStart"/>
      <w:r w:rsidRPr="00114DD5">
        <w:rPr>
          <w:rFonts w:ascii="Arial" w:hAnsi="Arial" w:cs="Arial"/>
          <w:sz w:val="28"/>
          <w:szCs w:val="28"/>
        </w:rPr>
        <w:t>Uyezve</w:t>
      </w:r>
      <w:proofErr w:type="spellEnd"/>
      <w:r w:rsidRPr="00114DD5">
        <w:rPr>
          <w:rFonts w:ascii="Arial" w:hAnsi="Arial" w:cs="Arial"/>
          <w:sz w:val="28"/>
          <w:szCs w:val="28"/>
        </w:rPr>
        <w:t xml:space="preserve">, </w:t>
      </w:r>
      <w:r>
        <w:rPr>
          <w:rFonts w:ascii="Arial" w:hAnsi="Arial" w:cs="Arial"/>
          <w:sz w:val="28"/>
          <w:szCs w:val="28"/>
        </w:rPr>
        <w:t xml:space="preserve">Baba </w:t>
      </w:r>
      <w:proofErr w:type="spellStart"/>
      <w:r w:rsidRPr="00114DD5">
        <w:rPr>
          <w:rFonts w:ascii="Arial" w:hAnsi="Arial" w:cs="Arial"/>
          <w:sz w:val="28"/>
          <w:szCs w:val="28"/>
        </w:rPr>
        <w:t>anotobata</w:t>
      </w:r>
      <w:proofErr w:type="spellEnd"/>
      <w:r w:rsidRPr="00114DD5">
        <w:rPr>
          <w:rFonts w:ascii="Arial" w:hAnsi="Arial" w:cs="Arial"/>
          <w:sz w:val="28"/>
          <w:szCs w:val="28"/>
        </w:rPr>
        <w:t xml:space="preserve"> </w:t>
      </w:r>
      <w:proofErr w:type="spellStart"/>
      <w:r w:rsidRPr="00114DD5">
        <w:rPr>
          <w:rFonts w:ascii="Arial" w:hAnsi="Arial" w:cs="Arial"/>
          <w:sz w:val="28"/>
          <w:szCs w:val="28"/>
        </w:rPr>
        <w:t>ndiye</w:t>
      </w:r>
      <w:proofErr w:type="spellEnd"/>
      <w:r w:rsidRPr="00114DD5">
        <w:rPr>
          <w:rFonts w:ascii="Arial" w:hAnsi="Arial" w:cs="Arial"/>
          <w:sz w:val="28"/>
          <w:szCs w:val="28"/>
        </w:rPr>
        <w:t xml:space="preserve"> </w:t>
      </w:r>
      <w:proofErr w:type="spellStart"/>
      <w:r w:rsidRPr="00114DD5">
        <w:rPr>
          <w:rFonts w:ascii="Arial" w:hAnsi="Arial" w:cs="Arial"/>
          <w:sz w:val="28"/>
          <w:szCs w:val="28"/>
        </w:rPr>
        <w:t>anenge</w:t>
      </w:r>
      <w:proofErr w:type="spellEnd"/>
      <w:r w:rsidRPr="00114DD5">
        <w:rPr>
          <w:rFonts w:ascii="Arial" w:hAnsi="Arial" w:cs="Arial"/>
          <w:sz w:val="28"/>
          <w:szCs w:val="28"/>
        </w:rPr>
        <w:t xml:space="preserve"> </w:t>
      </w:r>
      <w:proofErr w:type="spellStart"/>
      <w:r w:rsidRPr="00114DD5">
        <w:rPr>
          <w:rFonts w:ascii="Arial" w:hAnsi="Arial" w:cs="Arial"/>
          <w:sz w:val="28"/>
          <w:szCs w:val="28"/>
        </w:rPr>
        <w:t>a</w:t>
      </w:r>
      <w:r>
        <w:rPr>
          <w:rFonts w:ascii="Arial" w:hAnsi="Arial" w:cs="Arial"/>
          <w:sz w:val="28"/>
          <w:szCs w:val="28"/>
        </w:rPr>
        <w:t>i</w:t>
      </w:r>
      <w:r w:rsidRPr="00114DD5">
        <w:rPr>
          <w:rFonts w:ascii="Arial" w:hAnsi="Arial" w:cs="Arial"/>
          <w:sz w:val="28"/>
          <w:szCs w:val="28"/>
        </w:rPr>
        <w:t>ne</w:t>
      </w:r>
      <w:proofErr w:type="spellEnd"/>
      <w:r w:rsidRPr="00114DD5">
        <w:rPr>
          <w:rFonts w:ascii="Arial" w:hAnsi="Arial" w:cs="Arial"/>
          <w:sz w:val="28"/>
          <w:szCs w:val="28"/>
        </w:rPr>
        <w:t xml:space="preserve"> Mweya Mutsvene. </w:t>
      </w:r>
      <w:r w:rsidRPr="00114DD5">
        <w:rPr>
          <w:rFonts w:ascii="Arial" w:hAnsi="Arial" w:cs="Arial"/>
          <w:sz w:val="18"/>
          <w:szCs w:val="18"/>
          <w:rPrChange w:author="Transcriber01 JHB" w:date="2025-08-22T12:28:00Z" w16du:dateUtc="2025-08-22T10:28:00Z" w:id="1442">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43">
            <w:rPr>
              <w:rFonts w:ascii="Arial" w:hAnsi="Arial" w:cs="Arial"/>
              <w:sz w:val="28"/>
              <w:szCs w:val="28"/>
              <w:lang w:val="x-none"/>
            </w:rPr>
          </w:rPrChange>
        </w:rPr>
        <w:t xml:space="preserve"> </w:t>
      </w:r>
      <w:r w:rsidRPr="00114DD5">
        <w:rPr>
          <w:rFonts w:ascii="Arial" w:hAnsi="Arial" w:cs="Arial"/>
          <w:sz w:val="28"/>
          <w:szCs w:val="28"/>
        </w:rPr>
        <w:t xml:space="preserve">Baba </w:t>
      </w:r>
      <w:proofErr w:type="spellStart"/>
      <w:r w:rsidRPr="00114DD5">
        <w:rPr>
          <w:rFonts w:ascii="Arial" w:hAnsi="Arial" w:cs="Arial"/>
          <w:sz w:val="28"/>
          <w:szCs w:val="28"/>
        </w:rPr>
        <w:t>ipayi</w:t>
      </w:r>
      <w:proofErr w:type="spellEnd"/>
      <w:r w:rsidRPr="00114DD5">
        <w:rPr>
          <w:rFonts w:ascii="Arial" w:hAnsi="Arial" w:cs="Arial"/>
          <w:sz w:val="28"/>
          <w:szCs w:val="28"/>
        </w:rPr>
        <w:t xml:space="preserve"> </w:t>
      </w:r>
      <w:proofErr w:type="spellStart"/>
      <w:r w:rsidRPr="00114DD5">
        <w:rPr>
          <w:rFonts w:ascii="Arial" w:hAnsi="Arial" w:cs="Arial"/>
          <w:sz w:val="28"/>
          <w:szCs w:val="28"/>
        </w:rPr>
        <w:t>vatsvene</w:t>
      </w:r>
      <w:proofErr w:type="spellEnd"/>
      <w:r w:rsidRPr="00114DD5">
        <w:rPr>
          <w:rFonts w:ascii="Arial" w:hAnsi="Arial" w:cs="Arial"/>
          <w:sz w:val="28"/>
          <w:szCs w:val="28"/>
        </w:rPr>
        <w:t xml:space="preserve"> Mweya Wenyu, </w:t>
      </w:r>
      <w:proofErr w:type="spellStart"/>
      <w:r w:rsidRPr="00114DD5">
        <w:rPr>
          <w:rFonts w:ascii="Arial" w:hAnsi="Arial" w:cs="Arial"/>
          <w:sz w:val="28"/>
          <w:szCs w:val="28"/>
        </w:rPr>
        <w:t>vagone</w:t>
      </w:r>
      <w:proofErr w:type="spellEnd"/>
      <w:r w:rsidRPr="00114DD5">
        <w:rPr>
          <w:rFonts w:ascii="Arial" w:hAnsi="Arial" w:cs="Arial"/>
          <w:sz w:val="28"/>
          <w:szCs w:val="28"/>
        </w:rPr>
        <w:t xml:space="preserve"> </w:t>
      </w:r>
      <w:proofErr w:type="spellStart"/>
      <w:r w:rsidRPr="00114DD5">
        <w:rPr>
          <w:rFonts w:ascii="Arial" w:hAnsi="Arial" w:cs="Arial"/>
          <w:sz w:val="28"/>
          <w:szCs w:val="28"/>
        </w:rPr>
        <w:t>kunzwisisa</w:t>
      </w:r>
      <w:proofErr w:type="spellEnd"/>
      <w:r w:rsidRPr="00114DD5">
        <w:rPr>
          <w:rFonts w:ascii="Arial" w:hAnsi="Arial" w:cs="Arial"/>
          <w:sz w:val="28"/>
          <w:szCs w:val="28"/>
        </w:rPr>
        <w:t xml:space="preserve"> </w:t>
      </w:r>
      <w:proofErr w:type="spellStart"/>
      <w:r w:rsidRPr="00114DD5">
        <w:rPr>
          <w:rFonts w:ascii="Arial" w:hAnsi="Arial" w:cs="Arial"/>
          <w:sz w:val="28"/>
          <w:szCs w:val="28"/>
        </w:rPr>
        <w:t>pakati</w:t>
      </w:r>
      <w:proofErr w:type="spellEnd"/>
      <w:r w:rsidRPr="00114DD5">
        <w:rPr>
          <w:rFonts w:ascii="Arial" w:hAnsi="Arial" w:cs="Arial"/>
          <w:sz w:val="28"/>
          <w:szCs w:val="28"/>
        </w:rPr>
        <w:t xml:space="preserve"> </w:t>
      </w:r>
      <w:proofErr w:type="spellStart"/>
      <w:r w:rsidRPr="00114DD5">
        <w:rPr>
          <w:rFonts w:ascii="Arial" w:hAnsi="Arial" w:cs="Arial"/>
          <w:sz w:val="28"/>
          <w:szCs w:val="28"/>
        </w:rPr>
        <w:t>pemutsara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44">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45">
            <w:rPr>
              <w:rFonts w:ascii="Arial" w:hAnsi="Arial" w:cs="Arial"/>
              <w:sz w:val="28"/>
              <w:szCs w:val="28"/>
              <w:lang w:val="x-none"/>
            </w:rPr>
          </w:rPrChange>
        </w:rPr>
        <w:t xml:space="preserve"> </w:t>
      </w:r>
      <w:r w:rsidRPr="00114DD5">
        <w:rPr>
          <w:rFonts w:ascii="Arial" w:hAnsi="Arial" w:cs="Arial"/>
          <w:sz w:val="28"/>
          <w:szCs w:val="28"/>
        </w:rPr>
        <w:t xml:space="preserve">Rive </w:t>
      </w:r>
      <w:proofErr w:type="spellStart"/>
      <w:r w:rsidRPr="00114DD5">
        <w:rPr>
          <w:rFonts w:ascii="Arial" w:hAnsi="Arial" w:cs="Arial"/>
          <w:sz w:val="28"/>
          <w:szCs w:val="28"/>
        </w:rPr>
        <w:t>chaedza</w:t>
      </w:r>
      <w:proofErr w:type="spellEnd"/>
      <w:r w:rsidRPr="00114DD5">
        <w:rPr>
          <w:rFonts w:ascii="Arial" w:hAnsi="Arial" w:cs="Arial"/>
          <w:sz w:val="28"/>
          <w:szCs w:val="28"/>
        </w:rPr>
        <w:t xml:space="preserve"> </w:t>
      </w:r>
      <w:proofErr w:type="spellStart"/>
      <w:r w:rsidRPr="00114DD5">
        <w:rPr>
          <w:rFonts w:ascii="Arial" w:hAnsi="Arial" w:cs="Arial"/>
          <w:sz w:val="28"/>
          <w:szCs w:val="28"/>
        </w:rPr>
        <w:t>kutsoka</w:t>
      </w:r>
      <w:proofErr w:type="spellEnd"/>
      <w:r w:rsidRPr="00114DD5">
        <w:rPr>
          <w:rFonts w:ascii="Arial" w:hAnsi="Arial" w:cs="Arial"/>
          <w:sz w:val="28"/>
          <w:szCs w:val="28"/>
        </w:rPr>
        <w:t xml:space="preserve"> </w:t>
      </w:r>
      <w:proofErr w:type="spellStart"/>
      <w:r w:rsidRPr="00114DD5">
        <w:rPr>
          <w:rFonts w:ascii="Arial" w:hAnsi="Arial" w:cs="Arial"/>
          <w:sz w:val="28"/>
          <w:szCs w:val="28"/>
        </w:rPr>
        <w:t>dzavo</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46">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47">
            <w:rPr>
              <w:rFonts w:ascii="Arial" w:hAnsi="Arial" w:cs="Arial"/>
              <w:sz w:val="28"/>
              <w:szCs w:val="28"/>
              <w:lang w:val="x-none"/>
            </w:rPr>
          </w:rPrChange>
        </w:rPr>
        <w:t xml:space="preserve"> </w:t>
      </w:r>
      <w:proofErr w:type="spellStart"/>
      <w:r w:rsidRPr="00114DD5">
        <w:rPr>
          <w:rFonts w:ascii="Arial" w:hAnsi="Arial" w:cs="Arial"/>
          <w:sz w:val="28"/>
          <w:szCs w:val="28"/>
        </w:rPr>
        <w:t>Risandure</w:t>
      </w:r>
      <w:proofErr w:type="spellEnd"/>
      <w:r w:rsidRPr="00114DD5">
        <w:rPr>
          <w:rFonts w:ascii="Arial" w:hAnsi="Arial" w:cs="Arial"/>
          <w:sz w:val="28"/>
          <w:szCs w:val="28"/>
        </w:rPr>
        <w:t xml:space="preserve"> </w:t>
      </w:r>
      <w:proofErr w:type="spellStart"/>
      <w:r w:rsidRPr="00114DD5">
        <w:rPr>
          <w:rFonts w:ascii="Arial" w:hAnsi="Arial" w:cs="Arial"/>
          <w:sz w:val="28"/>
          <w:szCs w:val="28"/>
        </w:rPr>
        <w:t>hupenyu</w:t>
      </w:r>
      <w:proofErr w:type="spellEnd"/>
      <w:r w:rsidRPr="00114DD5">
        <w:rPr>
          <w:rFonts w:ascii="Arial" w:hAnsi="Arial" w:cs="Arial"/>
          <w:sz w:val="28"/>
          <w:szCs w:val="28"/>
        </w:rPr>
        <w:t xml:space="preserve"> </w:t>
      </w:r>
      <w:proofErr w:type="spellStart"/>
      <w:r w:rsidRPr="00114DD5">
        <w:rPr>
          <w:rFonts w:ascii="Arial" w:hAnsi="Arial" w:cs="Arial"/>
          <w:sz w:val="28"/>
          <w:szCs w:val="28"/>
        </w:rPr>
        <w:t>hwavo</w:t>
      </w:r>
      <w:proofErr w:type="spellEnd"/>
      <w:r w:rsidRPr="00114DD5">
        <w:rPr>
          <w:rFonts w:ascii="Arial" w:hAnsi="Arial" w:cs="Arial"/>
          <w:sz w:val="28"/>
          <w:szCs w:val="28"/>
        </w:rPr>
        <w:t>.</w:t>
      </w:r>
      <w:r w:rsidRPr="00114DD5">
        <w:rPr>
          <w:rFonts w:ascii="Arial" w:hAnsi="Arial" w:cs="Arial"/>
          <w:sz w:val="18"/>
          <w:szCs w:val="18"/>
          <w:rPrChange w:author="Transcriber01 JHB" w:date="2025-08-22T12:28:00Z" w16du:dateUtc="2025-08-22T10:28:00Z" w:id="1448">
            <w:rPr>
              <w:rFonts w:ascii="Arial" w:hAnsi="Arial" w:cs="Arial"/>
              <w:sz w:val="18"/>
              <w:szCs w:val="18"/>
              <w:lang w:val="x-none"/>
            </w:rPr>
          </w:rPrChange>
        </w:rPr>
        <w:t xml:space="preserve"> [Congregation says, “Amen.”]</w:t>
      </w:r>
      <w:r w:rsidRPr="00114DD5">
        <w:rPr>
          <w:rFonts w:ascii="Arial" w:hAnsi="Arial" w:cs="Arial"/>
          <w:sz w:val="28"/>
          <w:szCs w:val="28"/>
          <w:rPrChange w:author="Transcriber01 JHB" w:date="2025-08-22T12:28:00Z" w16du:dateUtc="2025-08-22T10:28:00Z" w:id="1449">
            <w:rPr>
              <w:rFonts w:ascii="Arial" w:hAnsi="Arial" w:cs="Arial"/>
              <w:sz w:val="28"/>
              <w:szCs w:val="28"/>
              <w:lang w:val="x-none"/>
            </w:rPr>
          </w:rPrChange>
        </w:rPr>
        <w:t xml:space="preserve"> </w:t>
      </w:r>
      <w:r w:rsidRPr="00114DD5">
        <w:rPr>
          <w:rFonts w:ascii="Arial" w:hAnsi="Arial" w:cs="Arial"/>
          <w:sz w:val="28"/>
          <w:szCs w:val="28"/>
        </w:rPr>
        <w:t xml:space="preserve"> Ava Mwari </w:t>
      </w:r>
      <w:proofErr w:type="spellStart"/>
      <w:r w:rsidRPr="00114DD5">
        <w:rPr>
          <w:rFonts w:ascii="Arial" w:hAnsi="Arial" w:cs="Arial"/>
          <w:sz w:val="28"/>
          <w:szCs w:val="28"/>
        </w:rPr>
        <w:t>munyama</w:t>
      </w:r>
      <w:proofErr w:type="spellEnd"/>
      <w:r w:rsidRPr="00114DD5">
        <w:rPr>
          <w:rFonts w:ascii="Arial" w:hAnsi="Arial" w:cs="Arial"/>
          <w:sz w:val="28"/>
          <w:szCs w:val="28"/>
        </w:rPr>
        <w:t xml:space="preserve"> </w:t>
      </w:r>
      <w:proofErr w:type="spellStart"/>
      <w:r>
        <w:rPr>
          <w:rFonts w:ascii="Arial" w:hAnsi="Arial" w:cs="Arial"/>
          <w:sz w:val="28"/>
          <w:szCs w:val="28"/>
        </w:rPr>
        <w:t>p</w:t>
      </w:r>
      <w:r w:rsidRPr="00114DD5">
        <w:rPr>
          <w:rFonts w:ascii="Arial" w:hAnsi="Arial" w:cs="Arial"/>
          <w:sz w:val="28"/>
          <w:szCs w:val="28"/>
        </w:rPr>
        <w:t>avari</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50">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51">
            <w:rPr>
              <w:rFonts w:ascii="Arial" w:hAnsi="Arial" w:cs="Arial"/>
              <w:sz w:val="28"/>
              <w:szCs w:val="28"/>
              <w:lang w:val="x-none"/>
            </w:rPr>
          </w:rPrChange>
        </w:rPr>
        <w:t xml:space="preserve"> </w:t>
      </w:r>
      <w:proofErr w:type="spellStart"/>
      <w:r w:rsidRPr="00114DD5">
        <w:rPr>
          <w:rFonts w:ascii="Arial" w:hAnsi="Arial" w:cs="Arial"/>
          <w:sz w:val="28"/>
          <w:szCs w:val="28"/>
        </w:rPr>
        <w:t>MuZita</w:t>
      </w:r>
      <w:proofErr w:type="spellEnd"/>
      <w:r w:rsidRPr="00114DD5">
        <w:rPr>
          <w:rFonts w:ascii="Arial" w:hAnsi="Arial" w:cs="Arial"/>
          <w:sz w:val="28"/>
          <w:szCs w:val="28"/>
        </w:rPr>
        <w:t xml:space="preserve"> </w:t>
      </w:r>
      <w:proofErr w:type="spellStart"/>
      <w:r w:rsidRPr="00114DD5">
        <w:rPr>
          <w:rFonts w:ascii="Arial" w:hAnsi="Arial" w:cs="Arial"/>
          <w:sz w:val="28"/>
          <w:szCs w:val="28"/>
        </w:rPr>
        <w:t>raTenzi</w:t>
      </w:r>
      <w:proofErr w:type="spellEnd"/>
      <w:r w:rsidRPr="00114DD5">
        <w:rPr>
          <w:rFonts w:ascii="Arial" w:hAnsi="Arial" w:cs="Arial"/>
          <w:sz w:val="28"/>
          <w:szCs w:val="28"/>
        </w:rPr>
        <w:t xml:space="preserve"> Jesu Kristu. </w:t>
      </w:r>
      <w:r w:rsidRPr="00114DD5">
        <w:rPr>
          <w:rFonts w:ascii="Arial" w:hAnsi="Arial" w:cs="Arial"/>
          <w:sz w:val="18"/>
          <w:szCs w:val="18"/>
          <w:rPrChange w:author="Transcriber01 JHB" w:date="2025-08-22T12:28:00Z" w16du:dateUtc="2025-08-22T10:28:00Z" w:id="1452">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53">
            <w:rPr>
              <w:rFonts w:ascii="Arial" w:hAnsi="Arial" w:cs="Arial"/>
              <w:sz w:val="28"/>
              <w:szCs w:val="28"/>
              <w:lang w:val="x-none"/>
            </w:rPr>
          </w:rPrChange>
        </w:rPr>
        <w:t xml:space="preserve"> </w:t>
      </w:r>
      <w:r w:rsidRPr="00114DD5">
        <w:rPr>
          <w:rFonts w:ascii="Arial" w:hAnsi="Arial" w:cs="Arial"/>
          <w:sz w:val="28"/>
          <w:szCs w:val="28"/>
        </w:rPr>
        <w:t>Amen.</w:t>
      </w:r>
      <w:r w:rsidRPr="00114DD5">
        <w:rPr>
          <w:rFonts w:ascii="Arial" w:hAnsi="Arial" w:cs="Arial"/>
          <w:sz w:val="18"/>
          <w:szCs w:val="18"/>
          <w:rPrChange w:author="Transcriber01 JHB" w:date="2025-08-22T12:28:00Z" w16du:dateUtc="2025-08-22T10:28:00Z" w:id="1454">
            <w:rPr>
              <w:rFonts w:ascii="Arial" w:hAnsi="Arial" w:cs="Arial"/>
              <w:sz w:val="18"/>
              <w:szCs w:val="18"/>
              <w:lang w:val="x-none"/>
            </w:rPr>
          </w:rPrChange>
        </w:rPr>
        <w:t xml:space="preserve"> [Congregation says, “Amen.”]</w:t>
      </w:r>
      <w:r w:rsidRPr="00114DD5">
        <w:rPr>
          <w:rFonts w:ascii="Arial" w:hAnsi="Arial" w:cs="Arial"/>
          <w:sz w:val="28"/>
          <w:szCs w:val="28"/>
          <w:rPrChange w:author="Transcriber01 JHB" w:date="2025-08-22T12:28:00Z" w16du:dateUtc="2025-08-22T10:28:00Z" w:id="1455">
            <w:rPr>
              <w:rFonts w:ascii="Arial" w:hAnsi="Arial" w:cs="Arial"/>
              <w:sz w:val="28"/>
              <w:szCs w:val="28"/>
              <w:lang w:val="x-none"/>
            </w:rPr>
          </w:rPrChange>
        </w:rPr>
        <w:t xml:space="preserve"> </w:t>
      </w:r>
      <w:r w:rsidRPr="00114DD5">
        <w:rPr>
          <w:rFonts w:ascii="Arial" w:hAnsi="Arial" w:cs="Arial"/>
          <w:sz w:val="28"/>
          <w:szCs w:val="28"/>
        </w:rPr>
        <w:t xml:space="preserve"> Aiwa…?...</w:t>
      </w:r>
    </w:p>
    <w:p w:rsidRPr="00114DD5" w:rsidR="00420EA2" w:rsidP="00420EA2" w:rsidRDefault="00420EA2" w14:paraId="0EF0F78F" w14:textId="77777777">
      <w:pPr>
        <w:jc w:val="both"/>
        <w:rPr>
          <w:rFonts w:ascii="Arial" w:hAnsi="Arial" w:cs="Arial"/>
          <w:sz w:val="28"/>
          <w:szCs w:val="28"/>
        </w:rPr>
      </w:pPr>
      <w:r w:rsidRPr="002024EA">
        <w:rPr>
          <w:rFonts w:ascii="Arial" w:hAnsi="Arial" w:cs="Arial"/>
          <w:sz w:val="28"/>
          <w:szCs w:val="28"/>
          <w:vertAlign w:val="superscript"/>
        </w:rPr>
        <w:t>51</w:t>
      </w:r>
      <w:r>
        <w:rPr>
          <w:rFonts w:ascii="Arial" w:hAnsi="Arial" w:cs="Arial"/>
          <w:sz w:val="28"/>
          <w:szCs w:val="28"/>
          <w:vertAlign w:val="superscript"/>
        </w:rPr>
        <w:t>4</w:t>
      </w:r>
      <w:r>
        <w:rPr>
          <w:rFonts w:ascii="Arial" w:hAnsi="Arial" w:cs="Arial"/>
          <w:sz w:val="28"/>
          <w:szCs w:val="28"/>
        </w:rPr>
        <w:t xml:space="preserve"> </w:t>
      </w:r>
      <w:proofErr w:type="spellStart"/>
      <w:r w:rsidRPr="00114DD5">
        <w:rPr>
          <w:rFonts w:ascii="Arial" w:hAnsi="Arial" w:cs="Arial"/>
          <w:sz w:val="28"/>
          <w:szCs w:val="28"/>
        </w:rPr>
        <w:t>Hatiiseyi</w:t>
      </w:r>
      <w:proofErr w:type="spellEnd"/>
      <w:r w:rsidRPr="00114DD5">
        <w:rPr>
          <w:rFonts w:ascii="Arial" w:hAnsi="Arial" w:cs="Arial"/>
          <w:sz w:val="28"/>
          <w:szCs w:val="28"/>
        </w:rPr>
        <w:t xml:space="preserve"> </w:t>
      </w:r>
      <w:proofErr w:type="spellStart"/>
      <w:r w:rsidRPr="00114DD5">
        <w:rPr>
          <w:rFonts w:ascii="Arial" w:hAnsi="Arial" w:cs="Arial"/>
          <w:sz w:val="28"/>
          <w:szCs w:val="28"/>
        </w:rPr>
        <w:t>zvipo</w:t>
      </w:r>
      <w:proofErr w:type="spellEnd"/>
      <w:r w:rsidRPr="00114DD5">
        <w:rPr>
          <w:rFonts w:ascii="Arial" w:hAnsi="Arial" w:cs="Arial"/>
          <w:sz w:val="28"/>
          <w:szCs w:val="28"/>
        </w:rPr>
        <w:t xml:space="preserve"> </w:t>
      </w:r>
      <w:proofErr w:type="spellStart"/>
      <w:r w:rsidRPr="00114DD5">
        <w:rPr>
          <w:rFonts w:ascii="Arial" w:hAnsi="Arial" w:cs="Arial"/>
          <w:sz w:val="28"/>
          <w:szCs w:val="28"/>
        </w:rPr>
        <w:t>mu</w:t>
      </w:r>
      <w:r>
        <w:rPr>
          <w:rFonts w:ascii="Arial" w:hAnsi="Arial" w:cs="Arial"/>
          <w:sz w:val="28"/>
          <w:szCs w:val="28"/>
        </w:rPr>
        <w:t>M</w:t>
      </w:r>
      <w:r w:rsidRPr="00114DD5">
        <w:rPr>
          <w:rFonts w:ascii="Arial" w:hAnsi="Arial" w:cs="Arial"/>
          <w:sz w:val="28"/>
          <w:szCs w:val="28"/>
        </w:rPr>
        <w:t>awoko</w:t>
      </w:r>
      <w:proofErr w:type="spellEnd"/>
      <w:r w:rsidRPr="00114DD5">
        <w:rPr>
          <w:rFonts w:ascii="Arial" w:hAnsi="Arial" w:cs="Arial"/>
          <w:sz w:val="28"/>
          <w:szCs w:val="28"/>
        </w:rPr>
        <w:t xml:space="preserve"> </w:t>
      </w:r>
      <w:proofErr w:type="spellStart"/>
      <w:r w:rsidRPr="00114DD5">
        <w:rPr>
          <w:rFonts w:ascii="Arial" w:hAnsi="Arial" w:cs="Arial"/>
          <w:sz w:val="28"/>
          <w:szCs w:val="28"/>
        </w:rPr>
        <w:t>aShe</w:t>
      </w:r>
      <w:proofErr w:type="spellEnd"/>
      <w:r w:rsidRPr="00114DD5">
        <w:rPr>
          <w:rFonts w:ascii="Arial" w:hAnsi="Arial" w:cs="Arial"/>
          <w:sz w:val="28"/>
          <w:szCs w:val="28"/>
        </w:rPr>
        <w:t xml:space="preserve">. </w:t>
      </w:r>
      <w:proofErr w:type="spellStart"/>
      <w:r w:rsidRPr="00114DD5">
        <w:rPr>
          <w:rFonts w:ascii="Arial" w:hAnsi="Arial" w:cs="Arial"/>
          <w:sz w:val="28"/>
          <w:szCs w:val="28"/>
        </w:rPr>
        <w:t>Tinyengetere</w:t>
      </w:r>
      <w:proofErr w:type="spellEnd"/>
      <w:r w:rsidRPr="00114DD5">
        <w:rPr>
          <w:rFonts w:ascii="Arial" w:hAnsi="Arial" w:cs="Arial"/>
          <w:sz w:val="28"/>
          <w:szCs w:val="28"/>
        </w:rPr>
        <w:t xml:space="preserve">. Baba tinotenda, </w:t>
      </w:r>
      <w:r w:rsidRPr="00114DD5">
        <w:rPr>
          <w:rFonts w:ascii="Arial" w:hAnsi="Arial" w:cs="Arial"/>
          <w:sz w:val="18"/>
          <w:szCs w:val="18"/>
          <w:rPrChange w:author="Transcriber01 JHB" w:date="2025-08-22T12:28:00Z" w16du:dateUtc="2025-08-22T10:28:00Z" w:id="1456">
            <w:rPr>
              <w:rFonts w:ascii="Arial" w:hAnsi="Arial" w:cs="Arial"/>
              <w:sz w:val="18"/>
              <w:szCs w:val="18"/>
              <w:lang w:val="x-none"/>
            </w:rPr>
          </w:rPrChange>
        </w:rPr>
        <w:t>[Congregation says, “Amen</w:t>
      </w:r>
      <w:r>
        <w:rPr>
          <w:rFonts w:ascii="Arial" w:hAnsi="Arial" w:cs="Arial"/>
          <w:sz w:val="18"/>
          <w:szCs w:val="18"/>
        </w:rPr>
        <w:t>,</w:t>
      </w:r>
      <w:r w:rsidRPr="000B516C">
        <w:rPr>
          <w:rFonts w:ascii="Arial" w:hAnsi="Arial" w:cs="Arial"/>
          <w:sz w:val="18"/>
          <w:szCs w:val="18"/>
        </w:rPr>
        <w:t>”</w:t>
      </w:r>
      <w:r w:rsidRPr="00114DD5">
        <w:rPr>
          <w:rFonts w:ascii="Arial" w:hAnsi="Arial" w:cs="Arial"/>
          <w:sz w:val="18"/>
          <w:szCs w:val="18"/>
          <w:rPrChange w:author="Transcriber01 JHB" w:date="2025-08-22T12:28:00Z" w16du:dateUtc="2025-08-22T10:28:00Z" w:id="1457">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1458">
            <w:rPr>
              <w:rFonts w:ascii="Arial" w:hAnsi="Arial" w:cs="Arial"/>
              <w:sz w:val="28"/>
              <w:szCs w:val="28"/>
              <w:lang w:val="x-none"/>
            </w:rPr>
          </w:rPrChange>
        </w:rPr>
        <w:t xml:space="preserve"> </w:t>
      </w:r>
      <w:r w:rsidRPr="00114DD5">
        <w:rPr>
          <w:rFonts w:ascii="Arial" w:hAnsi="Arial" w:cs="Arial"/>
          <w:sz w:val="28"/>
          <w:szCs w:val="28"/>
        </w:rPr>
        <w:t xml:space="preserve">Baba </w:t>
      </w:r>
      <w:proofErr w:type="spellStart"/>
      <w:r w:rsidRPr="00114DD5">
        <w:rPr>
          <w:rFonts w:ascii="Arial" w:hAnsi="Arial" w:cs="Arial"/>
          <w:sz w:val="28"/>
          <w:szCs w:val="28"/>
        </w:rPr>
        <w:t>nezvipo</w:t>
      </w:r>
      <w:proofErr w:type="spellEnd"/>
      <w:r w:rsidRPr="00114DD5">
        <w:rPr>
          <w:rFonts w:ascii="Arial" w:hAnsi="Arial" w:cs="Arial"/>
          <w:sz w:val="28"/>
          <w:szCs w:val="28"/>
        </w:rPr>
        <w:t xml:space="preserve"> </w:t>
      </w:r>
      <w:proofErr w:type="spellStart"/>
      <w:r w:rsidRPr="00114DD5">
        <w:rPr>
          <w:rFonts w:ascii="Arial" w:hAnsi="Arial" w:cs="Arial"/>
          <w:sz w:val="28"/>
          <w:szCs w:val="28"/>
        </w:rPr>
        <w:t>zvabuda</w:t>
      </w:r>
      <w:proofErr w:type="spellEnd"/>
      <w:r w:rsidRPr="00114DD5">
        <w:rPr>
          <w:rFonts w:ascii="Arial" w:hAnsi="Arial" w:cs="Arial"/>
          <w:sz w:val="28"/>
          <w:szCs w:val="28"/>
        </w:rPr>
        <w:t xml:space="preserve"> </w:t>
      </w:r>
      <w:proofErr w:type="spellStart"/>
      <w:r w:rsidRPr="00114DD5">
        <w:rPr>
          <w:rFonts w:ascii="Arial" w:hAnsi="Arial" w:cs="Arial"/>
          <w:sz w:val="28"/>
          <w:szCs w:val="28"/>
        </w:rPr>
        <w:t>muhomwe</w:t>
      </w:r>
      <w:proofErr w:type="spellEnd"/>
      <w:r w:rsidRPr="00114DD5">
        <w:rPr>
          <w:rFonts w:ascii="Arial" w:hAnsi="Arial" w:cs="Arial"/>
          <w:sz w:val="28"/>
          <w:szCs w:val="28"/>
        </w:rPr>
        <w:t xml:space="preserve"> </w:t>
      </w:r>
      <w:proofErr w:type="spellStart"/>
      <w:r w:rsidRPr="00114DD5">
        <w:rPr>
          <w:rFonts w:ascii="Arial" w:hAnsi="Arial" w:cs="Arial"/>
          <w:sz w:val="28"/>
          <w:szCs w:val="28"/>
        </w:rPr>
        <w:t>dzevatsvene</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59">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60">
            <w:rPr>
              <w:rFonts w:ascii="Arial" w:hAnsi="Arial" w:cs="Arial"/>
              <w:sz w:val="28"/>
              <w:szCs w:val="28"/>
              <w:lang w:val="x-none"/>
            </w:rPr>
          </w:rPrChange>
        </w:rPr>
        <w:t xml:space="preserve"> </w:t>
      </w:r>
      <w:r w:rsidRPr="00114DD5">
        <w:rPr>
          <w:rFonts w:ascii="Arial" w:hAnsi="Arial" w:cs="Arial"/>
          <w:sz w:val="28"/>
          <w:szCs w:val="28"/>
        </w:rPr>
        <w:t>Makati, “Good measure, pressed down, shaken over shall you restore</w:t>
      </w:r>
      <w:r w:rsidRPr="00114DD5">
        <w:rPr>
          <w:rFonts w:ascii="Arial" w:hAnsi="Arial" w:cs="Arial"/>
          <w:sz w:val="28"/>
          <w:szCs w:val="28"/>
          <w:rPrChange w:author="Transcriber01 JHB" w:date="2025-08-22T12:28:00Z" w16du:dateUtc="2025-08-22T10:28:00Z" w:id="1461">
            <w:rPr>
              <w:rFonts w:ascii="Arial" w:hAnsi="Arial" w:cs="Arial"/>
              <w:sz w:val="28"/>
              <w:szCs w:val="28"/>
              <w:lang w:val="x-none"/>
            </w:rPr>
          </w:rPrChange>
        </w:rPr>
        <w:t xml:space="preserve"> </w:t>
      </w:r>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62">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63">
            <w:rPr>
              <w:rFonts w:ascii="Arial" w:hAnsi="Arial" w:cs="Arial"/>
              <w:sz w:val="28"/>
              <w:szCs w:val="28"/>
              <w:lang w:val="x-none"/>
            </w:rPr>
          </w:rPrChange>
        </w:rPr>
        <w:t xml:space="preserve"> </w:t>
      </w:r>
      <w:r w:rsidRPr="00114DD5">
        <w:rPr>
          <w:rFonts w:ascii="Arial" w:hAnsi="Arial" w:cs="Arial"/>
          <w:sz w:val="28"/>
          <w:szCs w:val="28"/>
        </w:rPr>
        <w:t xml:space="preserve">Baba </w:t>
      </w:r>
      <w:proofErr w:type="spellStart"/>
      <w:r w:rsidRPr="00114DD5">
        <w:rPr>
          <w:rFonts w:ascii="Arial" w:hAnsi="Arial" w:cs="Arial"/>
          <w:sz w:val="28"/>
          <w:szCs w:val="28"/>
        </w:rPr>
        <w:t>tinodzorera</w:t>
      </w:r>
      <w:proofErr w:type="spellEnd"/>
      <w:r w:rsidRPr="00114DD5">
        <w:rPr>
          <w:rFonts w:ascii="Arial" w:hAnsi="Arial" w:cs="Arial"/>
          <w:sz w:val="28"/>
          <w:szCs w:val="28"/>
        </w:rPr>
        <w:t xml:space="preserve"> </w:t>
      </w:r>
      <w:proofErr w:type="spellStart"/>
      <w:r w:rsidRPr="00114DD5">
        <w:rPr>
          <w:rFonts w:ascii="Arial" w:hAnsi="Arial" w:cs="Arial"/>
          <w:sz w:val="28"/>
          <w:szCs w:val="28"/>
        </w:rPr>
        <w:t>zvipo</w:t>
      </w:r>
      <w:proofErr w:type="spellEnd"/>
      <w:r w:rsidRPr="00114DD5">
        <w:rPr>
          <w:rFonts w:ascii="Arial" w:hAnsi="Arial" w:cs="Arial"/>
          <w:sz w:val="28"/>
          <w:szCs w:val="28"/>
        </w:rPr>
        <w:t xml:space="preserve"> </w:t>
      </w:r>
      <w:proofErr w:type="spellStart"/>
      <w:r w:rsidRPr="00114DD5">
        <w:rPr>
          <w:rFonts w:ascii="Arial" w:hAnsi="Arial" w:cs="Arial"/>
          <w:sz w:val="28"/>
          <w:szCs w:val="28"/>
        </w:rPr>
        <w:t>izvi</w:t>
      </w:r>
      <w:proofErr w:type="spellEnd"/>
      <w:r w:rsidRPr="00114DD5">
        <w:rPr>
          <w:rFonts w:ascii="Arial" w:hAnsi="Arial" w:cs="Arial"/>
          <w:sz w:val="28"/>
          <w:szCs w:val="28"/>
        </w:rPr>
        <w:t xml:space="preserve"> </w:t>
      </w:r>
      <w:proofErr w:type="spellStart"/>
      <w:r w:rsidRPr="00114DD5">
        <w:rPr>
          <w:rFonts w:ascii="Arial" w:hAnsi="Arial" w:cs="Arial"/>
          <w:sz w:val="28"/>
          <w:szCs w:val="28"/>
        </w:rPr>
        <w:t>muMawoko</w:t>
      </w:r>
      <w:proofErr w:type="spellEnd"/>
      <w:r w:rsidRPr="00114DD5">
        <w:rPr>
          <w:rFonts w:ascii="Arial" w:hAnsi="Arial" w:cs="Arial"/>
          <w:sz w:val="28"/>
          <w:szCs w:val="28"/>
        </w:rPr>
        <w:t xml:space="preserve"> Enyu. </w:t>
      </w:r>
      <w:r w:rsidRPr="00114DD5">
        <w:rPr>
          <w:rFonts w:ascii="Arial" w:hAnsi="Arial" w:cs="Arial"/>
          <w:sz w:val="18"/>
          <w:szCs w:val="18"/>
          <w:rPrChange w:author="Transcriber01 JHB" w:date="2025-08-22T12:28:00Z" w16du:dateUtc="2025-08-22T10:28:00Z" w:id="1464">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65">
            <w:rPr>
              <w:rFonts w:ascii="Arial" w:hAnsi="Arial" w:cs="Arial"/>
              <w:sz w:val="28"/>
              <w:szCs w:val="28"/>
              <w:lang w:val="x-none"/>
            </w:rPr>
          </w:rPrChange>
        </w:rPr>
        <w:t xml:space="preserve"> </w:t>
      </w:r>
      <w:proofErr w:type="spellStart"/>
      <w:r w:rsidRPr="00114DD5">
        <w:rPr>
          <w:rFonts w:ascii="Arial" w:hAnsi="Arial" w:cs="Arial"/>
          <w:sz w:val="28"/>
          <w:szCs w:val="28"/>
        </w:rPr>
        <w:t>Ngazvikomborerwe</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66">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67">
            <w:rPr>
              <w:rFonts w:ascii="Arial" w:hAnsi="Arial" w:cs="Arial"/>
              <w:sz w:val="28"/>
              <w:szCs w:val="28"/>
              <w:lang w:val="x-none"/>
            </w:rPr>
          </w:rPrChange>
        </w:rPr>
        <w:t xml:space="preserve"> </w:t>
      </w:r>
      <w:r w:rsidRPr="00114DD5">
        <w:rPr>
          <w:rFonts w:ascii="Arial" w:hAnsi="Arial" w:cs="Arial"/>
          <w:sz w:val="28"/>
          <w:szCs w:val="28"/>
        </w:rPr>
        <w:t xml:space="preserve">Baba, </w:t>
      </w:r>
      <w:proofErr w:type="spellStart"/>
      <w:r w:rsidRPr="00114DD5">
        <w:rPr>
          <w:rFonts w:ascii="Arial" w:hAnsi="Arial" w:cs="Arial"/>
          <w:sz w:val="28"/>
          <w:szCs w:val="28"/>
        </w:rPr>
        <w:t>ivo</w:t>
      </w:r>
      <w:proofErr w:type="spellEnd"/>
      <w:r w:rsidRPr="00114DD5">
        <w:rPr>
          <w:rFonts w:ascii="Arial" w:hAnsi="Arial" w:cs="Arial"/>
          <w:sz w:val="28"/>
          <w:szCs w:val="28"/>
        </w:rPr>
        <w:t xml:space="preserve"> </w:t>
      </w:r>
      <w:proofErr w:type="spellStart"/>
      <w:r w:rsidRPr="00114DD5">
        <w:rPr>
          <w:rFonts w:ascii="Arial" w:hAnsi="Arial" w:cs="Arial"/>
          <w:sz w:val="28"/>
          <w:szCs w:val="28"/>
        </w:rPr>
        <w:t>vazvibvisa</w:t>
      </w:r>
      <w:proofErr w:type="spellEnd"/>
      <w:r w:rsidRPr="00114DD5">
        <w:rPr>
          <w:rFonts w:ascii="Arial" w:hAnsi="Arial" w:cs="Arial"/>
          <w:sz w:val="28"/>
          <w:szCs w:val="28"/>
        </w:rPr>
        <w:t xml:space="preserve">, </w:t>
      </w:r>
      <w:proofErr w:type="spellStart"/>
      <w:r w:rsidRPr="00114DD5">
        <w:rPr>
          <w:rFonts w:ascii="Arial" w:hAnsi="Arial" w:cs="Arial"/>
          <w:sz w:val="28"/>
          <w:szCs w:val="28"/>
        </w:rPr>
        <w:t>homwe</w:t>
      </w:r>
      <w:proofErr w:type="spellEnd"/>
      <w:r w:rsidRPr="00114DD5">
        <w:rPr>
          <w:rFonts w:ascii="Arial" w:hAnsi="Arial" w:cs="Arial"/>
          <w:sz w:val="28"/>
          <w:szCs w:val="28"/>
        </w:rPr>
        <w:t xml:space="preserve"> </w:t>
      </w:r>
      <w:proofErr w:type="spellStart"/>
      <w:r w:rsidRPr="00114DD5">
        <w:rPr>
          <w:rFonts w:ascii="Arial" w:hAnsi="Arial" w:cs="Arial"/>
          <w:sz w:val="28"/>
          <w:szCs w:val="28"/>
        </w:rPr>
        <w:t>dzavo</w:t>
      </w:r>
      <w:proofErr w:type="spellEnd"/>
      <w:r w:rsidRPr="00114DD5">
        <w:rPr>
          <w:rFonts w:ascii="Arial" w:hAnsi="Arial" w:cs="Arial"/>
          <w:sz w:val="28"/>
          <w:szCs w:val="28"/>
        </w:rPr>
        <w:t xml:space="preserve"> </w:t>
      </w:r>
      <w:proofErr w:type="spellStart"/>
      <w:r w:rsidRPr="00114DD5">
        <w:rPr>
          <w:rFonts w:ascii="Arial" w:hAnsi="Arial" w:cs="Arial"/>
          <w:sz w:val="28"/>
          <w:szCs w:val="28"/>
        </w:rPr>
        <w:t>ngadzizare</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68">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69">
            <w:rPr>
              <w:rFonts w:ascii="Arial" w:hAnsi="Arial" w:cs="Arial"/>
              <w:sz w:val="28"/>
              <w:szCs w:val="28"/>
              <w:lang w:val="x-none"/>
            </w:rPr>
          </w:rPrChange>
        </w:rPr>
        <w:t xml:space="preserve"> </w:t>
      </w:r>
      <w:r w:rsidRPr="00114DD5">
        <w:rPr>
          <w:rFonts w:ascii="Arial" w:hAnsi="Arial" w:cs="Arial"/>
          <w:sz w:val="28"/>
          <w:szCs w:val="28"/>
        </w:rPr>
        <w:t xml:space="preserve">Tenzi, </w:t>
      </w:r>
      <w:proofErr w:type="spellStart"/>
      <w:r w:rsidRPr="00114DD5">
        <w:rPr>
          <w:rFonts w:ascii="Arial" w:hAnsi="Arial" w:cs="Arial"/>
          <w:sz w:val="28"/>
          <w:szCs w:val="28"/>
        </w:rPr>
        <w:t>isu</w:t>
      </w:r>
      <w:proofErr w:type="spellEnd"/>
      <w:r w:rsidRPr="00114DD5">
        <w:rPr>
          <w:rFonts w:ascii="Arial" w:hAnsi="Arial" w:cs="Arial"/>
          <w:sz w:val="28"/>
          <w:szCs w:val="28"/>
        </w:rPr>
        <w:t xml:space="preserve"> </w:t>
      </w:r>
      <w:proofErr w:type="spellStart"/>
      <w:r w:rsidRPr="00114DD5">
        <w:rPr>
          <w:rFonts w:ascii="Arial" w:hAnsi="Arial" w:cs="Arial"/>
          <w:sz w:val="28"/>
          <w:szCs w:val="28"/>
        </w:rPr>
        <w:t>vanozvisevenzesa</w:t>
      </w:r>
      <w:proofErr w:type="spellEnd"/>
      <w:r w:rsidRPr="00114DD5">
        <w:rPr>
          <w:rFonts w:ascii="Arial" w:hAnsi="Arial" w:cs="Arial"/>
          <w:sz w:val="28"/>
          <w:szCs w:val="28"/>
        </w:rPr>
        <w:t xml:space="preserve">, </w:t>
      </w:r>
      <w:proofErr w:type="spellStart"/>
      <w:r w:rsidRPr="00114DD5">
        <w:rPr>
          <w:rFonts w:ascii="Arial" w:hAnsi="Arial" w:cs="Arial"/>
          <w:sz w:val="28"/>
          <w:szCs w:val="28"/>
        </w:rPr>
        <w:t>ngazviende</w:t>
      </w:r>
      <w:proofErr w:type="spellEnd"/>
      <w:r w:rsidRPr="00114DD5">
        <w:rPr>
          <w:rFonts w:ascii="Arial" w:hAnsi="Arial" w:cs="Arial"/>
          <w:sz w:val="28"/>
          <w:szCs w:val="28"/>
        </w:rPr>
        <w:t xml:space="preserve"> </w:t>
      </w:r>
      <w:proofErr w:type="spellStart"/>
      <w:r w:rsidRPr="00114DD5">
        <w:rPr>
          <w:rFonts w:ascii="Arial" w:hAnsi="Arial" w:cs="Arial"/>
          <w:sz w:val="28"/>
          <w:szCs w:val="28"/>
        </w:rPr>
        <w:t>kubasa</w:t>
      </w:r>
      <w:proofErr w:type="spellEnd"/>
      <w:r w:rsidRPr="00114DD5">
        <w:rPr>
          <w:rFonts w:ascii="Arial" w:hAnsi="Arial" w:cs="Arial"/>
          <w:sz w:val="28"/>
          <w:szCs w:val="28"/>
        </w:rPr>
        <w:t xml:space="preserve"> </w:t>
      </w:r>
      <w:proofErr w:type="spellStart"/>
      <w:r w:rsidRPr="00114DD5">
        <w:rPr>
          <w:rFonts w:ascii="Arial" w:hAnsi="Arial" w:cs="Arial"/>
          <w:sz w:val="28"/>
          <w:szCs w:val="28"/>
        </w:rPr>
        <w:t>Renyu</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70">
            <w:rPr>
              <w:rFonts w:ascii="Arial" w:hAnsi="Arial" w:cs="Arial"/>
              <w:sz w:val="18"/>
              <w:szCs w:val="18"/>
              <w:lang w:val="x-none"/>
            </w:rPr>
          </w:rPrChange>
        </w:rPr>
        <w:t>[Congregation says, “Amen.”]</w:t>
      </w:r>
    </w:p>
    <w:p w:rsidRPr="00114DD5" w:rsidR="00420EA2" w:rsidP="00420EA2" w:rsidRDefault="00420EA2" w14:paraId="4D55F1B4" w14:textId="77777777">
      <w:pPr>
        <w:jc w:val="both"/>
        <w:rPr>
          <w:rFonts w:ascii="Arial" w:hAnsi="Arial" w:cs="Arial"/>
          <w:sz w:val="28"/>
          <w:szCs w:val="28"/>
        </w:rPr>
      </w:pPr>
      <w:r w:rsidRPr="002024EA">
        <w:rPr>
          <w:rFonts w:ascii="Arial" w:hAnsi="Arial" w:cs="Arial"/>
          <w:sz w:val="28"/>
          <w:szCs w:val="28"/>
          <w:vertAlign w:val="superscript"/>
        </w:rPr>
        <w:t>51</w:t>
      </w:r>
      <w:r>
        <w:rPr>
          <w:rFonts w:ascii="Arial" w:hAnsi="Arial" w:cs="Arial"/>
          <w:sz w:val="28"/>
          <w:szCs w:val="28"/>
          <w:vertAlign w:val="superscript"/>
        </w:rPr>
        <w:t>5</w:t>
      </w:r>
      <w:r w:rsidRPr="002024EA">
        <w:rPr>
          <w:rFonts w:ascii="Arial" w:hAnsi="Arial" w:cs="Arial"/>
          <w:sz w:val="28"/>
          <w:szCs w:val="28"/>
          <w:vertAlign w:val="superscript"/>
        </w:rPr>
        <w:t xml:space="preserve"> </w:t>
      </w:r>
      <w:r w:rsidRPr="00114DD5">
        <w:rPr>
          <w:rFonts w:ascii="Arial" w:hAnsi="Arial" w:cs="Arial"/>
          <w:sz w:val="28"/>
          <w:szCs w:val="28"/>
        </w:rPr>
        <w:t xml:space="preserve">Baba, </w:t>
      </w:r>
      <w:proofErr w:type="spellStart"/>
      <w:r w:rsidRPr="00114DD5">
        <w:rPr>
          <w:rFonts w:ascii="Arial" w:hAnsi="Arial" w:cs="Arial"/>
          <w:sz w:val="28"/>
          <w:szCs w:val="28"/>
        </w:rPr>
        <w:t>tichinozorora</w:t>
      </w:r>
      <w:proofErr w:type="spellEnd"/>
      <w:r w:rsidRPr="00114DD5">
        <w:rPr>
          <w:rFonts w:ascii="Arial" w:hAnsi="Arial" w:cs="Arial"/>
          <w:sz w:val="28"/>
          <w:szCs w:val="28"/>
        </w:rPr>
        <w:t xml:space="preserve">, tariro </w:t>
      </w:r>
      <w:proofErr w:type="spellStart"/>
      <w:r w:rsidRPr="00114DD5">
        <w:rPr>
          <w:rFonts w:ascii="Arial" w:hAnsi="Arial" w:cs="Arial"/>
          <w:sz w:val="28"/>
          <w:szCs w:val="28"/>
        </w:rPr>
        <w:t>yedu</w:t>
      </w:r>
      <w:proofErr w:type="spellEnd"/>
      <w:r w:rsidRPr="00114DD5">
        <w:rPr>
          <w:rFonts w:ascii="Arial" w:hAnsi="Arial" w:cs="Arial"/>
          <w:sz w:val="28"/>
          <w:szCs w:val="28"/>
        </w:rPr>
        <w:t xml:space="preserve"> </w:t>
      </w:r>
      <w:proofErr w:type="spellStart"/>
      <w:r w:rsidRPr="00114DD5">
        <w:rPr>
          <w:rFonts w:ascii="Arial" w:hAnsi="Arial" w:cs="Arial"/>
          <w:sz w:val="28"/>
          <w:szCs w:val="28"/>
        </w:rPr>
        <w:t>ya</w:t>
      </w:r>
      <w:r>
        <w:rPr>
          <w:rFonts w:ascii="Arial" w:hAnsi="Arial" w:cs="Arial"/>
          <w:sz w:val="28"/>
          <w:szCs w:val="28"/>
        </w:rPr>
        <w:t>’a</w:t>
      </w:r>
      <w:r w:rsidRPr="00114DD5">
        <w:rPr>
          <w:rFonts w:ascii="Arial" w:hAnsi="Arial" w:cs="Arial"/>
          <w:sz w:val="28"/>
          <w:szCs w:val="28"/>
        </w:rPr>
        <w:t>kune</w:t>
      </w:r>
      <w:proofErr w:type="spellEnd"/>
      <w:r w:rsidRPr="00114DD5">
        <w:rPr>
          <w:rFonts w:ascii="Arial" w:hAnsi="Arial" w:cs="Arial"/>
          <w:sz w:val="28"/>
          <w:szCs w:val="28"/>
        </w:rPr>
        <w:t xml:space="preserve"> </w:t>
      </w:r>
      <w:proofErr w:type="spellStart"/>
      <w:r w:rsidRPr="00114DD5">
        <w:rPr>
          <w:rFonts w:ascii="Arial" w:hAnsi="Arial" w:cs="Arial"/>
          <w:sz w:val="28"/>
          <w:szCs w:val="28"/>
        </w:rPr>
        <w:t>zvamakatirongera</w:t>
      </w:r>
      <w:proofErr w:type="spellEnd"/>
      <w:r w:rsidRPr="00114DD5">
        <w:rPr>
          <w:rFonts w:ascii="Arial" w:hAnsi="Arial" w:cs="Arial"/>
          <w:sz w:val="28"/>
          <w:szCs w:val="28"/>
        </w:rPr>
        <w:t xml:space="preserve"> </w:t>
      </w:r>
      <w:proofErr w:type="spellStart"/>
      <w:r w:rsidRPr="00114DD5">
        <w:rPr>
          <w:rFonts w:ascii="Arial" w:hAnsi="Arial" w:cs="Arial"/>
          <w:sz w:val="28"/>
          <w:szCs w:val="28"/>
        </w:rPr>
        <w:t>mangwana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71">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72">
            <w:rPr>
              <w:rFonts w:ascii="Arial" w:hAnsi="Arial" w:cs="Arial"/>
              <w:sz w:val="28"/>
              <w:szCs w:val="28"/>
              <w:lang w:val="x-none"/>
            </w:rPr>
          </w:rPrChange>
        </w:rPr>
        <w:t xml:space="preserve"> </w:t>
      </w:r>
      <w:proofErr w:type="spellStart"/>
      <w:r w:rsidRPr="00114DD5">
        <w:rPr>
          <w:rFonts w:ascii="Arial" w:hAnsi="Arial" w:cs="Arial"/>
          <w:sz w:val="28"/>
          <w:szCs w:val="28"/>
        </w:rPr>
        <w:t>Tipinzeyi</w:t>
      </w:r>
      <w:proofErr w:type="spellEnd"/>
      <w:r w:rsidRPr="00114DD5">
        <w:rPr>
          <w:rFonts w:ascii="Arial" w:hAnsi="Arial" w:cs="Arial"/>
          <w:sz w:val="28"/>
          <w:szCs w:val="28"/>
        </w:rPr>
        <w:t xml:space="preserve"> </w:t>
      </w:r>
      <w:proofErr w:type="spellStart"/>
      <w:r w:rsidRPr="00114DD5">
        <w:rPr>
          <w:rFonts w:ascii="Arial" w:hAnsi="Arial" w:cs="Arial"/>
          <w:sz w:val="28"/>
          <w:szCs w:val="28"/>
        </w:rPr>
        <w:t>mumba</w:t>
      </w:r>
      <w:proofErr w:type="spellEnd"/>
      <w:r w:rsidRPr="00114DD5">
        <w:rPr>
          <w:rFonts w:ascii="Arial" w:hAnsi="Arial" w:cs="Arial"/>
          <w:sz w:val="28"/>
          <w:szCs w:val="28"/>
        </w:rPr>
        <w:t xml:space="preserve"> </w:t>
      </w:r>
      <w:proofErr w:type="spellStart"/>
      <w:r w:rsidRPr="00114DD5">
        <w:rPr>
          <w:rFonts w:ascii="Arial" w:hAnsi="Arial" w:cs="Arial"/>
          <w:sz w:val="28"/>
          <w:szCs w:val="28"/>
        </w:rPr>
        <w:t>Menyu</w:t>
      </w:r>
      <w:proofErr w:type="spellEnd"/>
      <w:r w:rsidRPr="00114DD5">
        <w:rPr>
          <w:rFonts w:ascii="Arial" w:hAnsi="Arial" w:cs="Arial"/>
          <w:sz w:val="28"/>
          <w:szCs w:val="28"/>
        </w:rPr>
        <w:t xml:space="preserve"> </w:t>
      </w:r>
      <w:proofErr w:type="spellStart"/>
      <w:r w:rsidRPr="00114DD5">
        <w:rPr>
          <w:rFonts w:ascii="Arial" w:hAnsi="Arial" w:cs="Arial"/>
          <w:sz w:val="28"/>
          <w:szCs w:val="28"/>
        </w:rPr>
        <w:t>ti</w:t>
      </w:r>
      <w:r>
        <w:rPr>
          <w:rFonts w:ascii="Arial" w:hAnsi="Arial" w:cs="Arial"/>
          <w:sz w:val="28"/>
          <w:szCs w:val="28"/>
        </w:rPr>
        <w:t>i</w:t>
      </w:r>
      <w:r w:rsidRPr="00114DD5">
        <w:rPr>
          <w:rFonts w:ascii="Arial" w:hAnsi="Arial" w:cs="Arial"/>
          <w:sz w:val="28"/>
          <w:szCs w:val="28"/>
        </w:rPr>
        <w:t>ne</w:t>
      </w:r>
      <w:proofErr w:type="spellEnd"/>
      <w:r w:rsidRPr="00114DD5">
        <w:rPr>
          <w:rFonts w:ascii="Arial" w:hAnsi="Arial" w:cs="Arial"/>
          <w:sz w:val="28"/>
          <w:szCs w:val="28"/>
        </w:rPr>
        <w:t xml:space="preserve"> tariro. </w:t>
      </w:r>
      <w:r w:rsidRPr="00114DD5">
        <w:rPr>
          <w:rFonts w:ascii="Arial" w:hAnsi="Arial" w:cs="Arial"/>
          <w:sz w:val="18"/>
          <w:szCs w:val="18"/>
          <w:rPrChange w:author="Transcriber01 JHB" w:date="2025-08-22T12:28:00Z" w16du:dateUtc="2025-08-22T10:28:00Z" w:id="1473">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74">
            <w:rPr>
              <w:rFonts w:ascii="Arial" w:hAnsi="Arial" w:cs="Arial"/>
              <w:sz w:val="28"/>
              <w:szCs w:val="28"/>
              <w:lang w:val="x-none"/>
            </w:rPr>
          </w:rPrChange>
        </w:rPr>
        <w:t xml:space="preserve"> </w:t>
      </w:r>
      <w:proofErr w:type="spellStart"/>
      <w:r w:rsidRPr="00114DD5">
        <w:rPr>
          <w:rFonts w:ascii="Arial" w:hAnsi="Arial" w:cs="Arial"/>
          <w:sz w:val="28"/>
          <w:szCs w:val="28"/>
        </w:rPr>
        <w:t>Kudzwayi</w:t>
      </w:r>
      <w:proofErr w:type="spellEnd"/>
      <w:r w:rsidRPr="00114DD5">
        <w:rPr>
          <w:rFonts w:ascii="Arial" w:hAnsi="Arial" w:cs="Arial"/>
          <w:sz w:val="28"/>
          <w:szCs w:val="28"/>
        </w:rPr>
        <w:t xml:space="preserve">, </w:t>
      </w:r>
      <w:proofErr w:type="spellStart"/>
      <w:r w:rsidRPr="00114DD5">
        <w:rPr>
          <w:rFonts w:ascii="Arial" w:hAnsi="Arial" w:cs="Arial"/>
          <w:sz w:val="28"/>
          <w:szCs w:val="28"/>
        </w:rPr>
        <w:t>namatwayi</w:t>
      </w:r>
      <w:proofErr w:type="spellEnd"/>
      <w:r w:rsidRPr="00114DD5">
        <w:rPr>
          <w:rFonts w:ascii="Arial" w:hAnsi="Arial" w:cs="Arial"/>
          <w:sz w:val="28"/>
          <w:szCs w:val="28"/>
        </w:rPr>
        <w:t xml:space="preserve"> </w:t>
      </w:r>
      <w:proofErr w:type="spellStart"/>
      <w:r w:rsidRPr="00114DD5">
        <w:rPr>
          <w:rFonts w:ascii="Arial" w:hAnsi="Arial" w:cs="Arial"/>
          <w:sz w:val="28"/>
          <w:szCs w:val="28"/>
        </w:rPr>
        <w:t>nekusingapere</w:t>
      </w:r>
      <w:proofErr w:type="spellEnd"/>
      <w:r w:rsidRPr="00114DD5">
        <w:rPr>
          <w:rFonts w:ascii="Arial" w:hAnsi="Arial" w:cs="Arial"/>
          <w:sz w:val="28"/>
          <w:szCs w:val="28"/>
        </w:rPr>
        <w:t xml:space="preserve">. </w:t>
      </w:r>
      <w:proofErr w:type="spellStart"/>
      <w:r w:rsidRPr="00114DD5">
        <w:rPr>
          <w:rFonts w:ascii="Arial" w:hAnsi="Arial" w:cs="Arial"/>
          <w:sz w:val="28"/>
          <w:szCs w:val="28"/>
        </w:rPr>
        <w:t>Taikumbira</w:t>
      </w:r>
      <w:proofErr w:type="spellEnd"/>
      <w:r w:rsidRPr="00114DD5">
        <w:rPr>
          <w:rFonts w:ascii="Arial" w:hAnsi="Arial" w:cs="Arial"/>
          <w:sz w:val="28"/>
          <w:szCs w:val="28"/>
        </w:rPr>
        <w:t xml:space="preserve"> </w:t>
      </w:r>
      <w:proofErr w:type="spellStart"/>
      <w:r w:rsidRPr="00114DD5">
        <w:rPr>
          <w:rFonts w:ascii="Arial" w:hAnsi="Arial" w:cs="Arial"/>
          <w:sz w:val="28"/>
          <w:szCs w:val="28"/>
        </w:rPr>
        <w:t>izvi</w:t>
      </w:r>
      <w:proofErr w:type="spellEnd"/>
      <w:r w:rsidRPr="00114DD5">
        <w:rPr>
          <w:rFonts w:ascii="Arial" w:hAnsi="Arial" w:cs="Arial"/>
          <w:sz w:val="28"/>
          <w:szCs w:val="28"/>
        </w:rPr>
        <w:t xml:space="preserve"> nokutenda, </w:t>
      </w:r>
      <w:proofErr w:type="spellStart"/>
      <w:r w:rsidRPr="00114DD5">
        <w:rPr>
          <w:rFonts w:ascii="Arial" w:hAnsi="Arial" w:cs="Arial"/>
          <w:sz w:val="28"/>
          <w:szCs w:val="28"/>
        </w:rPr>
        <w:t>muZita</w:t>
      </w:r>
      <w:proofErr w:type="spellEnd"/>
      <w:r w:rsidRPr="00114DD5">
        <w:rPr>
          <w:rFonts w:ascii="Arial" w:hAnsi="Arial" w:cs="Arial"/>
          <w:sz w:val="28"/>
          <w:szCs w:val="28"/>
        </w:rPr>
        <w:t xml:space="preserve"> </w:t>
      </w:r>
      <w:proofErr w:type="spellStart"/>
      <w:r w:rsidRPr="00114DD5">
        <w:rPr>
          <w:rFonts w:ascii="Arial" w:hAnsi="Arial" w:cs="Arial"/>
          <w:sz w:val="28"/>
          <w:szCs w:val="28"/>
        </w:rPr>
        <w:t>raTenzi</w:t>
      </w:r>
      <w:proofErr w:type="spellEnd"/>
      <w:r w:rsidRPr="00114DD5">
        <w:rPr>
          <w:rFonts w:ascii="Arial" w:hAnsi="Arial" w:cs="Arial"/>
          <w:sz w:val="28"/>
          <w:szCs w:val="28"/>
        </w:rPr>
        <w:t xml:space="preserve"> Jesu Kristu. Amen.</w:t>
      </w:r>
      <w:r w:rsidRPr="00114DD5">
        <w:rPr>
          <w:rFonts w:ascii="Arial" w:hAnsi="Arial" w:cs="Arial"/>
          <w:sz w:val="18"/>
          <w:szCs w:val="18"/>
          <w:rPrChange w:author="Transcriber01 JHB" w:date="2025-08-22T12:28:00Z" w16du:dateUtc="2025-08-22T10:28:00Z" w:id="1475">
            <w:rPr>
              <w:rFonts w:ascii="Arial" w:hAnsi="Arial" w:cs="Arial"/>
              <w:sz w:val="18"/>
              <w:szCs w:val="18"/>
              <w:lang w:val="x-none"/>
            </w:rPr>
          </w:rPrChange>
        </w:rPr>
        <w:t xml:space="preserve"> [Congregation says, “Amen.”]</w:t>
      </w:r>
      <w:r w:rsidRPr="00114DD5">
        <w:rPr>
          <w:rFonts w:ascii="Arial" w:hAnsi="Arial" w:cs="Arial"/>
          <w:sz w:val="28"/>
          <w:szCs w:val="28"/>
          <w:rPrChange w:author="Transcriber01 JHB" w:date="2025-08-22T12:28:00Z" w16du:dateUtc="2025-08-22T10:28:00Z" w:id="1476">
            <w:rPr>
              <w:rFonts w:ascii="Arial" w:hAnsi="Arial" w:cs="Arial"/>
              <w:sz w:val="28"/>
              <w:szCs w:val="28"/>
              <w:lang w:val="x-none"/>
            </w:rPr>
          </w:rPrChange>
        </w:rPr>
        <w:t xml:space="preserve"> </w:t>
      </w:r>
      <w:r w:rsidRPr="00114DD5">
        <w:rPr>
          <w:rFonts w:ascii="Arial" w:hAnsi="Arial" w:cs="Arial"/>
          <w:sz w:val="28"/>
          <w:szCs w:val="28"/>
        </w:rPr>
        <w:t xml:space="preserve"> </w:t>
      </w:r>
    </w:p>
    <w:p w:rsidRPr="00114DD5" w:rsidR="00420EA2" w:rsidP="00420EA2" w:rsidRDefault="00420EA2" w14:paraId="75266E8A" w14:textId="77777777">
      <w:pPr>
        <w:jc w:val="both"/>
        <w:rPr>
          <w:rFonts w:ascii="Arial" w:hAnsi="Arial" w:cs="Arial"/>
          <w:sz w:val="28"/>
          <w:szCs w:val="28"/>
        </w:rPr>
      </w:pPr>
      <w:r w:rsidRPr="002024EA">
        <w:rPr>
          <w:rFonts w:ascii="Arial" w:hAnsi="Arial" w:cs="Arial"/>
          <w:sz w:val="28"/>
          <w:szCs w:val="28"/>
          <w:vertAlign w:val="superscript"/>
        </w:rPr>
        <w:t>51</w:t>
      </w:r>
      <w:r>
        <w:rPr>
          <w:rFonts w:ascii="Arial" w:hAnsi="Arial" w:cs="Arial"/>
          <w:sz w:val="28"/>
          <w:szCs w:val="28"/>
          <w:vertAlign w:val="superscript"/>
        </w:rPr>
        <w:t>6</w:t>
      </w:r>
      <w:r>
        <w:rPr>
          <w:rFonts w:ascii="Arial" w:hAnsi="Arial" w:cs="Arial"/>
          <w:sz w:val="28"/>
          <w:szCs w:val="28"/>
        </w:rPr>
        <w:t xml:space="preserve"> </w:t>
      </w:r>
      <w:r w:rsidRPr="00114DD5">
        <w:rPr>
          <w:rFonts w:ascii="Arial" w:hAnsi="Arial" w:cs="Arial"/>
          <w:sz w:val="28"/>
          <w:szCs w:val="28"/>
        </w:rPr>
        <w:t xml:space="preserve">Aiwa tinotenda </w:t>
      </w:r>
      <w:proofErr w:type="spellStart"/>
      <w:r w:rsidRPr="00114DD5">
        <w:rPr>
          <w:rFonts w:ascii="Arial" w:hAnsi="Arial" w:cs="Arial"/>
          <w:sz w:val="28"/>
          <w:szCs w:val="28"/>
        </w:rPr>
        <w:t>nyasha</w:t>
      </w:r>
      <w:proofErr w:type="spellEnd"/>
      <w:r w:rsidRPr="00114DD5">
        <w:rPr>
          <w:rFonts w:ascii="Arial" w:hAnsi="Arial" w:cs="Arial"/>
          <w:sz w:val="28"/>
          <w:szCs w:val="28"/>
        </w:rPr>
        <w:t xml:space="preserve"> </w:t>
      </w:r>
      <w:proofErr w:type="spellStart"/>
      <w:r w:rsidRPr="00114DD5">
        <w:rPr>
          <w:rFonts w:ascii="Arial" w:hAnsi="Arial" w:cs="Arial"/>
          <w:sz w:val="28"/>
          <w:szCs w:val="28"/>
        </w:rPr>
        <w:t>vatsvene</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77">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78">
            <w:rPr>
              <w:rFonts w:ascii="Arial" w:hAnsi="Arial" w:cs="Arial"/>
              <w:sz w:val="28"/>
              <w:szCs w:val="28"/>
              <w:lang w:val="x-none"/>
            </w:rPr>
          </w:rPrChange>
        </w:rPr>
        <w:t xml:space="preserve"> </w:t>
      </w:r>
      <w:r w:rsidRPr="00114DD5">
        <w:rPr>
          <w:rFonts w:ascii="Arial" w:hAnsi="Arial" w:cs="Arial"/>
          <w:sz w:val="28"/>
          <w:szCs w:val="28"/>
        </w:rPr>
        <w:t xml:space="preserve">Mwari </w:t>
      </w:r>
      <w:proofErr w:type="spellStart"/>
      <w:r w:rsidRPr="00114DD5">
        <w:rPr>
          <w:rFonts w:ascii="Arial" w:hAnsi="Arial" w:cs="Arial"/>
          <w:sz w:val="28"/>
          <w:szCs w:val="28"/>
        </w:rPr>
        <w:t>akudzwe</w:t>
      </w:r>
      <w:proofErr w:type="spellEnd"/>
      <w:r w:rsidRPr="00114DD5">
        <w:rPr>
          <w:rFonts w:ascii="Arial" w:hAnsi="Arial" w:cs="Arial"/>
          <w:sz w:val="28"/>
          <w:szCs w:val="28"/>
        </w:rPr>
        <w:t xml:space="preserve"> chai…? </w:t>
      </w:r>
      <w:r w:rsidRPr="00114DD5">
        <w:rPr>
          <w:rFonts w:ascii="Arial" w:hAnsi="Arial" w:cs="Arial"/>
          <w:sz w:val="18"/>
          <w:szCs w:val="18"/>
          <w:rPrChange w:author="Transcriber01 JHB" w:date="2025-08-22T12:28:00Z" w16du:dateUtc="2025-08-22T10:28:00Z" w:id="1479">
            <w:rPr>
              <w:rFonts w:ascii="Arial" w:hAnsi="Arial" w:cs="Arial"/>
              <w:sz w:val="18"/>
              <w:szCs w:val="18"/>
              <w:lang w:val="x-none"/>
            </w:rPr>
          </w:rPrChange>
        </w:rPr>
        <w:t>[Congregation says, “</w:t>
      </w:r>
      <w:proofErr w:type="spellStart"/>
      <w:r w:rsidRPr="00114DD5">
        <w:rPr>
          <w:rFonts w:ascii="Arial" w:hAnsi="Arial" w:cs="Arial"/>
          <w:sz w:val="18"/>
          <w:szCs w:val="18"/>
          <w:rPrChange w:author="Transcriber01 JHB" w:date="2025-08-22T12:28:00Z" w16du:dateUtc="2025-08-22T10:28:00Z" w:id="1480">
            <w:rPr>
              <w:rFonts w:ascii="Arial" w:hAnsi="Arial" w:cs="Arial"/>
              <w:sz w:val="18"/>
              <w:szCs w:val="18"/>
              <w:lang w:val="x-none"/>
            </w:rPr>
          </w:rPrChange>
        </w:rPr>
        <w:t>chaizvo</w:t>
      </w:r>
      <w:proofErr w:type="spellEnd"/>
      <w:r w:rsidRPr="00114DD5">
        <w:rPr>
          <w:rFonts w:ascii="Arial" w:hAnsi="Arial" w:cs="Arial"/>
          <w:sz w:val="18"/>
          <w:szCs w:val="18"/>
          <w:rPrChange w:author="Transcriber01 JHB" w:date="2025-08-22T12:28:00Z" w16du:dateUtc="2025-08-22T10:28:00Z" w:id="1481">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1482">
            <w:rPr>
              <w:rFonts w:ascii="Arial" w:hAnsi="Arial" w:cs="Arial"/>
              <w:sz w:val="28"/>
              <w:szCs w:val="28"/>
              <w:lang w:val="x-none"/>
            </w:rPr>
          </w:rPrChange>
        </w:rPr>
        <w:t xml:space="preserve"> </w:t>
      </w:r>
      <w:proofErr w:type="spellStart"/>
      <w:r w:rsidRPr="00114DD5">
        <w:rPr>
          <w:rFonts w:ascii="Arial" w:hAnsi="Arial" w:cs="Arial"/>
          <w:sz w:val="28"/>
          <w:szCs w:val="28"/>
        </w:rPr>
        <w:t>Handeyi</w:t>
      </w:r>
      <w:proofErr w:type="spellEnd"/>
      <w:r w:rsidRPr="00114DD5">
        <w:rPr>
          <w:rFonts w:ascii="Arial" w:hAnsi="Arial" w:cs="Arial"/>
          <w:sz w:val="28"/>
          <w:szCs w:val="28"/>
        </w:rPr>
        <w:t xml:space="preserve"> </w:t>
      </w:r>
      <w:proofErr w:type="spellStart"/>
      <w:r w:rsidRPr="00114DD5">
        <w:rPr>
          <w:rFonts w:ascii="Arial" w:hAnsi="Arial" w:cs="Arial"/>
          <w:sz w:val="28"/>
          <w:szCs w:val="28"/>
        </w:rPr>
        <w:t>tinotsvaga</w:t>
      </w:r>
      <w:proofErr w:type="spellEnd"/>
      <w:r w:rsidRPr="00114DD5">
        <w:rPr>
          <w:rFonts w:ascii="Arial" w:hAnsi="Arial" w:cs="Arial"/>
          <w:sz w:val="28"/>
          <w:szCs w:val="28"/>
        </w:rPr>
        <w:t xml:space="preserve"> </w:t>
      </w:r>
      <w:proofErr w:type="spellStart"/>
      <w:r w:rsidRPr="00114DD5">
        <w:rPr>
          <w:rFonts w:ascii="Arial" w:hAnsi="Arial" w:cs="Arial"/>
          <w:sz w:val="28"/>
          <w:szCs w:val="28"/>
        </w:rPr>
        <w:t>nhaka</w:t>
      </w:r>
      <w:proofErr w:type="spellEnd"/>
      <w:r w:rsidRPr="00114DD5">
        <w:rPr>
          <w:rFonts w:ascii="Arial" w:hAnsi="Arial" w:cs="Arial"/>
          <w:sz w:val="28"/>
          <w:szCs w:val="28"/>
        </w:rPr>
        <w:t xml:space="preserve"> </w:t>
      </w:r>
      <w:proofErr w:type="spellStart"/>
      <w:r w:rsidRPr="00114DD5">
        <w:rPr>
          <w:rFonts w:ascii="Arial" w:hAnsi="Arial" w:cs="Arial"/>
          <w:sz w:val="28"/>
          <w:szCs w:val="28"/>
        </w:rPr>
        <w:t>yedu</w:t>
      </w:r>
      <w:proofErr w:type="spellEnd"/>
      <w:r w:rsidRPr="00114DD5">
        <w:rPr>
          <w:rFonts w:ascii="Arial" w:hAnsi="Arial" w:cs="Arial"/>
          <w:sz w:val="28"/>
          <w:szCs w:val="28"/>
        </w:rPr>
        <w:t xml:space="preserve">. When God called you, he called you to bless you. </w:t>
      </w:r>
      <w:r w:rsidRPr="00114DD5">
        <w:rPr>
          <w:rFonts w:ascii="Arial" w:hAnsi="Arial" w:cs="Arial"/>
          <w:sz w:val="18"/>
          <w:szCs w:val="18"/>
          <w:rPrChange w:author="Transcriber01 JHB" w:date="2025-08-22T12:28:00Z" w16du:dateUtc="2025-08-22T10:28:00Z" w:id="1483">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484">
            <w:rPr>
              <w:rFonts w:ascii="Arial" w:hAnsi="Arial" w:cs="Arial"/>
              <w:sz w:val="28"/>
              <w:szCs w:val="28"/>
              <w:lang w:val="x-none"/>
            </w:rPr>
          </w:rPrChange>
        </w:rPr>
        <w:t xml:space="preserve"> </w:t>
      </w:r>
      <w:r w:rsidRPr="00114DD5">
        <w:rPr>
          <w:rFonts w:ascii="Arial" w:hAnsi="Arial" w:cs="Arial"/>
          <w:sz w:val="28"/>
          <w:szCs w:val="28"/>
        </w:rPr>
        <w:t xml:space="preserve">And when He has blessed you, you are supposed to point your children to what God has </w:t>
      </w:r>
      <w:r w:rsidRPr="00114DD5">
        <w:rPr>
          <w:rFonts w:ascii="Arial" w:hAnsi="Arial" w:cs="Arial"/>
          <w:sz w:val="28"/>
          <w:szCs w:val="28"/>
        </w:rPr>
        <w:t xml:space="preserve">do…? </w:t>
      </w:r>
      <w:r w:rsidRPr="00114DD5">
        <w:rPr>
          <w:rFonts w:ascii="Arial" w:hAnsi="Arial" w:cs="Arial"/>
          <w:sz w:val="18"/>
          <w:szCs w:val="18"/>
          <w:rPrChange w:author="Transcriber01 JHB" w:date="2025-08-22T12:28:00Z" w16du:dateUtc="2025-08-22T10:28:00Z" w:id="1485">
            <w:rPr>
              <w:rFonts w:ascii="Arial" w:hAnsi="Arial" w:cs="Arial"/>
              <w:sz w:val="18"/>
              <w:szCs w:val="18"/>
              <w:lang w:val="x-none"/>
            </w:rPr>
          </w:rPrChange>
        </w:rPr>
        <w:t>[Congregation says, “done.”]</w:t>
      </w:r>
      <w:r w:rsidRPr="00114DD5">
        <w:rPr>
          <w:rFonts w:ascii="Arial" w:hAnsi="Arial" w:cs="Arial"/>
          <w:sz w:val="28"/>
          <w:szCs w:val="28"/>
          <w:rPrChange w:author="Transcriber01 JHB" w:date="2025-08-22T12:28:00Z" w16du:dateUtc="2025-08-22T10:28:00Z" w:id="1486">
            <w:rPr>
              <w:rFonts w:ascii="Arial" w:hAnsi="Arial" w:cs="Arial"/>
              <w:sz w:val="28"/>
              <w:szCs w:val="28"/>
              <w:lang w:val="x-none"/>
            </w:rPr>
          </w:rPrChange>
        </w:rPr>
        <w:t xml:space="preserve"> </w:t>
      </w:r>
      <w:r w:rsidRPr="00114DD5">
        <w:rPr>
          <w:rFonts w:ascii="Arial" w:hAnsi="Arial" w:cs="Arial"/>
          <w:sz w:val="28"/>
          <w:szCs w:val="28"/>
        </w:rPr>
        <w:t xml:space="preserve">Kuti </w:t>
      </w:r>
      <w:proofErr w:type="spellStart"/>
      <w:r w:rsidRPr="00114DD5">
        <w:rPr>
          <w:rFonts w:ascii="Arial" w:hAnsi="Arial" w:cs="Arial"/>
          <w:sz w:val="28"/>
          <w:szCs w:val="28"/>
        </w:rPr>
        <w:t>varege</w:t>
      </w:r>
      <w:proofErr w:type="spellEnd"/>
      <w:r w:rsidRPr="00114DD5">
        <w:rPr>
          <w:rFonts w:ascii="Arial" w:hAnsi="Arial" w:cs="Arial"/>
          <w:sz w:val="28"/>
          <w:szCs w:val="28"/>
        </w:rPr>
        <w:t xml:space="preserve"> </w:t>
      </w:r>
      <w:proofErr w:type="spellStart"/>
      <w:r w:rsidRPr="00114DD5">
        <w:rPr>
          <w:rFonts w:ascii="Arial" w:hAnsi="Arial" w:cs="Arial"/>
          <w:sz w:val="28"/>
          <w:szCs w:val="28"/>
        </w:rPr>
        <w:t>kubuda</w:t>
      </w:r>
      <w:proofErr w:type="spellEnd"/>
      <w:r w:rsidRPr="00114DD5">
        <w:rPr>
          <w:rFonts w:ascii="Arial" w:hAnsi="Arial" w:cs="Arial"/>
          <w:sz w:val="28"/>
          <w:szCs w:val="28"/>
        </w:rPr>
        <w:t xml:space="preserve"> </w:t>
      </w:r>
      <w:r w:rsidRPr="00114DD5">
        <w:rPr>
          <w:rFonts w:ascii="Arial" w:hAnsi="Arial" w:cs="Arial"/>
          <w:sz w:val="18"/>
          <w:szCs w:val="18"/>
        </w:rPr>
        <w:t xml:space="preserve">[Apostle </w:t>
      </w:r>
      <w:r>
        <w:rPr>
          <w:rFonts w:ascii="Arial" w:hAnsi="Arial" w:cs="Arial"/>
          <w:sz w:val="18"/>
          <w:szCs w:val="18"/>
        </w:rPr>
        <w:t xml:space="preserve">Gumbura </w:t>
      </w:r>
      <w:r w:rsidRPr="00114DD5">
        <w:rPr>
          <w:rFonts w:ascii="Arial" w:hAnsi="Arial" w:cs="Arial"/>
          <w:sz w:val="18"/>
          <w:szCs w:val="18"/>
        </w:rPr>
        <w:t>claps twice—ED]</w:t>
      </w:r>
      <w:del w:author="Transcriber01 JHB" w:date="2025-08-22T12:42:00Z" w16du:dateUtc="2025-08-22T10:42:00Z" w:id="1487">
        <w:r w:rsidRPr="00114DD5" w:rsidDel="006B51CF">
          <w:rPr>
            <w:rFonts w:ascii="Arial" w:hAnsi="Arial" w:cs="Arial"/>
            <w:sz w:val="28"/>
            <w:szCs w:val="28"/>
          </w:rPr>
          <w:delText xml:space="preserve"> </w:delText>
        </w:r>
      </w:del>
      <w:r w:rsidRPr="00114DD5">
        <w:rPr>
          <w:rFonts w:ascii="Arial" w:hAnsi="Arial" w:cs="Arial"/>
          <w:sz w:val="28"/>
          <w:szCs w:val="28"/>
        </w:rPr>
        <w:t xml:space="preserve"> </w:t>
      </w:r>
      <w:proofErr w:type="spellStart"/>
      <w:r w:rsidRPr="00114DD5">
        <w:rPr>
          <w:rFonts w:ascii="Arial" w:hAnsi="Arial" w:cs="Arial"/>
          <w:sz w:val="28"/>
          <w:szCs w:val="28"/>
        </w:rPr>
        <w:t>mukati</w:t>
      </w:r>
      <w:proofErr w:type="spellEnd"/>
      <w:r w:rsidRPr="00114DD5">
        <w:rPr>
          <w:rFonts w:ascii="Arial" w:hAnsi="Arial" w:cs="Arial"/>
          <w:sz w:val="28"/>
          <w:szCs w:val="28"/>
        </w:rPr>
        <w:t xml:space="preserve"> </w:t>
      </w:r>
      <w:proofErr w:type="spellStart"/>
      <w:r w:rsidRPr="00114DD5">
        <w:rPr>
          <w:rFonts w:ascii="Arial" w:hAnsi="Arial" w:cs="Arial"/>
          <w:sz w:val="28"/>
          <w:szCs w:val="28"/>
        </w:rPr>
        <w:t>menzira</w:t>
      </w:r>
      <w:proofErr w:type="spellEnd"/>
      <w:r w:rsidRPr="00114DD5">
        <w:rPr>
          <w:rFonts w:ascii="Arial" w:hAnsi="Arial" w:cs="Arial"/>
          <w:sz w:val="28"/>
          <w:szCs w:val="28"/>
        </w:rPr>
        <w:t xml:space="preserve"> </w:t>
      </w:r>
      <w:proofErr w:type="spellStart"/>
      <w:r w:rsidRPr="00114DD5">
        <w:rPr>
          <w:rFonts w:ascii="Arial" w:hAnsi="Arial" w:cs="Arial"/>
          <w:sz w:val="28"/>
          <w:szCs w:val="28"/>
        </w:rPr>
        <w:t>yekunama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488">
            <w:rPr>
              <w:rFonts w:ascii="Arial" w:hAnsi="Arial" w:cs="Arial"/>
              <w:sz w:val="18"/>
              <w:szCs w:val="18"/>
              <w:lang w:val="x-none"/>
            </w:rPr>
          </w:rPrChange>
        </w:rPr>
        <w:t>[Congregation says, “</w:t>
      </w:r>
      <w:proofErr w:type="spellStart"/>
      <w:r w:rsidRPr="00114DD5">
        <w:rPr>
          <w:rFonts w:ascii="Arial" w:hAnsi="Arial" w:cs="Arial"/>
          <w:sz w:val="18"/>
          <w:szCs w:val="18"/>
          <w:rPrChange w:author="Transcriber01 JHB" w:date="2025-08-22T12:28:00Z" w16du:dateUtc="2025-08-22T10:28:00Z" w:id="1489">
            <w:rPr>
              <w:rFonts w:ascii="Arial" w:hAnsi="Arial" w:cs="Arial"/>
              <w:sz w:val="18"/>
              <w:szCs w:val="18"/>
              <w:lang w:val="x-none"/>
            </w:rPr>
          </w:rPrChange>
        </w:rPr>
        <w:t>yekunamata</w:t>
      </w:r>
      <w:proofErr w:type="spellEnd"/>
      <w:r w:rsidRPr="00114DD5">
        <w:rPr>
          <w:rFonts w:ascii="Arial" w:hAnsi="Arial" w:cs="Arial"/>
          <w:sz w:val="18"/>
          <w:szCs w:val="18"/>
          <w:rPrChange w:author="Transcriber01 JHB" w:date="2025-08-22T12:28:00Z" w16du:dateUtc="2025-08-22T10:28:00Z" w:id="1490">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1491">
            <w:rPr>
              <w:rFonts w:ascii="Arial" w:hAnsi="Arial" w:cs="Arial"/>
              <w:sz w:val="28"/>
              <w:szCs w:val="28"/>
              <w:lang w:val="x-none"/>
            </w:rPr>
          </w:rPrChange>
        </w:rPr>
        <w:t xml:space="preserve"> </w:t>
      </w:r>
      <w:proofErr w:type="spellStart"/>
      <w:r w:rsidRPr="00114DD5">
        <w:rPr>
          <w:rFonts w:ascii="Arial" w:hAnsi="Arial" w:cs="Arial"/>
          <w:sz w:val="28"/>
          <w:szCs w:val="28"/>
        </w:rPr>
        <w:t>yekunamata</w:t>
      </w:r>
      <w:proofErr w:type="spellEnd"/>
      <w:r w:rsidRPr="00114DD5">
        <w:rPr>
          <w:rFonts w:ascii="Arial" w:hAnsi="Arial" w:cs="Arial"/>
          <w:sz w:val="28"/>
          <w:szCs w:val="28"/>
        </w:rPr>
        <w:t xml:space="preserve">, </w:t>
      </w:r>
      <w:proofErr w:type="spellStart"/>
      <w:r w:rsidRPr="00114DD5">
        <w:rPr>
          <w:rFonts w:ascii="Arial" w:hAnsi="Arial" w:cs="Arial"/>
          <w:sz w:val="28"/>
          <w:szCs w:val="28"/>
        </w:rPr>
        <w:t>eh</w:t>
      </w:r>
      <w:ins w:author="Transcriber01 JHB" w:date="2025-08-22T12:42:00Z" w16du:dateUtc="2025-08-22T10:42:00Z" w:id="1492">
        <w:r>
          <w:rPr>
            <w:rFonts w:ascii="Arial" w:hAnsi="Arial" w:cs="Arial"/>
            <w:sz w:val="28"/>
            <w:szCs w:val="28"/>
          </w:rPr>
          <w:t>e</w:t>
        </w:r>
      </w:ins>
      <w:proofErr w:type="spellEnd"/>
      <w:r w:rsidRPr="00114DD5">
        <w:rPr>
          <w:rFonts w:ascii="Arial" w:hAnsi="Arial" w:cs="Arial"/>
          <w:sz w:val="28"/>
          <w:szCs w:val="28"/>
        </w:rPr>
        <w:t xml:space="preserve">. </w:t>
      </w:r>
    </w:p>
    <w:p w:rsidRPr="00114DD5" w:rsidR="00420EA2" w:rsidP="00420EA2" w:rsidRDefault="00420EA2" w14:paraId="5E6B9067" w14:textId="77777777">
      <w:pPr>
        <w:jc w:val="both"/>
        <w:rPr>
          <w:rFonts w:ascii="Arial" w:hAnsi="Arial" w:cs="Arial"/>
          <w:sz w:val="28"/>
          <w:szCs w:val="28"/>
          <w:rPrChange w:author="Transcriber01 JHB" w:date="2025-08-22T12:28:00Z" w16du:dateUtc="2025-08-22T10:28:00Z" w:id="1493">
            <w:rPr>
              <w:rFonts w:ascii="Arial" w:hAnsi="Arial" w:cs="Arial"/>
              <w:sz w:val="28"/>
              <w:szCs w:val="28"/>
              <w:lang w:val="x-none"/>
            </w:rPr>
          </w:rPrChange>
        </w:rPr>
      </w:pPr>
      <w:r w:rsidRPr="0036358B">
        <w:rPr>
          <w:rFonts w:ascii="Arial" w:hAnsi="Arial" w:cs="Arial"/>
          <w:sz w:val="28"/>
          <w:szCs w:val="28"/>
          <w:vertAlign w:val="superscript"/>
        </w:rPr>
        <w:t>51</w:t>
      </w:r>
      <w:r>
        <w:rPr>
          <w:rFonts w:ascii="Arial" w:hAnsi="Arial" w:cs="Arial"/>
          <w:sz w:val="28"/>
          <w:szCs w:val="28"/>
          <w:vertAlign w:val="superscript"/>
        </w:rPr>
        <w:t>7</w:t>
      </w:r>
      <w:r>
        <w:rPr>
          <w:rFonts w:ascii="Arial" w:hAnsi="Arial" w:cs="Arial"/>
          <w:sz w:val="28"/>
          <w:szCs w:val="28"/>
        </w:rPr>
        <w:t xml:space="preserve"> </w:t>
      </w:r>
      <w:r w:rsidRPr="00114DD5">
        <w:rPr>
          <w:rFonts w:ascii="Arial" w:hAnsi="Arial" w:cs="Arial"/>
          <w:sz w:val="28"/>
          <w:szCs w:val="28"/>
        </w:rPr>
        <w:t xml:space="preserve">Ende </w:t>
      </w:r>
      <w:proofErr w:type="spellStart"/>
      <w:r w:rsidRPr="00114DD5">
        <w:rPr>
          <w:rFonts w:ascii="Arial" w:hAnsi="Arial" w:cs="Arial"/>
          <w:sz w:val="28"/>
          <w:szCs w:val="28"/>
        </w:rPr>
        <w:t>iwewe</w:t>
      </w:r>
      <w:proofErr w:type="spellEnd"/>
      <w:r w:rsidRPr="00114DD5">
        <w:rPr>
          <w:rFonts w:ascii="Arial" w:hAnsi="Arial" w:cs="Arial"/>
          <w:sz w:val="28"/>
          <w:szCs w:val="28"/>
        </w:rPr>
        <w:t xml:space="preserve">, </w:t>
      </w:r>
      <w:proofErr w:type="spellStart"/>
      <w:r w:rsidRPr="00114DD5">
        <w:rPr>
          <w:rFonts w:ascii="Arial" w:hAnsi="Arial" w:cs="Arial"/>
          <w:sz w:val="28"/>
          <w:szCs w:val="28"/>
        </w:rPr>
        <w:t>hanzi</w:t>
      </w:r>
      <w:proofErr w:type="spellEnd"/>
      <w:r w:rsidRPr="00114DD5">
        <w:rPr>
          <w:rFonts w:ascii="Arial" w:hAnsi="Arial" w:cs="Arial"/>
          <w:sz w:val="28"/>
          <w:szCs w:val="28"/>
        </w:rPr>
        <w:t>, “</w:t>
      </w:r>
      <w:proofErr w:type="spellStart"/>
      <w:r w:rsidRPr="00114DD5">
        <w:rPr>
          <w:rFonts w:ascii="Arial" w:hAnsi="Arial" w:cs="Arial"/>
          <w:sz w:val="28"/>
          <w:szCs w:val="28"/>
        </w:rPr>
        <w:t>Ngwarira</w:t>
      </w:r>
      <w:proofErr w:type="spellEnd"/>
      <w:r w:rsidRPr="00114DD5">
        <w:rPr>
          <w:rFonts w:ascii="Arial" w:hAnsi="Arial" w:cs="Arial"/>
          <w:sz w:val="28"/>
          <w:szCs w:val="28"/>
        </w:rPr>
        <w:t xml:space="preserve"> </w:t>
      </w:r>
      <w:proofErr w:type="spellStart"/>
      <w:r w:rsidRPr="00114DD5">
        <w:rPr>
          <w:rFonts w:ascii="Arial" w:hAnsi="Arial" w:cs="Arial"/>
          <w:sz w:val="28"/>
          <w:szCs w:val="28"/>
        </w:rPr>
        <w:t>muchipfuva</w:t>
      </w:r>
      <w:proofErr w:type="spellEnd"/>
      <w:r w:rsidRPr="00114DD5">
        <w:rPr>
          <w:rFonts w:ascii="Arial" w:hAnsi="Arial" w:cs="Arial"/>
          <w:sz w:val="28"/>
          <w:szCs w:val="28"/>
        </w:rPr>
        <w:t xml:space="preserve"> </w:t>
      </w:r>
      <w:proofErr w:type="spellStart"/>
      <w:r w:rsidRPr="00114DD5">
        <w:rPr>
          <w:rFonts w:ascii="Arial" w:hAnsi="Arial" w:cs="Arial"/>
          <w:sz w:val="28"/>
          <w:szCs w:val="28"/>
        </w:rPr>
        <w:t>chako</w:t>
      </w:r>
      <w:proofErr w:type="spellEnd"/>
      <w:r w:rsidRPr="00114DD5">
        <w:rPr>
          <w:rFonts w:ascii="Arial" w:hAnsi="Arial" w:cs="Arial"/>
          <w:sz w:val="28"/>
          <w:szCs w:val="28"/>
        </w:rPr>
        <w:t xml:space="preserve"> least </w:t>
      </w:r>
      <w:proofErr w:type="spellStart"/>
      <w:r w:rsidRPr="00114DD5">
        <w:rPr>
          <w:rFonts w:ascii="Arial" w:hAnsi="Arial" w:cs="Arial"/>
          <w:sz w:val="28"/>
          <w:szCs w:val="28"/>
        </w:rPr>
        <w:t>unokanganwa</w:t>
      </w:r>
      <w:proofErr w:type="spellEnd"/>
      <w:r w:rsidRPr="00114DD5">
        <w:rPr>
          <w:rFonts w:ascii="Arial" w:hAnsi="Arial" w:cs="Arial"/>
          <w:sz w:val="28"/>
          <w:szCs w:val="28"/>
        </w:rPr>
        <w:t xml:space="preserve"> </w:t>
      </w:r>
      <w:proofErr w:type="spellStart"/>
      <w:r w:rsidRPr="00114DD5">
        <w:rPr>
          <w:rFonts w:ascii="Arial" w:hAnsi="Arial" w:cs="Arial"/>
          <w:sz w:val="28"/>
          <w:szCs w:val="28"/>
        </w:rPr>
        <w:t>zvawakaona</w:t>
      </w:r>
      <w:proofErr w:type="spellEnd"/>
      <w:r w:rsidRPr="00114DD5">
        <w:rPr>
          <w:rFonts w:ascii="Arial" w:hAnsi="Arial" w:cs="Arial"/>
          <w:sz w:val="28"/>
          <w:szCs w:val="28"/>
        </w:rPr>
        <w:t xml:space="preserve"> </w:t>
      </w:r>
      <w:proofErr w:type="spellStart"/>
      <w:r w:rsidRPr="00114DD5">
        <w:rPr>
          <w:rFonts w:ascii="Arial" w:hAnsi="Arial" w:cs="Arial"/>
          <w:sz w:val="28"/>
          <w:szCs w:val="28"/>
        </w:rPr>
        <w:t>nemeso</w:t>
      </w:r>
      <w:proofErr w:type="spellEnd"/>
      <w:r w:rsidRPr="00114DD5">
        <w:rPr>
          <w:rFonts w:ascii="Arial" w:hAnsi="Arial" w:cs="Arial"/>
          <w:sz w:val="28"/>
          <w:szCs w:val="28"/>
        </w:rPr>
        <w:t xml:space="preserve"> ani? </w:t>
      </w:r>
      <w:r w:rsidRPr="00114DD5">
        <w:rPr>
          <w:rFonts w:ascii="Arial" w:hAnsi="Arial" w:cs="Arial"/>
          <w:sz w:val="18"/>
          <w:szCs w:val="18"/>
          <w:rPrChange w:author="Transcriber01 JHB" w:date="2025-08-22T12:28:00Z" w16du:dateUtc="2025-08-22T10:28:00Z" w:id="1494">
            <w:rPr>
              <w:rFonts w:ascii="Arial" w:hAnsi="Arial" w:cs="Arial"/>
              <w:sz w:val="18"/>
              <w:szCs w:val="18"/>
              <w:lang w:val="x-none"/>
            </w:rPr>
          </w:rPrChange>
        </w:rPr>
        <w:t>[Congregation says, “</w:t>
      </w:r>
      <w:proofErr w:type="spellStart"/>
      <w:r w:rsidRPr="00114DD5">
        <w:rPr>
          <w:rFonts w:ascii="Arial" w:hAnsi="Arial" w:cs="Arial"/>
          <w:sz w:val="18"/>
          <w:szCs w:val="18"/>
          <w:rPrChange w:author="Transcriber01 JHB" w:date="2025-08-22T12:28:00Z" w16du:dateUtc="2025-08-22T10:28:00Z" w:id="1495">
            <w:rPr>
              <w:rFonts w:ascii="Arial" w:hAnsi="Arial" w:cs="Arial"/>
              <w:sz w:val="18"/>
              <w:szCs w:val="18"/>
              <w:lang w:val="x-none"/>
            </w:rPr>
          </w:rPrChange>
        </w:rPr>
        <w:t>ako</w:t>
      </w:r>
      <w:proofErr w:type="spellEnd"/>
      <w:r w:rsidRPr="00114DD5">
        <w:rPr>
          <w:rFonts w:ascii="Arial" w:hAnsi="Arial" w:cs="Arial"/>
          <w:sz w:val="18"/>
          <w:szCs w:val="18"/>
          <w:rPrChange w:author="Transcriber01 JHB" w:date="2025-08-22T12:28:00Z" w16du:dateUtc="2025-08-22T10:28:00Z" w:id="1496">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1497">
            <w:rPr>
              <w:rFonts w:ascii="Arial" w:hAnsi="Arial" w:cs="Arial"/>
              <w:sz w:val="28"/>
              <w:szCs w:val="28"/>
              <w:lang w:val="x-none"/>
            </w:rPr>
          </w:rPrChange>
        </w:rPr>
        <w:t xml:space="preserve"> </w:t>
      </w:r>
      <w:proofErr w:type="spellStart"/>
      <w:r w:rsidRPr="00114DD5">
        <w:rPr>
          <w:rFonts w:ascii="Arial" w:hAnsi="Arial" w:cs="Arial"/>
          <w:sz w:val="28"/>
          <w:szCs w:val="28"/>
        </w:rPr>
        <w:t>nemeso</w:t>
      </w:r>
      <w:proofErr w:type="spellEnd"/>
      <w:r w:rsidRPr="00114DD5">
        <w:rPr>
          <w:rFonts w:ascii="Arial" w:hAnsi="Arial" w:cs="Arial"/>
          <w:sz w:val="28"/>
          <w:szCs w:val="28"/>
        </w:rPr>
        <w:t xml:space="preserve"> </w:t>
      </w:r>
      <w:proofErr w:type="spellStart"/>
      <w:r w:rsidRPr="00114DD5">
        <w:rPr>
          <w:rFonts w:ascii="Arial" w:hAnsi="Arial" w:cs="Arial"/>
          <w:sz w:val="28"/>
          <w:szCs w:val="28"/>
        </w:rPr>
        <w:t>ako</w:t>
      </w:r>
      <w:proofErr w:type="spellEnd"/>
      <w:r w:rsidRPr="00114DD5">
        <w:rPr>
          <w:rFonts w:ascii="Arial" w:hAnsi="Arial" w:cs="Arial"/>
          <w:sz w:val="28"/>
          <w:szCs w:val="28"/>
        </w:rPr>
        <w:t>. After all, Paul, an</w:t>
      </w:r>
      <w:r>
        <w:rPr>
          <w:rFonts w:ascii="Arial" w:hAnsi="Arial" w:cs="Arial"/>
          <w:sz w:val="28"/>
          <w:szCs w:val="28"/>
        </w:rPr>
        <w:t>—an</w:t>
      </w:r>
      <w:r w:rsidRPr="00114DD5">
        <w:rPr>
          <w:rFonts w:ascii="Arial" w:hAnsi="Arial" w:cs="Arial"/>
          <w:sz w:val="28"/>
          <w:szCs w:val="28"/>
        </w:rPr>
        <w:t xml:space="preserve"> apostle, said, “If I, or any other man, or an angel, would come back and preach any other…? </w:t>
      </w:r>
      <w:r w:rsidRPr="00114DD5">
        <w:rPr>
          <w:rFonts w:ascii="Arial" w:hAnsi="Arial" w:cs="Arial"/>
          <w:sz w:val="18"/>
          <w:szCs w:val="18"/>
          <w:rPrChange w:author="Transcriber01 JHB" w:date="2025-08-22T12:28:00Z" w16du:dateUtc="2025-08-22T10:28:00Z" w:id="1498">
            <w:rPr>
              <w:rFonts w:ascii="Arial" w:hAnsi="Arial" w:cs="Arial"/>
              <w:sz w:val="18"/>
              <w:szCs w:val="18"/>
              <w:lang w:val="x-none"/>
            </w:rPr>
          </w:rPrChange>
        </w:rPr>
        <w:t xml:space="preserve">[Congregation says, </w:t>
      </w:r>
      <w:r>
        <w:rPr>
          <w:rFonts w:ascii="Arial" w:hAnsi="Arial" w:cs="Arial"/>
          <w:sz w:val="18"/>
          <w:szCs w:val="18"/>
        </w:rPr>
        <w:t>‘</w:t>
      </w:r>
      <w:r w:rsidRPr="00114DD5">
        <w:rPr>
          <w:rFonts w:ascii="Arial" w:hAnsi="Arial" w:cs="Arial"/>
          <w:sz w:val="18"/>
          <w:szCs w:val="18"/>
          <w:rPrChange w:author="Transcriber01 JHB" w:date="2025-08-22T12:28:00Z" w16du:dateUtc="2025-08-22T10:28:00Z" w:id="1499">
            <w:rPr>
              <w:rFonts w:ascii="Arial" w:hAnsi="Arial" w:cs="Arial"/>
              <w:sz w:val="18"/>
              <w:szCs w:val="18"/>
              <w:lang w:val="x-none"/>
            </w:rPr>
          </w:rPrChange>
        </w:rPr>
        <w:t>Gospel.</w:t>
      </w:r>
      <w:r>
        <w:rPr>
          <w:rFonts w:ascii="Arial" w:hAnsi="Arial" w:cs="Arial"/>
          <w:sz w:val="18"/>
          <w:szCs w:val="18"/>
        </w:rPr>
        <w:t>’</w:t>
      </w:r>
      <w:r w:rsidRPr="001D36F6">
        <w:rPr>
          <w:rFonts w:ascii="Arial" w:hAnsi="Arial" w:cs="Arial"/>
          <w:sz w:val="18"/>
          <w:szCs w:val="18"/>
        </w:rPr>
        <w:t>]</w:t>
      </w:r>
      <w:r w:rsidRPr="001D36F6">
        <w:rPr>
          <w:rFonts w:ascii="Arial" w:hAnsi="Arial" w:cs="Arial"/>
          <w:sz w:val="28"/>
          <w:szCs w:val="28"/>
        </w:rPr>
        <w:t xml:space="preserve"> </w:t>
      </w:r>
      <w:r w:rsidRPr="00114DD5">
        <w:rPr>
          <w:rFonts w:ascii="Arial" w:hAnsi="Arial" w:cs="Arial"/>
          <w:sz w:val="28"/>
          <w:szCs w:val="28"/>
        </w:rPr>
        <w:t xml:space="preserve">Let him be a…?” </w:t>
      </w:r>
      <w:r w:rsidRPr="00114DD5">
        <w:rPr>
          <w:rFonts w:ascii="Arial" w:hAnsi="Arial" w:cs="Arial"/>
          <w:sz w:val="18"/>
          <w:szCs w:val="18"/>
          <w:rPrChange w:author="Transcriber01 JHB" w:date="2025-08-22T12:28:00Z" w16du:dateUtc="2025-08-22T10:28:00Z" w:id="1500">
            <w:rPr>
              <w:rFonts w:ascii="Arial" w:hAnsi="Arial" w:cs="Arial"/>
              <w:sz w:val="18"/>
              <w:szCs w:val="18"/>
              <w:lang w:val="x-none"/>
            </w:rPr>
          </w:rPrChange>
        </w:rPr>
        <w:t>[Congregation says, “accursed.”]</w:t>
      </w:r>
      <w:r w:rsidRPr="00114DD5">
        <w:rPr>
          <w:rFonts w:ascii="Arial" w:hAnsi="Arial" w:cs="Arial"/>
          <w:sz w:val="28"/>
          <w:szCs w:val="28"/>
          <w:rPrChange w:author="Transcriber01 JHB" w:date="2025-08-22T12:28:00Z" w16du:dateUtc="2025-08-22T10:28:00Z" w:id="1501">
            <w:rPr>
              <w:rFonts w:ascii="Arial" w:hAnsi="Arial" w:cs="Arial"/>
              <w:sz w:val="28"/>
              <w:szCs w:val="28"/>
              <w:lang w:val="x-none"/>
            </w:rPr>
          </w:rPrChange>
        </w:rPr>
        <w:t xml:space="preserve"> </w:t>
      </w:r>
      <w:r w:rsidRPr="00114DD5">
        <w:rPr>
          <w:rFonts w:ascii="Arial" w:hAnsi="Arial" w:cs="Arial"/>
          <w:sz w:val="28"/>
          <w:szCs w:val="28"/>
        </w:rPr>
        <w:t xml:space="preserve"> He knew </w:t>
      </w:r>
      <w:proofErr w:type="spellStart"/>
      <w:r w:rsidRPr="00114DD5">
        <w:rPr>
          <w:rFonts w:ascii="Arial" w:hAnsi="Arial" w:cs="Arial"/>
          <w:sz w:val="28"/>
          <w:szCs w:val="28"/>
        </w:rPr>
        <w:t>kuti</w:t>
      </w:r>
      <w:proofErr w:type="spellEnd"/>
      <w:r w:rsidRPr="00114DD5">
        <w:rPr>
          <w:rFonts w:ascii="Arial" w:hAnsi="Arial" w:cs="Arial"/>
          <w:sz w:val="28"/>
          <w:szCs w:val="28"/>
        </w:rPr>
        <w:t xml:space="preserve"> possibility </w:t>
      </w:r>
      <w:proofErr w:type="spellStart"/>
      <w:r w:rsidRPr="00114DD5">
        <w:rPr>
          <w:rFonts w:ascii="Arial" w:hAnsi="Arial" w:cs="Arial"/>
          <w:sz w:val="28"/>
          <w:szCs w:val="28"/>
        </w:rPr>
        <w:t>yekudzokera</w:t>
      </w:r>
      <w:proofErr w:type="spellEnd"/>
      <w:r w:rsidRPr="00114DD5">
        <w:rPr>
          <w:rFonts w:ascii="Arial" w:hAnsi="Arial" w:cs="Arial"/>
          <w:sz w:val="28"/>
          <w:szCs w:val="28"/>
        </w:rPr>
        <w:t xml:space="preserve"> </w:t>
      </w:r>
      <w:proofErr w:type="spellStart"/>
      <w:r w:rsidRPr="00114DD5">
        <w:rPr>
          <w:rFonts w:ascii="Arial" w:hAnsi="Arial" w:cs="Arial"/>
          <w:sz w:val="28"/>
          <w:szCs w:val="28"/>
        </w:rPr>
        <w:t>kumasure</w:t>
      </w:r>
      <w:proofErr w:type="spellEnd"/>
      <w:r w:rsidRPr="00114DD5">
        <w:rPr>
          <w:rFonts w:ascii="Arial" w:hAnsi="Arial" w:cs="Arial"/>
          <w:sz w:val="28"/>
          <w:szCs w:val="28"/>
        </w:rPr>
        <w:t xml:space="preserve"> </w:t>
      </w:r>
      <w:proofErr w:type="spellStart"/>
      <w:r w:rsidRPr="00114DD5">
        <w:rPr>
          <w:rFonts w:ascii="Arial" w:hAnsi="Arial" w:cs="Arial"/>
          <w:sz w:val="28"/>
          <w:szCs w:val="28"/>
        </w:rPr>
        <w:t>iri</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502">
            <w:rPr>
              <w:rFonts w:ascii="Arial" w:hAnsi="Arial" w:cs="Arial"/>
              <w:sz w:val="18"/>
              <w:szCs w:val="18"/>
              <w:lang w:val="x-none"/>
            </w:rPr>
          </w:rPrChange>
        </w:rPr>
        <w:t>[Congregation says, “</w:t>
      </w:r>
      <w:proofErr w:type="spellStart"/>
      <w:r w:rsidRPr="00114DD5">
        <w:rPr>
          <w:rFonts w:ascii="Arial" w:hAnsi="Arial" w:cs="Arial"/>
          <w:sz w:val="18"/>
          <w:szCs w:val="18"/>
          <w:rPrChange w:author="Transcriber01 JHB" w:date="2025-08-22T12:28:00Z" w16du:dateUtc="2025-08-22T10:28:00Z" w:id="1503">
            <w:rPr>
              <w:rFonts w:ascii="Arial" w:hAnsi="Arial" w:cs="Arial"/>
              <w:sz w:val="18"/>
              <w:szCs w:val="18"/>
              <w:lang w:val="x-none"/>
            </w:rPr>
          </w:rPrChange>
        </w:rPr>
        <w:t>iripo</w:t>
      </w:r>
      <w:proofErr w:type="spellEnd"/>
      <w:r w:rsidRPr="00114DD5">
        <w:rPr>
          <w:rFonts w:ascii="Arial" w:hAnsi="Arial" w:cs="Arial"/>
          <w:sz w:val="18"/>
          <w:szCs w:val="18"/>
          <w:rPrChange w:author="Transcriber01 JHB" w:date="2025-08-22T12:28:00Z" w16du:dateUtc="2025-08-22T10:28:00Z" w:id="1504">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1505">
            <w:rPr>
              <w:rFonts w:ascii="Arial" w:hAnsi="Arial" w:cs="Arial"/>
              <w:sz w:val="28"/>
              <w:szCs w:val="28"/>
              <w:lang w:val="x-none"/>
            </w:rPr>
          </w:rPrChange>
        </w:rPr>
        <w:t xml:space="preserve"> </w:t>
      </w:r>
      <w:proofErr w:type="spellStart"/>
      <w:r w:rsidRPr="00114DD5">
        <w:rPr>
          <w:rFonts w:ascii="Arial" w:hAnsi="Arial" w:cs="Arial"/>
          <w:sz w:val="28"/>
          <w:szCs w:val="28"/>
          <w:rPrChange w:author="Transcriber01 JHB" w:date="2025-08-22T12:28:00Z" w16du:dateUtc="2025-08-22T10:28:00Z" w:id="1506">
            <w:rPr>
              <w:rFonts w:ascii="Arial" w:hAnsi="Arial" w:cs="Arial"/>
              <w:sz w:val="28"/>
              <w:szCs w:val="28"/>
              <w:lang w:val="x-none"/>
            </w:rPr>
          </w:rPrChange>
        </w:rPr>
        <w:t>iripo</w:t>
      </w:r>
      <w:proofErr w:type="spellEnd"/>
      <w:r w:rsidRPr="00114DD5">
        <w:rPr>
          <w:rFonts w:ascii="Arial" w:hAnsi="Arial" w:cs="Arial"/>
          <w:sz w:val="28"/>
          <w:szCs w:val="28"/>
          <w:rPrChange w:author="Transcriber01 JHB" w:date="2025-08-22T12:28:00Z" w16du:dateUtc="2025-08-22T10:28:00Z" w:id="1507">
            <w:rPr>
              <w:rFonts w:ascii="Arial" w:hAnsi="Arial" w:cs="Arial"/>
              <w:sz w:val="28"/>
              <w:szCs w:val="28"/>
              <w:lang w:val="x-none"/>
            </w:rPr>
          </w:rPrChange>
        </w:rPr>
        <w:t xml:space="preserve">. </w:t>
      </w:r>
      <w:r w:rsidRPr="00114DD5">
        <w:rPr>
          <w:rFonts w:ascii="Arial" w:hAnsi="Arial" w:cs="Arial"/>
          <w:sz w:val="28"/>
          <w:szCs w:val="28"/>
        </w:rPr>
        <w:t xml:space="preserve">Saka </w:t>
      </w:r>
      <w:proofErr w:type="spellStart"/>
      <w:r w:rsidRPr="00114DD5">
        <w:rPr>
          <w:rFonts w:ascii="Arial" w:hAnsi="Arial" w:cs="Arial"/>
          <w:sz w:val="28"/>
          <w:szCs w:val="28"/>
        </w:rPr>
        <w:t>meka</w:t>
      </w:r>
      <w:proofErr w:type="spellEnd"/>
      <w:r w:rsidRPr="00114DD5">
        <w:rPr>
          <w:rFonts w:ascii="Arial" w:hAnsi="Arial" w:cs="Arial"/>
          <w:sz w:val="28"/>
          <w:szCs w:val="28"/>
        </w:rPr>
        <w:t xml:space="preserve"> </w:t>
      </w:r>
      <w:proofErr w:type="spellStart"/>
      <w:r w:rsidRPr="00114DD5">
        <w:rPr>
          <w:rFonts w:ascii="Arial" w:hAnsi="Arial" w:cs="Arial"/>
          <w:sz w:val="28"/>
          <w:szCs w:val="28"/>
        </w:rPr>
        <w:t>shuwa</w:t>
      </w:r>
      <w:proofErr w:type="spellEnd"/>
      <w:r w:rsidRPr="00114DD5">
        <w:rPr>
          <w:rFonts w:ascii="Arial" w:hAnsi="Arial" w:cs="Arial"/>
          <w:sz w:val="28"/>
          <w:szCs w:val="28"/>
        </w:rPr>
        <w:t xml:space="preserve"> </w:t>
      </w:r>
      <w:proofErr w:type="spellStart"/>
      <w:r w:rsidRPr="00114DD5">
        <w:rPr>
          <w:rFonts w:ascii="Arial" w:hAnsi="Arial" w:cs="Arial"/>
          <w:sz w:val="28"/>
          <w:szCs w:val="28"/>
        </w:rPr>
        <w:t>kuti</w:t>
      </w:r>
      <w:proofErr w:type="spellEnd"/>
      <w:r w:rsidRPr="00114DD5">
        <w:rPr>
          <w:rFonts w:ascii="Arial" w:hAnsi="Arial" w:cs="Arial"/>
          <w:sz w:val="28"/>
          <w:szCs w:val="28"/>
        </w:rPr>
        <w:t xml:space="preserve"> </w:t>
      </w:r>
      <w:proofErr w:type="spellStart"/>
      <w:r w:rsidRPr="00114DD5">
        <w:rPr>
          <w:rFonts w:ascii="Arial" w:hAnsi="Arial" w:cs="Arial"/>
          <w:sz w:val="28"/>
          <w:szCs w:val="28"/>
        </w:rPr>
        <w:t>unonyatsoona</w:t>
      </w:r>
      <w:proofErr w:type="spellEnd"/>
      <w:r w:rsidRPr="00114DD5">
        <w:rPr>
          <w:rFonts w:ascii="Arial" w:hAnsi="Arial" w:cs="Arial"/>
          <w:sz w:val="28"/>
          <w:szCs w:val="28"/>
        </w:rPr>
        <w:t xml:space="preserve"> Mwari </w:t>
      </w:r>
      <w:proofErr w:type="spellStart"/>
      <w:r w:rsidRPr="00114DD5">
        <w:rPr>
          <w:rFonts w:ascii="Arial" w:hAnsi="Arial" w:cs="Arial"/>
          <w:sz w:val="28"/>
          <w:szCs w:val="28"/>
        </w:rPr>
        <w:t>waunowona</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508">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509">
            <w:rPr>
              <w:rFonts w:ascii="Arial" w:hAnsi="Arial" w:cs="Arial"/>
              <w:sz w:val="28"/>
              <w:szCs w:val="28"/>
              <w:lang w:val="x-none"/>
            </w:rPr>
          </w:rPrChange>
        </w:rPr>
        <w:t xml:space="preserve"> </w:t>
      </w:r>
    </w:p>
    <w:p w:rsidRPr="00831109" w:rsidR="00420EA2" w:rsidP="00420EA2" w:rsidRDefault="00420EA2" w14:paraId="5F8FAB63" w14:textId="77777777">
      <w:pPr>
        <w:jc w:val="both"/>
        <w:rPr>
          <w:rFonts w:ascii="Arial" w:hAnsi="Arial" w:cs="Arial"/>
          <w:sz w:val="18"/>
          <w:szCs w:val="18"/>
          <w:lang w:val="en-ZW"/>
          <w:rPrChange w:author="Transcriber01 JHB" w:date="2025-08-22T12:44:00Z" w16du:dateUtc="2025-08-22T10:44:00Z" w:id="1510">
            <w:rPr>
              <w:rFonts w:ascii="Arial" w:hAnsi="Arial" w:cs="Arial"/>
              <w:sz w:val="28"/>
              <w:szCs w:val="28"/>
            </w:rPr>
          </w:rPrChange>
        </w:rPr>
      </w:pPr>
      <w:r w:rsidRPr="0036358B">
        <w:rPr>
          <w:rFonts w:ascii="Arial" w:hAnsi="Arial" w:cs="Arial"/>
          <w:sz w:val="28"/>
          <w:szCs w:val="28"/>
          <w:vertAlign w:val="superscript"/>
        </w:rPr>
        <w:t>51</w:t>
      </w:r>
      <w:r>
        <w:rPr>
          <w:rFonts w:ascii="Arial" w:hAnsi="Arial" w:cs="Arial"/>
          <w:sz w:val="28"/>
          <w:szCs w:val="28"/>
          <w:vertAlign w:val="superscript"/>
        </w:rPr>
        <w:t>8</w:t>
      </w:r>
      <w:r>
        <w:rPr>
          <w:rFonts w:ascii="Arial" w:hAnsi="Arial" w:cs="Arial"/>
          <w:sz w:val="28"/>
          <w:szCs w:val="28"/>
        </w:rPr>
        <w:t xml:space="preserve"> </w:t>
      </w:r>
      <w:r w:rsidRPr="00114DD5">
        <w:rPr>
          <w:rFonts w:ascii="Arial" w:hAnsi="Arial" w:cs="Arial"/>
          <w:sz w:val="28"/>
          <w:szCs w:val="28"/>
        </w:rPr>
        <w:t xml:space="preserve">Mwari </w:t>
      </w:r>
      <w:r w:rsidRPr="00BF6446">
        <w:rPr>
          <w:rFonts w:ascii="Arial" w:hAnsi="Arial" w:cs="Arial"/>
          <w:sz w:val="18"/>
          <w:szCs w:val="18"/>
          <w:lang w:val="en-ZW"/>
        </w:rPr>
        <w:t>[</w:t>
      </w:r>
      <w:r>
        <w:rPr>
          <w:rFonts w:ascii="Arial" w:hAnsi="Arial" w:cs="Arial"/>
          <w:sz w:val="18"/>
          <w:szCs w:val="18"/>
          <w:lang w:val="en-ZW"/>
        </w:rPr>
        <w:t>Apostle Gumbura claps once—ED</w:t>
      </w:r>
      <w:r w:rsidRPr="00BF6446">
        <w:rPr>
          <w:rFonts w:ascii="Arial" w:hAnsi="Arial" w:cs="Arial"/>
          <w:sz w:val="18"/>
          <w:szCs w:val="18"/>
          <w:lang w:val="en-ZW"/>
        </w:rPr>
        <w:t>]</w:t>
      </w:r>
      <w:r>
        <w:rPr>
          <w:rFonts w:ascii="Arial" w:hAnsi="Arial" w:cs="Arial"/>
          <w:sz w:val="28"/>
          <w:szCs w:val="28"/>
          <w:lang w:val="x-none"/>
        </w:rPr>
        <w:t xml:space="preserve"> </w:t>
      </w:r>
      <w:proofErr w:type="spellStart"/>
      <w:r w:rsidRPr="00114DD5">
        <w:rPr>
          <w:rFonts w:ascii="Arial" w:hAnsi="Arial" w:cs="Arial"/>
          <w:sz w:val="28"/>
          <w:szCs w:val="28"/>
        </w:rPr>
        <w:t>vakuitireyi</w:t>
      </w:r>
      <w:proofErr w:type="spellEnd"/>
      <w:r w:rsidRPr="00114DD5">
        <w:rPr>
          <w:rFonts w:ascii="Arial" w:hAnsi="Arial" w:cs="Arial"/>
          <w:sz w:val="28"/>
          <w:szCs w:val="28"/>
        </w:rPr>
        <w:t xml:space="preserve"> </w:t>
      </w:r>
      <w:proofErr w:type="spellStart"/>
      <w:r w:rsidRPr="00114DD5">
        <w:rPr>
          <w:rFonts w:ascii="Arial" w:hAnsi="Arial" w:cs="Arial"/>
          <w:sz w:val="28"/>
          <w:szCs w:val="28"/>
        </w:rPr>
        <w:t>nyasha</w:t>
      </w:r>
      <w:proofErr w:type="spellEnd"/>
      <w:r w:rsidRPr="00114DD5">
        <w:rPr>
          <w:rFonts w:ascii="Arial" w:hAnsi="Arial" w:cs="Arial"/>
          <w:sz w:val="28"/>
          <w:szCs w:val="28"/>
        </w:rPr>
        <w:t xml:space="preserve"> </w:t>
      </w:r>
      <w:proofErr w:type="spellStart"/>
      <w:r w:rsidRPr="00114DD5">
        <w:rPr>
          <w:rFonts w:ascii="Arial" w:hAnsi="Arial" w:cs="Arial"/>
          <w:sz w:val="28"/>
          <w:szCs w:val="28"/>
        </w:rPr>
        <w:t>chaizvo</w:t>
      </w:r>
      <w:proofErr w:type="spellEnd"/>
      <w:r w:rsidRPr="00114DD5">
        <w:rPr>
          <w:rFonts w:ascii="Arial" w:hAnsi="Arial" w:cs="Arial"/>
          <w:sz w:val="28"/>
          <w:szCs w:val="28"/>
        </w:rPr>
        <w:t xml:space="preserve">. </w:t>
      </w:r>
      <w:proofErr w:type="spellStart"/>
      <w:r w:rsidRPr="00114DD5">
        <w:rPr>
          <w:rFonts w:ascii="Arial" w:hAnsi="Arial" w:cs="Arial"/>
          <w:sz w:val="28"/>
          <w:szCs w:val="28"/>
        </w:rPr>
        <w:t>Totanga</w:t>
      </w:r>
      <w:proofErr w:type="spellEnd"/>
      <w:r w:rsidRPr="00114DD5">
        <w:rPr>
          <w:rFonts w:ascii="Arial" w:hAnsi="Arial" w:cs="Arial"/>
          <w:sz w:val="28"/>
          <w:szCs w:val="28"/>
        </w:rPr>
        <w:t xml:space="preserve"> service </w:t>
      </w:r>
      <w:proofErr w:type="spellStart"/>
      <w:r w:rsidRPr="00114DD5">
        <w:rPr>
          <w:rFonts w:ascii="Arial" w:hAnsi="Arial" w:cs="Arial"/>
          <w:sz w:val="28"/>
          <w:szCs w:val="28"/>
        </w:rPr>
        <w:t>yedu</w:t>
      </w:r>
      <w:proofErr w:type="spellEnd"/>
      <w:r w:rsidRPr="00114DD5">
        <w:rPr>
          <w:rFonts w:ascii="Arial" w:hAnsi="Arial" w:cs="Arial"/>
          <w:sz w:val="28"/>
          <w:szCs w:val="28"/>
        </w:rPr>
        <w:t xml:space="preserve"> </w:t>
      </w:r>
      <w:proofErr w:type="spellStart"/>
      <w:r w:rsidRPr="00114DD5">
        <w:rPr>
          <w:rFonts w:ascii="Arial" w:hAnsi="Arial" w:cs="Arial"/>
          <w:sz w:val="28"/>
          <w:szCs w:val="28"/>
        </w:rPr>
        <w:t>mangwana</w:t>
      </w:r>
      <w:proofErr w:type="spellEnd"/>
      <w:r w:rsidRPr="00114DD5">
        <w:rPr>
          <w:rFonts w:ascii="Arial" w:hAnsi="Arial" w:cs="Arial"/>
          <w:sz w:val="28"/>
          <w:szCs w:val="28"/>
        </w:rPr>
        <w:t xml:space="preserve"> na ten o’clock. </w:t>
      </w:r>
      <w:proofErr w:type="spellStart"/>
      <w:r w:rsidRPr="00114DD5">
        <w:rPr>
          <w:rFonts w:ascii="Arial" w:hAnsi="Arial" w:cs="Arial"/>
          <w:sz w:val="28"/>
          <w:szCs w:val="28"/>
        </w:rPr>
        <w:t>Kuitira</w:t>
      </w:r>
      <w:proofErr w:type="spellEnd"/>
      <w:r w:rsidRPr="00114DD5">
        <w:rPr>
          <w:rFonts w:ascii="Arial" w:hAnsi="Arial" w:cs="Arial"/>
          <w:sz w:val="28"/>
          <w:szCs w:val="28"/>
        </w:rPr>
        <w:t xml:space="preserve"> </w:t>
      </w:r>
      <w:proofErr w:type="spellStart"/>
      <w:r w:rsidRPr="00114DD5">
        <w:rPr>
          <w:rFonts w:ascii="Arial" w:hAnsi="Arial" w:cs="Arial"/>
          <w:sz w:val="28"/>
          <w:szCs w:val="28"/>
        </w:rPr>
        <w:t>kuti</w:t>
      </w:r>
      <w:proofErr w:type="spellEnd"/>
      <w:r w:rsidRPr="00114DD5">
        <w:rPr>
          <w:rFonts w:ascii="Arial" w:hAnsi="Arial" w:cs="Arial"/>
          <w:sz w:val="28"/>
          <w:szCs w:val="28"/>
        </w:rPr>
        <w:t xml:space="preserve"> </w:t>
      </w:r>
      <w:proofErr w:type="spellStart"/>
      <w:r w:rsidRPr="00114DD5">
        <w:rPr>
          <w:rFonts w:ascii="Arial" w:hAnsi="Arial" w:cs="Arial"/>
          <w:sz w:val="28"/>
          <w:szCs w:val="28"/>
        </w:rPr>
        <w:t>tikurumidzewo</w:t>
      </w:r>
      <w:proofErr w:type="spellEnd"/>
      <w:r w:rsidRPr="00114DD5">
        <w:rPr>
          <w:rFonts w:ascii="Arial" w:hAnsi="Arial" w:cs="Arial"/>
          <w:sz w:val="28"/>
          <w:szCs w:val="28"/>
        </w:rPr>
        <w:t xml:space="preserve"> </w:t>
      </w:r>
      <w:proofErr w:type="spellStart"/>
      <w:r w:rsidRPr="00114DD5">
        <w:rPr>
          <w:rFonts w:ascii="Arial" w:hAnsi="Arial" w:cs="Arial"/>
          <w:sz w:val="28"/>
          <w:szCs w:val="28"/>
        </w:rPr>
        <w:t>kudii</w:t>
      </w:r>
      <w:proofErr w:type="spellEnd"/>
      <w:r w:rsidRPr="00114DD5">
        <w:rPr>
          <w:rFonts w:ascii="Arial" w:hAnsi="Arial" w:cs="Arial"/>
          <w:sz w:val="28"/>
          <w:szCs w:val="28"/>
        </w:rPr>
        <w:t xml:space="preserve">…? </w:t>
      </w:r>
      <w:r w:rsidRPr="00114DD5">
        <w:rPr>
          <w:rFonts w:ascii="Arial" w:hAnsi="Arial" w:cs="Arial"/>
          <w:sz w:val="18"/>
          <w:szCs w:val="18"/>
          <w:rPrChange w:author="Transcriber01 JHB" w:date="2025-08-22T12:28:00Z" w16du:dateUtc="2025-08-22T10:28:00Z" w:id="1511">
            <w:rPr>
              <w:rFonts w:ascii="Arial" w:hAnsi="Arial" w:cs="Arial"/>
              <w:sz w:val="18"/>
              <w:szCs w:val="18"/>
              <w:lang w:val="x-none"/>
            </w:rPr>
          </w:rPrChange>
        </w:rPr>
        <w:t>[Congregation says, “</w:t>
      </w:r>
      <w:proofErr w:type="spellStart"/>
      <w:r w:rsidRPr="00114DD5">
        <w:rPr>
          <w:rFonts w:ascii="Arial" w:hAnsi="Arial" w:cs="Arial"/>
          <w:sz w:val="18"/>
          <w:szCs w:val="18"/>
          <w:rPrChange w:author="Transcriber01 JHB" w:date="2025-08-22T12:28:00Z" w16du:dateUtc="2025-08-22T10:28:00Z" w:id="1512">
            <w:rPr>
              <w:rFonts w:ascii="Arial" w:hAnsi="Arial" w:cs="Arial"/>
              <w:sz w:val="18"/>
              <w:szCs w:val="18"/>
              <w:lang w:val="x-none"/>
            </w:rPr>
          </w:rPrChange>
        </w:rPr>
        <w:t>kupedza</w:t>
      </w:r>
      <w:proofErr w:type="spellEnd"/>
      <w:r w:rsidRPr="00114DD5">
        <w:rPr>
          <w:rFonts w:ascii="Arial" w:hAnsi="Arial" w:cs="Arial"/>
          <w:sz w:val="18"/>
          <w:szCs w:val="18"/>
          <w:rPrChange w:author="Transcriber01 JHB" w:date="2025-08-22T12:28:00Z" w16du:dateUtc="2025-08-22T10:28:00Z" w:id="1513">
            <w:rPr>
              <w:rFonts w:ascii="Arial" w:hAnsi="Arial" w:cs="Arial"/>
              <w:sz w:val="18"/>
              <w:szCs w:val="18"/>
              <w:lang w:val="x-none"/>
            </w:rPr>
          </w:rPrChange>
        </w:rPr>
        <w:t>.”]</w:t>
      </w:r>
      <w:r w:rsidRPr="00114DD5">
        <w:rPr>
          <w:rFonts w:ascii="Arial" w:hAnsi="Arial" w:cs="Arial"/>
          <w:sz w:val="28"/>
          <w:szCs w:val="28"/>
          <w:rPrChange w:author="Transcriber01 JHB" w:date="2025-08-22T12:28:00Z" w16du:dateUtc="2025-08-22T10:28:00Z" w:id="1514">
            <w:rPr>
              <w:rFonts w:ascii="Arial" w:hAnsi="Arial" w:cs="Arial"/>
              <w:sz w:val="28"/>
              <w:szCs w:val="28"/>
              <w:lang w:val="x-none"/>
            </w:rPr>
          </w:rPrChange>
        </w:rPr>
        <w:t xml:space="preserve"> </w:t>
      </w:r>
      <w:proofErr w:type="spellStart"/>
      <w:r w:rsidRPr="00114DD5">
        <w:rPr>
          <w:rFonts w:ascii="Arial" w:hAnsi="Arial" w:cs="Arial"/>
          <w:sz w:val="28"/>
          <w:szCs w:val="28"/>
        </w:rPr>
        <w:t>kupedza</w:t>
      </w:r>
      <w:proofErr w:type="spellEnd"/>
      <w:r w:rsidRPr="00114DD5">
        <w:rPr>
          <w:rFonts w:ascii="Arial" w:hAnsi="Arial" w:cs="Arial"/>
          <w:sz w:val="28"/>
          <w:szCs w:val="28"/>
        </w:rPr>
        <w:t xml:space="preserve">. Mwari </w:t>
      </w:r>
      <w:proofErr w:type="spellStart"/>
      <w:r w:rsidRPr="00114DD5">
        <w:rPr>
          <w:rFonts w:ascii="Arial" w:hAnsi="Arial" w:cs="Arial"/>
          <w:sz w:val="28"/>
          <w:szCs w:val="28"/>
        </w:rPr>
        <w:t>vakuitireyi</w:t>
      </w:r>
      <w:proofErr w:type="spellEnd"/>
      <w:r w:rsidRPr="00114DD5">
        <w:rPr>
          <w:rFonts w:ascii="Arial" w:hAnsi="Arial" w:cs="Arial"/>
          <w:sz w:val="28"/>
          <w:szCs w:val="28"/>
        </w:rPr>
        <w:t xml:space="preserve"> </w:t>
      </w:r>
      <w:proofErr w:type="spellStart"/>
      <w:r w:rsidRPr="00114DD5">
        <w:rPr>
          <w:rFonts w:ascii="Arial" w:hAnsi="Arial" w:cs="Arial"/>
          <w:sz w:val="28"/>
          <w:szCs w:val="28"/>
        </w:rPr>
        <w:t>nyasha</w:t>
      </w:r>
      <w:proofErr w:type="spellEnd"/>
      <w:r w:rsidRPr="00114DD5">
        <w:rPr>
          <w:rFonts w:ascii="Arial" w:hAnsi="Arial" w:cs="Arial"/>
          <w:sz w:val="28"/>
          <w:szCs w:val="28"/>
        </w:rPr>
        <w:t xml:space="preserve"> </w:t>
      </w:r>
      <w:proofErr w:type="spellStart"/>
      <w:r w:rsidRPr="00114DD5">
        <w:rPr>
          <w:rFonts w:ascii="Arial" w:hAnsi="Arial" w:cs="Arial"/>
          <w:sz w:val="28"/>
          <w:szCs w:val="28"/>
        </w:rPr>
        <w:t>chaizvo</w:t>
      </w:r>
      <w:proofErr w:type="spellEnd"/>
      <w:r w:rsidRPr="00114DD5">
        <w:rPr>
          <w:rFonts w:ascii="Arial" w:hAnsi="Arial" w:cs="Arial"/>
          <w:sz w:val="28"/>
          <w:szCs w:val="28"/>
        </w:rPr>
        <w:t xml:space="preserve">. </w:t>
      </w:r>
      <w:proofErr w:type="spellStart"/>
      <w:r w:rsidRPr="00114DD5">
        <w:rPr>
          <w:rFonts w:ascii="Arial" w:hAnsi="Arial" w:cs="Arial"/>
          <w:sz w:val="28"/>
          <w:szCs w:val="28"/>
        </w:rPr>
        <w:t>Hatisimukeyi</w:t>
      </w:r>
      <w:proofErr w:type="spellEnd"/>
      <w:r w:rsidRPr="00114DD5">
        <w:rPr>
          <w:rFonts w:ascii="Arial" w:hAnsi="Arial" w:cs="Arial"/>
          <w:sz w:val="28"/>
          <w:szCs w:val="28"/>
        </w:rPr>
        <w:t xml:space="preserve"> </w:t>
      </w:r>
      <w:proofErr w:type="spellStart"/>
      <w:r w:rsidRPr="00114DD5">
        <w:rPr>
          <w:rFonts w:ascii="Arial" w:hAnsi="Arial" w:cs="Arial"/>
          <w:sz w:val="28"/>
          <w:szCs w:val="28"/>
        </w:rPr>
        <w:t>hedu</w:t>
      </w:r>
      <w:proofErr w:type="spellEnd"/>
      <w:r w:rsidRPr="00114DD5">
        <w:rPr>
          <w:rFonts w:ascii="Arial" w:hAnsi="Arial" w:cs="Arial"/>
          <w:sz w:val="28"/>
          <w:szCs w:val="28"/>
        </w:rPr>
        <w:t xml:space="preserve"> tese. Hymn I35. “Oh Lord my God, when </w:t>
      </w:r>
      <w:r>
        <w:rPr>
          <w:rFonts w:ascii="Arial" w:hAnsi="Arial" w:cs="Arial"/>
          <w:sz w:val="28"/>
          <w:szCs w:val="28"/>
        </w:rPr>
        <w:t>I’</w:t>
      </w:r>
      <w:r w:rsidRPr="00114DD5">
        <w:rPr>
          <w:rFonts w:ascii="Arial" w:hAnsi="Arial" w:cs="Arial"/>
          <w:sz w:val="28"/>
          <w:szCs w:val="28"/>
        </w:rPr>
        <w:t xml:space="preserve">m in awesome wonder.” </w:t>
      </w:r>
      <w:r w:rsidRPr="00114DD5">
        <w:rPr>
          <w:rFonts w:ascii="Arial" w:hAnsi="Arial" w:cs="Arial"/>
          <w:sz w:val="18"/>
          <w:szCs w:val="18"/>
          <w:rPrChange w:author="Transcriber01 JHB" w:date="2025-08-22T12:28:00Z" w16du:dateUtc="2025-08-22T10:28:00Z" w:id="1515">
            <w:rPr>
              <w:rFonts w:ascii="Arial" w:hAnsi="Arial" w:cs="Arial"/>
              <w:sz w:val="18"/>
              <w:szCs w:val="18"/>
              <w:lang w:val="x-none"/>
            </w:rPr>
          </w:rPrChange>
        </w:rPr>
        <w:t>[Congregation says, “Amen.”]</w:t>
      </w:r>
      <w:r w:rsidRPr="00114DD5">
        <w:rPr>
          <w:rFonts w:ascii="Arial" w:hAnsi="Arial" w:cs="Arial"/>
          <w:sz w:val="28"/>
          <w:szCs w:val="28"/>
          <w:rPrChange w:author="Transcriber01 JHB" w:date="2025-08-22T12:28:00Z" w16du:dateUtc="2025-08-22T10:28:00Z" w:id="1516">
            <w:rPr>
              <w:rFonts w:ascii="Arial" w:hAnsi="Arial" w:cs="Arial"/>
              <w:sz w:val="28"/>
              <w:szCs w:val="28"/>
              <w:lang w:val="x-none"/>
            </w:rPr>
          </w:rPrChange>
        </w:rPr>
        <w:t xml:space="preserve"> </w:t>
      </w:r>
      <w:r w:rsidRPr="00114DD5">
        <w:rPr>
          <w:rFonts w:ascii="Arial" w:hAnsi="Arial" w:cs="Arial"/>
          <w:sz w:val="28"/>
          <w:szCs w:val="28"/>
        </w:rPr>
        <w:t xml:space="preserve">Amen. </w:t>
      </w:r>
    </w:p>
    <w:p w:rsidRPr="00114DD5" w:rsidR="00420EA2" w:rsidP="00420EA2" w:rsidRDefault="00420EA2" w14:paraId="25AEEB5A" w14:textId="77777777">
      <w:pPr>
        <w:jc w:val="center"/>
        <w:rPr>
          <w:rFonts w:ascii="Arial" w:hAnsi="Arial" w:cs="Arial"/>
          <w:i/>
          <w:iCs/>
          <w:sz w:val="28"/>
          <w:szCs w:val="28"/>
        </w:rPr>
      </w:pPr>
      <w:r w:rsidRPr="00114DD5">
        <w:rPr>
          <w:rFonts w:ascii="Arial" w:hAnsi="Arial" w:cs="Arial"/>
          <w:i/>
          <w:iCs/>
          <w:sz w:val="28"/>
          <w:szCs w:val="28"/>
        </w:rPr>
        <w:t>Oh… Oh…</w:t>
      </w:r>
    </w:p>
    <w:p w:rsidRPr="00114DD5" w:rsidR="00420EA2" w:rsidP="00420EA2" w:rsidRDefault="00420EA2" w14:paraId="4287B53C" w14:textId="77777777">
      <w:pPr>
        <w:jc w:val="center"/>
        <w:rPr>
          <w:rFonts w:ascii="Arial" w:hAnsi="Arial" w:cs="Arial"/>
          <w:i/>
          <w:iCs/>
          <w:sz w:val="28"/>
          <w:szCs w:val="28"/>
        </w:rPr>
      </w:pPr>
      <w:r w:rsidRPr="00114DD5">
        <w:rPr>
          <w:rFonts w:ascii="Arial" w:hAnsi="Arial" w:cs="Arial"/>
          <w:b/>
          <w:i/>
          <w:iCs/>
          <w:sz w:val="28"/>
          <w:szCs w:val="28"/>
        </w:rPr>
        <w:t xml:space="preserve"> </w:t>
      </w:r>
      <w:r w:rsidRPr="00114DD5">
        <w:rPr>
          <w:rFonts w:ascii="Arial" w:hAnsi="Arial" w:cs="Arial"/>
          <w:i/>
          <w:iCs/>
          <w:sz w:val="28"/>
          <w:szCs w:val="28"/>
        </w:rPr>
        <w:t xml:space="preserve">O Lord my God! When I in awesome wonder.  </w:t>
      </w:r>
    </w:p>
    <w:p w:rsidRPr="00114DD5" w:rsidR="00420EA2" w:rsidP="00420EA2" w:rsidRDefault="00420EA2" w14:paraId="6B409AF5" w14:textId="77777777">
      <w:pPr>
        <w:jc w:val="center"/>
        <w:rPr>
          <w:rFonts w:ascii="Arial" w:hAnsi="Arial" w:cs="Arial"/>
          <w:i/>
          <w:iCs/>
          <w:sz w:val="28"/>
          <w:szCs w:val="28"/>
        </w:rPr>
      </w:pPr>
      <w:r w:rsidRPr="00114DD5">
        <w:rPr>
          <w:rFonts w:ascii="Arial" w:hAnsi="Arial" w:cs="Arial"/>
          <w:i/>
          <w:iCs/>
          <w:sz w:val="28"/>
          <w:szCs w:val="28"/>
        </w:rPr>
        <w:t xml:space="preserve">(Consider all) Consider all the worlds Thy hands have made;  </w:t>
      </w:r>
    </w:p>
    <w:p w:rsidRPr="00114DD5" w:rsidR="00420EA2" w:rsidP="00420EA2" w:rsidRDefault="00420EA2" w14:paraId="288592E1" w14:textId="77777777">
      <w:pPr>
        <w:jc w:val="center"/>
        <w:rPr>
          <w:rFonts w:ascii="Arial" w:hAnsi="Arial" w:cs="Arial"/>
          <w:i/>
          <w:iCs/>
          <w:sz w:val="28"/>
          <w:szCs w:val="28"/>
        </w:rPr>
      </w:pPr>
      <w:r w:rsidRPr="00114DD5">
        <w:rPr>
          <w:rFonts w:ascii="Arial" w:hAnsi="Arial" w:cs="Arial"/>
          <w:i/>
          <w:iCs/>
          <w:sz w:val="28"/>
          <w:szCs w:val="28"/>
        </w:rPr>
        <w:t xml:space="preserve">(I see the stars) I see the stars, </w:t>
      </w:r>
      <w:r>
        <w:rPr>
          <w:rFonts w:ascii="Arial" w:hAnsi="Arial" w:cs="Arial"/>
          <w:i/>
          <w:iCs/>
          <w:sz w:val="28"/>
          <w:szCs w:val="28"/>
        </w:rPr>
        <w:t xml:space="preserve">(I hear) </w:t>
      </w:r>
      <w:r w:rsidRPr="00114DD5">
        <w:rPr>
          <w:rFonts w:ascii="Arial" w:hAnsi="Arial" w:cs="Arial"/>
          <w:i/>
          <w:iCs/>
          <w:sz w:val="28"/>
          <w:szCs w:val="28"/>
        </w:rPr>
        <w:t xml:space="preserve">I hear the rolling thunder, </w:t>
      </w:r>
    </w:p>
    <w:p w:rsidRPr="00114DD5" w:rsidR="00420EA2" w:rsidP="00420EA2" w:rsidRDefault="00420EA2" w14:paraId="27608E8B" w14:textId="77777777">
      <w:pPr>
        <w:jc w:val="center"/>
        <w:rPr>
          <w:rFonts w:ascii="Arial" w:hAnsi="Arial" w:cs="Arial"/>
          <w:i/>
          <w:iCs/>
          <w:sz w:val="28"/>
          <w:szCs w:val="28"/>
        </w:rPr>
      </w:pPr>
      <w:r w:rsidRPr="00114DD5">
        <w:rPr>
          <w:rFonts w:ascii="Arial" w:hAnsi="Arial" w:cs="Arial"/>
          <w:i/>
          <w:iCs/>
          <w:sz w:val="28"/>
          <w:szCs w:val="28"/>
        </w:rPr>
        <w:t xml:space="preserve">(Thy </w:t>
      </w:r>
      <w:proofErr w:type="spellStart"/>
      <w:r w:rsidRPr="00114DD5">
        <w:rPr>
          <w:rFonts w:ascii="Arial" w:hAnsi="Arial" w:cs="Arial"/>
          <w:i/>
          <w:iCs/>
          <w:sz w:val="28"/>
          <w:szCs w:val="28"/>
        </w:rPr>
        <w:t>pow’r</w:t>
      </w:r>
      <w:proofErr w:type="spellEnd"/>
      <w:r w:rsidRPr="00114DD5">
        <w:rPr>
          <w:rFonts w:ascii="Arial" w:hAnsi="Arial" w:cs="Arial"/>
          <w:i/>
          <w:iCs/>
          <w:sz w:val="28"/>
          <w:szCs w:val="28"/>
        </w:rPr>
        <w:t xml:space="preserve"> throughout) Thy </w:t>
      </w:r>
      <w:proofErr w:type="spellStart"/>
      <w:r w:rsidRPr="00114DD5">
        <w:rPr>
          <w:rFonts w:ascii="Arial" w:hAnsi="Arial" w:cs="Arial"/>
          <w:i/>
          <w:iCs/>
          <w:sz w:val="28"/>
          <w:szCs w:val="28"/>
        </w:rPr>
        <w:t>pow’r</w:t>
      </w:r>
      <w:proofErr w:type="spellEnd"/>
      <w:r w:rsidRPr="00114DD5">
        <w:rPr>
          <w:rFonts w:ascii="Arial" w:hAnsi="Arial" w:cs="Arial"/>
          <w:i/>
          <w:iCs/>
          <w:sz w:val="28"/>
          <w:szCs w:val="28"/>
        </w:rPr>
        <w:t xml:space="preserve"> throughout the universe displayed. </w:t>
      </w:r>
    </w:p>
    <w:p w:rsidRPr="00114DD5" w:rsidR="00420EA2" w:rsidP="00420EA2" w:rsidRDefault="00420EA2" w14:paraId="3E4924F1" w14:textId="77777777">
      <w:pPr>
        <w:jc w:val="center"/>
        <w:rPr>
          <w:rFonts w:ascii="Arial" w:hAnsi="Arial" w:cs="Arial"/>
          <w:b/>
          <w:i/>
          <w:iCs/>
          <w:sz w:val="28"/>
          <w:szCs w:val="28"/>
        </w:rPr>
      </w:pPr>
    </w:p>
    <w:p w:rsidRPr="00114DD5" w:rsidR="00420EA2" w:rsidP="00420EA2" w:rsidRDefault="00420EA2" w14:paraId="171AFF1B" w14:textId="77777777">
      <w:pPr>
        <w:jc w:val="center"/>
        <w:rPr>
          <w:rFonts w:ascii="Arial" w:hAnsi="Arial" w:cs="Arial"/>
          <w:bCs/>
          <w:i/>
          <w:iCs/>
          <w:sz w:val="28"/>
          <w:szCs w:val="28"/>
        </w:rPr>
      </w:pPr>
      <w:r w:rsidRPr="00114DD5">
        <w:rPr>
          <w:rFonts w:ascii="Arial" w:hAnsi="Arial" w:cs="Arial"/>
          <w:bCs/>
          <w:i/>
          <w:iCs/>
          <w:sz w:val="28"/>
          <w:szCs w:val="28"/>
        </w:rPr>
        <w:t xml:space="preserve">(Ho, Then sings my soul) Then sings my soul, my Saviour </w:t>
      </w:r>
    </w:p>
    <w:p w:rsidRPr="00114DD5" w:rsidR="00420EA2" w:rsidP="00420EA2" w:rsidRDefault="00420EA2" w14:paraId="01B96237" w14:textId="77777777">
      <w:pPr>
        <w:jc w:val="center"/>
        <w:rPr>
          <w:rFonts w:ascii="Arial" w:hAnsi="Arial" w:cs="Arial"/>
          <w:bCs/>
          <w:i/>
          <w:iCs/>
          <w:sz w:val="28"/>
          <w:szCs w:val="28"/>
        </w:rPr>
      </w:pPr>
      <w:r w:rsidRPr="00114DD5">
        <w:rPr>
          <w:rFonts w:ascii="Arial" w:hAnsi="Arial" w:cs="Arial"/>
          <w:bCs/>
          <w:i/>
          <w:iCs/>
          <w:sz w:val="28"/>
          <w:szCs w:val="28"/>
        </w:rPr>
        <w:t xml:space="preserve">God to Thee; </w:t>
      </w:r>
    </w:p>
    <w:p w:rsidR="00420EA2" w:rsidP="00420EA2" w:rsidRDefault="00420EA2" w14:paraId="3FF97C52" w14:textId="77777777">
      <w:pPr>
        <w:jc w:val="center"/>
        <w:rPr>
          <w:ins w:author="Transcriber01 JHB" w:date="2025-08-22T12:46:00Z" w16du:dateUtc="2025-08-22T10:46:00Z" w:id="1517"/>
          <w:rFonts w:ascii="Arial" w:hAnsi="Arial" w:cs="Arial"/>
          <w:bCs/>
          <w:i/>
          <w:iCs/>
          <w:sz w:val="28"/>
          <w:szCs w:val="28"/>
        </w:rPr>
      </w:pPr>
      <w:r w:rsidRPr="00114DD5">
        <w:rPr>
          <w:rFonts w:ascii="Arial" w:hAnsi="Arial" w:cs="Arial"/>
          <w:bCs/>
          <w:i/>
          <w:iCs/>
          <w:sz w:val="28"/>
          <w:szCs w:val="28"/>
        </w:rPr>
        <w:t xml:space="preserve">(How great Thou art) How great Thou art, </w:t>
      </w:r>
    </w:p>
    <w:p w:rsidRPr="00114DD5" w:rsidR="00420EA2" w:rsidP="00420EA2" w:rsidRDefault="00420EA2" w14:paraId="6123334D" w14:textId="77777777">
      <w:pPr>
        <w:jc w:val="center"/>
        <w:rPr>
          <w:rFonts w:ascii="Arial" w:hAnsi="Arial" w:cs="Arial"/>
          <w:bCs/>
          <w:i/>
          <w:iCs/>
          <w:sz w:val="28"/>
          <w:szCs w:val="28"/>
        </w:rPr>
      </w:pPr>
      <w:r w:rsidRPr="00114DD5">
        <w:rPr>
          <w:rFonts w:ascii="Arial" w:hAnsi="Arial" w:cs="Arial"/>
          <w:bCs/>
          <w:i/>
          <w:iCs/>
          <w:sz w:val="28"/>
          <w:szCs w:val="28"/>
        </w:rPr>
        <w:t xml:space="preserve">(How great Thou art) </w:t>
      </w:r>
      <w:r>
        <w:rPr>
          <w:rFonts w:ascii="Arial" w:hAnsi="Arial" w:cs="Arial"/>
          <w:bCs/>
          <w:i/>
          <w:iCs/>
          <w:sz w:val="28"/>
          <w:szCs w:val="28"/>
        </w:rPr>
        <w:t>H</w:t>
      </w:r>
      <w:r w:rsidRPr="00114DD5">
        <w:rPr>
          <w:rFonts w:ascii="Arial" w:hAnsi="Arial" w:cs="Arial"/>
          <w:bCs/>
          <w:i/>
          <w:iCs/>
          <w:sz w:val="28"/>
          <w:szCs w:val="28"/>
        </w:rPr>
        <w:t xml:space="preserve">ow great Thou art! </w:t>
      </w:r>
    </w:p>
    <w:p w:rsidRPr="00114DD5" w:rsidR="00420EA2" w:rsidP="00420EA2" w:rsidRDefault="00420EA2" w14:paraId="1E73F5D4" w14:textId="77777777">
      <w:pPr>
        <w:jc w:val="center"/>
        <w:rPr>
          <w:rFonts w:ascii="Arial" w:hAnsi="Arial" w:cs="Arial"/>
          <w:bCs/>
          <w:i/>
          <w:iCs/>
          <w:sz w:val="28"/>
          <w:szCs w:val="28"/>
        </w:rPr>
      </w:pPr>
      <w:r w:rsidRPr="00114DD5">
        <w:rPr>
          <w:rFonts w:ascii="Arial" w:hAnsi="Arial" w:cs="Arial"/>
          <w:bCs/>
          <w:i/>
          <w:iCs/>
          <w:sz w:val="28"/>
          <w:szCs w:val="28"/>
        </w:rPr>
        <w:t xml:space="preserve">(Then sings my soul) Then sings my soul, my Saviour </w:t>
      </w:r>
    </w:p>
    <w:p w:rsidRPr="00114DD5" w:rsidR="00420EA2" w:rsidP="00420EA2" w:rsidRDefault="00420EA2" w14:paraId="61AA8C39" w14:textId="77777777">
      <w:pPr>
        <w:jc w:val="center"/>
        <w:rPr>
          <w:rFonts w:ascii="Arial" w:hAnsi="Arial" w:cs="Arial"/>
          <w:bCs/>
          <w:i/>
          <w:iCs/>
          <w:sz w:val="28"/>
          <w:szCs w:val="28"/>
        </w:rPr>
      </w:pPr>
      <w:r w:rsidRPr="00114DD5">
        <w:rPr>
          <w:rFonts w:ascii="Arial" w:hAnsi="Arial" w:cs="Arial"/>
          <w:bCs/>
          <w:i/>
          <w:iCs/>
          <w:sz w:val="28"/>
          <w:szCs w:val="28"/>
        </w:rPr>
        <w:t xml:space="preserve">God to Thee; </w:t>
      </w:r>
    </w:p>
    <w:p w:rsidRPr="00114DD5" w:rsidR="00420EA2" w:rsidP="00420EA2" w:rsidRDefault="00420EA2" w14:paraId="66D2481D" w14:textId="77777777">
      <w:pPr>
        <w:jc w:val="center"/>
        <w:rPr>
          <w:rFonts w:ascii="Arial" w:hAnsi="Arial" w:cs="Arial"/>
          <w:bCs/>
          <w:i/>
          <w:iCs/>
          <w:sz w:val="28"/>
          <w:szCs w:val="28"/>
        </w:rPr>
      </w:pPr>
      <w:r w:rsidRPr="00114DD5">
        <w:rPr>
          <w:rFonts w:ascii="Arial" w:hAnsi="Arial" w:cs="Arial"/>
          <w:bCs/>
          <w:i/>
          <w:iCs/>
          <w:sz w:val="28"/>
          <w:szCs w:val="28"/>
        </w:rPr>
        <w:t xml:space="preserve">(How great Thou art) How great Thou art, how great Thou art! </w:t>
      </w:r>
    </w:p>
    <w:p w:rsidRPr="00114DD5" w:rsidR="00420EA2" w:rsidP="00420EA2" w:rsidRDefault="00420EA2" w14:paraId="2C255F79" w14:textId="77777777">
      <w:pPr>
        <w:jc w:val="center"/>
        <w:rPr>
          <w:rFonts w:ascii="Arial" w:hAnsi="Arial" w:cs="Arial"/>
          <w:i/>
          <w:iCs/>
          <w:sz w:val="28"/>
          <w:szCs w:val="28"/>
        </w:rPr>
      </w:pPr>
    </w:p>
    <w:p w:rsidR="00420EA2" w:rsidP="00420EA2" w:rsidRDefault="00420EA2" w14:paraId="30CC5DC1" w14:textId="77777777">
      <w:pPr>
        <w:jc w:val="center"/>
        <w:rPr>
          <w:ins w:author="Transcriber01 JHB" w:date="2025-08-22T12:46:00Z" w16du:dateUtc="2025-08-22T10:46:00Z" w:id="1518"/>
          <w:rFonts w:ascii="Arial" w:hAnsi="Arial" w:cs="Arial"/>
          <w:i/>
          <w:iCs/>
          <w:sz w:val="28"/>
          <w:szCs w:val="28"/>
        </w:rPr>
      </w:pPr>
      <w:r w:rsidRPr="00114DD5">
        <w:rPr>
          <w:rFonts w:ascii="Arial" w:hAnsi="Arial" w:cs="Arial"/>
          <w:i/>
          <w:iCs/>
          <w:sz w:val="28"/>
          <w:szCs w:val="28"/>
        </w:rPr>
        <w:t xml:space="preserve">(When through the woods) When through the woods </w:t>
      </w:r>
    </w:p>
    <w:p w:rsidRPr="00114DD5" w:rsidR="00420EA2" w:rsidP="00420EA2" w:rsidRDefault="00420EA2" w14:paraId="2B3582D1" w14:textId="77777777">
      <w:pPr>
        <w:jc w:val="center"/>
        <w:rPr>
          <w:rFonts w:ascii="Arial" w:hAnsi="Arial" w:cs="Arial"/>
          <w:i/>
          <w:iCs/>
          <w:sz w:val="28"/>
          <w:szCs w:val="28"/>
        </w:rPr>
      </w:pPr>
      <w:r w:rsidRPr="00114DD5">
        <w:rPr>
          <w:rFonts w:ascii="Arial" w:hAnsi="Arial" w:cs="Arial"/>
          <w:i/>
          <w:iCs/>
          <w:sz w:val="28"/>
          <w:szCs w:val="28"/>
        </w:rPr>
        <w:t xml:space="preserve">(Oh Lord) and forest glades I wander  </w:t>
      </w:r>
    </w:p>
    <w:p w:rsidRPr="00114DD5" w:rsidR="00420EA2" w:rsidP="00420EA2" w:rsidRDefault="00420EA2" w14:paraId="3EE84D43" w14:textId="77777777">
      <w:pPr>
        <w:jc w:val="center"/>
        <w:rPr>
          <w:rFonts w:ascii="Arial" w:hAnsi="Arial" w:cs="Arial"/>
          <w:i/>
          <w:iCs/>
          <w:sz w:val="28"/>
          <w:szCs w:val="28"/>
        </w:rPr>
      </w:pPr>
      <w:r w:rsidRPr="00114DD5">
        <w:rPr>
          <w:rFonts w:ascii="Arial" w:hAnsi="Arial" w:cs="Arial"/>
          <w:i/>
          <w:iCs/>
          <w:sz w:val="28"/>
          <w:szCs w:val="28"/>
        </w:rPr>
        <w:t xml:space="preserve">(And hear the birds) And hear the birds sing sweetly in the trees;  </w:t>
      </w:r>
    </w:p>
    <w:p w:rsidRPr="00114DD5" w:rsidR="00420EA2" w:rsidP="00420EA2" w:rsidRDefault="00420EA2" w14:paraId="70E8EC29" w14:textId="77777777">
      <w:pPr>
        <w:jc w:val="center"/>
        <w:rPr>
          <w:rFonts w:ascii="Arial" w:hAnsi="Arial" w:cs="Arial"/>
          <w:i/>
          <w:iCs/>
          <w:sz w:val="28"/>
          <w:szCs w:val="28"/>
        </w:rPr>
      </w:pPr>
      <w:r w:rsidRPr="00114DD5">
        <w:rPr>
          <w:rFonts w:ascii="Arial" w:hAnsi="Arial" w:cs="Arial"/>
          <w:i/>
          <w:iCs/>
          <w:sz w:val="28"/>
          <w:szCs w:val="28"/>
        </w:rPr>
        <w:t xml:space="preserve">(When I look down) When I look down (Oh Lord) from lofty mountain grandeur  </w:t>
      </w:r>
    </w:p>
    <w:p w:rsidRPr="00114DD5" w:rsidR="00420EA2" w:rsidP="00420EA2" w:rsidRDefault="00420EA2" w14:paraId="32B8E585" w14:textId="77777777">
      <w:pPr>
        <w:jc w:val="center"/>
        <w:rPr>
          <w:rFonts w:ascii="Arial" w:hAnsi="Arial" w:cs="Arial"/>
          <w:i/>
          <w:iCs/>
          <w:sz w:val="28"/>
          <w:szCs w:val="28"/>
        </w:rPr>
      </w:pPr>
      <w:r w:rsidRPr="00114DD5">
        <w:rPr>
          <w:rFonts w:ascii="Arial" w:hAnsi="Arial" w:cs="Arial"/>
          <w:i/>
          <w:iCs/>
          <w:sz w:val="28"/>
          <w:szCs w:val="28"/>
        </w:rPr>
        <w:t xml:space="preserve">(And hear the brook) And hear the brook (Oh Lord) and feel the gentle breeze. </w:t>
      </w:r>
    </w:p>
    <w:p w:rsidRPr="00114DD5" w:rsidR="00420EA2" w:rsidP="00420EA2" w:rsidRDefault="00420EA2" w14:paraId="7A49E645" w14:textId="77777777">
      <w:pPr>
        <w:jc w:val="center"/>
        <w:rPr>
          <w:rFonts w:ascii="Arial" w:hAnsi="Arial" w:cs="Arial"/>
          <w:b/>
          <w:i/>
          <w:iCs/>
          <w:sz w:val="28"/>
          <w:szCs w:val="28"/>
        </w:rPr>
      </w:pPr>
    </w:p>
    <w:p w:rsidRPr="00114DD5" w:rsidR="00420EA2" w:rsidP="00420EA2" w:rsidRDefault="00420EA2" w14:paraId="0013E5CC" w14:textId="77777777">
      <w:pPr>
        <w:jc w:val="center"/>
        <w:rPr>
          <w:rFonts w:ascii="Arial" w:hAnsi="Arial" w:cs="Arial"/>
          <w:bCs/>
          <w:i/>
          <w:iCs/>
          <w:sz w:val="28"/>
          <w:szCs w:val="28"/>
        </w:rPr>
      </w:pPr>
      <w:r w:rsidRPr="00114DD5">
        <w:rPr>
          <w:rFonts w:ascii="Arial" w:hAnsi="Arial" w:cs="Arial"/>
          <w:bCs/>
          <w:i/>
          <w:iCs/>
          <w:sz w:val="28"/>
          <w:szCs w:val="28"/>
        </w:rPr>
        <w:t xml:space="preserve">(Oh, Then sings my soul) Then sings my soul, my Saviour </w:t>
      </w:r>
    </w:p>
    <w:p w:rsidRPr="00114DD5" w:rsidR="00420EA2" w:rsidP="00420EA2" w:rsidRDefault="00420EA2" w14:paraId="166378FC" w14:textId="77777777">
      <w:pPr>
        <w:jc w:val="center"/>
        <w:rPr>
          <w:rFonts w:ascii="Arial" w:hAnsi="Arial" w:cs="Arial"/>
          <w:bCs/>
          <w:i/>
          <w:iCs/>
          <w:sz w:val="28"/>
          <w:szCs w:val="28"/>
        </w:rPr>
      </w:pPr>
      <w:r w:rsidRPr="00114DD5">
        <w:rPr>
          <w:rFonts w:ascii="Arial" w:hAnsi="Arial" w:cs="Arial"/>
          <w:bCs/>
          <w:i/>
          <w:iCs/>
          <w:sz w:val="28"/>
          <w:szCs w:val="28"/>
        </w:rPr>
        <w:t xml:space="preserve">God to Thee; </w:t>
      </w:r>
    </w:p>
    <w:p w:rsidR="00420EA2" w:rsidP="00420EA2" w:rsidRDefault="00420EA2" w14:paraId="01252608" w14:textId="77777777">
      <w:pPr>
        <w:jc w:val="center"/>
        <w:rPr>
          <w:ins w:author="Transcriber01 JHB" w:date="2025-08-22T12:47:00Z" w16du:dateUtc="2025-08-22T10:47:00Z" w:id="1519"/>
          <w:rFonts w:ascii="Arial" w:hAnsi="Arial" w:cs="Arial"/>
          <w:bCs/>
          <w:i/>
          <w:iCs/>
          <w:sz w:val="28"/>
          <w:szCs w:val="28"/>
        </w:rPr>
      </w:pPr>
      <w:r w:rsidRPr="00114DD5">
        <w:rPr>
          <w:rFonts w:ascii="Arial" w:hAnsi="Arial" w:cs="Arial"/>
          <w:bCs/>
          <w:i/>
          <w:iCs/>
          <w:sz w:val="28"/>
          <w:szCs w:val="28"/>
        </w:rPr>
        <w:t xml:space="preserve">(How great Thou art) How great Thou art, </w:t>
      </w:r>
    </w:p>
    <w:p w:rsidRPr="00114DD5" w:rsidR="00420EA2" w:rsidP="00420EA2" w:rsidRDefault="00420EA2" w14:paraId="0930B0CF" w14:textId="77777777">
      <w:pPr>
        <w:jc w:val="center"/>
        <w:rPr>
          <w:rFonts w:ascii="Arial" w:hAnsi="Arial" w:cs="Arial"/>
          <w:bCs/>
          <w:i/>
          <w:iCs/>
          <w:sz w:val="28"/>
          <w:szCs w:val="28"/>
        </w:rPr>
      </w:pPr>
      <w:r w:rsidRPr="00114DD5">
        <w:rPr>
          <w:rFonts w:ascii="Arial" w:hAnsi="Arial" w:cs="Arial"/>
          <w:bCs/>
          <w:i/>
          <w:iCs/>
          <w:sz w:val="28"/>
          <w:szCs w:val="28"/>
        </w:rPr>
        <w:t xml:space="preserve">(How great Thou art) </w:t>
      </w:r>
      <w:r>
        <w:rPr>
          <w:rFonts w:ascii="Arial" w:hAnsi="Arial" w:cs="Arial"/>
          <w:bCs/>
          <w:i/>
          <w:iCs/>
          <w:sz w:val="28"/>
          <w:szCs w:val="28"/>
        </w:rPr>
        <w:t>H</w:t>
      </w:r>
      <w:r w:rsidRPr="00114DD5">
        <w:rPr>
          <w:rFonts w:ascii="Arial" w:hAnsi="Arial" w:cs="Arial"/>
          <w:bCs/>
          <w:i/>
          <w:iCs/>
          <w:sz w:val="28"/>
          <w:szCs w:val="28"/>
        </w:rPr>
        <w:t xml:space="preserve">ow great Thou art! </w:t>
      </w:r>
    </w:p>
    <w:p w:rsidRPr="00114DD5" w:rsidR="00420EA2" w:rsidP="00420EA2" w:rsidRDefault="00420EA2" w14:paraId="2BFBA374" w14:textId="77777777">
      <w:pPr>
        <w:jc w:val="center"/>
        <w:rPr>
          <w:rFonts w:ascii="Arial" w:hAnsi="Arial" w:cs="Arial"/>
          <w:bCs/>
          <w:i/>
          <w:iCs/>
          <w:sz w:val="28"/>
          <w:szCs w:val="28"/>
        </w:rPr>
      </w:pPr>
      <w:r w:rsidRPr="00114DD5">
        <w:rPr>
          <w:rFonts w:ascii="Arial" w:hAnsi="Arial" w:cs="Arial"/>
          <w:bCs/>
          <w:i/>
          <w:iCs/>
          <w:sz w:val="28"/>
          <w:szCs w:val="28"/>
        </w:rPr>
        <w:t xml:space="preserve">(Then sings my soul) Then sings my soul, my Saviour </w:t>
      </w:r>
    </w:p>
    <w:p w:rsidRPr="00114DD5" w:rsidR="00420EA2" w:rsidP="00420EA2" w:rsidRDefault="00420EA2" w14:paraId="6FBA530A" w14:textId="77777777">
      <w:pPr>
        <w:jc w:val="center"/>
        <w:rPr>
          <w:rFonts w:ascii="Arial" w:hAnsi="Arial" w:cs="Arial"/>
          <w:bCs/>
          <w:i/>
          <w:iCs/>
          <w:sz w:val="28"/>
          <w:szCs w:val="28"/>
        </w:rPr>
      </w:pPr>
      <w:r w:rsidRPr="00114DD5">
        <w:rPr>
          <w:rFonts w:ascii="Arial" w:hAnsi="Arial" w:cs="Arial"/>
          <w:bCs/>
          <w:i/>
          <w:iCs/>
          <w:sz w:val="28"/>
          <w:szCs w:val="28"/>
        </w:rPr>
        <w:t xml:space="preserve">God to Thee; </w:t>
      </w:r>
    </w:p>
    <w:p w:rsidRPr="00114DD5" w:rsidR="00420EA2" w:rsidP="00420EA2" w:rsidRDefault="00420EA2" w14:paraId="5A109800" w14:textId="77777777">
      <w:pPr>
        <w:jc w:val="center"/>
        <w:rPr>
          <w:rFonts w:ascii="Arial" w:hAnsi="Arial" w:cs="Arial"/>
          <w:bCs/>
          <w:i/>
          <w:iCs/>
          <w:sz w:val="28"/>
          <w:szCs w:val="28"/>
        </w:rPr>
      </w:pPr>
      <w:r w:rsidRPr="00114DD5">
        <w:rPr>
          <w:rFonts w:ascii="Arial" w:hAnsi="Arial" w:cs="Arial"/>
          <w:bCs/>
          <w:i/>
          <w:iCs/>
          <w:sz w:val="28"/>
          <w:szCs w:val="28"/>
        </w:rPr>
        <w:t xml:space="preserve">(How great Thou art) How great Thou art, how great Thou art! </w:t>
      </w:r>
    </w:p>
    <w:p w:rsidRPr="00114DD5" w:rsidR="00420EA2" w:rsidP="00420EA2" w:rsidRDefault="00420EA2" w14:paraId="49A40B18" w14:textId="77777777">
      <w:pPr>
        <w:jc w:val="center"/>
        <w:rPr>
          <w:rFonts w:ascii="Arial" w:hAnsi="Arial" w:cs="Arial"/>
          <w:i/>
          <w:iCs/>
          <w:sz w:val="28"/>
          <w:szCs w:val="28"/>
        </w:rPr>
      </w:pPr>
    </w:p>
    <w:p w:rsidRPr="00114DD5" w:rsidR="00420EA2" w:rsidP="00420EA2" w:rsidRDefault="00420EA2" w14:paraId="354A826B" w14:textId="77777777">
      <w:pPr>
        <w:jc w:val="center"/>
        <w:rPr>
          <w:rFonts w:ascii="Arial" w:hAnsi="Arial" w:cs="Arial"/>
          <w:i/>
          <w:iCs/>
          <w:sz w:val="28"/>
          <w:szCs w:val="28"/>
        </w:rPr>
      </w:pPr>
      <w:r w:rsidRPr="00114DD5">
        <w:rPr>
          <w:rFonts w:ascii="Arial" w:hAnsi="Arial" w:cs="Arial"/>
          <w:i/>
          <w:iCs/>
          <w:sz w:val="28"/>
          <w:szCs w:val="28"/>
        </w:rPr>
        <w:t xml:space="preserve">(And when I think) And when I think (My Lord) that God, His Son not sparing.  </w:t>
      </w:r>
    </w:p>
    <w:p w:rsidRPr="00114DD5" w:rsidR="00420EA2" w:rsidP="00420EA2" w:rsidRDefault="00420EA2" w14:paraId="067A0F87" w14:textId="77777777">
      <w:pPr>
        <w:jc w:val="center"/>
        <w:rPr>
          <w:rFonts w:ascii="Arial" w:hAnsi="Arial" w:cs="Arial"/>
          <w:i/>
          <w:iCs/>
          <w:sz w:val="28"/>
          <w:szCs w:val="28"/>
        </w:rPr>
      </w:pPr>
      <w:r w:rsidRPr="00114DD5">
        <w:rPr>
          <w:rFonts w:ascii="Arial" w:hAnsi="Arial" w:cs="Arial"/>
          <w:i/>
          <w:iCs/>
          <w:sz w:val="28"/>
          <w:szCs w:val="28"/>
        </w:rPr>
        <w:t xml:space="preserve">(Sent Him to die) Sent Him to die, (My Lord) I scarce can take it in;  </w:t>
      </w:r>
    </w:p>
    <w:p w:rsidRPr="00114DD5" w:rsidR="00420EA2" w:rsidP="00420EA2" w:rsidRDefault="00420EA2" w14:paraId="13B25A8E" w14:textId="77777777">
      <w:pPr>
        <w:jc w:val="center"/>
        <w:rPr>
          <w:rFonts w:ascii="Arial" w:hAnsi="Arial" w:cs="Arial"/>
          <w:i/>
          <w:iCs/>
          <w:sz w:val="28"/>
          <w:szCs w:val="28"/>
        </w:rPr>
      </w:pPr>
      <w:r w:rsidRPr="00114DD5">
        <w:rPr>
          <w:rFonts w:ascii="Arial" w:hAnsi="Arial" w:cs="Arial"/>
          <w:i/>
          <w:iCs/>
          <w:sz w:val="28"/>
          <w:szCs w:val="28"/>
        </w:rPr>
        <w:t xml:space="preserve">(That on the cross) That on the cross, (My bur…) my burden gladly bearing,  </w:t>
      </w:r>
    </w:p>
    <w:p w:rsidRPr="00114DD5" w:rsidR="00420EA2" w:rsidP="00420EA2" w:rsidRDefault="00420EA2" w14:paraId="3C48A904" w14:textId="77777777">
      <w:pPr>
        <w:jc w:val="center"/>
        <w:rPr>
          <w:rFonts w:ascii="Arial" w:hAnsi="Arial" w:cs="Arial"/>
          <w:i/>
          <w:iCs/>
          <w:sz w:val="28"/>
          <w:szCs w:val="28"/>
        </w:rPr>
      </w:pPr>
      <w:r w:rsidRPr="00114DD5">
        <w:rPr>
          <w:rFonts w:ascii="Arial" w:hAnsi="Arial" w:cs="Arial"/>
          <w:i/>
          <w:iCs/>
          <w:sz w:val="28"/>
          <w:szCs w:val="28"/>
        </w:rPr>
        <w:t xml:space="preserve">(He bled died) He bled and died (To take) to take away my sin. </w:t>
      </w:r>
    </w:p>
    <w:p w:rsidRPr="00114DD5" w:rsidR="00420EA2" w:rsidP="00420EA2" w:rsidRDefault="00420EA2" w14:paraId="4A88D778" w14:textId="77777777">
      <w:pPr>
        <w:jc w:val="center"/>
        <w:rPr>
          <w:rFonts w:ascii="Arial" w:hAnsi="Arial" w:cs="Arial"/>
          <w:b/>
          <w:i/>
          <w:iCs/>
          <w:sz w:val="28"/>
          <w:szCs w:val="28"/>
        </w:rPr>
      </w:pPr>
    </w:p>
    <w:p w:rsidRPr="00114DD5" w:rsidR="00420EA2" w:rsidP="00420EA2" w:rsidRDefault="00420EA2" w14:paraId="7EBEE856" w14:textId="77777777">
      <w:pPr>
        <w:jc w:val="center"/>
        <w:rPr>
          <w:rFonts w:ascii="Arial" w:hAnsi="Arial" w:cs="Arial"/>
          <w:bCs/>
          <w:i/>
          <w:iCs/>
          <w:sz w:val="28"/>
          <w:szCs w:val="28"/>
        </w:rPr>
      </w:pPr>
      <w:r w:rsidRPr="00114DD5">
        <w:rPr>
          <w:rFonts w:ascii="Arial" w:hAnsi="Arial" w:cs="Arial"/>
          <w:bCs/>
          <w:i/>
          <w:iCs/>
          <w:sz w:val="28"/>
          <w:szCs w:val="28"/>
        </w:rPr>
        <w:t xml:space="preserve">(Then sings my soul) Then sings my soul, my Saviour </w:t>
      </w:r>
    </w:p>
    <w:p w:rsidRPr="00114DD5" w:rsidR="00420EA2" w:rsidP="00420EA2" w:rsidRDefault="00420EA2" w14:paraId="7CE431F6" w14:textId="77777777">
      <w:pPr>
        <w:jc w:val="center"/>
        <w:rPr>
          <w:rFonts w:ascii="Arial" w:hAnsi="Arial" w:cs="Arial"/>
          <w:bCs/>
          <w:i/>
          <w:iCs/>
          <w:sz w:val="28"/>
          <w:szCs w:val="28"/>
        </w:rPr>
      </w:pPr>
      <w:r w:rsidRPr="00114DD5">
        <w:rPr>
          <w:rFonts w:ascii="Arial" w:hAnsi="Arial" w:cs="Arial"/>
          <w:bCs/>
          <w:i/>
          <w:iCs/>
          <w:sz w:val="28"/>
          <w:szCs w:val="28"/>
        </w:rPr>
        <w:t xml:space="preserve">God to Thee; </w:t>
      </w:r>
    </w:p>
    <w:p w:rsidR="00420EA2" w:rsidP="00420EA2" w:rsidRDefault="00420EA2" w14:paraId="595D9AFC" w14:textId="77777777">
      <w:pPr>
        <w:jc w:val="center"/>
        <w:rPr>
          <w:rFonts w:ascii="Arial" w:hAnsi="Arial" w:cs="Arial"/>
          <w:bCs/>
          <w:i/>
          <w:iCs/>
          <w:sz w:val="28"/>
          <w:szCs w:val="28"/>
        </w:rPr>
      </w:pPr>
      <w:r w:rsidRPr="00114DD5">
        <w:rPr>
          <w:rFonts w:ascii="Arial" w:hAnsi="Arial" w:cs="Arial"/>
          <w:bCs/>
          <w:i/>
          <w:iCs/>
          <w:sz w:val="28"/>
          <w:szCs w:val="28"/>
        </w:rPr>
        <w:t>(How great Thou art) How great Thou art,</w:t>
      </w:r>
    </w:p>
    <w:p w:rsidRPr="00114DD5" w:rsidR="00420EA2" w:rsidP="00420EA2" w:rsidRDefault="00420EA2" w14:paraId="770F8FAF" w14:textId="77777777">
      <w:pPr>
        <w:jc w:val="center"/>
        <w:rPr>
          <w:rFonts w:ascii="Arial" w:hAnsi="Arial" w:cs="Arial"/>
          <w:bCs/>
          <w:i/>
          <w:iCs/>
          <w:sz w:val="28"/>
          <w:szCs w:val="28"/>
        </w:rPr>
      </w:pPr>
      <w:r>
        <w:rPr>
          <w:rFonts w:ascii="Arial" w:hAnsi="Arial" w:cs="Arial"/>
          <w:bCs/>
          <w:i/>
          <w:iCs/>
          <w:sz w:val="28"/>
          <w:szCs w:val="28"/>
        </w:rPr>
        <w:t xml:space="preserve"> </w:t>
      </w:r>
      <w:r w:rsidRPr="00114DD5">
        <w:rPr>
          <w:rFonts w:ascii="Arial" w:hAnsi="Arial" w:cs="Arial"/>
          <w:bCs/>
          <w:i/>
          <w:iCs/>
          <w:sz w:val="28"/>
          <w:szCs w:val="28"/>
        </w:rPr>
        <w:t xml:space="preserve"> (How great Thou art) how great Thou art! </w:t>
      </w:r>
    </w:p>
    <w:p w:rsidRPr="00114DD5" w:rsidR="00420EA2" w:rsidP="00420EA2" w:rsidRDefault="00420EA2" w14:paraId="2B081A1F" w14:textId="77777777">
      <w:pPr>
        <w:jc w:val="center"/>
        <w:rPr>
          <w:rFonts w:ascii="Arial" w:hAnsi="Arial" w:cs="Arial"/>
          <w:bCs/>
          <w:i/>
          <w:iCs/>
          <w:sz w:val="28"/>
          <w:szCs w:val="28"/>
        </w:rPr>
      </w:pPr>
      <w:r w:rsidRPr="00114DD5">
        <w:rPr>
          <w:rFonts w:ascii="Arial" w:hAnsi="Arial" w:cs="Arial"/>
          <w:bCs/>
          <w:i/>
          <w:iCs/>
          <w:sz w:val="28"/>
          <w:szCs w:val="28"/>
        </w:rPr>
        <w:t xml:space="preserve">(Then sings my soul) Then sings my soul, my Saviour </w:t>
      </w:r>
    </w:p>
    <w:p w:rsidRPr="00114DD5" w:rsidR="00420EA2" w:rsidP="00420EA2" w:rsidRDefault="00420EA2" w14:paraId="70DEE050" w14:textId="77777777">
      <w:pPr>
        <w:jc w:val="center"/>
        <w:rPr>
          <w:rFonts w:ascii="Arial" w:hAnsi="Arial" w:cs="Arial"/>
          <w:bCs/>
          <w:i/>
          <w:iCs/>
          <w:sz w:val="28"/>
          <w:szCs w:val="28"/>
        </w:rPr>
      </w:pPr>
      <w:r w:rsidRPr="00114DD5">
        <w:rPr>
          <w:rFonts w:ascii="Arial" w:hAnsi="Arial" w:cs="Arial"/>
          <w:bCs/>
          <w:i/>
          <w:iCs/>
          <w:sz w:val="28"/>
          <w:szCs w:val="28"/>
        </w:rPr>
        <w:t xml:space="preserve">God to Thee; </w:t>
      </w:r>
    </w:p>
    <w:p w:rsidRPr="00114DD5" w:rsidR="00420EA2" w:rsidP="00420EA2" w:rsidRDefault="00420EA2" w14:paraId="31506116" w14:textId="77777777">
      <w:pPr>
        <w:jc w:val="center"/>
        <w:rPr>
          <w:rFonts w:ascii="Arial" w:hAnsi="Arial" w:cs="Arial"/>
          <w:bCs/>
          <w:i/>
          <w:iCs/>
          <w:sz w:val="28"/>
          <w:szCs w:val="28"/>
        </w:rPr>
      </w:pPr>
      <w:r w:rsidRPr="00114DD5">
        <w:rPr>
          <w:rFonts w:ascii="Arial" w:hAnsi="Arial" w:cs="Arial"/>
          <w:bCs/>
          <w:i/>
          <w:iCs/>
          <w:sz w:val="28"/>
          <w:szCs w:val="28"/>
        </w:rPr>
        <w:t xml:space="preserve">(How great Thou art) How great Thou art, … </w:t>
      </w:r>
    </w:p>
    <w:p w:rsidRPr="00114DD5" w:rsidR="00420EA2" w:rsidP="00420EA2" w:rsidRDefault="00420EA2" w14:paraId="73A964ED" w14:textId="77777777">
      <w:pPr>
        <w:jc w:val="center"/>
        <w:rPr>
          <w:rFonts w:ascii="Arial" w:hAnsi="Arial" w:cs="Arial"/>
          <w:i/>
          <w:iCs/>
          <w:sz w:val="28"/>
          <w:szCs w:val="28"/>
        </w:rPr>
      </w:pPr>
    </w:p>
    <w:p w:rsidRPr="00114DD5" w:rsidR="00420EA2" w:rsidP="00420EA2" w:rsidRDefault="00420EA2" w14:paraId="4491D36E" w14:textId="77777777">
      <w:pPr>
        <w:jc w:val="center"/>
        <w:rPr>
          <w:rFonts w:ascii="Arial" w:hAnsi="Arial" w:cs="Arial"/>
          <w:i/>
          <w:iCs/>
          <w:sz w:val="28"/>
          <w:szCs w:val="28"/>
        </w:rPr>
      </w:pPr>
    </w:p>
    <w:p w:rsidRPr="00114DD5" w:rsidR="00420EA2" w:rsidP="00420EA2" w:rsidRDefault="00420EA2" w14:paraId="2968FC34" w14:textId="77777777">
      <w:pPr>
        <w:jc w:val="center"/>
        <w:rPr>
          <w:rFonts w:ascii="Arial" w:hAnsi="Arial" w:cs="Arial"/>
          <w:i/>
          <w:iCs/>
          <w:sz w:val="28"/>
          <w:szCs w:val="28"/>
        </w:rPr>
      </w:pPr>
    </w:p>
    <w:p w:rsidRPr="00114DD5" w:rsidR="00420EA2" w:rsidP="00420EA2" w:rsidRDefault="00420EA2" w14:paraId="3BA0172E" w14:textId="77777777">
      <w:pPr>
        <w:jc w:val="center"/>
        <w:rPr>
          <w:rFonts w:ascii="Arial" w:hAnsi="Arial" w:cs="Arial"/>
          <w:i/>
          <w:iCs/>
          <w:sz w:val="28"/>
          <w:szCs w:val="28"/>
        </w:rPr>
      </w:pPr>
    </w:p>
    <w:p w:rsidRPr="00114DD5" w:rsidR="00420EA2" w:rsidP="00420EA2" w:rsidRDefault="00420EA2" w14:paraId="07A613B6" w14:textId="77777777">
      <w:pPr>
        <w:jc w:val="center"/>
        <w:rPr>
          <w:rFonts w:ascii="Arial" w:hAnsi="Arial" w:cs="Arial"/>
          <w:i/>
          <w:iCs/>
          <w:sz w:val="28"/>
          <w:szCs w:val="28"/>
        </w:rPr>
      </w:pPr>
    </w:p>
    <w:p w:rsidRPr="00114DD5" w:rsidR="00420EA2" w:rsidP="00420EA2" w:rsidRDefault="00420EA2" w14:paraId="094ED1FC" w14:textId="77777777">
      <w:pPr>
        <w:jc w:val="center"/>
        <w:rPr>
          <w:rFonts w:ascii="Arial" w:hAnsi="Arial" w:cs="Arial"/>
          <w:i/>
          <w:iCs/>
          <w:sz w:val="28"/>
          <w:szCs w:val="28"/>
        </w:rPr>
      </w:pPr>
    </w:p>
    <w:p w:rsidRPr="00114DD5" w:rsidR="00420EA2" w:rsidP="00420EA2" w:rsidRDefault="00420EA2" w14:paraId="2FDA721C" w14:textId="77777777">
      <w:pPr>
        <w:jc w:val="center"/>
        <w:rPr>
          <w:rFonts w:ascii="Arial" w:hAnsi="Arial" w:cs="Arial"/>
          <w:i/>
          <w:iCs/>
          <w:sz w:val="28"/>
          <w:szCs w:val="28"/>
        </w:rPr>
      </w:pPr>
    </w:p>
    <w:p w:rsidRPr="00114DD5" w:rsidR="00420EA2" w:rsidP="00420EA2" w:rsidRDefault="00420EA2" w14:paraId="6A587389" w14:textId="77777777">
      <w:pPr>
        <w:jc w:val="center"/>
        <w:rPr>
          <w:rFonts w:ascii="Arial" w:hAnsi="Arial" w:cs="Arial"/>
          <w:i/>
          <w:iCs/>
          <w:sz w:val="28"/>
          <w:szCs w:val="28"/>
        </w:rPr>
      </w:pPr>
    </w:p>
    <w:p w:rsidRPr="00114DD5" w:rsidR="00420EA2" w:rsidP="00420EA2" w:rsidRDefault="00420EA2" w14:paraId="5E554707" w14:textId="77777777">
      <w:pPr>
        <w:jc w:val="center"/>
        <w:rPr>
          <w:rFonts w:ascii="Arial" w:hAnsi="Arial" w:cs="Arial"/>
          <w:i/>
          <w:iCs/>
          <w:sz w:val="28"/>
          <w:szCs w:val="28"/>
        </w:rPr>
      </w:pPr>
    </w:p>
    <w:p w:rsidRPr="00114DD5" w:rsidR="00420EA2" w:rsidP="00420EA2" w:rsidRDefault="00420EA2" w14:paraId="0892C5D7" w14:textId="77777777">
      <w:pPr>
        <w:jc w:val="center"/>
        <w:rPr>
          <w:rFonts w:ascii="Arial" w:hAnsi="Arial" w:cs="Arial"/>
          <w:i/>
          <w:iCs/>
          <w:sz w:val="28"/>
          <w:szCs w:val="28"/>
        </w:rPr>
      </w:pPr>
    </w:p>
    <w:p w:rsidRPr="00114DD5" w:rsidR="00420EA2" w:rsidP="00420EA2" w:rsidRDefault="00420EA2" w14:paraId="01BC8AF9" w14:textId="77777777">
      <w:pPr>
        <w:jc w:val="center"/>
        <w:rPr>
          <w:rFonts w:ascii="Arial" w:hAnsi="Arial" w:cs="Arial"/>
          <w:i/>
          <w:iCs/>
          <w:sz w:val="28"/>
          <w:szCs w:val="28"/>
        </w:rPr>
      </w:pPr>
    </w:p>
    <w:p w:rsidRPr="00114DD5" w:rsidR="00420EA2" w:rsidP="00420EA2" w:rsidRDefault="00420EA2" w14:paraId="392C18F9" w14:textId="77777777">
      <w:pPr>
        <w:jc w:val="center"/>
        <w:rPr>
          <w:rFonts w:ascii="Arial" w:hAnsi="Arial" w:cs="Arial"/>
          <w:i/>
          <w:iCs/>
          <w:sz w:val="28"/>
          <w:szCs w:val="28"/>
        </w:rPr>
      </w:pPr>
    </w:p>
    <w:p w:rsidRPr="00114DD5" w:rsidR="00420EA2" w:rsidP="00420EA2" w:rsidRDefault="00420EA2" w14:paraId="6BC6C9DF" w14:textId="77777777">
      <w:pPr>
        <w:spacing w:after="0" w:line="240" w:lineRule="auto"/>
        <w:jc w:val="center"/>
        <w:rPr>
          <w:rFonts w:ascii="Arial" w:hAnsi="Arial" w:eastAsia="Calibri" w:cs="Arial"/>
          <w:kern w:val="0"/>
          <w:sz w:val="28"/>
          <w:szCs w:val="28"/>
          <w14:ligatures w14:val="none"/>
        </w:rPr>
      </w:pPr>
    </w:p>
    <w:p w:rsidRPr="00114DD5" w:rsidR="00420EA2" w:rsidP="00420EA2" w:rsidRDefault="00420EA2" w14:paraId="443B5072" w14:textId="77777777">
      <w:pPr>
        <w:spacing w:after="0" w:line="240" w:lineRule="auto"/>
        <w:jc w:val="center"/>
        <w:rPr>
          <w:rFonts w:ascii="Arial" w:hAnsi="Arial" w:eastAsia="Calibri" w:cs="Arial"/>
          <w:kern w:val="0"/>
          <w:sz w:val="28"/>
          <w:szCs w:val="28"/>
          <w14:ligatures w14:val="none"/>
        </w:rPr>
      </w:pPr>
    </w:p>
    <w:p w:rsidRPr="00114DD5" w:rsidR="00420EA2" w:rsidP="00420EA2" w:rsidRDefault="00420EA2" w14:paraId="3289F690" w14:textId="77777777">
      <w:pPr>
        <w:spacing w:after="0" w:line="240" w:lineRule="auto"/>
        <w:jc w:val="center"/>
        <w:rPr>
          <w:rFonts w:ascii="Arial" w:hAnsi="Arial" w:eastAsia="Calibri" w:cs="Arial"/>
          <w:kern w:val="0"/>
          <w:sz w:val="28"/>
          <w:szCs w:val="28"/>
          <w14:ligatures w14:val="none"/>
        </w:rPr>
      </w:pPr>
    </w:p>
    <w:p w:rsidRPr="00114DD5" w:rsidR="00420EA2" w:rsidP="00420EA2" w:rsidRDefault="00420EA2" w14:paraId="71C4C149" w14:textId="77777777">
      <w:pPr>
        <w:spacing w:after="0" w:line="240" w:lineRule="auto"/>
        <w:jc w:val="center"/>
        <w:rPr>
          <w:rFonts w:ascii="Arial" w:hAnsi="Arial" w:eastAsia="Calibri" w:cs="Arial"/>
          <w:kern w:val="0"/>
          <w:sz w:val="28"/>
          <w:szCs w:val="28"/>
          <w14:ligatures w14:val="none"/>
        </w:rPr>
      </w:pPr>
    </w:p>
    <w:p w:rsidRPr="00114DD5" w:rsidR="00420EA2" w:rsidP="00420EA2" w:rsidRDefault="00420EA2" w14:paraId="2437F898" w14:textId="77777777">
      <w:pPr>
        <w:spacing w:after="0" w:line="240" w:lineRule="auto"/>
        <w:jc w:val="center"/>
        <w:rPr>
          <w:rFonts w:ascii="Arial" w:hAnsi="Arial" w:eastAsia="Calibri" w:cs="Arial"/>
          <w:kern w:val="0"/>
          <w:sz w:val="28"/>
          <w:szCs w:val="28"/>
          <w14:ligatures w14:val="none"/>
        </w:rPr>
      </w:pPr>
    </w:p>
    <w:p w:rsidRPr="00114DD5" w:rsidR="00420EA2" w:rsidP="00420EA2" w:rsidRDefault="00420EA2" w14:paraId="1248A86D" w14:textId="77777777">
      <w:pPr>
        <w:spacing w:after="0" w:line="240" w:lineRule="auto"/>
        <w:jc w:val="center"/>
        <w:rPr>
          <w:rFonts w:ascii="Arial" w:hAnsi="Arial" w:eastAsia="Calibri" w:cs="Arial"/>
          <w:kern w:val="0"/>
          <w:sz w:val="28"/>
          <w:szCs w:val="28"/>
          <w14:ligatures w14:val="none"/>
        </w:rPr>
      </w:pPr>
    </w:p>
    <w:p w:rsidRPr="00114DD5" w:rsidR="00420EA2" w:rsidP="00420EA2" w:rsidRDefault="00420EA2" w14:paraId="087222D6" w14:textId="77777777">
      <w:pPr>
        <w:spacing w:after="0" w:line="240" w:lineRule="auto"/>
        <w:jc w:val="center"/>
        <w:rPr>
          <w:rFonts w:ascii="Arial" w:hAnsi="Arial" w:eastAsia="Calibri" w:cs="Arial"/>
          <w:kern w:val="0"/>
          <w:sz w:val="28"/>
          <w:szCs w:val="28"/>
          <w14:ligatures w14:val="none"/>
        </w:rPr>
      </w:pPr>
    </w:p>
    <w:p w:rsidRPr="00114DD5" w:rsidR="00420EA2" w:rsidP="00420EA2" w:rsidRDefault="00420EA2" w14:paraId="1DAF18ED" w14:textId="77777777">
      <w:pPr>
        <w:spacing w:after="0" w:line="240" w:lineRule="auto"/>
        <w:jc w:val="center"/>
        <w:rPr>
          <w:rFonts w:ascii="Arial" w:hAnsi="Arial" w:eastAsia="Calibri" w:cs="Arial"/>
          <w:kern w:val="0"/>
          <w:sz w:val="28"/>
          <w:szCs w:val="28"/>
          <w14:ligatures w14:val="none"/>
        </w:rPr>
      </w:pPr>
    </w:p>
    <w:p w:rsidRPr="00114DD5" w:rsidR="00420EA2" w:rsidP="00420EA2" w:rsidRDefault="00420EA2" w14:paraId="615C03E1" w14:textId="77777777">
      <w:pPr>
        <w:spacing w:after="0" w:line="240" w:lineRule="auto"/>
        <w:jc w:val="center"/>
        <w:rPr>
          <w:rFonts w:ascii="Arial" w:hAnsi="Arial" w:eastAsia="Calibri" w:cs="Arial"/>
          <w:kern w:val="0"/>
          <w:sz w:val="28"/>
          <w:szCs w:val="28"/>
          <w14:ligatures w14:val="none"/>
        </w:rPr>
      </w:pPr>
    </w:p>
    <w:p w:rsidRPr="00114DD5" w:rsidR="00420EA2" w:rsidP="00420EA2" w:rsidRDefault="00420EA2" w14:paraId="220DA907" w14:textId="77777777">
      <w:pPr>
        <w:spacing w:after="0" w:line="240" w:lineRule="auto"/>
        <w:jc w:val="center"/>
        <w:rPr>
          <w:rFonts w:ascii="Arial" w:hAnsi="Arial" w:eastAsia="Calibri" w:cs="Arial"/>
          <w:kern w:val="0"/>
          <w:sz w:val="28"/>
          <w:szCs w:val="28"/>
          <w14:ligatures w14:val="none"/>
        </w:rPr>
      </w:pPr>
    </w:p>
    <w:p w:rsidRPr="00114DD5" w:rsidR="00420EA2" w:rsidP="00420EA2" w:rsidRDefault="00420EA2" w14:paraId="011A46AA" w14:textId="77777777">
      <w:pPr>
        <w:spacing w:after="0" w:line="240" w:lineRule="auto"/>
        <w:jc w:val="center"/>
        <w:rPr>
          <w:rFonts w:ascii="Arial" w:hAnsi="Arial" w:eastAsia="Calibri" w:cs="Arial"/>
          <w:kern w:val="0"/>
          <w:sz w:val="28"/>
          <w:szCs w:val="28"/>
          <w14:ligatures w14:val="none"/>
        </w:rPr>
      </w:pPr>
    </w:p>
    <w:p w:rsidRPr="00114DD5" w:rsidR="00420EA2" w:rsidP="00420EA2" w:rsidRDefault="00420EA2" w14:paraId="6815A86B" w14:textId="77777777">
      <w:pPr>
        <w:spacing w:after="0" w:line="240" w:lineRule="auto"/>
        <w:jc w:val="center"/>
        <w:rPr>
          <w:rFonts w:ascii="Arial" w:hAnsi="Arial" w:eastAsia="Calibri" w:cs="Arial"/>
          <w:kern w:val="0"/>
          <w:sz w:val="28"/>
          <w:szCs w:val="28"/>
          <w14:ligatures w14:val="none"/>
        </w:rPr>
      </w:pPr>
    </w:p>
    <w:p w:rsidRPr="00114DD5" w:rsidR="00420EA2" w:rsidP="00420EA2" w:rsidRDefault="00420EA2" w14:paraId="21EB07B6" w14:textId="77777777">
      <w:pPr>
        <w:spacing w:after="0" w:line="240" w:lineRule="auto"/>
        <w:jc w:val="center"/>
        <w:rPr>
          <w:rFonts w:ascii="Arial" w:hAnsi="Arial" w:eastAsia="Calibri" w:cs="Arial"/>
          <w:kern w:val="0"/>
          <w:sz w:val="28"/>
          <w:szCs w:val="28"/>
          <w14:ligatures w14:val="none"/>
        </w:rPr>
      </w:pPr>
    </w:p>
    <w:p w:rsidRPr="00114DD5" w:rsidR="00420EA2" w:rsidP="00420EA2" w:rsidRDefault="00420EA2" w14:paraId="50939334" w14:textId="77777777">
      <w:pPr>
        <w:spacing w:after="0" w:line="240" w:lineRule="auto"/>
        <w:jc w:val="center"/>
        <w:rPr>
          <w:rFonts w:ascii="Arial" w:hAnsi="Arial" w:eastAsia="Calibri" w:cs="Arial"/>
          <w:kern w:val="0"/>
          <w:sz w:val="28"/>
          <w:szCs w:val="28"/>
          <w14:ligatures w14:val="none"/>
        </w:rPr>
      </w:pPr>
    </w:p>
    <w:p w:rsidRPr="00114DD5" w:rsidR="00420EA2" w:rsidP="00420EA2" w:rsidRDefault="00420EA2" w14:paraId="488313AC" w14:textId="77777777">
      <w:pPr>
        <w:spacing w:after="0" w:line="240" w:lineRule="auto"/>
        <w:jc w:val="center"/>
        <w:rPr>
          <w:rFonts w:ascii="Arial" w:hAnsi="Arial" w:eastAsia="Calibri" w:cs="Arial"/>
          <w:kern w:val="0"/>
          <w:sz w:val="28"/>
          <w:szCs w:val="28"/>
          <w14:ligatures w14:val="none"/>
        </w:rPr>
      </w:pPr>
    </w:p>
    <w:p w:rsidRPr="00114DD5" w:rsidR="00420EA2" w:rsidP="00420EA2" w:rsidRDefault="00420EA2" w14:paraId="679688E5" w14:textId="77777777">
      <w:pPr>
        <w:spacing w:after="0" w:line="240" w:lineRule="auto"/>
        <w:jc w:val="center"/>
        <w:rPr>
          <w:rFonts w:ascii="Arial" w:hAnsi="Arial" w:eastAsia="Calibri" w:cs="Arial"/>
          <w:kern w:val="0"/>
          <w:sz w:val="28"/>
          <w:szCs w:val="28"/>
          <w14:ligatures w14:val="none"/>
        </w:rPr>
      </w:pPr>
    </w:p>
    <w:p w:rsidRPr="00114DD5" w:rsidR="00420EA2" w:rsidP="00420EA2" w:rsidRDefault="00420EA2" w14:paraId="150EAA1C" w14:textId="77777777">
      <w:pPr>
        <w:spacing w:after="0" w:line="240" w:lineRule="auto"/>
        <w:jc w:val="center"/>
        <w:rPr>
          <w:rFonts w:ascii="Arial" w:hAnsi="Arial" w:eastAsia="Calibri" w:cs="Arial"/>
          <w:kern w:val="0"/>
          <w:sz w:val="28"/>
          <w:szCs w:val="28"/>
          <w14:ligatures w14:val="none"/>
        </w:rPr>
      </w:pPr>
    </w:p>
    <w:p w:rsidRPr="00114DD5" w:rsidR="00420EA2" w:rsidP="00420EA2" w:rsidRDefault="00420EA2" w14:paraId="6EA0C3BE" w14:textId="77777777">
      <w:pPr>
        <w:spacing w:after="0" w:line="240" w:lineRule="auto"/>
        <w:jc w:val="center"/>
        <w:rPr>
          <w:rFonts w:ascii="Arial" w:hAnsi="Arial" w:eastAsia="Calibri" w:cs="Arial"/>
          <w:kern w:val="0"/>
          <w:sz w:val="28"/>
          <w:szCs w:val="28"/>
          <w14:ligatures w14:val="none"/>
        </w:rPr>
      </w:pPr>
    </w:p>
    <w:p w:rsidRPr="00114DD5" w:rsidR="00420EA2" w:rsidP="00420EA2" w:rsidRDefault="00420EA2" w14:paraId="28824C7B" w14:textId="77777777">
      <w:pPr>
        <w:spacing w:after="0" w:line="240" w:lineRule="auto"/>
        <w:jc w:val="center"/>
        <w:rPr>
          <w:rFonts w:ascii="Arial" w:hAnsi="Arial" w:eastAsia="Calibri" w:cs="Arial"/>
          <w:kern w:val="0"/>
          <w:sz w:val="28"/>
          <w:szCs w:val="28"/>
          <w14:ligatures w14:val="none"/>
        </w:rPr>
      </w:pPr>
    </w:p>
    <w:p w:rsidR="001B2E31" w:rsidP="00420EA2" w:rsidRDefault="001B2E31" w14:paraId="6E890FFA" w14:textId="77777777">
      <w:pPr>
        <w:spacing w:after="0" w:line="240" w:lineRule="auto"/>
        <w:jc w:val="center"/>
        <w:rPr>
          <w:rFonts w:ascii="Arial" w:hAnsi="Arial" w:eastAsia="Calibri" w:cs="Arial"/>
          <w:kern w:val="0"/>
          <w:sz w:val="28"/>
          <w:szCs w:val="28"/>
          <w14:ligatures w14:val="none"/>
        </w:rPr>
      </w:pPr>
    </w:p>
    <w:p w:rsidR="001B2E31" w:rsidP="00420EA2" w:rsidRDefault="001B2E31" w14:paraId="21A91D5D" w14:textId="77777777">
      <w:pPr>
        <w:spacing w:after="0" w:line="240" w:lineRule="auto"/>
        <w:jc w:val="center"/>
        <w:rPr>
          <w:rFonts w:ascii="Arial" w:hAnsi="Arial" w:eastAsia="Calibri" w:cs="Arial"/>
          <w:kern w:val="0"/>
          <w:sz w:val="28"/>
          <w:szCs w:val="28"/>
          <w14:ligatures w14:val="none"/>
        </w:rPr>
      </w:pPr>
    </w:p>
    <w:p w:rsidR="001B2E31" w:rsidP="00420EA2" w:rsidRDefault="001B2E31" w14:paraId="569F100D" w14:textId="77777777">
      <w:pPr>
        <w:spacing w:after="0" w:line="240" w:lineRule="auto"/>
        <w:jc w:val="center"/>
        <w:rPr>
          <w:rFonts w:ascii="Arial" w:hAnsi="Arial" w:eastAsia="Calibri" w:cs="Arial"/>
          <w:kern w:val="0"/>
          <w:sz w:val="28"/>
          <w:szCs w:val="28"/>
          <w14:ligatures w14:val="none"/>
        </w:rPr>
      </w:pPr>
    </w:p>
    <w:p w:rsidR="0079530A" w:rsidP="00420EA2" w:rsidRDefault="0079530A" w14:paraId="63830B55" w14:textId="77777777">
      <w:pPr>
        <w:spacing w:after="0" w:line="240" w:lineRule="auto"/>
        <w:jc w:val="center"/>
        <w:rPr>
          <w:rFonts w:ascii="Arial" w:hAnsi="Arial" w:eastAsia="Calibri" w:cs="Arial"/>
          <w:kern w:val="0"/>
          <w:sz w:val="28"/>
          <w:szCs w:val="28"/>
          <w14:ligatures w14:val="none"/>
        </w:rPr>
      </w:pPr>
    </w:p>
    <w:p w:rsidRPr="00114DD5" w:rsidR="00420EA2" w:rsidP="00420EA2" w:rsidRDefault="00420EA2" w14:paraId="29BCD949" w14:textId="612F0295">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20">
            <w:rPr>
              <w:rFonts w:ascii="Arial" w:hAnsi="Arial" w:eastAsia="Calibri" w:cs="Arial"/>
              <w:iCs/>
              <w:kern w:val="0"/>
              <w:shd w:val="clear" w:color="auto" w:fill="FFFFFF"/>
              <w:lang w:val="en-US"/>
              <w14:ligatures w14:val="none"/>
            </w:rPr>
          </w:rPrChange>
        </w:rPr>
      </w:pPr>
      <w:r w:rsidRPr="00114DD5">
        <w:rPr>
          <w:rFonts w:ascii="Arial" w:hAnsi="Arial" w:eastAsia="Calibri" w:cs="Arial"/>
          <w:kern w:val="0"/>
          <w:sz w:val="28"/>
          <w:szCs w:val="28"/>
          <w14:ligatures w14:val="none"/>
        </w:rPr>
        <w:t>A Father’s Right</w:t>
      </w:r>
    </w:p>
    <w:p w:rsidRPr="00114DD5" w:rsidR="00420EA2" w:rsidP="00420EA2" w:rsidRDefault="00420EA2" w14:paraId="4CE88DC0"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21">
            <w:rPr>
              <w:rFonts w:ascii="Arial" w:hAnsi="Arial" w:eastAsia="Calibri" w:cs="Arial"/>
              <w:iCs/>
              <w:kern w:val="0"/>
              <w:shd w:val="clear" w:color="auto" w:fill="FFFFFF"/>
              <w:lang w:val="en-US"/>
              <w14:ligatures w14:val="none"/>
            </w:rPr>
          </w:rPrChange>
        </w:rPr>
      </w:pPr>
      <w:r w:rsidRPr="00114DD5">
        <w:rPr>
          <w:rFonts w:ascii="Arial" w:hAnsi="Arial" w:eastAsia="Calibri" w:cs="Arial"/>
          <w:iCs/>
          <w:kern w:val="0"/>
          <w:shd w:val="clear" w:color="auto" w:fill="FFFFFF"/>
          <w14:ligatures w14:val="none"/>
          <w:rPrChange w:author="Transcriber01 JHB" w:date="2025-08-22T12:28:00Z" w16du:dateUtc="2025-08-22T10:28:00Z" w:id="1522">
            <w:rPr>
              <w:rFonts w:ascii="Arial" w:hAnsi="Arial" w:eastAsia="Calibri" w:cs="Arial"/>
              <w:iCs/>
              <w:kern w:val="0"/>
              <w:shd w:val="clear" w:color="auto" w:fill="FFFFFF"/>
              <w:lang w:val="en-US"/>
              <w14:ligatures w14:val="none"/>
            </w:rPr>
          </w:rPrChange>
        </w:rPr>
        <w:t xml:space="preserve">10-0626E </w:t>
      </w:r>
    </w:p>
    <w:p w:rsidRPr="00114DD5" w:rsidR="00420EA2" w:rsidP="00420EA2" w:rsidRDefault="00420EA2" w14:paraId="1092DC7D"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23">
            <w:rPr>
              <w:rFonts w:ascii="Arial" w:hAnsi="Arial" w:eastAsia="Calibri" w:cs="Arial"/>
              <w:iCs/>
              <w:kern w:val="0"/>
              <w:shd w:val="clear" w:color="auto" w:fill="FFFFFF"/>
              <w:lang w:val="en-US"/>
              <w14:ligatures w14:val="none"/>
            </w:rPr>
          </w:rPrChange>
        </w:rPr>
      </w:pPr>
    </w:p>
    <w:p w:rsidRPr="00114DD5" w:rsidR="00420EA2" w:rsidP="00420EA2" w:rsidRDefault="00420EA2" w14:paraId="6D2163CD"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24">
            <w:rPr>
              <w:rFonts w:ascii="Arial" w:hAnsi="Arial" w:eastAsia="Calibri" w:cs="Arial"/>
              <w:iCs/>
              <w:kern w:val="0"/>
              <w:shd w:val="clear" w:color="auto" w:fill="FFFFFF"/>
              <w:lang w:val="en-US"/>
              <w14:ligatures w14:val="none"/>
            </w:rPr>
          </w:rPrChange>
        </w:rPr>
      </w:pPr>
      <w:r w:rsidRPr="00114DD5">
        <w:rPr>
          <w:rFonts w:ascii="Arial" w:hAnsi="Arial" w:eastAsia="Calibri" w:cs="Arial"/>
          <w:iCs/>
          <w:kern w:val="0"/>
          <w:shd w:val="clear" w:color="auto" w:fill="FFFFFF"/>
          <w14:ligatures w14:val="none"/>
          <w:rPrChange w:author="Transcriber01 JHB" w:date="2025-08-22T12:28:00Z" w16du:dateUtc="2025-08-22T10:28:00Z" w:id="1525">
            <w:rPr>
              <w:rFonts w:ascii="Arial" w:hAnsi="Arial" w:eastAsia="Calibri" w:cs="Arial"/>
              <w:iCs/>
              <w:kern w:val="0"/>
              <w:shd w:val="clear" w:color="auto" w:fill="FFFFFF"/>
              <w:lang w:val="en-US"/>
              <w14:ligatures w14:val="none"/>
            </w:rPr>
          </w:rPrChange>
        </w:rPr>
        <w:t>This Message by Apostle Robert Martin Gumbura was delivered on Saturday evening,</w:t>
      </w:r>
    </w:p>
    <w:p w:rsidRPr="00114DD5" w:rsidR="00420EA2" w:rsidP="00420EA2" w:rsidRDefault="00420EA2" w14:paraId="34FE98BF"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26">
            <w:rPr>
              <w:rFonts w:ascii="Arial" w:hAnsi="Arial" w:eastAsia="Calibri" w:cs="Arial"/>
              <w:iCs/>
              <w:kern w:val="0"/>
              <w:shd w:val="clear" w:color="auto" w:fill="FFFFFF"/>
              <w:lang w:val="en-US"/>
              <w14:ligatures w14:val="none"/>
            </w:rPr>
          </w:rPrChange>
        </w:rPr>
      </w:pPr>
      <w:r w:rsidRPr="00114DD5">
        <w:rPr>
          <w:rFonts w:ascii="Arial" w:hAnsi="Arial" w:eastAsia="Calibri" w:cs="Arial"/>
          <w:iCs/>
          <w:kern w:val="0"/>
          <w:shd w:val="clear" w:color="auto" w:fill="FFFFFF"/>
          <w14:ligatures w14:val="none"/>
          <w:rPrChange w:author="Transcriber01 JHB" w:date="2025-08-22T12:28:00Z" w16du:dateUtc="2025-08-22T10:28:00Z" w:id="1527">
            <w:rPr>
              <w:rFonts w:ascii="Arial" w:hAnsi="Arial" w:eastAsia="Calibri" w:cs="Arial"/>
              <w:iCs/>
              <w:kern w:val="0"/>
              <w:shd w:val="clear" w:color="auto" w:fill="FFFFFF"/>
              <w:lang w:val="en-US"/>
              <w14:ligatures w14:val="none"/>
            </w:rPr>
          </w:rPrChange>
        </w:rPr>
        <w:t xml:space="preserve">June 26, 2010, at </w:t>
      </w:r>
      <w:proofErr w:type="spellStart"/>
      <w:r w:rsidRPr="00114DD5">
        <w:rPr>
          <w:rFonts w:ascii="Arial" w:hAnsi="Arial" w:eastAsia="Calibri" w:cs="Arial"/>
          <w:iCs/>
          <w:kern w:val="0"/>
          <w:shd w:val="clear" w:color="auto" w:fill="FFFFFF"/>
          <w14:ligatures w14:val="none"/>
          <w:rPrChange w:author="Transcriber01 JHB" w:date="2025-08-22T12:28:00Z" w16du:dateUtc="2025-08-22T10:28:00Z" w:id="1528">
            <w:rPr>
              <w:rFonts w:ascii="Arial" w:hAnsi="Arial" w:eastAsia="Calibri" w:cs="Arial"/>
              <w:iCs/>
              <w:kern w:val="0"/>
              <w:shd w:val="clear" w:color="auto" w:fill="FFFFFF"/>
              <w:lang w:val="en-US"/>
              <w14:ligatures w14:val="none"/>
            </w:rPr>
          </w:rPrChange>
        </w:rPr>
        <w:t>Mkoba</w:t>
      </w:r>
      <w:proofErr w:type="spellEnd"/>
      <w:r w:rsidRPr="00114DD5">
        <w:rPr>
          <w:rFonts w:ascii="Arial" w:hAnsi="Arial" w:eastAsia="Calibri" w:cs="Arial"/>
          <w:iCs/>
          <w:kern w:val="0"/>
          <w:shd w:val="clear" w:color="auto" w:fill="FFFFFF"/>
          <w14:ligatures w14:val="none"/>
          <w:rPrChange w:author="Transcriber01 JHB" w:date="2025-08-22T12:28:00Z" w16du:dateUtc="2025-08-22T10:28:00Z" w:id="1529">
            <w:rPr>
              <w:rFonts w:ascii="Arial" w:hAnsi="Arial" w:eastAsia="Calibri" w:cs="Arial"/>
              <w:iCs/>
              <w:kern w:val="0"/>
              <w:shd w:val="clear" w:color="auto" w:fill="FFFFFF"/>
              <w:lang w:val="en-US"/>
              <w14:ligatures w14:val="none"/>
            </w:rPr>
          </w:rPrChange>
        </w:rPr>
        <w:t xml:space="preserve"> 17 Church, Gweru, Zimbabwe. This sermon,</w:t>
      </w:r>
    </w:p>
    <w:p w:rsidRPr="00114DD5" w:rsidR="00420EA2" w:rsidP="00420EA2" w:rsidRDefault="00420EA2" w14:paraId="2636B92C"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30">
            <w:rPr>
              <w:rFonts w:ascii="Arial" w:hAnsi="Arial" w:eastAsia="Calibri" w:cs="Arial"/>
              <w:iCs/>
              <w:kern w:val="0"/>
              <w:shd w:val="clear" w:color="auto" w:fill="FFFFFF"/>
              <w:lang w:val="en-US"/>
              <w14:ligatures w14:val="none"/>
            </w:rPr>
          </w:rPrChange>
        </w:rPr>
      </w:pPr>
      <w:r w:rsidRPr="00114DD5">
        <w:rPr>
          <w:rFonts w:ascii="Arial" w:hAnsi="Arial" w:eastAsia="Calibri" w:cs="Arial"/>
          <w:iCs/>
          <w:kern w:val="0"/>
          <w:shd w:val="clear" w:color="auto" w:fill="FFFFFF"/>
          <w14:ligatures w14:val="none"/>
          <w:rPrChange w:author="Transcriber01 JHB" w:date="2025-08-22T12:28:00Z" w16du:dateUtc="2025-08-22T10:28:00Z" w:id="1531">
            <w:rPr>
              <w:rFonts w:ascii="Arial" w:hAnsi="Arial" w:eastAsia="Calibri" w:cs="Arial"/>
              <w:iCs/>
              <w:kern w:val="0"/>
              <w:shd w:val="clear" w:color="auto" w:fill="FFFFFF"/>
              <w:lang w:val="en-US"/>
              <w14:ligatures w14:val="none"/>
            </w:rPr>
          </w:rPrChange>
        </w:rPr>
        <w:t>number 10-0626E, is Three hours, Twenty-eight minutes and sixteen seconds. Every effort has been made to accurately</w:t>
      </w:r>
    </w:p>
    <w:p w:rsidRPr="00114DD5" w:rsidR="00420EA2" w:rsidP="00420EA2" w:rsidRDefault="00420EA2" w14:paraId="1C6A8209"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32">
            <w:rPr>
              <w:rFonts w:ascii="Arial" w:hAnsi="Arial" w:eastAsia="Calibri" w:cs="Arial"/>
              <w:iCs/>
              <w:kern w:val="0"/>
              <w:shd w:val="clear" w:color="auto" w:fill="FFFFFF"/>
              <w:lang w:val="en-US"/>
              <w14:ligatures w14:val="none"/>
            </w:rPr>
          </w:rPrChange>
        </w:rPr>
      </w:pPr>
      <w:r w:rsidRPr="00114DD5">
        <w:rPr>
          <w:rFonts w:ascii="Arial" w:hAnsi="Arial" w:eastAsia="Calibri" w:cs="Arial"/>
          <w:iCs/>
          <w:kern w:val="0"/>
          <w:shd w:val="clear" w:color="auto" w:fill="FFFFFF"/>
          <w14:ligatures w14:val="none"/>
          <w:rPrChange w:author="Transcriber01 JHB" w:date="2025-08-22T12:28:00Z" w16du:dateUtc="2025-08-22T10:28:00Z" w:id="1533">
            <w:rPr>
              <w:rFonts w:ascii="Arial" w:hAnsi="Arial" w:eastAsia="Calibri" w:cs="Arial"/>
              <w:iCs/>
              <w:kern w:val="0"/>
              <w:shd w:val="clear" w:color="auto" w:fill="FFFFFF"/>
              <w:lang w:val="en-US"/>
              <w14:ligatures w14:val="none"/>
            </w:rPr>
          </w:rPrChange>
        </w:rPr>
        <w:t>transfer the verbal Message from the DVD recording to the printed page, and is printed</w:t>
      </w:r>
    </w:p>
    <w:p w:rsidRPr="00114DD5" w:rsidR="00420EA2" w:rsidP="00420EA2" w:rsidRDefault="00420EA2" w14:paraId="3D0B5DD3"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34">
            <w:rPr>
              <w:rFonts w:ascii="Arial" w:hAnsi="Arial" w:eastAsia="Calibri" w:cs="Arial"/>
              <w:iCs/>
              <w:kern w:val="0"/>
              <w:shd w:val="clear" w:color="auto" w:fill="FFFFFF"/>
              <w:lang w:val="en-US"/>
              <w14:ligatures w14:val="none"/>
            </w:rPr>
          </w:rPrChange>
        </w:rPr>
      </w:pPr>
      <w:r w:rsidRPr="00114DD5">
        <w:rPr>
          <w:rFonts w:ascii="Arial" w:hAnsi="Arial" w:eastAsia="Calibri" w:cs="Arial"/>
          <w:iCs/>
          <w:kern w:val="0"/>
          <w:shd w:val="clear" w:color="auto" w:fill="FFFFFF"/>
          <w14:ligatures w14:val="none"/>
          <w:rPrChange w:author="Transcriber01 JHB" w:date="2025-08-22T12:28:00Z" w16du:dateUtc="2025-08-22T10:28:00Z" w:id="1535">
            <w:rPr>
              <w:rFonts w:ascii="Arial" w:hAnsi="Arial" w:eastAsia="Calibri" w:cs="Arial"/>
              <w:iCs/>
              <w:kern w:val="0"/>
              <w:shd w:val="clear" w:color="auto" w:fill="FFFFFF"/>
              <w:lang w:val="en-US"/>
              <w14:ligatures w14:val="none"/>
            </w:rPr>
          </w:rPrChange>
        </w:rPr>
        <w:t>herein unabridged and distributed by RMG Ministries.</w:t>
      </w:r>
    </w:p>
    <w:p w:rsidRPr="00114DD5" w:rsidR="00420EA2" w:rsidP="00420EA2" w:rsidRDefault="00420EA2" w14:paraId="781B3739"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36">
            <w:rPr>
              <w:rFonts w:ascii="Arial" w:hAnsi="Arial" w:eastAsia="Calibri" w:cs="Arial"/>
              <w:iCs/>
              <w:kern w:val="0"/>
              <w:shd w:val="clear" w:color="auto" w:fill="FFFFFF"/>
              <w:lang w:val="en-US"/>
              <w14:ligatures w14:val="none"/>
            </w:rPr>
          </w:rPrChange>
        </w:rPr>
      </w:pPr>
      <w:r w:rsidRPr="00114DD5">
        <w:rPr>
          <w:rFonts w:ascii="Arial" w:hAnsi="Arial" w:eastAsia="Calibri" w:cs="Arial"/>
          <w:iCs/>
          <w:kern w:val="0"/>
          <w:shd w:val="clear" w:color="auto" w:fill="FFFFFF"/>
          <w14:ligatures w14:val="none"/>
          <w:rPrChange w:author="Transcriber01 JHB" w:date="2025-08-22T12:28:00Z" w16du:dateUtc="2025-08-22T10:28:00Z" w:id="1537">
            <w:rPr>
              <w:rFonts w:ascii="Arial" w:hAnsi="Arial" w:eastAsia="Calibri" w:cs="Arial"/>
              <w:iCs/>
              <w:kern w:val="0"/>
              <w:shd w:val="clear" w:color="auto" w:fill="FFFFFF"/>
              <w:lang w:val="en-US"/>
              <w14:ligatures w14:val="none"/>
            </w:rPr>
          </w:rPrChange>
        </w:rPr>
        <w:t>©2025 JHB, ALL RIGHTS RESERVED</w:t>
      </w:r>
    </w:p>
    <w:p w:rsidRPr="00114DD5" w:rsidR="00420EA2" w:rsidP="00420EA2" w:rsidRDefault="00420EA2" w14:paraId="4722822A"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38">
            <w:rPr>
              <w:rFonts w:ascii="Arial" w:hAnsi="Arial" w:eastAsia="Calibri" w:cs="Arial"/>
              <w:iCs/>
              <w:kern w:val="0"/>
              <w:shd w:val="clear" w:color="auto" w:fill="FFFFFF"/>
              <w:lang w:val="en-US"/>
              <w14:ligatures w14:val="none"/>
            </w:rPr>
          </w:rPrChange>
        </w:rPr>
      </w:pPr>
      <w:r w:rsidRPr="00114DD5">
        <w:rPr>
          <w:rFonts w:ascii="Arial" w:hAnsi="Arial" w:eastAsia="Calibri" w:cs="Arial"/>
          <w:iCs/>
          <w:kern w:val="0"/>
          <w:shd w:val="clear" w:color="auto" w:fill="FFFFFF"/>
          <w14:ligatures w14:val="none"/>
          <w:rPrChange w:author="Transcriber01 JHB" w:date="2025-08-22T12:28:00Z" w16du:dateUtc="2025-08-22T10:28:00Z" w:id="1539">
            <w:rPr>
              <w:rFonts w:ascii="Arial" w:hAnsi="Arial" w:eastAsia="Calibri" w:cs="Arial"/>
              <w:iCs/>
              <w:kern w:val="0"/>
              <w:shd w:val="clear" w:color="auto" w:fill="FFFFFF"/>
              <w:lang w:val="en-US"/>
              <w14:ligatures w14:val="none"/>
            </w:rPr>
          </w:rPrChange>
        </w:rPr>
        <w:t>RMG Ministries</w:t>
      </w:r>
    </w:p>
    <w:p w:rsidRPr="00114DD5" w:rsidR="00420EA2" w:rsidP="00420EA2" w:rsidRDefault="00420EA2" w14:paraId="11E853DC"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40">
            <w:rPr>
              <w:rFonts w:ascii="Arial" w:hAnsi="Arial" w:eastAsia="Calibri" w:cs="Arial"/>
              <w:iCs/>
              <w:kern w:val="0"/>
              <w:shd w:val="clear" w:color="auto" w:fill="FFFFFF"/>
              <w:lang w:val="en-US"/>
              <w14:ligatures w14:val="none"/>
            </w:rPr>
          </w:rPrChange>
        </w:rPr>
      </w:pPr>
      <w:r w:rsidRPr="00114DD5">
        <w:rPr>
          <w:rFonts w:ascii="Arial" w:hAnsi="Arial" w:eastAsia="Calibri" w:cs="Arial"/>
          <w:iCs/>
          <w:kern w:val="0"/>
          <w:shd w:val="clear" w:color="auto" w:fill="FFFFFF"/>
          <w14:ligatures w14:val="none"/>
          <w:rPrChange w:author="Transcriber01 JHB" w:date="2025-08-22T12:28:00Z" w16du:dateUtc="2025-08-22T10:28:00Z" w:id="1541">
            <w:rPr>
              <w:rFonts w:ascii="Arial" w:hAnsi="Arial" w:eastAsia="Calibri" w:cs="Arial"/>
              <w:iCs/>
              <w:kern w:val="0"/>
              <w:shd w:val="clear" w:color="auto" w:fill="FFFFFF"/>
              <w:lang w:val="en-US"/>
              <w14:ligatures w14:val="none"/>
            </w:rPr>
          </w:rPrChange>
        </w:rPr>
        <w:t>6 Helena Close, Harare, Zimbabwe.</w:t>
      </w:r>
    </w:p>
    <w:p w:rsidRPr="00114DD5" w:rsidR="00420EA2" w:rsidP="00420EA2" w:rsidRDefault="00420EA2" w14:paraId="18E5E728"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42">
            <w:rPr>
              <w:rFonts w:ascii="Arial" w:hAnsi="Arial" w:eastAsia="Calibri" w:cs="Arial"/>
              <w:iCs/>
              <w:kern w:val="0"/>
              <w:shd w:val="clear" w:color="auto" w:fill="FFFFFF"/>
              <w:lang w:val="en-US"/>
              <w14:ligatures w14:val="none"/>
            </w:rPr>
          </w:rPrChange>
        </w:rPr>
      </w:pPr>
    </w:p>
    <w:p w:rsidRPr="00114DD5" w:rsidR="00420EA2" w:rsidP="00420EA2" w:rsidRDefault="00420EA2" w14:paraId="46E1A0E7"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43">
            <w:rPr>
              <w:rFonts w:ascii="Arial" w:hAnsi="Arial" w:eastAsia="Calibri" w:cs="Arial"/>
              <w:iCs/>
              <w:kern w:val="0"/>
              <w:shd w:val="clear" w:color="auto" w:fill="FFFFFF"/>
              <w:lang w:val="en-US"/>
              <w14:ligatures w14:val="none"/>
            </w:rPr>
          </w:rPrChange>
        </w:rPr>
      </w:pPr>
      <w:r w:rsidRPr="00114DD5">
        <w:rPr>
          <w:rFonts w:ascii="Arial" w:hAnsi="Arial" w:eastAsia="Calibri" w:cs="Arial"/>
          <w:iCs/>
          <w:kern w:val="0"/>
          <w:shd w:val="clear" w:color="auto" w:fill="FFFFFF"/>
          <w14:ligatures w14:val="none"/>
          <w:rPrChange w:author="Transcriber01 JHB" w:date="2025-08-22T12:28:00Z" w16du:dateUtc="2025-08-22T10:28:00Z" w:id="1544">
            <w:rPr>
              <w:rFonts w:ascii="Arial" w:hAnsi="Arial" w:eastAsia="Calibri" w:cs="Arial"/>
              <w:iCs/>
              <w:kern w:val="0"/>
              <w:shd w:val="clear" w:color="auto" w:fill="FFFFFF"/>
              <w:lang w:val="en-US"/>
              <w14:ligatures w14:val="none"/>
            </w:rPr>
          </w:rPrChange>
        </w:rPr>
        <w:t>(</w:t>
      </w:r>
      <w:r w:rsidRPr="00114DD5">
        <w:rPr>
          <w:rFonts w:ascii="Arial" w:hAnsi="Arial" w:eastAsia="Calibri" w:cs="Arial"/>
          <w:i/>
          <w:iCs/>
          <w:kern w:val="0"/>
          <w:shd w:val="clear" w:color="auto" w:fill="FFFFFF"/>
          <w14:ligatures w14:val="none"/>
          <w:rPrChange w:author="Transcriber01 JHB" w:date="2025-08-22T12:28:00Z" w16du:dateUtc="2025-08-22T10:28:00Z" w:id="1545">
            <w:rPr>
              <w:rFonts w:ascii="Arial" w:hAnsi="Arial" w:eastAsia="Calibri" w:cs="Arial"/>
              <w:i/>
              <w:iCs/>
              <w:kern w:val="0"/>
              <w:shd w:val="clear" w:color="auto" w:fill="FFFFFF"/>
              <w:lang w:val="en-US"/>
              <w14:ligatures w14:val="none"/>
            </w:rPr>
          </w:rPrChange>
        </w:rPr>
        <w:t>Phone</w:t>
      </w:r>
      <w:r w:rsidRPr="00114DD5">
        <w:rPr>
          <w:rFonts w:ascii="Arial" w:hAnsi="Arial" w:eastAsia="Calibri" w:cs="Arial"/>
          <w:iCs/>
          <w:kern w:val="0"/>
          <w:shd w:val="clear" w:color="auto" w:fill="FFFFFF"/>
          <w14:ligatures w14:val="none"/>
          <w:rPrChange w:author="Transcriber01 JHB" w:date="2025-08-22T12:28:00Z" w16du:dateUtc="2025-08-22T10:28:00Z" w:id="1546">
            <w:rPr>
              <w:rFonts w:ascii="Arial" w:hAnsi="Arial" w:eastAsia="Calibri" w:cs="Arial"/>
              <w:iCs/>
              <w:kern w:val="0"/>
              <w:shd w:val="clear" w:color="auto" w:fill="FFFFFF"/>
              <w:lang w:val="en-US"/>
              <w14:ligatures w14:val="none"/>
            </w:rPr>
          </w:rPrChange>
        </w:rPr>
        <w:t>). (</w:t>
      </w:r>
      <w:r w:rsidRPr="00114DD5">
        <w:rPr>
          <w:rFonts w:ascii="Arial" w:hAnsi="Arial" w:eastAsia="Calibri" w:cs="Arial"/>
          <w:i/>
          <w:iCs/>
          <w:kern w:val="0"/>
          <w:shd w:val="clear" w:color="auto" w:fill="FFFFFF"/>
          <w14:ligatures w14:val="none"/>
          <w:rPrChange w:author="Transcriber01 JHB" w:date="2025-08-22T12:28:00Z" w16du:dateUtc="2025-08-22T10:28:00Z" w:id="1547">
            <w:rPr>
              <w:rFonts w:ascii="Arial" w:hAnsi="Arial" w:eastAsia="Calibri" w:cs="Arial"/>
              <w:i/>
              <w:iCs/>
              <w:kern w:val="0"/>
              <w:shd w:val="clear" w:color="auto" w:fill="FFFFFF"/>
              <w:lang w:val="en-US"/>
              <w14:ligatures w14:val="none"/>
            </w:rPr>
          </w:rPrChange>
        </w:rPr>
        <w:t>Website</w:t>
      </w:r>
      <w:r w:rsidRPr="00114DD5">
        <w:rPr>
          <w:rFonts w:ascii="Arial" w:hAnsi="Arial" w:eastAsia="Calibri" w:cs="Arial"/>
          <w:iCs/>
          <w:kern w:val="0"/>
          <w:shd w:val="clear" w:color="auto" w:fill="FFFFFF"/>
          <w14:ligatures w14:val="none"/>
          <w:rPrChange w:author="Transcriber01 JHB" w:date="2025-08-22T12:28:00Z" w16du:dateUtc="2025-08-22T10:28:00Z" w:id="1548">
            <w:rPr>
              <w:rFonts w:ascii="Arial" w:hAnsi="Arial" w:eastAsia="Calibri" w:cs="Arial"/>
              <w:iCs/>
              <w:kern w:val="0"/>
              <w:shd w:val="clear" w:color="auto" w:fill="FFFFFF"/>
              <w:lang w:val="en-US"/>
              <w14:ligatures w14:val="none"/>
            </w:rPr>
          </w:rPrChange>
        </w:rPr>
        <w:t>-</w:t>
      </w:r>
      <w:r w:rsidRPr="00114DD5">
        <w:rPr>
          <w:rFonts w:ascii="Arial" w:hAnsi="Arial" w:eastAsia="Calibri" w:cs="Arial"/>
          <w:i/>
          <w:kern w:val="0"/>
          <w:shd w:val="clear" w:color="auto" w:fill="FFFFFF"/>
          <w14:ligatures w14:val="none"/>
          <w:rPrChange w:author="Transcriber01 JHB" w:date="2025-08-22T12:28:00Z" w16du:dateUtc="2025-08-22T10:28:00Z" w:id="1549">
            <w:rPr>
              <w:rFonts w:ascii="Arial" w:hAnsi="Arial" w:eastAsia="Calibri" w:cs="Arial"/>
              <w:i/>
              <w:kern w:val="0"/>
              <w:shd w:val="clear" w:color="auto" w:fill="FFFFFF"/>
              <w:lang w:val="en-US"/>
              <w14:ligatures w14:val="none"/>
            </w:rPr>
          </w:rPrChange>
        </w:rPr>
        <w:t>TBA</w:t>
      </w:r>
      <w:r w:rsidRPr="00114DD5">
        <w:rPr>
          <w:rFonts w:ascii="Arial" w:hAnsi="Arial" w:eastAsia="Calibri" w:cs="Arial"/>
          <w:iCs/>
          <w:kern w:val="0"/>
          <w:shd w:val="clear" w:color="auto" w:fill="FFFFFF"/>
          <w14:ligatures w14:val="none"/>
          <w:rPrChange w:author="Transcriber01 JHB" w:date="2025-08-22T12:28:00Z" w16du:dateUtc="2025-08-22T10:28:00Z" w:id="1550">
            <w:rPr>
              <w:rFonts w:ascii="Arial" w:hAnsi="Arial" w:eastAsia="Calibri" w:cs="Arial"/>
              <w:iCs/>
              <w:kern w:val="0"/>
              <w:shd w:val="clear" w:color="auto" w:fill="FFFFFF"/>
              <w:lang w:val="en-US"/>
              <w14:ligatures w14:val="none"/>
            </w:rPr>
          </w:rPrChange>
        </w:rPr>
        <w:t>)</w:t>
      </w:r>
    </w:p>
    <w:p w:rsidRPr="00114DD5" w:rsidR="00420EA2" w:rsidP="00420EA2" w:rsidRDefault="00420EA2" w14:paraId="58E6A0AC"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51">
            <w:rPr>
              <w:rFonts w:ascii="Arial" w:hAnsi="Arial" w:eastAsia="Calibri" w:cs="Arial"/>
              <w:iCs/>
              <w:kern w:val="0"/>
              <w:shd w:val="clear" w:color="auto" w:fill="FFFFFF"/>
              <w:lang w:val="en-US"/>
              <w14:ligatures w14:val="none"/>
            </w:rPr>
          </w:rPrChange>
        </w:rPr>
      </w:pPr>
    </w:p>
    <w:p w:rsidRPr="00114DD5" w:rsidR="00420EA2" w:rsidP="00420EA2" w:rsidRDefault="00420EA2" w14:paraId="22AECFC3"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52">
            <w:rPr>
              <w:rFonts w:ascii="Arial" w:hAnsi="Arial" w:eastAsia="Calibri" w:cs="Arial"/>
              <w:iCs/>
              <w:kern w:val="0"/>
              <w:shd w:val="clear" w:color="auto" w:fill="FFFFFF"/>
              <w:lang w:val="en-US"/>
              <w14:ligatures w14:val="none"/>
            </w:rPr>
          </w:rPrChange>
        </w:rPr>
      </w:pPr>
    </w:p>
    <w:p w:rsidRPr="00114DD5" w:rsidR="00420EA2" w:rsidP="00420EA2" w:rsidRDefault="00420EA2" w14:paraId="2765272F"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53">
            <w:rPr>
              <w:rFonts w:ascii="Arial" w:hAnsi="Arial" w:eastAsia="Calibri" w:cs="Arial"/>
              <w:iCs/>
              <w:kern w:val="0"/>
              <w:shd w:val="clear" w:color="auto" w:fill="FFFFFF"/>
              <w:lang w:val="en-US"/>
              <w14:ligatures w14:val="none"/>
            </w:rPr>
          </w:rPrChange>
        </w:rPr>
      </w:pPr>
    </w:p>
    <w:p w:rsidRPr="00114DD5" w:rsidR="00420EA2" w:rsidP="00420EA2" w:rsidRDefault="00420EA2" w14:paraId="6E9D0A84"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54">
            <w:rPr>
              <w:rFonts w:ascii="Arial" w:hAnsi="Arial" w:eastAsia="Calibri" w:cs="Arial"/>
              <w:iCs/>
              <w:kern w:val="0"/>
              <w:shd w:val="clear" w:color="auto" w:fill="FFFFFF"/>
              <w:lang w:val="en-US"/>
              <w14:ligatures w14:val="none"/>
            </w:rPr>
          </w:rPrChange>
        </w:rPr>
      </w:pPr>
      <w:r w:rsidRPr="00114DD5">
        <w:rPr>
          <w:rFonts w:ascii="Arial" w:hAnsi="Arial" w:eastAsia="Calibri" w:cs="Arial"/>
          <w:iCs/>
          <w:kern w:val="0"/>
          <w:shd w:val="clear" w:color="auto" w:fill="FFFFFF"/>
          <w14:ligatures w14:val="none"/>
          <w:rPrChange w:author="Transcriber01 JHB" w:date="2025-08-22T12:28:00Z" w16du:dateUtc="2025-08-22T10:28:00Z" w:id="1555">
            <w:rPr>
              <w:rFonts w:ascii="Arial" w:hAnsi="Arial" w:eastAsia="Calibri" w:cs="Arial"/>
              <w:iCs/>
              <w:kern w:val="0"/>
              <w:shd w:val="clear" w:color="auto" w:fill="FFFFFF"/>
              <w:lang w:val="en-US"/>
              <w14:ligatures w14:val="none"/>
            </w:rPr>
          </w:rPrChange>
        </w:rPr>
        <w:t>Copyright notice</w:t>
      </w:r>
    </w:p>
    <w:p w:rsidRPr="00114DD5" w:rsidR="00420EA2" w:rsidP="00420EA2" w:rsidRDefault="00420EA2" w14:paraId="19A95EFE"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56">
            <w:rPr>
              <w:rFonts w:ascii="Arial" w:hAnsi="Arial" w:eastAsia="Calibri" w:cs="Arial"/>
              <w:iCs/>
              <w:kern w:val="0"/>
              <w:shd w:val="clear" w:color="auto" w:fill="FFFFFF"/>
              <w:lang w:val="en-US"/>
              <w14:ligatures w14:val="none"/>
            </w:rPr>
          </w:rPrChange>
        </w:rPr>
      </w:pPr>
    </w:p>
    <w:p w:rsidRPr="00114DD5" w:rsidR="00420EA2" w:rsidP="00420EA2" w:rsidRDefault="00420EA2" w14:paraId="11AE05A0"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57">
            <w:rPr>
              <w:rFonts w:ascii="Arial" w:hAnsi="Arial" w:eastAsia="Calibri" w:cs="Arial"/>
              <w:iCs/>
              <w:kern w:val="0"/>
              <w:shd w:val="clear" w:color="auto" w:fill="FFFFFF"/>
              <w:lang w:val="en-US"/>
              <w14:ligatures w14:val="none"/>
            </w:rPr>
          </w:rPrChange>
        </w:rPr>
      </w:pPr>
      <w:r w:rsidRPr="00114DD5">
        <w:rPr>
          <w:rFonts w:ascii="Arial" w:hAnsi="Arial" w:eastAsia="Calibri" w:cs="Arial"/>
          <w:iCs/>
          <w:kern w:val="0"/>
          <w:shd w:val="clear" w:color="auto" w:fill="FFFFFF"/>
          <w14:ligatures w14:val="none"/>
          <w:rPrChange w:author="Transcriber01 JHB" w:date="2025-08-22T12:28:00Z" w16du:dateUtc="2025-08-22T10:28:00Z" w:id="1558">
            <w:rPr>
              <w:rFonts w:ascii="Arial" w:hAnsi="Arial" w:eastAsia="Calibri" w:cs="Arial"/>
              <w:iCs/>
              <w:kern w:val="0"/>
              <w:shd w:val="clear" w:color="auto" w:fill="FFFFFF"/>
              <w:lang w:val="en-US"/>
              <w14:ligatures w14:val="none"/>
            </w:rPr>
          </w:rPrChange>
        </w:rPr>
        <w:t>All rights reserved. This book may be printed on a home</w:t>
      </w:r>
    </w:p>
    <w:p w:rsidRPr="00114DD5" w:rsidR="00420EA2" w:rsidP="00420EA2" w:rsidRDefault="00420EA2" w14:paraId="5C1A8C50"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59">
            <w:rPr>
              <w:rFonts w:ascii="Arial" w:hAnsi="Arial" w:eastAsia="Calibri" w:cs="Arial"/>
              <w:iCs/>
              <w:kern w:val="0"/>
              <w:shd w:val="clear" w:color="auto" w:fill="FFFFFF"/>
              <w:lang w:val="en-US"/>
              <w14:ligatures w14:val="none"/>
            </w:rPr>
          </w:rPrChange>
        </w:rPr>
      </w:pPr>
      <w:r w:rsidRPr="00114DD5">
        <w:rPr>
          <w:rFonts w:ascii="Arial" w:hAnsi="Arial" w:eastAsia="Calibri" w:cs="Arial"/>
          <w:iCs/>
          <w:kern w:val="0"/>
          <w:shd w:val="clear" w:color="auto" w:fill="FFFFFF"/>
          <w14:ligatures w14:val="none"/>
          <w:rPrChange w:author="Transcriber01 JHB" w:date="2025-08-22T12:28:00Z" w16du:dateUtc="2025-08-22T10:28:00Z" w:id="1560">
            <w:rPr>
              <w:rFonts w:ascii="Arial" w:hAnsi="Arial" w:eastAsia="Calibri" w:cs="Arial"/>
              <w:iCs/>
              <w:kern w:val="0"/>
              <w:shd w:val="clear" w:color="auto" w:fill="FFFFFF"/>
              <w:lang w:val="en-US"/>
              <w14:ligatures w14:val="none"/>
            </w:rPr>
          </w:rPrChange>
        </w:rPr>
        <w:t>printer for personal use or to be given out, free of charge, as a</w:t>
      </w:r>
    </w:p>
    <w:p w:rsidRPr="00114DD5" w:rsidR="00420EA2" w:rsidP="00420EA2" w:rsidRDefault="00420EA2" w14:paraId="0185B3F4"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61">
            <w:rPr>
              <w:rFonts w:ascii="Arial" w:hAnsi="Arial" w:eastAsia="Calibri" w:cs="Arial"/>
              <w:iCs/>
              <w:kern w:val="0"/>
              <w:shd w:val="clear" w:color="auto" w:fill="FFFFFF"/>
              <w:lang w:val="en-US"/>
              <w14:ligatures w14:val="none"/>
            </w:rPr>
          </w:rPrChange>
        </w:rPr>
      </w:pPr>
      <w:r w:rsidRPr="00114DD5">
        <w:rPr>
          <w:rFonts w:ascii="Arial" w:hAnsi="Arial" w:eastAsia="Calibri" w:cs="Arial"/>
          <w:iCs/>
          <w:kern w:val="0"/>
          <w:shd w:val="clear" w:color="auto" w:fill="FFFFFF"/>
          <w14:ligatures w14:val="none"/>
          <w:rPrChange w:author="Transcriber01 JHB" w:date="2025-08-22T12:28:00Z" w16du:dateUtc="2025-08-22T10:28:00Z" w:id="1562">
            <w:rPr>
              <w:rFonts w:ascii="Arial" w:hAnsi="Arial" w:eastAsia="Calibri" w:cs="Arial"/>
              <w:iCs/>
              <w:kern w:val="0"/>
              <w:shd w:val="clear" w:color="auto" w:fill="FFFFFF"/>
              <w:lang w:val="en-US"/>
              <w14:ligatures w14:val="none"/>
            </w:rPr>
          </w:rPrChange>
        </w:rPr>
        <w:t>tool to spread the Gospel of Jesus Christ. This book cannot be</w:t>
      </w:r>
    </w:p>
    <w:p w:rsidRPr="00114DD5" w:rsidR="00420EA2" w:rsidP="00420EA2" w:rsidRDefault="00420EA2" w14:paraId="015557C9"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63">
            <w:rPr>
              <w:rFonts w:ascii="Arial" w:hAnsi="Arial" w:eastAsia="Calibri" w:cs="Arial"/>
              <w:iCs/>
              <w:kern w:val="0"/>
              <w:shd w:val="clear" w:color="auto" w:fill="FFFFFF"/>
              <w:lang w:val="en-US"/>
              <w14:ligatures w14:val="none"/>
            </w:rPr>
          </w:rPrChange>
        </w:rPr>
      </w:pPr>
      <w:r w:rsidRPr="00114DD5">
        <w:rPr>
          <w:rFonts w:ascii="Arial" w:hAnsi="Arial" w:eastAsia="Calibri" w:cs="Arial"/>
          <w:iCs/>
          <w:kern w:val="0"/>
          <w:shd w:val="clear" w:color="auto" w:fill="FFFFFF"/>
          <w14:ligatures w14:val="none"/>
          <w:rPrChange w:author="Transcriber01 JHB" w:date="2025-08-22T12:28:00Z" w16du:dateUtc="2025-08-22T10:28:00Z" w:id="1564">
            <w:rPr>
              <w:rFonts w:ascii="Arial" w:hAnsi="Arial" w:eastAsia="Calibri" w:cs="Arial"/>
              <w:iCs/>
              <w:kern w:val="0"/>
              <w:shd w:val="clear" w:color="auto" w:fill="FFFFFF"/>
              <w:lang w:val="en-US"/>
              <w14:ligatures w14:val="none"/>
            </w:rPr>
          </w:rPrChange>
        </w:rPr>
        <w:t>sold, reproduced on a large scale, posted on a website, stored</w:t>
      </w:r>
    </w:p>
    <w:p w:rsidRPr="00114DD5" w:rsidR="00420EA2" w:rsidP="00420EA2" w:rsidRDefault="00420EA2" w14:paraId="421559B7"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65">
            <w:rPr>
              <w:rFonts w:ascii="Arial" w:hAnsi="Arial" w:eastAsia="Calibri" w:cs="Arial"/>
              <w:iCs/>
              <w:kern w:val="0"/>
              <w:shd w:val="clear" w:color="auto" w:fill="FFFFFF"/>
              <w:lang w:val="en-US"/>
              <w14:ligatures w14:val="none"/>
            </w:rPr>
          </w:rPrChange>
        </w:rPr>
      </w:pPr>
      <w:r w:rsidRPr="00114DD5">
        <w:rPr>
          <w:rFonts w:ascii="Arial" w:hAnsi="Arial" w:eastAsia="Calibri" w:cs="Arial"/>
          <w:iCs/>
          <w:kern w:val="0"/>
          <w:shd w:val="clear" w:color="auto" w:fill="FFFFFF"/>
          <w14:ligatures w14:val="none"/>
          <w:rPrChange w:author="Transcriber01 JHB" w:date="2025-08-22T12:28:00Z" w16du:dateUtc="2025-08-22T10:28:00Z" w:id="1566">
            <w:rPr>
              <w:rFonts w:ascii="Arial" w:hAnsi="Arial" w:eastAsia="Calibri" w:cs="Arial"/>
              <w:iCs/>
              <w:kern w:val="0"/>
              <w:shd w:val="clear" w:color="auto" w:fill="FFFFFF"/>
              <w:lang w:val="en-US"/>
              <w14:ligatures w14:val="none"/>
            </w:rPr>
          </w:rPrChange>
        </w:rPr>
        <w:t>in a retrieval system, translated into other languages, or used</w:t>
      </w:r>
    </w:p>
    <w:p w:rsidRPr="00114DD5" w:rsidR="00420EA2" w:rsidP="00420EA2" w:rsidRDefault="00420EA2" w14:paraId="481FA073"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67">
            <w:rPr>
              <w:rFonts w:ascii="Arial" w:hAnsi="Arial" w:eastAsia="Calibri" w:cs="Arial"/>
              <w:iCs/>
              <w:kern w:val="0"/>
              <w:shd w:val="clear" w:color="auto" w:fill="FFFFFF"/>
              <w:lang w:val="en-US"/>
              <w14:ligatures w14:val="none"/>
            </w:rPr>
          </w:rPrChange>
        </w:rPr>
      </w:pPr>
      <w:r w:rsidRPr="00114DD5">
        <w:rPr>
          <w:rFonts w:ascii="Arial" w:hAnsi="Arial" w:eastAsia="Calibri" w:cs="Arial"/>
          <w:iCs/>
          <w:kern w:val="0"/>
          <w:shd w:val="clear" w:color="auto" w:fill="FFFFFF"/>
          <w14:ligatures w14:val="none"/>
          <w:rPrChange w:author="Transcriber01 JHB" w:date="2025-08-22T12:28:00Z" w16du:dateUtc="2025-08-22T10:28:00Z" w:id="1568">
            <w:rPr>
              <w:rFonts w:ascii="Arial" w:hAnsi="Arial" w:eastAsia="Calibri" w:cs="Arial"/>
              <w:iCs/>
              <w:kern w:val="0"/>
              <w:shd w:val="clear" w:color="auto" w:fill="FFFFFF"/>
              <w:lang w:val="en-US"/>
              <w14:ligatures w14:val="none"/>
            </w:rPr>
          </w:rPrChange>
        </w:rPr>
        <w:t>for soliciting funds without the express written permission of</w:t>
      </w:r>
    </w:p>
    <w:p w:rsidRPr="00114DD5" w:rsidR="00420EA2" w:rsidP="00420EA2" w:rsidRDefault="00420EA2" w14:paraId="005B3AA4" w14:textId="77777777">
      <w:pPr>
        <w:spacing w:after="0" w:line="240" w:lineRule="auto"/>
        <w:rPr>
          <w:rFonts w:ascii="Arial" w:hAnsi="Arial" w:eastAsia="Calibri" w:cs="Arial"/>
          <w:iCs/>
          <w:kern w:val="0"/>
          <w:shd w:val="clear" w:color="auto" w:fill="FFFFFF"/>
          <w14:ligatures w14:val="none"/>
          <w:rPrChange w:author="Transcriber01 JHB" w:date="2025-08-22T12:28:00Z" w16du:dateUtc="2025-08-22T10:28:00Z" w:id="1569">
            <w:rPr>
              <w:rFonts w:ascii="Arial" w:hAnsi="Arial" w:eastAsia="Calibri" w:cs="Arial"/>
              <w:iCs/>
              <w:kern w:val="0"/>
              <w:shd w:val="clear" w:color="auto" w:fill="FFFFFF"/>
              <w:lang w:val="en-US"/>
              <w14:ligatures w14:val="none"/>
            </w:rPr>
          </w:rPrChange>
        </w:rPr>
      </w:pPr>
      <w:r w:rsidRPr="00114DD5">
        <w:rPr>
          <w:rFonts w:ascii="Arial" w:hAnsi="Arial" w:eastAsia="Calibri" w:cs="Arial"/>
          <w:iCs/>
          <w:kern w:val="0"/>
          <w:shd w:val="clear" w:color="auto" w:fill="FFFFFF"/>
          <w14:ligatures w14:val="none"/>
          <w:rPrChange w:author="Transcriber01 JHB" w:date="2025-08-22T12:28:00Z" w16du:dateUtc="2025-08-22T10:28:00Z" w:id="1570">
            <w:rPr>
              <w:rFonts w:ascii="Arial" w:hAnsi="Arial" w:eastAsia="Calibri" w:cs="Arial"/>
              <w:iCs/>
              <w:kern w:val="0"/>
              <w:shd w:val="clear" w:color="auto" w:fill="FFFFFF"/>
              <w:lang w:val="en-US"/>
              <w14:ligatures w14:val="none"/>
            </w:rPr>
          </w:rPrChange>
        </w:rPr>
        <w:t xml:space="preserve">                                                        RMG Ministries</w:t>
      </w:r>
    </w:p>
    <w:p w:rsidRPr="00114DD5" w:rsidR="00420EA2" w:rsidP="00420EA2" w:rsidRDefault="00420EA2" w14:paraId="46E55768"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71">
            <w:rPr>
              <w:rFonts w:ascii="Arial" w:hAnsi="Arial" w:eastAsia="Calibri" w:cs="Arial"/>
              <w:iCs/>
              <w:kern w:val="0"/>
              <w:shd w:val="clear" w:color="auto" w:fill="FFFFFF"/>
              <w:lang w:val="en-US"/>
              <w14:ligatures w14:val="none"/>
            </w:rPr>
          </w:rPrChange>
        </w:rPr>
      </w:pPr>
      <w:r w:rsidRPr="00114DD5">
        <w:rPr>
          <w:rFonts w:ascii="Arial" w:hAnsi="Arial" w:eastAsia="Calibri" w:cs="Arial"/>
          <w:iCs/>
          <w:kern w:val="0"/>
          <w:shd w:val="clear" w:color="auto" w:fill="FFFFFF"/>
          <w14:ligatures w14:val="none"/>
          <w:rPrChange w:author="Transcriber01 JHB" w:date="2025-08-22T12:28:00Z" w16du:dateUtc="2025-08-22T10:28:00Z" w:id="1572">
            <w:rPr>
              <w:rFonts w:ascii="Arial" w:hAnsi="Arial" w:eastAsia="Calibri" w:cs="Arial"/>
              <w:iCs/>
              <w:kern w:val="0"/>
              <w:shd w:val="clear" w:color="auto" w:fill="FFFFFF"/>
              <w:lang w:val="en-US"/>
              <w14:ligatures w14:val="none"/>
            </w:rPr>
          </w:rPrChange>
        </w:rPr>
        <w:t>For more information or for other available material, please</w:t>
      </w:r>
    </w:p>
    <w:p w:rsidRPr="00114DD5" w:rsidR="00420EA2" w:rsidP="00420EA2" w:rsidRDefault="00420EA2" w14:paraId="6757029A" w14:textId="77777777">
      <w:pPr>
        <w:spacing w:after="0" w:line="240" w:lineRule="auto"/>
        <w:jc w:val="center"/>
        <w:rPr>
          <w:rFonts w:ascii="Arial" w:hAnsi="Arial" w:eastAsia="Calibri" w:cs="Arial"/>
          <w:iCs/>
          <w:kern w:val="0"/>
          <w:shd w:val="clear" w:color="auto" w:fill="FFFFFF"/>
          <w14:ligatures w14:val="none"/>
          <w:rPrChange w:author="Transcriber01 JHB" w:date="2025-08-22T12:28:00Z" w16du:dateUtc="2025-08-22T10:28:00Z" w:id="1573">
            <w:rPr>
              <w:rFonts w:ascii="Arial" w:hAnsi="Arial" w:eastAsia="Calibri" w:cs="Arial"/>
              <w:iCs/>
              <w:kern w:val="0"/>
              <w:shd w:val="clear" w:color="auto" w:fill="FFFFFF"/>
              <w:lang w:val="en-US"/>
              <w14:ligatures w14:val="none"/>
            </w:rPr>
          </w:rPrChange>
        </w:rPr>
      </w:pPr>
      <w:r w:rsidRPr="00114DD5">
        <w:rPr>
          <w:rFonts w:ascii="Arial" w:hAnsi="Arial" w:eastAsia="Calibri" w:cs="Arial"/>
          <w:iCs/>
          <w:kern w:val="0"/>
          <w:shd w:val="clear" w:color="auto" w:fill="FFFFFF"/>
          <w14:ligatures w14:val="none"/>
          <w:rPrChange w:author="Transcriber01 JHB" w:date="2025-08-22T12:28:00Z" w16du:dateUtc="2025-08-22T10:28:00Z" w:id="1574">
            <w:rPr>
              <w:rFonts w:ascii="Arial" w:hAnsi="Arial" w:eastAsia="Calibri" w:cs="Arial"/>
              <w:iCs/>
              <w:kern w:val="0"/>
              <w:shd w:val="clear" w:color="auto" w:fill="FFFFFF"/>
              <w:lang w:val="en-US"/>
              <w14:ligatures w14:val="none"/>
            </w:rPr>
          </w:rPrChange>
        </w:rPr>
        <w:t>contact: JHB/RMG Ministries</w:t>
      </w:r>
    </w:p>
    <w:p w:rsidRPr="00114DD5" w:rsidR="00420EA2" w:rsidP="00420EA2" w:rsidRDefault="00420EA2" w14:paraId="100BC3A9" w14:textId="77777777">
      <w:pPr>
        <w:rPr>
          <w:rFonts w:ascii="Aptos" w:hAnsi="Aptos" w:eastAsia="Aptos" w:cs="Arial"/>
        </w:rPr>
      </w:pPr>
    </w:p>
    <w:p w:rsidRPr="00114DD5" w:rsidR="00420EA2" w:rsidP="00420EA2" w:rsidRDefault="00420EA2" w14:paraId="2E5DEB95" w14:textId="77777777">
      <w:pPr>
        <w:jc w:val="center"/>
        <w:rPr>
          <w:rFonts w:ascii="Arial" w:hAnsi="Arial" w:cs="Arial"/>
          <w:sz w:val="28"/>
          <w:szCs w:val="28"/>
        </w:rPr>
      </w:pPr>
    </w:p>
    <w:p w:rsidRPr="00114DD5" w:rsidR="00420EA2" w:rsidP="00420EA2" w:rsidRDefault="00420EA2" w14:paraId="64238E04" w14:textId="77777777">
      <w:pPr>
        <w:jc w:val="center"/>
        <w:rPr>
          <w:rFonts w:ascii="Arial" w:hAnsi="Arial" w:cs="Arial"/>
          <w:sz w:val="28"/>
          <w:szCs w:val="28"/>
        </w:rPr>
      </w:pPr>
    </w:p>
    <w:p w:rsidRPr="00114DD5" w:rsidR="00420EA2" w:rsidP="00420EA2" w:rsidRDefault="00420EA2" w14:paraId="430C15F5" w14:textId="77777777">
      <w:pPr>
        <w:jc w:val="center"/>
        <w:rPr>
          <w:rFonts w:ascii="Arial" w:hAnsi="Arial" w:cs="Arial"/>
          <w:sz w:val="28"/>
          <w:szCs w:val="28"/>
          <w:rPrChange w:author="Transcriber01 JHB" w:date="2025-08-22T12:28:00Z" w16du:dateUtc="2025-08-22T10:28:00Z" w:id="1575">
            <w:rPr>
              <w:rFonts w:ascii="Arial" w:hAnsi="Arial" w:cs="Arial"/>
              <w:sz w:val="28"/>
              <w:szCs w:val="28"/>
              <w:lang w:val="x-none"/>
            </w:rPr>
          </w:rPrChange>
        </w:rPr>
      </w:pPr>
    </w:p>
    <w:p w:rsidRPr="00114DD5" w:rsidR="00420EA2" w:rsidP="00420EA2" w:rsidRDefault="00420EA2" w14:paraId="41B31E10" w14:textId="77777777">
      <w:pPr>
        <w:jc w:val="both"/>
        <w:rPr>
          <w:rFonts w:ascii="Arial" w:hAnsi="Arial" w:cs="Arial"/>
          <w:sz w:val="28"/>
          <w:szCs w:val="28"/>
          <w:rPrChange w:author="Transcriber01 JHB" w:date="2025-08-22T12:28:00Z" w16du:dateUtc="2025-08-22T10:28:00Z" w:id="1576">
            <w:rPr>
              <w:rFonts w:ascii="Arial" w:hAnsi="Arial" w:cs="Arial"/>
              <w:sz w:val="28"/>
              <w:szCs w:val="28"/>
              <w:lang w:val="x-none"/>
            </w:rPr>
          </w:rPrChange>
        </w:rPr>
      </w:pPr>
      <w:r w:rsidRPr="00114DD5">
        <w:rPr>
          <w:rFonts w:ascii="Arial" w:hAnsi="Arial" w:cs="Arial"/>
          <w:sz w:val="28"/>
          <w:szCs w:val="28"/>
          <w:rPrChange w:author="Transcriber01 JHB" w:date="2025-08-22T12:28:00Z" w16du:dateUtc="2025-08-22T10:28:00Z" w:id="1577">
            <w:rPr>
              <w:rFonts w:ascii="Arial" w:hAnsi="Arial" w:cs="Arial"/>
              <w:sz w:val="28"/>
              <w:szCs w:val="28"/>
              <w:lang w:val="x-none"/>
            </w:rPr>
          </w:rPrChange>
        </w:rPr>
        <w:t xml:space="preserve"> </w:t>
      </w:r>
    </w:p>
    <w:p w:rsidRPr="00A25932" w:rsidR="00420EA2" w:rsidP="00420EA2" w:rsidRDefault="00420EA2" w14:paraId="0F951F49" w14:textId="77777777">
      <w:pPr>
        <w:jc w:val="both"/>
        <w:rPr>
          <w:rFonts w:ascii="Arial" w:hAnsi="Arial" w:cs="Arial"/>
          <w:sz w:val="28"/>
          <w:szCs w:val="28"/>
        </w:rPr>
      </w:pPr>
    </w:p>
    <w:p w:rsidRPr="00F84ABC" w:rsidR="00420EA2" w:rsidP="00E04253" w:rsidRDefault="00420EA2" w14:paraId="0F75C500" w14:textId="77777777">
      <w:pPr>
        <w:jc w:val="both"/>
        <w:rPr>
          <w:rFonts w:ascii="Arial" w:hAnsi="Arial" w:cs="Arial"/>
          <w:sz w:val="28"/>
          <w:szCs w:val="28"/>
          <w:lang w:val="x-none"/>
        </w:rPr>
      </w:pPr>
    </w:p>
    <w:p w:rsidRPr="00E04253" w:rsidR="00537C60" w:rsidP="00E04253" w:rsidRDefault="00537C60" w14:paraId="00A3BC96" w14:textId="77777777">
      <w:pPr>
        <w:jc w:val="both"/>
        <w:rPr>
          <w:rFonts w:ascii="Arial" w:hAnsi="Arial" w:cs="Arial"/>
          <w:sz w:val="28"/>
          <w:szCs w:val="28"/>
          <w:lang w:val="x-none"/>
        </w:rPr>
      </w:pPr>
    </w:p>
    <w:p w:rsidRPr="00461F5E" w:rsidR="001847F0" w:rsidP="00264564" w:rsidRDefault="001847F0" w14:paraId="0B9A5B8C" w14:textId="77777777">
      <w:pPr>
        <w:spacing w:line="276" w:lineRule="auto"/>
        <w:jc w:val="both"/>
        <w:rPr>
          <w:rFonts w:ascii="Arial" w:hAnsi="Arial" w:cs="Arial"/>
          <w:sz w:val="28"/>
          <w:szCs w:val="28"/>
          <w:lang w:val="x-none"/>
        </w:rPr>
      </w:pPr>
    </w:p>
    <w:p w:rsidRPr="00AA1F5D" w:rsidR="002B366F" w:rsidP="00FE2A0E" w:rsidRDefault="002B366F" w14:paraId="5426FA1C" w14:textId="40DF2437">
      <w:pPr>
        <w:tabs>
          <w:tab w:val="left" w:pos="7227"/>
        </w:tabs>
        <w:spacing w:line="259" w:lineRule="auto"/>
        <w:ind w:left="720"/>
        <w:rPr>
          <w:rFonts w:ascii="Arial" w:hAnsi="Arial" w:eastAsia="Calibri" w:cs="Arial"/>
          <w:kern w:val="0"/>
          <w:sz w:val="28"/>
          <w:szCs w:val="28"/>
          <w14:ligatures w14:val="none"/>
        </w:rPr>
      </w:pPr>
      <w:r>
        <w:rPr>
          <w:rFonts w:ascii="Arial" w:hAnsi="Arial" w:eastAsia="Calibri" w:cs="Arial"/>
          <w:kern w:val="0"/>
          <w:sz w:val="28"/>
          <w:szCs w:val="28"/>
          <w14:ligatures w14:val="none"/>
        </w:rPr>
        <w:tab/>
      </w:r>
      <w:r>
        <w:rPr>
          <w:rFonts w:ascii="Arial" w:hAnsi="Arial" w:eastAsia="Calibri" w:cs="Arial"/>
          <w:kern w:val="0"/>
          <w:sz w:val="28"/>
          <w:szCs w:val="28"/>
          <w14:ligatures w14:val="none"/>
        </w:rPr>
        <w:tab/>
      </w:r>
      <w:r>
        <w:rPr>
          <w:rFonts w:ascii="Arial" w:hAnsi="Arial" w:eastAsia="Calibri" w:cs="Arial"/>
          <w:kern w:val="0"/>
          <w:sz w:val="28"/>
          <w:szCs w:val="28"/>
          <w14:ligatures w14:val="none"/>
        </w:rPr>
        <w:tab/>
      </w:r>
      <w:r>
        <w:rPr>
          <w:rFonts w:ascii="Arial" w:hAnsi="Arial" w:eastAsia="Calibri" w:cs="Arial"/>
          <w:kern w:val="0"/>
          <w:sz w:val="28"/>
          <w:szCs w:val="28"/>
          <w14:ligatures w14:val="none"/>
        </w:rPr>
        <w:tab/>
      </w:r>
      <w:r>
        <w:rPr>
          <w:rFonts w:ascii="Arial" w:hAnsi="Arial" w:eastAsia="Calibri" w:cs="Arial"/>
          <w:kern w:val="0"/>
          <w:sz w:val="28"/>
          <w:szCs w:val="28"/>
          <w14:ligatures w14:val="none"/>
        </w:rPr>
        <w:tab/>
      </w:r>
      <w:r>
        <w:rPr>
          <w:rFonts w:ascii="Arial" w:hAnsi="Arial" w:eastAsia="Calibri" w:cs="Arial"/>
          <w:kern w:val="0"/>
          <w:sz w:val="28"/>
          <w:szCs w:val="28"/>
          <w14:ligatures w14:val="none"/>
        </w:rPr>
        <w:tab/>
      </w:r>
      <w:r>
        <w:rPr>
          <w:rFonts w:ascii="Arial" w:hAnsi="Arial" w:eastAsia="Calibri" w:cs="Arial"/>
          <w:kern w:val="0"/>
          <w:sz w:val="28"/>
          <w:szCs w:val="28"/>
          <w14:ligatures w14:val="none"/>
        </w:rPr>
        <w:tab/>
      </w:r>
      <w:r>
        <w:rPr>
          <w:rFonts w:ascii="Arial" w:hAnsi="Arial" w:eastAsia="Calibri" w:cs="Arial"/>
          <w:kern w:val="0"/>
          <w:sz w:val="28"/>
          <w:szCs w:val="28"/>
          <w14:ligatures w14:val="none"/>
        </w:rPr>
        <w:tab/>
      </w:r>
      <w:r>
        <w:rPr>
          <w:rFonts w:ascii="Arial" w:hAnsi="Arial" w:eastAsia="Calibri" w:cs="Arial"/>
          <w:kern w:val="0"/>
          <w:sz w:val="28"/>
          <w:szCs w:val="28"/>
          <w14:ligatures w14:val="none"/>
        </w:rPr>
        <w:tab/>
      </w:r>
      <w:r>
        <w:rPr>
          <w:rFonts w:ascii="Arial" w:hAnsi="Arial" w:eastAsia="Calibri" w:cs="Arial"/>
          <w:kern w:val="0"/>
          <w:sz w:val="28"/>
          <w:szCs w:val="28"/>
          <w14:ligatures w14:val="none"/>
        </w:rPr>
        <w:tab/>
      </w:r>
      <w:r>
        <w:rPr>
          <w:rFonts w:ascii="Arial" w:hAnsi="Arial" w:eastAsia="Calibri" w:cs="Arial"/>
          <w:kern w:val="0"/>
          <w:sz w:val="28"/>
          <w:szCs w:val="28"/>
          <w14:ligatures w14:val="none"/>
        </w:rPr>
        <w:tab/>
      </w:r>
      <w:r>
        <w:rPr>
          <w:rFonts w:ascii="Arial" w:hAnsi="Arial" w:eastAsia="Calibri" w:cs="Arial"/>
          <w:kern w:val="0"/>
          <w:sz w:val="28"/>
          <w:szCs w:val="28"/>
          <w14:ligatures w14:val="none"/>
        </w:rPr>
        <w:tab/>
      </w:r>
      <w:r>
        <w:rPr>
          <w:rFonts w:ascii="Arial" w:hAnsi="Arial" w:eastAsia="Calibri" w:cs="Arial"/>
          <w:kern w:val="0"/>
          <w:sz w:val="28"/>
          <w:szCs w:val="28"/>
          <w14:ligatures w14:val="none"/>
        </w:rPr>
        <w:tab/>
      </w:r>
      <w:r>
        <w:rPr>
          <w:rFonts w:ascii="Arial" w:hAnsi="Arial" w:eastAsia="Calibri" w:cs="Arial"/>
          <w:kern w:val="0"/>
          <w:sz w:val="28"/>
          <w:szCs w:val="28"/>
          <w14:ligatures w14:val="none"/>
        </w:rPr>
        <w:tab/>
      </w:r>
      <w:r>
        <w:rPr>
          <w:rFonts w:ascii="Arial" w:hAnsi="Arial" w:eastAsia="Calibri" w:cs="Arial"/>
          <w:kern w:val="0"/>
          <w:sz w:val="28"/>
          <w:szCs w:val="28"/>
          <w14:ligatures w14:val="none"/>
        </w:rPr>
        <w:tab/>
      </w:r>
      <w:r>
        <w:rPr>
          <w:rFonts w:ascii="Arial" w:hAnsi="Arial" w:eastAsia="Calibri" w:cs="Arial"/>
          <w:kern w:val="0"/>
          <w:sz w:val="28"/>
          <w:szCs w:val="28"/>
          <w14:ligatures w14:val="none"/>
        </w:rPr>
        <w:t xml:space="preserve"> </w:t>
      </w:r>
    </w:p>
    <w:p w:rsidRPr="000C2A60" w:rsidR="002B366F" w:rsidP="002B366F" w:rsidRDefault="002B366F" w14:paraId="7655EBB8" w14:textId="77777777">
      <w:pPr>
        <w:tabs>
          <w:tab w:val="left" w:pos="7227"/>
        </w:tabs>
        <w:spacing w:line="259" w:lineRule="auto"/>
        <w:ind w:left="720"/>
        <w:jc w:val="both"/>
        <w:rPr>
          <w:rFonts w:ascii="Arial" w:hAnsi="Arial" w:eastAsia="Calibri" w:cs="Arial"/>
          <w:i/>
          <w:iCs/>
          <w:kern w:val="0"/>
          <w:sz w:val="28"/>
          <w:szCs w:val="28"/>
          <w14:ligatures w14:val="none"/>
        </w:rPr>
      </w:pPr>
    </w:p>
    <w:p w:rsidRPr="000C2A60" w:rsidR="002B366F" w:rsidP="002B366F" w:rsidRDefault="002B366F" w14:paraId="5940F318" w14:textId="77777777">
      <w:pPr>
        <w:ind w:left="720"/>
        <w:jc w:val="both"/>
        <w:rPr>
          <w:rFonts w:ascii="Arial" w:hAnsi="Arial" w:cs="Arial"/>
          <w:i/>
          <w:iCs/>
          <w:sz w:val="28"/>
          <w:szCs w:val="28"/>
        </w:rPr>
      </w:pPr>
      <w:r w:rsidRPr="000C2A60">
        <w:rPr>
          <w:rFonts w:ascii="Arial" w:hAnsi="Arial" w:cs="Arial"/>
          <w:i/>
          <w:iCs/>
          <w:sz w:val="28"/>
          <w:szCs w:val="28"/>
        </w:rPr>
        <w:t xml:space="preserve"> </w:t>
      </w:r>
    </w:p>
    <w:p w:rsidR="000A7E1F" w:rsidRDefault="000A7E1F" w14:paraId="77340CCA" w14:textId="77777777"/>
    <w:sectPr w:rsidR="000A7E1F" w:rsidSect="00A03015">
      <w:headerReference w:type="default" r:id="rId10"/>
      <w:footerReference w:type="default" r:id="rId11"/>
      <w:headerReference w:type="first" r:id="rId12"/>
      <w:pgSz w:w="11906" w:h="16838" w:orient="portrait"/>
      <w:pgMar w:top="1440" w:right="1440" w:bottom="1440" w:left="1440" w:header="708" w:footer="708" w:gutter="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TJ" w:author="Transcriber01 JHB" w:date="2025-08-18T14:48:00Z" w:id="0">
    <w:p w:rsidR="002B366F" w:rsidP="002B366F" w:rsidRDefault="002B366F" w14:paraId="2BBAC64C" w14:textId="77777777">
      <w:pPr>
        <w:pStyle w:val="CommentText"/>
      </w:pPr>
      <w:r>
        <w:rPr>
          <w:rStyle w:val="CommentReference"/>
        </w:rPr>
        <w:annotationRef/>
      </w:r>
      <w:r>
        <w:rPr>
          <w:lang w:val="en-ZW"/>
        </w:rPr>
        <w:t>Inaudible [00:3:04:3] HB</w:t>
      </w:r>
    </w:p>
  </w:comment>
  <w:comment w:initials="TJ" w:author="Transcriber01 JHB" w:date="2025-08-27T09:13:00Z" w:id="71">
    <w:p w:rsidR="002B366F" w:rsidP="002B366F" w:rsidRDefault="002B366F" w14:paraId="37561EA3" w14:textId="77777777">
      <w:pPr>
        <w:pStyle w:val="CommentText"/>
      </w:pPr>
      <w:r>
        <w:rPr>
          <w:rStyle w:val="CommentReference"/>
        </w:rPr>
        <w:annotationRef/>
      </w:r>
      <w:r>
        <w:rPr>
          <w:lang w:val="en-ZW"/>
        </w:rPr>
        <w:t>not clear [19:40] HB</w:t>
      </w:r>
    </w:p>
  </w:comment>
  <w:comment w:initials="TJ" w:author="Transcriber01 JHB" w:date="2025-08-15T15:16:00Z" w:id="76">
    <w:p w:rsidR="002B366F" w:rsidP="002B366F" w:rsidRDefault="002B366F" w14:paraId="7DE2228F" w14:textId="77777777">
      <w:pPr>
        <w:pStyle w:val="CommentText"/>
      </w:pPr>
      <w:r>
        <w:rPr>
          <w:rStyle w:val="CommentReference"/>
        </w:rPr>
        <w:annotationRef/>
      </w:r>
      <w:r>
        <w:rPr>
          <w:lang w:val="en-ZW"/>
        </w:rPr>
        <w:t>Inaudible 0:24:52.7</w:t>
      </w:r>
    </w:p>
  </w:comment>
  <w:comment w:initials="TJ" w:author="Transcriber01 JHB" w:date="2025-08-19T10:12:00Z" w:id="77">
    <w:p w:rsidR="002B366F" w:rsidP="002B366F" w:rsidRDefault="002B366F" w14:paraId="6754D5DD" w14:textId="77777777">
      <w:pPr>
        <w:pStyle w:val="CommentText"/>
      </w:pPr>
      <w:r>
        <w:rPr>
          <w:rStyle w:val="CommentReference"/>
        </w:rPr>
        <w:annotationRef/>
      </w:r>
      <w:r>
        <w:rPr>
          <w:lang w:val="en-ZW"/>
        </w:rPr>
        <w:t>Not clear [28:04] HB</w:t>
      </w:r>
    </w:p>
  </w:comment>
  <w:comment w:initials="TJ" w:author="Transcriber01 JHB" w:date="2025-08-19T11:16:00Z" w:id="110">
    <w:p w:rsidR="002B366F" w:rsidP="002B366F" w:rsidRDefault="002B366F" w14:paraId="3C9D5A53" w14:textId="77777777">
      <w:pPr>
        <w:pStyle w:val="CommentText"/>
      </w:pPr>
      <w:r>
        <w:rPr>
          <w:rStyle w:val="CommentReference"/>
        </w:rPr>
        <w:annotationRef/>
      </w:r>
      <w:r>
        <w:rPr>
          <w:lang w:val="en-ZW"/>
        </w:rPr>
        <w:t>inaudible [31:10] HB</w:t>
      </w:r>
    </w:p>
  </w:comment>
  <w:comment w:initials="TJ" w:author="Transcriber01 JHB" w:date="2025-08-19T11:37:00Z" w:id="111">
    <w:p w:rsidR="002B366F" w:rsidP="002B366F" w:rsidRDefault="002B366F" w14:paraId="7B9EF039" w14:textId="77777777">
      <w:pPr>
        <w:pStyle w:val="CommentText"/>
      </w:pPr>
      <w:r>
        <w:rPr>
          <w:rStyle w:val="CommentReference"/>
        </w:rPr>
        <w:annotationRef/>
      </w:r>
      <w:r>
        <w:rPr>
          <w:lang w:val="en-ZW"/>
        </w:rPr>
        <w:t>Not clear [34:14] HB</w:t>
      </w:r>
    </w:p>
  </w:comment>
  <w:comment w:initials="TJ" w:author="Transcriber01 JHB" w:date="2025-08-21T15:47:00Z" w:id="113">
    <w:p w:rsidR="00264564" w:rsidP="00264564" w:rsidRDefault="00264564" w14:paraId="4B7D1E1B" w14:textId="77777777">
      <w:pPr>
        <w:pStyle w:val="CommentText"/>
      </w:pPr>
      <w:r>
        <w:rPr>
          <w:rStyle w:val="CommentReference"/>
        </w:rPr>
        <w:annotationRef/>
      </w:r>
      <w:r>
        <w:rPr>
          <w:lang w:val="en-ZW"/>
        </w:rPr>
        <w:t>Sounds like Handika?</w:t>
      </w:r>
    </w:p>
  </w:comment>
  <w:comment w:initials="TJ" w:author="Transcriber01 JHB" w:date="2025-08-26T10:24:00Z" w:id="115">
    <w:p w:rsidR="00264564" w:rsidP="00264564" w:rsidRDefault="00264564" w14:paraId="19F8E0A1" w14:textId="77777777">
      <w:pPr>
        <w:pStyle w:val="CommentText"/>
      </w:pPr>
      <w:r>
        <w:rPr>
          <w:rStyle w:val="CommentReference"/>
        </w:rPr>
        <w:annotationRef/>
      </w:r>
      <w:r>
        <w:t>Do we capitalise the “u”or not?</w:t>
      </w:r>
    </w:p>
  </w:comment>
  <w:comment w:initials="CM" w:author="Carol Mafire" w:date="2025-08-14T09:18:00Z" w:id="125">
    <w:p w:rsidRPr="00CE6562" w:rsidR="00FE2A0E" w:rsidP="00FE2A0E" w:rsidRDefault="00FE2A0E" w14:paraId="76978394" w14:textId="77777777">
      <w:pPr>
        <w:pStyle w:val="CommentText"/>
      </w:pPr>
      <w:r w:rsidRPr="00CE6562">
        <w:rPr>
          <w:rStyle w:val="CommentReference"/>
        </w:rPr>
        <w:annotationRef/>
      </w:r>
      <w:r w:rsidRPr="00CE6562">
        <w:t>Inaudible 1:14:15.7</w:t>
      </w:r>
    </w:p>
  </w:comment>
  <w:comment w:initials="CM" w:author="Carol Mafire" w:date="2025-08-14T09:34:00Z" w:id="127">
    <w:p w:rsidRPr="00CE6562" w:rsidR="00FE2A0E" w:rsidP="00FE2A0E" w:rsidRDefault="00FE2A0E" w14:paraId="2D9FCD5D" w14:textId="77777777">
      <w:pPr>
        <w:pStyle w:val="CommentText"/>
      </w:pPr>
      <w:r w:rsidRPr="00CE6562">
        <w:rPr>
          <w:rStyle w:val="CommentReference"/>
        </w:rPr>
        <w:annotationRef/>
      </w:r>
      <w:r w:rsidRPr="00CE6562">
        <w:t>Inaudible 1:15:41.7</w:t>
      </w:r>
    </w:p>
  </w:comment>
  <w:comment w:initials="CM" w:author="Carol Mafire" w:date="2025-08-14T11:13:00Z" w:id="128">
    <w:p w:rsidRPr="00CE6562" w:rsidR="00FE2A0E" w:rsidP="00FE2A0E" w:rsidRDefault="00FE2A0E" w14:paraId="6696215B" w14:textId="77777777">
      <w:pPr>
        <w:pStyle w:val="CommentText"/>
      </w:pPr>
      <w:r w:rsidRPr="00CE6562">
        <w:rPr>
          <w:rStyle w:val="CommentReference"/>
        </w:rPr>
        <w:annotationRef/>
      </w:r>
      <w:r w:rsidRPr="00CE6562">
        <w:t>Inaudible 1:16:46.9</w:t>
      </w:r>
    </w:p>
  </w:comment>
  <w:comment w:initials="CM" w:author="Carol Mafire" w:date="2025-08-14T11:29:00Z" w:id="130">
    <w:p w:rsidRPr="00CE6562" w:rsidR="00FE2A0E" w:rsidP="00FE2A0E" w:rsidRDefault="00FE2A0E" w14:paraId="288A7F38" w14:textId="77777777">
      <w:pPr>
        <w:pStyle w:val="CommentText"/>
      </w:pPr>
      <w:r w:rsidRPr="00CE6562">
        <w:rPr>
          <w:rStyle w:val="CommentReference"/>
        </w:rPr>
        <w:annotationRef/>
      </w:r>
      <w:r w:rsidRPr="00CE6562">
        <w:t>Inaudible 1:18:40.2</w:t>
      </w:r>
    </w:p>
  </w:comment>
  <w:comment w:initials="CM" w:author="Carol Mafire" w:date="2025-08-14T11:30:00Z" w:id="131">
    <w:p w:rsidR="00FE2A0E" w:rsidP="00FE2A0E" w:rsidRDefault="00FE2A0E" w14:paraId="643F550B" w14:textId="77777777">
      <w:pPr>
        <w:pStyle w:val="CommentText"/>
      </w:pPr>
      <w:r w:rsidRPr="00CE6562">
        <w:rPr>
          <w:rStyle w:val="CommentReference"/>
        </w:rPr>
        <w:annotationRef/>
      </w:r>
      <w:r w:rsidRPr="00CE6562">
        <w:t xml:space="preserve">Inaudible 1:18:42.8 </w:t>
      </w:r>
    </w:p>
  </w:comment>
  <w:comment w:initials="CM" w:author="Carol Mafire" w:date="2025-08-14T11:57:00Z" w:id="132">
    <w:p w:rsidR="00FE2A0E" w:rsidP="00FE2A0E" w:rsidRDefault="00FE2A0E" w14:paraId="6CAE6EB2" w14:textId="77777777">
      <w:pPr>
        <w:pStyle w:val="CommentText"/>
      </w:pPr>
      <w:r>
        <w:rPr>
          <w:rStyle w:val="CommentReference"/>
        </w:rPr>
        <w:annotationRef/>
      </w:r>
      <w:r>
        <w:rPr>
          <w:lang w:val="en-ZW"/>
        </w:rPr>
        <w:t>Inaudible 1:20:50.1</w:t>
      </w:r>
    </w:p>
  </w:comment>
  <w:comment w:initials="CM" w:author="Carol Mafire" w:date="2025-08-14T14:37:00Z" w:id="138">
    <w:p w:rsidR="00FE2A0E" w:rsidP="00FE2A0E" w:rsidRDefault="00FE2A0E" w14:paraId="7AD98B7C" w14:textId="77777777">
      <w:pPr>
        <w:pStyle w:val="CommentText"/>
      </w:pPr>
      <w:r>
        <w:rPr>
          <w:rStyle w:val="CommentReference"/>
        </w:rPr>
        <w:annotationRef/>
      </w:r>
      <w:r>
        <w:rPr>
          <w:lang w:val="en-ZW"/>
        </w:rPr>
        <w:t>1:26:46.0</w:t>
      </w:r>
    </w:p>
  </w:comment>
  <w:comment w:initials="TJ" w:author="Transcriber01 JHB" w:date="2025-08-26T11:03:00Z" w:id="139">
    <w:p w:rsidR="00FE2A0E" w:rsidP="00FE2A0E" w:rsidRDefault="00FE2A0E" w14:paraId="06C918C0" w14:textId="77777777">
      <w:pPr>
        <w:pStyle w:val="CommentText"/>
      </w:pPr>
      <w:r>
        <w:rPr>
          <w:rStyle w:val="CommentReference"/>
        </w:rPr>
        <w:annotationRef/>
      </w:r>
      <w:r>
        <w:t>Not clear [1:30:42] HB</w:t>
      </w:r>
    </w:p>
  </w:comment>
  <w:comment w:initials="CM" w:author="Carol Mafire" w:date="2025-08-14T15:11:00Z" w:id="140">
    <w:p w:rsidR="00FE2A0E" w:rsidP="00FE2A0E" w:rsidRDefault="00FE2A0E" w14:paraId="6BC7253C" w14:textId="77777777">
      <w:pPr>
        <w:pStyle w:val="CommentText"/>
      </w:pPr>
      <w:r>
        <w:rPr>
          <w:rStyle w:val="CommentReference"/>
        </w:rPr>
        <w:annotationRef/>
      </w:r>
      <w:r>
        <w:rPr>
          <w:lang w:val="en-ZW"/>
        </w:rPr>
        <w:t>Inaudible 1:31:10.8</w:t>
      </w:r>
    </w:p>
  </w:comment>
  <w:comment w:initials="CM" w:author="Carol Mafire" w:date="2025-08-14T15:33:00Z" w:id="145">
    <w:p w:rsidR="00FE2A0E" w:rsidP="00FE2A0E" w:rsidRDefault="00FE2A0E" w14:paraId="51EC646F" w14:textId="77777777">
      <w:pPr>
        <w:pStyle w:val="CommentText"/>
      </w:pPr>
      <w:r>
        <w:rPr>
          <w:rStyle w:val="CommentReference"/>
        </w:rPr>
        <w:annotationRef/>
      </w:r>
      <w:r>
        <w:rPr>
          <w:lang w:val="en-ZW"/>
        </w:rPr>
        <w:t>Inaudible 1:33:05.8</w:t>
      </w:r>
    </w:p>
  </w:comment>
  <w:comment w:initials="TJ" w:author="Transcriber01 JHB" w:date="2025-08-15T12:29:00Z" w:id="168">
    <w:p w:rsidR="00FE2A0E" w:rsidP="00FE2A0E" w:rsidRDefault="00FE2A0E" w14:paraId="74D5D70E" w14:textId="77777777">
      <w:pPr>
        <w:pStyle w:val="CommentText"/>
      </w:pPr>
      <w:r>
        <w:rPr>
          <w:rStyle w:val="CommentReference"/>
        </w:rPr>
        <w:annotationRef/>
      </w:r>
      <w:r>
        <w:rPr>
          <w:lang w:val="en-ZW"/>
        </w:rPr>
        <w:t>Inaudible 1:44:54.0</w:t>
      </w:r>
    </w:p>
  </w:comment>
  <w:comment w:initials="TJ" w:author="Transcriber01 JHB" w:date="2025-08-25T14:58:00Z" w:id="192">
    <w:p w:rsidR="001847F0" w:rsidP="001847F0" w:rsidRDefault="001847F0" w14:paraId="69A43790" w14:textId="77777777">
      <w:pPr>
        <w:pStyle w:val="CommentText"/>
      </w:pPr>
      <w:r>
        <w:rPr>
          <w:rStyle w:val="CommentReference"/>
        </w:rPr>
        <w:annotationRef/>
      </w:r>
      <w:r>
        <w:t xml:space="preserve">Please put a dash when the tape abruptly stops. </w:t>
      </w:r>
    </w:p>
  </w:comment>
  <w:comment w:initials="TJ" w:author="Transcriber01 JHB" w:date="2025-08-25T15:03:00Z" w:id="194">
    <w:p w:rsidR="001847F0" w:rsidP="001847F0" w:rsidRDefault="001847F0" w14:paraId="5BF47451" w14:textId="77777777">
      <w:pPr>
        <w:pStyle w:val="CommentText"/>
      </w:pPr>
      <w:r>
        <w:rPr>
          <w:rStyle w:val="CommentReference"/>
        </w:rPr>
        <w:annotationRef/>
      </w:r>
      <w:r>
        <w:t>I don’t know exactly the Church being referred to here. Is it ours or just in general?</w:t>
      </w:r>
    </w:p>
  </w:comment>
  <w:comment w:initials="TJ" w:author="Transcriber01 JHB" w:date="2025-08-27T09:27:00Z" w:id="195">
    <w:p w:rsidR="001847F0" w:rsidP="001847F0" w:rsidRDefault="001847F0" w14:paraId="4C1F1B92" w14:textId="77777777">
      <w:pPr>
        <w:pStyle w:val="CommentText"/>
      </w:pPr>
      <w:r>
        <w:rPr>
          <w:rStyle w:val="CommentReference"/>
        </w:rPr>
        <w:annotationRef/>
      </w:r>
      <w:r>
        <w:t>This part is inaudible</w:t>
      </w:r>
    </w:p>
  </w:comment>
  <w:comment w:initials="TJ" w:author="Transcriber01 JHB" w:date="2025-08-25T15:19:00Z" w:id="205">
    <w:p w:rsidR="001847F0" w:rsidP="001847F0" w:rsidRDefault="001847F0" w14:paraId="60718934" w14:textId="77777777">
      <w:pPr>
        <w:pStyle w:val="CommentText"/>
      </w:pPr>
      <w:r>
        <w:rPr>
          <w:rStyle w:val="CommentReference"/>
        </w:rPr>
        <w:annotationRef/>
      </w:r>
      <w:r>
        <w:t>Not sure about this particular word. MG</w:t>
      </w:r>
    </w:p>
  </w:comment>
  <w:comment w:initials="ec" w:author="Transcriber01 JHB" w:date="2025-08-26T15:31:00Z" w:id="225">
    <w:p w:rsidR="00E04253" w:rsidP="00E04253" w:rsidRDefault="00E04253" w14:paraId="6AF7A804" w14:textId="77777777">
      <w:pPr>
        <w:pStyle w:val="CommentText"/>
      </w:pPr>
      <w:r>
        <w:rPr>
          <w:rStyle w:val="CommentReference"/>
        </w:rPr>
        <w:annotationRef/>
      </w:r>
      <w:r>
        <w:t>The quote is starting half way so we are encouraged to put ellipsis and small letter after in such cases.</w:t>
      </w:r>
    </w:p>
  </w:comment>
  <w:comment w:initials="TJ" w:author="Transcriber01 JHB" w:date="2025-08-25T09:05:00Z" w:id="226">
    <w:p w:rsidR="00E04253" w:rsidP="00E04253" w:rsidRDefault="00E04253" w14:paraId="39F5834F" w14:textId="77777777">
      <w:pPr>
        <w:pStyle w:val="CommentText"/>
      </w:pPr>
      <w:r>
        <w:rPr>
          <w:rStyle w:val="CommentReference"/>
        </w:rPr>
        <w:annotationRef/>
      </w:r>
      <w:r>
        <w:t>Am not sure if Apostle is saying, “yaunga…” or “yaumba.” ZM</w:t>
      </w:r>
    </w:p>
  </w:comment>
  <w:comment w:initials="TJ" w:author="Transcriber01 JHB" w:date="2025-08-25T09:07:00Z" w:id="227">
    <w:p w:rsidR="00E04253" w:rsidP="00E04253" w:rsidRDefault="00E04253" w14:paraId="1ABB503C" w14:textId="77777777">
      <w:pPr>
        <w:pStyle w:val="CommentText"/>
      </w:pPr>
      <w:r>
        <w:rPr>
          <w:rStyle w:val="CommentReference"/>
        </w:rPr>
        <w:annotationRef/>
      </w:r>
      <w:r>
        <w:t>I think Apostle says, “akauya-ndogara.” ZM</w:t>
      </w:r>
    </w:p>
  </w:comment>
  <w:comment w:initials="TJ" w:author="Transcriber01 JHB" w:date="2025-08-25T10:53:00Z" w:id="228">
    <w:p w:rsidR="00E04253" w:rsidP="00E04253" w:rsidRDefault="00E04253" w14:paraId="1F01BBCE" w14:textId="77777777">
      <w:pPr>
        <w:pStyle w:val="CommentText"/>
      </w:pPr>
      <w:r>
        <w:rPr>
          <w:rStyle w:val="CommentReference"/>
        </w:rPr>
        <w:annotationRef/>
      </w:r>
      <w:r>
        <w:t>Inaudible. Not quite clear. ZM</w:t>
      </w:r>
    </w:p>
  </w:comment>
  <w:comment w:initials="ec" w:author="Transcriber01 JHB" w:date="2025-08-27T08:45:00Z" w:id="229">
    <w:p w:rsidR="00E04253" w:rsidP="00E04253" w:rsidRDefault="00E04253" w14:paraId="208E958B" w14:textId="77777777">
      <w:pPr>
        <w:pStyle w:val="CommentText"/>
      </w:pPr>
      <w:r>
        <w:rPr>
          <w:rStyle w:val="CommentReference"/>
        </w:rPr>
        <w:annotationRef/>
      </w:r>
      <w:r>
        <w:rPr>
          <w:lang w:val="en-ZW"/>
        </w:rPr>
        <w:t>This is a response from one of the congregants and he said Amen. TC</w:t>
      </w:r>
    </w:p>
  </w:comment>
  <w:comment w:initials="TJ" w:author="Transcriber01 JHB" w:date="2025-08-25T11:40:00Z" w:id="230">
    <w:p w:rsidR="00E04253" w:rsidP="00E04253" w:rsidRDefault="00E04253" w14:paraId="190BC8D2" w14:textId="77777777">
      <w:pPr>
        <w:pStyle w:val="CommentText"/>
      </w:pPr>
      <w:r>
        <w:rPr>
          <w:rStyle w:val="CommentReference"/>
        </w:rPr>
        <w:annotationRef/>
      </w:r>
      <w:r>
        <w:t>Not quite clear. Am not sure what Apostle is saying. ZM</w:t>
      </w:r>
    </w:p>
  </w:comment>
  <w:comment xmlns:w="http://schemas.openxmlformats.org/wordprocessingml/2006/main" w:initials="TJ" w:author="Transcriber01 JHB" w:date="2025-09-04T09:01:55" w:id="379419449">
    <w:p xmlns:w14="http://schemas.microsoft.com/office/word/2010/wordml" xmlns:w="http://schemas.openxmlformats.org/wordprocessingml/2006/main" w:rsidR="6FA12407" w:rsidRDefault="76E750CB" w14:paraId="7BAB4CCB" w14:textId="596F8C80">
      <w:pPr>
        <w:pStyle w:val="CommentText"/>
      </w:pPr>
      <w:r>
        <w:rPr>
          <w:rStyle w:val="CommentReference"/>
        </w:rPr>
        <w:annotationRef/>
      </w:r>
      <w:r w:rsidRPr="72BF4B04" w:rsidR="154BBB39">
        <w:t>00:3:41</w:t>
      </w:r>
    </w:p>
  </w:comment>
</w:comments>
</file>

<file path=word/commentsExtended.xml><?xml version="1.0" encoding="utf-8"?>
<w15:commentsEx xmlns:mc="http://schemas.openxmlformats.org/markup-compatibility/2006" xmlns:w15="http://schemas.microsoft.com/office/word/2012/wordml" mc:Ignorable="w15">
  <w15:commentEx w15:done="0" w15:paraId="2BBAC64C"/>
  <w15:commentEx w15:done="0" w15:paraId="37561EA3"/>
  <w15:commentEx w15:done="0" w15:paraId="7DE2228F"/>
  <w15:commentEx w15:done="0" w15:paraId="6754D5DD"/>
  <w15:commentEx w15:done="0" w15:paraId="3C9D5A53"/>
  <w15:commentEx w15:done="0" w15:paraId="7B9EF039"/>
  <w15:commentEx w15:done="0" w15:paraId="4B7D1E1B"/>
  <w15:commentEx w15:done="0" w15:paraId="19F8E0A1"/>
  <w15:commentEx w15:done="0" w15:paraId="76978394"/>
  <w15:commentEx w15:done="0" w15:paraId="2D9FCD5D"/>
  <w15:commentEx w15:done="0" w15:paraId="6696215B"/>
  <w15:commentEx w15:done="0" w15:paraId="288A7F38"/>
  <w15:commentEx w15:done="0" w15:paraId="643F550B"/>
  <w15:commentEx w15:done="0" w15:paraId="6CAE6EB2"/>
  <w15:commentEx w15:done="0" w15:paraId="7AD98B7C"/>
  <w15:commentEx w15:done="0" w15:paraId="06C918C0"/>
  <w15:commentEx w15:done="0" w15:paraId="6BC7253C"/>
  <w15:commentEx w15:done="0" w15:paraId="51EC646F"/>
  <w15:commentEx w15:done="0" w15:paraId="74D5D70E"/>
  <w15:commentEx w15:done="0" w15:paraId="69A43790"/>
  <w15:commentEx w15:done="0" w15:paraId="5BF47451"/>
  <w15:commentEx w15:done="0" w15:paraId="4C1F1B92"/>
  <w15:commentEx w15:done="0" w15:paraId="60718934"/>
  <w15:commentEx w15:done="0" w15:paraId="6AF7A804"/>
  <w15:commentEx w15:done="0" w15:paraId="39F5834F"/>
  <w15:commentEx w15:done="0" w15:paraId="1ABB503C"/>
  <w15:commentEx w15:done="0" w15:paraId="1F01BBCE"/>
  <w15:commentEx w15:done="0" w15:paraId="208E958B"/>
  <w15:commentEx w15:done="0" w15:paraId="190BC8D2"/>
  <w15:commentEx w15:done="0" w15:paraId="7BAB4CCB"/>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3BEC5EA" w16cex:dateUtc="2025-08-18T12:48:00Z"/>
  <w16cex:commentExtensible w16cex:durableId="319A4F92" w16cex:dateUtc="2025-08-27T07:13:00Z"/>
  <w16cex:commentExtensible w16cex:durableId="136EF496" w16cex:dateUtc="2025-08-15T13:16:00Z"/>
  <w16cex:commentExtensible w16cex:durableId="4B0EDA44" w16cex:dateUtc="2025-08-19T08:12:00Z"/>
  <w16cex:commentExtensible w16cex:durableId="3D239B93" w16cex:dateUtc="2025-08-19T09:16:00Z"/>
  <w16cex:commentExtensible w16cex:durableId="5B989730" w16cex:dateUtc="2025-08-19T09:37:00Z"/>
  <w16cex:commentExtensible w16cex:durableId="0C9BAD21" w16cex:dateUtc="2025-08-21T13:47:00Z"/>
  <w16cex:commentExtensible w16cex:durableId="0FA9662F" w16cex:dateUtc="2025-08-26T08:24:00Z"/>
  <w16cex:commentExtensible w16cex:durableId="18738E44" w16cex:dateUtc="2025-08-14T07:18:00Z"/>
  <w16cex:commentExtensible w16cex:durableId="683C41CB" w16cex:dateUtc="2025-08-14T07:34:00Z"/>
  <w16cex:commentExtensible w16cex:durableId="6B130E9D" w16cex:dateUtc="2025-08-14T09:13:00Z"/>
  <w16cex:commentExtensible w16cex:durableId="3B598125" w16cex:dateUtc="2025-08-14T09:29:00Z"/>
  <w16cex:commentExtensible w16cex:durableId="7F6AA4AD" w16cex:dateUtc="2025-08-14T09:30:00Z"/>
  <w16cex:commentExtensible w16cex:durableId="1C3F8B24" w16cex:dateUtc="2025-08-14T09:57:00Z"/>
  <w16cex:commentExtensible w16cex:durableId="127B0AB9" w16cex:dateUtc="2025-08-14T12:37:00Z"/>
  <w16cex:commentExtensible w16cex:durableId="06DB5D64" w16cex:dateUtc="2025-08-26T09:03:00Z"/>
  <w16cex:commentExtensible w16cex:durableId="579FB9C5" w16cex:dateUtc="2025-08-14T13:11:00Z"/>
  <w16cex:commentExtensible w16cex:durableId="5C30E011" w16cex:dateUtc="2025-08-14T13:33:00Z"/>
  <w16cex:commentExtensible w16cex:durableId="73842325" w16cex:dateUtc="2025-08-15T10:29:00Z"/>
  <w16cex:commentExtensible w16cex:durableId="0DADC947" w16cex:dateUtc="2025-08-25T12:58:00Z"/>
  <w16cex:commentExtensible w16cex:durableId="46AF14F0" w16cex:dateUtc="2025-08-25T13:03:00Z"/>
  <w16cex:commentExtensible w16cex:durableId="79C87F4A" w16cex:dateUtc="2025-08-27T07:27:00Z"/>
  <w16cex:commentExtensible w16cex:durableId="729F9A04" w16cex:dateUtc="2025-08-25T13:19:00Z"/>
  <w16cex:commentExtensible w16cex:durableId="66AD2A70" w16cex:dateUtc="2025-08-26T13:31:00Z"/>
  <w16cex:commentExtensible w16cex:durableId="23AD6361" w16cex:dateUtc="2025-08-25T07:05:00Z"/>
  <w16cex:commentExtensible w16cex:durableId="49C32FE2" w16cex:dateUtc="2025-08-25T07:07:00Z"/>
  <w16cex:commentExtensible w16cex:durableId="1B45A5F0" w16cex:dateUtc="2025-08-25T08:53:00Z"/>
  <w16cex:commentExtensible w16cex:durableId="17BD43FE" w16cex:dateUtc="2025-08-27T06:45:00Z"/>
  <w16cex:commentExtensible w16cex:durableId="03271E46" w16cex:dateUtc="2025-08-25T09:40:00Z"/>
  <w16cex:commentExtensible w16cex:durableId="08EBAA99" w16cex:dateUtc="2025-09-04T08:01:55.545Z"/>
</w16cex:commentsExtensible>
</file>

<file path=word/commentsIds.xml><?xml version="1.0" encoding="utf-8"?>
<w16cid:commentsIds xmlns:mc="http://schemas.openxmlformats.org/markup-compatibility/2006" xmlns:w16cid="http://schemas.microsoft.com/office/word/2016/wordml/cid" mc:Ignorable="w16cid">
  <w16cid:commentId w16cid:paraId="2BBAC64C" w16cid:durableId="03BEC5EA"/>
  <w16cid:commentId w16cid:paraId="37561EA3" w16cid:durableId="319A4F92"/>
  <w16cid:commentId w16cid:paraId="7DE2228F" w16cid:durableId="136EF496"/>
  <w16cid:commentId w16cid:paraId="6754D5DD" w16cid:durableId="4B0EDA44"/>
  <w16cid:commentId w16cid:paraId="3C9D5A53" w16cid:durableId="3D239B93"/>
  <w16cid:commentId w16cid:paraId="7B9EF039" w16cid:durableId="5B989730"/>
  <w16cid:commentId w16cid:paraId="4B7D1E1B" w16cid:durableId="0C9BAD21"/>
  <w16cid:commentId w16cid:paraId="19F8E0A1" w16cid:durableId="0FA9662F"/>
  <w16cid:commentId w16cid:paraId="76978394" w16cid:durableId="18738E44"/>
  <w16cid:commentId w16cid:paraId="2D9FCD5D" w16cid:durableId="683C41CB"/>
  <w16cid:commentId w16cid:paraId="6696215B" w16cid:durableId="6B130E9D"/>
  <w16cid:commentId w16cid:paraId="288A7F38" w16cid:durableId="3B598125"/>
  <w16cid:commentId w16cid:paraId="643F550B" w16cid:durableId="7F6AA4AD"/>
  <w16cid:commentId w16cid:paraId="6CAE6EB2" w16cid:durableId="1C3F8B24"/>
  <w16cid:commentId w16cid:paraId="7AD98B7C" w16cid:durableId="127B0AB9"/>
  <w16cid:commentId w16cid:paraId="06C918C0" w16cid:durableId="06DB5D64"/>
  <w16cid:commentId w16cid:paraId="6BC7253C" w16cid:durableId="579FB9C5"/>
  <w16cid:commentId w16cid:paraId="51EC646F" w16cid:durableId="5C30E011"/>
  <w16cid:commentId w16cid:paraId="74D5D70E" w16cid:durableId="73842325"/>
  <w16cid:commentId w16cid:paraId="69A43790" w16cid:durableId="0DADC947"/>
  <w16cid:commentId w16cid:paraId="5BF47451" w16cid:durableId="46AF14F0"/>
  <w16cid:commentId w16cid:paraId="4C1F1B92" w16cid:durableId="79C87F4A"/>
  <w16cid:commentId w16cid:paraId="60718934" w16cid:durableId="729F9A04"/>
  <w16cid:commentId w16cid:paraId="6AF7A804" w16cid:durableId="66AD2A70"/>
  <w16cid:commentId w16cid:paraId="39F5834F" w16cid:durableId="23AD6361"/>
  <w16cid:commentId w16cid:paraId="1ABB503C" w16cid:durableId="49C32FE2"/>
  <w16cid:commentId w16cid:paraId="1F01BBCE" w16cid:durableId="1B45A5F0"/>
  <w16cid:commentId w16cid:paraId="208E958B" w16cid:durableId="17BD43FE"/>
  <w16cid:commentId w16cid:paraId="190BC8D2" w16cid:durableId="03271E46"/>
  <w16cid:commentId w16cid:paraId="7BAB4CCB" w16cid:durableId="08EBAA99"/>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012A" w:rsidP="00AE558C" w:rsidRDefault="0071012A" w14:paraId="091B64D9" w14:textId="77777777">
      <w:pPr>
        <w:spacing w:after="0" w:line="240" w:lineRule="auto"/>
      </w:pPr>
      <w:r>
        <w:separator/>
      </w:r>
    </w:p>
  </w:endnote>
  <w:endnote w:type="continuationSeparator" w:id="0">
    <w:p w:rsidR="0071012A" w:rsidP="00AE558C" w:rsidRDefault="0071012A" w14:paraId="2A6838AD"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91466194"/>
      <w:docPartObj>
        <w:docPartGallery w:val="Page Numbers (Bottom of Page)"/>
        <w:docPartUnique/>
      </w:docPartObj>
    </w:sdtPr>
    <w:sdtContent>
      <w:p w:rsidR="00A03015" w:rsidRDefault="00A03015" w14:paraId="12118A64" w14:textId="2A8ACA1C">
        <w:pPr>
          <w:pStyle w:val="Footer"/>
          <w:jc w:val="right"/>
        </w:pPr>
        <w:r>
          <w:fldChar w:fldCharType="begin"/>
        </w:r>
        <w:r>
          <w:instrText>PAGE   \* MERGEFORMAT</w:instrText>
        </w:r>
        <w:r>
          <w:fldChar w:fldCharType="separate"/>
        </w:r>
        <w:r>
          <w:t>2</w:t>
        </w:r>
        <w:r>
          <w:fldChar w:fldCharType="end"/>
        </w:r>
      </w:p>
    </w:sdtContent>
  </w:sdt>
  <w:p w:rsidR="00AE558C" w:rsidRDefault="00AE558C" w14:paraId="5B5B288F" w14:textId="7777777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012A" w:rsidP="00AE558C" w:rsidRDefault="0071012A" w14:paraId="4F9B00CF" w14:textId="77777777">
      <w:pPr>
        <w:spacing w:after="0" w:line="240" w:lineRule="auto"/>
      </w:pPr>
      <w:r>
        <w:separator/>
      </w:r>
    </w:p>
  </w:footnote>
  <w:footnote w:type="continuationSeparator" w:id="0">
    <w:p w:rsidR="0071012A" w:rsidP="00AE558C" w:rsidRDefault="0071012A" w14:paraId="6ED3A85C"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Arial" w:hAnsi="Arial" w:cs="Arial"/>
        <w:b/>
        <w:bCs/>
        <w:sz w:val="28"/>
        <w:szCs w:val="28"/>
      </w:rPr>
      <w:alias w:val="Title"/>
      <w:tag w:val=""/>
      <w:id w:val="1408030788"/>
      <w:placeholder>
        <w:docPart w:val="C70975C36DE848D392AB13BDCFB98B31"/>
      </w:placeholder>
      <w:dataBinding w:prefixMappings="xmlns:ns0='http://purl.org/dc/elements/1.1/' xmlns:ns1='http://schemas.openxmlformats.org/package/2006/metadata/core-properties' " w:xpath="/ns1:coreProperties[1]/ns0:title[1]" w:storeItemID="{6C3C8BC8-F283-45AE-878A-BAB7291924A1}"/>
      <w:text/>
    </w:sdtPr>
    <w:sdtContent>
      <w:p w:rsidRPr="00A03015" w:rsidR="00A03015" w:rsidRDefault="00A03015" w14:paraId="0ACA4E6E" w14:textId="0DABC7E6">
        <w:pPr>
          <w:pStyle w:val="Header"/>
          <w:jc w:val="right"/>
          <w:rPr>
            <w:rFonts w:ascii="Arial" w:hAnsi="Arial" w:cs="Arial"/>
            <w:b/>
            <w:bCs/>
            <w:color w:val="7F7F7F" w:themeColor="text1" w:themeTint="80"/>
            <w:sz w:val="28"/>
            <w:szCs w:val="28"/>
          </w:rPr>
        </w:pPr>
        <w:r w:rsidRPr="00A03015">
          <w:rPr>
            <w:rFonts w:ascii="Arial" w:hAnsi="Arial" w:cs="Arial"/>
            <w:b/>
            <w:bCs/>
            <w:sz w:val="28"/>
            <w:szCs w:val="28"/>
          </w:rPr>
          <w:t>A Father's Right</w:t>
        </w:r>
      </w:p>
    </w:sdtContent>
  </w:sdt>
  <w:p w:rsidR="00A03015" w:rsidRDefault="00A03015" w14:paraId="51F50B41"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A03015" w:rsidP="00A03015" w:rsidRDefault="00A03015" w14:paraId="529190C6" w14:textId="1C1ADACF">
    <w:pPr>
      <w:pStyle w:val="Header"/>
      <w:rPr>
        <w:color w:val="7F7F7F" w:themeColor="text1" w:themeTint="80"/>
      </w:rPr>
    </w:pPr>
  </w:p>
  <w:p w:rsidR="00A03015" w:rsidRDefault="00A03015" w14:paraId="7CAFC725" w14:textId="77777777">
    <w:pPr>
      <w:pStyle w:val="Header"/>
    </w:pPr>
  </w:p>
</w:hdr>
</file>

<file path=word/intelligence2.xml><?xml version="1.0" encoding="utf-8"?>
<int2:intelligence xmlns:int2="http://schemas.microsoft.com/office/intelligence/2020/intelligence">
  <int2:observations>
    <int2:textHash int2:hashCode="6OEM6G6GMOxWQ3" int2:id="pXDrmB0j">
      <int2:state int2:type="spell" int2:value="Rejected"/>
    </int2:textHash>
    <int2:textHash int2:hashCode="klFdS6NyU4i97S" int2:id="kNdKnd9z">
      <int2:state int2:type="spell" int2:value="Rejected"/>
    </int2:textHash>
    <int2:textHash int2:hashCode="kSD9WugMDX0Ssf" int2:id="6zIoKO69">
      <int2:state int2:type="spell" int2:value="Rejected"/>
    </int2:textHash>
    <int2:textHash int2:hashCode="WNhgv11BTnbnBR" int2:id="lPXRjSGa">
      <int2:state int2:type="spell" int2:value="Rejected"/>
    </int2:textHash>
    <int2:textHash int2:hashCode="azUiBSWMfcCkIe" int2:id="WK60UEKM">
      <int2:state int2:type="spell" int2:value="Rejected"/>
    </int2:textHash>
    <int2:textHash int2:hashCode="iGksGx78lvHXpp" int2:id="2bdQtHyD">
      <int2:state int2:type="spell" int2:value="Rejected"/>
    </int2:textHash>
    <int2:textHash int2:hashCode="n+q6cjy9lpeZZq" int2:id="KaEY8nAk">
      <int2:state int2:type="spell" int2:value="Rejected"/>
    </int2:textHash>
    <int2:textHash int2:hashCode="j2l8m+yQRmtnmV" int2:id="hfrBlRvK">
      <int2:state int2:type="spell" int2:value="Rejected"/>
    </int2:textHash>
    <int2:bookmark int2:bookmarkName="_Int_mvbz9eRU" int2:invalidationBookmarkName="" int2:hashCode="if69u8jp9pwq6n" int2:id="TtBukutD">
      <int2:state int2:type="spell" int2:value="Rejected"/>
    </int2:bookmark>
    <int2:bookmark int2:bookmarkName="_Int_k8lTLhyX" int2:invalidationBookmarkName="" int2:hashCode="cpADjJpKEQ0zHo" int2:id="pGlLsJOV">
      <int2:state int2:type="spell" int2:value="Rejected"/>
    </int2:bookmark>
    <int2:bookmark int2:bookmarkName="_Int_kHXZaJ2L" int2:invalidationBookmarkName="" int2:hashCode="abao+PHQSRPZi0" int2:id="6etFWqwa">
      <int2:state int2:type="spell" int2:value="Rejected"/>
    </int2:bookmark>
    <int2:bookmark int2:bookmarkName="_Int_ZYFeLYso" int2:invalidationBookmarkName="" int2:hashCode="FuNvTDFyZC8VXs" int2:id="d83GmahM">
      <int2:state int2:type="spell" int2:value="Rejected"/>
    </int2:bookmark>
    <int2:bookmark int2:bookmarkName="_Int_16k38JPd" int2:invalidationBookmarkName="" int2:hashCode="Zr3T/UH3HDjsxd" int2:id="YYNfH7XA">
      <int2:state int2:type="spell" int2:value="Rejected"/>
    </int2:bookmark>
    <int2:bookmark int2:bookmarkName="_Int_QPnVwU2P" int2:invalidationBookmarkName="" int2:hashCode="+jN16MiEEow7A0" int2:id="mU3wwPni">
      <int2:state int2:type="spell" int2:value="Rejected"/>
    </int2:bookmark>
    <int2:bookmark int2:bookmarkName="_Int_UsIXUcJi" int2:invalidationBookmarkName="" int2:hashCode="cqTZjDbf6mM0j8" int2:id="ezMl755g">
      <int2:state int2:type="spell" int2:value="Rejected"/>
    </int2:bookmark>
    <int2:bookmark int2:bookmarkName="_Int_1cAFISSH" int2:invalidationBookmarkName="" int2:hashCode="cBrW0afHn1JoBn" int2:id="G9To4IDH">
      <int2:state int2:type="spell" int2:value="Rejected"/>
    </int2:bookmark>
    <int2:bookmark int2:bookmarkName="_Int_zSSmeiaI" int2:invalidationBookmarkName="" int2:hashCode="cBon7bE1YliYVs" int2:id="PJisQMZV">
      <int2:state int2:type="spell" int2:value="Rejected"/>
    </int2:bookmark>
    <int2:bookmark int2:bookmarkName="_Int_1w8O6sEn" int2:invalidationBookmarkName="" int2:hashCode="BKDCFlqywAVMXR" int2:id="DCkABrB4">
      <int2:state int2:type="spell" int2:value="Rejected"/>
    </int2:bookmark>
    <int2:bookmark int2:bookmarkName="_Int_Ptsjx0IG" int2:invalidationBookmarkName="" int2:hashCode="eDS1Bi38vWk6GY" int2:id="etPBuSpP">
      <int2:state int2:type="spell" int2:value="Rejected"/>
    </int2:bookmark>
    <int2:bookmark int2:bookmarkName="_Int_XYP2C3lA" int2:invalidationBookmarkName="" int2:hashCode="zE0h6o0MU+VgGq" int2:id="7Aqi4rWy">
      <int2:state int2:type="spell" int2:value="Rejected"/>
    </int2:bookmark>
    <int2:bookmark int2:bookmarkName="_Int_cjOwfJG7" int2:invalidationBookmarkName="" int2:hashCode="PiukRrI2iqV5Xj" int2:id="U8aezaYb">
      <int2:state int2:type="spell" int2:value="Rejected"/>
    </int2:bookmark>
    <int2:bookmark int2:bookmarkName="_Int_VCWZxAr7" int2:invalidationBookmarkName="" int2:hashCode="EFvvB8wm0vLX2d" int2:id="726e9oSx">
      <int2:state int2:type="spell" int2:value="Rejected"/>
    </int2:bookmark>
    <int2:bookmark int2:bookmarkName="_Int_zMuwpwip" int2:invalidationBookmarkName="" int2:hashCode="OZ9qalDOdN+xPv" int2:id="dHGw0Jo4">
      <int2:state int2:type="spell" int2:value="Rejected"/>
    </int2:bookmark>
    <int2:bookmark int2:bookmarkName="_Int_SRQIalhO" int2:invalidationBookmarkName="" int2:hashCode="eyWzA+DwQxgSff" int2:id="zSYtbl6Y">
      <int2:state int2:type="spell" int2:value="Rejected"/>
    </int2:bookmark>
    <int2:bookmark int2:bookmarkName="_Int_iECYV1qN" int2:invalidationBookmarkName="" int2:hashCode="kkqaFNN7/nt4An" int2:id="UetkxO1d">
      <int2:state int2:type="spell" int2:value="Rejected"/>
    </int2:bookmark>
  </int2:observations>
  <int2:intelligenceSettings/>
</int2:intelligence>
</file>

<file path=word/people.xml><?xml version="1.0" encoding="utf-8"?>
<w15:people xmlns:mc="http://schemas.openxmlformats.org/markup-compatibility/2006" xmlns:w15="http://schemas.microsoft.com/office/word/2012/wordml" mc:Ignorable="w15">
  <w15:person w15:author="Transcriber01 JHB">
    <w15:presenceInfo w15:providerId="Windows Live" w15:userId="b86eefe662a61e47"/>
  </w15:person>
  <w15:person w15:author="Carol Mafire">
    <w15:presenceInfo w15:providerId="Windows Live" w15:userId="bbaa79fa75d1f5e0"/>
  </w15:person>
</w15:people>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97"/>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7E1F"/>
    <w:rsid w:val="0003547D"/>
    <w:rsid w:val="00075296"/>
    <w:rsid w:val="000A7E1F"/>
    <w:rsid w:val="001847F0"/>
    <w:rsid w:val="001B2E31"/>
    <w:rsid w:val="00264564"/>
    <w:rsid w:val="002B366F"/>
    <w:rsid w:val="0041025D"/>
    <w:rsid w:val="00420EA2"/>
    <w:rsid w:val="005246A4"/>
    <w:rsid w:val="00537C60"/>
    <w:rsid w:val="00631477"/>
    <w:rsid w:val="0071012A"/>
    <w:rsid w:val="0079530A"/>
    <w:rsid w:val="0080116C"/>
    <w:rsid w:val="00A03015"/>
    <w:rsid w:val="00AE558C"/>
    <w:rsid w:val="00B55666"/>
    <w:rsid w:val="00CB6BAF"/>
    <w:rsid w:val="00E04253"/>
    <w:rsid w:val="00FE2A0E"/>
    <w:rsid w:val="014183A6"/>
    <w:rsid w:val="0240D1FC"/>
    <w:rsid w:val="0270330D"/>
    <w:rsid w:val="03AB355A"/>
    <w:rsid w:val="04799B69"/>
    <w:rsid w:val="0547E02A"/>
    <w:rsid w:val="06C3C227"/>
    <w:rsid w:val="06DD9AB3"/>
    <w:rsid w:val="06FB7853"/>
    <w:rsid w:val="07640A23"/>
    <w:rsid w:val="078657F6"/>
    <w:rsid w:val="0797B5F5"/>
    <w:rsid w:val="0826CA2D"/>
    <w:rsid w:val="08F4B8FF"/>
    <w:rsid w:val="097F9323"/>
    <w:rsid w:val="0B4722B7"/>
    <w:rsid w:val="0C184571"/>
    <w:rsid w:val="0D1E3924"/>
    <w:rsid w:val="0E8C2709"/>
    <w:rsid w:val="0EB85F0F"/>
    <w:rsid w:val="0F9E89E7"/>
    <w:rsid w:val="0FD8C751"/>
    <w:rsid w:val="118B7B16"/>
    <w:rsid w:val="11952145"/>
    <w:rsid w:val="120E63BF"/>
    <w:rsid w:val="129672DA"/>
    <w:rsid w:val="130E05F8"/>
    <w:rsid w:val="13252A23"/>
    <w:rsid w:val="14F33B48"/>
    <w:rsid w:val="1514460E"/>
    <w:rsid w:val="1573D45B"/>
    <w:rsid w:val="16427DC4"/>
    <w:rsid w:val="18D4667B"/>
    <w:rsid w:val="198DEA7F"/>
    <w:rsid w:val="1B02595C"/>
    <w:rsid w:val="1C826EA7"/>
    <w:rsid w:val="20D0A216"/>
    <w:rsid w:val="236F9899"/>
    <w:rsid w:val="23A6A9F8"/>
    <w:rsid w:val="24125DA9"/>
    <w:rsid w:val="24463BE3"/>
    <w:rsid w:val="24687025"/>
    <w:rsid w:val="2492A3D9"/>
    <w:rsid w:val="266B494F"/>
    <w:rsid w:val="2855D504"/>
    <w:rsid w:val="2873D41E"/>
    <w:rsid w:val="28A342B0"/>
    <w:rsid w:val="2A7D1071"/>
    <w:rsid w:val="2C4B750F"/>
    <w:rsid w:val="2DA48B89"/>
    <w:rsid w:val="2DE2D68A"/>
    <w:rsid w:val="2F72D314"/>
    <w:rsid w:val="304FB343"/>
    <w:rsid w:val="322DB3C3"/>
    <w:rsid w:val="33935511"/>
    <w:rsid w:val="369B2714"/>
    <w:rsid w:val="38B25A80"/>
    <w:rsid w:val="39D0B8C5"/>
    <w:rsid w:val="3A7792DF"/>
    <w:rsid w:val="3C38B589"/>
    <w:rsid w:val="3DDE74F9"/>
    <w:rsid w:val="3E0400E9"/>
    <w:rsid w:val="3F85F5E0"/>
    <w:rsid w:val="4040EF0E"/>
    <w:rsid w:val="4089AE1E"/>
    <w:rsid w:val="408FE26D"/>
    <w:rsid w:val="410EF508"/>
    <w:rsid w:val="415DAFBF"/>
    <w:rsid w:val="43625268"/>
    <w:rsid w:val="4457444D"/>
    <w:rsid w:val="44921F13"/>
    <w:rsid w:val="45797EE8"/>
    <w:rsid w:val="459BFA03"/>
    <w:rsid w:val="45F5B428"/>
    <w:rsid w:val="4627F800"/>
    <w:rsid w:val="475C4D2D"/>
    <w:rsid w:val="47F53B59"/>
    <w:rsid w:val="48E5112D"/>
    <w:rsid w:val="492C56E4"/>
    <w:rsid w:val="4AE5DE02"/>
    <w:rsid w:val="4B4699D5"/>
    <w:rsid w:val="4C5C0A42"/>
    <w:rsid w:val="4CBA2A3D"/>
    <w:rsid w:val="4D347184"/>
    <w:rsid w:val="4E61BA18"/>
    <w:rsid w:val="4EF698DF"/>
    <w:rsid w:val="4FAD1F3F"/>
    <w:rsid w:val="4FF8888D"/>
    <w:rsid w:val="52152498"/>
    <w:rsid w:val="525E8749"/>
    <w:rsid w:val="53181614"/>
    <w:rsid w:val="57A3C42F"/>
    <w:rsid w:val="5896EFD1"/>
    <w:rsid w:val="58E519D9"/>
    <w:rsid w:val="59867D03"/>
    <w:rsid w:val="5A025EC3"/>
    <w:rsid w:val="5C303107"/>
    <w:rsid w:val="5E078350"/>
    <w:rsid w:val="60E8082F"/>
    <w:rsid w:val="6141C31A"/>
    <w:rsid w:val="6291D769"/>
    <w:rsid w:val="656B5D8C"/>
    <w:rsid w:val="66FE5D3A"/>
    <w:rsid w:val="676365A0"/>
    <w:rsid w:val="67B3FA49"/>
    <w:rsid w:val="68085CBB"/>
    <w:rsid w:val="69DB5C1D"/>
    <w:rsid w:val="6B9E543C"/>
    <w:rsid w:val="6D34438F"/>
    <w:rsid w:val="6E13B574"/>
    <w:rsid w:val="6EBB1D41"/>
    <w:rsid w:val="6F060443"/>
    <w:rsid w:val="72035E4D"/>
    <w:rsid w:val="73AFA3C2"/>
    <w:rsid w:val="744126D2"/>
    <w:rsid w:val="74FD5E58"/>
    <w:rsid w:val="76647408"/>
    <w:rsid w:val="7690F5BA"/>
    <w:rsid w:val="77A8DAFA"/>
    <w:rsid w:val="7A0F3798"/>
    <w:rsid w:val="7A2CACE8"/>
    <w:rsid w:val="7BF936CB"/>
    <w:rsid w:val="7D0C9FFA"/>
    <w:rsid w:val="7E75913C"/>
    <w:rsid w:val="7FA3DB91"/>
    <w:rsid w:val="7FC22521"/>
  </w:rsids>
  <m:mathPr>
    <m:mathFont m:val="Cambria Math"/>
    <m:brkBin m:val="before"/>
    <m:brkBinSub m:val="--"/>
    <m:smallFrac m:val="0"/>
    <m:dispDef/>
    <m:lMargin m:val="0"/>
    <m:rMargin m:val="0"/>
    <m:defJc m:val="centerGroup"/>
    <m:wrapIndent m:val="1440"/>
    <m:intLim m:val="subSup"/>
    <m:naryLim m:val="undOvr"/>
  </m:mathPr>
  <w:themeFontLang w:val="en-ZW"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C3581C"/>
  <w15:chartTrackingRefBased/>
  <w15:docId w15:val="{0C7FB975-2860-4190-A1DA-B49162DB6A4B}"/>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ZW"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B366F"/>
    <w:rPr>
      <w:lang w:val="en-GB"/>
    </w:rPr>
  </w:style>
  <w:style w:type="paragraph" w:styleId="Heading1">
    <w:name w:val="heading 1"/>
    <w:basedOn w:val="Normal"/>
    <w:next w:val="Normal"/>
    <w:link w:val="Heading1Char"/>
    <w:uiPriority w:val="9"/>
    <w:qFormat/>
    <w:rsid w:val="000A7E1F"/>
    <w:pPr>
      <w:keepNext/>
      <w:keepLines/>
      <w:spacing w:before="360" w:after="80"/>
      <w:outlineLvl w:val="0"/>
    </w:pPr>
    <w:rPr>
      <w:rFonts w:asciiTheme="majorHAnsi" w:hAnsiTheme="majorHAnsi" w:eastAsiaTheme="majorEastAsia" w:cstheme="majorBidi"/>
      <w:color w:val="0F4761" w:themeColor="accent1" w:themeShade="BF"/>
      <w:sz w:val="40"/>
      <w:szCs w:val="40"/>
      <w:lang w:val="en-ZW"/>
    </w:rPr>
  </w:style>
  <w:style w:type="paragraph" w:styleId="Heading2">
    <w:name w:val="heading 2"/>
    <w:basedOn w:val="Normal"/>
    <w:next w:val="Normal"/>
    <w:link w:val="Heading2Char"/>
    <w:uiPriority w:val="9"/>
    <w:semiHidden/>
    <w:unhideWhenUsed/>
    <w:qFormat/>
    <w:rsid w:val="000A7E1F"/>
    <w:pPr>
      <w:keepNext/>
      <w:keepLines/>
      <w:spacing w:before="160" w:after="80"/>
      <w:outlineLvl w:val="1"/>
    </w:pPr>
    <w:rPr>
      <w:rFonts w:asciiTheme="majorHAnsi" w:hAnsiTheme="majorHAnsi" w:eastAsiaTheme="majorEastAsia" w:cstheme="majorBidi"/>
      <w:color w:val="0F4761" w:themeColor="accent1" w:themeShade="BF"/>
      <w:sz w:val="32"/>
      <w:szCs w:val="32"/>
      <w:lang w:val="en-ZW"/>
    </w:rPr>
  </w:style>
  <w:style w:type="paragraph" w:styleId="Heading3">
    <w:name w:val="heading 3"/>
    <w:basedOn w:val="Normal"/>
    <w:next w:val="Normal"/>
    <w:link w:val="Heading3Char"/>
    <w:uiPriority w:val="9"/>
    <w:semiHidden/>
    <w:unhideWhenUsed/>
    <w:qFormat/>
    <w:rsid w:val="000A7E1F"/>
    <w:pPr>
      <w:keepNext/>
      <w:keepLines/>
      <w:spacing w:before="160" w:after="80"/>
      <w:outlineLvl w:val="2"/>
    </w:pPr>
    <w:rPr>
      <w:rFonts w:eastAsiaTheme="majorEastAsia" w:cstheme="majorBidi"/>
      <w:color w:val="0F4761" w:themeColor="accent1" w:themeShade="BF"/>
      <w:sz w:val="28"/>
      <w:szCs w:val="28"/>
      <w:lang w:val="en-ZW"/>
    </w:rPr>
  </w:style>
  <w:style w:type="paragraph" w:styleId="Heading4">
    <w:name w:val="heading 4"/>
    <w:basedOn w:val="Normal"/>
    <w:next w:val="Normal"/>
    <w:link w:val="Heading4Char"/>
    <w:uiPriority w:val="9"/>
    <w:semiHidden/>
    <w:unhideWhenUsed/>
    <w:qFormat/>
    <w:rsid w:val="000A7E1F"/>
    <w:pPr>
      <w:keepNext/>
      <w:keepLines/>
      <w:spacing w:before="80" w:after="40"/>
      <w:outlineLvl w:val="3"/>
    </w:pPr>
    <w:rPr>
      <w:rFonts w:eastAsiaTheme="majorEastAsia" w:cstheme="majorBidi"/>
      <w:i/>
      <w:iCs/>
      <w:color w:val="0F4761" w:themeColor="accent1" w:themeShade="BF"/>
      <w:lang w:val="en-ZW"/>
    </w:rPr>
  </w:style>
  <w:style w:type="paragraph" w:styleId="Heading5">
    <w:name w:val="heading 5"/>
    <w:basedOn w:val="Normal"/>
    <w:next w:val="Normal"/>
    <w:link w:val="Heading5Char"/>
    <w:uiPriority w:val="9"/>
    <w:semiHidden/>
    <w:unhideWhenUsed/>
    <w:qFormat/>
    <w:rsid w:val="000A7E1F"/>
    <w:pPr>
      <w:keepNext/>
      <w:keepLines/>
      <w:spacing w:before="80" w:after="40"/>
      <w:outlineLvl w:val="4"/>
    </w:pPr>
    <w:rPr>
      <w:rFonts w:eastAsiaTheme="majorEastAsia" w:cstheme="majorBidi"/>
      <w:color w:val="0F4761" w:themeColor="accent1" w:themeShade="BF"/>
      <w:lang w:val="en-ZW"/>
    </w:rPr>
  </w:style>
  <w:style w:type="paragraph" w:styleId="Heading6">
    <w:name w:val="heading 6"/>
    <w:basedOn w:val="Normal"/>
    <w:next w:val="Normal"/>
    <w:link w:val="Heading6Char"/>
    <w:uiPriority w:val="9"/>
    <w:semiHidden/>
    <w:unhideWhenUsed/>
    <w:qFormat/>
    <w:rsid w:val="000A7E1F"/>
    <w:pPr>
      <w:keepNext/>
      <w:keepLines/>
      <w:spacing w:before="40" w:after="0"/>
      <w:outlineLvl w:val="5"/>
    </w:pPr>
    <w:rPr>
      <w:rFonts w:eastAsiaTheme="majorEastAsia" w:cstheme="majorBidi"/>
      <w:i/>
      <w:iCs/>
      <w:color w:val="595959" w:themeColor="text1" w:themeTint="A6"/>
      <w:lang w:val="en-ZW"/>
    </w:rPr>
  </w:style>
  <w:style w:type="paragraph" w:styleId="Heading7">
    <w:name w:val="heading 7"/>
    <w:basedOn w:val="Normal"/>
    <w:next w:val="Normal"/>
    <w:link w:val="Heading7Char"/>
    <w:uiPriority w:val="9"/>
    <w:semiHidden/>
    <w:unhideWhenUsed/>
    <w:qFormat/>
    <w:rsid w:val="000A7E1F"/>
    <w:pPr>
      <w:keepNext/>
      <w:keepLines/>
      <w:spacing w:before="40" w:after="0"/>
      <w:outlineLvl w:val="6"/>
    </w:pPr>
    <w:rPr>
      <w:rFonts w:eastAsiaTheme="majorEastAsia" w:cstheme="majorBidi"/>
      <w:color w:val="595959" w:themeColor="text1" w:themeTint="A6"/>
      <w:lang w:val="en-ZW"/>
    </w:rPr>
  </w:style>
  <w:style w:type="paragraph" w:styleId="Heading8">
    <w:name w:val="heading 8"/>
    <w:basedOn w:val="Normal"/>
    <w:next w:val="Normal"/>
    <w:link w:val="Heading8Char"/>
    <w:uiPriority w:val="9"/>
    <w:semiHidden/>
    <w:unhideWhenUsed/>
    <w:qFormat/>
    <w:rsid w:val="000A7E1F"/>
    <w:pPr>
      <w:keepNext/>
      <w:keepLines/>
      <w:spacing w:after="0"/>
      <w:outlineLvl w:val="7"/>
    </w:pPr>
    <w:rPr>
      <w:rFonts w:eastAsiaTheme="majorEastAsia" w:cstheme="majorBidi"/>
      <w:i/>
      <w:iCs/>
      <w:color w:val="272727" w:themeColor="text1" w:themeTint="D8"/>
      <w:lang w:val="en-ZW"/>
    </w:rPr>
  </w:style>
  <w:style w:type="paragraph" w:styleId="Heading9">
    <w:name w:val="heading 9"/>
    <w:basedOn w:val="Normal"/>
    <w:next w:val="Normal"/>
    <w:link w:val="Heading9Char"/>
    <w:uiPriority w:val="9"/>
    <w:semiHidden/>
    <w:unhideWhenUsed/>
    <w:qFormat/>
    <w:rsid w:val="000A7E1F"/>
    <w:pPr>
      <w:keepNext/>
      <w:keepLines/>
      <w:spacing w:after="0"/>
      <w:outlineLvl w:val="8"/>
    </w:pPr>
    <w:rPr>
      <w:rFonts w:eastAsiaTheme="majorEastAsia" w:cstheme="majorBidi"/>
      <w:color w:val="272727" w:themeColor="text1" w:themeTint="D8"/>
      <w:lang w:val="en-ZW"/>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0A7E1F"/>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0A7E1F"/>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0A7E1F"/>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0A7E1F"/>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0A7E1F"/>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0A7E1F"/>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0A7E1F"/>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0A7E1F"/>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0A7E1F"/>
    <w:rPr>
      <w:rFonts w:eastAsiaTheme="majorEastAsia" w:cstheme="majorBidi"/>
      <w:color w:val="272727" w:themeColor="text1" w:themeTint="D8"/>
    </w:rPr>
  </w:style>
  <w:style w:type="paragraph" w:styleId="Title">
    <w:name w:val="Title"/>
    <w:basedOn w:val="Normal"/>
    <w:next w:val="Normal"/>
    <w:link w:val="TitleChar"/>
    <w:uiPriority w:val="10"/>
    <w:qFormat/>
    <w:rsid w:val="000A7E1F"/>
    <w:pPr>
      <w:spacing w:after="80" w:line="240" w:lineRule="auto"/>
      <w:contextualSpacing/>
    </w:pPr>
    <w:rPr>
      <w:rFonts w:asciiTheme="majorHAnsi" w:hAnsiTheme="majorHAnsi" w:eastAsiaTheme="majorEastAsia" w:cstheme="majorBidi"/>
      <w:spacing w:val="-10"/>
      <w:kern w:val="28"/>
      <w:sz w:val="56"/>
      <w:szCs w:val="56"/>
      <w:lang w:val="en-ZW"/>
    </w:rPr>
  </w:style>
  <w:style w:type="character" w:styleId="TitleChar" w:customStyle="1">
    <w:name w:val="Title Char"/>
    <w:basedOn w:val="DefaultParagraphFont"/>
    <w:link w:val="Title"/>
    <w:uiPriority w:val="10"/>
    <w:rsid w:val="000A7E1F"/>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0A7E1F"/>
    <w:pPr>
      <w:numPr>
        <w:ilvl w:val="1"/>
      </w:numPr>
    </w:pPr>
    <w:rPr>
      <w:rFonts w:eastAsiaTheme="majorEastAsia" w:cstheme="majorBidi"/>
      <w:color w:val="595959" w:themeColor="text1" w:themeTint="A6"/>
      <w:spacing w:val="15"/>
      <w:sz w:val="28"/>
      <w:szCs w:val="28"/>
      <w:lang w:val="en-ZW"/>
    </w:rPr>
  </w:style>
  <w:style w:type="character" w:styleId="SubtitleChar" w:customStyle="1">
    <w:name w:val="Subtitle Char"/>
    <w:basedOn w:val="DefaultParagraphFont"/>
    <w:link w:val="Subtitle"/>
    <w:uiPriority w:val="11"/>
    <w:rsid w:val="000A7E1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A7E1F"/>
    <w:pPr>
      <w:spacing w:before="160"/>
      <w:jc w:val="center"/>
    </w:pPr>
    <w:rPr>
      <w:i/>
      <w:iCs/>
      <w:color w:val="404040" w:themeColor="text1" w:themeTint="BF"/>
      <w:lang w:val="en-ZW"/>
    </w:rPr>
  </w:style>
  <w:style w:type="character" w:styleId="QuoteChar" w:customStyle="1">
    <w:name w:val="Quote Char"/>
    <w:basedOn w:val="DefaultParagraphFont"/>
    <w:link w:val="Quote"/>
    <w:uiPriority w:val="29"/>
    <w:rsid w:val="000A7E1F"/>
    <w:rPr>
      <w:i/>
      <w:iCs/>
      <w:color w:val="404040" w:themeColor="text1" w:themeTint="BF"/>
    </w:rPr>
  </w:style>
  <w:style w:type="paragraph" w:styleId="ListParagraph">
    <w:name w:val="List Paragraph"/>
    <w:basedOn w:val="Normal"/>
    <w:uiPriority w:val="34"/>
    <w:qFormat/>
    <w:rsid w:val="000A7E1F"/>
    <w:pPr>
      <w:ind w:left="720"/>
      <w:contextualSpacing/>
    </w:pPr>
    <w:rPr>
      <w:lang w:val="en-ZW"/>
    </w:rPr>
  </w:style>
  <w:style w:type="character" w:styleId="IntenseEmphasis">
    <w:name w:val="Intense Emphasis"/>
    <w:basedOn w:val="DefaultParagraphFont"/>
    <w:uiPriority w:val="21"/>
    <w:qFormat/>
    <w:rsid w:val="000A7E1F"/>
    <w:rPr>
      <w:i/>
      <w:iCs/>
      <w:color w:val="0F4761" w:themeColor="accent1" w:themeShade="BF"/>
    </w:rPr>
  </w:style>
  <w:style w:type="paragraph" w:styleId="IntenseQuote">
    <w:name w:val="Intense Quote"/>
    <w:basedOn w:val="Normal"/>
    <w:next w:val="Normal"/>
    <w:link w:val="IntenseQuoteChar"/>
    <w:uiPriority w:val="30"/>
    <w:qFormat/>
    <w:rsid w:val="000A7E1F"/>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lang w:val="en-ZW"/>
    </w:rPr>
  </w:style>
  <w:style w:type="character" w:styleId="IntenseQuoteChar" w:customStyle="1">
    <w:name w:val="Intense Quote Char"/>
    <w:basedOn w:val="DefaultParagraphFont"/>
    <w:link w:val="IntenseQuote"/>
    <w:uiPriority w:val="30"/>
    <w:rsid w:val="000A7E1F"/>
    <w:rPr>
      <w:i/>
      <w:iCs/>
      <w:color w:val="0F4761" w:themeColor="accent1" w:themeShade="BF"/>
    </w:rPr>
  </w:style>
  <w:style w:type="character" w:styleId="IntenseReference">
    <w:name w:val="Intense Reference"/>
    <w:basedOn w:val="DefaultParagraphFont"/>
    <w:uiPriority w:val="32"/>
    <w:qFormat/>
    <w:rsid w:val="000A7E1F"/>
    <w:rPr>
      <w:b/>
      <w:bCs/>
      <w:smallCaps/>
      <w:color w:val="0F4761" w:themeColor="accent1" w:themeShade="BF"/>
      <w:spacing w:val="5"/>
    </w:rPr>
  </w:style>
  <w:style w:type="character" w:styleId="CommentReference">
    <w:name w:val="annotation reference"/>
    <w:basedOn w:val="DefaultParagraphFont"/>
    <w:uiPriority w:val="99"/>
    <w:semiHidden/>
    <w:unhideWhenUsed/>
    <w:rsid w:val="002B366F"/>
    <w:rPr>
      <w:sz w:val="16"/>
      <w:szCs w:val="16"/>
    </w:rPr>
  </w:style>
  <w:style w:type="paragraph" w:styleId="CommentText">
    <w:name w:val="annotation text"/>
    <w:basedOn w:val="Normal"/>
    <w:link w:val="CommentTextChar"/>
    <w:uiPriority w:val="99"/>
    <w:unhideWhenUsed/>
    <w:rsid w:val="002B366F"/>
    <w:pPr>
      <w:spacing w:line="240" w:lineRule="auto"/>
    </w:pPr>
    <w:rPr>
      <w:sz w:val="20"/>
      <w:szCs w:val="20"/>
    </w:rPr>
  </w:style>
  <w:style w:type="character" w:styleId="CommentTextChar" w:customStyle="1">
    <w:name w:val="Comment Text Char"/>
    <w:basedOn w:val="DefaultParagraphFont"/>
    <w:link w:val="CommentText"/>
    <w:uiPriority w:val="99"/>
    <w:rsid w:val="002B366F"/>
    <w:rPr>
      <w:sz w:val="20"/>
      <w:szCs w:val="20"/>
      <w:lang w:val="en-GB"/>
    </w:rPr>
  </w:style>
  <w:style w:type="paragraph" w:styleId="CommentSubject">
    <w:name w:val="annotation subject"/>
    <w:basedOn w:val="CommentText"/>
    <w:next w:val="CommentText"/>
    <w:link w:val="CommentSubjectChar"/>
    <w:uiPriority w:val="99"/>
    <w:semiHidden/>
    <w:unhideWhenUsed/>
    <w:rsid w:val="002B366F"/>
    <w:rPr>
      <w:b/>
      <w:bCs/>
    </w:rPr>
  </w:style>
  <w:style w:type="character" w:styleId="CommentSubjectChar" w:customStyle="1">
    <w:name w:val="Comment Subject Char"/>
    <w:basedOn w:val="CommentTextChar"/>
    <w:link w:val="CommentSubject"/>
    <w:uiPriority w:val="99"/>
    <w:semiHidden/>
    <w:rsid w:val="002B366F"/>
    <w:rPr>
      <w:b/>
      <w:bCs/>
      <w:sz w:val="20"/>
      <w:szCs w:val="20"/>
      <w:lang w:val="en-GB"/>
    </w:rPr>
  </w:style>
  <w:style w:type="paragraph" w:styleId="Revision">
    <w:name w:val="Revision"/>
    <w:hidden/>
    <w:uiPriority w:val="99"/>
    <w:semiHidden/>
    <w:rsid w:val="002B366F"/>
    <w:pPr>
      <w:spacing w:after="0" w:line="240" w:lineRule="auto"/>
    </w:pPr>
    <w:rPr>
      <w:lang w:val="en-GB"/>
    </w:rPr>
  </w:style>
  <w:style w:type="paragraph" w:styleId="Header">
    <w:name w:val="header"/>
    <w:basedOn w:val="Normal"/>
    <w:link w:val="HeaderChar"/>
    <w:uiPriority w:val="99"/>
    <w:unhideWhenUsed/>
    <w:rsid w:val="00AE558C"/>
    <w:pPr>
      <w:tabs>
        <w:tab w:val="center" w:pos="4513"/>
        <w:tab w:val="right" w:pos="9026"/>
      </w:tabs>
      <w:spacing w:after="0" w:line="240" w:lineRule="auto"/>
    </w:pPr>
  </w:style>
  <w:style w:type="character" w:styleId="HeaderChar" w:customStyle="1">
    <w:name w:val="Header Char"/>
    <w:basedOn w:val="DefaultParagraphFont"/>
    <w:link w:val="Header"/>
    <w:uiPriority w:val="99"/>
    <w:rsid w:val="00AE558C"/>
    <w:rPr>
      <w:lang w:val="en-GB"/>
    </w:rPr>
  </w:style>
  <w:style w:type="paragraph" w:styleId="Footer">
    <w:name w:val="footer"/>
    <w:basedOn w:val="Normal"/>
    <w:link w:val="FooterChar"/>
    <w:uiPriority w:val="99"/>
    <w:unhideWhenUsed/>
    <w:rsid w:val="00AE558C"/>
    <w:pPr>
      <w:tabs>
        <w:tab w:val="center" w:pos="4513"/>
        <w:tab w:val="right" w:pos="9026"/>
      </w:tabs>
      <w:spacing w:after="0" w:line="240" w:lineRule="auto"/>
    </w:pPr>
  </w:style>
  <w:style w:type="character" w:styleId="FooterChar" w:customStyle="1">
    <w:name w:val="Footer Char"/>
    <w:basedOn w:val="DefaultParagraphFont"/>
    <w:link w:val="Footer"/>
    <w:uiPriority w:val="99"/>
    <w:rsid w:val="00AE558C"/>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microsoft.com/office/2016/09/relationships/commentsIds" Target="commentsIds.xml" Id="rId8" /><Relationship Type="http://schemas.openxmlformats.org/officeDocument/2006/relationships/fontTable" Target="fontTable.xml" Id="rId13" /><Relationship Type="http://schemas.openxmlformats.org/officeDocument/2006/relationships/webSettings" Target="webSettings.xml" Id="rId3" /><Relationship Type="http://schemas.microsoft.com/office/2011/relationships/commentsExtended" Target="commentsExtended.xml" Id="rId7" /><Relationship Type="http://schemas.openxmlformats.org/officeDocument/2006/relationships/header" Target="header2.xml" Id="rId12" /><Relationship Type="http://schemas.openxmlformats.org/officeDocument/2006/relationships/settings" Target="settings.xml" Id="rId2" /><Relationship Type="http://schemas.openxmlformats.org/officeDocument/2006/relationships/theme" Target="theme/theme1.xml" Id="rId16" /><Relationship Type="http://schemas.openxmlformats.org/officeDocument/2006/relationships/styles" Target="styles.xml" Id="rId1" /><Relationship Type="http://schemas.openxmlformats.org/officeDocument/2006/relationships/comments" Target="comments.xml" Id="rId6" /><Relationship Type="http://schemas.openxmlformats.org/officeDocument/2006/relationships/footer" Target="footer1.xml" Id="rId11" /><Relationship Type="http://schemas.openxmlformats.org/officeDocument/2006/relationships/endnotes" Target="endnotes.xml" Id="rId5" /><Relationship Type="http://schemas.openxmlformats.org/officeDocument/2006/relationships/glossaryDocument" Target="glossary/document.xml" Id="rId15" /><Relationship Type="http://schemas.openxmlformats.org/officeDocument/2006/relationships/header" Target="header1.xml" Id="rId10" /><Relationship Type="http://schemas.openxmlformats.org/officeDocument/2006/relationships/footnotes" Target="footnotes.xml" Id="rId4" /><Relationship Type="http://schemas.microsoft.com/office/2018/08/relationships/commentsExtensible" Target="commentsExtensible.xml" Id="rId9" /><Relationship Type="http://schemas.microsoft.com/office/2011/relationships/people" Target="people.xml" Id="rId14" /><Relationship Type="http://schemas.microsoft.com/office/2020/10/relationships/intelligence" Target="intelligence2.xml" Id="R9b6b38cb163e4758" /></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C70975C36DE848D392AB13BDCFB98B31"/>
        <w:category>
          <w:name w:val="General"/>
          <w:gallery w:val="placeholder"/>
        </w:category>
        <w:types>
          <w:type w:val="bbPlcHdr"/>
        </w:types>
        <w:behaviors>
          <w:behavior w:val="content"/>
        </w:behaviors>
        <w:guid w:val="{6D29EBBB-CD41-4BD3-9300-FFE37009DAD3}"/>
      </w:docPartPr>
      <w:docPartBody>
        <w:p xmlns:wp14="http://schemas.microsoft.com/office/word/2010/wordml" w:rsidR="0041025D" w:rsidP="0041025D" w:rsidRDefault="0041025D" w14:paraId="6B00D73C" wp14:textId="77777777">
          <w:pPr>
            <w:pStyle w:val="C70975C36DE848D392AB13BDCFB98B31"/>
          </w:pPr>
          <w:r>
            <w:rPr>
              <w:color w:val="7F7F7F" w:themeColor="text1" w:themeTint="80"/>
              <w:lang w:val="en-GB"/>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025D"/>
    <w:rsid w:val="0041025D"/>
    <w:rsid w:val="005246A4"/>
    <w:rsid w:val="00C6040A"/>
  </w:rsids>
  <m:mathPr>
    <m:mathFont m:val="Cambria Math"/>
    <m:brkBin m:val="before"/>
    <m:brkBinSub m:val="--"/>
    <m:smallFrac m:val="0"/>
    <m:dispDef/>
    <m:lMargin m:val="0"/>
    <m:rMargin m:val="0"/>
    <m:defJc m:val="centerGroup"/>
    <m:wrapIndent m:val="1440"/>
    <m:intLim m:val="subSup"/>
    <m:naryLim m:val="undOvr"/>
  </m:mathPr>
  <w:themeFontLang w:val="en-ZW"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ZW" w:eastAsia="en-Z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70975C36DE848D392AB13BDCFB98B31">
    <w:name w:val="C70975C36DE848D392AB13BDCFB98B31"/>
    <w:rsid w:val="0041025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A Father's Right</dc:title>
  <dc:subject/>
  <dc:creator>Transcriber01 JHB</dc:creator>
  <keywords/>
  <dc:description/>
  <lastModifiedBy>Transcriber01 JHB</lastModifiedBy>
  <revision>21</revision>
  <dcterms:created xsi:type="dcterms:W3CDTF">2025-08-27T12:47:00.0000000Z</dcterms:created>
  <dcterms:modified xsi:type="dcterms:W3CDTF">2025-09-04T08:03:15.9371205Z</dcterms:modified>
</coreProperties>
</file>