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D52E" w14:textId="1075555C" w:rsidR="005D3BDE" w:rsidRPr="007842F3" w:rsidRDefault="005D3BDE" w:rsidP="005D3BD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842F3">
        <w:rPr>
          <w:rFonts w:ascii="Arial" w:hAnsi="Arial" w:cs="Arial"/>
          <w:b/>
          <w:bCs/>
          <w:sz w:val="28"/>
          <w:szCs w:val="28"/>
        </w:rPr>
        <w:t>A Father's Right (Part 2)</w:t>
      </w:r>
    </w:p>
    <w:p w14:paraId="1DBA392E" w14:textId="77777777" w:rsidR="005D3BDE" w:rsidRPr="007842F3" w:rsidRDefault="005D3BDE" w:rsidP="005D3BD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842F3">
        <w:rPr>
          <w:rFonts w:ascii="Arial" w:hAnsi="Arial" w:cs="Arial"/>
          <w:b/>
          <w:bCs/>
          <w:sz w:val="28"/>
          <w:szCs w:val="28"/>
        </w:rPr>
        <w:t>10-0627</w:t>
      </w:r>
    </w:p>
    <w:p w14:paraId="0C3049BE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996061">
        <w:rPr>
          <w:rFonts w:ascii="Arial" w:hAnsi="Arial" w:cs="Arial"/>
          <w:sz w:val="28"/>
          <w:szCs w:val="28"/>
          <w:vertAlign w:val="superscript"/>
        </w:rPr>
        <w:t>1</w:t>
      </w:r>
      <w:r>
        <w:rPr>
          <w:rFonts w:ascii="Arial" w:hAnsi="Arial" w:cs="Arial"/>
          <w:sz w:val="28"/>
          <w:szCs w:val="28"/>
          <w:vertAlign w:val="superscript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Amen!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Tinotenda Mwari </w:t>
      </w:r>
      <w:proofErr w:type="spellStart"/>
      <w:r>
        <w:rPr>
          <w:rFonts w:ascii="Arial" w:hAnsi="Arial" w:cs="Arial"/>
          <w:sz w:val="28"/>
          <w:szCs w:val="28"/>
        </w:rPr>
        <w:t>zvakare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nemumwe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mukana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Mukana </w:t>
      </w:r>
      <w:proofErr w:type="spellStart"/>
      <w:r>
        <w:rPr>
          <w:rFonts w:ascii="Arial" w:hAnsi="Arial" w:cs="Arial"/>
          <w:sz w:val="28"/>
          <w:szCs w:val="28"/>
        </w:rPr>
        <w:t>wokuti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utsvake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nyasha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pamberi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paMwari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Mukana </w:t>
      </w:r>
      <w:proofErr w:type="spellStart"/>
      <w:r>
        <w:rPr>
          <w:rFonts w:ascii="Arial" w:hAnsi="Arial" w:cs="Arial"/>
          <w:sz w:val="28"/>
          <w:szCs w:val="28"/>
        </w:rPr>
        <w:t>wokuti</w:t>
      </w:r>
      <w:proofErr w:type="spellEnd"/>
      <w:r>
        <w:rPr>
          <w:rFonts w:ascii="Arial" w:hAnsi="Arial" w:cs="Arial"/>
          <w:sz w:val="28"/>
          <w:szCs w:val="28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</w:rPr>
        <w:t>usina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kunzwika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nezuro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nhasi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unzwike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pamberi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paMwari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mu Gentile </w:t>
      </w:r>
      <w:proofErr w:type="spellStart"/>
      <w:r>
        <w:rPr>
          <w:rFonts w:ascii="Arial" w:hAnsi="Arial" w:cs="Arial"/>
          <w:sz w:val="28"/>
          <w:szCs w:val="28"/>
        </w:rPr>
        <w:t>anamate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akati</w:t>
      </w:r>
      <w:proofErr w:type="spellEnd"/>
      <w:r>
        <w:rPr>
          <w:rFonts w:ascii="Arial" w:hAnsi="Arial" w:cs="Arial"/>
          <w:sz w:val="28"/>
          <w:szCs w:val="28"/>
        </w:rPr>
        <w:t xml:space="preserve">, “Budai </w:t>
      </w:r>
      <w:proofErr w:type="spellStart"/>
      <w:r>
        <w:rPr>
          <w:rFonts w:ascii="Arial" w:hAnsi="Arial" w:cs="Arial"/>
          <w:sz w:val="28"/>
          <w:szCs w:val="28"/>
        </w:rPr>
        <w:t>muma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kere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 xml:space="preserve">[Congregation says, </w:t>
      </w:r>
      <w:r>
        <w:rPr>
          <w:rFonts w:ascii="Arial" w:hAnsi="Arial" w:cs="Arial"/>
          <w:sz w:val="18"/>
          <w:szCs w:val="18"/>
        </w:rPr>
        <w:t>‘</w:t>
      </w:r>
      <w:proofErr w:type="spellStart"/>
      <w:r>
        <w:rPr>
          <w:rFonts w:ascii="Arial" w:hAnsi="Arial" w:cs="Arial"/>
          <w:sz w:val="18"/>
          <w:szCs w:val="18"/>
        </w:rPr>
        <w:t>muma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kereke</w:t>
      </w:r>
      <w:proofErr w:type="spellEnd"/>
      <w:r w:rsidRPr="00D81186"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t>’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Bhabhironi</w:t>
      </w:r>
      <w:proofErr w:type="spellEnd"/>
      <w:r>
        <w:rPr>
          <w:rFonts w:ascii="Arial" w:hAnsi="Arial" w:cs="Arial"/>
          <w:sz w:val="28"/>
          <w:szCs w:val="28"/>
        </w:rPr>
        <w:t xml:space="preserve"> radii...?”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rawa</w:t>
      </w:r>
      <w:proofErr w:type="spellEnd"/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Tiendepi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</w:rPr>
        <w:t>Tiendepi</w:t>
      </w:r>
      <w:proofErr w:type="spellEnd"/>
      <w:r>
        <w:rPr>
          <w:rFonts w:ascii="Arial" w:hAnsi="Arial" w:cs="Arial"/>
          <w:sz w:val="28"/>
          <w:szCs w:val="28"/>
        </w:rPr>
        <w:t xml:space="preserve">? Havana </w:t>
      </w:r>
      <w:proofErr w:type="spellStart"/>
      <w:r>
        <w:rPr>
          <w:rFonts w:ascii="Arial" w:hAnsi="Arial" w:cs="Arial"/>
          <w:sz w:val="28"/>
          <w:szCs w:val="28"/>
        </w:rPr>
        <w:t>kutiudza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pekuenda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kunze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kwe</w:t>
      </w:r>
      <w:proofErr w:type="spellEnd"/>
      <w:r>
        <w:rPr>
          <w:rFonts w:ascii="Arial" w:hAnsi="Arial" w:cs="Arial"/>
          <w:sz w:val="28"/>
          <w:szCs w:val="28"/>
        </w:rPr>
        <w:t xml:space="preserve"> Spoken Word </w:t>
      </w:r>
      <w:proofErr w:type="spellStart"/>
      <w:r>
        <w:rPr>
          <w:rFonts w:ascii="Arial" w:hAnsi="Arial" w:cs="Arial"/>
          <w:sz w:val="28"/>
          <w:szCs w:val="28"/>
        </w:rPr>
        <w:t>chete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Amen!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3389C20F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996061">
        <w:rPr>
          <w:rFonts w:ascii="Arial" w:hAnsi="Arial" w:cs="Arial"/>
          <w:sz w:val="28"/>
          <w:szCs w:val="28"/>
          <w:vertAlign w:val="superscript"/>
        </w:rPr>
        <w:t>2</w:t>
      </w:r>
      <w:r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Ndosaka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hama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zhinji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dzakabuda</w:t>
      </w:r>
      <w:proofErr w:type="spellEnd"/>
      <w:r>
        <w:rPr>
          <w:rFonts w:ascii="Arial" w:hAnsi="Arial" w:cs="Arial"/>
          <w:sz w:val="28"/>
          <w:szCs w:val="28"/>
        </w:rPr>
        <w:t xml:space="preserve"> pa </w:t>
      </w:r>
      <w:proofErr w:type="spellStart"/>
      <w:r>
        <w:rPr>
          <w:rFonts w:ascii="Arial" w:hAnsi="Arial" w:cs="Arial"/>
          <w:sz w:val="28"/>
          <w:szCs w:val="28"/>
        </w:rPr>
        <w:t>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panapa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dzikaenda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dzikanotsvaga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dzimwe</w:t>
      </w:r>
      <w:proofErr w:type="spellEnd"/>
      <w:r>
        <w:rPr>
          <w:rFonts w:ascii="Arial" w:hAnsi="Arial" w:cs="Arial"/>
          <w:sz w:val="28"/>
          <w:szCs w:val="28"/>
        </w:rPr>
        <w:t xml:space="preserve"> church </w:t>
      </w:r>
      <w:proofErr w:type="spellStart"/>
      <w:r>
        <w:rPr>
          <w:rFonts w:ascii="Arial" w:hAnsi="Arial" w:cs="Arial"/>
          <w:sz w:val="28"/>
          <w:szCs w:val="28"/>
        </w:rPr>
        <w:t>dze</w:t>
      </w:r>
      <w:proofErr w:type="spellEnd"/>
      <w:r>
        <w:rPr>
          <w:rFonts w:ascii="Arial" w:hAnsi="Arial" w:cs="Arial"/>
          <w:sz w:val="28"/>
          <w:szCs w:val="28"/>
        </w:rPr>
        <w:t xml:space="preserve"> Message </w:t>
      </w:r>
      <w:proofErr w:type="spellStart"/>
      <w:r>
        <w:rPr>
          <w:rFonts w:ascii="Arial" w:hAnsi="Arial" w:cs="Arial"/>
          <w:sz w:val="28"/>
          <w:szCs w:val="28"/>
        </w:rPr>
        <w:t>dzemu-dzemu</w:t>
      </w:r>
      <w:proofErr w:type="spellEnd"/>
      <w:r>
        <w:rPr>
          <w:rFonts w:ascii="Arial" w:hAnsi="Arial" w:cs="Arial"/>
          <w:sz w:val="28"/>
          <w:szCs w:val="28"/>
        </w:rPr>
        <w:t xml:space="preserve"> Harare. </w:t>
      </w:r>
      <w:proofErr w:type="spellStart"/>
      <w:r>
        <w:rPr>
          <w:rFonts w:ascii="Arial" w:hAnsi="Arial" w:cs="Arial"/>
          <w:sz w:val="28"/>
          <w:szCs w:val="28"/>
        </w:rPr>
        <w:t>Ndobva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vanomuwana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ikoko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ah-ah/</w:t>
      </w:r>
      <w:proofErr w:type="spellStart"/>
      <w:r>
        <w:rPr>
          <w:rFonts w:ascii="Arial" w:hAnsi="Arial" w:cs="Arial"/>
          <w:sz w:val="18"/>
          <w:szCs w:val="18"/>
        </w:rPr>
        <w:t>kwete</w:t>
      </w:r>
      <w:proofErr w:type="spellEnd"/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Vakatoona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pavakabva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vachiramba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kudya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tsuro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nenguruve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vachiita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nharo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kudya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tsuro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nenguruve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zvaive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nani</w:t>
      </w:r>
      <w:proofErr w:type="spellEnd"/>
      <w:r>
        <w:rPr>
          <w:rFonts w:ascii="Arial" w:hAnsi="Arial" w:cs="Arial"/>
          <w:sz w:val="28"/>
          <w:szCs w:val="28"/>
        </w:rPr>
        <w:t xml:space="preserve"> pane </w:t>
      </w:r>
      <w:proofErr w:type="spellStart"/>
      <w:r>
        <w:rPr>
          <w:rFonts w:ascii="Arial" w:hAnsi="Arial" w:cs="Arial"/>
          <w:sz w:val="28"/>
          <w:szCs w:val="28"/>
        </w:rPr>
        <w:t>zvavakazonosangana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nani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nazvo</w:t>
      </w:r>
      <w:proofErr w:type="spellEnd"/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Hanzi, “Vane </w:t>
      </w:r>
      <w:proofErr w:type="spellStart"/>
      <w:r>
        <w:rPr>
          <w:rFonts w:ascii="Arial" w:hAnsi="Arial" w:cs="Arial"/>
          <w:sz w:val="28"/>
          <w:szCs w:val="28"/>
        </w:rPr>
        <w:t>nzeve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dzekunzwa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ngavadii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 xml:space="preserve">[Congregation says, </w:t>
      </w:r>
      <w:r>
        <w:rPr>
          <w:rFonts w:ascii="Arial" w:hAnsi="Arial" w:cs="Arial"/>
          <w:sz w:val="18"/>
          <w:szCs w:val="18"/>
        </w:rPr>
        <w:t>‘</w:t>
      </w:r>
      <w:proofErr w:type="spellStart"/>
      <w:r>
        <w:rPr>
          <w:rFonts w:ascii="Arial" w:hAnsi="Arial" w:cs="Arial"/>
          <w:sz w:val="18"/>
          <w:szCs w:val="18"/>
        </w:rPr>
        <w:t>ngavanzwe</w:t>
      </w:r>
      <w:proofErr w:type="spellEnd"/>
      <w:r>
        <w:rPr>
          <w:rFonts w:ascii="Arial" w:hAnsi="Arial" w:cs="Arial"/>
          <w:sz w:val="18"/>
          <w:szCs w:val="18"/>
        </w:rPr>
        <w:t>,’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zvinotaura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chii</w:t>
      </w:r>
      <w:proofErr w:type="spellEnd"/>
      <w:r>
        <w:rPr>
          <w:rFonts w:ascii="Arial" w:hAnsi="Arial" w:cs="Arial"/>
          <w:sz w:val="28"/>
          <w:szCs w:val="28"/>
        </w:rPr>
        <w:t xml:space="preserve">...?” </w:t>
      </w:r>
      <w:r w:rsidRPr="00D8118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Mweya</w:t>
      </w:r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46E69097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996061">
        <w:rPr>
          <w:rFonts w:ascii="Arial" w:hAnsi="Arial" w:cs="Arial"/>
          <w:sz w:val="28"/>
          <w:szCs w:val="28"/>
          <w:vertAlign w:val="superscript"/>
        </w:rPr>
        <w:t>3</w:t>
      </w:r>
      <w:r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Pr="00996061">
        <w:rPr>
          <w:rFonts w:ascii="Arial" w:hAnsi="Arial" w:cs="Arial"/>
          <w:sz w:val="28"/>
          <w:szCs w:val="28"/>
        </w:rPr>
        <w:t>Vamwe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vakatiza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barika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vakasvika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paridzirwa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nevafundisi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vaine</w:t>
      </w:r>
      <w:proofErr w:type="spellEnd"/>
      <w:r>
        <w:rPr>
          <w:rFonts w:ascii="Arial" w:hAnsi="Arial" w:cs="Arial"/>
          <w:sz w:val="28"/>
          <w:szCs w:val="28"/>
        </w:rPr>
        <w:t xml:space="preserve"> ma girlfriends </w:t>
      </w:r>
      <w:proofErr w:type="spellStart"/>
      <w:r>
        <w:rPr>
          <w:rFonts w:ascii="Arial" w:hAnsi="Arial" w:cs="Arial"/>
          <w:sz w:val="28"/>
          <w:szCs w:val="28"/>
        </w:rPr>
        <w:t>emuma</w:t>
      </w:r>
      <w:proofErr w:type="spellEnd"/>
      <w:r>
        <w:rPr>
          <w:rFonts w:ascii="Arial" w:hAnsi="Arial" w:cs="Arial"/>
          <w:sz w:val="28"/>
          <w:szCs w:val="28"/>
        </w:rPr>
        <w:t xml:space="preserve"> Avenues, sixteen. Hm. Iye </w:t>
      </w:r>
      <w:proofErr w:type="spellStart"/>
      <w:r>
        <w:rPr>
          <w:rFonts w:ascii="Arial" w:hAnsi="Arial" w:cs="Arial"/>
          <w:sz w:val="28"/>
          <w:szCs w:val="28"/>
        </w:rPr>
        <w:t>kwakuzotaura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>, “</w:t>
      </w:r>
      <w:proofErr w:type="spellStart"/>
      <w:r>
        <w:rPr>
          <w:rFonts w:ascii="Arial" w:hAnsi="Arial" w:cs="Arial"/>
          <w:sz w:val="28"/>
          <w:szCs w:val="28"/>
        </w:rPr>
        <w:t>Havazi</w:t>
      </w:r>
      <w:proofErr w:type="spellEnd"/>
      <w:r>
        <w:rPr>
          <w:rFonts w:ascii="Arial" w:hAnsi="Arial" w:cs="Arial"/>
          <w:sz w:val="28"/>
          <w:szCs w:val="28"/>
        </w:rPr>
        <w:t xml:space="preserve"> sixteen, </w:t>
      </w:r>
      <w:proofErr w:type="spellStart"/>
      <w:r>
        <w:rPr>
          <w:rFonts w:ascii="Arial" w:hAnsi="Arial" w:cs="Arial"/>
          <w:sz w:val="28"/>
          <w:szCs w:val="28"/>
        </w:rPr>
        <w:t>ini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ndinoziva</w:t>
      </w:r>
      <w:proofErr w:type="spellEnd"/>
      <w:r>
        <w:rPr>
          <w:rFonts w:ascii="Arial" w:hAnsi="Arial" w:cs="Arial"/>
          <w:sz w:val="28"/>
          <w:szCs w:val="28"/>
        </w:rPr>
        <w:t xml:space="preserve"> seventeen.” </w:t>
      </w:r>
      <w:proofErr w:type="spellStart"/>
      <w:r>
        <w:rPr>
          <w:rFonts w:ascii="Arial" w:hAnsi="Arial" w:cs="Arial"/>
          <w:sz w:val="28"/>
          <w:szCs w:val="28"/>
        </w:rPr>
        <w:t>Handi’munoona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zvaakanga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achitaura</w:t>
      </w:r>
      <w:proofErr w:type="spellEnd"/>
      <w:r>
        <w:rPr>
          <w:rFonts w:ascii="Arial" w:hAnsi="Arial" w:cs="Arial"/>
          <w:sz w:val="28"/>
          <w:szCs w:val="28"/>
        </w:rPr>
        <w:t xml:space="preserve"> iye </w:t>
      </w:r>
      <w:proofErr w:type="spellStart"/>
      <w:r>
        <w:rPr>
          <w:rFonts w:ascii="Arial" w:hAnsi="Arial" w:cs="Arial"/>
          <w:sz w:val="28"/>
          <w:szCs w:val="28"/>
        </w:rPr>
        <w:t>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oga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Ndokuenda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porofitirwa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vaine</w:t>
      </w:r>
      <w:proofErr w:type="spellEnd"/>
      <w:r>
        <w:rPr>
          <w:rFonts w:ascii="Arial" w:hAnsi="Arial" w:cs="Arial"/>
          <w:sz w:val="28"/>
          <w:szCs w:val="28"/>
        </w:rPr>
        <w:t xml:space="preserve"> ma girlfriends </w:t>
      </w:r>
      <w:proofErr w:type="spellStart"/>
      <w:r>
        <w:rPr>
          <w:rFonts w:ascii="Arial" w:hAnsi="Arial" w:cs="Arial"/>
          <w:sz w:val="28"/>
          <w:szCs w:val="28"/>
        </w:rPr>
        <w:t>hobho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Ndokuenda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kunodzidziswa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nema</w:t>
      </w:r>
      <w:proofErr w:type="spellEnd"/>
      <w:r>
        <w:rPr>
          <w:rFonts w:ascii="Arial" w:hAnsi="Arial" w:cs="Arial"/>
          <w:sz w:val="28"/>
          <w:szCs w:val="28"/>
        </w:rPr>
        <w:t xml:space="preserve"> teacher </w:t>
      </w:r>
      <w:proofErr w:type="spellStart"/>
      <w:r>
        <w:rPr>
          <w:rFonts w:ascii="Arial" w:hAnsi="Arial" w:cs="Arial"/>
          <w:sz w:val="28"/>
          <w:szCs w:val="28"/>
        </w:rPr>
        <w:t>akanga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aine</w:t>
      </w:r>
      <w:proofErr w:type="spellEnd"/>
      <w:r>
        <w:rPr>
          <w:rFonts w:ascii="Arial" w:hAnsi="Arial" w:cs="Arial"/>
          <w:sz w:val="28"/>
          <w:szCs w:val="28"/>
        </w:rPr>
        <w:t xml:space="preserve"> ma girlfriends e secret, </w:t>
      </w:r>
      <w:proofErr w:type="spellStart"/>
      <w:r>
        <w:rPr>
          <w:rFonts w:ascii="Arial" w:hAnsi="Arial" w:cs="Arial"/>
          <w:sz w:val="28"/>
          <w:szCs w:val="28"/>
        </w:rPr>
        <w:t>asi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vabva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vachitiza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ba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barika</w:t>
      </w:r>
      <w:proofErr w:type="spellEnd"/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Dzidza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paku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F1823">
        <w:rPr>
          <w:rFonts w:ascii="Arial" w:hAnsi="Arial" w:cs="Arial"/>
          <w:i/>
          <w:iCs/>
          <w:sz w:val="28"/>
          <w:szCs w:val="28"/>
        </w:rPr>
        <w:t>beha-vha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</w:t>
      </w:r>
      <w:r w:rsidRPr="00C622D4">
        <w:rPr>
          <w:rFonts w:ascii="Arial" w:hAnsi="Arial" w:cs="Arial"/>
          <w:sz w:val="18"/>
          <w:szCs w:val="18"/>
        </w:rPr>
        <w:t>[to behave—ED]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kwemapenzi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Amen!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1645D437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996061">
        <w:rPr>
          <w:rFonts w:ascii="Arial" w:hAnsi="Arial" w:cs="Arial"/>
          <w:sz w:val="28"/>
          <w:szCs w:val="28"/>
          <w:vertAlign w:val="superscript"/>
        </w:rPr>
        <w:t>4</w:t>
      </w:r>
      <w:r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Ngatizvibatei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mukati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meShoko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raMwari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patakauya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panaapa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ndipo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patinogona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 xml:space="preserve"> achiever </w:t>
      </w:r>
      <w:proofErr w:type="spellStart"/>
      <w:r>
        <w:rPr>
          <w:rFonts w:ascii="Arial" w:hAnsi="Arial" w:cs="Arial"/>
          <w:sz w:val="28"/>
          <w:szCs w:val="28"/>
        </w:rPr>
        <w:t>zvirongwa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zvatinazvo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zvo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zvose</w:t>
      </w:r>
      <w:proofErr w:type="spellEnd"/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Ukauya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panaapa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nehunyengeri</w:t>
      </w:r>
      <w:proofErr w:type="spellEnd"/>
      <w:r>
        <w:rPr>
          <w:rFonts w:ascii="Arial" w:hAnsi="Arial" w:cs="Arial"/>
          <w:sz w:val="28"/>
          <w:szCs w:val="28"/>
        </w:rPr>
        <w:t xml:space="preserve">, “Hasha </w:t>
      </w:r>
      <w:proofErr w:type="spellStart"/>
      <w:r>
        <w:rPr>
          <w:rFonts w:ascii="Arial" w:hAnsi="Arial" w:cs="Arial"/>
          <w:sz w:val="28"/>
          <w:szCs w:val="28"/>
        </w:rPr>
        <w:t>dzaMwari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pamusoro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pavose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vanobata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zvokwadi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mukudii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 xml:space="preserve">[Congregation says, </w:t>
      </w:r>
      <w:r>
        <w:rPr>
          <w:rFonts w:ascii="Arial" w:hAnsi="Arial" w:cs="Arial"/>
          <w:sz w:val="18"/>
          <w:szCs w:val="18"/>
        </w:rPr>
        <w:t>‘</w:t>
      </w:r>
      <w:proofErr w:type="spellStart"/>
      <w:r>
        <w:rPr>
          <w:rFonts w:ascii="Arial" w:hAnsi="Arial" w:cs="Arial"/>
          <w:sz w:val="18"/>
          <w:szCs w:val="18"/>
        </w:rPr>
        <w:t>mukusarurama</w:t>
      </w:r>
      <w:proofErr w:type="spellEnd"/>
      <w:r>
        <w:rPr>
          <w:rFonts w:ascii="Arial" w:hAnsi="Arial" w:cs="Arial"/>
          <w:sz w:val="18"/>
          <w:szCs w:val="18"/>
        </w:rPr>
        <w:t>,’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mukusarurama</w:t>
      </w:r>
      <w:proofErr w:type="spellEnd"/>
      <w:r>
        <w:rPr>
          <w:rFonts w:ascii="Arial" w:hAnsi="Arial" w:cs="Arial"/>
          <w:sz w:val="28"/>
          <w:szCs w:val="28"/>
        </w:rPr>
        <w:t xml:space="preserve">.” Hatikuzive, </w:t>
      </w:r>
      <w:proofErr w:type="spellStart"/>
      <w:r>
        <w:rPr>
          <w:rFonts w:ascii="Arial" w:hAnsi="Arial" w:cs="Arial"/>
          <w:sz w:val="28"/>
          <w:szCs w:val="28"/>
        </w:rPr>
        <w:t>hatikunongedzere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tinongokuparidzira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Asi </w:t>
      </w:r>
      <w:proofErr w:type="spellStart"/>
      <w:r>
        <w:rPr>
          <w:rFonts w:ascii="Arial" w:hAnsi="Arial" w:cs="Arial"/>
          <w:sz w:val="28"/>
          <w:szCs w:val="28"/>
        </w:rPr>
        <w:t>iwe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mwoyo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unoudii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unouziva</w:t>
      </w:r>
      <w:proofErr w:type="spellEnd"/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Dai </w:t>
      </w:r>
      <w:proofErr w:type="spellStart"/>
      <w:r>
        <w:rPr>
          <w:rFonts w:ascii="Arial" w:hAnsi="Arial" w:cs="Arial"/>
          <w:sz w:val="28"/>
          <w:szCs w:val="28"/>
        </w:rPr>
        <w:t>zuva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ranhasi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ratawana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iri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rava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raunoenzana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naMwari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Enzanisa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hupenyu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hwako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nani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naMwari</w:t>
      </w:r>
      <w:proofErr w:type="spellEnd"/>
      <w:r>
        <w:rPr>
          <w:rFonts w:ascii="Arial" w:hAnsi="Arial" w:cs="Arial"/>
          <w:sz w:val="18"/>
          <w:szCs w:val="18"/>
        </w:rPr>
        <w:t>/</w:t>
      </w:r>
      <w:r w:rsidRPr="00D81186">
        <w:rPr>
          <w:rFonts w:ascii="Arial" w:hAnsi="Arial" w:cs="Arial"/>
          <w:sz w:val="18"/>
          <w:szCs w:val="18"/>
        </w:rPr>
        <w:t>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0FEAEFEA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996061">
        <w:rPr>
          <w:rFonts w:ascii="Arial" w:hAnsi="Arial" w:cs="Arial"/>
          <w:sz w:val="28"/>
          <w:szCs w:val="28"/>
          <w:vertAlign w:val="superscript"/>
        </w:rPr>
        <w:lastRenderedPageBreak/>
        <w:t>5</w:t>
      </w:r>
      <w:r>
        <w:rPr>
          <w:rFonts w:ascii="Arial" w:hAnsi="Arial" w:cs="Arial"/>
          <w:sz w:val="28"/>
          <w:szCs w:val="28"/>
          <w:vertAlign w:val="superscript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Iti, “Baba </w:t>
      </w:r>
      <w:proofErr w:type="spellStart"/>
      <w:r>
        <w:rPr>
          <w:rFonts w:ascii="Arial" w:hAnsi="Arial" w:cs="Arial"/>
          <w:sz w:val="28"/>
          <w:szCs w:val="28"/>
        </w:rPr>
        <w:t>ndiri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boka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riya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revaya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vanoshoropodza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boka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asingatende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boka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anouya</w:t>
      </w:r>
      <w:proofErr w:type="spellEnd"/>
      <w:r>
        <w:rPr>
          <w:rFonts w:ascii="Arial" w:hAnsi="Arial" w:cs="Arial"/>
          <w:sz w:val="28"/>
          <w:szCs w:val="28"/>
        </w:rPr>
        <w:t xml:space="preserve"> mu Church </w:t>
      </w:r>
      <w:proofErr w:type="spellStart"/>
      <w:r>
        <w:rPr>
          <w:rFonts w:ascii="Arial" w:hAnsi="Arial" w:cs="Arial"/>
          <w:sz w:val="28"/>
          <w:szCs w:val="28"/>
        </w:rPr>
        <w:t>kuzotapa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boka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anouya</w:t>
      </w:r>
      <w:proofErr w:type="spellEnd"/>
      <w:r>
        <w:rPr>
          <w:rFonts w:ascii="Arial" w:hAnsi="Arial" w:cs="Arial"/>
          <w:sz w:val="28"/>
          <w:szCs w:val="28"/>
        </w:rPr>
        <w:t xml:space="preserve"> mu Church </w:t>
      </w:r>
      <w:proofErr w:type="spellStart"/>
      <w:r>
        <w:rPr>
          <w:rFonts w:ascii="Arial" w:hAnsi="Arial" w:cs="Arial"/>
          <w:sz w:val="28"/>
          <w:szCs w:val="28"/>
        </w:rPr>
        <w:t>kuzoshora</w:t>
      </w:r>
      <w:proofErr w:type="spellEnd"/>
      <w:r>
        <w:rPr>
          <w:rFonts w:ascii="Arial" w:hAnsi="Arial" w:cs="Arial"/>
          <w:sz w:val="28"/>
          <w:szCs w:val="28"/>
        </w:rPr>
        <w:t xml:space="preserve">. Asi </w:t>
      </w:r>
      <w:proofErr w:type="spellStart"/>
      <w:r>
        <w:rPr>
          <w:rFonts w:ascii="Arial" w:hAnsi="Arial" w:cs="Arial"/>
          <w:sz w:val="28"/>
          <w:szCs w:val="28"/>
        </w:rPr>
        <w:t>zuva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rimwe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nerimwe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randinobva</w:t>
      </w:r>
      <w:proofErr w:type="spellEnd"/>
      <w:r>
        <w:rPr>
          <w:rFonts w:ascii="Arial" w:hAnsi="Arial" w:cs="Arial"/>
          <w:sz w:val="28"/>
          <w:szCs w:val="28"/>
        </w:rPr>
        <w:t xml:space="preserve"> mu Church </w:t>
      </w:r>
      <w:proofErr w:type="spellStart"/>
      <w:r>
        <w:rPr>
          <w:rFonts w:ascii="Arial" w:hAnsi="Arial" w:cs="Arial"/>
          <w:sz w:val="28"/>
          <w:szCs w:val="28"/>
        </w:rPr>
        <w:t>imomo</w:t>
      </w:r>
      <w:proofErr w:type="spellEnd"/>
      <w:r>
        <w:rPr>
          <w:rFonts w:ascii="Arial" w:hAnsi="Arial" w:cs="Arial"/>
          <w:sz w:val="28"/>
          <w:szCs w:val="28"/>
        </w:rPr>
        <w:t xml:space="preserve">, Mweya </w:t>
      </w:r>
      <w:proofErr w:type="spellStart"/>
      <w:r>
        <w:rPr>
          <w:rFonts w:ascii="Arial" w:hAnsi="Arial" w:cs="Arial"/>
          <w:sz w:val="28"/>
          <w:szCs w:val="28"/>
        </w:rPr>
        <w:t>waMwari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wandipomera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mhosva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 xml:space="preserve">[Congregation says, </w:t>
      </w:r>
      <w:r>
        <w:rPr>
          <w:rFonts w:ascii="Arial" w:hAnsi="Arial" w:cs="Arial"/>
          <w:sz w:val="18"/>
          <w:szCs w:val="18"/>
        </w:rPr>
        <w:t>‘</w:t>
      </w:r>
      <w:r w:rsidRPr="00D81186">
        <w:rPr>
          <w:rFonts w:ascii="Arial" w:hAnsi="Arial" w:cs="Arial"/>
          <w:sz w:val="18"/>
          <w:szCs w:val="18"/>
        </w:rPr>
        <w:t>Amen.</w:t>
      </w:r>
      <w:r>
        <w:rPr>
          <w:rFonts w:ascii="Arial" w:hAnsi="Arial" w:cs="Arial"/>
          <w:sz w:val="18"/>
          <w:szCs w:val="18"/>
        </w:rPr>
        <w:t>’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zvanhasi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gadziranai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neni</w:t>
      </w:r>
      <w:proofErr w:type="spellEnd"/>
      <w:r>
        <w:rPr>
          <w:rFonts w:ascii="Arial" w:hAnsi="Arial" w:cs="Arial"/>
          <w:sz w:val="28"/>
          <w:szCs w:val="28"/>
        </w:rPr>
        <w:t xml:space="preserve"> Jehovah. </w:t>
      </w:r>
      <w:r w:rsidRPr="00D81186">
        <w:rPr>
          <w:rFonts w:ascii="Arial" w:hAnsi="Arial" w:cs="Arial"/>
          <w:sz w:val="18"/>
          <w:szCs w:val="18"/>
        </w:rPr>
        <w:t xml:space="preserve">[Congregation says, </w:t>
      </w:r>
      <w:r>
        <w:rPr>
          <w:rFonts w:ascii="Arial" w:hAnsi="Arial" w:cs="Arial"/>
          <w:sz w:val="18"/>
          <w:szCs w:val="18"/>
        </w:rPr>
        <w:t>‘</w:t>
      </w:r>
      <w:r w:rsidRPr="00D81186">
        <w:rPr>
          <w:rFonts w:ascii="Arial" w:hAnsi="Arial" w:cs="Arial"/>
          <w:sz w:val="18"/>
          <w:szCs w:val="18"/>
        </w:rPr>
        <w:t>Amen.</w:t>
      </w:r>
      <w:r>
        <w:rPr>
          <w:rFonts w:ascii="Arial" w:hAnsi="Arial" w:cs="Arial"/>
          <w:sz w:val="18"/>
          <w:szCs w:val="18"/>
        </w:rPr>
        <w:t>’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kubuda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wenyu</w:t>
      </w:r>
      <w:proofErr w:type="spellEnd"/>
      <w:r>
        <w:rPr>
          <w:rFonts w:ascii="Arial" w:hAnsi="Arial" w:cs="Arial"/>
          <w:sz w:val="28"/>
          <w:szCs w:val="28"/>
        </w:rPr>
        <w:t xml:space="preserve"> chai...? </w:t>
      </w:r>
      <w:r w:rsidRPr="00D81186">
        <w:rPr>
          <w:rFonts w:ascii="Arial" w:hAnsi="Arial" w:cs="Arial"/>
          <w:sz w:val="18"/>
          <w:szCs w:val="18"/>
        </w:rPr>
        <w:t xml:space="preserve">[Congregation says, </w:t>
      </w:r>
      <w:r>
        <w:rPr>
          <w:rFonts w:ascii="Arial" w:hAnsi="Arial" w:cs="Arial"/>
          <w:sz w:val="18"/>
          <w:szCs w:val="18"/>
        </w:rPr>
        <w:t>‘</w:t>
      </w:r>
      <w:proofErr w:type="spellStart"/>
      <w:r>
        <w:rPr>
          <w:rFonts w:ascii="Arial" w:hAnsi="Arial" w:cs="Arial"/>
          <w:sz w:val="18"/>
          <w:szCs w:val="18"/>
        </w:rPr>
        <w:t>chaiye</w:t>
      </w:r>
      <w:proofErr w:type="spellEnd"/>
      <w:r w:rsidRPr="00D81186"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t>’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Zvinobva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pamwo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 xml:space="preserve">[Congregation says, </w:t>
      </w:r>
      <w:r>
        <w:rPr>
          <w:rFonts w:ascii="Arial" w:hAnsi="Arial" w:cs="Arial"/>
          <w:sz w:val="18"/>
          <w:szCs w:val="18"/>
        </w:rPr>
        <w:t>‘</w:t>
      </w:r>
      <w:proofErr w:type="spellStart"/>
      <w:r>
        <w:rPr>
          <w:rFonts w:ascii="Arial" w:hAnsi="Arial" w:cs="Arial"/>
          <w:sz w:val="18"/>
          <w:szCs w:val="18"/>
        </w:rPr>
        <w:t>pamwoyo</w:t>
      </w:r>
      <w:proofErr w:type="spellEnd"/>
      <w:r>
        <w:rPr>
          <w:rFonts w:ascii="Arial" w:hAnsi="Arial" w:cs="Arial"/>
          <w:sz w:val="18"/>
          <w:szCs w:val="18"/>
        </w:rPr>
        <w:t>,’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ndichiti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ndava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waKristu</w:t>
      </w:r>
      <w:proofErr w:type="spellEnd"/>
      <w:r>
        <w:rPr>
          <w:rFonts w:ascii="Arial" w:hAnsi="Arial" w:cs="Arial"/>
          <w:sz w:val="28"/>
          <w:szCs w:val="28"/>
        </w:rPr>
        <w:t xml:space="preserve">.”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4302A4BF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996061">
        <w:rPr>
          <w:rFonts w:ascii="Arial" w:hAnsi="Arial" w:cs="Arial"/>
          <w:sz w:val="28"/>
          <w:szCs w:val="28"/>
          <w:vertAlign w:val="superscript"/>
        </w:rPr>
        <w:t>6</w:t>
      </w:r>
      <w:r>
        <w:rPr>
          <w:rFonts w:ascii="Arial" w:hAnsi="Arial" w:cs="Arial"/>
          <w:sz w:val="28"/>
          <w:szCs w:val="28"/>
          <w:vertAlign w:val="superscript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Hanzi </w:t>
      </w:r>
      <w:proofErr w:type="spellStart"/>
      <w:r>
        <w:rPr>
          <w:rFonts w:ascii="Arial" w:hAnsi="Arial" w:cs="Arial"/>
          <w:sz w:val="28"/>
          <w:szCs w:val="28"/>
        </w:rPr>
        <w:t>zvinobva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payi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pamwoyo</w:t>
      </w:r>
      <w:proofErr w:type="spellEnd"/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ndichiti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ndava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waani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waKristu</w:t>
      </w:r>
      <w:proofErr w:type="spellEnd"/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Waakufamba</w:t>
      </w:r>
      <w:proofErr w:type="spellEnd"/>
      <w:r>
        <w:rPr>
          <w:rFonts w:ascii="Arial" w:hAnsi="Arial" w:cs="Arial"/>
          <w:sz w:val="28"/>
          <w:szCs w:val="28"/>
        </w:rPr>
        <w:t xml:space="preserve">, “Holy, holy to the Lord, God Al...?” </w:t>
      </w:r>
      <w:r w:rsidRPr="00D81186">
        <w:rPr>
          <w:rFonts w:ascii="Arial" w:hAnsi="Arial" w:cs="Arial"/>
          <w:sz w:val="18"/>
          <w:szCs w:val="18"/>
        </w:rPr>
        <w:t>[Congregation says, “A</w:t>
      </w:r>
      <w:r>
        <w:rPr>
          <w:rFonts w:ascii="Arial" w:hAnsi="Arial" w:cs="Arial"/>
          <w:sz w:val="18"/>
          <w:szCs w:val="18"/>
        </w:rPr>
        <w:t>lmighty</w:t>
      </w:r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Manheru </w:t>
      </w:r>
      <w:proofErr w:type="spellStart"/>
      <w:r>
        <w:rPr>
          <w:rFonts w:ascii="Arial" w:hAnsi="Arial" w:cs="Arial"/>
          <w:sz w:val="28"/>
          <w:szCs w:val="28"/>
        </w:rPr>
        <w:t>ano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iti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ndipeiwo</w:t>
      </w:r>
      <w:proofErr w:type="spellEnd"/>
      <w:r>
        <w:rPr>
          <w:rFonts w:ascii="Arial" w:hAnsi="Arial" w:cs="Arial"/>
          <w:sz w:val="28"/>
          <w:szCs w:val="28"/>
        </w:rPr>
        <w:t xml:space="preserve"> Mweya Mutsvene.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ndoda</w:t>
      </w:r>
      <w:proofErr w:type="spellEnd"/>
      <w:r>
        <w:rPr>
          <w:rFonts w:ascii="Arial" w:hAnsi="Arial" w:cs="Arial"/>
          <w:sz w:val="28"/>
          <w:szCs w:val="28"/>
        </w:rPr>
        <w:t xml:space="preserve"> double portion manheru </w:t>
      </w:r>
      <w:proofErr w:type="spellStart"/>
      <w:r>
        <w:rPr>
          <w:rFonts w:ascii="Arial" w:hAnsi="Arial" w:cs="Arial"/>
          <w:sz w:val="28"/>
          <w:szCs w:val="28"/>
        </w:rPr>
        <w:t>ano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ndoda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nyasha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dzebasa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idzva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ndoda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nyasha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dzekuno</w:t>
      </w:r>
      <w:proofErr w:type="spellEnd"/>
      <w:r>
        <w:rPr>
          <w:rFonts w:ascii="Arial" w:hAnsi="Arial" w:cs="Arial"/>
          <w:sz w:val="28"/>
          <w:szCs w:val="28"/>
        </w:rPr>
        <w:t xml:space="preserve"> deliver.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ndoda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nyasha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dzekukunda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hurwere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08712E">
        <w:rPr>
          <w:rFonts w:ascii="Arial" w:hAnsi="Arial" w:cs="Arial"/>
          <w:sz w:val="18"/>
          <w:szCs w:val="1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ndoda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nyasha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nembereko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57770AD4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996061">
        <w:rPr>
          <w:rFonts w:ascii="Arial" w:hAnsi="Arial" w:cs="Arial"/>
          <w:sz w:val="28"/>
          <w:szCs w:val="28"/>
          <w:vertAlign w:val="superscript"/>
        </w:rPr>
        <w:t>7</w:t>
      </w:r>
      <w:r>
        <w:rPr>
          <w:rFonts w:ascii="Arial" w:hAnsi="Arial" w:cs="Arial"/>
          <w:sz w:val="28"/>
          <w:szCs w:val="28"/>
          <w:vertAlign w:val="superscript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Mwari </w:t>
      </w:r>
      <w:proofErr w:type="spellStart"/>
      <w:r>
        <w:rPr>
          <w:rFonts w:ascii="Arial" w:hAnsi="Arial" w:cs="Arial"/>
          <w:sz w:val="28"/>
          <w:szCs w:val="28"/>
        </w:rPr>
        <w:t>ndoda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nyasha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ndinyatsoziva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panzvimbo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yakaiswa</w:t>
      </w:r>
      <w:proofErr w:type="spellEnd"/>
      <w:r>
        <w:rPr>
          <w:rFonts w:ascii="Arial" w:hAnsi="Arial" w:cs="Arial"/>
          <w:sz w:val="28"/>
          <w:szCs w:val="28"/>
        </w:rPr>
        <w:t xml:space="preserve"> Zita </w:t>
      </w:r>
      <w:proofErr w:type="spellStart"/>
      <w:r>
        <w:rPr>
          <w:rFonts w:ascii="Arial" w:hAnsi="Arial" w:cs="Arial"/>
          <w:sz w:val="28"/>
          <w:szCs w:val="28"/>
        </w:rPr>
        <w:t>naMwari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Panzvimbo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chii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tsvene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tsvene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yakanzi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mukauya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ipapo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ndinokuitirai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zvamunoda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zve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zvese</w:t>
      </w:r>
      <w:proofErr w:type="spellEnd"/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Ichocho</w:t>
      </w:r>
      <w:proofErr w:type="spellEnd"/>
      <w:r>
        <w:rPr>
          <w:rFonts w:ascii="Arial" w:hAnsi="Arial" w:cs="Arial"/>
          <w:sz w:val="28"/>
          <w:szCs w:val="28"/>
        </w:rPr>
        <w:t xml:space="preserve"> chauri </w:t>
      </w:r>
      <w:proofErr w:type="spellStart"/>
      <w:r>
        <w:rPr>
          <w:rFonts w:ascii="Arial" w:hAnsi="Arial" w:cs="Arial"/>
          <w:sz w:val="28"/>
          <w:szCs w:val="28"/>
        </w:rPr>
        <w:t>kuda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ichocho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panzvimbo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tsvene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vakati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ndinosangana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nani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newe</w:t>
      </w:r>
      <w:proofErr w:type="spellEnd"/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Hatisimukei</w:t>
      </w:r>
      <w:proofErr w:type="spellEnd"/>
      <w:r>
        <w:rPr>
          <w:rFonts w:ascii="Arial" w:hAnsi="Arial" w:cs="Arial"/>
          <w:sz w:val="28"/>
          <w:szCs w:val="28"/>
        </w:rPr>
        <w:t xml:space="preserve"> manheru </w:t>
      </w:r>
      <w:proofErr w:type="spellStart"/>
      <w:r>
        <w:rPr>
          <w:rFonts w:ascii="Arial" w:hAnsi="Arial" w:cs="Arial"/>
          <w:sz w:val="28"/>
          <w:szCs w:val="28"/>
        </w:rPr>
        <w:t>anhasi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0CE73FE2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</w:p>
    <w:p w14:paraId="1E8A84EA" w14:textId="77777777" w:rsidR="005D3BDE" w:rsidRPr="00CD4818" w:rsidRDefault="005D3BDE" w:rsidP="005D3BDE">
      <w:pPr>
        <w:spacing w:after="0" w:line="240" w:lineRule="auto"/>
        <w:ind w:left="720"/>
        <w:jc w:val="center"/>
        <w:rPr>
          <w:rFonts w:ascii="Arial" w:eastAsia="Calibri" w:hAnsi="Arial" w:cs="Arial"/>
          <w:i/>
          <w:iCs/>
          <w:kern w:val="0"/>
          <w:sz w:val="18"/>
          <w:szCs w:val="18"/>
          <w:lang w:val="en-ZW"/>
          <w14:ligatures w14:val="none"/>
        </w:rPr>
      </w:pPr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(</w:t>
      </w:r>
      <w:r w:rsidRPr="00C564E4">
        <w:rPr>
          <w:rFonts w:ascii="Arial" w:eastAsia="Calibri" w:hAnsi="Arial" w:cs="Arial"/>
          <w:i/>
          <w:iCs/>
          <w:kern w:val="0"/>
          <w:sz w:val="18"/>
          <w:szCs w:val="18"/>
          <w:lang w:val="en-ZW"/>
          <w14:ligatures w14:val="none"/>
        </w:rPr>
        <w:t>[Blank spot on tape—ED]</w:t>
      </w:r>
      <w:r>
        <w:rPr>
          <w:rFonts w:ascii="Arial" w:eastAsia="Calibri" w:hAnsi="Arial" w:cs="Arial"/>
          <w:i/>
          <w:iCs/>
          <w:kern w:val="0"/>
          <w:sz w:val="18"/>
          <w:szCs w:val="18"/>
          <w:lang w:val="en-ZW"/>
          <w14:ligatures w14:val="none"/>
        </w:rPr>
        <w:t xml:space="preserve"> …</w:t>
      </w:r>
      <w:proofErr w:type="spellStart"/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ni</w:t>
      </w:r>
      <w:proofErr w:type="spellEnd"/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ndoda</w:t>
      </w:r>
      <w:proofErr w:type="spellEnd"/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 xml:space="preserve">), </w:t>
      </w:r>
      <w:proofErr w:type="spellStart"/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ndoda</w:t>
      </w:r>
      <w:proofErr w:type="spellEnd"/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, (</w:t>
      </w:r>
      <w:proofErr w:type="spellStart"/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ndoda</w:t>
      </w:r>
      <w:proofErr w:type="spellEnd"/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 xml:space="preserve">), </w:t>
      </w:r>
      <w:proofErr w:type="spellStart"/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ndoda</w:t>
      </w:r>
      <w:proofErr w:type="spellEnd"/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,</w:t>
      </w:r>
    </w:p>
    <w:p w14:paraId="4319C73F" w14:textId="77777777" w:rsidR="005D3BDE" w:rsidRDefault="005D3BDE" w:rsidP="005D3BDE">
      <w:pPr>
        <w:spacing w:after="0" w:line="240" w:lineRule="auto"/>
        <w:ind w:left="720"/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</w:p>
    <w:p w14:paraId="4EFD853E" w14:textId="77777777" w:rsidR="005D3BDE" w:rsidRPr="00CB1E56" w:rsidRDefault="005D3BDE" w:rsidP="005D3BDE">
      <w:pPr>
        <w:spacing w:after="0" w:line="240" w:lineRule="auto"/>
        <w:ind w:left="720"/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  <w:proofErr w:type="spellStart"/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Ndoda</w:t>
      </w:r>
      <w:proofErr w:type="spellEnd"/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 xml:space="preserve"> Mwari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M</w:t>
      </w:r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uyamuri</w:t>
      </w:r>
      <w:proofErr w:type="spellEnd"/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 xml:space="preserve"> (Baba) </w:t>
      </w:r>
      <w:r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M</w:t>
      </w:r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 xml:space="preserve">uri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w</w:t>
      </w:r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angu</w:t>
      </w:r>
      <w:proofErr w:type="spellEnd"/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,</w:t>
      </w:r>
    </w:p>
    <w:p w14:paraId="6EED6EB1" w14:textId="77777777" w:rsidR="005D3BDE" w:rsidRDefault="005D3BDE" w:rsidP="005D3BDE">
      <w:pPr>
        <w:spacing w:after="0" w:line="240" w:lineRule="auto"/>
        <w:ind w:left="720"/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</w:p>
    <w:p w14:paraId="25BC6DF8" w14:textId="77777777" w:rsidR="005D3BDE" w:rsidRPr="00CD4818" w:rsidRDefault="005D3BDE" w:rsidP="005D3BDE">
      <w:pPr>
        <w:spacing w:after="0" w:line="240" w:lineRule="auto"/>
        <w:ind w:left="720"/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</w:pPr>
      <w:proofErr w:type="spellStart"/>
      <w:r w:rsidRPr="00CD4818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>Ndakatengwa</w:t>
      </w:r>
      <w:proofErr w:type="spellEnd"/>
      <w:r w:rsidRPr="00CD4818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 xml:space="preserve"> (Ini) </w:t>
      </w:r>
      <w:proofErr w:type="spellStart"/>
      <w:r w:rsidRPr="00CD4818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>neRopa</w:t>
      </w:r>
      <w:proofErr w:type="spellEnd"/>
      <w:r w:rsidRPr="00CD4818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 xml:space="preserve"> </w:t>
      </w:r>
      <w:proofErr w:type="spellStart"/>
      <w:r w:rsidRPr="00CD4818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>raIshe</w:t>
      </w:r>
      <w:proofErr w:type="spellEnd"/>
      <w:r w:rsidRPr="00CD4818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>,</w:t>
      </w:r>
    </w:p>
    <w:p w14:paraId="48D38BB3" w14:textId="77777777" w:rsidR="005D3BDE" w:rsidRPr="00CD4818" w:rsidRDefault="005D3BDE" w:rsidP="005D3BDE">
      <w:pPr>
        <w:spacing w:after="0" w:line="240" w:lineRule="auto"/>
        <w:ind w:left="720"/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</w:pPr>
    </w:p>
    <w:p w14:paraId="76A32C3D" w14:textId="77777777" w:rsidR="005D3BDE" w:rsidRPr="00CB1E56" w:rsidRDefault="005D3BDE" w:rsidP="005D3BDE">
      <w:pPr>
        <w:spacing w:after="0" w:line="240" w:lineRule="auto"/>
        <w:ind w:left="720"/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</w:pPr>
      <w:r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>(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>Hona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 xml:space="preserve">) </w:t>
      </w:r>
      <w:proofErr w:type="spellStart"/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>Ndava</w:t>
      </w:r>
      <w:proofErr w:type="spellEnd"/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 xml:space="preserve"> (va) </w:t>
      </w:r>
      <w:proofErr w:type="spellStart"/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>wenyu</w:t>
      </w:r>
      <w:proofErr w:type="spellEnd"/>
      <w:r w:rsidRPr="00CB1E56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 xml:space="preserve"> chose.</w:t>
      </w:r>
    </w:p>
    <w:p w14:paraId="6CE514AC" w14:textId="77777777" w:rsidR="005D3BDE" w:rsidRPr="00AA3191" w:rsidRDefault="005D3BDE" w:rsidP="005D3BDE">
      <w:pPr>
        <w:spacing w:after="0" w:line="240" w:lineRule="auto"/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</w:pPr>
    </w:p>
    <w:p w14:paraId="2B56F5B5" w14:textId="77777777" w:rsidR="005D3BDE" w:rsidRPr="00AA3191" w:rsidRDefault="005D3BDE" w:rsidP="005D3BDE">
      <w:pPr>
        <w:spacing w:after="0" w:line="240" w:lineRule="auto"/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</w:pPr>
    </w:p>
    <w:p w14:paraId="421CF7E5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</w:pPr>
      <w:r w:rsidRPr="00996061">
        <w:rPr>
          <w:rFonts w:ascii="Arial" w:eastAsia="Calibri" w:hAnsi="Arial" w:cs="Arial"/>
          <w:kern w:val="0"/>
          <w:sz w:val="28"/>
          <w:szCs w:val="28"/>
          <w:vertAlign w:val="superscript"/>
          <w:lang w:val="en-ZW"/>
          <w14:ligatures w14:val="none"/>
        </w:rPr>
        <w:t>8</w:t>
      </w:r>
      <w:r>
        <w:rPr>
          <w:rFonts w:ascii="Arial" w:eastAsia="Calibri" w:hAnsi="Arial" w:cs="Arial"/>
          <w:kern w:val="0"/>
          <w:sz w:val="28"/>
          <w:szCs w:val="28"/>
          <w:vertAlign w:val="superscript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Hatipindei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mukuteura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tose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.</w:t>
      </w:r>
    </w:p>
    <w:p w14:paraId="6C5EEF8B" w14:textId="77777777" w:rsidR="005D3BDE" w:rsidRPr="003C28BC" w:rsidRDefault="005D3BDE" w:rsidP="005D3BDE">
      <w:pPr>
        <w:jc w:val="both"/>
        <w:rPr>
          <w:rFonts w:ascii="Arial" w:eastAsia="Calibri" w:hAnsi="Arial" w:cs="Arial"/>
          <w:kern w:val="0"/>
          <w:sz w:val="18"/>
          <w:szCs w:val="18"/>
          <w:lang w:val="en-ZW"/>
          <w14:ligatures w14:val="none"/>
        </w:rPr>
      </w:pPr>
      <w:r w:rsidRPr="003C28BC">
        <w:rPr>
          <w:rFonts w:ascii="Arial" w:eastAsia="Calibri" w:hAnsi="Arial" w:cs="Arial"/>
          <w:kern w:val="0"/>
          <w:sz w:val="18"/>
          <w:szCs w:val="18"/>
          <w:lang w:val="en-ZW"/>
          <w14:ligatures w14:val="none"/>
        </w:rPr>
        <w:t xml:space="preserve">[Congregation enters </w:t>
      </w:r>
      <w:r>
        <w:rPr>
          <w:rFonts w:ascii="Arial" w:eastAsia="Calibri" w:hAnsi="Arial" w:cs="Arial"/>
          <w:kern w:val="0"/>
          <w:sz w:val="18"/>
          <w:szCs w:val="18"/>
          <w:lang w:val="en-ZW"/>
          <w14:ligatures w14:val="none"/>
        </w:rPr>
        <w:t xml:space="preserve">into </w:t>
      </w:r>
      <w:r w:rsidRPr="003C28BC">
        <w:rPr>
          <w:rFonts w:ascii="Arial" w:eastAsia="Calibri" w:hAnsi="Arial" w:cs="Arial"/>
          <w:kern w:val="0"/>
          <w:sz w:val="18"/>
          <w:szCs w:val="18"/>
          <w:lang w:val="en-ZW"/>
          <w14:ligatures w14:val="none"/>
        </w:rPr>
        <w:t>Pentecostal Prayer]</w:t>
      </w:r>
    </w:p>
    <w:p w14:paraId="1118A228" w14:textId="77777777" w:rsidR="005D3BDE" w:rsidRPr="000D21C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18"/>
          <w:szCs w:val="18"/>
          <w:lang w:val="en-ZW"/>
          <w14:ligatures w14:val="none"/>
        </w:rPr>
      </w:pPr>
      <w:r w:rsidRPr="004B09D5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...</w:t>
      </w:r>
      <w:r w:rsidRPr="00225163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am happy</w:t>
      </w:r>
      <w:r w:rsidRPr="000D21CC">
        <w:rPr>
          <w:rFonts w:ascii="Arial" w:eastAsia="Calibri" w:hAnsi="Arial" w:cs="Arial"/>
          <w:i/>
          <w:iCs/>
          <w:kern w:val="0"/>
          <w:sz w:val="18"/>
          <w:szCs w:val="18"/>
          <w:lang w:val="en-ZW"/>
          <w14:ligatures w14:val="none"/>
        </w:rPr>
        <w:t>…[Song leader sings inaudibly—ED]</w:t>
      </w:r>
    </w:p>
    <w:p w14:paraId="79119957" w14:textId="77777777" w:rsidR="005D3BDE" w:rsidRPr="004B09D5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  <w:r w:rsidRPr="004B09D5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(At the cross) At the cross, at the cross</w:t>
      </w:r>
    </w:p>
    <w:p w14:paraId="3334A361" w14:textId="77777777" w:rsidR="005D3BDE" w:rsidRPr="004B09D5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  <w:r w:rsidRPr="004B09D5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lastRenderedPageBreak/>
        <w:t>Where I first saw the light,</w:t>
      </w:r>
    </w:p>
    <w:p w14:paraId="056C94FC" w14:textId="77777777" w:rsidR="005D3BDE" w:rsidRPr="004B09D5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  <w:r w:rsidRPr="004B09D5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And the burden of my heart rolled away,</w:t>
      </w:r>
    </w:p>
    <w:p w14:paraId="319C4BBC" w14:textId="77777777" w:rsidR="005D3BDE" w:rsidRPr="004B09D5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  <w:r w:rsidRPr="004B09D5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(Rolled away) It was there by faith I received my sight,</w:t>
      </w:r>
    </w:p>
    <w:p w14:paraId="54122A03" w14:textId="77777777" w:rsidR="005D3BDE" w:rsidRPr="004B09D5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  <w:r w:rsidRPr="004B09D5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And now I am happy all the day!</w:t>
      </w:r>
    </w:p>
    <w:p w14:paraId="57E29034" w14:textId="77777777" w:rsidR="005D3BDE" w:rsidRPr="004B09D5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</w:p>
    <w:p w14:paraId="29C2EFF0" w14:textId="77777777" w:rsidR="005D3BDE" w:rsidRPr="004B09D5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  <w:r w:rsidRPr="004B09D5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(At the cross) At the cross, at the cross</w:t>
      </w:r>
    </w:p>
    <w:p w14:paraId="367B83E2" w14:textId="77777777" w:rsidR="005D3BDE" w:rsidRPr="004B09D5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  <w:r w:rsidRPr="004B09D5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Where I first saw the light,</w:t>
      </w:r>
    </w:p>
    <w:p w14:paraId="3B7F49B2" w14:textId="77777777" w:rsidR="005D3BDE" w:rsidRPr="004B09D5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  <w:r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 xml:space="preserve">(Oh) </w:t>
      </w:r>
      <w:r w:rsidRPr="004B09D5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And the burden of my heart rolled away,</w:t>
      </w:r>
    </w:p>
    <w:p w14:paraId="1D3B0E47" w14:textId="77777777" w:rsidR="005D3BDE" w:rsidRPr="004B09D5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  <w:r w:rsidRPr="004B09D5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(Rolled away) It was there by faith,</w:t>
      </w:r>
    </w:p>
    <w:p w14:paraId="7D9F80BF" w14:textId="77777777" w:rsidR="005D3BDE" w:rsidRPr="004B09D5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  <w:r w:rsidRPr="004B09D5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(Oh) I received my sight,</w:t>
      </w:r>
    </w:p>
    <w:p w14:paraId="6B1B201C" w14:textId="77777777" w:rsidR="005D3BDE" w:rsidRPr="004B09D5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4B09D5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And now I am happy all the day!</w:t>
      </w:r>
    </w:p>
    <w:p w14:paraId="0AABD4C7" w14:textId="77777777" w:rsidR="005D3BDE" w:rsidRPr="004B09D5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7D0E7A7B" w14:textId="77777777" w:rsidR="005D3BDE" w:rsidRPr="004B09D5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  <w:r w:rsidRPr="004B09D5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(Oh, at the cross) At the cross, at the cross</w:t>
      </w:r>
    </w:p>
    <w:p w14:paraId="2F7DB69F" w14:textId="77777777" w:rsidR="005D3BDE" w:rsidRPr="004B09D5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  <w:r w:rsidRPr="004B09D5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(Oh) Where I first saw the light,</w:t>
      </w:r>
    </w:p>
    <w:p w14:paraId="04D3C802" w14:textId="77777777" w:rsidR="005D3BDE" w:rsidRPr="004B09D5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  <w:r w:rsidRPr="004B09D5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(Oh) And the burden of my heart rolled away,</w:t>
      </w:r>
    </w:p>
    <w:p w14:paraId="4BACAAD3" w14:textId="77777777" w:rsidR="005D3BDE" w:rsidRPr="004B09D5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  <w:r w:rsidRPr="004B09D5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(Rolled away) It was there by faith,</w:t>
      </w:r>
    </w:p>
    <w:p w14:paraId="3A224009" w14:textId="77777777" w:rsidR="005D3BDE" w:rsidRPr="004B09D5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  <w:r w:rsidRPr="004B09D5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(Oh) I received my sight,</w:t>
      </w:r>
    </w:p>
    <w:p w14:paraId="4EFF7BE0" w14:textId="77777777" w:rsidR="005D3BDE" w:rsidRPr="004B09D5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</w:pPr>
      <w:r w:rsidRPr="004B09D5">
        <w:rPr>
          <w:rFonts w:ascii="Arial" w:eastAsia="Calibri" w:hAnsi="Arial" w:cs="Arial"/>
          <w:i/>
          <w:iCs/>
          <w:kern w:val="0"/>
          <w:sz w:val="28"/>
          <w:szCs w:val="28"/>
          <w:lang w:val="en-ZW"/>
          <w14:ligatures w14:val="none"/>
        </w:rPr>
        <w:t>(Oh) And now I am happy all the day!</w:t>
      </w:r>
    </w:p>
    <w:p w14:paraId="3A401BB7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</w:pPr>
    </w:p>
    <w:p w14:paraId="4873FF11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996061">
        <w:rPr>
          <w:rFonts w:ascii="Arial" w:eastAsia="Calibri" w:hAnsi="Arial" w:cs="Arial"/>
          <w:kern w:val="0"/>
          <w:sz w:val="28"/>
          <w:szCs w:val="28"/>
          <w:vertAlign w:val="superscript"/>
          <w:lang w:val="en-ZW"/>
          <w14:ligatures w14:val="none"/>
        </w:rPr>
        <w:t>9</w:t>
      </w:r>
      <w:r>
        <w:rPr>
          <w:rFonts w:ascii="Arial" w:eastAsia="Calibri" w:hAnsi="Arial" w:cs="Arial"/>
          <w:kern w:val="0"/>
          <w:sz w:val="28"/>
          <w:szCs w:val="28"/>
          <w:vertAlign w:val="superscript"/>
          <w:lang w:val="en-ZW"/>
          <w14:ligatures w14:val="none"/>
        </w:rPr>
        <w:t xml:space="preserve"> 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wedu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tinokutendai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vaAbrahama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,</w:t>
      </w:r>
      <w:r w:rsidRPr="00CF5E00">
        <w:rPr>
          <w:rFonts w:ascii="Arial" w:hAnsi="Arial" w:cs="Arial"/>
          <w:sz w:val="18"/>
          <w:szCs w:val="1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vaJakobho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,</w:t>
      </w:r>
      <w:r w:rsidRPr="007D1868">
        <w:rPr>
          <w:rFonts w:ascii="Arial" w:hAnsi="Arial" w:cs="Arial"/>
          <w:sz w:val="18"/>
          <w:szCs w:val="1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vaDhavhidha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.</w:t>
      </w:r>
      <w:r w:rsidRPr="007D1868">
        <w:rPr>
          <w:rFonts w:ascii="Arial" w:hAnsi="Arial" w:cs="Arial"/>
          <w:sz w:val="18"/>
          <w:szCs w:val="1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.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Baba,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webarika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,</w:t>
      </w:r>
      <w:r w:rsidRPr="007D1868">
        <w:rPr>
          <w:rFonts w:ascii="Arial" w:hAnsi="Arial" w:cs="Arial"/>
          <w:sz w:val="18"/>
          <w:szCs w:val="1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God of polygamy,</w:t>
      </w:r>
      <w:r w:rsidRPr="007D1868">
        <w:rPr>
          <w:rFonts w:ascii="Arial" w:hAnsi="Arial" w:cs="Arial"/>
          <w:sz w:val="18"/>
          <w:szCs w:val="1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Mdimo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wasitembo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tinokutendai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nenyasha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dzenyu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Tinotenda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nekuimbirwa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,</w:t>
      </w:r>
      <w:r w:rsidRPr="003E3EEF">
        <w:rPr>
          <w:rFonts w:ascii="Arial" w:hAnsi="Arial" w:cs="Arial"/>
          <w:sz w:val="18"/>
          <w:szCs w:val="1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tinotenda ne worship, Baba.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Tinotenda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neShoko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razuro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,</w:t>
      </w:r>
      <w:r w:rsidRPr="008927B6">
        <w:rPr>
          <w:rFonts w:ascii="Arial" w:hAnsi="Arial" w:cs="Arial"/>
          <w:sz w:val="18"/>
          <w:szCs w:val="1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tinotenda nenyasha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dzekufamba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kuva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pano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250D02DF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eastAsia="Calibri" w:hAnsi="Arial" w:cs="Arial"/>
          <w:kern w:val="0"/>
          <w:sz w:val="28"/>
          <w:szCs w:val="28"/>
          <w:vertAlign w:val="superscript"/>
          <w:lang w:val="en-ZW"/>
          <w14:ligatures w14:val="none"/>
        </w:rPr>
        <w:lastRenderedPageBreak/>
        <w:t xml:space="preserve">10 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tinokukudzai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manheru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ano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Baba tinotenda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kuva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panzvimbo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tsvene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,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kuva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panzvimbo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yamakaisa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Zita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renyu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,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kuva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panzvimbo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yamunosangana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nemutadzi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,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kuva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panzvimbo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yamunodaira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muteuro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yose.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Nekudaro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Baba,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vese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vakazvitakura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ngavabatsirwe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nenyasha.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Vanonoka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Baba,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ngavasunungurwe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,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muZita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raJeso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7F33FABA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eastAsia="Calibri" w:hAnsi="Arial" w:cs="Arial"/>
          <w:kern w:val="0"/>
          <w:sz w:val="28"/>
          <w:szCs w:val="28"/>
          <w:vertAlign w:val="superscript"/>
          <w:lang w:val="en-ZW"/>
          <w14:ligatures w14:val="none"/>
        </w:rPr>
        <w:t xml:space="preserve">11 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Vari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kunetseka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nemitoro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mumisoro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yavo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poresai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wakarurama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Tenzi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makanaka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tatarisa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kwamuri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musimboti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wedu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Tenzi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makanaka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chitiitirai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nyasha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.</w:t>
      </w:r>
      <w:r w:rsidRPr="00340107">
        <w:rPr>
          <w:rFonts w:ascii="Arial" w:hAnsi="Arial" w:cs="Arial"/>
          <w:sz w:val="18"/>
          <w:szCs w:val="1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.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Pakuguma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kwekushumaira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kwezuva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ranhasi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,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toda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kufamba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nenyasha.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Tichidzokera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kwatabva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tiruramisei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,</w:t>
      </w:r>
      <w:r w:rsidRPr="003118DD">
        <w:rPr>
          <w:rFonts w:ascii="Arial" w:hAnsi="Arial" w:cs="Arial"/>
          <w:sz w:val="18"/>
          <w:szCs w:val="1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titungamirirei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,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tibatsirei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Baba,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tinzvenge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tsaona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0826A9FC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996061">
        <w:rPr>
          <w:rFonts w:ascii="Arial" w:eastAsia="Calibri" w:hAnsi="Arial" w:cs="Arial"/>
          <w:kern w:val="0"/>
          <w:sz w:val="28"/>
          <w:szCs w:val="28"/>
          <w:vertAlign w:val="superscript"/>
          <w:lang w:val="en-ZW"/>
          <w14:ligatures w14:val="none"/>
        </w:rPr>
        <w:t>1</w:t>
      </w:r>
      <w:r>
        <w:rPr>
          <w:rFonts w:ascii="Arial" w:eastAsia="Calibri" w:hAnsi="Arial" w:cs="Arial"/>
          <w:kern w:val="0"/>
          <w:sz w:val="28"/>
          <w:szCs w:val="28"/>
          <w:vertAlign w:val="superscript"/>
          <w:lang w:val="en-ZW"/>
          <w14:ligatures w14:val="none"/>
        </w:rPr>
        <w:t xml:space="preserve">2 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Mwari makanaka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tinoisa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Jehovah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wakarurama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vese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vasara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kudzimba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Tichinoyanana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navo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ngativasimudzireiwo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,</w:t>
      </w:r>
      <w:r w:rsidRPr="00627241">
        <w:rPr>
          <w:rFonts w:ascii="Arial" w:hAnsi="Arial" w:cs="Arial"/>
          <w:sz w:val="18"/>
          <w:szCs w:val="1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tive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mumweya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mumwe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chete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, Baba.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Tiri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kunyengeterera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August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yedu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pindirai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,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tiri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kunyengeterera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gore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resanduko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.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Tinoziva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zvinoitika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.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Mabasa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anowanikwa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,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hapana baren womb mu Isiraeri,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status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inochinja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,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tinokunda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vavengi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,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tichawana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pekuvaka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,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tichavaka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Jerusarema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en-ZW"/>
          <w14:ligatures w14:val="none"/>
        </w:rPr>
        <w:t>, Home of the Bride</w:t>
      </w:r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 </w:t>
      </w:r>
    </w:p>
    <w:p w14:paraId="4E53D820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996061">
        <w:rPr>
          <w:rFonts w:ascii="Arial" w:hAnsi="Arial" w:cs="Arial"/>
          <w:sz w:val="28"/>
          <w:szCs w:val="28"/>
          <w:vertAlign w:val="superscript"/>
        </w:rPr>
        <w:t>1</w:t>
      </w:r>
      <w:r>
        <w:rPr>
          <w:rFonts w:ascii="Arial" w:hAnsi="Arial" w:cs="Arial"/>
          <w:sz w:val="28"/>
          <w:szCs w:val="28"/>
          <w:vertAlign w:val="superscript"/>
        </w:rPr>
        <w:t xml:space="preserve">3 </w:t>
      </w:r>
      <w:r>
        <w:rPr>
          <w:rFonts w:ascii="Arial" w:hAnsi="Arial" w:cs="Arial"/>
          <w:sz w:val="28"/>
          <w:szCs w:val="28"/>
        </w:rPr>
        <w:t xml:space="preserve">Baba </w:t>
      </w:r>
      <w:proofErr w:type="spellStart"/>
      <w:r>
        <w:rPr>
          <w:rFonts w:ascii="Arial" w:hAnsi="Arial" w:cs="Arial"/>
          <w:sz w:val="28"/>
          <w:szCs w:val="28"/>
        </w:rPr>
        <w:t>makati</w:t>
      </w:r>
      <w:proofErr w:type="spellEnd"/>
      <w:r>
        <w:rPr>
          <w:rFonts w:ascii="Arial" w:hAnsi="Arial" w:cs="Arial"/>
          <w:sz w:val="28"/>
          <w:szCs w:val="28"/>
        </w:rPr>
        <w:t>, “</w:t>
      </w:r>
      <w:proofErr w:type="spellStart"/>
      <w:r>
        <w:rPr>
          <w:rFonts w:ascii="Arial" w:hAnsi="Arial" w:cs="Arial"/>
          <w:sz w:val="28"/>
          <w:szCs w:val="28"/>
        </w:rPr>
        <w:t>Munozarura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hwindo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redenga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kusvika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tinoshaya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pokuisa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maropafadzo</w:t>
      </w:r>
      <w:proofErr w:type="spellEnd"/>
      <w:r>
        <w:rPr>
          <w:rFonts w:ascii="Arial" w:hAnsi="Arial" w:cs="Arial"/>
          <w:sz w:val="28"/>
          <w:szCs w:val="28"/>
        </w:rPr>
        <w:t xml:space="preserve">.”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Chivai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nevatsvene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vari</w:t>
      </w:r>
      <w:proofErr w:type="spellEnd"/>
      <w:r>
        <w:rPr>
          <w:rFonts w:ascii="Arial" w:hAnsi="Arial" w:cs="Arial"/>
          <w:sz w:val="28"/>
          <w:szCs w:val="28"/>
        </w:rPr>
        <w:t xml:space="preserve"> Britain ne </w:t>
      </w:r>
      <w:proofErr w:type="spellStart"/>
      <w:r>
        <w:rPr>
          <w:rFonts w:ascii="Arial" w:hAnsi="Arial" w:cs="Arial"/>
          <w:sz w:val="28"/>
          <w:szCs w:val="28"/>
        </w:rPr>
        <w:t>Amereka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Chivai</w:t>
      </w:r>
      <w:proofErr w:type="spellEnd"/>
      <w:r>
        <w:rPr>
          <w:rFonts w:ascii="Arial" w:hAnsi="Arial" w:cs="Arial"/>
          <w:sz w:val="28"/>
          <w:szCs w:val="28"/>
        </w:rPr>
        <w:t xml:space="preserve"> Baba </w:t>
      </w:r>
      <w:proofErr w:type="spellStart"/>
      <w:r>
        <w:rPr>
          <w:rFonts w:ascii="Arial" w:hAnsi="Arial" w:cs="Arial"/>
          <w:sz w:val="28"/>
          <w:szCs w:val="28"/>
        </w:rPr>
        <w:t>wakanaka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kugadzirira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kwavanoita</w:t>
      </w:r>
      <w:proofErr w:type="spellEnd"/>
      <w:r>
        <w:rPr>
          <w:rFonts w:ascii="Arial" w:hAnsi="Arial" w:cs="Arial"/>
          <w:sz w:val="28"/>
          <w:szCs w:val="28"/>
        </w:rPr>
        <w:t xml:space="preserve"> August. August </w:t>
      </w:r>
      <w:proofErr w:type="spellStart"/>
      <w:r>
        <w:rPr>
          <w:rFonts w:ascii="Arial" w:hAnsi="Arial" w:cs="Arial"/>
          <w:sz w:val="28"/>
          <w:szCs w:val="28"/>
        </w:rPr>
        <w:t>tiitirei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nyasha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Chiuyai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muno</w:t>
      </w:r>
      <w:proofErr w:type="spellEnd"/>
      <w:r>
        <w:rPr>
          <w:rFonts w:ascii="Arial" w:hAnsi="Arial" w:cs="Arial"/>
          <w:sz w:val="28"/>
          <w:szCs w:val="28"/>
        </w:rPr>
        <w:t xml:space="preserve"> Baba </w:t>
      </w:r>
      <w:proofErr w:type="spellStart"/>
      <w:r>
        <w:rPr>
          <w:rFonts w:ascii="Arial" w:hAnsi="Arial" w:cs="Arial"/>
          <w:sz w:val="28"/>
          <w:szCs w:val="28"/>
        </w:rPr>
        <w:t>wakanaka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mubate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nemumwe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01972A95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14 </w:t>
      </w:r>
      <w:proofErr w:type="spellStart"/>
      <w:r>
        <w:rPr>
          <w:rFonts w:ascii="Arial" w:hAnsi="Arial" w:cs="Arial"/>
          <w:sz w:val="28"/>
          <w:szCs w:val="28"/>
        </w:rPr>
        <w:t>Vayenzi</w:t>
      </w:r>
      <w:proofErr w:type="spellEnd"/>
      <w:r>
        <w:rPr>
          <w:rFonts w:ascii="Arial" w:hAnsi="Arial" w:cs="Arial"/>
          <w:sz w:val="28"/>
          <w:szCs w:val="28"/>
        </w:rPr>
        <w:t xml:space="preserve"> Baba, </w:t>
      </w:r>
      <w:proofErr w:type="spellStart"/>
      <w:r>
        <w:rPr>
          <w:rFonts w:ascii="Arial" w:hAnsi="Arial" w:cs="Arial"/>
          <w:sz w:val="28"/>
          <w:szCs w:val="28"/>
        </w:rPr>
        <w:t>vanobata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zvokwadi</w:t>
      </w:r>
      <w:proofErr w:type="spellEnd"/>
      <w:r>
        <w:rPr>
          <w:rFonts w:ascii="Arial" w:hAnsi="Arial" w:cs="Arial"/>
          <w:sz w:val="28"/>
          <w:szCs w:val="28"/>
        </w:rPr>
        <w:t xml:space="preserve"> iyi </w:t>
      </w:r>
      <w:proofErr w:type="spellStart"/>
      <w:r>
        <w:rPr>
          <w:rFonts w:ascii="Arial" w:hAnsi="Arial" w:cs="Arial"/>
          <w:sz w:val="28"/>
          <w:szCs w:val="28"/>
        </w:rPr>
        <w:t>nepfungwa</w:t>
      </w:r>
      <w:proofErr w:type="spellEnd"/>
      <w:r>
        <w:rPr>
          <w:rFonts w:ascii="Arial" w:hAnsi="Arial" w:cs="Arial"/>
          <w:sz w:val="28"/>
          <w:szCs w:val="28"/>
        </w:rPr>
        <w:t xml:space="preserve">, Baba, </w:t>
      </w:r>
      <w:proofErr w:type="spellStart"/>
      <w:r>
        <w:rPr>
          <w:rFonts w:ascii="Arial" w:hAnsi="Arial" w:cs="Arial"/>
          <w:sz w:val="28"/>
          <w:szCs w:val="28"/>
        </w:rPr>
        <w:t>vari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papfungwa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yekudzokera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kumasure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tishandei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tose</w:t>
      </w:r>
      <w:proofErr w:type="spellEnd"/>
      <w:r>
        <w:rPr>
          <w:rFonts w:ascii="Arial" w:hAnsi="Arial" w:cs="Arial"/>
          <w:sz w:val="28"/>
          <w:szCs w:val="28"/>
        </w:rPr>
        <w:t xml:space="preserve">, Baba.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Toda </w:t>
      </w:r>
      <w:proofErr w:type="spellStart"/>
      <w:r>
        <w:rPr>
          <w:rFonts w:ascii="Arial" w:hAnsi="Arial" w:cs="Arial"/>
          <w:sz w:val="28"/>
          <w:szCs w:val="28"/>
        </w:rPr>
        <w:t>kubuda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tabatikana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Toda </w:t>
      </w:r>
      <w:proofErr w:type="spellStart"/>
      <w:r>
        <w:rPr>
          <w:rFonts w:ascii="Arial" w:hAnsi="Arial" w:cs="Arial"/>
          <w:sz w:val="28"/>
          <w:szCs w:val="28"/>
        </w:rPr>
        <w:t>kubuda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muno</w:t>
      </w:r>
      <w:proofErr w:type="spellEnd"/>
      <w:r>
        <w:rPr>
          <w:rFonts w:ascii="Arial" w:hAnsi="Arial" w:cs="Arial"/>
          <w:sz w:val="28"/>
          <w:szCs w:val="28"/>
        </w:rPr>
        <w:t xml:space="preserve"> takunda </w:t>
      </w:r>
      <w:proofErr w:type="spellStart"/>
      <w:r>
        <w:rPr>
          <w:rFonts w:ascii="Arial" w:hAnsi="Arial" w:cs="Arial"/>
          <w:sz w:val="28"/>
          <w:szCs w:val="28"/>
        </w:rPr>
        <w:t>makuhwa</w:t>
      </w:r>
      <w:proofErr w:type="spellEnd"/>
      <w:r>
        <w:rPr>
          <w:rFonts w:ascii="Arial" w:hAnsi="Arial" w:cs="Arial"/>
          <w:sz w:val="28"/>
          <w:szCs w:val="28"/>
        </w:rPr>
        <w:t xml:space="preserve">, takunda </w:t>
      </w:r>
      <w:proofErr w:type="spellStart"/>
      <w:r>
        <w:rPr>
          <w:rFonts w:ascii="Arial" w:hAnsi="Arial" w:cs="Arial"/>
          <w:sz w:val="28"/>
          <w:szCs w:val="28"/>
        </w:rPr>
        <w:t>zvitaurwa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taurwa</w:t>
      </w:r>
      <w:proofErr w:type="spellEnd"/>
      <w:r>
        <w:rPr>
          <w:rFonts w:ascii="Arial" w:hAnsi="Arial" w:cs="Arial"/>
          <w:sz w:val="28"/>
          <w:szCs w:val="28"/>
        </w:rPr>
        <w:t xml:space="preserve">, takunda </w:t>
      </w:r>
      <w:proofErr w:type="spellStart"/>
      <w:r>
        <w:rPr>
          <w:rFonts w:ascii="Arial" w:hAnsi="Arial" w:cs="Arial"/>
          <w:sz w:val="28"/>
          <w:szCs w:val="28"/>
        </w:rPr>
        <w:t>zvinyeyewa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nyeyewa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ndinokutendai</w:t>
      </w:r>
      <w:proofErr w:type="spellEnd"/>
      <w:r>
        <w:rPr>
          <w:rFonts w:ascii="Arial" w:hAnsi="Arial" w:cs="Arial"/>
          <w:sz w:val="28"/>
          <w:szCs w:val="28"/>
        </w:rPr>
        <w:t xml:space="preserve"> Jehovah </w:t>
      </w:r>
      <w:proofErr w:type="spellStart"/>
      <w:r>
        <w:rPr>
          <w:rFonts w:ascii="Arial" w:hAnsi="Arial" w:cs="Arial"/>
          <w:sz w:val="28"/>
          <w:szCs w:val="28"/>
        </w:rPr>
        <w:t>wangu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Chipindai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mumharidzo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yamasikati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</w:t>
      </w:r>
      <w:proofErr w:type="spellEnd"/>
      <w:r>
        <w:rPr>
          <w:rFonts w:ascii="Arial" w:hAnsi="Arial" w:cs="Arial"/>
          <w:sz w:val="28"/>
          <w:szCs w:val="28"/>
        </w:rPr>
        <w:t xml:space="preserve">, Baba </w:t>
      </w:r>
      <w:proofErr w:type="spellStart"/>
      <w:r>
        <w:rPr>
          <w:rFonts w:ascii="Arial" w:hAnsi="Arial" w:cs="Arial"/>
          <w:sz w:val="28"/>
          <w:szCs w:val="28"/>
        </w:rPr>
        <w:t>tigobuda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munomu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mwoyo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yakasimudzirwa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1F493946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lastRenderedPageBreak/>
        <w:t xml:space="preserve">15 </w:t>
      </w:r>
      <w:r>
        <w:rPr>
          <w:rFonts w:ascii="Arial" w:hAnsi="Arial" w:cs="Arial"/>
          <w:sz w:val="28"/>
          <w:szCs w:val="28"/>
        </w:rPr>
        <w:t xml:space="preserve">Tinotenda </w:t>
      </w:r>
      <w:proofErr w:type="spellStart"/>
      <w:r>
        <w:rPr>
          <w:rFonts w:ascii="Arial" w:hAnsi="Arial" w:cs="Arial"/>
          <w:sz w:val="28"/>
          <w:szCs w:val="28"/>
        </w:rPr>
        <w:t>negohwo</w:t>
      </w:r>
      <w:proofErr w:type="spellEnd"/>
      <w:r>
        <w:rPr>
          <w:rFonts w:ascii="Arial" w:hAnsi="Arial" w:cs="Arial"/>
          <w:sz w:val="28"/>
          <w:szCs w:val="28"/>
        </w:rPr>
        <w:t>, Jehovah.</w:t>
      </w:r>
      <w:r w:rsidRPr="00061FC7">
        <w:rPr>
          <w:rFonts w:ascii="Arial" w:hAnsi="Arial" w:cs="Arial"/>
          <w:sz w:val="18"/>
          <w:szCs w:val="1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Tatarisa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kurima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kwegore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rino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Tinotenda </w:t>
      </w:r>
      <w:proofErr w:type="spellStart"/>
      <w:r>
        <w:rPr>
          <w:rFonts w:ascii="Arial" w:hAnsi="Arial" w:cs="Arial"/>
          <w:sz w:val="28"/>
          <w:szCs w:val="28"/>
        </w:rPr>
        <w:t>nehutano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kuchengeta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kwamunoita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vedu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Baba tinotenda </w:t>
      </w:r>
      <w:proofErr w:type="spellStart"/>
      <w:r>
        <w:rPr>
          <w:rFonts w:ascii="Arial" w:hAnsi="Arial" w:cs="Arial"/>
          <w:sz w:val="28"/>
          <w:szCs w:val="28"/>
        </w:rPr>
        <w:t>nechokufuka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nechokudya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061FC7">
        <w:rPr>
          <w:rFonts w:ascii="Arial" w:hAnsi="Arial" w:cs="Arial"/>
          <w:sz w:val="18"/>
          <w:szCs w:val="1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Tinotenda </w:t>
      </w:r>
      <w:proofErr w:type="spellStart"/>
      <w:r>
        <w:rPr>
          <w:rFonts w:ascii="Arial" w:hAnsi="Arial" w:cs="Arial"/>
          <w:sz w:val="28"/>
          <w:szCs w:val="28"/>
        </w:rPr>
        <w:t>nepekugara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nechekufambisa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Tinotenda </w:t>
      </w:r>
      <w:proofErr w:type="spellStart"/>
      <w:r>
        <w:rPr>
          <w:rFonts w:ascii="Arial" w:hAnsi="Arial" w:cs="Arial"/>
          <w:sz w:val="28"/>
          <w:szCs w:val="28"/>
        </w:rPr>
        <w:t>nemweya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wakanaka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Kudzwai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namatwai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nekusingapere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taikumbira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izvi</w:t>
      </w:r>
      <w:proofErr w:type="spellEnd"/>
      <w:r>
        <w:rPr>
          <w:rFonts w:ascii="Arial" w:hAnsi="Arial" w:cs="Arial"/>
          <w:sz w:val="28"/>
          <w:szCs w:val="28"/>
        </w:rPr>
        <w:t xml:space="preserve"> nokutenda, </w:t>
      </w:r>
      <w:proofErr w:type="spellStart"/>
      <w:r>
        <w:rPr>
          <w:rFonts w:ascii="Arial" w:hAnsi="Arial" w:cs="Arial"/>
          <w:sz w:val="28"/>
          <w:szCs w:val="28"/>
        </w:rPr>
        <w:t>muZita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raTenzi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Jeso</w:t>
      </w:r>
      <w:proofErr w:type="spellEnd"/>
      <w:r>
        <w:rPr>
          <w:rFonts w:ascii="Arial" w:hAnsi="Arial" w:cs="Arial"/>
          <w:sz w:val="28"/>
          <w:szCs w:val="28"/>
        </w:rPr>
        <w:t xml:space="preserve"> Kristu, Amen.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5726ED2C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996061">
        <w:rPr>
          <w:rFonts w:ascii="Arial" w:hAnsi="Arial" w:cs="Arial"/>
          <w:sz w:val="28"/>
          <w:szCs w:val="28"/>
          <w:vertAlign w:val="superscript"/>
        </w:rPr>
        <w:t>1</w:t>
      </w:r>
      <w:r>
        <w:rPr>
          <w:rFonts w:ascii="Arial" w:hAnsi="Arial" w:cs="Arial"/>
          <w:sz w:val="28"/>
          <w:szCs w:val="28"/>
          <w:vertAlign w:val="superscript"/>
        </w:rPr>
        <w:t xml:space="preserve">6 </w:t>
      </w:r>
      <w:proofErr w:type="spellStart"/>
      <w:r>
        <w:rPr>
          <w:rFonts w:ascii="Arial" w:hAnsi="Arial" w:cs="Arial"/>
          <w:sz w:val="28"/>
          <w:szCs w:val="28"/>
        </w:rPr>
        <w:t>Tigare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hedu</w:t>
      </w:r>
      <w:proofErr w:type="spellEnd"/>
      <w:r>
        <w:rPr>
          <w:rFonts w:ascii="Arial" w:hAnsi="Arial" w:cs="Arial"/>
          <w:sz w:val="28"/>
          <w:szCs w:val="28"/>
        </w:rPr>
        <w:t xml:space="preserve"> tese </w:t>
      </w:r>
      <w:proofErr w:type="spellStart"/>
      <w:r>
        <w:rPr>
          <w:rFonts w:ascii="Arial" w:hAnsi="Arial" w:cs="Arial"/>
          <w:sz w:val="28"/>
          <w:szCs w:val="28"/>
        </w:rPr>
        <w:t>pasi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0B65A5EA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996061">
        <w:rPr>
          <w:rFonts w:ascii="Arial" w:hAnsi="Arial" w:cs="Arial"/>
          <w:sz w:val="28"/>
          <w:szCs w:val="28"/>
          <w:vertAlign w:val="superscript"/>
        </w:rPr>
        <w:t>1</w:t>
      </w:r>
      <w:r>
        <w:rPr>
          <w:rFonts w:ascii="Arial" w:hAnsi="Arial" w:cs="Arial"/>
          <w:sz w:val="28"/>
          <w:szCs w:val="28"/>
          <w:vertAlign w:val="superscript"/>
        </w:rPr>
        <w:t xml:space="preserve">7 </w:t>
      </w:r>
      <w:proofErr w:type="spellStart"/>
      <w:r>
        <w:rPr>
          <w:rFonts w:ascii="Arial" w:hAnsi="Arial" w:cs="Arial"/>
          <w:sz w:val="28"/>
          <w:szCs w:val="28"/>
        </w:rPr>
        <w:t>Tinokwazisana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muZita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raTenzi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Jeso</w:t>
      </w:r>
      <w:proofErr w:type="spellEnd"/>
      <w:r>
        <w:rPr>
          <w:rFonts w:ascii="Arial" w:hAnsi="Arial" w:cs="Arial"/>
          <w:sz w:val="28"/>
          <w:szCs w:val="28"/>
        </w:rPr>
        <w:t xml:space="preserve"> Kristu.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Mufaro </w:t>
      </w:r>
      <w:proofErr w:type="spellStart"/>
      <w:r>
        <w:rPr>
          <w:rFonts w:ascii="Arial" w:hAnsi="Arial" w:cs="Arial"/>
          <w:sz w:val="28"/>
          <w:szCs w:val="28"/>
        </w:rPr>
        <w:t>wedu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chaiwo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mukati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meimba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nemusi</w:t>
      </w:r>
      <w:proofErr w:type="spellEnd"/>
      <w:r>
        <w:rPr>
          <w:rFonts w:ascii="Arial" w:hAnsi="Arial" w:cs="Arial"/>
          <w:sz w:val="28"/>
          <w:szCs w:val="28"/>
        </w:rPr>
        <w:t xml:space="preserve"> we Sunday </w:t>
      </w:r>
      <w:proofErr w:type="spellStart"/>
      <w:r>
        <w:rPr>
          <w:rFonts w:ascii="Arial" w:hAnsi="Arial" w:cs="Arial"/>
          <w:sz w:val="28"/>
          <w:szCs w:val="28"/>
        </w:rPr>
        <w:t>kudai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Saka... Mufaro </w:t>
      </w:r>
      <w:proofErr w:type="spellStart"/>
      <w:r>
        <w:rPr>
          <w:rFonts w:ascii="Arial" w:hAnsi="Arial" w:cs="Arial"/>
          <w:sz w:val="28"/>
          <w:szCs w:val="28"/>
        </w:rPr>
        <w:t>wedu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chaiwo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pazuva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ranhasi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Amen. </w:t>
      </w:r>
      <w:proofErr w:type="spellStart"/>
      <w:r>
        <w:rPr>
          <w:rFonts w:ascii="Arial" w:hAnsi="Arial" w:cs="Arial"/>
          <w:sz w:val="28"/>
          <w:szCs w:val="28"/>
        </w:rPr>
        <w:t>Totenda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chaizvo</w:t>
      </w:r>
      <w:proofErr w:type="spellEnd"/>
      <w:r>
        <w:rPr>
          <w:rFonts w:ascii="Arial" w:hAnsi="Arial" w:cs="Arial"/>
          <w:sz w:val="28"/>
          <w:szCs w:val="28"/>
        </w:rPr>
        <w:t xml:space="preserve">, tawana ma service </w:t>
      </w:r>
      <w:proofErr w:type="spellStart"/>
      <w:r>
        <w:rPr>
          <w:rFonts w:ascii="Arial" w:hAnsi="Arial" w:cs="Arial"/>
          <w:sz w:val="28"/>
          <w:szCs w:val="28"/>
        </w:rPr>
        <w:t>akanaka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chaizvo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I think this is the best service in Zimbabwe today.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As far as praise and </w:t>
      </w:r>
      <w:proofErr w:type="spellStart"/>
      <w:r>
        <w:rPr>
          <w:rFonts w:ascii="Arial" w:hAnsi="Arial" w:cs="Arial"/>
          <w:sz w:val="28"/>
          <w:szCs w:val="28"/>
        </w:rPr>
        <w:t>wor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worship,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worship is concerned.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559AB39C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18 </w:t>
      </w:r>
      <w:r>
        <w:rPr>
          <w:rFonts w:ascii="Arial" w:hAnsi="Arial" w:cs="Arial"/>
          <w:sz w:val="28"/>
          <w:szCs w:val="28"/>
        </w:rPr>
        <w:t xml:space="preserve">I don’t think you could go anywhere and get any-any better.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Tinotenda Mwari chai...?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chaizvo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chaizvo</w:t>
      </w:r>
      <w:proofErr w:type="spellEnd"/>
      <w:r>
        <w:rPr>
          <w:rFonts w:ascii="Arial" w:hAnsi="Arial" w:cs="Arial"/>
          <w:sz w:val="28"/>
          <w:szCs w:val="28"/>
        </w:rPr>
        <w:t xml:space="preserve">. It was a wonderful service of praise, wonderful service of worship.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Tarumbidza</w:t>
      </w:r>
      <w:proofErr w:type="spellEnd"/>
      <w:r>
        <w:rPr>
          <w:rFonts w:ascii="Arial" w:hAnsi="Arial" w:cs="Arial"/>
          <w:sz w:val="28"/>
          <w:szCs w:val="28"/>
        </w:rPr>
        <w:t xml:space="preserve"> Mwari, </w:t>
      </w:r>
      <w:proofErr w:type="spellStart"/>
      <w:r>
        <w:rPr>
          <w:rFonts w:ascii="Arial" w:hAnsi="Arial" w:cs="Arial"/>
          <w:sz w:val="28"/>
          <w:szCs w:val="28"/>
        </w:rPr>
        <w:t>tatenda</w:t>
      </w:r>
      <w:proofErr w:type="spellEnd"/>
      <w:r>
        <w:rPr>
          <w:rFonts w:ascii="Arial" w:hAnsi="Arial" w:cs="Arial"/>
          <w:sz w:val="28"/>
          <w:szCs w:val="28"/>
        </w:rPr>
        <w:t xml:space="preserve"> Mwari. </w:t>
      </w:r>
      <w:proofErr w:type="spellStart"/>
      <w:r>
        <w:rPr>
          <w:rFonts w:ascii="Arial" w:hAnsi="Arial" w:cs="Arial"/>
          <w:sz w:val="28"/>
          <w:szCs w:val="28"/>
        </w:rPr>
        <w:t>Munomu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ndofunga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kunyangwe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vasingagoni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kutamba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vachadzidzira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Unotozongowanawo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mazunguziro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aunozviitawo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r w:rsidRPr="00250751">
        <w:rPr>
          <w:rFonts w:ascii="Arial" w:hAnsi="Arial" w:cs="Arial"/>
          <w:sz w:val="18"/>
          <w:szCs w:val="18"/>
        </w:rPr>
        <w:t>[Congregation laughs</w:t>
      </w:r>
      <w:r>
        <w:rPr>
          <w:rFonts w:ascii="Arial" w:hAnsi="Arial" w:cs="Arial"/>
          <w:sz w:val="18"/>
          <w:szCs w:val="18"/>
        </w:rPr>
        <w:t>—ED</w:t>
      </w:r>
      <w:r w:rsidRPr="00250751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kana wanga </w:t>
      </w:r>
      <w:proofErr w:type="spellStart"/>
      <w:r>
        <w:rPr>
          <w:rFonts w:ascii="Arial" w:hAnsi="Arial" w:cs="Arial"/>
          <w:sz w:val="28"/>
          <w:szCs w:val="28"/>
        </w:rPr>
        <w:t>uri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</w:t>
      </w:r>
      <w:proofErr w:type="spellEnd"/>
      <w:r>
        <w:rPr>
          <w:rFonts w:ascii="Arial" w:hAnsi="Arial" w:cs="Arial"/>
          <w:sz w:val="28"/>
          <w:szCs w:val="28"/>
        </w:rPr>
        <w:t xml:space="preserve"> stiff, </w:t>
      </w:r>
      <w:proofErr w:type="spellStart"/>
      <w:r>
        <w:rPr>
          <w:rFonts w:ascii="Arial" w:hAnsi="Arial" w:cs="Arial"/>
          <w:sz w:val="28"/>
          <w:szCs w:val="28"/>
        </w:rPr>
        <w:t>handitika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2AE94AF4" w14:textId="77777777" w:rsidR="005D3BDE" w:rsidRPr="00E83E6B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19 </w:t>
      </w:r>
      <w:proofErr w:type="spellStart"/>
      <w:r>
        <w:rPr>
          <w:rFonts w:ascii="Arial" w:hAnsi="Arial" w:cs="Arial"/>
          <w:sz w:val="28"/>
          <w:szCs w:val="28"/>
        </w:rPr>
        <w:t>Unodzimara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ukawana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mazunguziro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aunozviitawo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Inzira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yekutenda</w:t>
      </w:r>
      <w:proofErr w:type="spellEnd"/>
      <w:r>
        <w:rPr>
          <w:rFonts w:ascii="Arial" w:hAnsi="Arial" w:cs="Arial"/>
          <w:sz w:val="28"/>
          <w:szCs w:val="28"/>
        </w:rPr>
        <w:t xml:space="preserve"> ani...?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Mwari,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Mwari, </w:t>
      </w:r>
      <w:proofErr w:type="spellStart"/>
      <w:r>
        <w:rPr>
          <w:rFonts w:ascii="Arial" w:hAnsi="Arial" w:cs="Arial"/>
          <w:sz w:val="28"/>
          <w:szCs w:val="28"/>
        </w:rPr>
        <w:t>handi’moona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Vazhinji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tinofunga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aah, maybe </w:t>
      </w:r>
      <w:proofErr w:type="spellStart"/>
      <w:r>
        <w:rPr>
          <w:rFonts w:ascii="Arial" w:hAnsi="Arial" w:cs="Arial"/>
          <w:sz w:val="28"/>
          <w:szCs w:val="28"/>
        </w:rPr>
        <w:t>kutambira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hayi-hatifaniri</w:t>
      </w:r>
      <w:proofErr w:type="spellEnd"/>
      <w:r>
        <w:rPr>
          <w:rFonts w:ascii="Arial" w:hAnsi="Arial" w:cs="Arial"/>
          <w:sz w:val="28"/>
          <w:szCs w:val="28"/>
        </w:rPr>
        <w:t xml:space="preserve">—No. In the house of the Lord...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kubhawa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kunokanganwa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nhamo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dzavo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kunoenda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mumatondo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kunoputa</w:t>
      </w:r>
      <w:proofErr w:type="spellEnd"/>
      <w:r>
        <w:rPr>
          <w:rFonts w:ascii="Arial" w:hAnsi="Arial" w:cs="Arial"/>
          <w:sz w:val="28"/>
          <w:szCs w:val="28"/>
        </w:rPr>
        <w:t xml:space="preserve"> mbanje, </w:t>
      </w:r>
      <w:proofErr w:type="spellStart"/>
      <w:r>
        <w:rPr>
          <w:rFonts w:ascii="Arial" w:hAnsi="Arial" w:cs="Arial"/>
          <w:sz w:val="28"/>
          <w:szCs w:val="28"/>
        </w:rPr>
        <w:t>kukanganwa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nhamo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dzavo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</w:p>
    <w:p w14:paraId="52ED3FF7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20 </w:t>
      </w:r>
      <w:r>
        <w:rPr>
          <w:rFonts w:ascii="Arial" w:hAnsi="Arial" w:cs="Arial"/>
          <w:sz w:val="28"/>
          <w:szCs w:val="28"/>
        </w:rPr>
        <w:t xml:space="preserve">But </w:t>
      </w:r>
      <w:proofErr w:type="spellStart"/>
      <w:r>
        <w:rPr>
          <w:rFonts w:ascii="Arial" w:hAnsi="Arial" w:cs="Arial"/>
          <w:sz w:val="28"/>
          <w:szCs w:val="28"/>
        </w:rPr>
        <w:t>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anopinda</w:t>
      </w:r>
      <w:proofErr w:type="spellEnd"/>
      <w:r>
        <w:rPr>
          <w:rFonts w:ascii="Arial" w:hAnsi="Arial" w:cs="Arial"/>
          <w:sz w:val="28"/>
          <w:szCs w:val="28"/>
        </w:rPr>
        <w:t xml:space="preserve"> mu Church </w:t>
      </w:r>
      <w:proofErr w:type="spellStart"/>
      <w:r>
        <w:rPr>
          <w:rFonts w:ascii="Arial" w:hAnsi="Arial" w:cs="Arial"/>
          <w:sz w:val="28"/>
          <w:szCs w:val="28"/>
        </w:rPr>
        <w:t>akasuwa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Agoimba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agoparidzirwa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akasuwa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kusvika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abuda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akangodaro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Kokutenda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kuripi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</w:rPr>
        <w:t>Zvokwadi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vakaisa</w:t>
      </w:r>
      <w:proofErr w:type="spellEnd"/>
      <w:r>
        <w:rPr>
          <w:rFonts w:ascii="Arial" w:hAnsi="Arial" w:cs="Arial"/>
          <w:sz w:val="28"/>
          <w:szCs w:val="28"/>
        </w:rPr>
        <w:t xml:space="preserve"> kutenda </w:t>
      </w:r>
      <w:proofErr w:type="spellStart"/>
      <w:r>
        <w:rPr>
          <w:rFonts w:ascii="Arial" w:hAnsi="Arial" w:cs="Arial"/>
          <w:sz w:val="28"/>
          <w:szCs w:val="28"/>
        </w:rPr>
        <w:t>mudoro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nani</w:t>
      </w:r>
      <w:proofErr w:type="spellEnd"/>
      <w:r>
        <w:rPr>
          <w:rFonts w:ascii="Arial" w:hAnsi="Arial" w:cs="Arial"/>
          <w:sz w:val="28"/>
          <w:szCs w:val="28"/>
        </w:rPr>
        <w:t xml:space="preserve"> kune </w:t>
      </w:r>
      <w:proofErr w:type="spellStart"/>
      <w:r>
        <w:rPr>
          <w:rFonts w:ascii="Arial" w:hAnsi="Arial" w:cs="Arial"/>
          <w:sz w:val="28"/>
          <w:szCs w:val="28"/>
        </w:rPr>
        <w:t>vakaisa</w:t>
      </w:r>
      <w:proofErr w:type="spellEnd"/>
      <w:r>
        <w:rPr>
          <w:rFonts w:ascii="Arial" w:hAnsi="Arial" w:cs="Arial"/>
          <w:sz w:val="28"/>
          <w:szCs w:val="28"/>
        </w:rPr>
        <w:t xml:space="preserve"> kutenda </w:t>
      </w:r>
      <w:proofErr w:type="spellStart"/>
      <w:r>
        <w:rPr>
          <w:rFonts w:ascii="Arial" w:hAnsi="Arial" w:cs="Arial"/>
          <w:sz w:val="28"/>
          <w:szCs w:val="28"/>
        </w:rPr>
        <w:t>muna</w:t>
      </w:r>
      <w:proofErr w:type="spellEnd"/>
      <w:r>
        <w:rPr>
          <w:rFonts w:ascii="Arial" w:hAnsi="Arial" w:cs="Arial"/>
          <w:sz w:val="28"/>
          <w:szCs w:val="28"/>
        </w:rPr>
        <w:t xml:space="preserve"> Mwari? </w:t>
      </w:r>
      <w:proofErr w:type="spellStart"/>
      <w:r>
        <w:rPr>
          <w:rFonts w:ascii="Arial" w:hAnsi="Arial" w:cs="Arial"/>
          <w:sz w:val="28"/>
          <w:szCs w:val="28"/>
        </w:rPr>
        <w:t>Ndosaka</w:t>
      </w:r>
      <w:proofErr w:type="spellEnd"/>
      <w:r>
        <w:rPr>
          <w:rFonts w:ascii="Arial" w:hAnsi="Arial" w:cs="Arial"/>
          <w:sz w:val="28"/>
          <w:szCs w:val="28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</w:rPr>
        <w:t>uchiuya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nedambudziko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ufare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Wasiya </w:t>
      </w:r>
      <w:proofErr w:type="spellStart"/>
      <w:r>
        <w:rPr>
          <w:rFonts w:ascii="Arial" w:hAnsi="Arial" w:cs="Arial"/>
          <w:sz w:val="28"/>
          <w:szCs w:val="28"/>
        </w:rPr>
        <w:t>kumba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kusina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zvakadii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zvakanaka</w:t>
      </w:r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ufare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yaani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yaMwari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yaMwari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Nekuti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lastRenderedPageBreak/>
        <w:t>pauno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dzokera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kwanaka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It’s a promise.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72BBD1F3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21 </w:t>
      </w:r>
      <w:r>
        <w:rPr>
          <w:rFonts w:ascii="Arial" w:hAnsi="Arial" w:cs="Arial"/>
          <w:sz w:val="28"/>
          <w:szCs w:val="28"/>
        </w:rPr>
        <w:t xml:space="preserve">Hanzi </w:t>
      </w:r>
      <w:proofErr w:type="spellStart"/>
      <w:r>
        <w:rPr>
          <w:rFonts w:ascii="Arial" w:hAnsi="Arial" w:cs="Arial"/>
          <w:sz w:val="28"/>
          <w:szCs w:val="28"/>
        </w:rPr>
        <w:t>ukarumbidza</w:t>
      </w:r>
      <w:proofErr w:type="spellEnd"/>
      <w:r>
        <w:rPr>
          <w:rFonts w:ascii="Arial" w:hAnsi="Arial" w:cs="Arial"/>
          <w:sz w:val="28"/>
          <w:szCs w:val="28"/>
        </w:rPr>
        <w:t xml:space="preserve"> Mwari, </w:t>
      </w:r>
      <w:proofErr w:type="spellStart"/>
      <w:r>
        <w:rPr>
          <w:rFonts w:ascii="Arial" w:hAnsi="Arial" w:cs="Arial"/>
          <w:sz w:val="28"/>
          <w:szCs w:val="28"/>
        </w:rPr>
        <w:t>paunodzokera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ikoko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kwanaka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Nekuti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pauri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kurumbidza</w:t>
      </w:r>
      <w:proofErr w:type="spellEnd"/>
      <w:r>
        <w:rPr>
          <w:rFonts w:ascii="Arial" w:hAnsi="Arial" w:cs="Arial"/>
          <w:sz w:val="28"/>
          <w:szCs w:val="28"/>
        </w:rPr>
        <w:t xml:space="preserve"> paya </w:t>
      </w:r>
      <w:proofErr w:type="spellStart"/>
      <w:r>
        <w:rPr>
          <w:rFonts w:ascii="Arial" w:hAnsi="Arial" w:cs="Arial"/>
          <w:sz w:val="28"/>
          <w:szCs w:val="28"/>
        </w:rPr>
        <w:t>paya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dziya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dziya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dzese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chiporofita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Mufaro </w:t>
      </w:r>
      <w:proofErr w:type="spellStart"/>
      <w:r>
        <w:rPr>
          <w:rFonts w:ascii="Arial" w:hAnsi="Arial" w:cs="Arial"/>
          <w:sz w:val="28"/>
          <w:szCs w:val="28"/>
        </w:rPr>
        <w:t>watinawo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ndehwa</w:t>
      </w:r>
      <w:proofErr w:type="spellEnd"/>
      <w:r>
        <w:rPr>
          <w:rFonts w:ascii="Arial" w:hAnsi="Arial" w:cs="Arial"/>
          <w:sz w:val="28"/>
          <w:szCs w:val="28"/>
        </w:rPr>
        <w:t xml:space="preserve"> Je...?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ndehwa</w:t>
      </w:r>
      <w:proofErr w:type="spellEnd"/>
      <w:r>
        <w:rPr>
          <w:rFonts w:ascii="Arial" w:hAnsi="Arial" w:cs="Arial"/>
          <w:sz w:val="18"/>
          <w:szCs w:val="18"/>
        </w:rPr>
        <w:t xml:space="preserve"> Jeso</w:t>
      </w:r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Unozosvika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mufaro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iwoyo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wagadzirwa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wavawo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kwakowo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futi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Amen, </w:t>
      </w:r>
      <w:proofErr w:type="spellStart"/>
      <w:r>
        <w:rPr>
          <w:rFonts w:ascii="Arial" w:hAnsi="Arial" w:cs="Arial"/>
          <w:sz w:val="28"/>
          <w:szCs w:val="28"/>
        </w:rPr>
        <w:t>handi’moona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</w:rPr>
        <w:t>usinganzwe</w:t>
      </w:r>
      <w:proofErr w:type="spellEnd"/>
      <w:r>
        <w:rPr>
          <w:rFonts w:ascii="Arial" w:hAnsi="Arial" w:cs="Arial"/>
          <w:sz w:val="28"/>
          <w:szCs w:val="28"/>
        </w:rPr>
        <w:t xml:space="preserve"> zvakanaka... Imagine yesterday, I came here, I was half dead with tiredness. I’ve been tired now for almost about two to three weeks. But kana Mwari </w:t>
      </w:r>
      <w:proofErr w:type="spellStart"/>
      <w:r>
        <w:rPr>
          <w:rFonts w:ascii="Arial" w:hAnsi="Arial" w:cs="Arial"/>
          <w:sz w:val="28"/>
          <w:szCs w:val="28"/>
        </w:rPr>
        <w:t>vapindira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munyaya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2A7254B5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22 </w:t>
      </w:r>
      <w:proofErr w:type="spellStart"/>
      <w:r>
        <w:rPr>
          <w:rFonts w:ascii="Arial" w:hAnsi="Arial" w:cs="Arial"/>
          <w:sz w:val="28"/>
          <w:szCs w:val="28"/>
        </w:rPr>
        <w:t>Ndaitova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nepfungwa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dzokuti</w:t>
      </w:r>
      <w:proofErr w:type="spellEnd"/>
      <w:r>
        <w:rPr>
          <w:rFonts w:ascii="Arial" w:hAnsi="Arial" w:cs="Arial"/>
          <w:sz w:val="28"/>
          <w:szCs w:val="28"/>
        </w:rPr>
        <w:t xml:space="preserve"> aah, </w:t>
      </w:r>
      <w:proofErr w:type="spellStart"/>
      <w:r>
        <w:rPr>
          <w:rFonts w:ascii="Arial" w:hAnsi="Arial" w:cs="Arial"/>
          <w:sz w:val="28"/>
          <w:szCs w:val="28"/>
        </w:rPr>
        <w:t>takatozvi</w:t>
      </w:r>
      <w:proofErr w:type="spellEnd"/>
      <w:r>
        <w:rPr>
          <w:rFonts w:ascii="Arial" w:hAnsi="Arial" w:cs="Arial"/>
          <w:sz w:val="28"/>
          <w:szCs w:val="28"/>
        </w:rPr>
        <w:t xml:space="preserve"> discusser </w:t>
      </w:r>
      <w:proofErr w:type="spellStart"/>
      <w:r>
        <w:rPr>
          <w:rFonts w:ascii="Arial" w:hAnsi="Arial" w:cs="Arial"/>
          <w:sz w:val="28"/>
          <w:szCs w:val="28"/>
        </w:rPr>
        <w:t>kumba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ndikati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akomana</w:t>
      </w:r>
      <w:proofErr w:type="spellEnd"/>
      <w:r>
        <w:rPr>
          <w:rFonts w:ascii="Arial" w:hAnsi="Arial" w:cs="Arial"/>
          <w:sz w:val="28"/>
          <w:szCs w:val="28"/>
        </w:rPr>
        <w:t xml:space="preserve"> ma service </w:t>
      </w:r>
      <w:proofErr w:type="spellStart"/>
      <w:r>
        <w:rPr>
          <w:rFonts w:ascii="Arial" w:hAnsi="Arial" w:cs="Arial"/>
          <w:sz w:val="28"/>
          <w:szCs w:val="28"/>
        </w:rPr>
        <w:t>aya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eku</w:t>
      </w:r>
      <w:proofErr w:type="spellEnd"/>
      <w:r>
        <w:rPr>
          <w:rFonts w:ascii="Arial" w:hAnsi="Arial" w:cs="Arial"/>
          <w:sz w:val="28"/>
          <w:szCs w:val="28"/>
        </w:rPr>
        <w:t xml:space="preserve"> Gweru </w:t>
      </w:r>
      <w:proofErr w:type="spellStart"/>
      <w:r>
        <w:rPr>
          <w:rFonts w:ascii="Arial" w:hAnsi="Arial" w:cs="Arial"/>
          <w:sz w:val="28"/>
          <w:szCs w:val="28"/>
        </w:rPr>
        <w:t>aya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tombofanira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kuenda</w:t>
      </w:r>
      <w:proofErr w:type="spellEnd"/>
      <w:r>
        <w:rPr>
          <w:rFonts w:ascii="Arial" w:hAnsi="Arial" w:cs="Arial"/>
          <w:sz w:val="28"/>
          <w:szCs w:val="28"/>
        </w:rPr>
        <w:t xml:space="preserve"> but </w:t>
      </w:r>
      <w:proofErr w:type="spellStart"/>
      <w:r>
        <w:rPr>
          <w:rFonts w:ascii="Arial" w:hAnsi="Arial" w:cs="Arial"/>
          <w:sz w:val="28"/>
          <w:szCs w:val="28"/>
        </w:rPr>
        <w:t>ndendiripo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hangu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ndombogara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ndichinzwa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vachidii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proofErr w:type="spellStart"/>
      <w:r>
        <w:rPr>
          <w:rFonts w:ascii="Arial" w:hAnsi="Arial" w:cs="Arial"/>
          <w:sz w:val="28"/>
          <w:szCs w:val="28"/>
        </w:rPr>
        <w:t>Vachiparidza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Nokuti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wakunzwa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nyama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dzaakudaira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ha’moona</w:t>
      </w:r>
      <w:proofErr w:type="spellEnd"/>
      <w:r>
        <w:rPr>
          <w:rFonts w:ascii="Arial" w:hAnsi="Arial" w:cs="Arial"/>
          <w:sz w:val="28"/>
          <w:szCs w:val="28"/>
        </w:rPr>
        <w:t xml:space="preserve">. But </w:t>
      </w:r>
      <w:proofErr w:type="spellStart"/>
      <w:r>
        <w:rPr>
          <w:rFonts w:ascii="Arial" w:hAnsi="Arial" w:cs="Arial"/>
          <w:sz w:val="28"/>
          <w:szCs w:val="28"/>
        </w:rPr>
        <w:t>wangomira</w:t>
      </w:r>
      <w:proofErr w:type="spellEnd"/>
      <w:r>
        <w:rPr>
          <w:rFonts w:ascii="Arial" w:hAnsi="Arial" w:cs="Arial"/>
          <w:sz w:val="28"/>
          <w:szCs w:val="28"/>
        </w:rPr>
        <w:t xml:space="preserve"> apo,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ayihwa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inenge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yaimwe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nyaya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Ukangomira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ipapo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unoita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fanika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unozonzwa</w:t>
      </w:r>
      <w:proofErr w:type="spellEnd"/>
      <w:r>
        <w:rPr>
          <w:rFonts w:ascii="Arial" w:hAnsi="Arial" w:cs="Arial"/>
          <w:sz w:val="28"/>
          <w:szCs w:val="28"/>
        </w:rPr>
        <w:t xml:space="preserve">-uno—Imagine, </w:t>
      </w:r>
      <w:proofErr w:type="spellStart"/>
      <w:r>
        <w:rPr>
          <w:rFonts w:ascii="Arial" w:hAnsi="Arial" w:cs="Arial"/>
          <w:sz w:val="28"/>
          <w:szCs w:val="28"/>
        </w:rPr>
        <w:t>ndopaunoona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</w:t>
      </w:r>
      <w:proofErr w:type="spellEnd"/>
      <w:r>
        <w:rPr>
          <w:rFonts w:ascii="Arial" w:hAnsi="Arial" w:cs="Arial"/>
          <w:sz w:val="28"/>
          <w:szCs w:val="28"/>
        </w:rPr>
        <w:t xml:space="preserve"> anointing. </w:t>
      </w:r>
      <w:proofErr w:type="spellStart"/>
      <w:r>
        <w:rPr>
          <w:rFonts w:ascii="Arial" w:hAnsi="Arial" w:cs="Arial"/>
          <w:sz w:val="28"/>
          <w:szCs w:val="28"/>
        </w:rPr>
        <w:t>Unopedza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kuparidza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woto</w:t>
      </w:r>
      <w:proofErr w:type="spellEnd"/>
      <w:r>
        <w:rPr>
          <w:rFonts w:ascii="Arial" w:hAnsi="Arial" w:cs="Arial"/>
          <w:sz w:val="28"/>
          <w:szCs w:val="28"/>
        </w:rPr>
        <w:t xml:space="preserve"> feeler pressure, than </w:t>
      </w:r>
      <w:proofErr w:type="spellStart"/>
      <w:r>
        <w:rPr>
          <w:rFonts w:ascii="Arial" w:hAnsi="Arial" w:cs="Arial"/>
          <w:sz w:val="28"/>
          <w:szCs w:val="28"/>
        </w:rPr>
        <w:t>zvawanzwa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uchita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uchitanga</w:t>
      </w:r>
      <w:proofErr w:type="spellEnd"/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7F288049" w14:textId="77777777" w:rsidR="005D3BDE" w:rsidRPr="00A53D16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996061">
        <w:rPr>
          <w:rFonts w:ascii="Arial" w:hAnsi="Arial" w:cs="Arial"/>
          <w:sz w:val="28"/>
          <w:szCs w:val="28"/>
          <w:vertAlign w:val="superscript"/>
        </w:rPr>
        <w:t>2</w:t>
      </w:r>
      <w:r>
        <w:rPr>
          <w:rFonts w:ascii="Arial" w:hAnsi="Arial" w:cs="Arial"/>
          <w:sz w:val="28"/>
          <w:szCs w:val="28"/>
          <w:vertAlign w:val="superscript"/>
        </w:rPr>
        <w:t xml:space="preserve">3 </w:t>
      </w:r>
      <w:proofErr w:type="spellStart"/>
      <w:r>
        <w:rPr>
          <w:rFonts w:ascii="Arial" w:hAnsi="Arial" w:cs="Arial"/>
          <w:sz w:val="28"/>
          <w:szCs w:val="28"/>
        </w:rPr>
        <w:t>Wotoenda</w:t>
      </w:r>
      <w:proofErr w:type="spellEnd"/>
      <w:r>
        <w:rPr>
          <w:rFonts w:ascii="Arial" w:hAnsi="Arial" w:cs="Arial"/>
          <w:sz w:val="28"/>
          <w:szCs w:val="28"/>
        </w:rPr>
        <w:t xml:space="preserve"> mu office </w:t>
      </w:r>
      <w:proofErr w:type="spellStart"/>
      <w:r>
        <w:rPr>
          <w:rFonts w:ascii="Arial" w:hAnsi="Arial" w:cs="Arial"/>
          <w:sz w:val="28"/>
          <w:szCs w:val="28"/>
        </w:rPr>
        <w:t>umu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kukurukura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kukanganwa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Paunosvika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manje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zvobva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zvakudhonora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Annointing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yakudii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manje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yadzikama</w:t>
      </w:r>
      <w:proofErr w:type="spellEnd"/>
      <w:r>
        <w:rPr>
          <w:rFonts w:ascii="Arial" w:hAnsi="Arial" w:cs="Arial"/>
          <w:sz w:val="18"/>
          <w:szCs w:val="18"/>
        </w:rPr>
        <w:t>/</w:t>
      </w:r>
      <w:proofErr w:type="spellStart"/>
      <w:r>
        <w:rPr>
          <w:rFonts w:ascii="Arial" w:hAnsi="Arial" w:cs="Arial"/>
          <w:sz w:val="18"/>
          <w:szCs w:val="18"/>
        </w:rPr>
        <w:t>yakusiya</w:t>
      </w:r>
      <w:proofErr w:type="spellEnd"/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Apostle chuckles—ED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Wobva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wachizvambarara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manje</w:t>
      </w:r>
      <w:proofErr w:type="spellEnd"/>
      <w:r>
        <w:rPr>
          <w:rFonts w:ascii="Arial" w:hAnsi="Arial" w:cs="Arial"/>
          <w:sz w:val="28"/>
          <w:szCs w:val="28"/>
        </w:rPr>
        <w:t xml:space="preserve">. Like yesterday, I don’t even remember what I dreamt. </w:t>
      </w:r>
      <w:proofErr w:type="spellStart"/>
      <w:r>
        <w:rPr>
          <w:rFonts w:ascii="Arial" w:hAnsi="Arial" w:cs="Arial"/>
          <w:sz w:val="28"/>
          <w:szCs w:val="28"/>
        </w:rPr>
        <w:t>Ndarara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sendakafa</w:t>
      </w:r>
      <w:proofErr w:type="spellEnd"/>
      <w:r>
        <w:rPr>
          <w:rFonts w:ascii="Arial" w:hAnsi="Arial" w:cs="Arial"/>
          <w:sz w:val="28"/>
          <w:szCs w:val="28"/>
        </w:rPr>
        <w:t xml:space="preserve">. “How sweet and good is the sleep of a labouring man.”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Ndafarira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kupinda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mumachira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kudaiwo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kufa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446F09">
        <w:rPr>
          <w:rFonts w:ascii="Arial" w:hAnsi="Arial" w:cs="Arial"/>
          <w:sz w:val="18"/>
          <w:szCs w:val="18"/>
        </w:rPr>
        <w:t>[Apostle claps once—ED]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Ndamuka</w:t>
      </w:r>
      <w:proofErr w:type="spellEnd"/>
      <w:r>
        <w:rPr>
          <w:rFonts w:ascii="Arial" w:hAnsi="Arial" w:cs="Arial"/>
          <w:sz w:val="28"/>
          <w:szCs w:val="28"/>
        </w:rPr>
        <w:t xml:space="preserve"> na exactly six thirty-nine. </w:t>
      </w:r>
      <w:proofErr w:type="spellStart"/>
      <w:r>
        <w:rPr>
          <w:rFonts w:ascii="Arial" w:hAnsi="Arial" w:cs="Arial"/>
          <w:sz w:val="28"/>
          <w:szCs w:val="28"/>
        </w:rPr>
        <w:t>Dzanga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</w:t>
      </w:r>
      <w:proofErr w:type="spellEnd"/>
      <w:r>
        <w:rPr>
          <w:rFonts w:ascii="Arial" w:hAnsi="Arial" w:cs="Arial"/>
          <w:sz w:val="28"/>
          <w:szCs w:val="28"/>
        </w:rPr>
        <w:t xml:space="preserve"> twenty-one minutes to seven, </w:t>
      </w:r>
      <w:proofErr w:type="spellStart"/>
      <w:r>
        <w:rPr>
          <w:rFonts w:ascii="Arial" w:hAnsi="Arial" w:cs="Arial"/>
          <w:sz w:val="28"/>
          <w:szCs w:val="28"/>
        </w:rPr>
        <w:t>ndopandapepuka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Kubva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ndichinorara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handi’moona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Unongoenda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uchibva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wangofira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ipapo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kamwe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chete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</w:p>
    <w:p w14:paraId="4FCE7D3C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996061">
        <w:rPr>
          <w:rFonts w:ascii="Arial" w:hAnsi="Arial" w:cs="Arial"/>
          <w:sz w:val="28"/>
          <w:szCs w:val="28"/>
          <w:vertAlign w:val="superscript"/>
        </w:rPr>
        <w:t>2</w:t>
      </w:r>
      <w:r>
        <w:rPr>
          <w:rFonts w:ascii="Arial" w:hAnsi="Arial" w:cs="Arial"/>
          <w:sz w:val="28"/>
          <w:szCs w:val="28"/>
          <w:vertAlign w:val="superscript"/>
        </w:rPr>
        <w:t xml:space="preserve">4 </w:t>
      </w:r>
      <w:proofErr w:type="spellStart"/>
      <w:r>
        <w:rPr>
          <w:rFonts w:ascii="Arial" w:hAnsi="Arial" w:cs="Arial"/>
          <w:sz w:val="28"/>
          <w:szCs w:val="28"/>
        </w:rPr>
        <w:t>Haurote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haurumwe</w:t>
      </w:r>
      <w:proofErr w:type="spellEnd"/>
      <w:r>
        <w:rPr>
          <w:rFonts w:ascii="Arial" w:hAnsi="Arial" w:cs="Arial"/>
          <w:sz w:val="28"/>
          <w:szCs w:val="28"/>
        </w:rPr>
        <w:t xml:space="preserve"> ne mosquito, </w:t>
      </w:r>
      <w:proofErr w:type="spellStart"/>
      <w:r>
        <w:rPr>
          <w:rFonts w:ascii="Arial" w:hAnsi="Arial" w:cs="Arial"/>
          <w:sz w:val="28"/>
          <w:szCs w:val="28"/>
        </w:rPr>
        <w:t>hauitwe</w:t>
      </w:r>
      <w:proofErr w:type="spellEnd"/>
      <w:r>
        <w:rPr>
          <w:rFonts w:ascii="Arial" w:hAnsi="Arial" w:cs="Arial"/>
          <w:sz w:val="28"/>
          <w:szCs w:val="28"/>
        </w:rPr>
        <w:t xml:space="preserve"> sei, </w:t>
      </w:r>
      <w:proofErr w:type="spellStart"/>
      <w:r>
        <w:rPr>
          <w:rFonts w:ascii="Arial" w:hAnsi="Arial" w:cs="Arial"/>
          <w:sz w:val="28"/>
          <w:szCs w:val="28"/>
        </w:rPr>
        <w:t>haumharwe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nenzunzi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hauzvizivi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 xml:space="preserve">[Congregation </w:t>
      </w:r>
      <w:r>
        <w:rPr>
          <w:rFonts w:ascii="Arial" w:hAnsi="Arial" w:cs="Arial"/>
          <w:sz w:val="18"/>
          <w:szCs w:val="18"/>
        </w:rPr>
        <w:t>laughs—ED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Nda’ndakafa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dhuu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Zvokuti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nda’ndichifunga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ah </w:t>
      </w:r>
      <w:proofErr w:type="spellStart"/>
      <w:r>
        <w:rPr>
          <w:rFonts w:ascii="Arial" w:hAnsi="Arial" w:cs="Arial"/>
          <w:sz w:val="28"/>
          <w:szCs w:val="28"/>
        </w:rPr>
        <w:t>kuseni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unomuka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usingambogoni</w:t>
      </w:r>
      <w:proofErr w:type="spellEnd"/>
      <w:r>
        <w:rPr>
          <w:rFonts w:ascii="Arial" w:hAnsi="Arial" w:cs="Arial"/>
          <w:sz w:val="28"/>
          <w:szCs w:val="28"/>
        </w:rPr>
        <w:t xml:space="preserve">, ah. “They that wait upon the Lord…”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Totenda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chaizvo</w:t>
      </w:r>
      <w:proofErr w:type="spellEnd"/>
      <w:r>
        <w:rPr>
          <w:rFonts w:ascii="Arial" w:hAnsi="Arial" w:cs="Arial"/>
          <w:sz w:val="28"/>
          <w:szCs w:val="28"/>
        </w:rPr>
        <w:t xml:space="preserve"> nenyasha </w:t>
      </w:r>
      <w:proofErr w:type="spellStart"/>
      <w:r>
        <w:rPr>
          <w:rFonts w:ascii="Arial" w:hAnsi="Arial" w:cs="Arial"/>
          <w:sz w:val="28"/>
          <w:szCs w:val="28"/>
        </w:rPr>
        <w:t>dzavo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It’s a service that when... </w:t>
      </w:r>
      <w:proofErr w:type="spellStart"/>
      <w:r>
        <w:rPr>
          <w:rFonts w:ascii="Arial" w:hAnsi="Arial" w:cs="Arial"/>
          <w:sz w:val="28"/>
          <w:szCs w:val="28"/>
        </w:rPr>
        <w:t>ukaipedza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handitika</w:t>
      </w:r>
      <w:proofErr w:type="spellEnd"/>
      <w:r>
        <w:rPr>
          <w:rFonts w:ascii="Arial" w:hAnsi="Arial" w:cs="Arial"/>
          <w:sz w:val="28"/>
          <w:szCs w:val="28"/>
        </w:rPr>
        <w:t xml:space="preserve">, aah </w:t>
      </w:r>
      <w:proofErr w:type="spellStart"/>
      <w:r>
        <w:rPr>
          <w:rFonts w:ascii="Arial" w:hAnsi="Arial" w:cs="Arial"/>
          <w:sz w:val="28"/>
          <w:szCs w:val="28"/>
        </w:rPr>
        <w:t>unenge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watogomera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ichinakidza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</w:p>
    <w:p w14:paraId="3FA7456F" w14:textId="77777777" w:rsidR="005D3BDE" w:rsidRPr="00E80E4B" w:rsidRDefault="005D3BDE" w:rsidP="005D3BD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highlight w:val="yellow"/>
          <w:vertAlign w:val="superscript"/>
        </w:rPr>
        <w:lastRenderedPageBreak/>
        <w:t xml:space="preserve">25 </w:t>
      </w:r>
      <w:proofErr w:type="spellStart"/>
      <w:r w:rsidRPr="00A310ED">
        <w:rPr>
          <w:rFonts w:ascii="Arial" w:hAnsi="Arial" w:cs="Arial"/>
          <w:sz w:val="28"/>
          <w:szCs w:val="28"/>
          <w:highlight w:val="yellow"/>
        </w:rPr>
        <w:t>Zvandotaura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ndikati</w:t>
      </w:r>
      <w:proofErr w:type="spellEnd"/>
      <w:r>
        <w:rPr>
          <w:rFonts w:ascii="Arial" w:hAnsi="Arial" w:cs="Arial"/>
          <w:sz w:val="28"/>
          <w:szCs w:val="28"/>
        </w:rPr>
        <w:t xml:space="preserve"> ah, kana </w:t>
      </w:r>
      <w:proofErr w:type="spellStart"/>
      <w:r>
        <w:rPr>
          <w:rFonts w:ascii="Arial" w:hAnsi="Arial" w:cs="Arial"/>
          <w:sz w:val="28"/>
          <w:szCs w:val="28"/>
        </w:rPr>
        <w:t>ndichiuya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kuGweru</w:t>
      </w:r>
      <w:proofErr w:type="spellEnd"/>
      <w:r>
        <w:rPr>
          <w:rFonts w:ascii="Arial" w:hAnsi="Arial" w:cs="Arial"/>
          <w:sz w:val="28"/>
          <w:szCs w:val="28"/>
        </w:rPr>
        <w:t xml:space="preserve"> ne </w:t>
      </w:r>
      <w:proofErr w:type="spellStart"/>
      <w:r>
        <w:rPr>
          <w:rFonts w:ascii="Arial" w:hAnsi="Arial" w:cs="Arial"/>
          <w:sz w:val="28"/>
          <w:szCs w:val="28"/>
        </w:rPr>
        <w:t>benz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yangu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handimbofari</w:t>
      </w:r>
      <w:proofErr w:type="spellEnd"/>
      <w:r>
        <w:rPr>
          <w:rFonts w:ascii="Arial" w:hAnsi="Arial" w:cs="Arial"/>
          <w:sz w:val="28"/>
          <w:szCs w:val="28"/>
        </w:rPr>
        <w:t xml:space="preserve"> because journey </w:t>
      </w:r>
      <w:proofErr w:type="spellStart"/>
      <w:r>
        <w:rPr>
          <w:rFonts w:ascii="Arial" w:hAnsi="Arial" w:cs="Arial"/>
          <w:sz w:val="28"/>
          <w:szCs w:val="28"/>
        </w:rPr>
        <w:t>yacho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inondiitira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chii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proofErr w:type="spellStart"/>
      <w:r>
        <w:rPr>
          <w:rFonts w:ascii="Arial" w:hAnsi="Arial" w:cs="Arial"/>
          <w:sz w:val="28"/>
          <w:szCs w:val="28"/>
        </w:rPr>
        <w:t>Pfupi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 xml:space="preserve">[Congregation </w:t>
      </w:r>
      <w:r>
        <w:rPr>
          <w:rFonts w:ascii="Arial" w:hAnsi="Arial" w:cs="Arial"/>
          <w:sz w:val="18"/>
          <w:szCs w:val="18"/>
        </w:rPr>
        <w:t>laughs—ED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Mota </w:t>
      </w:r>
      <w:proofErr w:type="spellStart"/>
      <w:r>
        <w:rPr>
          <w:rFonts w:ascii="Arial" w:hAnsi="Arial" w:cs="Arial"/>
          <w:sz w:val="28"/>
          <w:szCs w:val="28"/>
        </w:rPr>
        <w:t>inenge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ichinakidza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zvisingaiti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zvekuti</w:t>
      </w:r>
      <w:proofErr w:type="spellEnd"/>
      <w:r>
        <w:rPr>
          <w:rFonts w:ascii="Arial" w:hAnsi="Arial" w:cs="Arial"/>
          <w:sz w:val="28"/>
          <w:szCs w:val="28"/>
        </w:rPr>
        <w:t xml:space="preserve"> by the time I get here </w:t>
      </w:r>
      <w:proofErr w:type="spellStart"/>
      <w:r>
        <w:rPr>
          <w:rFonts w:ascii="Arial" w:hAnsi="Arial" w:cs="Arial"/>
          <w:sz w:val="28"/>
          <w:szCs w:val="28"/>
        </w:rPr>
        <w:t>nde’ndakutoti</w:t>
      </w:r>
      <w:proofErr w:type="spellEnd"/>
      <w:r>
        <w:rPr>
          <w:rFonts w:ascii="Arial" w:hAnsi="Arial" w:cs="Arial"/>
          <w:sz w:val="28"/>
          <w:szCs w:val="28"/>
        </w:rPr>
        <w:t xml:space="preserve"> ah </w:t>
      </w:r>
      <w:proofErr w:type="spellStart"/>
      <w:r>
        <w:rPr>
          <w:rFonts w:ascii="Arial" w:hAnsi="Arial" w:cs="Arial"/>
          <w:sz w:val="28"/>
          <w:szCs w:val="28"/>
        </w:rPr>
        <w:t>manje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vakomana</w:t>
      </w:r>
      <w:proofErr w:type="spellEnd"/>
      <w:r>
        <w:rPr>
          <w:rFonts w:ascii="Arial" w:hAnsi="Arial" w:cs="Arial"/>
          <w:sz w:val="28"/>
          <w:szCs w:val="28"/>
        </w:rPr>
        <w:t xml:space="preserve">, heh. Manje </w:t>
      </w:r>
      <w:proofErr w:type="spellStart"/>
      <w:r>
        <w:rPr>
          <w:rFonts w:ascii="Arial" w:hAnsi="Arial" w:cs="Arial"/>
          <w:sz w:val="28"/>
          <w:szCs w:val="28"/>
        </w:rPr>
        <w:t>ini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nda-dai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nda’chienda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kuBhuruwayo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0F1F769D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D60F68">
        <w:rPr>
          <w:rFonts w:ascii="Arial" w:hAnsi="Arial" w:cs="Arial"/>
          <w:sz w:val="28"/>
          <w:szCs w:val="28"/>
          <w:vertAlign w:val="superscript"/>
        </w:rPr>
        <w:t>2</w:t>
      </w:r>
      <w:r>
        <w:rPr>
          <w:rFonts w:ascii="Arial" w:hAnsi="Arial" w:cs="Arial"/>
          <w:sz w:val="28"/>
          <w:szCs w:val="28"/>
          <w:vertAlign w:val="superscript"/>
        </w:rPr>
        <w:t xml:space="preserve">6 </w:t>
      </w:r>
      <w:r w:rsidRPr="00D60F68">
        <w:rPr>
          <w:rFonts w:ascii="Arial" w:hAnsi="Arial" w:cs="Arial"/>
          <w:sz w:val="18"/>
          <w:szCs w:val="18"/>
          <w:vertAlign w:val="superscript"/>
        </w:rPr>
        <w:t>[</w:t>
      </w:r>
      <w:r w:rsidRPr="00D81186">
        <w:rPr>
          <w:rFonts w:ascii="Arial" w:hAnsi="Arial" w:cs="Arial"/>
          <w:sz w:val="18"/>
          <w:szCs w:val="18"/>
        </w:rPr>
        <w:t xml:space="preserve">Congregation </w:t>
      </w:r>
      <w:r>
        <w:rPr>
          <w:rFonts w:ascii="Arial" w:hAnsi="Arial" w:cs="Arial"/>
          <w:sz w:val="18"/>
          <w:szCs w:val="18"/>
        </w:rPr>
        <w:t>laughs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chichifamba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... </w:t>
      </w:r>
      <w:r w:rsidRPr="00025A09">
        <w:rPr>
          <w:rFonts w:ascii="Arial" w:hAnsi="Arial" w:cs="Arial"/>
          <w:sz w:val="18"/>
          <w:szCs w:val="18"/>
        </w:rPr>
        <w:t>[Apostle imitates the sound his car makes</w:t>
      </w:r>
      <w:r>
        <w:rPr>
          <w:rFonts w:ascii="Arial" w:hAnsi="Arial" w:cs="Arial"/>
          <w:sz w:val="18"/>
          <w:szCs w:val="18"/>
        </w:rPr>
        <w:t>—ED</w:t>
      </w:r>
      <w:r w:rsidRPr="00025A09">
        <w:rPr>
          <w:rFonts w:ascii="Arial" w:hAnsi="Arial" w:cs="Arial"/>
          <w:sz w:val="18"/>
          <w:szCs w:val="18"/>
        </w:rPr>
        <w:t xml:space="preserve">] </w:t>
      </w:r>
      <w:proofErr w:type="spellStart"/>
      <w:r>
        <w:rPr>
          <w:rFonts w:ascii="Arial" w:hAnsi="Arial" w:cs="Arial"/>
          <w:sz w:val="28"/>
          <w:szCs w:val="28"/>
        </w:rPr>
        <w:t>Chinonakidza</w:t>
      </w:r>
      <w:proofErr w:type="spellEnd"/>
      <w:r>
        <w:rPr>
          <w:rFonts w:ascii="Arial" w:hAnsi="Arial" w:cs="Arial"/>
          <w:sz w:val="28"/>
          <w:szCs w:val="28"/>
        </w:rPr>
        <w:t xml:space="preserve"> mu road </w:t>
      </w:r>
      <w:proofErr w:type="spellStart"/>
      <w:r>
        <w:rPr>
          <w:rFonts w:ascii="Arial" w:hAnsi="Arial" w:cs="Arial"/>
          <w:sz w:val="28"/>
          <w:szCs w:val="28"/>
        </w:rPr>
        <w:t>umu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zvokuti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unosvika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uri</w:t>
      </w:r>
      <w:proofErr w:type="spellEnd"/>
      <w:r>
        <w:rPr>
          <w:rFonts w:ascii="Arial" w:hAnsi="Arial" w:cs="Arial"/>
          <w:sz w:val="28"/>
          <w:szCs w:val="28"/>
        </w:rPr>
        <w:t>-u-</w:t>
      </w:r>
      <w:proofErr w:type="spellStart"/>
      <w:r>
        <w:rPr>
          <w:rFonts w:ascii="Arial" w:hAnsi="Arial" w:cs="Arial"/>
          <w:sz w:val="28"/>
          <w:szCs w:val="28"/>
        </w:rPr>
        <w:t>usinga</w:t>
      </w:r>
      <w:proofErr w:type="spellEnd"/>
      <w:r>
        <w:rPr>
          <w:rFonts w:ascii="Arial" w:hAnsi="Arial" w:cs="Arial"/>
          <w:sz w:val="28"/>
          <w:szCs w:val="28"/>
        </w:rPr>
        <w:t>-ha—</w:t>
      </w:r>
      <w:proofErr w:type="spellStart"/>
      <w:r>
        <w:rPr>
          <w:rFonts w:ascii="Arial" w:hAnsi="Arial" w:cs="Arial"/>
          <w:sz w:val="28"/>
          <w:szCs w:val="28"/>
        </w:rPr>
        <w:t>unenge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wangogarawo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wakazvinetera</w:t>
      </w:r>
      <w:proofErr w:type="spellEnd"/>
      <w:r>
        <w:rPr>
          <w:rFonts w:ascii="Arial" w:hAnsi="Arial" w:cs="Arial"/>
          <w:sz w:val="28"/>
          <w:szCs w:val="28"/>
        </w:rPr>
        <w:t xml:space="preserve"> but </w:t>
      </w:r>
      <w:proofErr w:type="spellStart"/>
      <w:r>
        <w:rPr>
          <w:rFonts w:ascii="Arial" w:hAnsi="Arial" w:cs="Arial"/>
          <w:sz w:val="28"/>
          <w:szCs w:val="28"/>
        </w:rPr>
        <w:t>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chainowedzera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pakuneta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Inonakidza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dhuu</w:t>
      </w:r>
      <w:proofErr w:type="spellEnd"/>
      <w:r>
        <w:rPr>
          <w:rFonts w:ascii="Arial" w:hAnsi="Arial" w:cs="Arial"/>
          <w:sz w:val="28"/>
          <w:szCs w:val="28"/>
        </w:rPr>
        <w:t xml:space="preserve">. Saka </w:t>
      </w:r>
      <w:proofErr w:type="spellStart"/>
      <w:r>
        <w:rPr>
          <w:rFonts w:ascii="Arial" w:hAnsi="Arial" w:cs="Arial"/>
          <w:sz w:val="28"/>
          <w:szCs w:val="28"/>
        </w:rPr>
        <w:t>ndo</w:t>
      </w:r>
      <w:proofErr w:type="spellEnd"/>
      <w:r>
        <w:rPr>
          <w:rFonts w:ascii="Arial" w:hAnsi="Arial" w:cs="Arial"/>
          <w:sz w:val="28"/>
          <w:szCs w:val="28"/>
        </w:rPr>
        <w:t xml:space="preserve"> complain </w:t>
      </w:r>
      <w:proofErr w:type="spellStart"/>
      <w:r>
        <w:rPr>
          <w:rFonts w:ascii="Arial" w:hAnsi="Arial" w:cs="Arial"/>
          <w:sz w:val="28"/>
          <w:szCs w:val="28"/>
        </w:rPr>
        <w:t>yangu</w:t>
      </w:r>
      <w:proofErr w:type="spellEnd"/>
      <w:r>
        <w:rPr>
          <w:rFonts w:ascii="Arial" w:hAnsi="Arial" w:cs="Arial"/>
          <w:sz w:val="28"/>
          <w:szCs w:val="28"/>
        </w:rPr>
        <w:t xml:space="preserve"> all the time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the moment we use this car, we will be enjoying our drive until we get there, and we will be very angry when we are there. </w:t>
      </w:r>
    </w:p>
    <w:p w14:paraId="45161CDB" w14:textId="77777777" w:rsidR="005D3BDE" w:rsidRPr="00E80E4B" w:rsidRDefault="005D3BDE" w:rsidP="005D3BD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27 </w:t>
      </w:r>
      <w:r>
        <w:rPr>
          <w:rFonts w:ascii="Arial" w:hAnsi="Arial" w:cs="Arial"/>
          <w:sz w:val="28"/>
          <w:szCs w:val="28"/>
        </w:rPr>
        <w:t xml:space="preserve">Because—And </w:t>
      </w:r>
      <w:proofErr w:type="spellStart"/>
      <w:r>
        <w:rPr>
          <w:rFonts w:ascii="Arial" w:hAnsi="Arial" w:cs="Arial"/>
          <w:sz w:val="28"/>
          <w:szCs w:val="28"/>
        </w:rPr>
        <w:t>ndaka-ndakavaudza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tichisimuka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ndichivaudza</w:t>
      </w:r>
      <w:proofErr w:type="spellEnd"/>
      <w:r>
        <w:rPr>
          <w:rFonts w:ascii="Arial" w:hAnsi="Arial" w:cs="Arial"/>
          <w:sz w:val="28"/>
          <w:szCs w:val="28"/>
        </w:rPr>
        <w:t xml:space="preserve"> ta—</w:t>
      </w:r>
      <w:proofErr w:type="spellStart"/>
      <w:r>
        <w:rPr>
          <w:rFonts w:ascii="Arial" w:hAnsi="Arial" w:cs="Arial"/>
          <w:sz w:val="28"/>
          <w:szCs w:val="28"/>
        </w:rPr>
        <w:t>ndikavaudza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ta’amu</w:t>
      </w:r>
      <w:proofErr w:type="spellEnd"/>
      <w:r>
        <w:rPr>
          <w:rFonts w:ascii="Arial" w:hAnsi="Arial" w:cs="Arial"/>
          <w:sz w:val="28"/>
          <w:szCs w:val="28"/>
        </w:rPr>
        <w:t xml:space="preserve"> Kadoma. </w:t>
      </w:r>
      <w:proofErr w:type="spellStart"/>
      <w:r>
        <w:rPr>
          <w:rFonts w:ascii="Arial" w:hAnsi="Arial" w:cs="Arial"/>
          <w:sz w:val="28"/>
          <w:szCs w:val="28"/>
        </w:rPr>
        <w:t>Taakusvika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tose</w:t>
      </w:r>
      <w:proofErr w:type="spellEnd"/>
      <w:r>
        <w:rPr>
          <w:rFonts w:ascii="Arial" w:hAnsi="Arial" w:cs="Arial"/>
          <w:sz w:val="28"/>
          <w:szCs w:val="28"/>
        </w:rPr>
        <w:t xml:space="preserve">, everyone </w:t>
      </w:r>
      <w:proofErr w:type="spellStart"/>
      <w:r>
        <w:rPr>
          <w:rFonts w:ascii="Arial" w:hAnsi="Arial" w:cs="Arial"/>
          <w:sz w:val="28"/>
          <w:szCs w:val="28"/>
        </w:rPr>
        <w:t>wandandinaye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akasuwawo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mota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yaidii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yainakidza</w:t>
      </w:r>
      <w:proofErr w:type="spellEnd"/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7C5DE3C2" w14:textId="77777777" w:rsidR="005D3BDE" w:rsidRPr="00E80E4B" w:rsidRDefault="005D3BDE" w:rsidP="005D3BDE">
      <w:pPr>
        <w:jc w:val="both"/>
        <w:rPr>
          <w:rFonts w:ascii="Arial" w:hAnsi="Arial" w:cs="Arial"/>
          <w:sz w:val="28"/>
          <w:szCs w:val="28"/>
          <w:lang w:val="fr-FR"/>
        </w:rPr>
      </w:pPr>
      <w:proofErr w:type="spellStart"/>
      <w:r w:rsidRPr="00E80E4B">
        <w:rPr>
          <w:rFonts w:ascii="Arial" w:hAnsi="Arial" w:cs="Arial"/>
          <w:sz w:val="28"/>
          <w:szCs w:val="28"/>
          <w:lang w:val="fr-FR"/>
        </w:rPr>
        <w:t>Ndikati</w:t>
      </w:r>
      <w:proofErr w:type="spellEnd"/>
      <w:r w:rsidRPr="00E80E4B">
        <w:rPr>
          <w:rFonts w:ascii="Arial" w:hAnsi="Arial" w:cs="Arial"/>
          <w:sz w:val="28"/>
          <w:szCs w:val="28"/>
          <w:lang w:val="fr-FR"/>
        </w:rPr>
        <w:t>, “Ko Mai Tito ka?”</w:t>
      </w:r>
    </w:p>
    <w:p w14:paraId="38F78063" w14:textId="77777777" w:rsidR="005D3BDE" w:rsidRPr="00E80E4B" w:rsidRDefault="005D3BDE" w:rsidP="005D3BDE">
      <w:pPr>
        <w:jc w:val="both"/>
        <w:rPr>
          <w:rFonts w:ascii="Arial" w:hAnsi="Arial" w:cs="Arial"/>
          <w:sz w:val="18"/>
          <w:szCs w:val="18"/>
        </w:rPr>
      </w:pPr>
      <w:proofErr w:type="spellStart"/>
      <w:r w:rsidRPr="00E80E4B">
        <w:rPr>
          <w:rFonts w:ascii="Arial" w:hAnsi="Arial" w:cs="Arial"/>
          <w:sz w:val="28"/>
          <w:szCs w:val="28"/>
          <w:lang w:val="fr-FR"/>
        </w:rPr>
        <w:t>Zvikanzi</w:t>
      </w:r>
      <w:proofErr w:type="spellEnd"/>
      <w:r w:rsidRPr="00E80E4B">
        <w:rPr>
          <w:rFonts w:ascii="Arial" w:hAnsi="Arial" w:cs="Arial"/>
          <w:sz w:val="28"/>
          <w:szCs w:val="28"/>
          <w:lang w:val="fr-FR"/>
        </w:rPr>
        <w:t>, “</w:t>
      </w:r>
      <w:proofErr w:type="spellStart"/>
      <w:r w:rsidRPr="00E80E4B">
        <w:rPr>
          <w:rFonts w:ascii="Arial" w:hAnsi="Arial" w:cs="Arial"/>
          <w:sz w:val="28"/>
          <w:szCs w:val="28"/>
          <w:lang w:val="fr-FR"/>
        </w:rPr>
        <w:t>Haa</w:t>
      </w:r>
      <w:proofErr w:type="spellEnd"/>
      <w:r w:rsidRPr="00E80E4B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E80E4B">
        <w:rPr>
          <w:rFonts w:ascii="Arial" w:hAnsi="Arial" w:cs="Arial"/>
          <w:sz w:val="28"/>
          <w:szCs w:val="28"/>
          <w:lang w:val="fr-FR"/>
        </w:rPr>
        <w:t>shuwa</w:t>
      </w:r>
      <w:proofErr w:type="spellEnd"/>
      <w:r w:rsidRPr="00E80E4B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Pr="00E80E4B">
        <w:rPr>
          <w:rFonts w:ascii="Arial" w:hAnsi="Arial" w:cs="Arial"/>
          <w:sz w:val="28"/>
          <w:szCs w:val="28"/>
          <w:lang w:val="fr-FR"/>
        </w:rPr>
        <w:t>dai</w:t>
      </w:r>
      <w:proofErr w:type="spellEnd"/>
      <w:r w:rsidRPr="00E80E4B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E80E4B">
        <w:rPr>
          <w:rFonts w:ascii="Arial" w:hAnsi="Arial" w:cs="Arial"/>
          <w:sz w:val="28"/>
          <w:szCs w:val="28"/>
          <w:lang w:val="fr-FR"/>
        </w:rPr>
        <w:t>ta’tichisvika</w:t>
      </w:r>
      <w:proofErr w:type="spellEnd"/>
      <w:r w:rsidRPr="00E80E4B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E80E4B">
        <w:rPr>
          <w:rFonts w:ascii="Arial" w:hAnsi="Arial" w:cs="Arial"/>
          <w:sz w:val="28"/>
          <w:szCs w:val="28"/>
          <w:lang w:val="fr-FR"/>
        </w:rPr>
        <w:t>hedu</w:t>
      </w:r>
      <w:proofErr w:type="spellEnd"/>
      <w:r w:rsidRPr="00E80E4B">
        <w:rPr>
          <w:rFonts w:ascii="Arial" w:hAnsi="Arial" w:cs="Arial"/>
          <w:sz w:val="28"/>
          <w:szCs w:val="28"/>
          <w:lang w:val="fr-FR"/>
        </w:rPr>
        <w:t xml:space="preserve"> kana </w:t>
      </w:r>
      <w:proofErr w:type="spellStart"/>
      <w:r w:rsidRPr="00E80E4B">
        <w:rPr>
          <w:rFonts w:ascii="Arial" w:hAnsi="Arial" w:cs="Arial"/>
          <w:sz w:val="28"/>
          <w:szCs w:val="28"/>
          <w:lang w:val="fr-FR"/>
        </w:rPr>
        <w:t>pa</w:t>
      </w:r>
      <w:proofErr w:type="spellEnd"/>
      <w:r w:rsidRPr="00E80E4B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E80E4B">
        <w:rPr>
          <w:rFonts w:ascii="Arial" w:hAnsi="Arial" w:cs="Arial"/>
          <w:sz w:val="28"/>
          <w:szCs w:val="28"/>
          <w:lang w:val="fr-FR"/>
        </w:rPr>
        <w:t>Joburg</w:t>
      </w:r>
      <w:proofErr w:type="spellEnd"/>
      <w:r w:rsidRPr="00E80E4B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E80E4B">
        <w:rPr>
          <w:rFonts w:ascii="Arial" w:hAnsi="Arial" w:cs="Arial"/>
          <w:sz w:val="28"/>
          <w:szCs w:val="28"/>
          <w:lang w:val="fr-FR"/>
        </w:rPr>
        <w:t>apo</w:t>
      </w:r>
      <w:proofErr w:type="spellEnd"/>
      <w:r w:rsidRPr="00E80E4B">
        <w:rPr>
          <w:rFonts w:ascii="Arial" w:hAnsi="Arial" w:cs="Arial"/>
          <w:sz w:val="28"/>
          <w:szCs w:val="28"/>
          <w:lang w:val="fr-FR"/>
        </w:rPr>
        <w:t xml:space="preserve">.” </w:t>
      </w:r>
      <w:r w:rsidRPr="00D81186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 xml:space="preserve">Apostle and </w:t>
      </w:r>
      <w:r w:rsidRPr="00D81186">
        <w:rPr>
          <w:rFonts w:ascii="Arial" w:hAnsi="Arial" w:cs="Arial"/>
          <w:sz w:val="18"/>
          <w:szCs w:val="18"/>
        </w:rPr>
        <w:t xml:space="preserve">Congregation </w:t>
      </w:r>
      <w:r>
        <w:rPr>
          <w:rFonts w:ascii="Arial" w:hAnsi="Arial" w:cs="Arial"/>
          <w:sz w:val="18"/>
          <w:szCs w:val="18"/>
        </w:rPr>
        <w:t>laugh—ED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0A0539FF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D60F68">
        <w:rPr>
          <w:rFonts w:ascii="Arial" w:hAnsi="Arial" w:cs="Arial"/>
          <w:sz w:val="28"/>
          <w:szCs w:val="28"/>
          <w:vertAlign w:val="superscript"/>
        </w:rPr>
        <w:t>2</w:t>
      </w:r>
      <w:r>
        <w:rPr>
          <w:rFonts w:ascii="Arial" w:hAnsi="Arial" w:cs="Arial"/>
          <w:sz w:val="28"/>
          <w:szCs w:val="28"/>
          <w:vertAlign w:val="superscript"/>
        </w:rPr>
        <w:t xml:space="preserve">8 </w:t>
      </w:r>
      <w:proofErr w:type="spellStart"/>
      <w:r>
        <w:rPr>
          <w:rFonts w:ascii="Arial" w:hAnsi="Arial" w:cs="Arial"/>
          <w:sz w:val="28"/>
          <w:szCs w:val="28"/>
        </w:rPr>
        <w:t>Handi’muri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kuzviona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Ndozvinoita</w:t>
      </w:r>
      <w:proofErr w:type="spellEnd"/>
      <w:r>
        <w:rPr>
          <w:rFonts w:ascii="Arial" w:hAnsi="Arial" w:cs="Arial"/>
          <w:sz w:val="28"/>
          <w:szCs w:val="28"/>
        </w:rPr>
        <w:t xml:space="preserve"> service </w:t>
      </w:r>
      <w:proofErr w:type="spellStart"/>
      <w:r>
        <w:rPr>
          <w:rFonts w:ascii="Arial" w:hAnsi="Arial" w:cs="Arial"/>
          <w:sz w:val="28"/>
          <w:szCs w:val="28"/>
        </w:rPr>
        <w:t>yakanaka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Amen!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</w:rPr>
        <w:t>une</w:t>
      </w:r>
      <w:proofErr w:type="spellEnd"/>
      <w:r>
        <w:rPr>
          <w:rFonts w:ascii="Arial" w:hAnsi="Arial" w:cs="Arial"/>
          <w:sz w:val="28"/>
          <w:szCs w:val="28"/>
        </w:rPr>
        <w:t xml:space="preserve"> service </w:t>
      </w:r>
      <w:proofErr w:type="spellStart"/>
      <w:r>
        <w:rPr>
          <w:rFonts w:ascii="Arial" w:hAnsi="Arial" w:cs="Arial"/>
          <w:sz w:val="28"/>
          <w:szCs w:val="28"/>
        </w:rPr>
        <w:t>yakanakaka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inokunakidza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zvekuti</w:t>
      </w:r>
      <w:proofErr w:type="spellEnd"/>
      <w:r>
        <w:rPr>
          <w:rFonts w:ascii="Arial" w:hAnsi="Arial" w:cs="Arial"/>
          <w:sz w:val="28"/>
          <w:szCs w:val="28"/>
        </w:rPr>
        <w:t xml:space="preserve"> you can’t wait for the next one.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You can’t wait to get the next to the service again. Ino </w:t>
      </w:r>
      <w:proofErr w:type="spellStart"/>
      <w:r>
        <w:rPr>
          <w:rFonts w:ascii="Arial" w:hAnsi="Arial" w:cs="Arial"/>
          <w:sz w:val="28"/>
          <w:szCs w:val="28"/>
        </w:rPr>
        <w:t>inopera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wakutoti</w:t>
      </w:r>
      <w:proofErr w:type="spellEnd"/>
      <w:r>
        <w:rPr>
          <w:rFonts w:ascii="Arial" w:hAnsi="Arial" w:cs="Arial"/>
          <w:sz w:val="28"/>
          <w:szCs w:val="28"/>
        </w:rPr>
        <w:t xml:space="preserve"> aah, </w:t>
      </w:r>
      <w:proofErr w:type="spellStart"/>
      <w:r>
        <w:rPr>
          <w:rFonts w:ascii="Arial" w:hAnsi="Arial" w:cs="Arial"/>
          <w:sz w:val="28"/>
          <w:szCs w:val="28"/>
        </w:rPr>
        <w:t>dai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tasvika</w:t>
      </w:r>
      <w:proofErr w:type="spellEnd"/>
      <w:r>
        <w:rPr>
          <w:rFonts w:ascii="Arial" w:hAnsi="Arial" w:cs="Arial"/>
          <w:sz w:val="28"/>
          <w:szCs w:val="28"/>
        </w:rPr>
        <w:t xml:space="preserve"> kune </w:t>
      </w:r>
      <w:proofErr w:type="spellStart"/>
      <w:r>
        <w:rPr>
          <w:rFonts w:ascii="Arial" w:hAnsi="Arial" w:cs="Arial"/>
          <w:sz w:val="28"/>
          <w:szCs w:val="28"/>
        </w:rPr>
        <w:t>imwe</w:t>
      </w:r>
      <w:proofErr w:type="spellEnd"/>
      <w:r>
        <w:rPr>
          <w:rFonts w:ascii="Arial" w:hAnsi="Arial" w:cs="Arial"/>
          <w:sz w:val="28"/>
          <w:szCs w:val="28"/>
        </w:rPr>
        <w:t xml:space="preserve">. Saka ma brothers, lets really pray for our August Convention.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Toda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iite</w:t>
      </w:r>
      <w:proofErr w:type="spellEnd"/>
      <w:r>
        <w:rPr>
          <w:rFonts w:ascii="Arial" w:hAnsi="Arial" w:cs="Arial"/>
          <w:sz w:val="28"/>
          <w:szCs w:val="28"/>
        </w:rPr>
        <w:t xml:space="preserve"> Convention </w:t>
      </w:r>
      <w:proofErr w:type="spellStart"/>
      <w:r>
        <w:rPr>
          <w:rFonts w:ascii="Arial" w:hAnsi="Arial" w:cs="Arial"/>
          <w:sz w:val="28"/>
          <w:szCs w:val="28"/>
        </w:rPr>
        <w:t>yakanaka</w:t>
      </w:r>
      <w:proofErr w:type="spellEnd"/>
      <w:r>
        <w:rPr>
          <w:rFonts w:ascii="Arial" w:hAnsi="Arial" w:cs="Arial"/>
          <w:sz w:val="28"/>
          <w:szCs w:val="28"/>
        </w:rPr>
        <w:t xml:space="preserve"> chai...?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chaizvo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Ngaive</w:t>
      </w:r>
      <w:proofErr w:type="spellEnd"/>
      <w:r>
        <w:rPr>
          <w:rFonts w:ascii="Arial" w:hAnsi="Arial" w:cs="Arial"/>
          <w:sz w:val="28"/>
          <w:szCs w:val="28"/>
        </w:rPr>
        <w:t xml:space="preserve"> Convention </w:t>
      </w:r>
      <w:proofErr w:type="spellStart"/>
      <w:r>
        <w:rPr>
          <w:rFonts w:ascii="Arial" w:hAnsi="Arial" w:cs="Arial"/>
          <w:sz w:val="28"/>
          <w:szCs w:val="28"/>
        </w:rPr>
        <w:t>yakanaka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chaizvo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Yakanyanyisa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nekuna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nekunaka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nekunaka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</w:p>
    <w:p w14:paraId="058EB1EC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D60F68">
        <w:rPr>
          <w:rFonts w:ascii="Arial" w:hAnsi="Arial" w:cs="Arial"/>
          <w:sz w:val="28"/>
          <w:szCs w:val="28"/>
          <w:vertAlign w:val="superscript"/>
        </w:rPr>
        <w:t>2</w:t>
      </w:r>
      <w:r>
        <w:rPr>
          <w:rFonts w:ascii="Arial" w:hAnsi="Arial" w:cs="Arial"/>
          <w:sz w:val="28"/>
          <w:szCs w:val="28"/>
          <w:vertAlign w:val="superscript"/>
        </w:rPr>
        <w:t xml:space="preserve">9 </w:t>
      </w:r>
      <w:proofErr w:type="spellStart"/>
      <w:r>
        <w:rPr>
          <w:rFonts w:ascii="Arial" w:hAnsi="Arial" w:cs="Arial"/>
          <w:sz w:val="28"/>
          <w:szCs w:val="28"/>
        </w:rPr>
        <w:t>Zvikuru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toda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vatidzidzise</w:t>
      </w:r>
      <w:proofErr w:type="spellEnd"/>
      <w:r>
        <w:rPr>
          <w:rFonts w:ascii="Arial" w:hAnsi="Arial" w:cs="Arial"/>
          <w:sz w:val="28"/>
          <w:szCs w:val="28"/>
        </w:rPr>
        <w:t xml:space="preserve"> Shoko </w:t>
      </w:r>
      <w:proofErr w:type="spellStart"/>
      <w:r>
        <w:rPr>
          <w:rFonts w:ascii="Arial" w:hAnsi="Arial" w:cs="Arial"/>
          <w:sz w:val="28"/>
          <w:szCs w:val="28"/>
        </w:rPr>
        <w:t>ravo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ngavarege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kutirasira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pasi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vati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F55C33">
        <w:rPr>
          <w:rFonts w:ascii="Arial" w:hAnsi="Arial" w:cs="Arial"/>
          <w:i/>
          <w:iCs/>
          <w:sz w:val="28"/>
          <w:szCs w:val="28"/>
        </w:rPr>
        <w:t>compo-</w:t>
      </w:r>
      <w:proofErr w:type="spellStart"/>
      <w:r w:rsidRPr="00F55C33">
        <w:rPr>
          <w:rFonts w:ascii="Arial" w:hAnsi="Arial" w:cs="Arial"/>
          <w:i/>
          <w:iCs/>
          <w:sz w:val="28"/>
          <w:szCs w:val="28"/>
        </w:rPr>
        <w:t>zere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5E05DA">
        <w:rPr>
          <w:rFonts w:ascii="Arial" w:hAnsi="Arial" w:cs="Arial"/>
          <w:sz w:val="18"/>
          <w:szCs w:val="18"/>
        </w:rPr>
        <w:t>[to compose—ED]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dzinonakidza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ha’moona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Vaite concentrate, </w:t>
      </w:r>
      <w:proofErr w:type="spellStart"/>
      <w:r>
        <w:rPr>
          <w:rFonts w:ascii="Arial" w:hAnsi="Arial" w:cs="Arial"/>
          <w:sz w:val="28"/>
          <w:szCs w:val="28"/>
        </w:rPr>
        <w:t>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55C33">
        <w:rPr>
          <w:rFonts w:ascii="Arial" w:hAnsi="Arial" w:cs="Arial"/>
          <w:i/>
          <w:iCs/>
          <w:sz w:val="28"/>
          <w:szCs w:val="28"/>
        </w:rPr>
        <w:t>po</w:t>
      </w:r>
      <w:r>
        <w:rPr>
          <w:rFonts w:ascii="Arial" w:hAnsi="Arial" w:cs="Arial"/>
          <w:i/>
          <w:iCs/>
          <w:sz w:val="28"/>
          <w:szCs w:val="28"/>
        </w:rPr>
        <w:t>r</w:t>
      </w:r>
      <w:r w:rsidRPr="00F55C33">
        <w:rPr>
          <w:rFonts w:ascii="Arial" w:hAnsi="Arial" w:cs="Arial"/>
          <w:i/>
          <w:iCs/>
          <w:sz w:val="28"/>
          <w:szCs w:val="28"/>
        </w:rPr>
        <w:t>ishe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F55C33">
        <w:rPr>
          <w:rFonts w:ascii="Arial" w:hAnsi="Arial" w:cs="Arial"/>
          <w:sz w:val="18"/>
          <w:szCs w:val="18"/>
        </w:rPr>
        <w:t>[to polish up—ED].</w:t>
      </w:r>
      <w:r>
        <w:rPr>
          <w:rFonts w:ascii="Arial" w:hAnsi="Arial" w:cs="Arial"/>
          <w:sz w:val="28"/>
          <w:szCs w:val="28"/>
        </w:rPr>
        <w:t xml:space="preserve"> Hama </w:t>
      </w:r>
      <w:proofErr w:type="spellStart"/>
      <w:r>
        <w:rPr>
          <w:rFonts w:ascii="Arial" w:hAnsi="Arial" w:cs="Arial"/>
          <w:sz w:val="28"/>
          <w:szCs w:val="28"/>
        </w:rPr>
        <w:t>dzaakugona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kuridza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hudimbwa</w:t>
      </w:r>
      <w:proofErr w:type="spellEnd"/>
      <w:r>
        <w:rPr>
          <w:rFonts w:ascii="Arial" w:hAnsi="Arial" w:cs="Arial"/>
          <w:sz w:val="28"/>
          <w:szCs w:val="28"/>
        </w:rPr>
        <w:t xml:space="preserve"> but there is always a notch higher.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There is always a no...?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notch higher</w:t>
      </w:r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 xml:space="preserve">, aim for perfection.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Handitika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hama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ha’moona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</w:p>
    <w:p w14:paraId="4E4C6CBF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30 </w:t>
      </w:r>
      <w:proofErr w:type="spellStart"/>
      <w:r>
        <w:rPr>
          <w:rFonts w:ascii="Arial" w:hAnsi="Arial" w:cs="Arial"/>
          <w:sz w:val="28"/>
          <w:szCs w:val="28"/>
        </w:rPr>
        <w:t>Ndaiona</w:t>
      </w:r>
      <w:proofErr w:type="spellEnd"/>
      <w:r>
        <w:rPr>
          <w:rFonts w:ascii="Arial" w:hAnsi="Arial" w:cs="Arial"/>
          <w:sz w:val="28"/>
          <w:szCs w:val="28"/>
        </w:rPr>
        <w:t xml:space="preserve"> ma rehearsals e-</w:t>
      </w:r>
      <w:proofErr w:type="spellStart"/>
      <w:r>
        <w:rPr>
          <w:rFonts w:ascii="Arial" w:hAnsi="Arial" w:cs="Arial"/>
          <w:sz w:val="28"/>
          <w:szCs w:val="28"/>
        </w:rPr>
        <w:t>ayiitwa</w:t>
      </w:r>
      <w:proofErr w:type="spellEnd"/>
      <w:r>
        <w:rPr>
          <w:rFonts w:ascii="Arial" w:hAnsi="Arial" w:cs="Arial"/>
          <w:sz w:val="28"/>
          <w:szCs w:val="28"/>
        </w:rPr>
        <w:t xml:space="preserve"> na Michael Jackson. Anga </w:t>
      </w:r>
      <w:proofErr w:type="spellStart"/>
      <w:r>
        <w:rPr>
          <w:rFonts w:ascii="Arial" w:hAnsi="Arial" w:cs="Arial"/>
          <w:sz w:val="28"/>
          <w:szCs w:val="28"/>
        </w:rPr>
        <w:t>achibuda</w:t>
      </w:r>
      <w:proofErr w:type="spellEnd"/>
      <w:r>
        <w:rPr>
          <w:rFonts w:ascii="Arial" w:hAnsi="Arial" w:cs="Arial"/>
          <w:sz w:val="28"/>
          <w:szCs w:val="28"/>
        </w:rPr>
        <w:t xml:space="preserve"> pa Movie Magic 2, </w:t>
      </w:r>
      <w:proofErr w:type="spellStart"/>
      <w:r>
        <w:rPr>
          <w:rFonts w:ascii="Arial" w:hAnsi="Arial" w:cs="Arial"/>
          <w:sz w:val="28"/>
          <w:szCs w:val="28"/>
        </w:rPr>
        <w:t>vachingotaura</w:t>
      </w:r>
      <w:proofErr w:type="spellEnd"/>
      <w:r>
        <w:rPr>
          <w:rFonts w:ascii="Arial" w:hAnsi="Arial" w:cs="Arial"/>
          <w:sz w:val="28"/>
          <w:szCs w:val="28"/>
        </w:rPr>
        <w:t xml:space="preserve">. Yanga </w:t>
      </w:r>
      <w:proofErr w:type="spellStart"/>
      <w:r>
        <w:rPr>
          <w:rFonts w:ascii="Arial" w:hAnsi="Arial" w:cs="Arial"/>
          <w:sz w:val="28"/>
          <w:szCs w:val="28"/>
        </w:rPr>
        <w:t>iri</w:t>
      </w:r>
      <w:proofErr w:type="spellEnd"/>
      <w:r>
        <w:rPr>
          <w:rFonts w:ascii="Arial" w:hAnsi="Arial" w:cs="Arial"/>
          <w:sz w:val="28"/>
          <w:szCs w:val="28"/>
        </w:rPr>
        <w:t xml:space="preserve"> period </w:t>
      </w:r>
      <w:proofErr w:type="spellStart"/>
      <w:r>
        <w:rPr>
          <w:rFonts w:ascii="Arial" w:hAnsi="Arial" w:cs="Arial"/>
          <w:sz w:val="28"/>
          <w:szCs w:val="28"/>
        </w:rPr>
        <w:t>yema</w:t>
      </w:r>
      <w:proofErr w:type="spellEnd"/>
      <w:r>
        <w:rPr>
          <w:rFonts w:ascii="Arial" w:hAnsi="Arial" w:cs="Arial"/>
          <w:sz w:val="28"/>
          <w:szCs w:val="28"/>
        </w:rPr>
        <w:t xml:space="preserve"> rehearsals </w:t>
      </w:r>
      <w:proofErr w:type="spellStart"/>
      <w:r>
        <w:rPr>
          <w:rFonts w:ascii="Arial" w:hAnsi="Arial" w:cs="Arial"/>
          <w:sz w:val="28"/>
          <w:szCs w:val="28"/>
        </w:rPr>
        <w:t>ake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lastRenderedPageBreak/>
        <w:t>Kwanga</w:t>
      </w:r>
      <w:proofErr w:type="spellEnd"/>
      <w:r>
        <w:rPr>
          <w:rFonts w:ascii="Arial" w:hAnsi="Arial" w:cs="Arial"/>
          <w:sz w:val="28"/>
          <w:szCs w:val="28"/>
        </w:rPr>
        <w:t xml:space="preserve"> kune almost three or four. The man would rehearse. He would rehearse even a dance. </w:t>
      </w:r>
      <w:proofErr w:type="spellStart"/>
      <w:r>
        <w:rPr>
          <w:rFonts w:ascii="Arial" w:hAnsi="Arial" w:cs="Arial"/>
          <w:sz w:val="28"/>
          <w:szCs w:val="28"/>
        </w:rPr>
        <w:t>Ndosaka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ndichiti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haikona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kumhanya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kuisa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panaapa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asina</w:t>
      </w:r>
      <w:proofErr w:type="spellEnd"/>
      <w:r>
        <w:rPr>
          <w:rFonts w:ascii="Arial" w:hAnsi="Arial" w:cs="Arial"/>
          <w:sz w:val="28"/>
          <w:szCs w:val="28"/>
        </w:rPr>
        <w:t xml:space="preserve"> practice </w:t>
      </w:r>
      <w:proofErr w:type="spellStart"/>
      <w:r>
        <w:rPr>
          <w:rFonts w:ascii="Arial" w:hAnsi="Arial" w:cs="Arial"/>
          <w:sz w:val="28"/>
          <w:szCs w:val="28"/>
        </w:rPr>
        <w:t>iri</w:t>
      </w:r>
      <w:proofErr w:type="spellEnd"/>
      <w:r>
        <w:rPr>
          <w:rFonts w:ascii="Arial" w:hAnsi="Arial" w:cs="Arial"/>
          <w:sz w:val="28"/>
          <w:szCs w:val="28"/>
        </w:rPr>
        <w:t xml:space="preserve"> enough. </w:t>
      </w:r>
      <w:proofErr w:type="spellStart"/>
      <w:r>
        <w:rPr>
          <w:rFonts w:ascii="Arial" w:hAnsi="Arial" w:cs="Arial"/>
          <w:sz w:val="28"/>
          <w:szCs w:val="28"/>
        </w:rPr>
        <w:t>Anokukanganisira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zvakawanda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ha’moona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</w:p>
    <w:p w14:paraId="64F4B633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31 </w:t>
      </w:r>
      <w:proofErr w:type="spellStart"/>
      <w:r>
        <w:rPr>
          <w:rFonts w:ascii="Arial" w:hAnsi="Arial" w:cs="Arial"/>
          <w:sz w:val="28"/>
          <w:szCs w:val="28"/>
        </w:rPr>
        <w:t>Ukaita</w:t>
      </w:r>
      <w:proofErr w:type="spellEnd"/>
      <w:r>
        <w:rPr>
          <w:rFonts w:ascii="Arial" w:hAnsi="Arial" w:cs="Arial"/>
          <w:sz w:val="28"/>
          <w:szCs w:val="28"/>
        </w:rPr>
        <w:t xml:space="preserve"> practice, you deliver a perfect thing.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The good thing about delivering a perfect thing, it means you value your listeners.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They will always a-appreciate a perfect </w:t>
      </w:r>
      <w:proofErr w:type="spellStart"/>
      <w:r>
        <w:rPr>
          <w:rFonts w:ascii="Arial" w:hAnsi="Arial" w:cs="Arial"/>
          <w:sz w:val="28"/>
          <w:szCs w:val="28"/>
        </w:rPr>
        <w:t>thi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thing,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thing. But </w:t>
      </w:r>
      <w:proofErr w:type="spellStart"/>
      <w:r>
        <w:rPr>
          <w:rFonts w:ascii="Arial" w:hAnsi="Arial" w:cs="Arial"/>
          <w:sz w:val="28"/>
          <w:szCs w:val="28"/>
        </w:rPr>
        <w:t>ukauya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ukati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kanyira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to’ona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hauna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remekedza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Wauyirei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usiri</w:t>
      </w:r>
      <w:proofErr w:type="spellEnd"/>
      <w:r>
        <w:rPr>
          <w:rFonts w:ascii="Arial" w:hAnsi="Arial" w:cs="Arial"/>
          <w:sz w:val="28"/>
          <w:szCs w:val="28"/>
        </w:rPr>
        <w:t xml:space="preserve"> rea...?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ready,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ready. There is nothing as irritating as bad music, </w:t>
      </w:r>
      <w:proofErr w:type="spellStart"/>
      <w:r>
        <w:rPr>
          <w:rFonts w:ascii="Arial" w:hAnsi="Arial" w:cs="Arial"/>
          <w:sz w:val="28"/>
          <w:szCs w:val="28"/>
        </w:rPr>
        <w:t>munzeve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umu</w:t>
      </w:r>
      <w:proofErr w:type="spellEnd"/>
      <w:r>
        <w:rPr>
          <w:rFonts w:ascii="Arial" w:hAnsi="Arial" w:cs="Arial"/>
          <w:sz w:val="28"/>
          <w:szCs w:val="28"/>
        </w:rPr>
        <w:t xml:space="preserve">. It’s like bad food on a tummy. It’s like a smell on a nose. </w:t>
      </w:r>
    </w:p>
    <w:p w14:paraId="1AFEA210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32 </w:t>
      </w:r>
      <w:proofErr w:type="spellStart"/>
      <w:r>
        <w:rPr>
          <w:rFonts w:ascii="Arial" w:hAnsi="Arial" w:cs="Arial"/>
          <w:sz w:val="28"/>
          <w:szCs w:val="28"/>
        </w:rPr>
        <w:t>Ndozvakaita</w:t>
      </w:r>
      <w:proofErr w:type="spellEnd"/>
      <w:r>
        <w:rPr>
          <w:rFonts w:ascii="Arial" w:hAnsi="Arial" w:cs="Arial"/>
          <w:sz w:val="28"/>
          <w:szCs w:val="28"/>
        </w:rPr>
        <w:t xml:space="preserve"> bad mu...?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music</w:t>
      </w:r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Inokutsamwisai</w:t>
      </w:r>
      <w:proofErr w:type="spellEnd"/>
      <w:r>
        <w:rPr>
          <w:rFonts w:ascii="Arial" w:hAnsi="Arial" w:cs="Arial"/>
          <w:sz w:val="28"/>
          <w:szCs w:val="28"/>
        </w:rPr>
        <w:t xml:space="preserve"> mese. </w:t>
      </w:r>
      <w:proofErr w:type="spellStart"/>
      <w:r>
        <w:rPr>
          <w:rFonts w:ascii="Arial" w:hAnsi="Arial" w:cs="Arial"/>
          <w:sz w:val="28"/>
          <w:szCs w:val="28"/>
        </w:rPr>
        <w:t>Munongoti</w:t>
      </w:r>
      <w:proofErr w:type="spellEnd"/>
      <w:r>
        <w:rPr>
          <w:rFonts w:ascii="Arial" w:hAnsi="Arial" w:cs="Arial"/>
          <w:sz w:val="28"/>
          <w:szCs w:val="28"/>
        </w:rPr>
        <w:t xml:space="preserve">, “Ha </w:t>
      </w:r>
      <w:proofErr w:type="spellStart"/>
      <w:r>
        <w:rPr>
          <w:rFonts w:ascii="Arial" w:hAnsi="Arial" w:cs="Arial"/>
          <w:sz w:val="28"/>
          <w:szCs w:val="28"/>
        </w:rPr>
        <w:t>iwe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nyarara</w:t>
      </w:r>
      <w:proofErr w:type="spellEnd"/>
      <w:r>
        <w:rPr>
          <w:rFonts w:ascii="Arial" w:hAnsi="Arial" w:cs="Arial"/>
          <w:sz w:val="28"/>
          <w:szCs w:val="28"/>
        </w:rPr>
        <w:t xml:space="preserve">!” </w:t>
      </w:r>
      <w:r w:rsidRPr="00D81186">
        <w:rPr>
          <w:rFonts w:ascii="Arial" w:hAnsi="Arial" w:cs="Arial"/>
          <w:sz w:val="18"/>
          <w:szCs w:val="18"/>
        </w:rPr>
        <w:t xml:space="preserve">[Congregation </w:t>
      </w:r>
      <w:r>
        <w:rPr>
          <w:rFonts w:ascii="Arial" w:hAnsi="Arial" w:cs="Arial"/>
          <w:sz w:val="18"/>
          <w:szCs w:val="18"/>
        </w:rPr>
        <w:t>laughs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Ha’moona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Hamusati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mamboona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ukaimba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zvakaipa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vanopopota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</w:p>
    <w:p w14:paraId="359C09FE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proofErr w:type="spellStart"/>
      <w:r>
        <w:rPr>
          <w:rFonts w:ascii="Arial" w:hAnsi="Arial" w:cs="Arial"/>
          <w:sz w:val="28"/>
          <w:szCs w:val="28"/>
        </w:rPr>
        <w:t>Iwe</w:t>
      </w:r>
      <w:proofErr w:type="spellEnd"/>
      <w:r>
        <w:rPr>
          <w:rFonts w:ascii="Arial" w:hAnsi="Arial" w:cs="Arial"/>
          <w:sz w:val="28"/>
          <w:szCs w:val="28"/>
        </w:rPr>
        <w:t xml:space="preserve"> shut up </w:t>
      </w:r>
      <w:proofErr w:type="spellStart"/>
      <w:r>
        <w:rPr>
          <w:rFonts w:ascii="Arial" w:hAnsi="Arial" w:cs="Arial"/>
          <w:sz w:val="28"/>
          <w:szCs w:val="28"/>
        </w:rPr>
        <w:t>mhani</w:t>
      </w:r>
      <w:proofErr w:type="spellEnd"/>
      <w:r>
        <w:rPr>
          <w:rFonts w:ascii="Arial" w:hAnsi="Arial" w:cs="Arial"/>
          <w:sz w:val="28"/>
          <w:szCs w:val="28"/>
        </w:rPr>
        <w:t xml:space="preserve">. Heyi, </w:t>
      </w:r>
      <w:proofErr w:type="spellStart"/>
      <w:r>
        <w:rPr>
          <w:rFonts w:ascii="Arial" w:hAnsi="Arial" w:cs="Arial"/>
          <w:sz w:val="28"/>
          <w:szCs w:val="28"/>
        </w:rPr>
        <w:t>heyi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heyi</w:t>
      </w:r>
      <w:proofErr w:type="spellEnd"/>
      <w:r>
        <w:rPr>
          <w:rFonts w:ascii="Arial" w:hAnsi="Arial" w:cs="Arial"/>
          <w:sz w:val="28"/>
          <w:szCs w:val="28"/>
        </w:rPr>
        <w:t xml:space="preserve">, shut up! </w:t>
      </w:r>
      <w:proofErr w:type="spellStart"/>
      <w:r>
        <w:rPr>
          <w:rFonts w:ascii="Arial" w:hAnsi="Arial" w:cs="Arial"/>
          <w:sz w:val="28"/>
          <w:szCs w:val="28"/>
        </w:rPr>
        <w:t>Ibva</w:t>
      </w:r>
      <w:proofErr w:type="spellEnd"/>
      <w:r>
        <w:rPr>
          <w:rFonts w:ascii="Arial" w:hAnsi="Arial" w:cs="Arial"/>
          <w:sz w:val="28"/>
          <w:szCs w:val="28"/>
        </w:rPr>
        <w:t xml:space="preserve"> apo, </w:t>
      </w:r>
      <w:proofErr w:type="spellStart"/>
      <w:r>
        <w:rPr>
          <w:rFonts w:ascii="Arial" w:hAnsi="Arial" w:cs="Arial"/>
          <w:sz w:val="28"/>
          <w:szCs w:val="28"/>
        </w:rPr>
        <w:t>ibva</w:t>
      </w:r>
      <w:proofErr w:type="spellEnd"/>
      <w:r>
        <w:rPr>
          <w:rFonts w:ascii="Arial" w:hAnsi="Arial" w:cs="Arial"/>
          <w:sz w:val="28"/>
          <w:szCs w:val="28"/>
        </w:rPr>
        <w:t xml:space="preserve"> apo!”</w:t>
      </w:r>
    </w:p>
    <w:p w14:paraId="3E38285F" w14:textId="77777777" w:rsidR="005D3BDE" w:rsidRPr="00474784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33 </w:t>
      </w:r>
      <w:r>
        <w:rPr>
          <w:rFonts w:ascii="Arial" w:hAnsi="Arial" w:cs="Arial"/>
          <w:sz w:val="28"/>
          <w:szCs w:val="28"/>
        </w:rPr>
        <w:t xml:space="preserve">Kana kune </w:t>
      </w:r>
      <w:proofErr w:type="spellStart"/>
      <w:r>
        <w:rPr>
          <w:rFonts w:ascii="Arial" w:hAnsi="Arial" w:cs="Arial"/>
          <w:sz w:val="28"/>
          <w:szCs w:val="28"/>
        </w:rPr>
        <w:t>chinhu</w:t>
      </w:r>
      <w:proofErr w:type="spellEnd"/>
      <w:r>
        <w:rPr>
          <w:rFonts w:ascii="Arial" w:hAnsi="Arial" w:cs="Arial"/>
          <w:sz w:val="28"/>
          <w:szCs w:val="28"/>
        </w:rPr>
        <w:t xml:space="preserve"> chino provoker, </w:t>
      </w:r>
      <w:proofErr w:type="spellStart"/>
      <w:r>
        <w:rPr>
          <w:rFonts w:ascii="Arial" w:hAnsi="Arial" w:cs="Arial"/>
          <w:sz w:val="28"/>
          <w:szCs w:val="28"/>
        </w:rPr>
        <w:t>i</w:t>
      </w:r>
      <w:proofErr w:type="spellEnd"/>
      <w:r>
        <w:rPr>
          <w:rFonts w:ascii="Arial" w:hAnsi="Arial" w:cs="Arial"/>
          <w:sz w:val="28"/>
          <w:szCs w:val="28"/>
        </w:rPr>
        <w:t xml:space="preserve"> music. But music can urge you to be nice.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Inokusunungura</w:t>
      </w:r>
      <w:proofErr w:type="spellEnd"/>
      <w:r>
        <w:rPr>
          <w:rFonts w:ascii="Arial" w:hAnsi="Arial" w:cs="Arial"/>
          <w:sz w:val="28"/>
          <w:szCs w:val="28"/>
        </w:rPr>
        <w:t xml:space="preserve"> zvakanaka. It provokes all emotions in our </w:t>
      </w:r>
      <w:proofErr w:type="spellStart"/>
      <w:r>
        <w:rPr>
          <w:rFonts w:ascii="Arial" w:hAnsi="Arial" w:cs="Arial"/>
          <w:sz w:val="28"/>
          <w:szCs w:val="28"/>
        </w:rPr>
        <w:t>bo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body,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in our body. Iriko music </w:t>
      </w:r>
      <w:proofErr w:type="spellStart"/>
      <w:r>
        <w:rPr>
          <w:rFonts w:ascii="Arial" w:hAnsi="Arial" w:cs="Arial"/>
          <w:sz w:val="28"/>
          <w:szCs w:val="28"/>
        </w:rPr>
        <w:t>inongokuti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haaaa</w:t>
      </w:r>
      <w:proofErr w:type="spellEnd"/>
      <w:r>
        <w:rPr>
          <w:rFonts w:ascii="Arial" w:hAnsi="Arial" w:cs="Arial"/>
          <w:sz w:val="28"/>
          <w:szCs w:val="28"/>
        </w:rPr>
        <w:t xml:space="preserve">! </w:t>
      </w:r>
      <w:proofErr w:type="spellStart"/>
      <w:r>
        <w:rPr>
          <w:rFonts w:ascii="Arial" w:hAnsi="Arial" w:cs="Arial"/>
          <w:sz w:val="28"/>
          <w:szCs w:val="28"/>
        </w:rPr>
        <w:t>Muchaziva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yakambouya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yaiimbwa</w:t>
      </w:r>
      <w:proofErr w:type="spellEnd"/>
      <w:r>
        <w:rPr>
          <w:rFonts w:ascii="Arial" w:hAnsi="Arial" w:cs="Arial"/>
          <w:sz w:val="28"/>
          <w:szCs w:val="28"/>
        </w:rPr>
        <w:t xml:space="preserve">, pane </w:t>
      </w:r>
      <w:proofErr w:type="spellStart"/>
      <w:r>
        <w:rPr>
          <w:rFonts w:ascii="Arial" w:hAnsi="Arial" w:cs="Arial"/>
          <w:sz w:val="28"/>
          <w:szCs w:val="28"/>
        </w:rPr>
        <w:t>imwe</w:t>
      </w:r>
      <w:proofErr w:type="spellEnd"/>
      <w:r>
        <w:rPr>
          <w:rFonts w:ascii="Arial" w:hAnsi="Arial" w:cs="Arial"/>
          <w:sz w:val="28"/>
          <w:szCs w:val="28"/>
        </w:rPr>
        <w:t xml:space="preserve"> television station </w:t>
      </w:r>
      <w:proofErr w:type="spellStart"/>
      <w:r>
        <w:rPr>
          <w:rFonts w:ascii="Arial" w:hAnsi="Arial" w:cs="Arial"/>
          <w:sz w:val="28"/>
          <w:szCs w:val="28"/>
        </w:rPr>
        <w:t>yakanga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yavhurwa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yaiimbwa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neumwe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mukadzi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Ayiimba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i-iri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yechishona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4E617F">
        <w:rPr>
          <w:rFonts w:ascii="Arial" w:hAnsi="Arial" w:cs="Arial"/>
          <w:sz w:val="18"/>
          <w:szCs w:val="18"/>
        </w:rPr>
        <w:t>[Apostle starts singing the song</w:t>
      </w:r>
      <w:r>
        <w:rPr>
          <w:rFonts w:ascii="Arial" w:hAnsi="Arial" w:cs="Arial"/>
          <w:sz w:val="18"/>
          <w:szCs w:val="18"/>
        </w:rPr>
        <w:t>—ED</w:t>
      </w:r>
      <w:r w:rsidRPr="004E617F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“</w:t>
      </w:r>
      <w:proofErr w:type="spellStart"/>
      <w:r>
        <w:rPr>
          <w:rFonts w:ascii="Arial" w:hAnsi="Arial" w:cs="Arial"/>
          <w:sz w:val="28"/>
          <w:szCs w:val="28"/>
        </w:rPr>
        <w:t>Ndakaenda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kuMhondoro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Iyoo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iyoyo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Howowowowowo</w:t>
      </w:r>
      <w:proofErr w:type="spellEnd"/>
      <w:r>
        <w:rPr>
          <w:rFonts w:ascii="Arial" w:hAnsi="Arial" w:cs="Arial"/>
          <w:sz w:val="28"/>
          <w:szCs w:val="28"/>
        </w:rPr>
        <w:t xml:space="preserve">.” </w:t>
      </w:r>
      <w:proofErr w:type="spellStart"/>
      <w:r>
        <w:rPr>
          <w:rFonts w:ascii="Arial" w:hAnsi="Arial" w:cs="Arial"/>
          <w:sz w:val="28"/>
          <w:szCs w:val="28"/>
        </w:rPr>
        <w:t>Muchaiziva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iyo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r w:rsidRPr="00D81186">
        <w:rPr>
          <w:rFonts w:ascii="Arial" w:hAnsi="Arial" w:cs="Arial"/>
          <w:sz w:val="18"/>
          <w:szCs w:val="18"/>
        </w:rPr>
        <w:t xml:space="preserve">[Congregation </w:t>
      </w:r>
      <w:r>
        <w:rPr>
          <w:rFonts w:ascii="Arial" w:hAnsi="Arial" w:cs="Arial"/>
          <w:sz w:val="18"/>
          <w:szCs w:val="18"/>
        </w:rPr>
        <w:t>laughs—ED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Kana kune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yainditsamwisa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 xml:space="preserve">Apostle and </w:t>
      </w:r>
      <w:r w:rsidRPr="00D81186">
        <w:rPr>
          <w:rFonts w:ascii="Arial" w:hAnsi="Arial" w:cs="Arial"/>
          <w:sz w:val="18"/>
          <w:szCs w:val="18"/>
        </w:rPr>
        <w:t xml:space="preserve">Congregation </w:t>
      </w:r>
      <w:r>
        <w:rPr>
          <w:rFonts w:ascii="Arial" w:hAnsi="Arial" w:cs="Arial"/>
          <w:sz w:val="18"/>
          <w:szCs w:val="18"/>
        </w:rPr>
        <w:t>laugh—ED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Ndaishaya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kuimba</w:t>
      </w:r>
      <w:proofErr w:type="spellEnd"/>
      <w:r>
        <w:rPr>
          <w:rFonts w:ascii="Arial" w:hAnsi="Arial" w:cs="Arial"/>
          <w:sz w:val="28"/>
          <w:szCs w:val="28"/>
        </w:rPr>
        <w:t xml:space="preserve"> here? </w:t>
      </w:r>
      <w:proofErr w:type="spellStart"/>
      <w:r>
        <w:rPr>
          <w:rFonts w:ascii="Arial" w:hAnsi="Arial" w:cs="Arial"/>
          <w:sz w:val="28"/>
          <w:szCs w:val="28"/>
        </w:rPr>
        <w:t>Vadzidza</w:t>
      </w:r>
      <w:proofErr w:type="spellEnd"/>
      <w:r>
        <w:rPr>
          <w:rFonts w:ascii="Arial" w:hAnsi="Arial" w:cs="Arial"/>
          <w:sz w:val="28"/>
          <w:szCs w:val="28"/>
        </w:rPr>
        <w:t xml:space="preserve"> here chord </w:t>
      </w:r>
      <w:proofErr w:type="spellStart"/>
      <w:r>
        <w:rPr>
          <w:rFonts w:ascii="Arial" w:hAnsi="Arial" w:cs="Arial"/>
          <w:sz w:val="28"/>
          <w:szCs w:val="28"/>
        </w:rPr>
        <w:t>dzacho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</w:rPr>
        <w:t>Handiti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0B7188DA" w14:textId="77777777" w:rsidR="005D3BDE" w:rsidRPr="007E6A3A" w:rsidRDefault="005D3BDE" w:rsidP="005D3BDE">
      <w:pPr>
        <w:jc w:val="both"/>
        <w:rPr>
          <w:rFonts w:ascii="Arial" w:hAnsi="Arial" w:cs="Arial"/>
          <w:sz w:val="18"/>
          <w:szCs w:val="18"/>
          <w:rPrChange w:id="0" w:author="Transcriber01 JHB" w:date="2025-08-25T15:54:00Z" w16du:dateUtc="2025-08-25T13:54:00Z">
            <w:rPr>
              <w:rFonts w:ascii="Arial" w:hAnsi="Arial" w:cs="Arial"/>
              <w:sz w:val="28"/>
              <w:szCs w:val="28"/>
            </w:rPr>
          </w:rPrChange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34 </w:t>
      </w:r>
      <w:r>
        <w:rPr>
          <w:rFonts w:ascii="Arial" w:hAnsi="Arial" w:cs="Arial"/>
          <w:sz w:val="28"/>
          <w:szCs w:val="28"/>
        </w:rPr>
        <w:t xml:space="preserve">How can a—How can somebody put that one as a record. </w:t>
      </w:r>
      <w:r w:rsidRPr="00D81186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Apostle imitates the artists singing—ED]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Achiimba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achiti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r w:rsidRPr="00D81186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 xml:space="preserve">Apostle imitates the artists singing—ED] </w:t>
      </w:r>
      <w:proofErr w:type="spellStart"/>
      <w:r>
        <w:rPr>
          <w:rFonts w:ascii="Arial" w:hAnsi="Arial" w:cs="Arial"/>
          <w:sz w:val="28"/>
          <w:szCs w:val="28"/>
        </w:rPr>
        <w:t>mukadzi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wacho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Mukadzi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wacho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zvaanenge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akaita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unongoona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ha! What’s wrong with these guys? </w:t>
      </w:r>
      <w:proofErr w:type="spellStart"/>
      <w:r>
        <w:rPr>
          <w:rFonts w:ascii="Arial" w:hAnsi="Arial" w:cs="Arial"/>
          <w:sz w:val="28"/>
          <w:szCs w:val="28"/>
        </w:rPr>
        <w:t>Ha’moona</w:t>
      </w:r>
      <w:proofErr w:type="spellEnd"/>
      <w:r>
        <w:rPr>
          <w:rFonts w:ascii="Arial" w:hAnsi="Arial" w:cs="Arial"/>
          <w:sz w:val="28"/>
          <w:szCs w:val="28"/>
        </w:rPr>
        <w:t xml:space="preserve">. But music, God made it accompany us.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.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Pane worship and sacrifice </w:t>
      </w:r>
      <w:proofErr w:type="spellStart"/>
      <w:r>
        <w:rPr>
          <w:rFonts w:ascii="Arial" w:hAnsi="Arial" w:cs="Arial"/>
          <w:sz w:val="28"/>
          <w:szCs w:val="28"/>
        </w:rPr>
        <w:t>panoda</w:t>
      </w:r>
      <w:proofErr w:type="spellEnd"/>
      <w:r>
        <w:rPr>
          <w:rFonts w:ascii="Arial" w:hAnsi="Arial" w:cs="Arial"/>
          <w:sz w:val="28"/>
          <w:szCs w:val="28"/>
        </w:rPr>
        <w:t xml:space="preserve"> mu...?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music,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music, </w:t>
      </w:r>
      <w:proofErr w:type="spellStart"/>
      <w:r>
        <w:rPr>
          <w:rFonts w:ascii="Arial" w:hAnsi="Arial" w:cs="Arial"/>
          <w:sz w:val="28"/>
          <w:szCs w:val="28"/>
        </w:rPr>
        <w:t>handi’maona</w:t>
      </w:r>
      <w:proofErr w:type="spellEnd"/>
      <w:r>
        <w:rPr>
          <w:rFonts w:ascii="Arial" w:hAnsi="Arial" w:cs="Arial"/>
          <w:sz w:val="28"/>
          <w:szCs w:val="28"/>
        </w:rPr>
        <w:t xml:space="preserve">. Saka, we want brothers to really do good practice and-and-and-and give us wonders. </w:t>
      </w:r>
      <w:proofErr w:type="spellStart"/>
      <w:r>
        <w:rPr>
          <w:rFonts w:ascii="Arial" w:hAnsi="Arial" w:cs="Arial"/>
          <w:sz w:val="28"/>
          <w:szCs w:val="28"/>
        </w:rPr>
        <w:t>Handi’moona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commentRangeStart w:id="1"/>
      <w:r>
        <w:rPr>
          <w:rFonts w:ascii="Arial" w:hAnsi="Arial" w:cs="Arial"/>
          <w:sz w:val="28"/>
          <w:szCs w:val="28"/>
        </w:rPr>
        <w:t>Pa</w:t>
      </w:r>
      <w:ins w:id="2" w:author="Transcriber01 JHB" w:date="2025-08-25T15:55:00Z" w16du:dateUtc="2025-08-25T13:55:00Z">
        <w:r>
          <w:rPr>
            <w:rFonts w:ascii="Arial" w:hAnsi="Arial" w:cs="Arial"/>
            <w:sz w:val="28"/>
            <w:szCs w:val="28"/>
          </w:rPr>
          <w:t>…</w:t>
        </w:r>
      </w:ins>
      <w:del w:id="3" w:author="Transcriber01 JHB" w:date="2025-08-25T15:55:00Z" w16du:dateUtc="2025-08-25T13:55:00Z">
        <w:r w:rsidDel="00EB426D">
          <w:rPr>
            <w:rFonts w:ascii="Arial" w:hAnsi="Arial" w:cs="Arial"/>
            <w:sz w:val="28"/>
            <w:szCs w:val="28"/>
          </w:rPr>
          <w:delText>-</w:delText>
        </w:r>
      </w:del>
      <w:r>
        <w:rPr>
          <w:rFonts w:ascii="Arial" w:hAnsi="Arial" w:cs="Arial"/>
          <w:sz w:val="28"/>
          <w:szCs w:val="28"/>
        </w:rPr>
        <w:t>pa</w:t>
      </w:r>
      <w:ins w:id="4" w:author="Transcriber01 JHB" w:date="2025-08-25T15:55:00Z" w16du:dateUtc="2025-08-25T13:55:00Z">
        <w:r>
          <w:rPr>
            <w:rFonts w:ascii="Arial" w:hAnsi="Arial" w:cs="Arial"/>
            <w:sz w:val="28"/>
            <w:szCs w:val="28"/>
          </w:rPr>
          <w:t>…</w:t>
        </w:r>
      </w:ins>
      <w:del w:id="5" w:author="Transcriber01 JHB" w:date="2025-08-25T15:55:00Z" w16du:dateUtc="2025-08-25T13:55:00Z">
        <w:r w:rsidDel="00EB426D">
          <w:rPr>
            <w:rFonts w:ascii="Arial" w:hAnsi="Arial" w:cs="Arial"/>
            <w:sz w:val="28"/>
            <w:szCs w:val="28"/>
          </w:rPr>
          <w:delText>-</w:delText>
        </w:r>
      </w:del>
      <w:r>
        <w:rPr>
          <w:rFonts w:ascii="Arial" w:hAnsi="Arial" w:cs="Arial"/>
          <w:sz w:val="28"/>
          <w:szCs w:val="28"/>
        </w:rPr>
        <w:t xml:space="preserve">pa Convention </w:t>
      </w:r>
      <w:proofErr w:type="spellStart"/>
      <w:r>
        <w:rPr>
          <w:rFonts w:ascii="Arial" w:hAnsi="Arial" w:cs="Arial"/>
          <w:sz w:val="28"/>
          <w:szCs w:val="28"/>
        </w:rPr>
        <w:t>yedu</w:t>
      </w:r>
      <w:proofErr w:type="spellEnd"/>
      <w:ins w:id="6" w:author="Transcriber01 JHB" w:date="2025-08-25T15:55:00Z" w16du:dateUtc="2025-08-25T13:55:00Z">
        <w:r>
          <w:rPr>
            <w:rFonts w:ascii="Arial" w:hAnsi="Arial" w:cs="Arial"/>
            <w:sz w:val="28"/>
            <w:szCs w:val="28"/>
          </w:rPr>
          <w:t>.</w:t>
        </w:r>
      </w:ins>
      <w:del w:id="7" w:author="Transcriber01 JHB" w:date="2025-08-25T15:55:00Z" w16du:dateUtc="2025-08-25T13:55:00Z">
        <w:r w:rsidDel="00EB426D">
          <w:rPr>
            <w:rFonts w:ascii="Arial" w:hAnsi="Arial" w:cs="Arial"/>
            <w:sz w:val="28"/>
            <w:szCs w:val="28"/>
          </w:rPr>
          <w:delText>,</w:delText>
        </w:r>
      </w:del>
      <w:r>
        <w:rPr>
          <w:rFonts w:ascii="Arial" w:hAnsi="Arial" w:cs="Arial"/>
          <w:sz w:val="28"/>
          <w:szCs w:val="28"/>
        </w:rPr>
        <w:t xml:space="preserve"> </w:t>
      </w:r>
      <w:proofErr w:type="spellStart"/>
      <w:ins w:id="8" w:author="Transcriber01 JHB" w:date="2025-08-25T15:55:00Z" w16du:dateUtc="2025-08-25T13:55:00Z">
        <w:r>
          <w:rPr>
            <w:rFonts w:ascii="Arial" w:hAnsi="Arial" w:cs="Arial"/>
            <w:sz w:val="28"/>
            <w:szCs w:val="28"/>
          </w:rPr>
          <w:t>H</w:t>
        </w:r>
      </w:ins>
      <w:del w:id="9" w:author="Transcriber01 JHB" w:date="2025-08-25T15:55:00Z" w16du:dateUtc="2025-08-25T13:55:00Z">
        <w:r w:rsidDel="00EB426D">
          <w:rPr>
            <w:rFonts w:ascii="Arial" w:hAnsi="Arial" w:cs="Arial"/>
            <w:sz w:val="28"/>
            <w:szCs w:val="28"/>
          </w:rPr>
          <w:delText>h</w:delText>
        </w:r>
      </w:del>
      <w:r>
        <w:rPr>
          <w:rFonts w:ascii="Arial" w:hAnsi="Arial" w:cs="Arial"/>
          <w:sz w:val="28"/>
          <w:szCs w:val="28"/>
        </w:rPr>
        <w:t>a</w:t>
      </w:r>
      <w:ins w:id="10" w:author="Transcriber01 JHB" w:date="2025-08-25T15:55:00Z" w16du:dateUtc="2025-08-25T13:55:00Z">
        <w:r>
          <w:rPr>
            <w:rFonts w:ascii="Arial" w:hAnsi="Arial" w:cs="Arial"/>
            <w:sz w:val="28"/>
            <w:szCs w:val="28"/>
          </w:rPr>
          <w:t>t</w:t>
        </w:r>
      </w:ins>
      <w:del w:id="11" w:author="Transcriber01 JHB" w:date="2025-08-25T15:55:00Z" w16du:dateUtc="2025-08-25T13:55:00Z">
        <w:r w:rsidDel="00402CBF">
          <w:rPr>
            <w:rFonts w:ascii="Arial" w:hAnsi="Arial" w:cs="Arial"/>
            <w:sz w:val="28"/>
            <w:szCs w:val="28"/>
          </w:rPr>
          <w:delText>dz</w:delText>
        </w:r>
      </w:del>
      <w:r>
        <w:rPr>
          <w:rFonts w:ascii="Arial" w:hAnsi="Arial" w:cs="Arial"/>
          <w:sz w:val="28"/>
          <w:szCs w:val="28"/>
        </w:rPr>
        <w:t>iigadzirirei</w:t>
      </w:r>
      <w:proofErr w:type="spellEnd"/>
      <w:r>
        <w:rPr>
          <w:rFonts w:ascii="Arial" w:hAnsi="Arial" w:cs="Arial"/>
          <w:sz w:val="28"/>
          <w:szCs w:val="28"/>
        </w:rPr>
        <w:t xml:space="preserve"> chai...?</w:t>
      </w:r>
      <w:commentRangeEnd w:id="1"/>
      <w:r>
        <w:rPr>
          <w:rStyle w:val="CommentReference"/>
        </w:rPr>
        <w:commentReference w:id="1"/>
      </w:r>
      <w:r>
        <w:rPr>
          <w:rFonts w:ascii="Arial" w:hAnsi="Arial" w:cs="Arial"/>
          <w:sz w:val="28"/>
          <w:szCs w:val="2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chaizvo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chaizvo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Nhaika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vaMwari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handi’moona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1D9BB97C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lastRenderedPageBreak/>
        <w:t xml:space="preserve">35 </w:t>
      </w:r>
      <w:r>
        <w:rPr>
          <w:rFonts w:ascii="Arial" w:hAnsi="Arial" w:cs="Arial"/>
          <w:sz w:val="28"/>
          <w:szCs w:val="28"/>
        </w:rPr>
        <w:t xml:space="preserve">Saka </w:t>
      </w:r>
      <w:proofErr w:type="spellStart"/>
      <w:r>
        <w:rPr>
          <w:rFonts w:ascii="Arial" w:hAnsi="Arial" w:cs="Arial"/>
          <w:sz w:val="28"/>
          <w:szCs w:val="28"/>
        </w:rPr>
        <w:t>tichiimba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hedu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r w:rsidRPr="00D87D91">
        <w:rPr>
          <w:rFonts w:ascii="Arial" w:hAnsi="Arial" w:cs="Arial"/>
          <w:i/>
          <w:iCs/>
          <w:sz w:val="28"/>
          <w:szCs w:val="28"/>
        </w:rPr>
        <w:t>Bring them in</w:t>
      </w:r>
      <w:r>
        <w:rPr>
          <w:rFonts w:ascii="Arial" w:hAnsi="Arial" w:cs="Arial"/>
          <w:sz w:val="28"/>
          <w:szCs w:val="28"/>
        </w:rPr>
        <w:t xml:space="preserve">, Brother </w:t>
      </w:r>
      <w:proofErr w:type="spellStart"/>
      <w:r>
        <w:rPr>
          <w:rFonts w:ascii="Arial" w:hAnsi="Arial" w:cs="Arial"/>
          <w:sz w:val="28"/>
          <w:szCs w:val="28"/>
        </w:rPr>
        <w:t>Mupa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ngavaunze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wavo</w:t>
      </w:r>
      <w:proofErr w:type="spellEnd"/>
      <w:r>
        <w:rPr>
          <w:rFonts w:ascii="Arial" w:hAnsi="Arial" w:cs="Arial"/>
          <w:sz w:val="28"/>
          <w:szCs w:val="28"/>
        </w:rPr>
        <w:t xml:space="preserve">. Doctor </w:t>
      </w:r>
      <w:proofErr w:type="spellStart"/>
      <w:r>
        <w:rPr>
          <w:rFonts w:ascii="Arial" w:hAnsi="Arial" w:cs="Arial"/>
          <w:sz w:val="28"/>
          <w:szCs w:val="28"/>
        </w:rPr>
        <w:t>Mupa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vaane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Ayihwa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tinoona</w:t>
      </w:r>
      <w:proofErr w:type="spellEnd"/>
      <w:r>
        <w:rPr>
          <w:rFonts w:ascii="Arial" w:hAnsi="Arial" w:cs="Arial"/>
          <w:sz w:val="28"/>
          <w:szCs w:val="28"/>
        </w:rPr>
        <w:t xml:space="preserve"> manana—</w:t>
      </w:r>
      <w:proofErr w:type="spellStart"/>
      <w:r>
        <w:rPr>
          <w:rFonts w:ascii="Arial" w:hAnsi="Arial" w:cs="Arial"/>
          <w:sz w:val="28"/>
          <w:szCs w:val="28"/>
        </w:rPr>
        <w:t>munana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</w:t>
      </w:r>
      <w:proofErr w:type="spellEnd"/>
      <w:r>
        <w:rPr>
          <w:rFonts w:ascii="Arial" w:hAnsi="Arial" w:cs="Arial"/>
          <w:sz w:val="28"/>
          <w:szCs w:val="28"/>
        </w:rPr>
        <w:t xml:space="preserve"> Jehovah.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Amen! Hanti, </w:t>
      </w:r>
      <w:proofErr w:type="spellStart"/>
      <w:r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Ngavauye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havo</w:t>
      </w:r>
      <w:proofErr w:type="spellEnd"/>
      <w:r>
        <w:rPr>
          <w:rFonts w:ascii="Arial" w:hAnsi="Arial" w:cs="Arial"/>
          <w:sz w:val="28"/>
          <w:szCs w:val="28"/>
        </w:rPr>
        <w:t xml:space="preserve"> Brother </w:t>
      </w:r>
      <w:proofErr w:type="spellStart"/>
      <w:r>
        <w:rPr>
          <w:rFonts w:ascii="Arial" w:hAnsi="Arial" w:cs="Arial"/>
          <w:sz w:val="28"/>
          <w:szCs w:val="28"/>
        </w:rPr>
        <w:t>Mupa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nejaya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ravo</w:t>
      </w:r>
      <w:proofErr w:type="spellEnd"/>
      <w:r>
        <w:rPr>
          <w:rFonts w:ascii="Arial" w:hAnsi="Arial" w:cs="Arial"/>
          <w:sz w:val="28"/>
          <w:szCs w:val="28"/>
        </w:rPr>
        <w:t>, Bezel.</w:t>
      </w:r>
    </w:p>
    <w:p w14:paraId="7A279CEA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</w:p>
    <w:p w14:paraId="5CBBB92A" w14:textId="77777777" w:rsidR="005D3BDE" w:rsidRPr="00212627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bookmarkStart w:id="12" w:name="_Hlk206489546"/>
      <w:r w:rsidRPr="00212627">
        <w:rPr>
          <w:rFonts w:ascii="Arial" w:hAnsi="Arial" w:cs="Arial"/>
          <w:i/>
          <w:iCs/>
          <w:sz w:val="28"/>
          <w:szCs w:val="28"/>
        </w:rPr>
        <w:t>Chorus</w:t>
      </w:r>
    </w:p>
    <w:p w14:paraId="28BB5959" w14:textId="77777777" w:rsidR="005D3BDE" w:rsidRPr="00212627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212627">
        <w:rPr>
          <w:rFonts w:ascii="Arial" w:hAnsi="Arial" w:cs="Arial"/>
          <w:i/>
          <w:iCs/>
          <w:sz w:val="28"/>
          <w:szCs w:val="28"/>
        </w:rPr>
        <w:t>Bring them in, bring them in,</w:t>
      </w:r>
    </w:p>
    <w:p w14:paraId="365F840C" w14:textId="77777777" w:rsidR="005D3BDE" w:rsidRPr="00212627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212627">
        <w:rPr>
          <w:rFonts w:ascii="Arial" w:hAnsi="Arial" w:cs="Arial"/>
          <w:i/>
          <w:iCs/>
          <w:sz w:val="28"/>
          <w:szCs w:val="28"/>
        </w:rPr>
        <w:t>Bring them in from the fields of sin;</w:t>
      </w:r>
    </w:p>
    <w:p w14:paraId="09599C9A" w14:textId="77777777" w:rsidR="005D3BDE" w:rsidRPr="00212627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212627">
        <w:rPr>
          <w:rFonts w:ascii="Arial" w:hAnsi="Arial" w:cs="Arial"/>
          <w:i/>
          <w:iCs/>
          <w:sz w:val="28"/>
          <w:szCs w:val="28"/>
        </w:rPr>
        <w:t>Bring them in, bring them in,</w:t>
      </w:r>
    </w:p>
    <w:p w14:paraId="4DD9640F" w14:textId="77777777" w:rsidR="005D3BDE" w:rsidRPr="00212627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212627">
        <w:rPr>
          <w:rFonts w:ascii="Arial" w:hAnsi="Arial" w:cs="Arial"/>
          <w:i/>
          <w:iCs/>
          <w:sz w:val="28"/>
          <w:szCs w:val="28"/>
        </w:rPr>
        <w:t>Bring the little ones to Jesus.</w:t>
      </w:r>
    </w:p>
    <w:bookmarkEnd w:id="12"/>
    <w:p w14:paraId="27E0826B" w14:textId="77777777" w:rsidR="005D3BDE" w:rsidRPr="00212627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6AF81D15" w14:textId="77777777" w:rsidR="005D3BDE" w:rsidRPr="00212627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212627">
        <w:rPr>
          <w:rFonts w:ascii="Arial" w:hAnsi="Arial" w:cs="Arial"/>
          <w:i/>
          <w:iCs/>
          <w:sz w:val="28"/>
          <w:szCs w:val="28"/>
        </w:rPr>
        <w:t>(Bring them in) Bring them in,</w:t>
      </w:r>
    </w:p>
    <w:p w14:paraId="4B80A324" w14:textId="77777777" w:rsidR="005D3BDE" w:rsidRPr="00212627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212627">
        <w:rPr>
          <w:rFonts w:ascii="Arial" w:hAnsi="Arial" w:cs="Arial"/>
          <w:i/>
          <w:iCs/>
          <w:sz w:val="28"/>
          <w:szCs w:val="28"/>
        </w:rPr>
        <w:t>(Bring them in) Bring them in,</w:t>
      </w:r>
    </w:p>
    <w:p w14:paraId="20FF874D" w14:textId="77777777" w:rsidR="005D3BDE" w:rsidRPr="00212627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212627">
        <w:rPr>
          <w:rFonts w:ascii="Arial" w:hAnsi="Arial" w:cs="Arial"/>
          <w:i/>
          <w:iCs/>
          <w:sz w:val="28"/>
          <w:szCs w:val="28"/>
        </w:rPr>
        <w:t>(In) Bring them in from the fields of sin;</w:t>
      </w:r>
    </w:p>
    <w:p w14:paraId="05F66C0B" w14:textId="77777777" w:rsidR="005D3BDE" w:rsidRPr="00212627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212627">
        <w:rPr>
          <w:rFonts w:ascii="Arial" w:hAnsi="Arial" w:cs="Arial"/>
          <w:i/>
          <w:iCs/>
          <w:sz w:val="28"/>
          <w:szCs w:val="28"/>
        </w:rPr>
        <w:t>Bring them in, bring them in,</w:t>
      </w:r>
    </w:p>
    <w:p w14:paraId="599B9805" w14:textId="77777777" w:rsidR="005D3BDE" w:rsidRPr="00212627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212627">
        <w:rPr>
          <w:rFonts w:ascii="Arial" w:hAnsi="Arial" w:cs="Arial"/>
          <w:i/>
          <w:iCs/>
          <w:sz w:val="28"/>
          <w:szCs w:val="28"/>
        </w:rPr>
        <w:t>Bring the little ones to Jesus.</w:t>
      </w:r>
    </w:p>
    <w:p w14:paraId="4123D03B" w14:textId="77777777" w:rsidR="005D3BDE" w:rsidRPr="0070447A" w:rsidRDefault="005D3BDE" w:rsidP="005D3BD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36 </w:t>
      </w:r>
      <w:r>
        <w:rPr>
          <w:rFonts w:ascii="Arial" w:hAnsi="Arial" w:cs="Arial"/>
          <w:sz w:val="28"/>
          <w:szCs w:val="28"/>
        </w:rPr>
        <w:t xml:space="preserve">Amen!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kamwana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kakanaka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chaizvo</w:t>
      </w:r>
      <w:proofErr w:type="spellEnd"/>
      <w:r>
        <w:rPr>
          <w:rFonts w:ascii="Arial" w:hAnsi="Arial" w:cs="Arial"/>
          <w:sz w:val="28"/>
          <w:szCs w:val="28"/>
        </w:rPr>
        <w:t xml:space="preserve"> aka. Saka </w:t>
      </w:r>
      <w:proofErr w:type="spellStart"/>
      <w:r>
        <w:rPr>
          <w:rFonts w:ascii="Arial" w:hAnsi="Arial" w:cs="Arial"/>
          <w:sz w:val="28"/>
          <w:szCs w:val="28"/>
        </w:rPr>
        <w:t>nda’achivayeuchidza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muzukuru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wangu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akanaka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 xml:space="preserve">Apostle and </w:t>
      </w:r>
      <w:r w:rsidRPr="00D81186">
        <w:rPr>
          <w:rFonts w:ascii="Arial" w:hAnsi="Arial" w:cs="Arial"/>
          <w:sz w:val="18"/>
          <w:szCs w:val="18"/>
        </w:rPr>
        <w:t xml:space="preserve">Congregation </w:t>
      </w:r>
      <w:r>
        <w:rPr>
          <w:rFonts w:ascii="Arial" w:hAnsi="Arial" w:cs="Arial"/>
          <w:sz w:val="18"/>
          <w:szCs w:val="18"/>
        </w:rPr>
        <w:t>laughs—ED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Totenda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chaizvo</w:t>
      </w:r>
      <w:proofErr w:type="spellEnd"/>
      <w:r>
        <w:rPr>
          <w:rFonts w:ascii="Arial" w:hAnsi="Arial" w:cs="Arial"/>
          <w:sz w:val="28"/>
          <w:szCs w:val="28"/>
        </w:rPr>
        <w:t xml:space="preserve"> na Bezelel. Very beautiful boy. We really enjoyed having him, we also, among us, </w:t>
      </w:r>
      <w:proofErr w:type="spellStart"/>
      <w:r>
        <w:rPr>
          <w:rFonts w:ascii="Arial" w:hAnsi="Arial" w:cs="Arial"/>
          <w:sz w:val="28"/>
          <w:szCs w:val="28"/>
        </w:rPr>
        <w:t>kumba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uko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Totenda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neropafadzo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rakadai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I never could foresee a day Brother </w:t>
      </w:r>
      <w:proofErr w:type="spellStart"/>
      <w:r>
        <w:rPr>
          <w:rFonts w:ascii="Arial" w:hAnsi="Arial" w:cs="Arial"/>
          <w:sz w:val="28"/>
          <w:szCs w:val="28"/>
        </w:rPr>
        <w:t>Mupa</w:t>
      </w:r>
      <w:proofErr w:type="spellEnd"/>
      <w:r>
        <w:rPr>
          <w:rFonts w:ascii="Arial" w:hAnsi="Arial" w:cs="Arial"/>
          <w:sz w:val="28"/>
          <w:szCs w:val="28"/>
        </w:rPr>
        <w:t xml:space="preserve"> would have a baby. Saka tinotenda Mwari </w:t>
      </w:r>
      <w:proofErr w:type="spellStart"/>
      <w:r>
        <w:rPr>
          <w:rFonts w:ascii="Arial" w:hAnsi="Arial" w:cs="Arial"/>
          <w:sz w:val="28"/>
          <w:szCs w:val="28"/>
        </w:rPr>
        <w:t>chaizvo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Hatinyengeterei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15F84E2A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D60F68">
        <w:rPr>
          <w:rFonts w:ascii="Arial" w:hAnsi="Arial" w:cs="Arial"/>
          <w:sz w:val="28"/>
          <w:szCs w:val="28"/>
          <w:vertAlign w:val="superscript"/>
        </w:rPr>
        <w:t>3</w:t>
      </w:r>
      <w:r>
        <w:rPr>
          <w:rFonts w:ascii="Arial" w:hAnsi="Arial" w:cs="Arial"/>
          <w:sz w:val="28"/>
          <w:szCs w:val="28"/>
          <w:vertAlign w:val="superscript"/>
        </w:rPr>
        <w:t xml:space="preserve">7 </w:t>
      </w:r>
      <w:r>
        <w:rPr>
          <w:rFonts w:ascii="Arial" w:hAnsi="Arial" w:cs="Arial"/>
          <w:sz w:val="28"/>
          <w:szCs w:val="28"/>
        </w:rPr>
        <w:t xml:space="preserve">Baba </w:t>
      </w:r>
      <w:proofErr w:type="spellStart"/>
      <w:r>
        <w:rPr>
          <w:rFonts w:ascii="Arial" w:hAnsi="Arial" w:cs="Arial"/>
          <w:sz w:val="28"/>
          <w:szCs w:val="28"/>
        </w:rPr>
        <w:t>mufaro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wangu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kubata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uyu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makarurama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hatina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kumbenge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takazvitarisira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senguva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Taitoona</w:t>
      </w:r>
      <w:proofErr w:type="spellEnd"/>
      <w:r>
        <w:rPr>
          <w:rFonts w:ascii="Arial" w:hAnsi="Arial" w:cs="Arial"/>
          <w:sz w:val="28"/>
          <w:szCs w:val="28"/>
        </w:rPr>
        <w:t xml:space="preserve"> Baba </w:t>
      </w:r>
      <w:proofErr w:type="spellStart"/>
      <w:r>
        <w:rPr>
          <w:rFonts w:ascii="Arial" w:hAnsi="Arial" w:cs="Arial"/>
          <w:sz w:val="28"/>
          <w:szCs w:val="28"/>
        </w:rPr>
        <w:t>roora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chairo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riri</w:t>
      </w:r>
      <w:proofErr w:type="spellEnd"/>
      <w:r>
        <w:rPr>
          <w:rFonts w:ascii="Arial" w:hAnsi="Arial" w:cs="Arial"/>
          <w:sz w:val="28"/>
          <w:szCs w:val="28"/>
        </w:rPr>
        <w:t xml:space="preserve"> impossible. Now, like Jacob said to Joseph, “I never thought I could see your face. Now, I have your seed.” Lord, we thank thee for this boy.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Father may he be a bez-a-a-a-a blessing.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Bezel </w:t>
      </w:r>
      <w:proofErr w:type="spellStart"/>
      <w:r>
        <w:rPr>
          <w:rFonts w:ascii="Arial" w:hAnsi="Arial" w:cs="Arial"/>
          <w:sz w:val="28"/>
          <w:szCs w:val="28"/>
        </w:rPr>
        <w:t>ngaakure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sababa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namai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vake</w:t>
      </w:r>
      <w:proofErr w:type="spellEnd"/>
      <w:r>
        <w:rPr>
          <w:rFonts w:ascii="Arial" w:hAnsi="Arial" w:cs="Arial"/>
          <w:sz w:val="28"/>
          <w:szCs w:val="28"/>
        </w:rPr>
        <w:t xml:space="preserve">. Baba </w:t>
      </w:r>
      <w:proofErr w:type="spellStart"/>
      <w:r>
        <w:rPr>
          <w:rFonts w:ascii="Arial" w:hAnsi="Arial" w:cs="Arial"/>
          <w:sz w:val="28"/>
          <w:szCs w:val="28"/>
        </w:rPr>
        <w:t>namai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ngavachiramba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mukunamata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71DB55DB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D60F68">
        <w:rPr>
          <w:rFonts w:ascii="Arial" w:hAnsi="Arial" w:cs="Arial"/>
          <w:sz w:val="28"/>
          <w:szCs w:val="28"/>
          <w:vertAlign w:val="superscript"/>
        </w:rPr>
        <w:lastRenderedPageBreak/>
        <w:t>3</w:t>
      </w:r>
      <w:r>
        <w:rPr>
          <w:rFonts w:ascii="Arial" w:hAnsi="Arial" w:cs="Arial"/>
          <w:sz w:val="28"/>
          <w:szCs w:val="28"/>
          <w:vertAlign w:val="superscript"/>
        </w:rPr>
        <w:t xml:space="preserve">8 </w:t>
      </w:r>
      <w:proofErr w:type="spellStart"/>
      <w:r>
        <w:rPr>
          <w:rFonts w:ascii="Arial" w:hAnsi="Arial" w:cs="Arial"/>
          <w:sz w:val="28"/>
          <w:szCs w:val="28"/>
        </w:rPr>
        <w:t>Tenzi</w:t>
      </w:r>
      <w:proofErr w:type="spellEnd"/>
      <w:r>
        <w:rPr>
          <w:rFonts w:ascii="Arial" w:hAnsi="Arial" w:cs="Arial"/>
          <w:sz w:val="28"/>
          <w:szCs w:val="28"/>
        </w:rPr>
        <w:t xml:space="preserve"> makanaka, </w:t>
      </w:r>
      <w:proofErr w:type="spellStart"/>
      <w:r>
        <w:rPr>
          <w:rFonts w:ascii="Arial" w:hAnsi="Arial" w:cs="Arial"/>
          <w:sz w:val="28"/>
          <w:szCs w:val="28"/>
        </w:rPr>
        <w:t>mukomana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uyu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agorerekera</w:t>
      </w:r>
      <w:proofErr w:type="spellEnd"/>
      <w:r>
        <w:rPr>
          <w:rFonts w:ascii="Arial" w:hAnsi="Arial" w:cs="Arial"/>
          <w:sz w:val="28"/>
          <w:szCs w:val="28"/>
        </w:rPr>
        <w:t xml:space="preserve"> kune </w:t>
      </w:r>
      <w:proofErr w:type="spellStart"/>
      <w:r>
        <w:rPr>
          <w:rFonts w:ascii="Arial" w:hAnsi="Arial" w:cs="Arial"/>
          <w:sz w:val="28"/>
          <w:szCs w:val="28"/>
        </w:rPr>
        <w:t>zvechitendero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Munzvengesei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kumweya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yemadzinza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</w:rPr>
        <w:t>yakambonetsa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vabereki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kumwana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uyu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nokuti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aberekerwa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mukutenda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ende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tamubvuta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achiri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mucheche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dzingai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mweya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iyoyo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yese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Tinomuisa </w:t>
      </w:r>
      <w:proofErr w:type="spellStart"/>
      <w:r>
        <w:rPr>
          <w:rFonts w:ascii="Arial" w:hAnsi="Arial" w:cs="Arial"/>
          <w:sz w:val="28"/>
          <w:szCs w:val="28"/>
        </w:rPr>
        <w:t>mumaoko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enyu</w:t>
      </w:r>
      <w:proofErr w:type="spellEnd"/>
      <w:r>
        <w:rPr>
          <w:rFonts w:ascii="Arial" w:hAnsi="Arial" w:cs="Arial"/>
          <w:sz w:val="28"/>
          <w:szCs w:val="28"/>
        </w:rPr>
        <w:t xml:space="preserve"> Baba </w:t>
      </w:r>
      <w:proofErr w:type="spellStart"/>
      <w:r>
        <w:rPr>
          <w:rFonts w:ascii="Arial" w:hAnsi="Arial" w:cs="Arial"/>
          <w:sz w:val="28"/>
          <w:szCs w:val="28"/>
        </w:rPr>
        <w:t>wakanaka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Ngaave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nehutano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ngaakure</w:t>
      </w:r>
      <w:proofErr w:type="spellEnd"/>
      <w:r>
        <w:rPr>
          <w:rFonts w:ascii="Arial" w:hAnsi="Arial" w:cs="Arial"/>
          <w:sz w:val="28"/>
          <w:szCs w:val="28"/>
        </w:rPr>
        <w:t xml:space="preserve"> zvakanaka, </w:t>
      </w:r>
      <w:proofErr w:type="spellStart"/>
      <w:r>
        <w:rPr>
          <w:rFonts w:ascii="Arial" w:hAnsi="Arial" w:cs="Arial"/>
          <w:sz w:val="28"/>
          <w:szCs w:val="28"/>
        </w:rPr>
        <w:t>ngaachengetedzwe</w:t>
      </w:r>
      <w:proofErr w:type="spellEnd"/>
      <w:r>
        <w:rPr>
          <w:rFonts w:ascii="Arial" w:hAnsi="Arial" w:cs="Arial"/>
          <w:sz w:val="28"/>
          <w:szCs w:val="28"/>
        </w:rPr>
        <w:t xml:space="preserve">. Baba </w:t>
      </w:r>
      <w:proofErr w:type="spellStart"/>
      <w:r>
        <w:rPr>
          <w:rFonts w:ascii="Arial" w:hAnsi="Arial" w:cs="Arial"/>
          <w:sz w:val="28"/>
          <w:szCs w:val="28"/>
        </w:rPr>
        <w:t>namai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ngavachengetedzwe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vagonongedza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uyu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kuShoko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raMwari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Tamudzorera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mumaoko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enyu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tirererei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muZita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raTenzi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Jeso</w:t>
      </w:r>
      <w:proofErr w:type="spellEnd"/>
      <w:r>
        <w:rPr>
          <w:rFonts w:ascii="Arial" w:hAnsi="Arial" w:cs="Arial"/>
          <w:sz w:val="28"/>
          <w:szCs w:val="28"/>
        </w:rPr>
        <w:t xml:space="preserve"> Kristu, Amen.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0679A008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9211B7">
        <w:rPr>
          <w:rFonts w:ascii="Arial" w:hAnsi="Arial" w:cs="Arial"/>
          <w:sz w:val="28"/>
          <w:szCs w:val="28"/>
          <w:vertAlign w:val="superscript"/>
        </w:rPr>
        <w:t>3</w:t>
      </w:r>
      <w:r>
        <w:rPr>
          <w:rFonts w:ascii="Arial" w:hAnsi="Arial" w:cs="Arial"/>
          <w:sz w:val="28"/>
          <w:szCs w:val="28"/>
          <w:vertAlign w:val="superscript"/>
        </w:rPr>
        <w:t xml:space="preserve">9 </w:t>
      </w:r>
      <w:r>
        <w:rPr>
          <w:rFonts w:ascii="Arial" w:hAnsi="Arial" w:cs="Arial"/>
          <w:sz w:val="28"/>
          <w:szCs w:val="28"/>
        </w:rPr>
        <w:t xml:space="preserve">Mwari </w:t>
      </w:r>
      <w:proofErr w:type="spellStart"/>
      <w:r>
        <w:rPr>
          <w:rFonts w:ascii="Arial" w:hAnsi="Arial" w:cs="Arial"/>
          <w:sz w:val="28"/>
          <w:szCs w:val="28"/>
        </w:rPr>
        <w:t>akuropafadzei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waMwari</w:t>
      </w:r>
      <w:proofErr w:type="spellEnd"/>
      <w:r>
        <w:rPr>
          <w:rFonts w:ascii="Arial" w:hAnsi="Arial" w:cs="Arial"/>
          <w:sz w:val="28"/>
          <w:szCs w:val="28"/>
        </w:rPr>
        <w:t>. God bless you, sister.</w:t>
      </w:r>
    </w:p>
    <w:p w14:paraId="02FD14EC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</w:p>
    <w:p w14:paraId="4218562F" w14:textId="77777777" w:rsidR="005D3BDE" w:rsidRPr="00212627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212627">
        <w:rPr>
          <w:rFonts w:ascii="Arial" w:hAnsi="Arial" w:cs="Arial"/>
          <w:i/>
          <w:iCs/>
          <w:sz w:val="28"/>
          <w:szCs w:val="28"/>
        </w:rPr>
        <w:t>Chorus</w:t>
      </w:r>
    </w:p>
    <w:p w14:paraId="3AAF289C" w14:textId="77777777" w:rsidR="005D3BDE" w:rsidRPr="00212627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212627">
        <w:rPr>
          <w:rFonts w:ascii="Arial" w:hAnsi="Arial" w:cs="Arial"/>
          <w:i/>
          <w:iCs/>
          <w:sz w:val="28"/>
          <w:szCs w:val="28"/>
        </w:rPr>
        <w:t>Bring them in, bring them in,</w:t>
      </w:r>
    </w:p>
    <w:p w14:paraId="6CB5C9DA" w14:textId="77777777" w:rsidR="005D3BDE" w:rsidRPr="00212627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212627">
        <w:rPr>
          <w:rFonts w:ascii="Arial" w:hAnsi="Arial" w:cs="Arial"/>
          <w:i/>
          <w:iCs/>
          <w:sz w:val="28"/>
          <w:szCs w:val="28"/>
        </w:rPr>
        <w:t>Bring the</w:t>
      </w:r>
      <w:r>
        <w:rPr>
          <w:rFonts w:ascii="Arial" w:hAnsi="Arial" w:cs="Arial"/>
          <w:i/>
          <w:iCs/>
          <w:sz w:val="28"/>
          <w:szCs w:val="28"/>
        </w:rPr>
        <w:t xml:space="preserve"> little</w:t>
      </w:r>
      <w:r w:rsidRPr="00212627">
        <w:rPr>
          <w:rFonts w:ascii="Arial" w:hAnsi="Arial" w:cs="Arial"/>
          <w:i/>
          <w:iCs/>
          <w:sz w:val="28"/>
          <w:szCs w:val="28"/>
        </w:rPr>
        <w:t xml:space="preserve"> from the fields of sin;</w:t>
      </w:r>
    </w:p>
    <w:p w14:paraId="150DA097" w14:textId="77777777" w:rsidR="005D3BDE" w:rsidRPr="00212627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212627">
        <w:rPr>
          <w:rFonts w:ascii="Arial" w:hAnsi="Arial" w:cs="Arial"/>
          <w:i/>
          <w:iCs/>
          <w:sz w:val="28"/>
          <w:szCs w:val="28"/>
        </w:rPr>
        <w:t>Bring them in, bring them in,</w:t>
      </w:r>
    </w:p>
    <w:p w14:paraId="46D68604" w14:textId="77777777" w:rsidR="005D3BDE" w:rsidRPr="00212627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212627">
        <w:rPr>
          <w:rFonts w:ascii="Arial" w:hAnsi="Arial" w:cs="Arial"/>
          <w:i/>
          <w:iCs/>
          <w:sz w:val="28"/>
          <w:szCs w:val="28"/>
        </w:rPr>
        <w:t>Bring the little ones to Jesus.</w:t>
      </w:r>
    </w:p>
    <w:p w14:paraId="2EE01408" w14:textId="77777777" w:rsidR="005D3BDE" w:rsidRPr="00E63325" w:rsidRDefault="005D3BDE" w:rsidP="005D3BD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40 </w:t>
      </w:r>
      <w:r>
        <w:rPr>
          <w:rFonts w:ascii="Arial" w:hAnsi="Arial" w:cs="Arial"/>
          <w:sz w:val="28"/>
          <w:szCs w:val="28"/>
        </w:rPr>
        <w:t xml:space="preserve">Amen!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Brother Moyo vane </w:t>
      </w:r>
      <w:proofErr w:type="spellStart"/>
      <w:r>
        <w:rPr>
          <w:rFonts w:ascii="Arial" w:hAnsi="Arial" w:cs="Arial"/>
          <w:sz w:val="28"/>
          <w:szCs w:val="28"/>
        </w:rPr>
        <w:t>muni’ina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wavo</w:t>
      </w:r>
      <w:proofErr w:type="spellEnd"/>
      <w:r>
        <w:rPr>
          <w:rFonts w:ascii="Arial" w:hAnsi="Arial" w:cs="Arial"/>
          <w:sz w:val="28"/>
          <w:szCs w:val="28"/>
        </w:rPr>
        <w:t xml:space="preserve">, Brother Moyo, Zvishavane. Kwete Zvishavane, Brother Moyo. Simukai Brother Moyo ava. Ava, </w:t>
      </w:r>
      <w:proofErr w:type="spellStart"/>
      <w:r>
        <w:rPr>
          <w:rFonts w:ascii="Arial" w:hAnsi="Arial" w:cs="Arial"/>
          <w:sz w:val="28"/>
          <w:szCs w:val="28"/>
        </w:rPr>
        <w:t>handi’tovaziva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avo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Avo </w:t>
      </w:r>
      <w:proofErr w:type="spellStart"/>
      <w:r>
        <w:rPr>
          <w:rFonts w:ascii="Arial" w:hAnsi="Arial" w:cs="Arial"/>
          <w:sz w:val="28"/>
          <w:szCs w:val="28"/>
        </w:rPr>
        <w:t>tovaziva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muni’ina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wavo</w:t>
      </w:r>
      <w:proofErr w:type="spellEnd"/>
      <w:r>
        <w:rPr>
          <w:rFonts w:ascii="Arial" w:hAnsi="Arial" w:cs="Arial"/>
          <w:sz w:val="28"/>
          <w:szCs w:val="28"/>
        </w:rPr>
        <w:t xml:space="preserve"> ava. </w:t>
      </w:r>
      <w:proofErr w:type="spellStart"/>
      <w:r>
        <w:rPr>
          <w:rFonts w:ascii="Arial" w:hAnsi="Arial" w:cs="Arial"/>
          <w:sz w:val="28"/>
          <w:szCs w:val="28"/>
        </w:rPr>
        <w:t>Avava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handi’munovaziva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futi</w:t>
      </w:r>
      <w:proofErr w:type="spellEnd"/>
      <w:r>
        <w:rPr>
          <w:rFonts w:ascii="Arial" w:hAnsi="Arial" w:cs="Arial"/>
          <w:sz w:val="28"/>
          <w:szCs w:val="28"/>
        </w:rPr>
        <w:t xml:space="preserve"> ava?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Ndivana</w:t>
      </w:r>
      <w:proofErr w:type="spellEnd"/>
      <w:r>
        <w:rPr>
          <w:rFonts w:ascii="Arial" w:hAnsi="Arial" w:cs="Arial"/>
          <w:sz w:val="28"/>
          <w:szCs w:val="28"/>
        </w:rPr>
        <w:t xml:space="preserve"> Moyo </w:t>
      </w:r>
      <w:proofErr w:type="spellStart"/>
      <w:r>
        <w:rPr>
          <w:rFonts w:ascii="Arial" w:hAnsi="Arial" w:cs="Arial"/>
          <w:sz w:val="28"/>
          <w:szCs w:val="28"/>
        </w:rPr>
        <w:t>vese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ivavo</w:t>
      </w:r>
      <w:proofErr w:type="spellEnd"/>
      <w:r>
        <w:rPr>
          <w:rFonts w:ascii="Arial" w:hAnsi="Arial" w:cs="Arial"/>
          <w:sz w:val="28"/>
          <w:szCs w:val="28"/>
        </w:rPr>
        <w:t xml:space="preserve"> but </w:t>
      </w:r>
      <w:proofErr w:type="spellStart"/>
      <w:r>
        <w:rPr>
          <w:rFonts w:ascii="Arial" w:hAnsi="Arial" w:cs="Arial"/>
          <w:sz w:val="28"/>
          <w:szCs w:val="28"/>
        </w:rPr>
        <w:t>vakasiyana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siyana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Apostle laughs—ED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Amen, </w:t>
      </w:r>
      <w:proofErr w:type="spellStart"/>
      <w:r>
        <w:rPr>
          <w:rFonts w:ascii="Arial" w:hAnsi="Arial" w:cs="Arial"/>
          <w:sz w:val="28"/>
          <w:szCs w:val="28"/>
        </w:rPr>
        <w:t>garai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henyu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hama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Vakabva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vese</w:t>
      </w:r>
      <w:proofErr w:type="spellEnd"/>
      <w:r>
        <w:rPr>
          <w:rFonts w:ascii="Arial" w:hAnsi="Arial" w:cs="Arial"/>
          <w:sz w:val="28"/>
          <w:szCs w:val="28"/>
        </w:rPr>
        <w:t xml:space="preserve"> but tinotenda Mwari. </w:t>
      </w:r>
      <w:proofErr w:type="spellStart"/>
      <w:r>
        <w:rPr>
          <w:rFonts w:ascii="Arial" w:hAnsi="Arial" w:cs="Arial"/>
          <w:sz w:val="28"/>
          <w:szCs w:val="28"/>
        </w:rPr>
        <w:t>Muni’ina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</w:t>
      </w:r>
      <w:proofErr w:type="spellEnd"/>
      <w:r>
        <w:rPr>
          <w:rFonts w:ascii="Arial" w:hAnsi="Arial" w:cs="Arial"/>
          <w:sz w:val="28"/>
          <w:szCs w:val="28"/>
        </w:rPr>
        <w:t xml:space="preserve"> brother ava </w:t>
      </w:r>
      <w:proofErr w:type="spellStart"/>
      <w:r>
        <w:rPr>
          <w:rFonts w:ascii="Arial" w:hAnsi="Arial" w:cs="Arial"/>
          <w:sz w:val="28"/>
          <w:szCs w:val="28"/>
        </w:rPr>
        <w:t>vepamberi</w:t>
      </w:r>
      <w:proofErr w:type="spellEnd"/>
      <w:r>
        <w:rPr>
          <w:rFonts w:ascii="Arial" w:hAnsi="Arial" w:cs="Arial"/>
          <w:sz w:val="28"/>
          <w:szCs w:val="28"/>
        </w:rPr>
        <w:t xml:space="preserve"> ava, </w:t>
      </w:r>
      <w:proofErr w:type="spellStart"/>
      <w:r>
        <w:rPr>
          <w:rFonts w:ascii="Arial" w:hAnsi="Arial" w:cs="Arial"/>
          <w:sz w:val="28"/>
          <w:szCs w:val="28"/>
        </w:rPr>
        <w:t>ndiye</w:t>
      </w:r>
      <w:proofErr w:type="spellEnd"/>
      <w:r>
        <w:rPr>
          <w:rFonts w:ascii="Arial" w:hAnsi="Arial" w:cs="Arial"/>
          <w:sz w:val="28"/>
          <w:szCs w:val="28"/>
        </w:rPr>
        <w:t xml:space="preserve"> a-</w:t>
      </w:r>
      <w:proofErr w:type="spellStart"/>
      <w:r>
        <w:rPr>
          <w:rFonts w:ascii="Arial" w:hAnsi="Arial" w:cs="Arial"/>
          <w:sz w:val="28"/>
          <w:szCs w:val="28"/>
        </w:rPr>
        <w:t>atumira</w:t>
      </w:r>
      <w:proofErr w:type="spellEnd"/>
      <w:r>
        <w:rPr>
          <w:rFonts w:ascii="Arial" w:hAnsi="Arial" w:cs="Arial"/>
          <w:sz w:val="28"/>
          <w:szCs w:val="28"/>
        </w:rPr>
        <w:t xml:space="preserve"> three hundred dollars iyi. Ha-</w:t>
      </w:r>
      <w:proofErr w:type="spellStart"/>
      <w:r>
        <w:rPr>
          <w:rFonts w:ascii="Arial" w:hAnsi="Arial" w:cs="Arial"/>
          <w:sz w:val="28"/>
          <w:szCs w:val="28"/>
        </w:rPr>
        <w:t>akaona</w:t>
      </w:r>
      <w:proofErr w:type="spellEnd"/>
      <w:r>
        <w:rPr>
          <w:rFonts w:ascii="Arial" w:hAnsi="Arial" w:cs="Arial"/>
          <w:sz w:val="28"/>
          <w:szCs w:val="28"/>
        </w:rPr>
        <w:t xml:space="preserve"> brother... </w:t>
      </w:r>
      <w:proofErr w:type="spellStart"/>
      <w:r>
        <w:rPr>
          <w:rFonts w:ascii="Arial" w:hAnsi="Arial" w:cs="Arial"/>
          <w:sz w:val="28"/>
          <w:szCs w:val="28"/>
        </w:rPr>
        <w:t>maiiteiko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paakakupai</w:t>
      </w:r>
      <w:proofErr w:type="spellEnd"/>
      <w:r>
        <w:rPr>
          <w:rFonts w:ascii="Arial" w:hAnsi="Arial" w:cs="Arial"/>
          <w:sz w:val="28"/>
          <w:szCs w:val="28"/>
        </w:rPr>
        <w:t xml:space="preserve"> three hundred dollars? </w:t>
      </w:r>
    </w:p>
    <w:p w14:paraId="656D42CF" w14:textId="77777777" w:rsidR="005D3BDE" w:rsidRPr="00E63325" w:rsidRDefault="005D3BDE" w:rsidP="005D3BD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41 </w:t>
      </w:r>
      <w:r w:rsidRPr="00D81186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A brother responds in the Congregation—ED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Makateerera</w:t>
      </w:r>
      <w:proofErr w:type="spellEnd"/>
      <w:r>
        <w:rPr>
          <w:rFonts w:ascii="Arial" w:hAnsi="Arial" w:cs="Arial"/>
          <w:sz w:val="28"/>
          <w:szCs w:val="28"/>
        </w:rPr>
        <w:t xml:space="preserve"> tape </w:t>
      </w:r>
      <w:proofErr w:type="spellStart"/>
      <w:r>
        <w:rPr>
          <w:rFonts w:ascii="Arial" w:hAnsi="Arial" w:cs="Arial"/>
          <w:sz w:val="28"/>
          <w:szCs w:val="28"/>
        </w:rPr>
        <w:t>yainzi</w:t>
      </w:r>
      <w:proofErr w:type="spellEnd"/>
      <w:r>
        <w:rPr>
          <w:rFonts w:ascii="Arial" w:hAnsi="Arial" w:cs="Arial"/>
          <w:sz w:val="28"/>
          <w:szCs w:val="28"/>
        </w:rPr>
        <w:t xml:space="preserve">, Revelation? </w:t>
      </w:r>
      <w:proofErr w:type="spellStart"/>
      <w:r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muchiteerera</w:t>
      </w:r>
      <w:proofErr w:type="spellEnd"/>
      <w:r>
        <w:rPr>
          <w:rFonts w:ascii="Arial" w:hAnsi="Arial" w:cs="Arial"/>
          <w:sz w:val="28"/>
          <w:szCs w:val="28"/>
        </w:rPr>
        <w:t xml:space="preserve"> tape, </w:t>
      </w:r>
      <w:proofErr w:type="spellStart"/>
      <w:r>
        <w:rPr>
          <w:rFonts w:ascii="Arial" w:hAnsi="Arial" w:cs="Arial"/>
          <w:sz w:val="28"/>
          <w:szCs w:val="28"/>
        </w:rPr>
        <w:t>ndopaakati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ndiendeserei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mari</w:t>
      </w:r>
      <w:proofErr w:type="spellEnd"/>
      <w:r>
        <w:rPr>
          <w:rFonts w:ascii="Arial" w:hAnsi="Arial" w:cs="Arial"/>
          <w:sz w:val="28"/>
          <w:szCs w:val="28"/>
        </w:rPr>
        <w:t xml:space="preserve"> iyi </w:t>
      </w:r>
      <w:proofErr w:type="spellStart"/>
      <w:r>
        <w:rPr>
          <w:rFonts w:ascii="Arial" w:hAnsi="Arial" w:cs="Arial"/>
          <w:sz w:val="28"/>
          <w:szCs w:val="28"/>
        </w:rPr>
        <w:t>ndinonamatirwa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 xml:space="preserve"> Church </w:t>
      </w:r>
      <w:proofErr w:type="spellStart"/>
      <w:r>
        <w:rPr>
          <w:rFonts w:ascii="Arial" w:hAnsi="Arial" w:cs="Arial"/>
          <w:sz w:val="28"/>
          <w:szCs w:val="28"/>
        </w:rPr>
        <w:t>kwenyu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Handi’moona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Ndobva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atumira</w:t>
      </w:r>
      <w:proofErr w:type="spellEnd"/>
      <w:r>
        <w:rPr>
          <w:rFonts w:ascii="Arial" w:hAnsi="Arial" w:cs="Arial"/>
          <w:sz w:val="28"/>
          <w:szCs w:val="28"/>
        </w:rPr>
        <w:t xml:space="preserve"> three hundred dollars iyi.</w:t>
      </w:r>
      <w:r w:rsidRPr="00EA5C94">
        <w:rPr>
          <w:rFonts w:ascii="Arial" w:hAnsi="Arial" w:cs="Arial"/>
          <w:sz w:val="18"/>
          <w:szCs w:val="1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Zvikanzi, “</w:t>
      </w:r>
      <w:proofErr w:type="spellStart"/>
      <w:r>
        <w:rPr>
          <w:rFonts w:ascii="Arial" w:hAnsi="Arial" w:cs="Arial"/>
          <w:sz w:val="28"/>
          <w:szCs w:val="28"/>
        </w:rPr>
        <w:t>Endai</w:t>
      </w:r>
      <w:proofErr w:type="spellEnd"/>
      <w:r>
        <w:rPr>
          <w:rFonts w:ascii="Arial" w:hAnsi="Arial" w:cs="Arial"/>
          <w:sz w:val="28"/>
          <w:szCs w:val="28"/>
        </w:rPr>
        <w:t xml:space="preserve"> kune Mu-</w:t>
      </w:r>
      <w:proofErr w:type="spellStart"/>
      <w:r>
        <w:rPr>
          <w:rFonts w:ascii="Arial" w:hAnsi="Arial" w:cs="Arial"/>
          <w:sz w:val="28"/>
          <w:szCs w:val="28"/>
        </w:rPr>
        <w:t>Mufundisi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wenyu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andinyengeterere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iyo</w:t>
      </w:r>
      <w:proofErr w:type="spellEnd"/>
      <w:r>
        <w:rPr>
          <w:rFonts w:ascii="Arial" w:hAnsi="Arial" w:cs="Arial"/>
          <w:sz w:val="28"/>
          <w:szCs w:val="28"/>
        </w:rPr>
        <w:t xml:space="preserve">.” So, I thought that was wonderful.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asingauye</w:t>
      </w:r>
      <w:proofErr w:type="spellEnd"/>
      <w:r>
        <w:rPr>
          <w:rFonts w:ascii="Arial" w:hAnsi="Arial" w:cs="Arial"/>
          <w:sz w:val="28"/>
          <w:szCs w:val="28"/>
        </w:rPr>
        <w:t xml:space="preserve"> pa Chur...?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pa Church</w:t>
      </w:r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Kunyanya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vanotadza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kubhadhara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zveyi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zvegumi</w:t>
      </w:r>
      <w:proofErr w:type="spellEnd"/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Apostle laughs—ED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Saka, I thought I should make this one a really—a lesson to everybody.</w:t>
      </w:r>
      <w:r w:rsidRPr="008B6445">
        <w:rPr>
          <w:rFonts w:ascii="Arial" w:hAnsi="Arial" w:cs="Arial"/>
          <w:sz w:val="18"/>
          <w:szCs w:val="1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2BA8D91D" w14:textId="77777777" w:rsidR="005D3BDE" w:rsidRPr="00D001CB" w:rsidRDefault="005D3BDE" w:rsidP="005D3BD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vertAlign w:val="superscript"/>
        </w:rPr>
        <w:lastRenderedPageBreak/>
        <w:t xml:space="preserve">42 </w:t>
      </w:r>
      <w:proofErr w:type="spellStart"/>
      <w:r>
        <w:rPr>
          <w:rFonts w:ascii="Arial" w:hAnsi="Arial" w:cs="Arial"/>
          <w:sz w:val="28"/>
          <w:szCs w:val="28"/>
        </w:rPr>
        <w:t>Handi’maona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ukasavachengeta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vanochengetwawo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wausingazivi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Inongouya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vangonzwa</w:t>
      </w:r>
      <w:proofErr w:type="spellEnd"/>
      <w:r>
        <w:rPr>
          <w:rFonts w:ascii="Arial" w:hAnsi="Arial" w:cs="Arial"/>
          <w:sz w:val="28"/>
          <w:szCs w:val="28"/>
        </w:rPr>
        <w:t xml:space="preserve"> tape </w:t>
      </w:r>
      <w:proofErr w:type="spellStart"/>
      <w:r>
        <w:rPr>
          <w:rFonts w:ascii="Arial" w:hAnsi="Arial" w:cs="Arial"/>
          <w:sz w:val="28"/>
          <w:szCs w:val="28"/>
        </w:rPr>
        <w:t>kunzi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endai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munopa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murume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uyu</w:t>
      </w:r>
      <w:proofErr w:type="spellEnd"/>
      <w:r>
        <w:rPr>
          <w:rFonts w:ascii="Arial" w:hAnsi="Arial" w:cs="Arial"/>
          <w:sz w:val="28"/>
          <w:szCs w:val="28"/>
        </w:rPr>
        <w:t xml:space="preserve"> five hundred </w:t>
      </w:r>
      <w:proofErr w:type="spellStart"/>
      <w:r>
        <w:rPr>
          <w:rFonts w:ascii="Arial" w:hAnsi="Arial" w:cs="Arial"/>
          <w:sz w:val="28"/>
          <w:szCs w:val="28"/>
        </w:rPr>
        <w:t>uyu</w:t>
      </w:r>
      <w:proofErr w:type="spellEnd"/>
      <w:r>
        <w:rPr>
          <w:rFonts w:ascii="Arial" w:hAnsi="Arial" w:cs="Arial"/>
          <w:sz w:val="28"/>
          <w:szCs w:val="28"/>
        </w:rPr>
        <w:t xml:space="preserve">. Saka </w:t>
      </w:r>
      <w:proofErr w:type="spellStart"/>
      <w:r>
        <w:rPr>
          <w:rFonts w:ascii="Arial" w:hAnsi="Arial" w:cs="Arial"/>
          <w:sz w:val="28"/>
          <w:szCs w:val="28"/>
        </w:rPr>
        <w:t>akatumira</w:t>
      </w:r>
      <w:proofErr w:type="spellEnd"/>
      <w:r>
        <w:rPr>
          <w:rFonts w:ascii="Arial" w:hAnsi="Arial" w:cs="Arial"/>
          <w:sz w:val="28"/>
          <w:szCs w:val="28"/>
        </w:rPr>
        <w:t xml:space="preserve"> three hundred </w:t>
      </w:r>
      <w:proofErr w:type="spellStart"/>
      <w:r>
        <w:rPr>
          <w:rFonts w:ascii="Arial" w:hAnsi="Arial" w:cs="Arial"/>
          <w:sz w:val="28"/>
          <w:szCs w:val="28"/>
        </w:rPr>
        <w:t>zvikanzi</w:t>
      </w:r>
      <w:proofErr w:type="spellEnd"/>
      <w:r>
        <w:rPr>
          <w:rFonts w:ascii="Arial" w:hAnsi="Arial" w:cs="Arial"/>
          <w:sz w:val="28"/>
          <w:szCs w:val="28"/>
        </w:rPr>
        <w:t>, “</w:t>
      </w:r>
      <w:proofErr w:type="spellStart"/>
      <w:r>
        <w:rPr>
          <w:rFonts w:ascii="Arial" w:hAnsi="Arial" w:cs="Arial"/>
          <w:sz w:val="28"/>
          <w:szCs w:val="28"/>
        </w:rPr>
        <w:t>Ndoda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inonamatirwa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 xml:space="preserve"> Church </w:t>
      </w:r>
      <w:proofErr w:type="spellStart"/>
      <w:r>
        <w:rPr>
          <w:rFonts w:ascii="Arial" w:hAnsi="Arial" w:cs="Arial"/>
          <w:sz w:val="28"/>
          <w:szCs w:val="28"/>
        </w:rPr>
        <w:t>kwenyu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Endai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munonamatirwa</w:t>
      </w:r>
      <w:proofErr w:type="spellEnd"/>
      <w:r>
        <w:rPr>
          <w:rFonts w:ascii="Arial" w:hAnsi="Arial" w:cs="Arial"/>
          <w:sz w:val="28"/>
          <w:szCs w:val="28"/>
        </w:rPr>
        <w:t xml:space="preserve"> na Pastor. </w:t>
      </w:r>
      <w:proofErr w:type="spellStart"/>
      <w:r>
        <w:rPr>
          <w:rFonts w:ascii="Arial" w:hAnsi="Arial" w:cs="Arial"/>
          <w:sz w:val="28"/>
          <w:szCs w:val="28"/>
        </w:rPr>
        <w:t>Endai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munopa</w:t>
      </w:r>
      <w:proofErr w:type="spellEnd"/>
      <w:r>
        <w:rPr>
          <w:rFonts w:ascii="Arial" w:hAnsi="Arial" w:cs="Arial"/>
          <w:sz w:val="28"/>
          <w:szCs w:val="28"/>
        </w:rPr>
        <w:t xml:space="preserve"> Pastor </w:t>
      </w:r>
      <w:proofErr w:type="spellStart"/>
      <w:r>
        <w:rPr>
          <w:rFonts w:ascii="Arial" w:hAnsi="Arial" w:cs="Arial"/>
          <w:sz w:val="28"/>
          <w:szCs w:val="28"/>
        </w:rPr>
        <w:t>mari</w:t>
      </w:r>
      <w:proofErr w:type="spellEnd"/>
      <w:r>
        <w:rPr>
          <w:rFonts w:ascii="Arial" w:hAnsi="Arial" w:cs="Arial"/>
          <w:sz w:val="28"/>
          <w:szCs w:val="28"/>
        </w:rPr>
        <w:t xml:space="preserve"> iyi.” So, I thought I would request prayer from the Church.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Itai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inamatirei</w:t>
      </w:r>
      <w:proofErr w:type="spellEnd"/>
      <w:r>
        <w:rPr>
          <w:rFonts w:ascii="Arial" w:hAnsi="Arial" w:cs="Arial"/>
          <w:sz w:val="28"/>
          <w:szCs w:val="28"/>
        </w:rPr>
        <w:t xml:space="preserve"> hundred fold.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ayiunza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kubasa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raani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raMwari</w:t>
      </w:r>
      <w:proofErr w:type="spellEnd"/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Amen. </w:t>
      </w:r>
      <w:r w:rsidRPr="00D81186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 xml:space="preserve">The </w:t>
      </w:r>
      <w:r w:rsidRPr="00D81186">
        <w:rPr>
          <w:rFonts w:ascii="Arial" w:hAnsi="Arial" w:cs="Arial"/>
          <w:sz w:val="18"/>
          <w:szCs w:val="18"/>
        </w:rPr>
        <w:t xml:space="preserve">Congregation </w:t>
      </w:r>
      <w:r>
        <w:rPr>
          <w:rFonts w:ascii="Arial" w:hAnsi="Arial" w:cs="Arial"/>
          <w:sz w:val="18"/>
          <w:szCs w:val="18"/>
        </w:rPr>
        <w:t>claps and ululates—ED</w:t>
      </w:r>
      <w:r w:rsidRPr="00D8118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Ngaiite</w:t>
      </w:r>
      <w:proofErr w:type="spellEnd"/>
      <w:r>
        <w:rPr>
          <w:rFonts w:ascii="Arial" w:hAnsi="Arial" w:cs="Arial"/>
          <w:sz w:val="28"/>
          <w:szCs w:val="28"/>
        </w:rPr>
        <w:t xml:space="preserve"> a  hundred fold. Saka </w:t>
      </w:r>
      <w:proofErr w:type="spellStart"/>
      <w:r>
        <w:rPr>
          <w:rFonts w:ascii="Arial" w:hAnsi="Arial" w:cs="Arial"/>
          <w:sz w:val="28"/>
          <w:szCs w:val="28"/>
        </w:rPr>
        <w:t>hatiinyengetererei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mari</w:t>
      </w:r>
      <w:proofErr w:type="spellEnd"/>
      <w:r>
        <w:rPr>
          <w:rFonts w:ascii="Arial" w:hAnsi="Arial" w:cs="Arial"/>
          <w:sz w:val="28"/>
          <w:szCs w:val="28"/>
        </w:rPr>
        <w:t xml:space="preserve"> iyi.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079E062E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43 </w:t>
      </w:r>
      <w:r>
        <w:rPr>
          <w:rFonts w:ascii="Arial" w:hAnsi="Arial" w:cs="Arial"/>
          <w:sz w:val="28"/>
          <w:szCs w:val="28"/>
        </w:rPr>
        <w:t xml:space="preserve">Ishe Baba </w:t>
      </w:r>
      <w:proofErr w:type="spellStart"/>
      <w:r>
        <w:rPr>
          <w:rFonts w:ascii="Arial" w:hAnsi="Arial" w:cs="Arial"/>
          <w:sz w:val="28"/>
          <w:szCs w:val="28"/>
        </w:rPr>
        <w:t>wedu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kumusoro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kudenga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Tinoshama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vakadai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vanongonzwa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yaMwari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Vanongori</w:t>
      </w:r>
      <w:proofErr w:type="spellEnd"/>
      <w:r>
        <w:rPr>
          <w:rFonts w:ascii="Arial" w:hAnsi="Arial" w:cs="Arial"/>
          <w:sz w:val="28"/>
          <w:szCs w:val="28"/>
        </w:rPr>
        <w:t xml:space="preserve"> ne consciousness </w:t>
      </w:r>
      <w:proofErr w:type="spellStart"/>
      <w:r>
        <w:rPr>
          <w:rFonts w:ascii="Arial" w:hAnsi="Arial" w:cs="Arial"/>
          <w:sz w:val="28"/>
          <w:szCs w:val="28"/>
        </w:rPr>
        <w:t>yezvinhu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zvaMwari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vasina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kudzidziswa</w:t>
      </w:r>
      <w:proofErr w:type="spellEnd"/>
      <w:r>
        <w:rPr>
          <w:rFonts w:ascii="Arial" w:hAnsi="Arial" w:cs="Arial"/>
          <w:sz w:val="28"/>
          <w:szCs w:val="28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</w:rPr>
        <w:t>kuparidzirwa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536004">
        <w:rPr>
          <w:rFonts w:ascii="Arial" w:hAnsi="Arial" w:cs="Arial"/>
          <w:sz w:val="18"/>
          <w:szCs w:val="1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Imo </w:t>
      </w:r>
      <w:proofErr w:type="spellStart"/>
      <w:r>
        <w:rPr>
          <w:rFonts w:ascii="Arial" w:hAnsi="Arial" w:cs="Arial"/>
          <w:sz w:val="28"/>
          <w:szCs w:val="28"/>
        </w:rPr>
        <w:t>muno</w:t>
      </w:r>
      <w:proofErr w:type="spellEnd"/>
      <w:r>
        <w:rPr>
          <w:rFonts w:ascii="Arial" w:hAnsi="Arial" w:cs="Arial"/>
          <w:sz w:val="28"/>
          <w:szCs w:val="28"/>
        </w:rPr>
        <w:t xml:space="preserve"> mu Church </w:t>
      </w:r>
      <w:proofErr w:type="spellStart"/>
      <w:r>
        <w:rPr>
          <w:rFonts w:ascii="Arial" w:hAnsi="Arial" w:cs="Arial"/>
          <w:sz w:val="28"/>
          <w:szCs w:val="28"/>
        </w:rPr>
        <w:t>tiine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vasingadi</w:t>
      </w:r>
      <w:proofErr w:type="spellEnd"/>
      <w:r>
        <w:rPr>
          <w:rFonts w:ascii="Arial" w:hAnsi="Arial" w:cs="Arial"/>
          <w:sz w:val="28"/>
          <w:szCs w:val="28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 xml:space="preserve"> supporter, kana </w:t>
      </w:r>
      <w:proofErr w:type="spellStart"/>
      <w:r>
        <w:rPr>
          <w:rFonts w:ascii="Arial" w:hAnsi="Arial" w:cs="Arial"/>
          <w:sz w:val="28"/>
          <w:szCs w:val="28"/>
        </w:rPr>
        <w:t>kupa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chinhu</w:t>
      </w:r>
      <w:proofErr w:type="spellEnd"/>
      <w:r>
        <w:rPr>
          <w:rFonts w:ascii="Arial" w:hAnsi="Arial" w:cs="Arial"/>
          <w:sz w:val="28"/>
          <w:szCs w:val="28"/>
        </w:rPr>
        <w:t xml:space="preserve"> kuna Jehovah. Mwari </w:t>
      </w:r>
      <w:proofErr w:type="spellStart"/>
      <w:r>
        <w:rPr>
          <w:rFonts w:ascii="Arial" w:hAnsi="Arial" w:cs="Arial"/>
          <w:sz w:val="28"/>
          <w:szCs w:val="28"/>
        </w:rPr>
        <w:t>i</w:t>
      </w:r>
      <w:proofErr w:type="spellEnd"/>
      <w:r>
        <w:rPr>
          <w:rFonts w:ascii="Arial" w:hAnsi="Arial" w:cs="Arial"/>
          <w:sz w:val="28"/>
          <w:szCs w:val="28"/>
        </w:rPr>
        <w:t xml:space="preserve"> rebuke </w:t>
      </w:r>
      <w:proofErr w:type="spellStart"/>
      <w:r>
        <w:rPr>
          <w:rFonts w:ascii="Arial" w:hAnsi="Arial" w:cs="Arial"/>
          <w:sz w:val="28"/>
          <w:szCs w:val="28"/>
        </w:rPr>
        <w:t>yakaomarara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545FC19D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44 </w:t>
      </w:r>
      <w:r>
        <w:rPr>
          <w:rFonts w:ascii="Arial" w:hAnsi="Arial" w:cs="Arial"/>
          <w:sz w:val="28"/>
          <w:szCs w:val="28"/>
        </w:rPr>
        <w:t xml:space="preserve">Dai Ishe </w:t>
      </w:r>
      <w:proofErr w:type="spellStart"/>
      <w:r>
        <w:rPr>
          <w:rFonts w:ascii="Arial" w:hAnsi="Arial" w:cs="Arial"/>
          <w:sz w:val="28"/>
          <w:szCs w:val="28"/>
        </w:rPr>
        <w:t>tadzidza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kubva</w:t>
      </w:r>
      <w:proofErr w:type="spellEnd"/>
      <w:r>
        <w:rPr>
          <w:rFonts w:ascii="Arial" w:hAnsi="Arial" w:cs="Arial"/>
          <w:sz w:val="28"/>
          <w:szCs w:val="28"/>
        </w:rPr>
        <w:t xml:space="preserve"> kune </w:t>
      </w:r>
      <w:proofErr w:type="spellStart"/>
      <w:r>
        <w:rPr>
          <w:rFonts w:ascii="Arial" w:hAnsi="Arial" w:cs="Arial"/>
          <w:sz w:val="28"/>
          <w:szCs w:val="28"/>
        </w:rPr>
        <w:t>murume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uyu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Mumuropafadzire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yake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Pr="00C756A7">
        <w:rPr>
          <w:rFonts w:ascii="Arial" w:hAnsi="Arial" w:cs="Arial"/>
          <w:sz w:val="18"/>
          <w:szCs w:val="1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idzorere</w:t>
      </w:r>
      <w:proofErr w:type="spellEnd"/>
      <w:r>
        <w:rPr>
          <w:rFonts w:ascii="Arial" w:hAnsi="Arial" w:cs="Arial"/>
          <w:sz w:val="28"/>
          <w:szCs w:val="28"/>
        </w:rPr>
        <w:t xml:space="preserve"> a hundred fold,</w:t>
      </w:r>
      <w:r w:rsidRPr="00C756A7">
        <w:rPr>
          <w:rFonts w:ascii="Arial" w:hAnsi="Arial" w:cs="Arial"/>
          <w:sz w:val="18"/>
          <w:szCs w:val="18"/>
        </w:rPr>
        <w:t xml:space="preserve"> </w:t>
      </w:r>
      <w:r w:rsidRPr="00D8118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nekuti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ayiunza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kubasa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raMwari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Mwari makanaka </w:t>
      </w:r>
      <w:proofErr w:type="spellStart"/>
      <w:r>
        <w:rPr>
          <w:rFonts w:ascii="Arial" w:hAnsi="Arial" w:cs="Arial"/>
          <w:sz w:val="28"/>
          <w:szCs w:val="28"/>
        </w:rPr>
        <w:t>mukomborerei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chiikomborerai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Taikumbira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izvi</w:t>
      </w:r>
      <w:proofErr w:type="spellEnd"/>
      <w:r>
        <w:rPr>
          <w:rFonts w:ascii="Arial" w:hAnsi="Arial" w:cs="Arial"/>
          <w:sz w:val="28"/>
          <w:szCs w:val="28"/>
        </w:rPr>
        <w:t xml:space="preserve"> nokutenda </w:t>
      </w:r>
      <w:proofErr w:type="spellStart"/>
      <w:r>
        <w:rPr>
          <w:rFonts w:ascii="Arial" w:hAnsi="Arial" w:cs="Arial"/>
          <w:sz w:val="28"/>
          <w:szCs w:val="28"/>
        </w:rPr>
        <w:t>muZita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raTenzi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Jeso</w:t>
      </w:r>
      <w:proofErr w:type="spellEnd"/>
      <w:r>
        <w:rPr>
          <w:rFonts w:ascii="Arial" w:hAnsi="Arial" w:cs="Arial"/>
          <w:sz w:val="28"/>
          <w:szCs w:val="28"/>
        </w:rPr>
        <w:t xml:space="preserve"> Kristu, Amen.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789398FF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45 </w:t>
      </w:r>
      <w:proofErr w:type="spellStart"/>
      <w:r>
        <w:rPr>
          <w:rFonts w:ascii="Arial" w:hAnsi="Arial" w:cs="Arial"/>
          <w:sz w:val="28"/>
          <w:szCs w:val="28"/>
        </w:rPr>
        <w:t>Ayihwa</w:t>
      </w:r>
      <w:proofErr w:type="spellEnd"/>
      <w:r>
        <w:rPr>
          <w:rFonts w:ascii="Arial" w:hAnsi="Arial" w:cs="Arial"/>
          <w:sz w:val="28"/>
          <w:szCs w:val="28"/>
        </w:rPr>
        <w:t xml:space="preserve"> tinotenda </w:t>
      </w:r>
      <w:proofErr w:type="spellStart"/>
      <w:r>
        <w:rPr>
          <w:rFonts w:ascii="Arial" w:hAnsi="Arial" w:cs="Arial"/>
          <w:sz w:val="28"/>
          <w:szCs w:val="28"/>
        </w:rPr>
        <w:t>hama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Then </w:t>
      </w:r>
      <w:proofErr w:type="spellStart"/>
      <w:r>
        <w:rPr>
          <w:rFonts w:ascii="Arial" w:hAnsi="Arial" w:cs="Arial"/>
          <w:sz w:val="28"/>
          <w:szCs w:val="28"/>
        </w:rPr>
        <w:t>pakati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pedu</w:t>
      </w:r>
      <w:proofErr w:type="spellEnd"/>
      <w:r>
        <w:rPr>
          <w:rFonts w:ascii="Arial" w:hAnsi="Arial" w:cs="Arial"/>
          <w:sz w:val="28"/>
          <w:szCs w:val="28"/>
        </w:rPr>
        <w:t xml:space="preserve"> tine </w:t>
      </w:r>
      <w:proofErr w:type="spellStart"/>
      <w:r>
        <w:rPr>
          <w:rFonts w:ascii="Arial" w:hAnsi="Arial" w:cs="Arial"/>
          <w:sz w:val="28"/>
          <w:szCs w:val="28"/>
        </w:rPr>
        <w:t>vayenzi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ndivo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Brother-Brother F. Moyo, young brother </w:t>
      </w:r>
      <w:proofErr w:type="spellStart"/>
      <w:r>
        <w:rPr>
          <w:rFonts w:ascii="Arial" w:hAnsi="Arial" w:cs="Arial"/>
          <w:sz w:val="28"/>
          <w:szCs w:val="28"/>
        </w:rPr>
        <w:t>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8F084F">
        <w:rPr>
          <w:rFonts w:ascii="Arial" w:hAnsi="Arial" w:cs="Arial"/>
          <w:sz w:val="28"/>
          <w:szCs w:val="28"/>
          <w:highlight w:val="yellow"/>
        </w:rPr>
        <w:t>brother ava</w:t>
      </w:r>
      <w:r w:rsidRPr="00A01E71"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ngavasimuke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havo</w:t>
      </w:r>
      <w:proofErr w:type="spellEnd"/>
      <w:r>
        <w:rPr>
          <w:rFonts w:ascii="Arial" w:hAnsi="Arial" w:cs="Arial"/>
          <w:sz w:val="28"/>
          <w:szCs w:val="28"/>
        </w:rPr>
        <w:t xml:space="preserve">. Avo. </w:t>
      </w:r>
      <w:proofErr w:type="spellStart"/>
      <w:r>
        <w:rPr>
          <w:rFonts w:ascii="Arial" w:hAnsi="Arial" w:cs="Arial"/>
          <w:sz w:val="28"/>
          <w:szCs w:val="28"/>
        </w:rPr>
        <w:t>Ndivo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muni’ina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</w:t>
      </w:r>
      <w:proofErr w:type="spellEnd"/>
      <w:r>
        <w:rPr>
          <w:rFonts w:ascii="Arial" w:hAnsi="Arial" w:cs="Arial"/>
          <w:sz w:val="28"/>
          <w:szCs w:val="28"/>
        </w:rPr>
        <w:t xml:space="preserve"> Brother Moyo, </w:t>
      </w:r>
      <w:proofErr w:type="spellStart"/>
      <w:r>
        <w:rPr>
          <w:rFonts w:ascii="Arial" w:hAnsi="Arial" w:cs="Arial"/>
          <w:sz w:val="28"/>
          <w:szCs w:val="28"/>
        </w:rPr>
        <w:t>handitika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Tinovakwazisa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muZita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raTenzi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Jeso</w:t>
      </w:r>
      <w:proofErr w:type="spellEnd"/>
      <w:r>
        <w:rPr>
          <w:rFonts w:ascii="Arial" w:hAnsi="Arial" w:cs="Arial"/>
          <w:sz w:val="28"/>
          <w:szCs w:val="28"/>
        </w:rPr>
        <w:t xml:space="preserve"> Kristu.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Then, tina Mr Makomborero Mandera, </w:t>
      </w:r>
      <w:proofErr w:type="spellStart"/>
      <w:r>
        <w:rPr>
          <w:rFonts w:ascii="Arial" w:hAnsi="Arial" w:cs="Arial"/>
          <w:sz w:val="28"/>
          <w:szCs w:val="28"/>
        </w:rPr>
        <w:t>sekuru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</w:t>
      </w:r>
      <w:proofErr w:type="spellEnd"/>
      <w:r>
        <w:rPr>
          <w:rFonts w:ascii="Arial" w:hAnsi="Arial" w:cs="Arial"/>
          <w:sz w:val="28"/>
          <w:szCs w:val="28"/>
        </w:rPr>
        <w:t xml:space="preserve"> Brother </w:t>
      </w:r>
      <w:proofErr w:type="spellStart"/>
      <w:r>
        <w:rPr>
          <w:rFonts w:ascii="Arial" w:hAnsi="Arial" w:cs="Arial"/>
          <w:sz w:val="28"/>
          <w:szCs w:val="28"/>
        </w:rPr>
        <w:t>Chichaya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ngavasimuke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tivaone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Ayihwa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tinokukwazisai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mose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muZita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raTenzi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Jeso</w:t>
      </w:r>
      <w:proofErr w:type="spellEnd"/>
      <w:r>
        <w:rPr>
          <w:rFonts w:ascii="Arial" w:hAnsi="Arial" w:cs="Arial"/>
          <w:sz w:val="28"/>
          <w:szCs w:val="28"/>
        </w:rPr>
        <w:t xml:space="preserve"> Kristu.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akuitirei</w:t>
      </w:r>
      <w:proofErr w:type="spellEnd"/>
      <w:r>
        <w:rPr>
          <w:rFonts w:ascii="Arial" w:hAnsi="Arial" w:cs="Arial"/>
          <w:sz w:val="28"/>
          <w:szCs w:val="28"/>
        </w:rPr>
        <w:t xml:space="preserve"> zvakanaka, </w:t>
      </w:r>
      <w:proofErr w:type="spellStart"/>
      <w:r>
        <w:rPr>
          <w:rFonts w:ascii="Arial" w:hAnsi="Arial" w:cs="Arial"/>
          <w:sz w:val="28"/>
          <w:szCs w:val="28"/>
        </w:rPr>
        <w:t>tigare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pasi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51615D3B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46 </w:t>
      </w:r>
      <w:proofErr w:type="spellStart"/>
      <w:r>
        <w:rPr>
          <w:rFonts w:ascii="Arial" w:hAnsi="Arial" w:cs="Arial"/>
          <w:sz w:val="28"/>
          <w:szCs w:val="28"/>
        </w:rPr>
        <w:t>Ayihwa</w:t>
      </w:r>
      <w:proofErr w:type="spellEnd"/>
      <w:r>
        <w:rPr>
          <w:rFonts w:ascii="Arial" w:hAnsi="Arial" w:cs="Arial"/>
          <w:sz w:val="28"/>
          <w:szCs w:val="28"/>
        </w:rPr>
        <w:t xml:space="preserve">, tinotenda Mwari </w:t>
      </w:r>
      <w:proofErr w:type="spellStart"/>
      <w:r>
        <w:rPr>
          <w:rFonts w:ascii="Arial" w:hAnsi="Arial" w:cs="Arial"/>
          <w:sz w:val="28"/>
          <w:szCs w:val="28"/>
        </w:rPr>
        <w:t>chaizvo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Hatichipedzesai</w:t>
      </w:r>
      <w:proofErr w:type="spellEnd"/>
      <w:r>
        <w:rPr>
          <w:rFonts w:ascii="Arial" w:hAnsi="Arial" w:cs="Arial"/>
          <w:sz w:val="28"/>
          <w:szCs w:val="28"/>
        </w:rPr>
        <w:t xml:space="preserve"> message </w:t>
      </w:r>
      <w:proofErr w:type="spellStart"/>
      <w:r>
        <w:rPr>
          <w:rFonts w:ascii="Arial" w:hAnsi="Arial" w:cs="Arial"/>
          <w:sz w:val="28"/>
          <w:szCs w:val="28"/>
        </w:rPr>
        <w:t>yedu</w:t>
      </w:r>
      <w:proofErr w:type="spellEnd"/>
      <w:r>
        <w:rPr>
          <w:rFonts w:ascii="Arial" w:hAnsi="Arial" w:cs="Arial"/>
          <w:sz w:val="28"/>
          <w:szCs w:val="28"/>
        </w:rPr>
        <w:t xml:space="preserve"> ye </w:t>
      </w:r>
      <w:r w:rsidRPr="0015174A">
        <w:rPr>
          <w:rFonts w:ascii="Arial" w:hAnsi="Arial" w:cs="Arial"/>
          <w:i/>
          <w:iCs/>
          <w:sz w:val="28"/>
          <w:szCs w:val="28"/>
        </w:rPr>
        <w:t>Rights of Fathers</w:t>
      </w:r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Amen. It was a wonderful message; I really enjoyed it.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Ta’atichiiparidza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zvidimbu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zvidimbu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zvidimbu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zvidimbu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zvidimbu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kuHarare</w:t>
      </w:r>
      <w:proofErr w:type="spellEnd"/>
      <w:r>
        <w:rPr>
          <w:rFonts w:ascii="Arial" w:hAnsi="Arial" w:cs="Arial"/>
          <w:sz w:val="28"/>
          <w:szCs w:val="28"/>
        </w:rPr>
        <w:t xml:space="preserve"> but It’s a wonderful message. You can learn a lot from all angles </w:t>
      </w:r>
      <w:proofErr w:type="spellStart"/>
      <w:r>
        <w:rPr>
          <w:rFonts w:ascii="Arial" w:hAnsi="Arial" w:cs="Arial"/>
          <w:sz w:val="28"/>
          <w:szCs w:val="28"/>
        </w:rPr>
        <w:t>muzvinhu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zvaani</w:t>
      </w:r>
      <w:proofErr w:type="spellEnd"/>
      <w:r>
        <w:rPr>
          <w:rFonts w:ascii="Arial" w:hAnsi="Arial" w:cs="Arial"/>
          <w:sz w:val="28"/>
          <w:szCs w:val="28"/>
        </w:rPr>
        <w:t xml:space="preserve">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zvaMwari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D8118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zvaMwari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handi’moona</w:t>
      </w:r>
      <w:proofErr w:type="spellEnd"/>
      <w:r>
        <w:rPr>
          <w:rFonts w:ascii="Arial" w:hAnsi="Arial" w:cs="Arial"/>
          <w:sz w:val="28"/>
          <w:szCs w:val="28"/>
        </w:rPr>
        <w:t xml:space="preserve">. You </w:t>
      </w:r>
      <w:r>
        <w:rPr>
          <w:rFonts w:ascii="Arial" w:hAnsi="Arial" w:cs="Arial"/>
          <w:sz w:val="28"/>
          <w:szCs w:val="28"/>
        </w:rPr>
        <w:lastRenderedPageBreak/>
        <w:t xml:space="preserve">can learn a lot from all angles </w:t>
      </w:r>
      <w:proofErr w:type="spellStart"/>
      <w:r>
        <w:rPr>
          <w:rFonts w:ascii="Arial" w:hAnsi="Arial" w:cs="Arial"/>
          <w:sz w:val="28"/>
          <w:szCs w:val="28"/>
        </w:rPr>
        <w:t>muzvinhu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zvaJehovah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handi’moona</w:t>
      </w:r>
      <w:proofErr w:type="spellEnd"/>
      <w:r>
        <w:rPr>
          <w:rFonts w:ascii="Arial" w:hAnsi="Arial" w:cs="Arial"/>
          <w:sz w:val="28"/>
          <w:szCs w:val="28"/>
        </w:rPr>
        <w:t xml:space="preserve">. This is something wonderful that I have learned of late, </w:t>
      </w:r>
      <w:proofErr w:type="spellStart"/>
      <w:r>
        <w:rPr>
          <w:rFonts w:ascii="Arial" w:hAnsi="Arial" w:cs="Arial"/>
          <w:sz w:val="28"/>
          <w:szCs w:val="28"/>
        </w:rPr>
        <w:t>ha’moona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</w:p>
    <w:p w14:paraId="1F427E2C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47 </w:t>
      </w:r>
      <w:r>
        <w:rPr>
          <w:rFonts w:ascii="Arial" w:hAnsi="Arial" w:cs="Arial"/>
          <w:sz w:val="28"/>
          <w:szCs w:val="28"/>
        </w:rPr>
        <w:t xml:space="preserve">Saka </w:t>
      </w:r>
      <w:proofErr w:type="spellStart"/>
      <w:r>
        <w:rPr>
          <w:rFonts w:ascii="Arial" w:hAnsi="Arial" w:cs="Arial"/>
          <w:sz w:val="28"/>
          <w:szCs w:val="28"/>
        </w:rPr>
        <w:t>taikumbira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dai</w:t>
      </w:r>
      <w:proofErr w:type="spellEnd"/>
      <w:r>
        <w:rPr>
          <w:rFonts w:ascii="Arial" w:hAnsi="Arial" w:cs="Arial"/>
          <w:sz w:val="28"/>
          <w:szCs w:val="28"/>
        </w:rPr>
        <w:t xml:space="preserve"> Mwari, </w:t>
      </w:r>
      <w:proofErr w:type="spellStart"/>
      <w:r>
        <w:rPr>
          <w:rFonts w:ascii="Arial" w:hAnsi="Arial" w:cs="Arial"/>
          <w:sz w:val="28"/>
          <w:szCs w:val="28"/>
        </w:rPr>
        <w:t>handi’moona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aititi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tikadzidza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tiregere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kuva</w:t>
      </w:r>
      <w:proofErr w:type="spellEnd"/>
      <w:r>
        <w:rPr>
          <w:rFonts w:ascii="Arial" w:hAnsi="Arial" w:cs="Arial"/>
          <w:sz w:val="28"/>
          <w:szCs w:val="28"/>
        </w:rPr>
        <w:t xml:space="preserve"> ma forgetful hear...? </w:t>
      </w:r>
      <w:r w:rsidRPr="00D8118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hearers</w:t>
      </w:r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tinofanira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neropafadzo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raJehovah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tichifara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Vana </w:t>
      </w:r>
      <w:proofErr w:type="spellStart"/>
      <w:r>
        <w:rPr>
          <w:rFonts w:ascii="Arial" w:hAnsi="Arial" w:cs="Arial"/>
          <w:sz w:val="28"/>
          <w:szCs w:val="28"/>
        </w:rPr>
        <w:t>vedu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vadzidze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izvozvo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vachifara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Hativerengei</w:t>
      </w:r>
      <w:proofErr w:type="spellEnd"/>
      <w:r>
        <w:rPr>
          <w:rFonts w:ascii="Arial" w:hAnsi="Arial" w:cs="Arial"/>
          <w:sz w:val="28"/>
          <w:szCs w:val="28"/>
        </w:rPr>
        <w:t xml:space="preserve"> P—eh...eh… </w:t>
      </w:r>
      <w:r w:rsidRPr="001D2EBE">
        <w:rPr>
          <w:rFonts w:ascii="Arial" w:hAnsi="Arial" w:cs="Arial"/>
          <w:sz w:val="18"/>
          <w:szCs w:val="18"/>
        </w:rPr>
        <w:t>[Blank spot on tape—ED]</w:t>
      </w:r>
      <w:r>
        <w:rPr>
          <w:rFonts w:ascii="Arial" w:hAnsi="Arial" w:cs="Arial"/>
          <w:sz w:val="28"/>
          <w:szCs w:val="28"/>
        </w:rPr>
        <w:t xml:space="preserve"> –47. </w:t>
      </w:r>
      <w:proofErr w:type="spellStart"/>
      <w:r>
        <w:rPr>
          <w:rFonts w:ascii="Arial" w:hAnsi="Arial" w:cs="Arial"/>
          <w:sz w:val="28"/>
          <w:szCs w:val="28"/>
        </w:rPr>
        <w:t>Handei</w:t>
      </w:r>
      <w:proofErr w:type="spellEnd"/>
      <w:r>
        <w:rPr>
          <w:rFonts w:ascii="Arial" w:hAnsi="Arial" w:cs="Arial"/>
          <w:sz w:val="28"/>
          <w:szCs w:val="28"/>
        </w:rPr>
        <w:t xml:space="preserve"> kuna Psalm 147. Tione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rinoti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kudii</w:t>
      </w:r>
      <w:proofErr w:type="spellEnd"/>
      <w:r>
        <w:rPr>
          <w:rFonts w:ascii="Arial" w:hAnsi="Arial" w:cs="Arial"/>
          <w:sz w:val="28"/>
          <w:szCs w:val="28"/>
        </w:rPr>
        <w:t xml:space="preserve"> Shoko </w:t>
      </w:r>
      <w:proofErr w:type="spellStart"/>
      <w:r>
        <w:rPr>
          <w:rFonts w:ascii="Arial" w:hAnsi="Arial" w:cs="Arial"/>
          <w:sz w:val="28"/>
          <w:szCs w:val="28"/>
        </w:rPr>
        <w:t>raMwari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Pisarema</w:t>
      </w:r>
      <w:proofErr w:type="spellEnd"/>
      <w:r>
        <w:rPr>
          <w:rFonts w:ascii="Arial" w:hAnsi="Arial" w:cs="Arial"/>
          <w:sz w:val="28"/>
          <w:szCs w:val="28"/>
        </w:rPr>
        <w:t xml:space="preserve"> 147, </w:t>
      </w:r>
      <w:proofErr w:type="spellStart"/>
      <w:r>
        <w:rPr>
          <w:rFonts w:ascii="Arial" w:hAnsi="Arial" w:cs="Arial"/>
          <w:sz w:val="28"/>
          <w:szCs w:val="28"/>
        </w:rPr>
        <w:t>tasvika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But </w:t>
      </w:r>
      <w:proofErr w:type="spellStart"/>
      <w:r>
        <w:rPr>
          <w:rFonts w:ascii="Arial" w:hAnsi="Arial" w:cs="Arial"/>
          <w:sz w:val="28"/>
          <w:szCs w:val="28"/>
        </w:rPr>
        <w:t>yekutanga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hatitangei</w:t>
      </w:r>
      <w:proofErr w:type="spellEnd"/>
      <w:r>
        <w:rPr>
          <w:rFonts w:ascii="Arial" w:hAnsi="Arial" w:cs="Arial"/>
          <w:sz w:val="28"/>
          <w:szCs w:val="28"/>
        </w:rPr>
        <w:t xml:space="preserve"> na 149, </w:t>
      </w:r>
      <w:proofErr w:type="spellStart"/>
      <w:r>
        <w:rPr>
          <w:rFonts w:ascii="Arial" w:hAnsi="Arial" w:cs="Arial"/>
          <w:sz w:val="28"/>
          <w:szCs w:val="28"/>
        </w:rPr>
        <w:t>munyatsoona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zvinotaura</w:t>
      </w:r>
      <w:proofErr w:type="spellEnd"/>
      <w:r>
        <w:rPr>
          <w:rFonts w:ascii="Arial" w:hAnsi="Arial" w:cs="Arial"/>
          <w:sz w:val="28"/>
          <w:szCs w:val="28"/>
        </w:rPr>
        <w:t xml:space="preserve"> Mwari. </w:t>
      </w:r>
      <w:proofErr w:type="spellStart"/>
      <w:r>
        <w:rPr>
          <w:rFonts w:ascii="Arial" w:hAnsi="Arial" w:cs="Arial"/>
          <w:sz w:val="28"/>
          <w:szCs w:val="28"/>
        </w:rPr>
        <w:t>Ndozvatanga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tichiita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zvatinofanira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nenguva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yaMwari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commentRangeStart w:id="13"/>
      <w:r>
        <w:rPr>
          <w:rFonts w:ascii="Arial" w:hAnsi="Arial" w:cs="Arial"/>
          <w:sz w:val="28"/>
          <w:szCs w:val="28"/>
        </w:rPr>
        <w:t>These</w:t>
      </w:r>
      <w:commentRangeEnd w:id="13"/>
      <w:r>
        <w:rPr>
          <w:rStyle w:val="CommentReference"/>
        </w:rPr>
        <w:commentReference w:id="13"/>
      </w:r>
      <w:r>
        <w:rPr>
          <w:rFonts w:ascii="Arial" w:hAnsi="Arial" w:cs="Arial"/>
          <w:sz w:val="28"/>
          <w:szCs w:val="28"/>
        </w:rPr>
        <w:t xml:space="preserve">, what we have just gone through now. </w:t>
      </w:r>
    </w:p>
    <w:p w14:paraId="54EF1A60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 xml:space="preserve">48 </w:t>
      </w:r>
      <w:proofErr w:type="spellStart"/>
      <w:r>
        <w:rPr>
          <w:rFonts w:ascii="Arial" w:hAnsi="Arial" w:cs="Arial"/>
          <w:sz w:val="28"/>
          <w:szCs w:val="28"/>
        </w:rPr>
        <w:t>MaJuta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anotamba</w:t>
      </w:r>
      <w:proofErr w:type="spellEnd"/>
      <w:r>
        <w:rPr>
          <w:rFonts w:ascii="Arial" w:hAnsi="Arial" w:cs="Arial"/>
          <w:sz w:val="28"/>
          <w:szCs w:val="28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</w:rPr>
        <w:t>achirumbidza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wavo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Takaona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kubva</w:t>
      </w:r>
      <w:proofErr w:type="spellEnd"/>
      <w:r>
        <w:rPr>
          <w:rFonts w:ascii="Arial" w:hAnsi="Arial" w:cs="Arial"/>
          <w:sz w:val="28"/>
          <w:szCs w:val="28"/>
        </w:rPr>
        <w:t xml:space="preserve"> kuna </w:t>
      </w:r>
      <w:proofErr w:type="spellStart"/>
      <w:r>
        <w:rPr>
          <w:rFonts w:ascii="Arial" w:hAnsi="Arial" w:cs="Arial"/>
          <w:sz w:val="28"/>
          <w:szCs w:val="28"/>
        </w:rPr>
        <w:t>Dhavhidha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handitika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Hationei</w:t>
      </w:r>
      <w:proofErr w:type="spellEnd"/>
      <w:r>
        <w:rPr>
          <w:rFonts w:ascii="Arial" w:hAnsi="Arial" w:cs="Arial"/>
          <w:sz w:val="28"/>
          <w:szCs w:val="28"/>
        </w:rPr>
        <w:t xml:space="preserve"> pa verse </w:t>
      </w:r>
      <w:proofErr w:type="spellStart"/>
      <w:r>
        <w:rPr>
          <w:rFonts w:ascii="Arial" w:hAnsi="Arial" w:cs="Arial"/>
          <w:sz w:val="28"/>
          <w:szCs w:val="28"/>
        </w:rPr>
        <w:t>ya</w:t>
      </w:r>
      <w:proofErr w:type="spellEnd"/>
      <w:r>
        <w:rPr>
          <w:rFonts w:ascii="Arial" w:hAnsi="Arial" w:cs="Arial"/>
          <w:sz w:val="28"/>
          <w:szCs w:val="28"/>
        </w:rPr>
        <w:t xml:space="preserve">... </w:t>
      </w:r>
      <w:proofErr w:type="spellStart"/>
      <w:r>
        <w:rPr>
          <w:rFonts w:ascii="Arial" w:hAnsi="Arial" w:cs="Arial"/>
          <w:sz w:val="28"/>
          <w:szCs w:val="28"/>
        </w:rPr>
        <w:t>Tasvika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pana</w:t>
      </w:r>
      <w:proofErr w:type="spellEnd"/>
      <w:r>
        <w:rPr>
          <w:rFonts w:ascii="Arial" w:hAnsi="Arial" w:cs="Arial"/>
          <w:sz w:val="28"/>
          <w:szCs w:val="28"/>
        </w:rPr>
        <w:t xml:space="preserve"> Psalm 149?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Hativerengei</w:t>
      </w:r>
      <w:proofErr w:type="spellEnd"/>
      <w:r>
        <w:rPr>
          <w:rFonts w:ascii="Arial" w:hAnsi="Arial" w:cs="Arial"/>
          <w:sz w:val="28"/>
          <w:szCs w:val="28"/>
        </w:rPr>
        <w:t xml:space="preserve"> from verse 1 tese, </w:t>
      </w:r>
      <w:proofErr w:type="spellStart"/>
      <w:r>
        <w:rPr>
          <w:rFonts w:ascii="Arial" w:hAnsi="Arial" w:cs="Arial"/>
          <w:sz w:val="28"/>
          <w:szCs w:val="28"/>
        </w:rPr>
        <w:t>hativerengei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tose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73D3BE25" w14:textId="77777777" w:rsidR="005D3BDE" w:rsidRPr="00227A88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x-none"/>
        </w:rPr>
      </w:pPr>
      <w:r w:rsidRPr="00227A88">
        <w:rPr>
          <w:rFonts w:ascii="Arial" w:hAnsi="Arial" w:cs="Arial"/>
          <w:i/>
          <w:iCs/>
          <w:sz w:val="28"/>
          <w:szCs w:val="28"/>
          <w:lang w:val="x-none"/>
        </w:rPr>
        <w:t>Praise ye the LORD. Sing unto the LORD a new song, and his praise in the congregation of saints. </w:t>
      </w:r>
    </w:p>
    <w:p w14:paraId="1D329983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3C0FDB">
        <w:rPr>
          <w:rFonts w:ascii="Arial" w:hAnsi="Arial" w:cs="Arial"/>
          <w:sz w:val="28"/>
          <w:szCs w:val="28"/>
          <w:vertAlign w:val="superscript"/>
          <w:lang w:val="x-none"/>
        </w:rPr>
        <w:t>4</w:t>
      </w:r>
      <w:r>
        <w:rPr>
          <w:rFonts w:ascii="Arial" w:hAnsi="Arial" w:cs="Arial"/>
          <w:sz w:val="28"/>
          <w:szCs w:val="28"/>
          <w:vertAlign w:val="superscript"/>
          <w:lang w:val="x-none"/>
        </w:rPr>
        <w:t xml:space="preserve">9 </w:t>
      </w:r>
      <w:r>
        <w:rPr>
          <w:rFonts w:ascii="Arial" w:hAnsi="Arial" w:cs="Arial"/>
          <w:sz w:val="28"/>
          <w:szCs w:val="28"/>
          <w:lang w:val="x-none"/>
        </w:rPr>
        <w:t xml:space="preserve">Amen.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Hatidzokororei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ipapo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futi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tione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Hativerengei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tose</w:t>
      </w:r>
      <w:proofErr w:type="spellEnd"/>
      <w:r>
        <w:rPr>
          <w:rFonts w:ascii="Arial" w:hAnsi="Arial" w:cs="Arial"/>
          <w:sz w:val="28"/>
          <w:szCs w:val="28"/>
          <w:lang w:val="x-none"/>
        </w:rPr>
        <w:t>:</w:t>
      </w:r>
    </w:p>
    <w:p w14:paraId="39380B09" w14:textId="77777777" w:rsidR="005D3BDE" w:rsidRPr="00227A88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x-none"/>
        </w:rPr>
      </w:pPr>
      <w:r w:rsidRPr="00227A88">
        <w:rPr>
          <w:rFonts w:ascii="Arial" w:hAnsi="Arial" w:cs="Arial"/>
          <w:i/>
          <w:iCs/>
          <w:sz w:val="28"/>
          <w:szCs w:val="28"/>
          <w:lang w:val="x-none"/>
        </w:rPr>
        <w:t>Praise ye the LORD. Sing unto the LORD a new song, and his praise in the congregation of saints. </w:t>
      </w:r>
    </w:p>
    <w:p w14:paraId="360C26F2" w14:textId="77777777" w:rsidR="005D3BDE" w:rsidRPr="00812A89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  <w:lang w:val="x-none"/>
        </w:rPr>
        <w:t xml:space="preserve">50 </w:t>
      </w:r>
      <w:r>
        <w:rPr>
          <w:rFonts w:ascii="Arial" w:hAnsi="Arial" w:cs="Arial"/>
          <w:sz w:val="28"/>
          <w:szCs w:val="28"/>
          <w:lang w:val="x-none"/>
        </w:rPr>
        <w:t xml:space="preserve">We want new songs in August.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“</w:t>
      </w:r>
      <w:r>
        <w:rPr>
          <w:rFonts w:ascii="Arial" w:hAnsi="Arial" w:cs="Arial"/>
          <w:sz w:val="28"/>
          <w:szCs w:val="28"/>
          <w:lang w:val="x-none"/>
        </w:rPr>
        <w:t xml:space="preserve">Sing unto the Lord a...?” </w:t>
      </w:r>
      <w:r w:rsidRPr="00D8118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new song</w:t>
      </w:r>
      <w:r w:rsidRPr="00D8118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effort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kukumbira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chipo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chako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you always have a wonderful time.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Right now, I am already starting to pray for a wonderful messages.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So, I don’t know what’s more difficult, a message or composing a song? Saka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wese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chipo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chake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hapana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chakaoma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r w:rsidRPr="00D8118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5D951F85" w14:textId="77777777" w:rsidR="005D3BDE" w:rsidRPr="00B73145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630363">
        <w:rPr>
          <w:rFonts w:ascii="Arial" w:hAnsi="Arial" w:cs="Arial"/>
          <w:sz w:val="28"/>
          <w:szCs w:val="28"/>
          <w:vertAlign w:val="superscript"/>
        </w:rPr>
        <w:t>51</w:t>
      </w:r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Hapana </w:t>
      </w:r>
      <w:proofErr w:type="spellStart"/>
      <w:r w:rsidRPr="00B73145">
        <w:rPr>
          <w:rFonts w:ascii="Arial" w:hAnsi="Arial" w:cs="Arial"/>
          <w:sz w:val="28"/>
          <w:szCs w:val="28"/>
        </w:rPr>
        <w:t>chakaoma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 w:rsidRPr="00B73145">
        <w:rPr>
          <w:rFonts w:ascii="Arial" w:hAnsi="Arial" w:cs="Arial"/>
          <w:sz w:val="28"/>
          <w:szCs w:val="28"/>
        </w:rPr>
        <w:t xml:space="preserve">We want knew songs from </w:t>
      </w:r>
      <w:r>
        <w:rPr>
          <w:rFonts w:ascii="Arial" w:hAnsi="Arial" w:cs="Arial"/>
          <w:sz w:val="28"/>
          <w:szCs w:val="28"/>
        </w:rPr>
        <w:t xml:space="preserve">every </w:t>
      </w:r>
      <w:r w:rsidRPr="00B73145">
        <w:rPr>
          <w:rFonts w:ascii="Arial" w:hAnsi="Arial" w:cs="Arial"/>
          <w:sz w:val="28"/>
          <w:szCs w:val="28"/>
        </w:rPr>
        <w:t xml:space="preserve">singer. </w:t>
      </w:r>
      <w:proofErr w:type="spellStart"/>
      <w:r w:rsidRPr="00B73145">
        <w:rPr>
          <w:rFonts w:ascii="Arial" w:hAnsi="Arial" w:cs="Arial"/>
          <w:sz w:val="28"/>
          <w:szCs w:val="28"/>
        </w:rPr>
        <w:t>Tipe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masterpiece </w:t>
      </w:r>
      <w:proofErr w:type="spellStart"/>
      <w:r w:rsidRPr="00B73145">
        <w:rPr>
          <w:rFonts w:ascii="Arial" w:hAnsi="Arial" w:cs="Arial"/>
          <w:sz w:val="28"/>
          <w:szCs w:val="28"/>
        </w:rPr>
        <w:t>yako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August</w:t>
      </w:r>
      <w:r>
        <w:rPr>
          <w:rFonts w:ascii="Arial" w:hAnsi="Arial" w:cs="Arial"/>
          <w:sz w:val="28"/>
          <w:szCs w:val="28"/>
        </w:rPr>
        <w:t>.</w:t>
      </w:r>
      <w:r w:rsidRPr="00B73145">
        <w:rPr>
          <w:rFonts w:ascii="Arial" w:hAnsi="Arial" w:cs="Arial"/>
          <w:sz w:val="28"/>
          <w:szCs w:val="28"/>
        </w:rPr>
        <w:t xml:space="preserve">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B73145">
        <w:rPr>
          <w:rFonts w:ascii="Arial" w:hAnsi="Arial" w:cs="Arial"/>
          <w:sz w:val="28"/>
          <w:szCs w:val="28"/>
        </w:rPr>
        <w:t>Handizvo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Pr="00B73145">
        <w:rPr>
          <w:rFonts w:ascii="Arial" w:hAnsi="Arial" w:cs="Arial"/>
          <w:sz w:val="28"/>
          <w:szCs w:val="28"/>
        </w:rPr>
        <w:t>vanhu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vaMwari</w:t>
      </w:r>
      <w:proofErr w:type="spellEnd"/>
      <w:r>
        <w:rPr>
          <w:rFonts w:ascii="Arial" w:hAnsi="Arial" w:cs="Arial"/>
          <w:sz w:val="28"/>
          <w:szCs w:val="28"/>
        </w:rPr>
        <w:t>?</w:t>
      </w:r>
      <w:r w:rsidRPr="00B73145">
        <w:rPr>
          <w:rFonts w:ascii="Arial" w:hAnsi="Arial" w:cs="Arial"/>
          <w:sz w:val="28"/>
          <w:szCs w:val="28"/>
        </w:rPr>
        <w:t xml:space="preserve">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 w:rsidRPr="00B73145">
        <w:rPr>
          <w:rFonts w:ascii="Arial" w:hAnsi="Arial" w:cs="Arial"/>
          <w:sz w:val="28"/>
          <w:szCs w:val="28"/>
        </w:rPr>
        <w:t xml:space="preserve">Every singer </w:t>
      </w:r>
      <w:proofErr w:type="spellStart"/>
      <w:r w:rsidRPr="00B73145">
        <w:rPr>
          <w:rFonts w:ascii="Arial" w:hAnsi="Arial" w:cs="Arial"/>
          <w:sz w:val="28"/>
          <w:szCs w:val="28"/>
        </w:rPr>
        <w:t>ngayitipe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ma…? </w:t>
      </w:r>
      <w:r w:rsidRPr="00B44977">
        <w:rPr>
          <w:rFonts w:ascii="Arial" w:hAnsi="Arial" w:cs="Arial"/>
          <w:sz w:val="18"/>
          <w:szCs w:val="18"/>
        </w:rPr>
        <w:t>[Congregation says, “masterpiece</w:t>
      </w:r>
      <w:r>
        <w:rPr>
          <w:rFonts w:ascii="Arial" w:hAnsi="Arial" w:cs="Arial"/>
          <w:sz w:val="18"/>
          <w:szCs w:val="18"/>
        </w:rPr>
        <w:t>,</w:t>
      </w:r>
      <w:r w:rsidRPr="00B44977">
        <w:rPr>
          <w:rFonts w:ascii="Arial" w:hAnsi="Arial" w:cs="Arial"/>
          <w:sz w:val="18"/>
          <w:szCs w:val="18"/>
        </w:rPr>
        <w:t>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</w:t>
      </w:r>
      <w:r w:rsidRPr="00B73145">
        <w:rPr>
          <w:rFonts w:ascii="Arial" w:hAnsi="Arial" w:cs="Arial"/>
          <w:sz w:val="28"/>
          <w:szCs w:val="28"/>
        </w:rPr>
        <w:t>he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masterpiece </w:t>
      </w:r>
      <w:proofErr w:type="spellStart"/>
      <w:r w:rsidRPr="00B73145">
        <w:rPr>
          <w:rFonts w:ascii="Arial" w:hAnsi="Arial" w:cs="Arial"/>
          <w:sz w:val="28"/>
          <w:szCs w:val="28"/>
        </w:rPr>
        <w:t>yake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Get together ma Saturdays, </w:t>
      </w:r>
      <w:proofErr w:type="spellStart"/>
      <w:r w:rsidRPr="00B73145">
        <w:rPr>
          <w:rFonts w:ascii="Arial" w:hAnsi="Arial" w:cs="Arial"/>
          <w:sz w:val="28"/>
          <w:szCs w:val="28"/>
        </w:rPr>
        <w:t>handitika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and do your practice all the </w:t>
      </w:r>
      <w:proofErr w:type="spellStart"/>
      <w:r w:rsidRPr="00B73145">
        <w:rPr>
          <w:rFonts w:ascii="Arial" w:hAnsi="Arial" w:cs="Arial"/>
          <w:sz w:val="28"/>
          <w:szCs w:val="28"/>
        </w:rPr>
        <w:t>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2179E3">
        <w:rPr>
          <w:rFonts w:ascii="Arial" w:hAnsi="Arial" w:cs="Arial"/>
          <w:sz w:val="18"/>
          <w:szCs w:val="18"/>
        </w:rPr>
        <w:t>[Congregation says, “time.”]</w:t>
      </w:r>
      <w:r w:rsidRPr="00B73145">
        <w:rPr>
          <w:rFonts w:ascii="Arial" w:hAnsi="Arial" w:cs="Arial"/>
          <w:sz w:val="28"/>
          <w:szCs w:val="28"/>
        </w:rPr>
        <w:t xml:space="preserve"> Kana muri free, </w:t>
      </w:r>
      <w:proofErr w:type="spellStart"/>
      <w:r w:rsidRPr="00B73145">
        <w:rPr>
          <w:rFonts w:ascii="Arial" w:hAnsi="Arial" w:cs="Arial"/>
          <w:sz w:val="28"/>
          <w:szCs w:val="28"/>
        </w:rPr>
        <w:t>muchiziva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muri free make sure you come on a </w:t>
      </w:r>
      <w:r w:rsidRPr="00B73145">
        <w:rPr>
          <w:rFonts w:ascii="Arial" w:hAnsi="Arial" w:cs="Arial"/>
          <w:sz w:val="28"/>
          <w:szCs w:val="28"/>
        </w:rPr>
        <w:lastRenderedPageBreak/>
        <w:t xml:space="preserve">Saturday. We make the Church available do practice for us. </w:t>
      </w:r>
      <w:r w:rsidRPr="00B44977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18"/>
          <w:szCs w:val="18"/>
        </w:rPr>
        <w:t xml:space="preserve">  </w:t>
      </w:r>
    </w:p>
    <w:p w14:paraId="3CE71233" w14:textId="77777777" w:rsidR="005D3BDE" w:rsidRDefault="005D3BDE" w:rsidP="005D3BDE">
      <w:pPr>
        <w:rPr>
          <w:rFonts w:ascii="Arial" w:hAnsi="Arial" w:cs="Arial"/>
          <w:sz w:val="18"/>
          <w:szCs w:val="18"/>
        </w:rPr>
      </w:pPr>
      <w:r w:rsidRPr="00630363">
        <w:rPr>
          <w:rFonts w:ascii="Arial" w:hAnsi="Arial" w:cs="Arial"/>
          <w:sz w:val="28"/>
          <w:szCs w:val="28"/>
          <w:vertAlign w:val="superscript"/>
        </w:rPr>
        <w:t>52</w:t>
      </w:r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Toda kuwana </w:t>
      </w:r>
      <w:proofErr w:type="spellStart"/>
      <w:r w:rsidRPr="00B73145">
        <w:rPr>
          <w:rFonts w:ascii="Arial" w:hAnsi="Arial" w:cs="Arial"/>
          <w:sz w:val="28"/>
          <w:szCs w:val="28"/>
        </w:rPr>
        <w:t>nguva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yakana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C974AA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C974AA">
        <w:rPr>
          <w:rFonts w:ascii="Arial" w:hAnsi="Arial" w:cs="Arial"/>
          <w:sz w:val="18"/>
          <w:szCs w:val="18"/>
        </w:rPr>
        <w:t>yakanaka</w:t>
      </w:r>
      <w:proofErr w:type="spellEnd"/>
      <w:r w:rsidRPr="00C974AA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</w:t>
      </w:r>
      <w:r w:rsidRPr="00B73145">
        <w:rPr>
          <w:rFonts w:ascii="Arial" w:hAnsi="Arial" w:cs="Arial"/>
          <w:sz w:val="28"/>
          <w:szCs w:val="28"/>
        </w:rPr>
        <w:t>akanaka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muimba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yaMwari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handitika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ehe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 w:rsidRPr="00B73145">
        <w:rPr>
          <w:rFonts w:ascii="Arial" w:hAnsi="Arial" w:cs="Arial"/>
          <w:sz w:val="28"/>
          <w:szCs w:val="28"/>
        </w:rPr>
        <w:t xml:space="preserve">For August we want to really enjoy </w:t>
      </w:r>
      <w:proofErr w:type="spellStart"/>
      <w:r w:rsidRPr="00B73145">
        <w:rPr>
          <w:rFonts w:ascii="Arial" w:hAnsi="Arial" w:cs="Arial"/>
          <w:sz w:val="28"/>
          <w:szCs w:val="28"/>
        </w:rPr>
        <w:t>ha’moona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Do your masterpiece try and do good practice, </w:t>
      </w:r>
      <w:proofErr w:type="spellStart"/>
      <w:r w:rsidRPr="00B73145">
        <w:rPr>
          <w:rFonts w:ascii="Arial" w:hAnsi="Arial" w:cs="Arial"/>
          <w:sz w:val="28"/>
          <w:szCs w:val="28"/>
        </w:rPr>
        <w:t>dzidzirai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make a day </w:t>
      </w:r>
      <w:proofErr w:type="spellStart"/>
      <w:r w:rsidRPr="00B73145">
        <w:rPr>
          <w:rFonts w:ascii="Arial" w:hAnsi="Arial" w:cs="Arial"/>
          <w:sz w:val="28"/>
          <w:szCs w:val="28"/>
        </w:rPr>
        <w:t>ha’moona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A</w:t>
      </w:r>
      <w:r w:rsidRPr="00B73145">
        <w:rPr>
          <w:rFonts w:ascii="Arial" w:hAnsi="Arial" w:cs="Arial"/>
          <w:sz w:val="28"/>
          <w:szCs w:val="28"/>
        </w:rPr>
        <w:t>nd eh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</w:t>
      </w:r>
      <w:r w:rsidRPr="00B73145">
        <w:rPr>
          <w:rFonts w:ascii="Arial" w:hAnsi="Arial" w:cs="Arial"/>
          <w:sz w:val="28"/>
          <w:szCs w:val="28"/>
        </w:rPr>
        <w:t>eh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munogona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Pr="00B73145">
        <w:rPr>
          <w:rFonts w:ascii="Arial" w:hAnsi="Arial" w:cs="Arial"/>
          <w:sz w:val="28"/>
          <w:szCs w:val="28"/>
        </w:rPr>
        <w:t>kuita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practice kana </w:t>
      </w:r>
      <w:proofErr w:type="spellStart"/>
      <w:r w:rsidRPr="00B73145">
        <w:rPr>
          <w:rFonts w:ascii="Arial" w:hAnsi="Arial" w:cs="Arial"/>
          <w:sz w:val="28"/>
          <w:szCs w:val="28"/>
        </w:rPr>
        <w:t>kumba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Brother ava, </w:t>
      </w:r>
      <w:proofErr w:type="spellStart"/>
      <w:r w:rsidRPr="00B73145">
        <w:rPr>
          <w:rFonts w:ascii="Arial" w:hAnsi="Arial" w:cs="Arial"/>
          <w:sz w:val="28"/>
          <w:szCs w:val="28"/>
        </w:rPr>
        <w:t>kwa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Brother Chigova </w:t>
      </w:r>
      <w:proofErr w:type="spellStart"/>
      <w:r w:rsidRPr="00B73145">
        <w:rPr>
          <w:rFonts w:ascii="Arial" w:hAnsi="Arial" w:cs="Arial"/>
          <w:sz w:val="28"/>
          <w:szCs w:val="28"/>
        </w:rPr>
        <w:t>pamba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pavo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Muchinda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aive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pa next </w:t>
      </w:r>
      <w:proofErr w:type="spellStart"/>
      <w:r w:rsidRPr="00B73145">
        <w:rPr>
          <w:rFonts w:ascii="Arial" w:hAnsi="Arial" w:cs="Arial"/>
          <w:sz w:val="28"/>
          <w:szCs w:val="28"/>
        </w:rPr>
        <w:t>dooraita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practice every time </w:t>
      </w:r>
      <w:proofErr w:type="spellStart"/>
      <w:r w:rsidRPr="00B73145">
        <w:rPr>
          <w:rFonts w:ascii="Arial" w:hAnsi="Arial" w:cs="Arial"/>
          <w:sz w:val="28"/>
          <w:szCs w:val="28"/>
        </w:rPr>
        <w:t>achitiitira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noise Mujuru </w:t>
      </w:r>
      <w:proofErr w:type="spellStart"/>
      <w:r w:rsidRPr="00B73145">
        <w:rPr>
          <w:rFonts w:ascii="Arial" w:hAnsi="Arial" w:cs="Arial"/>
          <w:sz w:val="28"/>
          <w:szCs w:val="28"/>
        </w:rPr>
        <w:t>haangambo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B656F">
        <w:rPr>
          <w:rFonts w:ascii="Arial" w:hAnsi="Arial" w:cs="Arial"/>
          <w:i/>
          <w:iCs/>
          <w:sz w:val="28"/>
          <w:szCs w:val="28"/>
        </w:rPr>
        <w:t>compureni</w:t>
      </w:r>
      <w:proofErr w:type="spellEnd"/>
      <w:r w:rsidRPr="001D287E">
        <w:rPr>
          <w:rFonts w:ascii="Arial" w:hAnsi="Arial" w:cs="Arial"/>
          <w:sz w:val="18"/>
          <w:szCs w:val="18"/>
        </w:rPr>
        <w:t xml:space="preserve"> </w:t>
      </w:r>
      <w:r w:rsidRPr="00B44977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Apostle claps his hands once—ED</w:t>
      </w:r>
      <w:r w:rsidRPr="00B44977">
        <w:rPr>
          <w:rFonts w:ascii="Arial" w:hAnsi="Arial" w:cs="Arial"/>
          <w:sz w:val="18"/>
          <w:szCs w:val="18"/>
        </w:rPr>
        <w:t>]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U</w:t>
      </w:r>
      <w:r w:rsidRPr="00B73145">
        <w:rPr>
          <w:rFonts w:ascii="Arial" w:hAnsi="Arial" w:cs="Arial"/>
          <w:sz w:val="28"/>
          <w:szCs w:val="28"/>
        </w:rPr>
        <w:t xml:space="preserve">ku hakuna </w:t>
      </w:r>
      <w:proofErr w:type="spellStart"/>
      <w:r w:rsidRPr="00DB656F">
        <w:rPr>
          <w:rFonts w:ascii="Arial" w:hAnsi="Arial" w:cs="Arial"/>
          <w:i/>
          <w:iCs/>
          <w:sz w:val="28"/>
          <w:szCs w:val="28"/>
        </w:rPr>
        <w:t>compureini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</w:t>
      </w:r>
      <w:r w:rsidRPr="00B44977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to complain—ED</w:t>
      </w:r>
      <w:r w:rsidRPr="00B44977">
        <w:rPr>
          <w:rFonts w:ascii="Arial" w:hAnsi="Arial" w:cs="Arial"/>
          <w:sz w:val="18"/>
          <w:szCs w:val="18"/>
        </w:rPr>
        <w:t>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yakawanda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ye noise </w:t>
      </w:r>
      <w:proofErr w:type="spellStart"/>
      <w:r w:rsidRPr="00B73145">
        <w:rPr>
          <w:rFonts w:ascii="Arial" w:hAnsi="Arial" w:cs="Arial"/>
          <w:sz w:val="28"/>
          <w:szCs w:val="28"/>
        </w:rPr>
        <w:t>munogona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kuswera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zuva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r</w:t>
      </w:r>
      <w:r w:rsidRPr="00B73145">
        <w:rPr>
          <w:rFonts w:ascii="Arial" w:hAnsi="Arial" w:cs="Arial"/>
          <w:sz w:val="28"/>
          <w:szCs w:val="28"/>
        </w:rPr>
        <w:t xml:space="preserve">ose re Saturday </w:t>
      </w:r>
      <w:proofErr w:type="spellStart"/>
      <w:r w:rsidRPr="00B73145">
        <w:rPr>
          <w:rFonts w:ascii="Arial" w:hAnsi="Arial" w:cs="Arial"/>
          <w:sz w:val="28"/>
          <w:szCs w:val="28"/>
        </w:rPr>
        <w:t>muchiita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practice</w:t>
      </w:r>
      <w:r>
        <w:rPr>
          <w:rFonts w:ascii="Arial" w:hAnsi="Arial" w:cs="Arial"/>
          <w:sz w:val="28"/>
          <w:szCs w:val="28"/>
        </w:rPr>
        <w:t xml:space="preserve"> </w:t>
      </w:r>
      <w:r w:rsidRPr="00B44977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Apostle claps hands once—ED</w:t>
      </w:r>
      <w:r w:rsidRPr="00B44977">
        <w:rPr>
          <w:rFonts w:ascii="Arial" w:hAnsi="Arial" w:cs="Arial"/>
          <w:sz w:val="18"/>
          <w:szCs w:val="18"/>
        </w:rPr>
        <w:t>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ha’moona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B44977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Apostle claps his hands once—ED</w:t>
      </w:r>
      <w:r w:rsidRPr="00B44977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18"/>
          <w:szCs w:val="18"/>
        </w:rPr>
        <w:t xml:space="preserve"> </w:t>
      </w:r>
    </w:p>
    <w:p w14:paraId="07B2030D" w14:textId="77777777" w:rsidR="005D3BDE" w:rsidRPr="00584186" w:rsidRDefault="005D3BDE" w:rsidP="005D3BDE">
      <w:pPr>
        <w:rPr>
          <w:rFonts w:ascii="Arial" w:hAnsi="Arial" w:cs="Arial"/>
          <w:sz w:val="18"/>
          <w:szCs w:val="18"/>
        </w:rPr>
      </w:pPr>
      <w:r w:rsidRPr="00584186">
        <w:rPr>
          <w:rFonts w:ascii="Arial" w:hAnsi="Arial" w:cs="Arial"/>
          <w:sz w:val="28"/>
          <w:szCs w:val="28"/>
          <w:vertAlign w:val="superscript"/>
        </w:rPr>
        <w:t>53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Muchida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—kana </w:t>
      </w:r>
      <w:proofErr w:type="spellStart"/>
      <w:r w:rsidRPr="00B73145">
        <w:rPr>
          <w:rFonts w:ascii="Arial" w:hAnsi="Arial" w:cs="Arial"/>
          <w:sz w:val="28"/>
          <w:szCs w:val="28"/>
        </w:rPr>
        <w:t>mukadaowo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kuuya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kweduwo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Malbrough </w:t>
      </w:r>
      <w:proofErr w:type="spellStart"/>
      <w:r w:rsidRPr="00B73145">
        <w:rPr>
          <w:rFonts w:ascii="Arial" w:hAnsi="Arial" w:cs="Arial"/>
          <w:sz w:val="28"/>
          <w:szCs w:val="28"/>
        </w:rPr>
        <w:t>zvakangonaka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B44977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Apostle claps hands—ED</w:t>
      </w:r>
      <w:r w:rsidRPr="00B44977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18"/>
          <w:szCs w:val="1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But what we want is good product at the end. </w:t>
      </w:r>
      <w:r w:rsidRPr="00B44977">
        <w:rPr>
          <w:rFonts w:ascii="Arial" w:hAnsi="Arial" w:cs="Arial"/>
          <w:sz w:val="18"/>
          <w:szCs w:val="18"/>
        </w:rPr>
        <w:t>[Congregation says, “Amen.”]</w:t>
      </w:r>
      <w:r w:rsidRPr="00B73145">
        <w:rPr>
          <w:rFonts w:ascii="Arial" w:hAnsi="Arial" w:cs="Arial"/>
          <w:sz w:val="28"/>
          <w:szCs w:val="28"/>
        </w:rPr>
        <w:t xml:space="preserve">Amen </w:t>
      </w:r>
      <w:proofErr w:type="spellStart"/>
      <w:r w:rsidRPr="00B73145">
        <w:rPr>
          <w:rFonts w:ascii="Arial" w:hAnsi="Arial" w:cs="Arial"/>
          <w:sz w:val="28"/>
          <w:szCs w:val="28"/>
        </w:rPr>
        <w:t>handitika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ehe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B73145">
        <w:rPr>
          <w:rFonts w:ascii="Arial" w:hAnsi="Arial" w:cs="Arial"/>
          <w:sz w:val="28"/>
          <w:szCs w:val="28"/>
        </w:rPr>
        <w:t>Ehe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toda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product </w:t>
      </w:r>
      <w:proofErr w:type="spellStart"/>
      <w:r w:rsidRPr="00B73145">
        <w:rPr>
          <w:rFonts w:ascii="Arial" w:hAnsi="Arial" w:cs="Arial"/>
          <w:sz w:val="28"/>
          <w:szCs w:val="28"/>
        </w:rPr>
        <w:t>yakanaka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Hativerengei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145 tese </w:t>
      </w:r>
      <w:proofErr w:type="spellStart"/>
      <w:r w:rsidRPr="00B73145">
        <w:rPr>
          <w:rFonts w:ascii="Arial" w:hAnsi="Arial" w:cs="Arial"/>
          <w:sz w:val="28"/>
          <w:szCs w:val="28"/>
        </w:rPr>
        <w:t>hativerengei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verse </w:t>
      </w:r>
      <w:r w:rsidRPr="00B73145">
        <w:rPr>
          <w:rFonts w:ascii="Arial" w:hAnsi="Arial" w:cs="Arial"/>
          <w:sz w:val="28"/>
          <w:szCs w:val="28"/>
        </w:rPr>
        <w:t>145 tese</w:t>
      </w:r>
      <w:r>
        <w:rPr>
          <w:rFonts w:ascii="Arial" w:hAnsi="Arial" w:cs="Arial"/>
          <w:sz w:val="28"/>
          <w:szCs w:val="28"/>
        </w:rPr>
        <w:t>:</w:t>
      </w:r>
    </w:p>
    <w:p w14:paraId="532BB900" w14:textId="77777777" w:rsidR="005D3BDE" w:rsidRPr="00B73145" w:rsidRDefault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  <w:pPrChange w:id="14" w:author="Transcriber01 JHB" w:date="2025-08-28T08:52:00Z" w16du:dateUtc="2025-08-28T06:52:00Z">
          <w:pPr>
            <w:jc w:val="center"/>
          </w:pPr>
        </w:pPrChange>
      </w:pPr>
      <w:r w:rsidRPr="00B73145">
        <w:rPr>
          <w:rFonts w:ascii="Arial" w:hAnsi="Arial" w:cs="Arial"/>
          <w:i/>
          <w:iCs/>
          <w:sz w:val="28"/>
          <w:szCs w:val="28"/>
        </w:rPr>
        <w:t>Praise ye the LORD. Sing unto the LORD a new song, and his praise in the congregation of saints.</w:t>
      </w:r>
    </w:p>
    <w:p w14:paraId="4F652671" w14:textId="77777777" w:rsidR="005D3BDE" w:rsidRPr="00B73145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84186">
        <w:rPr>
          <w:rFonts w:ascii="Arial" w:hAnsi="Arial" w:cs="Arial"/>
          <w:sz w:val="28"/>
          <w:szCs w:val="28"/>
          <w:vertAlign w:val="superscript"/>
        </w:rPr>
        <w:t>54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Ndiyo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congregation of the saints </w:t>
      </w:r>
      <w:proofErr w:type="spellStart"/>
      <w:r w:rsidRPr="00B73145">
        <w:rPr>
          <w:rFonts w:ascii="Arial" w:hAnsi="Arial" w:cs="Arial"/>
          <w:sz w:val="28"/>
          <w:szCs w:val="28"/>
        </w:rPr>
        <w:t>kaiyi</w:t>
      </w:r>
      <w:proofErr w:type="spellEnd"/>
      <w:r>
        <w:rPr>
          <w:rFonts w:ascii="Arial" w:hAnsi="Arial" w:cs="Arial"/>
          <w:sz w:val="28"/>
          <w:szCs w:val="28"/>
        </w:rPr>
        <w:t>?</w:t>
      </w:r>
      <w:r w:rsidRPr="00B73145">
        <w:rPr>
          <w:rFonts w:ascii="Arial" w:hAnsi="Arial" w:cs="Arial"/>
          <w:sz w:val="28"/>
          <w:szCs w:val="28"/>
        </w:rPr>
        <w:t xml:space="preserve">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>
        <w:rPr>
          <w:rFonts w:ascii="Arial" w:hAnsi="Arial" w:cs="Arial"/>
          <w:sz w:val="28"/>
          <w:szCs w:val="28"/>
        </w:rPr>
        <w:t>H</w:t>
      </w:r>
      <w:r w:rsidRPr="00B73145">
        <w:rPr>
          <w:rFonts w:ascii="Arial" w:hAnsi="Arial" w:cs="Arial"/>
          <w:sz w:val="28"/>
          <w:szCs w:val="28"/>
        </w:rPr>
        <w:t>andei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munoona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zvinozoitika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ipapa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handei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pa verse 2. I like verse 2 so much </w:t>
      </w:r>
      <w:proofErr w:type="spellStart"/>
      <w:r w:rsidRPr="00B73145">
        <w:rPr>
          <w:rFonts w:ascii="Arial" w:hAnsi="Arial" w:cs="Arial"/>
          <w:sz w:val="28"/>
          <w:szCs w:val="28"/>
        </w:rPr>
        <w:t>hativerengei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tose</w:t>
      </w:r>
      <w:proofErr w:type="spellEnd"/>
      <w:r>
        <w:rPr>
          <w:rFonts w:ascii="Arial" w:hAnsi="Arial" w:cs="Arial"/>
          <w:sz w:val="28"/>
          <w:szCs w:val="28"/>
        </w:rPr>
        <w:t>:</w:t>
      </w:r>
      <w:r w:rsidRPr="00B73145">
        <w:rPr>
          <w:rFonts w:ascii="Arial" w:hAnsi="Arial" w:cs="Arial"/>
          <w:sz w:val="28"/>
          <w:szCs w:val="28"/>
        </w:rPr>
        <w:t xml:space="preserve"> </w:t>
      </w:r>
    </w:p>
    <w:p w14:paraId="76809709" w14:textId="77777777" w:rsidR="005D3BDE" w:rsidRPr="00250FA3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250FA3">
        <w:rPr>
          <w:rFonts w:ascii="Arial" w:hAnsi="Arial" w:cs="Arial"/>
          <w:i/>
          <w:iCs/>
          <w:sz w:val="28"/>
          <w:szCs w:val="28"/>
        </w:rPr>
        <w:t>Let Israel rejoice in him that made him…</w:t>
      </w:r>
    </w:p>
    <w:p w14:paraId="3E2F3A3E" w14:textId="77777777" w:rsidR="005D3BDE" w:rsidRPr="008C7269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78795C">
        <w:rPr>
          <w:rFonts w:ascii="Arial" w:hAnsi="Arial" w:cs="Arial"/>
          <w:sz w:val="28"/>
          <w:szCs w:val="28"/>
          <w:vertAlign w:val="superscript"/>
        </w:rPr>
        <w:t>55</w:t>
      </w:r>
      <w:r w:rsidRPr="0015444E">
        <w:rPr>
          <w:rFonts w:ascii="Arial" w:hAnsi="Arial" w:cs="Arial"/>
          <w:sz w:val="18"/>
          <w:szCs w:val="18"/>
        </w:rPr>
        <w:t xml:space="preserve">[Congregation says, “Amen.” </w:t>
      </w:r>
      <w:r w:rsidRPr="00250FA3">
        <w:rPr>
          <w:rFonts w:ascii="Arial" w:hAnsi="Arial" w:cs="Arial"/>
          <w:sz w:val="18"/>
          <w:szCs w:val="18"/>
        </w:rPr>
        <w:t>Apostle chuckles</w:t>
      </w:r>
      <w:r>
        <w:rPr>
          <w:rFonts w:ascii="Arial" w:hAnsi="Arial" w:cs="Arial"/>
          <w:sz w:val="18"/>
          <w:szCs w:val="18"/>
        </w:rPr>
        <w:t>—ED</w:t>
      </w:r>
      <w:r w:rsidRPr="00250FA3">
        <w:rPr>
          <w:rFonts w:ascii="Arial" w:hAnsi="Arial" w:cs="Arial"/>
          <w:sz w:val="18"/>
          <w:szCs w:val="18"/>
        </w:rPr>
        <w:t>]</w:t>
      </w:r>
      <w:r w:rsidRPr="00B73145">
        <w:rPr>
          <w:rFonts w:ascii="Arial" w:hAnsi="Arial" w:cs="Arial"/>
          <w:sz w:val="28"/>
          <w:szCs w:val="28"/>
        </w:rPr>
        <w:t xml:space="preserve"> Hanzi, “</w:t>
      </w:r>
      <w:proofErr w:type="spellStart"/>
      <w:r w:rsidRPr="00B73145">
        <w:rPr>
          <w:rFonts w:ascii="Arial" w:hAnsi="Arial" w:cs="Arial"/>
          <w:sz w:val="28"/>
          <w:szCs w:val="28"/>
        </w:rPr>
        <w:t>Munhu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ngaafare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kune mu—</w:t>
      </w:r>
      <w:proofErr w:type="spellStart"/>
      <w:r w:rsidRPr="00B73145">
        <w:rPr>
          <w:rFonts w:ascii="Arial" w:hAnsi="Arial" w:cs="Arial"/>
          <w:sz w:val="28"/>
          <w:szCs w:val="28"/>
        </w:rPr>
        <w:t>achifarira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akamusi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…?” </w:t>
      </w:r>
      <w:r w:rsidRPr="00250FA3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250FA3">
        <w:rPr>
          <w:rFonts w:ascii="Arial" w:hAnsi="Arial" w:cs="Arial"/>
          <w:sz w:val="18"/>
          <w:szCs w:val="18"/>
        </w:rPr>
        <w:t>akamusika</w:t>
      </w:r>
      <w:proofErr w:type="spellEnd"/>
      <w:r w:rsidRPr="00250FA3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huh</w:t>
      </w:r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saka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handi’muoona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Pr="00B73145">
        <w:rPr>
          <w:rFonts w:ascii="Arial" w:hAnsi="Arial" w:cs="Arial"/>
          <w:sz w:val="28"/>
          <w:szCs w:val="28"/>
        </w:rPr>
        <w:t>uchitambira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Pr="00B73145">
        <w:rPr>
          <w:rFonts w:ascii="Arial" w:hAnsi="Arial" w:cs="Arial"/>
          <w:sz w:val="28"/>
          <w:szCs w:val="28"/>
        </w:rPr>
        <w:t>uri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kutambira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musiki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waani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250FA3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250FA3">
        <w:rPr>
          <w:rFonts w:ascii="Arial" w:hAnsi="Arial" w:cs="Arial"/>
          <w:sz w:val="18"/>
          <w:szCs w:val="18"/>
        </w:rPr>
        <w:t>wako</w:t>
      </w:r>
      <w:proofErr w:type="spellEnd"/>
      <w:r w:rsidRPr="00250FA3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“</w:t>
      </w:r>
      <w:r w:rsidRPr="00B73145">
        <w:rPr>
          <w:rFonts w:ascii="Arial" w:hAnsi="Arial" w:cs="Arial"/>
          <w:sz w:val="28"/>
          <w:szCs w:val="28"/>
        </w:rPr>
        <w:t xml:space="preserve">Let Israel rejoice in him who ma…?” </w:t>
      </w:r>
      <w:r w:rsidRPr="00250FA3">
        <w:rPr>
          <w:rFonts w:ascii="Arial" w:hAnsi="Arial" w:cs="Arial"/>
          <w:sz w:val="18"/>
          <w:szCs w:val="18"/>
        </w:rPr>
        <w:t>[Congregation says, “made him.”]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Ndosaka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ukaona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wese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i/>
          <w:iCs/>
          <w:sz w:val="28"/>
          <w:szCs w:val="28"/>
        </w:rPr>
        <w:t>despi</w:t>
      </w:r>
      <w:proofErr w:type="spellEnd"/>
      <w:r w:rsidRPr="00B73145">
        <w:rPr>
          <w:rFonts w:ascii="Arial" w:hAnsi="Arial" w:cs="Arial"/>
          <w:i/>
          <w:iCs/>
          <w:sz w:val="28"/>
          <w:szCs w:val="28"/>
        </w:rPr>
        <w:t>-za</w:t>
      </w:r>
      <w:r w:rsidRPr="00B73145">
        <w:rPr>
          <w:rFonts w:ascii="Arial" w:hAnsi="Arial" w:cs="Arial"/>
          <w:sz w:val="28"/>
          <w:szCs w:val="28"/>
        </w:rPr>
        <w:t xml:space="preserve"> </w:t>
      </w:r>
      <w:r w:rsidRPr="008C7269">
        <w:rPr>
          <w:rFonts w:ascii="Arial" w:hAnsi="Arial" w:cs="Arial"/>
          <w:sz w:val="18"/>
          <w:szCs w:val="18"/>
        </w:rPr>
        <w:t>[despise-Ed]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kufara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mu Church kana </w:t>
      </w:r>
      <w:proofErr w:type="spellStart"/>
      <w:r w:rsidRPr="00B73145">
        <w:rPr>
          <w:rFonts w:ascii="Arial" w:hAnsi="Arial" w:cs="Arial"/>
          <w:sz w:val="28"/>
          <w:szCs w:val="28"/>
        </w:rPr>
        <w:t>kutamba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mu Church </w:t>
      </w:r>
      <w:proofErr w:type="spellStart"/>
      <w:r w:rsidRPr="00B73145">
        <w:rPr>
          <w:rFonts w:ascii="Arial" w:hAnsi="Arial" w:cs="Arial"/>
          <w:sz w:val="28"/>
          <w:szCs w:val="28"/>
        </w:rPr>
        <w:t>enda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unoona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pairidzwa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mbira </w:t>
      </w:r>
      <w:proofErr w:type="spellStart"/>
      <w:r w:rsidRPr="00B73145">
        <w:rPr>
          <w:rFonts w:ascii="Arial" w:hAnsi="Arial" w:cs="Arial"/>
          <w:sz w:val="28"/>
          <w:szCs w:val="28"/>
        </w:rPr>
        <w:t>haumboshai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kwake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Enda </w:t>
      </w:r>
      <w:proofErr w:type="spellStart"/>
      <w:r w:rsidRPr="00B73145">
        <w:rPr>
          <w:rFonts w:ascii="Arial" w:hAnsi="Arial" w:cs="Arial"/>
          <w:sz w:val="28"/>
          <w:szCs w:val="28"/>
        </w:rPr>
        <w:t>unoona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</w:t>
      </w:r>
      <w:r w:rsidRPr="00B73145">
        <w:rPr>
          <w:rFonts w:ascii="Arial" w:hAnsi="Arial" w:cs="Arial"/>
          <w:sz w:val="28"/>
          <w:szCs w:val="28"/>
        </w:rPr>
        <w:t>aidhakwa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enda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unoona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pairidza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Tomas Mapfumo, </w:t>
      </w:r>
      <w:proofErr w:type="spellStart"/>
      <w:r w:rsidRPr="00B73145">
        <w:rPr>
          <w:rFonts w:ascii="Arial" w:hAnsi="Arial" w:cs="Arial"/>
          <w:sz w:val="28"/>
          <w:szCs w:val="28"/>
        </w:rPr>
        <w:t>enda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unoona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paiitwa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ma all night 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dhindindi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ema </w:t>
      </w:r>
      <w:r>
        <w:rPr>
          <w:rFonts w:ascii="Arial" w:hAnsi="Arial" w:cs="Arial"/>
          <w:sz w:val="28"/>
          <w:szCs w:val="28"/>
        </w:rPr>
        <w:t>independence</w:t>
      </w:r>
      <w:r w:rsidRPr="00B73145">
        <w:rPr>
          <w:rFonts w:ascii="Arial" w:hAnsi="Arial" w:cs="Arial"/>
          <w:sz w:val="28"/>
          <w:szCs w:val="28"/>
        </w:rPr>
        <w:t xml:space="preserve"> celebration </w:t>
      </w:r>
      <w:proofErr w:type="spellStart"/>
      <w:r w:rsidRPr="00B73145">
        <w:rPr>
          <w:rFonts w:ascii="Arial" w:hAnsi="Arial" w:cs="Arial"/>
          <w:sz w:val="28"/>
          <w:szCs w:val="28"/>
        </w:rPr>
        <w:t>aya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hee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Ndopauchaona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ah, </w:t>
      </w:r>
      <w:proofErr w:type="spellStart"/>
      <w:r w:rsidRPr="00B73145">
        <w:rPr>
          <w:rFonts w:ascii="Arial" w:hAnsi="Arial" w:cs="Arial"/>
          <w:sz w:val="28"/>
          <w:szCs w:val="28"/>
        </w:rPr>
        <w:t>rume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raitamba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</w:t>
      </w:r>
      <w:r w:rsidRPr="00B73145">
        <w:rPr>
          <w:rFonts w:ascii="Arial" w:hAnsi="Arial" w:cs="Arial"/>
          <w:sz w:val="28"/>
          <w:szCs w:val="28"/>
        </w:rPr>
        <w:t>aizvityora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</w:t>
      </w:r>
      <w:r w:rsidRPr="00B73145">
        <w:rPr>
          <w:rFonts w:ascii="Arial" w:hAnsi="Arial" w:cs="Arial"/>
          <w:sz w:val="28"/>
          <w:szCs w:val="28"/>
        </w:rPr>
        <w:t>adzi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raiv</w:t>
      </w:r>
      <w:r>
        <w:rPr>
          <w:rFonts w:ascii="Arial" w:hAnsi="Arial" w:cs="Arial"/>
          <w:sz w:val="28"/>
          <w:szCs w:val="28"/>
        </w:rPr>
        <w:t>h</w:t>
      </w:r>
      <w:r w:rsidRPr="00B73145">
        <w:rPr>
          <w:rFonts w:ascii="Arial" w:hAnsi="Arial" w:cs="Arial"/>
          <w:sz w:val="28"/>
          <w:szCs w:val="28"/>
        </w:rPr>
        <w:t>i</w:t>
      </w:r>
      <w:r>
        <w:rPr>
          <w:rFonts w:ascii="Arial" w:hAnsi="Arial" w:cs="Arial"/>
          <w:sz w:val="28"/>
          <w:szCs w:val="28"/>
        </w:rPr>
        <w:t>ri</w:t>
      </w:r>
      <w:r w:rsidRPr="00B73145">
        <w:rPr>
          <w:rFonts w:ascii="Arial" w:hAnsi="Arial" w:cs="Arial"/>
          <w:sz w:val="28"/>
          <w:szCs w:val="28"/>
        </w:rPr>
        <w:t>nguka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nekutamba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Richiita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kuv</w:t>
      </w:r>
      <w:r>
        <w:rPr>
          <w:rFonts w:ascii="Arial" w:hAnsi="Arial" w:cs="Arial"/>
          <w:sz w:val="28"/>
          <w:szCs w:val="28"/>
        </w:rPr>
        <w:t>h</w:t>
      </w:r>
      <w:r w:rsidRPr="00B73145">
        <w:rPr>
          <w:rFonts w:ascii="Arial" w:hAnsi="Arial" w:cs="Arial"/>
          <w:sz w:val="28"/>
          <w:szCs w:val="28"/>
        </w:rPr>
        <w:t>in</w:t>
      </w:r>
      <w:r>
        <w:rPr>
          <w:rFonts w:ascii="Arial" w:hAnsi="Arial" w:cs="Arial"/>
          <w:sz w:val="28"/>
          <w:szCs w:val="28"/>
        </w:rPr>
        <w:t>yi</w:t>
      </w:r>
      <w:r w:rsidRPr="00B73145">
        <w:rPr>
          <w:rFonts w:ascii="Arial" w:hAnsi="Arial" w:cs="Arial"/>
          <w:sz w:val="28"/>
          <w:szCs w:val="28"/>
        </w:rPr>
        <w:t>nguka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gadzi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riri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muSho</w:t>
      </w:r>
      <w:proofErr w:type="spellEnd"/>
      <w:r>
        <w:rPr>
          <w:rFonts w:ascii="Arial" w:hAnsi="Arial" w:cs="Arial"/>
          <w:sz w:val="28"/>
          <w:szCs w:val="28"/>
        </w:rPr>
        <w:t>—</w:t>
      </w:r>
      <w:proofErr w:type="spellStart"/>
      <w:r>
        <w:rPr>
          <w:rFonts w:ascii="Arial" w:hAnsi="Arial" w:cs="Arial"/>
          <w:sz w:val="28"/>
          <w:szCs w:val="28"/>
        </w:rPr>
        <w:t>riri</w:t>
      </w:r>
      <w:proofErr w:type="spellEnd"/>
      <w:r>
        <w:rPr>
          <w:rFonts w:ascii="Arial" w:hAnsi="Arial" w:cs="Arial"/>
          <w:sz w:val="28"/>
          <w:szCs w:val="28"/>
        </w:rPr>
        <w:t>—</w:t>
      </w:r>
      <w:proofErr w:type="spellStart"/>
      <w:r>
        <w:rPr>
          <w:rFonts w:ascii="Arial" w:hAnsi="Arial" w:cs="Arial"/>
          <w:sz w:val="28"/>
          <w:szCs w:val="28"/>
        </w:rPr>
        <w:t>riri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muShoko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raMwari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here</w:t>
      </w:r>
      <w:r w:rsidRPr="00B73145">
        <w:rPr>
          <w:rFonts w:ascii="Arial" w:hAnsi="Arial" w:cs="Arial"/>
          <w:sz w:val="28"/>
          <w:szCs w:val="28"/>
        </w:rPr>
        <w:t xml:space="preserve">? </w:t>
      </w:r>
      <w:r w:rsidRPr="004A6C35">
        <w:rPr>
          <w:rFonts w:ascii="Arial" w:hAnsi="Arial" w:cs="Arial"/>
          <w:sz w:val="18"/>
          <w:szCs w:val="18"/>
        </w:rPr>
        <w:t>[Congregation says, “ah—ah.”]</w:t>
      </w:r>
    </w:p>
    <w:p w14:paraId="34DA2DAC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78795C">
        <w:rPr>
          <w:rFonts w:ascii="Arial" w:hAnsi="Arial" w:cs="Arial"/>
          <w:sz w:val="28"/>
          <w:szCs w:val="28"/>
          <w:vertAlign w:val="superscript"/>
        </w:rPr>
        <w:lastRenderedPageBreak/>
        <w:t>56</w:t>
      </w:r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Asi </w:t>
      </w:r>
      <w:proofErr w:type="spellStart"/>
      <w:r w:rsidRPr="00B73145">
        <w:rPr>
          <w:rFonts w:ascii="Arial" w:hAnsi="Arial" w:cs="Arial"/>
          <w:sz w:val="28"/>
          <w:szCs w:val="28"/>
        </w:rPr>
        <w:t>tava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muShoko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zvonzi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“A</w:t>
      </w:r>
      <w:r w:rsidRPr="00B73145">
        <w:rPr>
          <w:rFonts w:ascii="Arial" w:hAnsi="Arial" w:cs="Arial"/>
          <w:sz w:val="28"/>
          <w:szCs w:val="28"/>
        </w:rPr>
        <w:t>h mu Church ah,</w:t>
      </w:r>
      <w:r>
        <w:rPr>
          <w:rFonts w:ascii="Arial" w:hAnsi="Arial" w:cs="Arial"/>
          <w:sz w:val="28"/>
          <w:szCs w:val="28"/>
        </w:rPr>
        <w:t xml:space="preserve"> mu Church  ah.”</w:t>
      </w:r>
      <w:r w:rsidRPr="00B73145">
        <w:rPr>
          <w:rFonts w:ascii="Arial" w:hAnsi="Arial" w:cs="Arial"/>
          <w:sz w:val="28"/>
          <w:szCs w:val="28"/>
        </w:rPr>
        <w:t xml:space="preserve">   </w:t>
      </w:r>
      <w:r>
        <w:rPr>
          <w:rFonts w:ascii="Arial" w:hAnsi="Arial" w:cs="Arial"/>
          <w:sz w:val="28"/>
          <w:szCs w:val="28"/>
        </w:rPr>
        <w:t xml:space="preserve"> I—I </w:t>
      </w:r>
      <w:r w:rsidRPr="00B73145">
        <w:rPr>
          <w:rFonts w:ascii="Arial" w:hAnsi="Arial" w:cs="Arial"/>
          <w:sz w:val="28"/>
          <w:szCs w:val="28"/>
        </w:rPr>
        <w:t xml:space="preserve">verse </w:t>
      </w:r>
      <w:proofErr w:type="spellStart"/>
      <w:r w:rsidRPr="00B73145">
        <w:rPr>
          <w:rFonts w:ascii="Arial" w:hAnsi="Arial" w:cs="Arial"/>
          <w:sz w:val="28"/>
          <w:szCs w:val="28"/>
        </w:rPr>
        <w:t>ripi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iroro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tiverengere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verse </w:t>
      </w:r>
      <w:proofErr w:type="spellStart"/>
      <w:r w:rsidRPr="00B73145">
        <w:rPr>
          <w:rFonts w:ascii="Arial" w:hAnsi="Arial" w:cs="Arial"/>
          <w:sz w:val="28"/>
          <w:szCs w:val="28"/>
        </w:rPr>
        <w:t>rinoti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imbai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makasuwa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suwa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muchichema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muchwisa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tsitsi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makarereka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misoro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yenyu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Kana </w:t>
      </w:r>
      <w:proofErr w:type="spellStart"/>
      <w:r w:rsidRPr="00B73145">
        <w:rPr>
          <w:rFonts w:ascii="Arial" w:hAnsi="Arial" w:cs="Arial"/>
          <w:sz w:val="28"/>
          <w:szCs w:val="28"/>
        </w:rPr>
        <w:t>yasvika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nguva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yekurumbidza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Pr="00B73145">
        <w:rPr>
          <w:rFonts w:ascii="Arial" w:hAnsi="Arial" w:cs="Arial"/>
          <w:sz w:val="28"/>
          <w:szCs w:val="28"/>
        </w:rPr>
        <w:t>hanzi</w:t>
      </w:r>
      <w:proofErr w:type="spellEnd"/>
      <w:r w:rsidRPr="00B73145">
        <w:rPr>
          <w:rFonts w:ascii="Arial" w:hAnsi="Arial" w:cs="Arial"/>
          <w:sz w:val="28"/>
          <w:szCs w:val="28"/>
        </w:rPr>
        <w:t>, “</w:t>
      </w:r>
      <w:proofErr w:type="spellStart"/>
      <w:r w:rsidRPr="00B73145">
        <w:rPr>
          <w:rFonts w:ascii="Arial" w:hAnsi="Arial" w:cs="Arial"/>
          <w:sz w:val="28"/>
          <w:szCs w:val="28"/>
        </w:rPr>
        <w:t>Is</w:t>
      </w:r>
      <w:r>
        <w:rPr>
          <w:rFonts w:ascii="Arial" w:hAnsi="Arial" w:cs="Arial"/>
          <w:sz w:val="28"/>
          <w:szCs w:val="28"/>
        </w:rPr>
        <w:t>irairi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ngaifare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munaakaisika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.”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 w:rsidRPr="00B73145">
        <w:rPr>
          <w:rFonts w:ascii="Arial" w:hAnsi="Arial" w:cs="Arial"/>
          <w:sz w:val="28"/>
          <w:szCs w:val="28"/>
        </w:rPr>
        <w:t>Amen! “</w:t>
      </w:r>
      <w:proofErr w:type="spellStart"/>
      <w:r w:rsidRPr="00B73145">
        <w:rPr>
          <w:rFonts w:ascii="Arial" w:hAnsi="Arial" w:cs="Arial"/>
          <w:sz w:val="28"/>
          <w:szCs w:val="28"/>
        </w:rPr>
        <w:t>Is</w:t>
      </w:r>
      <w:r>
        <w:rPr>
          <w:rFonts w:ascii="Arial" w:hAnsi="Arial" w:cs="Arial"/>
          <w:sz w:val="28"/>
          <w:szCs w:val="28"/>
        </w:rPr>
        <w:t>irairi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ngaifare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akaidii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…?” </w:t>
      </w:r>
      <w:r w:rsidRPr="0007395B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07395B">
        <w:rPr>
          <w:rFonts w:ascii="Arial" w:hAnsi="Arial" w:cs="Arial"/>
          <w:sz w:val="18"/>
          <w:szCs w:val="18"/>
        </w:rPr>
        <w:t>akaisika</w:t>
      </w:r>
      <w:proofErr w:type="spellEnd"/>
      <w:r w:rsidRPr="0007395B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Ndosaka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ukaona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asingagoni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kutamba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mune</w:t>
      </w:r>
      <w:proofErr w:type="spellEnd"/>
      <w:r w:rsidRPr="00B73145">
        <w:rPr>
          <w:rFonts w:ascii="Arial" w:hAnsi="Arial" w:cs="Arial"/>
          <w:sz w:val="28"/>
          <w:szCs w:val="28"/>
        </w:rPr>
        <w:t>—</w:t>
      </w:r>
      <w:proofErr w:type="spellStart"/>
      <w:r w:rsidRPr="00B73145">
        <w:rPr>
          <w:rFonts w:ascii="Arial" w:hAnsi="Arial" w:cs="Arial"/>
          <w:sz w:val="28"/>
          <w:szCs w:val="28"/>
        </w:rPr>
        <w:t>muna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Mwari  </w:t>
      </w:r>
      <w:proofErr w:type="spellStart"/>
      <w:r>
        <w:rPr>
          <w:rFonts w:ascii="Arial" w:hAnsi="Arial" w:cs="Arial"/>
          <w:sz w:val="28"/>
          <w:szCs w:val="28"/>
        </w:rPr>
        <w:t>haaa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kuhedhuka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</w:p>
    <w:p w14:paraId="3116EE76" w14:textId="77777777" w:rsidR="005D3BDE" w:rsidRPr="00A46DAC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78795C">
        <w:rPr>
          <w:rFonts w:ascii="Arial" w:hAnsi="Arial" w:cs="Arial"/>
          <w:sz w:val="28"/>
          <w:szCs w:val="28"/>
          <w:vertAlign w:val="superscript"/>
        </w:rPr>
        <w:t>57</w:t>
      </w:r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Torai the same person </w:t>
      </w:r>
      <w:proofErr w:type="spellStart"/>
      <w:r w:rsidRPr="00B73145">
        <w:rPr>
          <w:rFonts w:ascii="Arial" w:hAnsi="Arial" w:cs="Arial"/>
          <w:sz w:val="28"/>
          <w:szCs w:val="28"/>
        </w:rPr>
        <w:t>muyende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kudhindindi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renyika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ha’moona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Isu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taizviona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kaiisu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waiona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brother </w:t>
      </w:r>
      <w:proofErr w:type="spellStart"/>
      <w:r w:rsidRPr="00B73145">
        <w:rPr>
          <w:rFonts w:ascii="Arial" w:hAnsi="Arial" w:cs="Arial"/>
          <w:sz w:val="28"/>
          <w:szCs w:val="28"/>
        </w:rPr>
        <w:t>varipanapa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vakangodaio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pa Church  </w:t>
      </w:r>
      <w:proofErr w:type="spellStart"/>
      <w:r w:rsidRPr="00B73145">
        <w:rPr>
          <w:rFonts w:ascii="Arial" w:hAnsi="Arial" w:cs="Arial"/>
          <w:sz w:val="28"/>
          <w:szCs w:val="28"/>
        </w:rPr>
        <w:t>kusuwa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>so</w:t>
      </w:r>
      <w:r>
        <w:rPr>
          <w:rFonts w:ascii="Arial" w:hAnsi="Arial" w:cs="Arial"/>
          <w:sz w:val="28"/>
          <w:szCs w:val="28"/>
        </w:rPr>
        <w:t>.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N</w:t>
      </w:r>
      <w:r w:rsidRPr="00B73145">
        <w:rPr>
          <w:rFonts w:ascii="Arial" w:hAnsi="Arial" w:cs="Arial"/>
          <w:sz w:val="28"/>
          <w:szCs w:val="28"/>
        </w:rPr>
        <w:t xml:space="preserve">di Brother </w:t>
      </w:r>
      <w:proofErr w:type="spellStart"/>
      <w:r w:rsidRPr="00B73145">
        <w:rPr>
          <w:rFonts w:ascii="Arial" w:hAnsi="Arial" w:cs="Arial"/>
          <w:sz w:val="28"/>
          <w:szCs w:val="28"/>
        </w:rPr>
        <w:t>vamwe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handichataura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hangu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zita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ravo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vaive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panapa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vakasuwa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Ndobva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tazosvika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pa campus </w:t>
      </w:r>
      <w:proofErr w:type="spellStart"/>
      <w:r w:rsidRPr="00B73145">
        <w:rPr>
          <w:rFonts w:ascii="Arial" w:hAnsi="Arial" w:cs="Arial"/>
          <w:sz w:val="28"/>
          <w:szCs w:val="28"/>
        </w:rPr>
        <w:t>pavakanga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vachi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sz w:val="28"/>
          <w:szCs w:val="28"/>
        </w:rPr>
        <w:t xml:space="preserve">trainer </w:t>
      </w:r>
      <w:r w:rsidRPr="008C7269">
        <w:rPr>
          <w:rFonts w:ascii="Arial" w:hAnsi="Arial" w:cs="Arial"/>
          <w:sz w:val="20"/>
          <w:szCs w:val="20"/>
        </w:rPr>
        <w:t>[trainer -Ed]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sa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teacher, </w:t>
      </w:r>
      <w:proofErr w:type="spellStart"/>
      <w:r w:rsidRPr="00B73145">
        <w:rPr>
          <w:rFonts w:ascii="Arial" w:hAnsi="Arial" w:cs="Arial"/>
          <w:sz w:val="28"/>
          <w:szCs w:val="28"/>
        </w:rPr>
        <w:t>tisati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tavaona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variuko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handina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kumboona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murume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iyeye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achifara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saizvozvo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achitaura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achijamba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paakangotiona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 w:rsidRPr="00A46DAC">
        <w:rPr>
          <w:rFonts w:ascii="Arial" w:hAnsi="Arial" w:cs="Arial"/>
          <w:sz w:val="18"/>
          <w:szCs w:val="18"/>
        </w:rPr>
        <w:t>[Congregation laughs</w:t>
      </w:r>
      <w:r>
        <w:rPr>
          <w:rFonts w:ascii="Arial" w:hAnsi="Arial" w:cs="Arial"/>
          <w:sz w:val="18"/>
          <w:szCs w:val="18"/>
        </w:rPr>
        <w:t>—ED</w:t>
      </w:r>
      <w:r w:rsidRPr="00A46DAC">
        <w:rPr>
          <w:rFonts w:ascii="Arial" w:hAnsi="Arial" w:cs="Arial"/>
          <w:sz w:val="18"/>
          <w:szCs w:val="18"/>
        </w:rPr>
        <w:t>]</w:t>
      </w:r>
    </w:p>
    <w:p w14:paraId="57C6E993" w14:textId="77777777" w:rsidR="005D3BDE" w:rsidRPr="00B73145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452A87">
        <w:rPr>
          <w:rFonts w:ascii="Arial" w:hAnsi="Arial" w:cs="Arial"/>
          <w:sz w:val="28"/>
          <w:szCs w:val="28"/>
          <w:vertAlign w:val="superscript"/>
        </w:rPr>
        <w:t>58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Ndakaona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chisiri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kuwirirana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apa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A46DAC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A46DAC">
        <w:rPr>
          <w:rFonts w:ascii="Arial" w:hAnsi="Arial" w:cs="Arial"/>
          <w:sz w:val="18"/>
          <w:szCs w:val="18"/>
        </w:rPr>
        <w:t>mweya</w:t>
      </w:r>
      <w:proofErr w:type="spellEnd"/>
      <w:r w:rsidRPr="00A46DAC">
        <w:rPr>
          <w:rFonts w:ascii="Arial" w:hAnsi="Arial" w:cs="Arial"/>
          <w:sz w:val="18"/>
          <w:szCs w:val="18"/>
        </w:rPr>
        <w:t xml:space="preserve">.”] </w:t>
      </w:r>
      <w:r w:rsidRPr="00B73145">
        <w:rPr>
          <w:rFonts w:ascii="Arial" w:hAnsi="Arial" w:cs="Arial"/>
          <w:sz w:val="28"/>
          <w:szCs w:val="28"/>
        </w:rPr>
        <w:t xml:space="preserve">Kune </w:t>
      </w:r>
      <w:proofErr w:type="spellStart"/>
      <w:r w:rsidRPr="00B73145">
        <w:rPr>
          <w:rFonts w:ascii="Arial" w:hAnsi="Arial" w:cs="Arial"/>
          <w:sz w:val="28"/>
          <w:szCs w:val="28"/>
        </w:rPr>
        <w:t>vanhu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vasinga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fari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muimba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yaMwari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but be as</w:t>
      </w:r>
      <w:r>
        <w:rPr>
          <w:rFonts w:ascii="Arial" w:hAnsi="Arial" w:cs="Arial"/>
          <w:sz w:val="28"/>
          <w:szCs w:val="28"/>
        </w:rPr>
        <w:t>s</w:t>
      </w:r>
      <w:r w:rsidRPr="00B73145">
        <w:rPr>
          <w:rFonts w:ascii="Arial" w:hAnsi="Arial" w:cs="Arial"/>
          <w:sz w:val="28"/>
          <w:szCs w:val="28"/>
        </w:rPr>
        <w:t xml:space="preserve">ured kune </w:t>
      </w:r>
      <w:proofErr w:type="spellStart"/>
      <w:r w:rsidRPr="00B73145">
        <w:rPr>
          <w:rFonts w:ascii="Arial" w:hAnsi="Arial" w:cs="Arial"/>
          <w:sz w:val="28"/>
          <w:szCs w:val="28"/>
        </w:rPr>
        <w:t>kwavanodii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A46DAC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A46DAC">
        <w:rPr>
          <w:rFonts w:ascii="Arial" w:hAnsi="Arial" w:cs="Arial"/>
          <w:sz w:val="18"/>
          <w:szCs w:val="18"/>
        </w:rPr>
        <w:t>kwavanofara</w:t>
      </w:r>
      <w:proofErr w:type="spellEnd"/>
      <w:r w:rsidRPr="00A46DAC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B73145">
        <w:rPr>
          <w:rFonts w:ascii="Arial" w:hAnsi="Arial" w:cs="Arial"/>
          <w:sz w:val="28"/>
          <w:szCs w:val="28"/>
        </w:rPr>
        <w:t>Zvino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ikoko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kwa</w:t>
      </w:r>
      <w:r>
        <w:rPr>
          <w:rFonts w:ascii="Arial" w:hAnsi="Arial" w:cs="Arial"/>
          <w:sz w:val="28"/>
          <w:szCs w:val="28"/>
        </w:rPr>
        <w:t>u</w:t>
      </w:r>
      <w:r w:rsidRPr="00B73145">
        <w:rPr>
          <w:rFonts w:ascii="Arial" w:hAnsi="Arial" w:cs="Arial"/>
          <w:sz w:val="28"/>
          <w:szCs w:val="28"/>
        </w:rPr>
        <w:t>rikufara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kunei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? Kufara kune return, </w:t>
      </w:r>
      <w:proofErr w:type="spellStart"/>
      <w:r w:rsidRPr="00B73145">
        <w:rPr>
          <w:rFonts w:ascii="Arial" w:hAnsi="Arial" w:cs="Arial"/>
          <w:sz w:val="28"/>
          <w:szCs w:val="28"/>
        </w:rPr>
        <w:t>kufara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</w:t>
      </w:r>
      <w:r w:rsidRPr="00B73145">
        <w:rPr>
          <w:rFonts w:ascii="Arial" w:hAnsi="Arial" w:cs="Arial"/>
          <w:sz w:val="28"/>
          <w:szCs w:val="28"/>
        </w:rPr>
        <w:t>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w</w:t>
      </w:r>
      <w:r>
        <w:rPr>
          <w:rFonts w:ascii="Arial" w:hAnsi="Arial" w:cs="Arial"/>
          <w:sz w:val="28"/>
          <w:szCs w:val="28"/>
        </w:rPr>
        <w:t>orthy</w:t>
      </w:r>
      <w:r w:rsidRPr="00B73145">
        <w:rPr>
          <w:rFonts w:ascii="Arial" w:hAnsi="Arial" w:cs="Arial"/>
          <w:sz w:val="28"/>
          <w:szCs w:val="28"/>
        </w:rPr>
        <w:t xml:space="preserve"> while, </w:t>
      </w:r>
      <w:proofErr w:type="spellStart"/>
      <w:r w:rsidRPr="00B73145">
        <w:rPr>
          <w:rFonts w:ascii="Arial" w:hAnsi="Arial" w:cs="Arial"/>
          <w:sz w:val="28"/>
          <w:szCs w:val="28"/>
        </w:rPr>
        <w:t>kufara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kwekuti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unonyatsoona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ndiri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kufara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ch</w:t>
      </w:r>
      <w:r>
        <w:rPr>
          <w:rFonts w:ascii="Arial" w:hAnsi="Arial" w:cs="Arial"/>
          <w:sz w:val="28"/>
          <w:szCs w:val="28"/>
        </w:rPr>
        <w:t>i</w:t>
      </w:r>
      <w:r w:rsidRPr="00B73145">
        <w:rPr>
          <w:rFonts w:ascii="Arial" w:hAnsi="Arial" w:cs="Arial"/>
          <w:sz w:val="28"/>
          <w:szCs w:val="28"/>
        </w:rPr>
        <w:t>konzero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chiripo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kufara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muimba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yaMwari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B73145">
        <w:rPr>
          <w:rFonts w:ascii="Arial" w:hAnsi="Arial" w:cs="Arial"/>
          <w:sz w:val="28"/>
          <w:szCs w:val="28"/>
        </w:rPr>
        <w:t>Handisi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kunzwa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Pr="00B73145">
        <w:rPr>
          <w:rFonts w:ascii="Arial" w:hAnsi="Arial" w:cs="Arial"/>
          <w:sz w:val="28"/>
          <w:szCs w:val="28"/>
        </w:rPr>
        <w:t>iyeye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B73145">
        <w:rPr>
          <w:rFonts w:ascii="Arial" w:hAnsi="Arial" w:cs="Arial"/>
          <w:sz w:val="28"/>
          <w:szCs w:val="28"/>
        </w:rPr>
        <w:t>Ndoda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Pr="00B73145">
        <w:rPr>
          <w:rFonts w:ascii="Arial" w:hAnsi="Arial" w:cs="Arial"/>
          <w:sz w:val="28"/>
          <w:szCs w:val="28"/>
        </w:rPr>
        <w:t>akadarika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ipapo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 w:rsidRPr="00B73145">
        <w:rPr>
          <w:rFonts w:ascii="Arial" w:hAnsi="Arial" w:cs="Arial"/>
          <w:sz w:val="28"/>
          <w:szCs w:val="28"/>
        </w:rPr>
        <w:t xml:space="preserve">Amen Hallelujah! </w:t>
      </w:r>
      <w:r w:rsidRPr="00A46DAC">
        <w:rPr>
          <w:rFonts w:ascii="Arial" w:hAnsi="Arial" w:cs="Arial"/>
          <w:sz w:val="18"/>
          <w:szCs w:val="18"/>
        </w:rPr>
        <w:t>[Congregation says, “Amen Hallelujah.”]</w:t>
      </w:r>
      <w:r w:rsidRPr="00B73145">
        <w:rPr>
          <w:rFonts w:ascii="Arial" w:hAnsi="Arial" w:cs="Arial"/>
          <w:sz w:val="28"/>
          <w:szCs w:val="28"/>
        </w:rPr>
        <w:t xml:space="preserve"> Amen.  </w:t>
      </w:r>
      <w:r>
        <w:rPr>
          <w:rFonts w:ascii="Arial" w:hAnsi="Arial" w:cs="Arial"/>
          <w:sz w:val="28"/>
          <w:szCs w:val="28"/>
        </w:rPr>
        <w:t>…</w:t>
      </w:r>
      <w:r w:rsidRPr="00B73145">
        <w:rPr>
          <w:rFonts w:ascii="Arial" w:hAnsi="Arial" w:cs="Arial"/>
          <w:sz w:val="28"/>
          <w:szCs w:val="28"/>
        </w:rPr>
        <w:t xml:space="preserve">Verse 2 </w:t>
      </w:r>
      <w:proofErr w:type="spellStart"/>
      <w:r w:rsidRPr="00B73145">
        <w:rPr>
          <w:rFonts w:ascii="Arial" w:hAnsi="Arial" w:cs="Arial"/>
          <w:sz w:val="28"/>
          <w:szCs w:val="28"/>
        </w:rPr>
        <w:t>iyoyo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hatiiverengei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04FB9BE6" w14:textId="77777777" w:rsidR="005D3BDE" w:rsidRPr="00B73145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B73145">
        <w:rPr>
          <w:rFonts w:ascii="Arial" w:hAnsi="Arial" w:cs="Arial"/>
          <w:i/>
          <w:iCs/>
          <w:sz w:val="28"/>
          <w:szCs w:val="28"/>
        </w:rPr>
        <w:t>Let Israel rejoice in him that made him: let the children of Zion be joyful in their King.</w:t>
      </w:r>
    </w:p>
    <w:p w14:paraId="439884D2" w14:textId="77777777" w:rsidR="005D3BDE" w:rsidRPr="00B73145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452A87">
        <w:rPr>
          <w:rFonts w:ascii="Arial" w:hAnsi="Arial" w:cs="Arial"/>
          <w:sz w:val="28"/>
          <w:szCs w:val="28"/>
          <w:vertAlign w:val="superscript"/>
        </w:rPr>
        <w:t>59</w:t>
      </w:r>
      <w:r>
        <w:rPr>
          <w:rFonts w:ascii="Arial" w:hAnsi="Arial" w:cs="Arial"/>
          <w:sz w:val="28"/>
          <w:szCs w:val="28"/>
        </w:rPr>
        <w:t xml:space="preserve">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 w:rsidRPr="00B73145">
        <w:rPr>
          <w:rFonts w:ascii="Arial" w:hAnsi="Arial" w:cs="Arial"/>
          <w:sz w:val="28"/>
          <w:szCs w:val="28"/>
        </w:rPr>
        <w:t xml:space="preserve">Toda Amen </w:t>
      </w:r>
      <w:proofErr w:type="spellStart"/>
      <w:r w:rsidRPr="00B73145">
        <w:rPr>
          <w:rFonts w:ascii="Arial" w:hAnsi="Arial" w:cs="Arial"/>
          <w:sz w:val="28"/>
          <w:szCs w:val="28"/>
        </w:rPr>
        <w:t>akadarika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ipapo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 w:rsidRPr="00B73145">
        <w:rPr>
          <w:rFonts w:ascii="Arial" w:hAnsi="Arial" w:cs="Arial"/>
          <w:sz w:val="28"/>
          <w:szCs w:val="28"/>
        </w:rPr>
        <w:t xml:space="preserve">Hanzi, “Let the children of Zion be what…? </w:t>
      </w:r>
      <w:r w:rsidRPr="004634AE">
        <w:rPr>
          <w:rFonts w:ascii="Arial" w:hAnsi="Arial" w:cs="Arial"/>
          <w:sz w:val="18"/>
          <w:szCs w:val="18"/>
        </w:rPr>
        <w:t xml:space="preserve">[Congregation says, </w:t>
      </w:r>
      <w:r>
        <w:rPr>
          <w:rFonts w:ascii="Arial" w:hAnsi="Arial" w:cs="Arial"/>
          <w:sz w:val="18"/>
          <w:szCs w:val="18"/>
        </w:rPr>
        <w:t>‘</w:t>
      </w:r>
      <w:r w:rsidRPr="004634AE">
        <w:rPr>
          <w:rFonts w:ascii="Arial" w:hAnsi="Arial" w:cs="Arial"/>
          <w:sz w:val="18"/>
          <w:szCs w:val="18"/>
        </w:rPr>
        <w:t>joyful</w:t>
      </w:r>
      <w:r>
        <w:rPr>
          <w:rFonts w:ascii="Arial" w:hAnsi="Arial" w:cs="Arial"/>
          <w:sz w:val="18"/>
          <w:szCs w:val="18"/>
        </w:rPr>
        <w:t>,’</w:t>
      </w:r>
      <w:r w:rsidRPr="004634AE">
        <w:rPr>
          <w:rFonts w:ascii="Arial" w:hAnsi="Arial" w:cs="Arial"/>
          <w:sz w:val="18"/>
          <w:szCs w:val="18"/>
        </w:rPr>
        <w:t>]</w:t>
      </w:r>
      <w:r w:rsidRPr="00B73145">
        <w:rPr>
          <w:rFonts w:ascii="Arial" w:hAnsi="Arial" w:cs="Arial"/>
          <w:sz w:val="28"/>
          <w:szCs w:val="28"/>
        </w:rPr>
        <w:t xml:space="preserve">  in their…?” </w:t>
      </w:r>
      <w:r w:rsidRPr="004634AE">
        <w:rPr>
          <w:rFonts w:ascii="Arial" w:hAnsi="Arial" w:cs="Arial"/>
          <w:sz w:val="18"/>
          <w:szCs w:val="18"/>
        </w:rPr>
        <w:t>[Congregation says, “King.”]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Chionai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manje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verse 3 </w:t>
      </w:r>
      <w:proofErr w:type="spellStart"/>
      <w:r w:rsidRPr="00B73145">
        <w:rPr>
          <w:rFonts w:ascii="Arial" w:hAnsi="Arial" w:cs="Arial"/>
          <w:sz w:val="28"/>
          <w:szCs w:val="28"/>
        </w:rPr>
        <w:t>zvainotaura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hativerengei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verse 3 tese</w:t>
      </w:r>
      <w:r>
        <w:rPr>
          <w:rFonts w:ascii="Arial" w:hAnsi="Arial" w:cs="Arial"/>
          <w:sz w:val="28"/>
          <w:szCs w:val="28"/>
        </w:rPr>
        <w:t>:</w:t>
      </w:r>
      <w:r w:rsidRPr="00B73145">
        <w:rPr>
          <w:rFonts w:ascii="Arial" w:hAnsi="Arial" w:cs="Arial"/>
          <w:sz w:val="28"/>
          <w:szCs w:val="28"/>
        </w:rPr>
        <w:t xml:space="preserve"> </w:t>
      </w:r>
    </w:p>
    <w:p w14:paraId="4D2C43F4" w14:textId="77777777" w:rsidR="005D3BDE" w:rsidRPr="00B73145" w:rsidRDefault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  <w:pPrChange w:id="15" w:author="Transcriber01 JHB" w:date="2025-08-28T09:57:00Z" w16du:dateUtc="2025-08-28T07:57:00Z">
          <w:pPr>
            <w:jc w:val="center"/>
          </w:pPr>
        </w:pPrChange>
      </w:pPr>
      <w:r w:rsidRPr="00B73145">
        <w:rPr>
          <w:rFonts w:ascii="Arial" w:hAnsi="Arial" w:cs="Arial"/>
          <w:i/>
          <w:iCs/>
          <w:sz w:val="28"/>
          <w:szCs w:val="28"/>
        </w:rPr>
        <w:t>Let them praise his name in the dance: let them sing praises unto him with the timbrel and harp</w:t>
      </w:r>
    </w:p>
    <w:p w14:paraId="3637D569" w14:textId="77777777" w:rsidR="005D3BDE" w:rsidRPr="009C04C3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452A87">
        <w:rPr>
          <w:rFonts w:ascii="Arial" w:hAnsi="Arial" w:cs="Arial"/>
          <w:sz w:val="28"/>
          <w:szCs w:val="28"/>
          <w:vertAlign w:val="superscript"/>
        </w:rPr>
        <w:t>60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Murikuzviona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?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B73145">
        <w:rPr>
          <w:rFonts w:ascii="Arial" w:hAnsi="Arial" w:cs="Arial"/>
          <w:sz w:val="28"/>
          <w:szCs w:val="28"/>
        </w:rPr>
        <w:t>Nehu</w:t>
      </w:r>
      <w:r>
        <w:rPr>
          <w:rFonts w:ascii="Arial" w:hAnsi="Arial" w:cs="Arial"/>
          <w:sz w:val="28"/>
          <w:szCs w:val="28"/>
        </w:rPr>
        <w:t>d</w:t>
      </w:r>
      <w:r w:rsidRPr="00B73145">
        <w:rPr>
          <w:rFonts w:ascii="Arial" w:hAnsi="Arial" w:cs="Arial"/>
          <w:sz w:val="28"/>
          <w:szCs w:val="28"/>
        </w:rPr>
        <w:t>imbwa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 w:rsidRPr="00B44977">
        <w:rPr>
          <w:rFonts w:ascii="Arial" w:hAnsi="Arial" w:cs="Arial"/>
          <w:sz w:val="18"/>
          <w:szCs w:val="18"/>
        </w:rPr>
        <w:t>[Congregation says, “Amen.”]</w:t>
      </w:r>
      <w:proofErr w:type="spellStart"/>
      <w:r w:rsidRPr="00B73145">
        <w:rPr>
          <w:rFonts w:ascii="Arial" w:hAnsi="Arial" w:cs="Arial"/>
          <w:sz w:val="28"/>
          <w:szCs w:val="28"/>
        </w:rPr>
        <w:t>ngavamurumbidze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mudha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2A7125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2A7125">
        <w:rPr>
          <w:rFonts w:ascii="Arial" w:hAnsi="Arial" w:cs="Arial"/>
          <w:sz w:val="18"/>
          <w:szCs w:val="18"/>
        </w:rPr>
        <w:t>mudhanzi</w:t>
      </w:r>
      <w:proofErr w:type="spellEnd"/>
      <w:r w:rsidRPr="002A7125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Ratoti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dhanzi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here? </w:t>
      </w:r>
      <w:r w:rsidRPr="00B73145">
        <w:rPr>
          <w:rFonts w:ascii="Arial" w:hAnsi="Arial" w:cs="Arial"/>
          <w:sz w:val="18"/>
          <w:szCs w:val="18"/>
        </w:rPr>
        <w:t xml:space="preserve">[Congregation says, “Amen.”] </w:t>
      </w:r>
      <w:r w:rsidRPr="00B73145">
        <w:rPr>
          <w:rFonts w:ascii="Arial" w:hAnsi="Arial" w:cs="Arial"/>
          <w:sz w:val="28"/>
          <w:szCs w:val="28"/>
        </w:rPr>
        <w:t xml:space="preserve">Hanzi, “Israel…” </w:t>
      </w:r>
      <w:proofErr w:type="spellStart"/>
      <w:r w:rsidRPr="00B73145">
        <w:rPr>
          <w:rFonts w:ascii="Arial" w:hAnsi="Arial" w:cs="Arial"/>
          <w:sz w:val="28"/>
          <w:szCs w:val="28"/>
        </w:rPr>
        <w:t>manje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Pr="00B73145">
        <w:rPr>
          <w:rFonts w:ascii="Arial" w:hAnsi="Arial" w:cs="Arial"/>
          <w:sz w:val="28"/>
          <w:szCs w:val="28"/>
        </w:rPr>
        <w:t>wakurumbidza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Mwa</w:t>
      </w:r>
      <w:r>
        <w:rPr>
          <w:rFonts w:ascii="Arial" w:hAnsi="Arial" w:cs="Arial"/>
          <w:sz w:val="28"/>
          <w:szCs w:val="28"/>
        </w:rPr>
        <w:t>r</w:t>
      </w:r>
      <w:r w:rsidRPr="00B73145">
        <w:rPr>
          <w:rFonts w:ascii="Arial" w:hAnsi="Arial" w:cs="Arial"/>
          <w:sz w:val="28"/>
          <w:szCs w:val="28"/>
        </w:rPr>
        <w:t xml:space="preserve">i hapana </w:t>
      </w:r>
      <w:proofErr w:type="spellStart"/>
      <w:r w:rsidRPr="00B73145">
        <w:rPr>
          <w:rFonts w:ascii="Arial" w:hAnsi="Arial" w:cs="Arial"/>
          <w:sz w:val="28"/>
          <w:szCs w:val="28"/>
        </w:rPr>
        <w:t>bvudzi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chena hapana </w:t>
      </w:r>
      <w:proofErr w:type="spellStart"/>
      <w:r w:rsidRPr="00B73145">
        <w:rPr>
          <w:rFonts w:ascii="Arial" w:hAnsi="Arial" w:cs="Arial"/>
          <w:sz w:val="28"/>
          <w:szCs w:val="28"/>
        </w:rPr>
        <w:t>bvu</w:t>
      </w:r>
      <w:proofErr w:type="spellEnd"/>
      <w:r w:rsidRPr="00B73145">
        <w:rPr>
          <w:rFonts w:ascii="Arial" w:hAnsi="Arial" w:cs="Arial"/>
          <w:sz w:val="28"/>
          <w:szCs w:val="28"/>
        </w:rPr>
        <w:t>…hapana</w:t>
      </w:r>
      <w:r>
        <w:rPr>
          <w:rFonts w:ascii="Arial" w:hAnsi="Arial" w:cs="Arial"/>
          <w:sz w:val="28"/>
          <w:szCs w:val="28"/>
        </w:rPr>
        <w:t xml:space="preserve"> much—</w:t>
      </w:r>
      <w:proofErr w:type="spellStart"/>
      <w:r w:rsidRPr="00B73145">
        <w:rPr>
          <w:rFonts w:ascii="Arial" w:hAnsi="Arial" w:cs="Arial"/>
          <w:sz w:val="28"/>
          <w:szCs w:val="28"/>
        </w:rPr>
        <w:t>mutana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hapana </w:t>
      </w:r>
      <w:proofErr w:type="spellStart"/>
      <w:r w:rsidRPr="00B73145">
        <w:rPr>
          <w:rFonts w:ascii="Arial" w:hAnsi="Arial" w:cs="Arial"/>
          <w:sz w:val="28"/>
          <w:szCs w:val="28"/>
        </w:rPr>
        <w:t>kunyara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bhebhi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2A7125">
        <w:rPr>
          <w:rFonts w:ascii="Arial" w:hAnsi="Arial" w:cs="Arial"/>
          <w:sz w:val="18"/>
          <w:szCs w:val="18"/>
        </w:rPr>
        <w:t>[Congregation laughs</w:t>
      </w:r>
      <w:r>
        <w:rPr>
          <w:rFonts w:ascii="Arial" w:hAnsi="Arial" w:cs="Arial"/>
          <w:sz w:val="18"/>
          <w:szCs w:val="18"/>
        </w:rPr>
        <w:t>—ED</w:t>
      </w:r>
      <w:r w:rsidRPr="002A7125">
        <w:rPr>
          <w:rFonts w:ascii="Arial" w:hAnsi="Arial" w:cs="Arial"/>
          <w:sz w:val="18"/>
          <w:szCs w:val="18"/>
        </w:rPr>
        <w:t xml:space="preserve">] 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Ende </w:t>
      </w:r>
      <w:r w:rsidRPr="00B73145">
        <w:rPr>
          <w:rFonts w:ascii="Arial" w:hAnsi="Arial" w:cs="Arial"/>
          <w:sz w:val="28"/>
          <w:szCs w:val="28"/>
        </w:rPr>
        <w:t xml:space="preserve">kana </w:t>
      </w:r>
      <w:proofErr w:type="spellStart"/>
      <w:r w:rsidRPr="00B73145">
        <w:rPr>
          <w:rFonts w:ascii="Arial" w:hAnsi="Arial" w:cs="Arial"/>
          <w:sz w:val="28"/>
          <w:szCs w:val="28"/>
        </w:rPr>
        <w:t>unemukadzi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lastRenderedPageBreak/>
        <w:t>anoseka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handitika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C04C3">
        <w:rPr>
          <w:rFonts w:ascii="Arial" w:hAnsi="Arial" w:cs="Arial"/>
          <w:i/>
          <w:iCs/>
          <w:sz w:val="28"/>
          <w:szCs w:val="28"/>
        </w:rPr>
        <w:t>mukese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9C04C3">
        <w:rPr>
          <w:rFonts w:ascii="Arial" w:hAnsi="Arial" w:cs="Arial"/>
          <w:sz w:val="18"/>
          <w:szCs w:val="18"/>
        </w:rPr>
        <w:t xml:space="preserve">[curse her—ED] </w:t>
      </w:r>
      <w:r w:rsidRPr="00B73145">
        <w:rPr>
          <w:rFonts w:ascii="Arial" w:hAnsi="Arial" w:cs="Arial"/>
          <w:sz w:val="28"/>
          <w:szCs w:val="28"/>
        </w:rPr>
        <w:t>ne c</w:t>
      </w:r>
      <w:r>
        <w:rPr>
          <w:rFonts w:ascii="Arial" w:hAnsi="Arial" w:cs="Arial"/>
          <w:sz w:val="28"/>
          <w:szCs w:val="28"/>
        </w:rPr>
        <w:t>urse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keswa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mwana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Sou</w:t>
      </w:r>
      <w:r>
        <w:rPr>
          <w:rFonts w:ascii="Arial" w:hAnsi="Arial" w:cs="Arial"/>
          <w:sz w:val="28"/>
          <w:szCs w:val="28"/>
        </w:rPr>
        <w:t>ro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naDhavhidha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B73145">
        <w:rPr>
          <w:rFonts w:ascii="Arial" w:hAnsi="Arial" w:cs="Arial"/>
          <w:sz w:val="28"/>
          <w:szCs w:val="28"/>
        </w:rPr>
        <w:t>Atadze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kuzvara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zvacho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66162A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66162A">
        <w:rPr>
          <w:rFonts w:ascii="Arial" w:hAnsi="Arial" w:cs="Arial"/>
          <w:sz w:val="18"/>
          <w:szCs w:val="18"/>
        </w:rPr>
        <w:t>zvachose</w:t>
      </w:r>
      <w:proofErr w:type="spellEnd"/>
      <w:r w:rsidRPr="0066162A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Tingaita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Amen here </w:t>
      </w:r>
      <w:proofErr w:type="spellStart"/>
      <w:r w:rsidRPr="00B73145">
        <w:rPr>
          <w:rFonts w:ascii="Arial" w:hAnsi="Arial" w:cs="Arial"/>
          <w:sz w:val="28"/>
          <w:szCs w:val="28"/>
        </w:rPr>
        <w:t>ipapa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hama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Nekuti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takagadzirwa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nezvimiro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zvakasiyana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siyana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vamwe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havagoni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kutamba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zvinongosetsawo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66162A">
        <w:rPr>
          <w:rFonts w:ascii="Arial" w:hAnsi="Arial" w:cs="Arial"/>
          <w:sz w:val="18"/>
          <w:szCs w:val="18"/>
        </w:rPr>
        <w:t>[Congregation laughs</w:t>
      </w:r>
      <w:r>
        <w:rPr>
          <w:rFonts w:ascii="Arial" w:hAnsi="Arial" w:cs="Arial"/>
          <w:sz w:val="18"/>
          <w:szCs w:val="18"/>
        </w:rPr>
        <w:t>—ED</w:t>
      </w:r>
      <w:r w:rsidRPr="0066162A">
        <w:rPr>
          <w:rFonts w:ascii="Arial" w:hAnsi="Arial" w:cs="Arial"/>
          <w:sz w:val="18"/>
          <w:szCs w:val="18"/>
        </w:rPr>
        <w:t>]</w:t>
      </w:r>
    </w:p>
    <w:p w14:paraId="1702FAF5" w14:textId="77777777" w:rsidR="005D3BDE" w:rsidRPr="009C04C3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452A87">
        <w:rPr>
          <w:rFonts w:ascii="Arial" w:hAnsi="Arial" w:cs="Arial"/>
          <w:sz w:val="28"/>
          <w:szCs w:val="28"/>
          <w:vertAlign w:val="superscript"/>
        </w:rPr>
        <w:t>61</w:t>
      </w:r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But </w:t>
      </w:r>
      <w:proofErr w:type="spellStart"/>
      <w:r w:rsidRPr="00B73145">
        <w:rPr>
          <w:rFonts w:ascii="Arial" w:hAnsi="Arial" w:cs="Arial"/>
          <w:sz w:val="28"/>
          <w:szCs w:val="28"/>
        </w:rPr>
        <w:t>dzidza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kusaseka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usaseka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vamwe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handiti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ehe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6F7D73">
        <w:rPr>
          <w:rFonts w:ascii="Arial" w:hAnsi="Arial" w:cs="Arial"/>
          <w:sz w:val="18"/>
          <w:szCs w:val="18"/>
        </w:rPr>
        <w:t>[Apostle laughs</w:t>
      </w:r>
      <w:r>
        <w:rPr>
          <w:rFonts w:ascii="Arial" w:hAnsi="Arial" w:cs="Arial"/>
          <w:sz w:val="18"/>
          <w:szCs w:val="18"/>
        </w:rPr>
        <w:t>—ED</w:t>
      </w:r>
      <w:r w:rsidRPr="006F7D73">
        <w:rPr>
          <w:rFonts w:ascii="Arial" w:hAnsi="Arial" w:cs="Arial"/>
          <w:sz w:val="18"/>
          <w:szCs w:val="18"/>
        </w:rPr>
        <w:t>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Akakutarisa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akakuti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“</w:t>
      </w:r>
      <w:proofErr w:type="spellStart"/>
      <w:r>
        <w:rPr>
          <w:rFonts w:ascii="Arial" w:hAnsi="Arial" w:cs="Arial"/>
          <w:sz w:val="28"/>
          <w:szCs w:val="28"/>
        </w:rPr>
        <w:t>I</w:t>
      </w:r>
      <w:r w:rsidRPr="00B73145">
        <w:rPr>
          <w:rFonts w:ascii="Arial" w:hAnsi="Arial" w:cs="Arial"/>
          <w:sz w:val="28"/>
          <w:szCs w:val="28"/>
        </w:rPr>
        <w:t>we</w:t>
      </w:r>
      <w:proofErr w:type="spellEnd"/>
      <w:r>
        <w:rPr>
          <w:rFonts w:ascii="Arial" w:hAnsi="Arial" w:cs="Arial"/>
          <w:sz w:val="28"/>
          <w:szCs w:val="28"/>
        </w:rPr>
        <w:t>.”</w:t>
      </w:r>
      <w:r w:rsidRPr="00B73145">
        <w:rPr>
          <w:rFonts w:ascii="Arial" w:hAnsi="Arial" w:cs="Arial"/>
          <w:sz w:val="28"/>
          <w:szCs w:val="28"/>
        </w:rPr>
        <w:t xml:space="preserve"> </w:t>
      </w:r>
      <w:r w:rsidRPr="004F3F11">
        <w:rPr>
          <w:rFonts w:ascii="Arial" w:hAnsi="Arial" w:cs="Arial"/>
          <w:sz w:val="18"/>
          <w:szCs w:val="18"/>
        </w:rPr>
        <w:t>[Apostle and Congregation laughs</w:t>
      </w:r>
      <w:r>
        <w:rPr>
          <w:rFonts w:ascii="Arial" w:hAnsi="Arial" w:cs="Arial"/>
          <w:sz w:val="18"/>
          <w:szCs w:val="18"/>
        </w:rPr>
        <w:t>—ED</w:t>
      </w:r>
      <w:r w:rsidRPr="004F3F11">
        <w:rPr>
          <w:rFonts w:ascii="Arial" w:hAnsi="Arial" w:cs="Arial"/>
          <w:sz w:val="18"/>
          <w:szCs w:val="18"/>
        </w:rPr>
        <w:t>]</w:t>
      </w:r>
      <w:r w:rsidRPr="00B73145">
        <w:rPr>
          <w:rFonts w:ascii="Arial" w:hAnsi="Arial" w:cs="Arial"/>
          <w:sz w:val="28"/>
          <w:szCs w:val="28"/>
        </w:rPr>
        <w:t xml:space="preserve"> Mwana </w:t>
      </w:r>
      <w:proofErr w:type="spellStart"/>
      <w:r w:rsidRPr="00B73145">
        <w:rPr>
          <w:rFonts w:ascii="Arial" w:hAnsi="Arial" w:cs="Arial"/>
          <w:sz w:val="28"/>
          <w:szCs w:val="28"/>
        </w:rPr>
        <w:t>waMwari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kauyu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handitika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ehe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Ehe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Dhavhidhi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chakasekwa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chaive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nechimiro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chinemateya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chisinga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goni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kunyatsodhanza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mukadzi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akati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“</w:t>
      </w:r>
      <w:proofErr w:type="spellStart"/>
      <w:r>
        <w:rPr>
          <w:rFonts w:ascii="Arial" w:hAnsi="Arial" w:cs="Arial"/>
          <w:sz w:val="28"/>
          <w:szCs w:val="28"/>
        </w:rPr>
        <w:t>I</w:t>
      </w:r>
      <w:r w:rsidRPr="00B73145">
        <w:rPr>
          <w:rFonts w:ascii="Arial" w:hAnsi="Arial" w:cs="Arial"/>
          <w:sz w:val="28"/>
          <w:szCs w:val="28"/>
        </w:rPr>
        <w:t>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eh.</w:t>
      </w:r>
      <w:r>
        <w:rPr>
          <w:rFonts w:ascii="Arial" w:hAnsi="Arial" w:cs="Arial"/>
          <w:sz w:val="28"/>
          <w:szCs w:val="28"/>
        </w:rPr>
        <w:t>”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Asvika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ikoko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Dhavhidhi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zvikanzi</w:t>
      </w:r>
      <w:proofErr w:type="spellEnd"/>
      <w:r w:rsidRPr="00B73145">
        <w:rPr>
          <w:rFonts w:ascii="Arial" w:hAnsi="Arial" w:cs="Arial"/>
          <w:sz w:val="28"/>
          <w:szCs w:val="28"/>
        </w:rPr>
        <w:t>, “</w:t>
      </w:r>
      <w:proofErr w:type="spellStart"/>
      <w:r w:rsidRPr="00B73145">
        <w:rPr>
          <w:rFonts w:ascii="Arial" w:hAnsi="Arial" w:cs="Arial"/>
          <w:sz w:val="28"/>
          <w:szCs w:val="28"/>
        </w:rPr>
        <w:t>Iwewe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mwana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iwe</w:t>
      </w:r>
      <w:proofErr w:type="spellEnd"/>
      <w:r w:rsidRPr="00B73145">
        <w:rPr>
          <w:rFonts w:ascii="Arial" w:hAnsi="Arial" w:cs="Arial"/>
          <w:sz w:val="28"/>
          <w:szCs w:val="28"/>
        </w:rPr>
        <w:t>”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ha’moona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B73145">
        <w:rPr>
          <w:rFonts w:ascii="Arial" w:hAnsi="Arial" w:cs="Arial"/>
          <w:sz w:val="28"/>
          <w:szCs w:val="28"/>
        </w:rPr>
        <w:t xml:space="preserve"> Saka hapana </w:t>
      </w:r>
      <w:proofErr w:type="spellStart"/>
      <w:r w:rsidRPr="00B73145">
        <w:rPr>
          <w:rFonts w:ascii="Arial" w:hAnsi="Arial" w:cs="Arial"/>
          <w:sz w:val="28"/>
          <w:szCs w:val="28"/>
        </w:rPr>
        <w:t>kuseka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kutamba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Pr="00B73145">
        <w:rPr>
          <w:rFonts w:ascii="Arial" w:hAnsi="Arial" w:cs="Arial"/>
          <w:sz w:val="28"/>
          <w:szCs w:val="28"/>
        </w:rPr>
        <w:t>haikona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</w:t>
      </w:r>
      <w:r w:rsidRPr="00B73145">
        <w:rPr>
          <w:rFonts w:ascii="Arial" w:hAnsi="Arial" w:cs="Arial"/>
          <w:sz w:val="28"/>
          <w:szCs w:val="28"/>
        </w:rPr>
        <w:t>nyara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kutambira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Pr="00B73145">
        <w:rPr>
          <w:rFonts w:ascii="Arial" w:hAnsi="Arial" w:cs="Arial"/>
          <w:sz w:val="28"/>
          <w:szCs w:val="28"/>
        </w:rPr>
        <w:t>wako</w:t>
      </w:r>
      <w:proofErr w:type="spellEnd"/>
      <w:r w:rsidRPr="00B73145">
        <w:rPr>
          <w:rFonts w:ascii="Arial" w:hAnsi="Arial" w:cs="Arial"/>
          <w:sz w:val="28"/>
          <w:szCs w:val="28"/>
        </w:rPr>
        <w:t>.</w:t>
      </w:r>
      <w:r w:rsidRPr="00B73145">
        <w:t xml:space="preserve">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B73145">
        <w:rPr>
          <w:rFonts w:ascii="Arial" w:hAnsi="Arial" w:cs="Arial"/>
          <w:sz w:val="28"/>
          <w:szCs w:val="28"/>
        </w:rPr>
        <w:t>Ndokunge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Pr="00B73145">
        <w:rPr>
          <w:rFonts w:ascii="Arial" w:hAnsi="Arial" w:cs="Arial"/>
          <w:sz w:val="28"/>
          <w:szCs w:val="28"/>
        </w:rPr>
        <w:t>iyeye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aine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chaakakudii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2D6D0A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2D6D0A">
        <w:rPr>
          <w:rFonts w:ascii="Arial" w:hAnsi="Arial" w:cs="Arial"/>
          <w:sz w:val="18"/>
          <w:szCs w:val="18"/>
        </w:rPr>
        <w:t>chaakakuitira</w:t>
      </w:r>
      <w:proofErr w:type="spellEnd"/>
      <w:r w:rsidRPr="002D6D0A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Ndokunge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wakaponiswa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naye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 w:rsidRPr="00B73145">
        <w:rPr>
          <w:rFonts w:ascii="Arial" w:hAnsi="Arial" w:cs="Arial"/>
          <w:sz w:val="28"/>
          <w:szCs w:val="28"/>
        </w:rPr>
        <w:t xml:space="preserve">Hapana </w:t>
      </w:r>
      <w:proofErr w:type="spellStart"/>
      <w:r w:rsidRPr="00B73145">
        <w:rPr>
          <w:rFonts w:ascii="Arial" w:hAnsi="Arial" w:cs="Arial"/>
          <w:sz w:val="28"/>
          <w:szCs w:val="28"/>
        </w:rPr>
        <w:t>munhu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81758">
        <w:rPr>
          <w:rFonts w:ascii="Arial" w:hAnsi="Arial" w:cs="Arial"/>
          <w:i/>
          <w:iCs/>
          <w:sz w:val="28"/>
          <w:szCs w:val="28"/>
        </w:rPr>
        <w:t>enjo-ya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 w:rsidRPr="00520DEA">
        <w:rPr>
          <w:rFonts w:ascii="Arial" w:hAnsi="Arial" w:cs="Arial"/>
          <w:sz w:val="18"/>
          <w:szCs w:val="18"/>
        </w:rPr>
        <w:t>[enjoy-Ed]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hutano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ano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81758">
        <w:rPr>
          <w:rFonts w:ascii="Arial" w:hAnsi="Arial" w:cs="Arial"/>
          <w:i/>
          <w:iCs/>
          <w:sz w:val="28"/>
          <w:szCs w:val="28"/>
        </w:rPr>
        <w:t>enjo-ya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[enjoy –</w:t>
      </w:r>
      <w:r w:rsidRPr="00530E09">
        <w:rPr>
          <w:rFonts w:ascii="Arial" w:hAnsi="Arial" w:cs="Arial"/>
          <w:sz w:val="28"/>
          <w:szCs w:val="28"/>
        </w:rPr>
        <w:t xml:space="preserve">Ed]  </w:t>
      </w:r>
      <w:r>
        <w:rPr>
          <w:rFonts w:ascii="Arial" w:hAnsi="Arial" w:cs="Arial"/>
          <w:sz w:val="28"/>
          <w:szCs w:val="28"/>
        </w:rPr>
        <w:t xml:space="preserve">food </w:t>
      </w:r>
      <w:proofErr w:type="spellStart"/>
      <w:r w:rsidRPr="00530E09">
        <w:rPr>
          <w:rFonts w:ascii="Arial" w:hAnsi="Arial" w:cs="Arial"/>
          <w:sz w:val="28"/>
          <w:szCs w:val="28"/>
        </w:rPr>
        <w:t>anotadza</w:t>
      </w:r>
      <w:proofErr w:type="spellEnd"/>
      <w:r w:rsidRPr="00530E0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30E09">
        <w:rPr>
          <w:rFonts w:ascii="Arial" w:hAnsi="Arial" w:cs="Arial"/>
          <w:sz w:val="28"/>
          <w:szCs w:val="28"/>
        </w:rPr>
        <w:t>ku</w:t>
      </w:r>
      <w:proofErr w:type="spellEnd"/>
      <w:r w:rsidRPr="00530E0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30E09">
        <w:rPr>
          <w:rFonts w:ascii="Arial" w:hAnsi="Arial" w:cs="Arial"/>
          <w:i/>
          <w:iCs/>
          <w:sz w:val="28"/>
          <w:szCs w:val="28"/>
        </w:rPr>
        <w:t>rejoi-sa</w:t>
      </w:r>
      <w:proofErr w:type="spellEnd"/>
      <w:r w:rsidRPr="00530E09">
        <w:rPr>
          <w:rFonts w:ascii="Arial" w:hAnsi="Arial" w:cs="Arial"/>
          <w:sz w:val="28"/>
          <w:szCs w:val="28"/>
        </w:rPr>
        <w:t xml:space="preserve"> </w:t>
      </w:r>
      <w:r w:rsidRPr="00530E09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 xml:space="preserve">to </w:t>
      </w:r>
      <w:r w:rsidRPr="00530E09">
        <w:rPr>
          <w:rFonts w:ascii="Arial" w:hAnsi="Arial" w:cs="Arial"/>
          <w:sz w:val="18"/>
          <w:szCs w:val="18"/>
        </w:rPr>
        <w:t>rejoice-Ed]</w:t>
      </w:r>
      <w:r w:rsidRPr="00530E0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30E09">
        <w:rPr>
          <w:rFonts w:ascii="Arial" w:hAnsi="Arial" w:cs="Arial"/>
          <w:sz w:val="28"/>
          <w:szCs w:val="28"/>
        </w:rPr>
        <w:t>muna</w:t>
      </w:r>
      <w:proofErr w:type="spellEnd"/>
      <w:r w:rsidRPr="00530E09">
        <w:rPr>
          <w:rFonts w:ascii="Arial" w:hAnsi="Arial" w:cs="Arial"/>
          <w:sz w:val="28"/>
          <w:szCs w:val="28"/>
        </w:rPr>
        <w:t xml:space="preserve"> Mwari. </w:t>
      </w:r>
      <w:r w:rsidRPr="00B44977">
        <w:rPr>
          <w:rFonts w:ascii="Arial" w:hAnsi="Arial" w:cs="Arial"/>
          <w:sz w:val="18"/>
          <w:szCs w:val="18"/>
        </w:rPr>
        <w:t>[Congregation says, “Amen.”]</w:t>
      </w:r>
    </w:p>
    <w:p w14:paraId="68624C5D" w14:textId="77777777" w:rsidR="005D3BDE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D8023E">
        <w:rPr>
          <w:rFonts w:ascii="Arial" w:hAnsi="Arial" w:cs="Arial"/>
          <w:sz w:val="28"/>
          <w:szCs w:val="28"/>
          <w:vertAlign w:val="superscript"/>
        </w:rPr>
        <w:t>62</w:t>
      </w:r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But </w:t>
      </w:r>
      <w:proofErr w:type="spellStart"/>
      <w:r w:rsidRPr="00B73145">
        <w:rPr>
          <w:rFonts w:ascii="Arial" w:hAnsi="Arial" w:cs="Arial"/>
          <w:sz w:val="28"/>
          <w:szCs w:val="28"/>
        </w:rPr>
        <w:t>mirai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ndikutaurirei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hama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mafariro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atiri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kuita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iwaya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ane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mweya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wetsvina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anotsamwa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zvisingadii</w:t>
      </w:r>
      <w:proofErr w:type="spellEnd"/>
      <w:r w:rsidRPr="00B73145">
        <w:rPr>
          <w:rFonts w:ascii="Arial" w:hAnsi="Arial" w:cs="Arial"/>
          <w:sz w:val="28"/>
          <w:szCs w:val="28"/>
        </w:rPr>
        <w:t>…?</w:t>
      </w:r>
      <w:r w:rsidRPr="00B73145">
        <w:t xml:space="preserve"> </w:t>
      </w:r>
      <w:r w:rsidRPr="00161572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161572">
        <w:rPr>
          <w:rFonts w:ascii="Arial" w:hAnsi="Arial" w:cs="Arial"/>
          <w:sz w:val="18"/>
          <w:szCs w:val="18"/>
        </w:rPr>
        <w:t>zvisingaite</w:t>
      </w:r>
      <w:proofErr w:type="spellEnd"/>
      <w:r w:rsidRPr="00161572">
        <w:rPr>
          <w:rFonts w:ascii="Arial" w:hAnsi="Arial" w:cs="Arial"/>
          <w:sz w:val="18"/>
          <w:szCs w:val="18"/>
        </w:rPr>
        <w:t xml:space="preserve">.”]  </w:t>
      </w:r>
      <w:proofErr w:type="spellStart"/>
      <w:r w:rsidRPr="00B73145">
        <w:rPr>
          <w:rFonts w:ascii="Arial" w:hAnsi="Arial" w:cs="Arial"/>
          <w:sz w:val="28"/>
          <w:szCs w:val="28"/>
        </w:rPr>
        <w:t>Anogomera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Pr="00B73145">
        <w:rPr>
          <w:rFonts w:ascii="Arial" w:hAnsi="Arial" w:cs="Arial"/>
          <w:sz w:val="28"/>
          <w:szCs w:val="28"/>
        </w:rPr>
        <w:t>anobva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avenga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mutumwa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zvisingadii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D712CC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D712CC">
        <w:rPr>
          <w:rFonts w:ascii="Arial" w:hAnsi="Arial" w:cs="Arial"/>
          <w:sz w:val="18"/>
          <w:szCs w:val="18"/>
        </w:rPr>
        <w:t>zvisingaite</w:t>
      </w:r>
      <w:proofErr w:type="spellEnd"/>
      <w:r w:rsidRPr="00D712CC">
        <w:rPr>
          <w:rFonts w:ascii="Arial" w:hAnsi="Arial" w:cs="Arial"/>
          <w:sz w:val="18"/>
          <w:szCs w:val="18"/>
        </w:rPr>
        <w:t xml:space="preserve">.”] </w:t>
      </w:r>
      <w:proofErr w:type="spellStart"/>
      <w:r w:rsidRPr="00B73145">
        <w:rPr>
          <w:rFonts w:ascii="Arial" w:hAnsi="Arial" w:cs="Arial"/>
          <w:sz w:val="28"/>
          <w:szCs w:val="28"/>
        </w:rPr>
        <w:t>Zvon</w:t>
      </w:r>
      <w:r>
        <w:rPr>
          <w:rFonts w:ascii="Arial" w:hAnsi="Arial" w:cs="Arial"/>
          <w:sz w:val="28"/>
          <w:szCs w:val="28"/>
        </w:rPr>
        <w:t>z</w:t>
      </w:r>
      <w:r w:rsidRPr="00B73145">
        <w:rPr>
          <w:rFonts w:ascii="Arial" w:hAnsi="Arial" w:cs="Arial"/>
          <w:sz w:val="28"/>
          <w:szCs w:val="28"/>
        </w:rPr>
        <w:t>i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“N</w:t>
      </w:r>
      <w:r w:rsidRPr="00B73145">
        <w:rPr>
          <w:rFonts w:ascii="Arial" w:hAnsi="Arial" w:cs="Arial"/>
          <w:sz w:val="28"/>
          <w:szCs w:val="28"/>
        </w:rPr>
        <w:t xml:space="preserve">do eh </w:t>
      </w:r>
      <w:proofErr w:type="spellStart"/>
      <w:r w:rsidRPr="00B73145">
        <w:rPr>
          <w:rFonts w:ascii="Arial" w:hAnsi="Arial" w:cs="Arial"/>
          <w:sz w:val="28"/>
          <w:szCs w:val="28"/>
        </w:rPr>
        <w:t>ndokonzesero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yacho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iyoy</w:t>
      </w:r>
      <w:r>
        <w:rPr>
          <w:rFonts w:ascii="Arial" w:hAnsi="Arial" w:cs="Arial"/>
          <w:sz w:val="28"/>
          <w:szCs w:val="28"/>
        </w:rPr>
        <w:t>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280B50">
        <w:rPr>
          <w:rFonts w:ascii="Arial" w:hAnsi="Arial" w:cs="Arial"/>
          <w:sz w:val="28"/>
          <w:szCs w:val="28"/>
        </w:rPr>
        <w:t xml:space="preserve">Iye </w:t>
      </w:r>
      <w:proofErr w:type="spellStart"/>
      <w:r w:rsidRPr="00280B50">
        <w:rPr>
          <w:rFonts w:ascii="Arial" w:hAnsi="Arial" w:cs="Arial"/>
          <w:sz w:val="28"/>
          <w:szCs w:val="28"/>
        </w:rPr>
        <w:t>anoitisa</w:t>
      </w:r>
      <w:proofErr w:type="spellEnd"/>
      <w:r w:rsidRPr="00280B50">
        <w:rPr>
          <w:rFonts w:ascii="Arial" w:hAnsi="Arial" w:cs="Arial"/>
          <w:sz w:val="28"/>
          <w:szCs w:val="28"/>
        </w:rPr>
        <w:t xml:space="preserve"> ma service </w:t>
      </w:r>
      <w:proofErr w:type="spellStart"/>
      <w:r w:rsidRPr="00280B50">
        <w:rPr>
          <w:rFonts w:ascii="Arial" w:hAnsi="Arial" w:cs="Arial"/>
          <w:sz w:val="28"/>
          <w:szCs w:val="28"/>
        </w:rPr>
        <w:t>iyawa</w:t>
      </w:r>
      <w:proofErr w:type="spellEnd"/>
      <w:r w:rsidRPr="00280B5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</w:rPr>
        <w:t>anoda</w:t>
      </w:r>
      <w:proofErr w:type="spellEnd"/>
      <w:r w:rsidRPr="00280B5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</w:rPr>
        <w:t>kuti</w:t>
      </w:r>
      <w:proofErr w:type="spellEnd"/>
      <w:r w:rsidRPr="00280B5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</w:rPr>
        <w:t>titambe</w:t>
      </w:r>
      <w:proofErr w:type="spellEnd"/>
      <w:r w:rsidRPr="00280B5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</w:rPr>
        <w:t>tichita</w:t>
      </w:r>
      <w:proofErr w:type="spellEnd"/>
      <w:r w:rsidRPr="00280B50">
        <w:rPr>
          <w:rFonts w:ascii="Arial" w:hAnsi="Arial" w:cs="Arial"/>
          <w:sz w:val="28"/>
          <w:szCs w:val="28"/>
        </w:rPr>
        <w:t xml:space="preserve"> seiko </w:t>
      </w:r>
      <w:proofErr w:type="spellStart"/>
      <w:r w:rsidRPr="00280B50">
        <w:rPr>
          <w:rFonts w:ascii="Arial" w:hAnsi="Arial" w:cs="Arial"/>
          <w:sz w:val="28"/>
          <w:szCs w:val="28"/>
        </w:rPr>
        <w:t>chokwadi</w:t>
      </w:r>
      <w:proofErr w:type="spellEnd"/>
      <w:r w:rsidRPr="00280B50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>”</w:t>
      </w:r>
      <w:r w:rsidRPr="00280B5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Unongoona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achingotarisa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wakagara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apa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unenge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uchadyiwa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nemaziso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service </w:t>
      </w:r>
      <w:proofErr w:type="spellStart"/>
      <w:r w:rsidRPr="00B73145">
        <w:rPr>
          <w:rFonts w:ascii="Arial" w:hAnsi="Arial" w:cs="Arial"/>
          <w:sz w:val="28"/>
          <w:szCs w:val="28"/>
        </w:rPr>
        <w:t>yarebe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D712CC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D712CC">
        <w:rPr>
          <w:rFonts w:ascii="Arial" w:hAnsi="Arial" w:cs="Arial"/>
          <w:sz w:val="18"/>
          <w:szCs w:val="18"/>
        </w:rPr>
        <w:t>yarebesa</w:t>
      </w:r>
      <w:proofErr w:type="spellEnd"/>
      <w:r w:rsidRPr="00D712CC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Ini </w:t>
      </w:r>
      <w:proofErr w:type="spellStart"/>
      <w:r w:rsidRPr="00B73145">
        <w:rPr>
          <w:rFonts w:ascii="Arial" w:hAnsi="Arial" w:cs="Arial"/>
          <w:sz w:val="28"/>
          <w:szCs w:val="28"/>
        </w:rPr>
        <w:t>ndoto</w:t>
      </w:r>
      <w:r>
        <w:rPr>
          <w:rFonts w:ascii="Arial" w:hAnsi="Arial" w:cs="Arial"/>
          <w:sz w:val="28"/>
          <w:szCs w:val="28"/>
        </w:rPr>
        <w:t>r</w:t>
      </w:r>
      <w:r w:rsidRPr="00B73145">
        <w:rPr>
          <w:rFonts w:ascii="Arial" w:hAnsi="Arial" w:cs="Arial"/>
          <w:sz w:val="28"/>
          <w:szCs w:val="28"/>
        </w:rPr>
        <w:t>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sekuti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time </w:t>
      </w:r>
      <w:proofErr w:type="spellStart"/>
      <w:r w:rsidRPr="00B73145">
        <w:rPr>
          <w:rFonts w:ascii="Arial" w:hAnsi="Arial" w:cs="Arial"/>
          <w:sz w:val="28"/>
          <w:szCs w:val="28"/>
        </w:rPr>
        <w:t>ye</w:t>
      </w:r>
      <w:r>
        <w:rPr>
          <w:rFonts w:ascii="Arial" w:hAnsi="Arial" w:cs="Arial"/>
          <w:sz w:val="28"/>
          <w:szCs w:val="28"/>
        </w:rPr>
        <w:t>du</w:t>
      </w:r>
      <w:proofErr w:type="spellEnd"/>
      <w:r>
        <w:rPr>
          <w:rFonts w:ascii="Arial" w:hAnsi="Arial" w:cs="Arial"/>
          <w:sz w:val="28"/>
          <w:szCs w:val="28"/>
        </w:rPr>
        <w:t xml:space="preserve"> ye</w:t>
      </w:r>
      <w:r w:rsidRPr="00B73145">
        <w:rPr>
          <w:rFonts w:ascii="Arial" w:hAnsi="Arial" w:cs="Arial"/>
          <w:sz w:val="28"/>
          <w:szCs w:val="28"/>
        </w:rPr>
        <w:t xml:space="preserve"> worship </w:t>
      </w:r>
      <w:proofErr w:type="spellStart"/>
      <w:r w:rsidRPr="00B73145">
        <w:rPr>
          <w:rFonts w:ascii="Arial" w:hAnsi="Arial" w:cs="Arial"/>
          <w:sz w:val="28"/>
          <w:szCs w:val="28"/>
        </w:rPr>
        <w:t>ipfupi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</w:p>
    <w:p w14:paraId="1E1870F1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D8023E">
        <w:rPr>
          <w:rFonts w:ascii="Arial" w:hAnsi="Arial" w:cs="Arial"/>
          <w:sz w:val="28"/>
          <w:szCs w:val="28"/>
          <w:vertAlign w:val="superscript"/>
        </w:rPr>
        <w:t>63</w:t>
      </w:r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I have noticed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time ye </w:t>
      </w:r>
      <w:r w:rsidRPr="00B73145">
        <w:rPr>
          <w:rFonts w:ascii="Arial" w:hAnsi="Arial" w:cs="Arial"/>
          <w:sz w:val="28"/>
          <w:szCs w:val="28"/>
        </w:rPr>
        <w:t xml:space="preserve">worship </w:t>
      </w:r>
      <w:proofErr w:type="spellStart"/>
      <w:r w:rsidRPr="00B73145">
        <w:rPr>
          <w:rFonts w:ascii="Arial" w:hAnsi="Arial" w:cs="Arial"/>
          <w:sz w:val="28"/>
          <w:szCs w:val="28"/>
        </w:rPr>
        <w:t>yedu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tinoita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gagaga,</w:t>
      </w:r>
      <w:r>
        <w:rPr>
          <w:rFonts w:ascii="Arial" w:hAnsi="Arial" w:cs="Arial"/>
          <w:sz w:val="28"/>
          <w:szCs w:val="28"/>
        </w:rPr>
        <w:t>ma</w:t>
      </w:r>
      <w:proofErr w:type="spellEnd"/>
      <w:r>
        <w:rPr>
          <w:rFonts w:ascii="Arial" w:hAnsi="Arial" w:cs="Arial"/>
          <w:sz w:val="28"/>
          <w:szCs w:val="28"/>
        </w:rPr>
        <w:t xml:space="preserve"> brother…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taisiimba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three songs before an item </w:t>
      </w:r>
      <w:proofErr w:type="spellStart"/>
      <w:r>
        <w:rPr>
          <w:rFonts w:ascii="Arial" w:hAnsi="Arial" w:cs="Arial"/>
          <w:sz w:val="28"/>
          <w:szCs w:val="28"/>
        </w:rPr>
        <w:t>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cut </w:t>
      </w:r>
      <w:proofErr w:type="spellStart"/>
      <w:r w:rsidRPr="00B73145">
        <w:rPr>
          <w:rFonts w:ascii="Arial" w:hAnsi="Arial" w:cs="Arial"/>
          <w:sz w:val="28"/>
          <w:szCs w:val="28"/>
        </w:rPr>
        <w:t>ndobva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ndati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ngatiisei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chii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Two per—per—per item. We get two </w:t>
      </w:r>
      <w:proofErr w:type="spellStart"/>
      <w:r w:rsidRPr="00B73145">
        <w:rPr>
          <w:rFonts w:ascii="Arial" w:hAnsi="Arial" w:cs="Arial"/>
          <w:sz w:val="28"/>
          <w:szCs w:val="28"/>
        </w:rPr>
        <w:t>e</w:t>
      </w:r>
      <w:r>
        <w:rPr>
          <w:rFonts w:ascii="Arial" w:hAnsi="Arial" w:cs="Arial"/>
          <w:sz w:val="28"/>
          <w:szCs w:val="28"/>
        </w:rPr>
        <w:t>e</w:t>
      </w:r>
      <w:r w:rsidRPr="00B73145">
        <w:rPr>
          <w:rFonts w:ascii="Arial" w:hAnsi="Arial" w:cs="Arial"/>
          <w:sz w:val="28"/>
          <w:szCs w:val="28"/>
        </w:rPr>
        <w:t>h</w:t>
      </w:r>
      <w:proofErr w:type="spellEnd"/>
      <w:r w:rsidRPr="00B73145">
        <w:rPr>
          <w:rFonts w:ascii="Arial" w:hAnsi="Arial" w:cs="Arial"/>
          <w:sz w:val="28"/>
          <w:szCs w:val="28"/>
        </w:rPr>
        <w:t>…</w:t>
      </w:r>
      <w:proofErr w:type="spellStart"/>
      <w:r w:rsidRPr="00D34BE0">
        <w:rPr>
          <w:rFonts w:ascii="Arial" w:hAnsi="Arial" w:cs="Arial"/>
          <w:i/>
          <w:iCs/>
          <w:sz w:val="28"/>
          <w:szCs w:val="28"/>
        </w:rPr>
        <w:t>ngatijekerwe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D34BE0">
        <w:rPr>
          <w:rFonts w:ascii="Arial" w:hAnsi="Arial" w:cs="Arial"/>
          <w:i/>
          <w:iCs/>
          <w:sz w:val="28"/>
          <w:szCs w:val="28"/>
        </w:rPr>
        <w:t>Jehova</w:t>
      </w:r>
      <w:proofErr w:type="spellEnd"/>
      <w:r w:rsidRPr="00D34BE0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D34BE0">
        <w:rPr>
          <w:rFonts w:ascii="Arial" w:hAnsi="Arial" w:cs="Arial"/>
          <w:i/>
          <w:iCs/>
          <w:sz w:val="28"/>
          <w:szCs w:val="28"/>
        </w:rPr>
        <w:t>anemunana</w:t>
      </w:r>
      <w:proofErr w:type="spellEnd"/>
      <w:r w:rsidRPr="00B73145">
        <w:rPr>
          <w:rFonts w:ascii="Arial" w:hAnsi="Arial" w:cs="Arial"/>
          <w:sz w:val="28"/>
          <w:szCs w:val="28"/>
        </w:rPr>
        <w:t>, item. Saka we are singing actually six songs, you see what is happening</w:t>
      </w:r>
      <w:r>
        <w:rPr>
          <w:rFonts w:ascii="Arial" w:hAnsi="Arial" w:cs="Arial"/>
          <w:sz w:val="28"/>
          <w:szCs w:val="28"/>
        </w:rPr>
        <w:t>?</w:t>
      </w:r>
      <w:r w:rsidRPr="005773C4">
        <w:rPr>
          <w:rFonts w:ascii="Arial" w:hAnsi="Arial" w:cs="Arial"/>
          <w:sz w:val="18"/>
          <w:szCs w:val="18"/>
        </w:rPr>
        <w:t xml:space="preserve"> </w:t>
      </w:r>
      <w:r w:rsidRPr="00B44977">
        <w:rPr>
          <w:rFonts w:ascii="Arial" w:hAnsi="Arial" w:cs="Arial"/>
          <w:sz w:val="18"/>
          <w:szCs w:val="18"/>
        </w:rPr>
        <w:t>[Congregation says, “Amen.”]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</w:t>
      </w:r>
      <w:r w:rsidRPr="00B73145">
        <w:rPr>
          <w:rFonts w:ascii="Arial" w:hAnsi="Arial" w:cs="Arial"/>
          <w:sz w:val="28"/>
          <w:szCs w:val="28"/>
        </w:rPr>
        <w:t>he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We </w:t>
      </w:r>
      <w:r>
        <w:rPr>
          <w:rFonts w:ascii="Arial" w:hAnsi="Arial" w:cs="Arial"/>
          <w:sz w:val="28"/>
          <w:szCs w:val="28"/>
        </w:rPr>
        <w:t xml:space="preserve">are </w:t>
      </w:r>
      <w:r w:rsidRPr="00B73145">
        <w:rPr>
          <w:rFonts w:ascii="Arial" w:hAnsi="Arial" w:cs="Arial"/>
          <w:sz w:val="28"/>
          <w:szCs w:val="28"/>
        </w:rPr>
        <w:t>singing six songs</w:t>
      </w:r>
      <w:r>
        <w:rPr>
          <w:rFonts w:ascii="Arial" w:hAnsi="Arial" w:cs="Arial"/>
          <w:sz w:val="28"/>
          <w:szCs w:val="28"/>
        </w:rPr>
        <w:t>.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T</w:t>
      </w:r>
      <w:r w:rsidRPr="00B73145">
        <w:rPr>
          <w:rFonts w:ascii="Arial" w:hAnsi="Arial" w:cs="Arial"/>
          <w:sz w:val="28"/>
          <w:szCs w:val="28"/>
        </w:rPr>
        <w:t xml:space="preserve">hen I reduced </w:t>
      </w:r>
      <w:proofErr w:type="spellStart"/>
      <w:r w:rsidRPr="00B73145">
        <w:rPr>
          <w:rFonts w:ascii="Arial" w:hAnsi="Arial" w:cs="Arial"/>
          <w:sz w:val="28"/>
          <w:szCs w:val="28"/>
        </w:rPr>
        <w:t>vaisidhonza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stereki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</w:t>
      </w:r>
      <w:r>
        <w:rPr>
          <w:rFonts w:ascii="Arial" w:hAnsi="Arial" w:cs="Arial"/>
          <w:sz w:val="28"/>
          <w:szCs w:val="28"/>
        </w:rPr>
        <w:t>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vakatanga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imwe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chete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haipere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S</w:t>
      </w:r>
      <w:r w:rsidRPr="00B73145">
        <w:rPr>
          <w:rFonts w:ascii="Arial" w:hAnsi="Arial" w:cs="Arial"/>
          <w:sz w:val="28"/>
          <w:szCs w:val="28"/>
        </w:rPr>
        <w:t xml:space="preserve">aka </w:t>
      </w:r>
      <w:proofErr w:type="spellStart"/>
      <w:r w:rsidRPr="00B73145">
        <w:rPr>
          <w:rFonts w:ascii="Arial" w:hAnsi="Arial" w:cs="Arial"/>
          <w:sz w:val="28"/>
          <w:szCs w:val="28"/>
        </w:rPr>
        <w:t>ndakati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handidi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anoramba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aripana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muna</w:t>
      </w:r>
      <w:r>
        <w:rPr>
          <w:rFonts w:ascii="Arial" w:hAnsi="Arial" w:cs="Arial"/>
          <w:sz w:val="28"/>
          <w:szCs w:val="28"/>
        </w:rPr>
        <w:t>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muna</w:t>
      </w:r>
      <w:r>
        <w:rPr>
          <w:rFonts w:ascii="Arial" w:hAnsi="Arial" w:cs="Arial"/>
          <w:sz w:val="28"/>
          <w:szCs w:val="28"/>
        </w:rPr>
        <w:t>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muna</w:t>
      </w:r>
      <w:r>
        <w:rPr>
          <w:rFonts w:ascii="Arial" w:hAnsi="Arial" w:cs="Arial"/>
          <w:sz w:val="28"/>
          <w:szCs w:val="28"/>
        </w:rPr>
        <w:t>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kusvika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taita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muna</w:t>
      </w:r>
      <w:r>
        <w:rPr>
          <w:rFonts w:ascii="Arial" w:hAnsi="Arial" w:cs="Arial"/>
          <w:sz w:val="28"/>
          <w:szCs w:val="28"/>
        </w:rPr>
        <w:t>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muna</w:t>
      </w:r>
      <w:r>
        <w:rPr>
          <w:rFonts w:ascii="Arial" w:hAnsi="Arial" w:cs="Arial"/>
          <w:sz w:val="28"/>
          <w:szCs w:val="28"/>
        </w:rPr>
        <w:t>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muna</w:t>
      </w:r>
      <w:r>
        <w:rPr>
          <w:rFonts w:ascii="Arial" w:hAnsi="Arial" w:cs="Arial"/>
          <w:sz w:val="28"/>
          <w:szCs w:val="28"/>
        </w:rPr>
        <w:t>na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B73145">
        <w:rPr>
          <w:rFonts w:ascii="Arial" w:hAnsi="Arial" w:cs="Arial"/>
          <w:sz w:val="28"/>
          <w:szCs w:val="28"/>
        </w:rPr>
        <w:t xml:space="preserve">  </w:t>
      </w:r>
      <w:r w:rsidRPr="005539A1">
        <w:rPr>
          <w:rFonts w:ascii="Arial" w:hAnsi="Arial" w:cs="Arial"/>
          <w:sz w:val="18"/>
          <w:szCs w:val="18"/>
        </w:rPr>
        <w:t>[Congregation laughs</w:t>
      </w:r>
      <w:r>
        <w:rPr>
          <w:rFonts w:ascii="Arial" w:hAnsi="Arial" w:cs="Arial"/>
          <w:sz w:val="18"/>
          <w:szCs w:val="18"/>
        </w:rPr>
        <w:t>—ED</w:t>
      </w:r>
      <w:r w:rsidRPr="005539A1">
        <w:rPr>
          <w:rFonts w:ascii="Arial" w:hAnsi="Arial" w:cs="Arial"/>
          <w:sz w:val="18"/>
          <w:szCs w:val="18"/>
        </w:rPr>
        <w:t xml:space="preserve">] </w:t>
      </w:r>
      <w:proofErr w:type="spellStart"/>
      <w:r w:rsidRPr="00B73145">
        <w:rPr>
          <w:rFonts w:ascii="Arial" w:hAnsi="Arial" w:cs="Arial"/>
          <w:sz w:val="28"/>
          <w:szCs w:val="28"/>
        </w:rPr>
        <w:t>Takaidim</w:t>
      </w:r>
      <w:r>
        <w:rPr>
          <w:rFonts w:ascii="Arial" w:hAnsi="Arial" w:cs="Arial"/>
          <w:sz w:val="28"/>
          <w:szCs w:val="28"/>
        </w:rPr>
        <w:t>b</w:t>
      </w:r>
      <w:r w:rsidRPr="00B73145">
        <w:rPr>
          <w:rFonts w:ascii="Arial" w:hAnsi="Arial" w:cs="Arial"/>
          <w:sz w:val="28"/>
          <w:szCs w:val="28"/>
        </w:rPr>
        <w:t>ura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futi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handitika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ehe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tichiedza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zvikwane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handitika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S</w:t>
      </w:r>
      <w:r w:rsidRPr="00B73145">
        <w:rPr>
          <w:rFonts w:ascii="Arial" w:hAnsi="Arial" w:cs="Arial"/>
          <w:sz w:val="28"/>
          <w:szCs w:val="28"/>
        </w:rPr>
        <w:t xml:space="preserve">o we cut that again we…length ye song </w:t>
      </w:r>
      <w:proofErr w:type="spellStart"/>
      <w:r w:rsidRPr="00B73145">
        <w:rPr>
          <w:rFonts w:ascii="Arial" w:hAnsi="Arial" w:cs="Arial"/>
          <w:sz w:val="28"/>
          <w:szCs w:val="28"/>
        </w:rPr>
        <w:t>inoimbwa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we cut it, the number of songs we </w:t>
      </w:r>
      <w:proofErr w:type="spellStart"/>
      <w:r w:rsidRPr="00B73145">
        <w:rPr>
          <w:rFonts w:ascii="Arial" w:hAnsi="Arial" w:cs="Arial"/>
          <w:sz w:val="28"/>
          <w:szCs w:val="28"/>
        </w:rPr>
        <w:t>wha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 </w:t>
      </w:r>
      <w:r>
        <w:rPr>
          <w:rFonts w:ascii="Arial" w:hAnsi="Arial" w:cs="Arial"/>
          <w:sz w:val="28"/>
          <w:szCs w:val="28"/>
        </w:rPr>
        <w:t>w</w:t>
      </w:r>
      <w:r w:rsidRPr="00B73145">
        <w:rPr>
          <w:rFonts w:ascii="Arial" w:hAnsi="Arial" w:cs="Arial"/>
          <w:sz w:val="28"/>
          <w:szCs w:val="28"/>
        </w:rPr>
        <w:t xml:space="preserve">e cut so they is </w:t>
      </w:r>
      <w:proofErr w:type="spellStart"/>
      <w:r w:rsidRPr="00B73145">
        <w:rPr>
          <w:rFonts w:ascii="Arial" w:hAnsi="Arial" w:cs="Arial"/>
          <w:sz w:val="28"/>
          <w:szCs w:val="28"/>
        </w:rPr>
        <w:t>nothing</w:t>
      </w:r>
      <w:r>
        <w:rPr>
          <w:rFonts w:ascii="Arial" w:hAnsi="Arial" w:cs="Arial"/>
          <w:sz w:val="28"/>
          <w:szCs w:val="28"/>
        </w:rPr>
        <w:t>,ha’maona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</w:p>
    <w:p w14:paraId="2AB18945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en-ZW"/>
        </w:rPr>
      </w:pPr>
      <w:r w:rsidRPr="00F431B3">
        <w:rPr>
          <w:rFonts w:ascii="Arial" w:hAnsi="Arial" w:cs="Arial"/>
          <w:sz w:val="28"/>
          <w:szCs w:val="28"/>
          <w:vertAlign w:val="superscript"/>
        </w:rPr>
        <w:lastRenderedPageBreak/>
        <w:t>64</w:t>
      </w:r>
      <w:r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>Then the other thing that I have realize to…kana</w:t>
      </w:r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>ta</w:t>
      </w:r>
      <w:r>
        <w:rPr>
          <w:rFonts w:ascii="Arial" w:hAnsi="Arial" w:cs="Arial"/>
          <w:sz w:val="28"/>
          <w:szCs w:val="28"/>
        </w:rPr>
        <w:t>—</w:t>
      </w:r>
      <w:proofErr w:type="spellStart"/>
      <w:r w:rsidRPr="00B73145">
        <w:rPr>
          <w:rFonts w:ascii="Arial" w:hAnsi="Arial" w:cs="Arial"/>
          <w:sz w:val="28"/>
          <w:szCs w:val="28"/>
        </w:rPr>
        <w:t>taanenzvimbo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yakatambanuka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>
        <w:rPr>
          <w:rFonts w:ascii="Arial" w:hAnsi="Arial" w:cs="Arial"/>
          <w:sz w:val="28"/>
          <w:szCs w:val="28"/>
        </w:rPr>
        <w:t>Nzimbo</w:t>
      </w:r>
      <w:proofErr w:type="spellEnd"/>
      <w:r>
        <w:rPr>
          <w:rFonts w:ascii="Arial" w:hAnsi="Arial" w:cs="Arial"/>
          <w:sz w:val="28"/>
          <w:szCs w:val="28"/>
        </w:rPr>
        <w:t>—</w:t>
      </w:r>
      <w:proofErr w:type="spellStart"/>
      <w:r>
        <w:rPr>
          <w:rFonts w:ascii="Arial" w:hAnsi="Arial" w:cs="Arial"/>
          <w:sz w:val="28"/>
          <w:szCs w:val="28"/>
        </w:rPr>
        <w:t>n</w:t>
      </w:r>
      <w:r w:rsidRPr="00B73145">
        <w:rPr>
          <w:rFonts w:ascii="Arial" w:hAnsi="Arial" w:cs="Arial"/>
          <w:sz w:val="28"/>
          <w:szCs w:val="28"/>
        </w:rPr>
        <w:t>zvimbo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crowded so ka </w:t>
      </w:r>
      <w:proofErr w:type="spellStart"/>
      <w:r w:rsidRPr="00B73145">
        <w:rPr>
          <w:rFonts w:ascii="Arial" w:hAnsi="Arial" w:cs="Arial"/>
          <w:sz w:val="28"/>
          <w:szCs w:val="28"/>
        </w:rPr>
        <w:t>inonetesa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Pr="00B73145">
        <w:rPr>
          <w:rFonts w:ascii="Arial" w:hAnsi="Arial" w:cs="Arial"/>
          <w:sz w:val="28"/>
          <w:szCs w:val="28"/>
        </w:rPr>
        <w:t>haitambi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5539A1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5539A1">
        <w:rPr>
          <w:rFonts w:ascii="Arial" w:hAnsi="Arial" w:cs="Arial"/>
          <w:sz w:val="18"/>
          <w:szCs w:val="18"/>
        </w:rPr>
        <w:t>haitambike</w:t>
      </w:r>
      <w:proofErr w:type="spellEnd"/>
      <w:r w:rsidRPr="005539A1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Ehe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haitambike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inoiyi.Panoda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nzvimbo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inechii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91504E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91504E">
        <w:rPr>
          <w:rFonts w:ascii="Arial" w:hAnsi="Arial" w:cs="Arial"/>
          <w:sz w:val="18"/>
          <w:szCs w:val="18"/>
        </w:rPr>
        <w:t>ine</w:t>
      </w:r>
      <w:proofErr w:type="spellEnd"/>
      <w:r w:rsidRPr="0091504E">
        <w:rPr>
          <w:rFonts w:ascii="Arial" w:hAnsi="Arial" w:cs="Arial"/>
          <w:sz w:val="18"/>
          <w:szCs w:val="18"/>
        </w:rPr>
        <w:t xml:space="preserve"> space</w:t>
      </w:r>
      <w:r>
        <w:rPr>
          <w:rFonts w:ascii="Arial" w:hAnsi="Arial" w:cs="Arial"/>
          <w:sz w:val="18"/>
          <w:szCs w:val="18"/>
        </w:rPr>
        <w:t>,</w:t>
      </w:r>
      <w:r w:rsidRPr="0091504E">
        <w:rPr>
          <w:rFonts w:ascii="Arial" w:hAnsi="Arial" w:cs="Arial"/>
          <w:sz w:val="18"/>
          <w:szCs w:val="18"/>
        </w:rPr>
        <w:t>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6489">
        <w:rPr>
          <w:rFonts w:ascii="Arial" w:hAnsi="Arial" w:cs="Arial"/>
          <w:sz w:val="28"/>
          <w:szCs w:val="28"/>
          <w:lang w:val="en-ZW"/>
        </w:rPr>
        <w:t>ine</w:t>
      </w:r>
      <w:proofErr w:type="spellEnd"/>
      <w:r w:rsidRPr="001B6489">
        <w:rPr>
          <w:rFonts w:ascii="Arial" w:hAnsi="Arial" w:cs="Arial"/>
          <w:sz w:val="28"/>
          <w:szCs w:val="28"/>
          <w:lang w:val="en-ZW"/>
        </w:rPr>
        <w:t xml:space="preserve"> space.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Ehe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,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zvekuti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mudhuri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uyu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unofanira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kubva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pauri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apa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.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Watova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chinyangadzo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mudhuri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uyu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nekuti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urikuperera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patisiri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kuda</w:t>
      </w:r>
      <w:proofErr w:type="spellEnd"/>
      <w:r>
        <w:rPr>
          <w:rFonts w:ascii="Arial" w:hAnsi="Arial" w:cs="Arial"/>
          <w:sz w:val="28"/>
          <w:szCs w:val="28"/>
          <w:lang w:val="en-ZW"/>
        </w:rPr>
        <w:t>.</w:t>
      </w:r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r w:rsidRPr="00B44977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ab/>
        <w:t xml:space="preserve">Apostle </w:t>
      </w:r>
      <w:proofErr w:type="spellStart"/>
      <w:r>
        <w:rPr>
          <w:rFonts w:ascii="Arial" w:hAnsi="Arial" w:cs="Arial"/>
          <w:sz w:val="18"/>
          <w:szCs w:val="18"/>
        </w:rPr>
        <w:t>chukles</w:t>
      </w:r>
      <w:proofErr w:type="spellEnd"/>
      <w:r>
        <w:rPr>
          <w:rFonts w:ascii="Arial" w:hAnsi="Arial" w:cs="Arial"/>
          <w:sz w:val="18"/>
          <w:szCs w:val="18"/>
        </w:rPr>
        <w:t xml:space="preserve">—ED </w:t>
      </w:r>
      <w:r w:rsidRPr="00B44977">
        <w:rPr>
          <w:rFonts w:ascii="Arial" w:hAnsi="Arial" w:cs="Arial"/>
          <w:sz w:val="18"/>
          <w:szCs w:val="18"/>
        </w:rPr>
        <w:t>]</w:t>
      </w:r>
      <w:proofErr w:type="spellStart"/>
      <w:r>
        <w:rPr>
          <w:rFonts w:ascii="Arial" w:hAnsi="Arial" w:cs="Arial"/>
          <w:sz w:val="28"/>
          <w:szCs w:val="28"/>
          <w:lang w:val="en-ZW"/>
        </w:rPr>
        <w:t>U</w:t>
      </w:r>
      <w:r w:rsidRPr="00280B50">
        <w:rPr>
          <w:rFonts w:ascii="Arial" w:hAnsi="Arial" w:cs="Arial"/>
          <w:sz w:val="28"/>
          <w:szCs w:val="28"/>
          <w:lang w:val="en-ZW"/>
        </w:rPr>
        <w:t>no</w:t>
      </w:r>
      <w:r>
        <w:rPr>
          <w:rFonts w:ascii="Arial" w:hAnsi="Arial" w:cs="Arial"/>
          <w:sz w:val="28"/>
          <w:szCs w:val="28"/>
          <w:lang w:val="en-ZW"/>
        </w:rPr>
        <w:t>n</w:t>
      </w:r>
      <w:r w:rsidRPr="00280B50">
        <w:rPr>
          <w:rFonts w:ascii="Arial" w:hAnsi="Arial" w:cs="Arial"/>
          <w:sz w:val="28"/>
          <w:szCs w:val="28"/>
          <w:lang w:val="en-ZW"/>
        </w:rPr>
        <w:t>goshuwa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kuti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dai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mudhuri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wakadii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…so that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munhu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aripake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,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munhu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ngaave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pake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. </w:t>
      </w:r>
    </w:p>
    <w:p w14:paraId="77EBECFC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FA1A8D">
        <w:rPr>
          <w:rFonts w:ascii="Arial" w:hAnsi="Arial" w:cs="Arial"/>
          <w:sz w:val="28"/>
          <w:szCs w:val="28"/>
          <w:vertAlign w:val="superscript"/>
          <w:lang w:val="en-ZW"/>
        </w:rPr>
        <w:t>65</w:t>
      </w:r>
      <w:r>
        <w:rPr>
          <w:rFonts w:ascii="Arial" w:hAnsi="Arial" w:cs="Arial"/>
          <w:sz w:val="28"/>
          <w:szCs w:val="28"/>
          <w:vertAlign w:val="superscript"/>
          <w:lang w:val="en-ZW"/>
        </w:rPr>
        <w:t xml:space="preserve"> </w:t>
      </w:r>
      <w:proofErr w:type="spellStart"/>
      <w:r w:rsidRPr="001B6489">
        <w:rPr>
          <w:rFonts w:ascii="Arial" w:hAnsi="Arial" w:cs="Arial"/>
          <w:sz w:val="28"/>
          <w:szCs w:val="28"/>
          <w:lang w:val="en-ZW"/>
        </w:rPr>
        <w:t>Zvino</w:t>
      </w:r>
      <w:proofErr w:type="spellEnd"/>
      <w:r w:rsidRPr="001B6489">
        <w:rPr>
          <w:rFonts w:ascii="Arial" w:hAnsi="Arial" w:cs="Arial"/>
          <w:sz w:val="28"/>
          <w:szCs w:val="28"/>
          <w:lang w:val="en-ZW"/>
        </w:rPr>
        <w:t xml:space="preserve"> </w:t>
      </w:r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izvino</w:t>
      </w:r>
      <w:proofErr w:type="spellEnd"/>
      <w:r w:rsidRPr="001B6489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1B6489">
        <w:rPr>
          <w:rFonts w:ascii="Arial" w:hAnsi="Arial" w:cs="Arial"/>
          <w:sz w:val="28"/>
          <w:szCs w:val="28"/>
          <w:lang w:val="en-ZW"/>
        </w:rPr>
        <w:t>ndikati</w:t>
      </w:r>
      <w:proofErr w:type="spellEnd"/>
      <w:r w:rsidRPr="001B6489">
        <w:rPr>
          <w:rFonts w:ascii="Arial" w:hAnsi="Arial" w:cs="Arial"/>
          <w:sz w:val="28"/>
          <w:szCs w:val="28"/>
          <w:lang w:val="en-ZW"/>
        </w:rPr>
        <w:t xml:space="preserve"> eh… </w:t>
      </w:r>
      <w:proofErr w:type="spellStart"/>
      <w:r w:rsidRPr="001B6489">
        <w:rPr>
          <w:rFonts w:ascii="Arial" w:hAnsi="Arial" w:cs="Arial"/>
          <w:sz w:val="28"/>
          <w:szCs w:val="28"/>
          <w:lang w:val="en-ZW"/>
        </w:rPr>
        <w:t>tikatanga</w:t>
      </w:r>
      <w:proofErr w:type="spellEnd"/>
      <w:r w:rsidRPr="001B6489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1B6489">
        <w:rPr>
          <w:rFonts w:ascii="Arial" w:hAnsi="Arial" w:cs="Arial"/>
          <w:sz w:val="28"/>
          <w:szCs w:val="28"/>
          <w:lang w:val="en-ZW"/>
        </w:rPr>
        <w:t>kudai</w:t>
      </w:r>
      <w:proofErr w:type="spellEnd"/>
      <w:r w:rsidRPr="001B6489">
        <w:rPr>
          <w:rFonts w:ascii="Arial" w:hAnsi="Arial" w:cs="Arial"/>
          <w:sz w:val="28"/>
          <w:szCs w:val="28"/>
          <w:lang w:val="en-ZW"/>
        </w:rPr>
        <w:t xml:space="preserve"> o—o—o </w:t>
      </w:r>
      <w:r w:rsidRPr="001B6489">
        <w:rPr>
          <w:rFonts w:ascii="Arial" w:hAnsi="Arial" w:cs="Arial"/>
          <w:sz w:val="18"/>
          <w:szCs w:val="18"/>
          <w:lang w:val="en-ZW"/>
        </w:rPr>
        <w:t xml:space="preserve">[Apostle  </w:t>
      </w:r>
      <w:r>
        <w:rPr>
          <w:rFonts w:ascii="Arial" w:hAnsi="Arial" w:cs="Arial"/>
          <w:sz w:val="18"/>
          <w:szCs w:val="18"/>
          <w:lang w:val="en-ZW"/>
        </w:rPr>
        <w:t xml:space="preserve">demonstrates </w:t>
      </w:r>
      <w:r w:rsidRPr="001B6489">
        <w:rPr>
          <w:rFonts w:ascii="Arial" w:hAnsi="Arial" w:cs="Arial"/>
          <w:sz w:val="18"/>
          <w:szCs w:val="18"/>
          <w:lang w:val="en-ZW"/>
        </w:rPr>
        <w:t>the dance]</w:t>
      </w:r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1B6489">
        <w:rPr>
          <w:rFonts w:ascii="Arial" w:hAnsi="Arial" w:cs="Arial"/>
          <w:sz w:val="28"/>
          <w:szCs w:val="28"/>
          <w:lang w:val="en-ZW"/>
        </w:rPr>
        <w:t>unobaya</w:t>
      </w:r>
      <w:proofErr w:type="spellEnd"/>
      <w:r w:rsidRPr="001B6489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1B6489">
        <w:rPr>
          <w:rFonts w:ascii="Arial" w:hAnsi="Arial" w:cs="Arial"/>
          <w:sz w:val="28"/>
          <w:szCs w:val="28"/>
          <w:lang w:val="en-ZW"/>
        </w:rPr>
        <w:t>vamwe</w:t>
      </w:r>
      <w:proofErr w:type="spellEnd"/>
      <w:r w:rsidRPr="001B6489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1B6489">
        <w:rPr>
          <w:rFonts w:ascii="Arial" w:hAnsi="Arial" w:cs="Arial"/>
          <w:sz w:val="28"/>
          <w:szCs w:val="28"/>
          <w:lang w:val="en-ZW"/>
        </w:rPr>
        <w:t>handitika</w:t>
      </w:r>
      <w:proofErr w:type="spellEnd"/>
      <w:r w:rsidRPr="001B6489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1B6489">
        <w:rPr>
          <w:rFonts w:ascii="Arial" w:hAnsi="Arial" w:cs="Arial"/>
          <w:sz w:val="28"/>
          <w:szCs w:val="28"/>
          <w:lang w:val="en-ZW"/>
        </w:rPr>
        <w:t>ehe</w:t>
      </w:r>
      <w:proofErr w:type="spellEnd"/>
      <w:r w:rsidRPr="001B6489">
        <w:rPr>
          <w:rFonts w:ascii="Arial" w:hAnsi="Arial" w:cs="Arial"/>
          <w:sz w:val="28"/>
          <w:szCs w:val="28"/>
          <w:lang w:val="en-ZW"/>
        </w:rPr>
        <w:t xml:space="preserve">. </w:t>
      </w:r>
      <w:r w:rsidRPr="00AD1773">
        <w:rPr>
          <w:rFonts w:ascii="Arial" w:hAnsi="Arial" w:cs="Arial"/>
          <w:sz w:val="18"/>
          <w:szCs w:val="18"/>
          <w:lang w:val="en-ZW"/>
        </w:rPr>
        <w:t>[Congregation laughs</w:t>
      </w:r>
      <w:r>
        <w:rPr>
          <w:rFonts w:ascii="Arial" w:hAnsi="Arial" w:cs="Arial"/>
          <w:sz w:val="18"/>
          <w:szCs w:val="18"/>
          <w:lang w:val="en-ZW"/>
        </w:rPr>
        <w:t>—ED</w:t>
      </w:r>
      <w:r w:rsidRPr="00AD1773">
        <w:rPr>
          <w:rFonts w:ascii="Arial" w:hAnsi="Arial" w:cs="Arial"/>
          <w:sz w:val="18"/>
          <w:szCs w:val="18"/>
          <w:lang w:val="en-ZW"/>
        </w:rPr>
        <w:t>]</w:t>
      </w:r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Kunyanya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vanenge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varimukati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umu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unotoona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kuti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akudaio</w:t>
      </w:r>
      <w:proofErr w:type="spellEnd"/>
      <w:r>
        <w:rPr>
          <w:rFonts w:ascii="Arial" w:hAnsi="Arial" w:cs="Arial"/>
          <w:sz w:val="28"/>
          <w:szCs w:val="28"/>
          <w:lang w:val="en-ZW"/>
        </w:rPr>
        <w:t>.</w:t>
      </w:r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r w:rsidRPr="001B6489">
        <w:rPr>
          <w:rFonts w:ascii="Arial" w:hAnsi="Arial" w:cs="Arial"/>
          <w:sz w:val="18"/>
          <w:szCs w:val="18"/>
          <w:lang w:val="en-ZW"/>
        </w:rPr>
        <w:t xml:space="preserve">[Apostle  </w:t>
      </w:r>
      <w:r>
        <w:rPr>
          <w:rFonts w:ascii="Arial" w:hAnsi="Arial" w:cs="Arial"/>
          <w:sz w:val="18"/>
          <w:szCs w:val="18"/>
          <w:lang w:val="en-ZW"/>
        </w:rPr>
        <w:t xml:space="preserve">demonstrates </w:t>
      </w:r>
      <w:r w:rsidRPr="001B6489">
        <w:rPr>
          <w:rFonts w:ascii="Arial" w:hAnsi="Arial" w:cs="Arial"/>
          <w:sz w:val="18"/>
          <w:szCs w:val="18"/>
          <w:lang w:val="en-ZW"/>
        </w:rPr>
        <w:t>the dance</w:t>
      </w:r>
      <w:r>
        <w:rPr>
          <w:rFonts w:ascii="Arial" w:hAnsi="Arial" w:cs="Arial"/>
          <w:sz w:val="18"/>
          <w:szCs w:val="18"/>
          <w:lang w:val="en-ZW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  <w:lang w:val="en-ZW"/>
        </w:rPr>
        <w:t>Conregation</w:t>
      </w:r>
      <w:proofErr w:type="spellEnd"/>
      <w:r>
        <w:rPr>
          <w:rFonts w:ascii="Arial" w:hAnsi="Arial" w:cs="Arial"/>
          <w:sz w:val="18"/>
          <w:szCs w:val="18"/>
          <w:lang w:val="en-ZW"/>
        </w:rPr>
        <w:t xml:space="preserve"> laughs—ED</w:t>
      </w:r>
      <w:r w:rsidRPr="001B6489">
        <w:rPr>
          <w:rFonts w:ascii="Arial" w:hAnsi="Arial" w:cs="Arial"/>
          <w:sz w:val="18"/>
          <w:szCs w:val="18"/>
          <w:lang w:val="en-ZW"/>
        </w:rPr>
        <w:t>]</w:t>
      </w:r>
      <w:r w:rsidRPr="00AD1773">
        <w:rPr>
          <w:rFonts w:ascii="Arial" w:hAnsi="Arial" w:cs="Arial"/>
          <w:sz w:val="28"/>
          <w:szCs w:val="28"/>
          <w:lang w:val="en-ZW"/>
        </w:rPr>
        <w:t xml:space="preserve"> Then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vamwe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vahombe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havazogoni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kutamba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vanenge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vangodaio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hava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>…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vanoda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kunyatsotambanuka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chaizvo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chaizvo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r w:rsidRPr="00D54B7F">
        <w:rPr>
          <w:rFonts w:ascii="Arial" w:hAnsi="Arial" w:cs="Arial"/>
          <w:sz w:val="18"/>
          <w:szCs w:val="18"/>
          <w:lang w:val="en-ZW"/>
        </w:rPr>
        <w:t>[Apostle demonstrates the dance]</w:t>
      </w:r>
      <w:r w:rsidRPr="00AD1773">
        <w:rPr>
          <w:rFonts w:ascii="Arial" w:hAnsi="Arial" w:cs="Arial"/>
          <w:sz w:val="28"/>
          <w:szCs w:val="28"/>
          <w:lang w:val="en-ZW"/>
        </w:rPr>
        <w:t xml:space="preserve"> zvakanaka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naka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wonyatsoona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kuti</w:t>
      </w:r>
      <w:proofErr w:type="spellEnd"/>
      <w:r w:rsidRPr="00AD1773">
        <w:rPr>
          <w:rFonts w:ascii="Arial" w:hAnsi="Arial" w:cs="Arial"/>
          <w:sz w:val="28"/>
          <w:szCs w:val="28"/>
          <w:lang w:val="en-ZW"/>
        </w:rPr>
        <w:t xml:space="preserve"> ah pane </w:t>
      </w:r>
      <w:proofErr w:type="spellStart"/>
      <w:r w:rsidRPr="00AD1773">
        <w:rPr>
          <w:rFonts w:ascii="Arial" w:hAnsi="Arial" w:cs="Arial"/>
          <w:sz w:val="28"/>
          <w:szCs w:val="28"/>
          <w:lang w:val="en-ZW"/>
        </w:rPr>
        <w:t>mweya.</w:t>
      </w:r>
      <w:r w:rsidRPr="008237D6">
        <w:rPr>
          <w:rFonts w:ascii="Arial" w:hAnsi="Arial" w:cs="Arial"/>
          <w:sz w:val="28"/>
          <w:szCs w:val="28"/>
          <w:lang w:val="en-ZW"/>
        </w:rPr>
        <w:t>Saka</w:t>
      </w:r>
      <w:proofErr w:type="spellEnd"/>
      <w:r w:rsidRPr="008237D6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8237D6">
        <w:rPr>
          <w:rFonts w:ascii="Arial" w:hAnsi="Arial" w:cs="Arial"/>
          <w:sz w:val="28"/>
          <w:szCs w:val="28"/>
          <w:lang w:val="en-ZW"/>
        </w:rPr>
        <w:t>kureva</w:t>
      </w:r>
      <w:proofErr w:type="spellEnd"/>
      <w:r w:rsidRPr="008237D6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8237D6">
        <w:rPr>
          <w:rFonts w:ascii="Arial" w:hAnsi="Arial" w:cs="Arial"/>
          <w:sz w:val="28"/>
          <w:szCs w:val="28"/>
          <w:lang w:val="en-ZW"/>
        </w:rPr>
        <w:t>kuti</w:t>
      </w:r>
      <w:proofErr w:type="spellEnd"/>
      <w:r w:rsidRPr="008237D6">
        <w:rPr>
          <w:rFonts w:ascii="Arial" w:hAnsi="Arial" w:cs="Arial"/>
          <w:sz w:val="28"/>
          <w:szCs w:val="28"/>
          <w:lang w:val="en-ZW"/>
        </w:rPr>
        <w:t xml:space="preserve"> pa </w:t>
      </w:r>
      <w:proofErr w:type="spellStart"/>
      <w:r w:rsidRPr="008237D6">
        <w:rPr>
          <w:rFonts w:ascii="Arial" w:hAnsi="Arial" w:cs="Arial"/>
          <w:sz w:val="28"/>
          <w:szCs w:val="28"/>
          <w:lang w:val="en-ZW"/>
        </w:rPr>
        <w:t>bhenji</w:t>
      </w:r>
      <w:proofErr w:type="spellEnd"/>
      <w:r w:rsidRPr="008237D6">
        <w:rPr>
          <w:rFonts w:ascii="Arial" w:hAnsi="Arial" w:cs="Arial"/>
          <w:sz w:val="28"/>
          <w:szCs w:val="28"/>
          <w:lang w:val="en-ZW"/>
        </w:rPr>
        <w:t xml:space="preserve"> ka </w:t>
      </w:r>
      <w:proofErr w:type="spellStart"/>
      <w:r w:rsidRPr="008237D6">
        <w:rPr>
          <w:rFonts w:ascii="Arial" w:hAnsi="Arial" w:cs="Arial"/>
          <w:sz w:val="28"/>
          <w:szCs w:val="28"/>
          <w:lang w:val="en-ZW"/>
        </w:rPr>
        <w:t>panenge</w:t>
      </w:r>
      <w:proofErr w:type="spellEnd"/>
      <w:r w:rsidRPr="008237D6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8237D6">
        <w:rPr>
          <w:rFonts w:ascii="Arial" w:hAnsi="Arial" w:cs="Arial"/>
          <w:sz w:val="28"/>
          <w:szCs w:val="28"/>
          <w:lang w:val="en-ZW"/>
        </w:rPr>
        <w:t>pachifanira</w:t>
      </w:r>
      <w:proofErr w:type="spellEnd"/>
      <w:r w:rsidRPr="008237D6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8237D6">
        <w:rPr>
          <w:rFonts w:ascii="Arial" w:hAnsi="Arial" w:cs="Arial"/>
          <w:sz w:val="28"/>
          <w:szCs w:val="28"/>
          <w:lang w:val="en-ZW"/>
        </w:rPr>
        <w:t>kugara</w:t>
      </w:r>
      <w:proofErr w:type="spellEnd"/>
      <w:r w:rsidRPr="008237D6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8237D6">
        <w:rPr>
          <w:rFonts w:ascii="Arial" w:hAnsi="Arial" w:cs="Arial"/>
          <w:sz w:val="28"/>
          <w:szCs w:val="28"/>
          <w:lang w:val="en-ZW"/>
        </w:rPr>
        <w:t>vanhu</w:t>
      </w:r>
      <w:proofErr w:type="spellEnd"/>
      <w:r w:rsidRPr="008237D6">
        <w:rPr>
          <w:rFonts w:ascii="Arial" w:hAnsi="Arial" w:cs="Arial"/>
          <w:sz w:val="28"/>
          <w:szCs w:val="28"/>
          <w:lang w:val="en-ZW"/>
        </w:rPr>
        <w:t xml:space="preserve"> just four, </w:t>
      </w:r>
      <w:proofErr w:type="spellStart"/>
      <w:r w:rsidRPr="008237D6">
        <w:rPr>
          <w:rFonts w:ascii="Arial" w:hAnsi="Arial" w:cs="Arial"/>
          <w:sz w:val="28"/>
          <w:szCs w:val="28"/>
          <w:lang w:val="en-ZW"/>
        </w:rPr>
        <w:t>tarirai</w:t>
      </w:r>
      <w:proofErr w:type="spellEnd"/>
      <w:r w:rsidRPr="008237D6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8237D6">
        <w:rPr>
          <w:rFonts w:ascii="Arial" w:hAnsi="Arial" w:cs="Arial"/>
          <w:sz w:val="28"/>
          <w:szCs w:val="28"/>
          <w:lang w:val="en-ZW"/>
        </w:rPr>
        <w:t>bhenji</w:t>
      </w:r>
      <w:proofErr w:type="spellEnd"/>
      <w:r w:rsidRPr="008237D6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8237D6">
        <w:rPr>
          <w:rFonts w:ascii="Arial" w:hAnsi="Arial" w:cs="Arial"/>
          <w:sz w:val="28"/>
          <w:szCs w:val="28"/>
          <w:lang w:val="en-ZW"/>
        </w:rPr>
        <w:t>iri</w:t>
      </w:r>
      <w:proofErr w:type="spellEnd"/>
      <w:r w:rsidRPr="008237D6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8237D6">
        <w:rPr>
          <w:rFonts w:ascii="Arial" w:hAnsi="Arial" w:cs="Arial"/>
          <w:sz w:val="28"/>
          <w:szCs w:val="28"/>
          <w:lang w:val="en-ZW"/>
        </w:rPr>
        <w:t>rine</w:t>
      </w:r>
      <w:proofErr w:type="spellEnd"/>
      <w:r w:rsidRPr="008237D6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8237D6">
        <w:rPr>
          <w:rFonts w:ascii="Arial" w:hAnsi="Arial" w:cs="Arial"/>
          <w:sz w:val="28"/>
          <w:szCs w:val="28"/>
          <w:lang w:val="en-ZW"/>
        </w:rPr>
        <w:t>vangani</w:t>
      </w:r>
      <w:proofErr w:type="spellEnd"/>
      <w:r w:rsidRPr="008237D6">
        <w:rPr>
          <w:rFonts w:ascii="Arial" w:hAnsi="Arial" w:cs="Arial"/>
          <w:sz w:val="28"/>
          <w:szCs w:val="28"/>
          <w:lang w:val="en-ZW"/>
        </w:rPr>
        <w:t xml:space="preserve">? six.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Ndosaka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musiwaanenge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akatsamwa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ma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bhenji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ako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anongokuputsira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pai… ? </w:t>
      </w:r>
      <w:r w:rsidRPr="00280B50">
        <w:rPr>
          <w:rFonts w:ascii="Arial" w:hAnsi="Arial" w:cs="Arial"/>
          <w:sz w:val="18"/>
          <w:szCs w:val="18"/>
          <w:lang w:val="en-ZW"/>
        </w:rPr>
        <w:t>[Congregation laughs</w:t>
      </w:r>
      <w:r>
        <w:rPr>
          <w:rFonts w:ascii="Arial" w:hAnsi="Arial" w:cs="Arial"/>
          <w:sz w:val="18"/>
          <w:szCs w:val="18"/>
          <w:lang w:val="en-ZW"/>
        </w:rPr>
        <w:t>—ED</w:t>
      </w:r>
      <w:r w:rsidRPr="00280B50">
        <w:rPr>
          <w:rFonts w:ascii="Arial" w:hAnsi="Arial" w:cs="Arial"/>
          <w:sz w:val="18"/>
          <w:szCs w:val="18"/>
          <w:lang w:val="en-ZW"/>
        </w:rPr>
        <w:t xml:space="preserve">]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Rinenge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rakanyarara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zvaro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bhenji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but muti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munhu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uyu</w:t>
      </w:r>
      <w:proofErr w:type="spellEnd"/>
      <w:r>
        <w:rPr>
          <w:rFonts w:ascii="Arial" w:hAnsi="Arial" w:cs="Arial"/>
          <w:sz w:val="28"/>
          <w:szCs w:val="28"/>
          <w:lang w:val="en-ZW"/>
        </w:rPr>
        <w:t>.</w:t>
      </w:r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r>
        <w:rPr>
          <w:rFonts w:ascii="Arial" w:hAnsi="Arial" w:cs="Arial"/>
          <w:sz w:val="28"/>
          <w:szCs w:val="28"/>
          <w:lang w:val="en-ZW"/>
        </w:rPr>
        <w:t>“</w:t>
      </w:r>
      <w:proofErr w:type="spellStart"/>
      <w:r>
        <w:rPr>
          <w:rFonts w:ascii="Arial" w:hAnsi="Arial" w:cs="Arial"/>
          <w:sz w:val="28"/>
          <w:szCs w:val="28"/>
          <w:lang w:val="en-ZW"/>
        </w:rPr>
        <w:t>A</w:t>
      </w:r>
      <w:r w:rsidRPr="00280B50">
        <w:rPr>
          <w:rFonts w:ascii="Arial" w:hAnsi="Arial" w:cs="Arial"/>
          <w:sz w:val="28"/>
          <w:szCs w:val="28"/>
          <w:lang w:val="en-ZW"/>
        </w:rPr>
        <w:t>kati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zvamunondiita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rimwe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 xml:space="preserve"> gore </w:t>
      </w:r>
      <w:proofErr w:type="spellStart"/>
      <w:r w:rsidRPr="00280B50">
        <w:rPr>
          <w:rFonts w:ascii="Arial" w:hAnsi="Arial" w:cs="Arial"/>
          <w:sz w:val="28"/>
          <w:szCs w:val="28"/>
          <w:lang w:val="en-ZW"/>
        </w:rPr>
        <w:t>vakomana</w:t>
      </w:r>
      <w:proofErr w:type="spellEnd"/>
      <w:r w:rsidRPr="00280B50">
        <w:rPr>
          <w:rFonts w:ascii="Arial" w:hAnsi="Arial" w:cs="Arial"/>
          <w:sz w:val="28"/>
          <w:szCs w:val="28"/>
          <w:lang w:val="en-ZW"/>
        </w:rPr>
        <w:t>.</w:t>
      </w:r>
      <w:r>
        <w:rPr>
          <w:rFonts w:ascii="Arial" w:hAnsi="Arial" w:cs="Arial"/>
          <w:sz w:val="28"/>
          <w:szCs w:val="28"/>
          <w:lang w:val="en-ZW"/>
        </w:rPr>
        <w:t>”</w:t>
      </w:r>
      <w:r w:rsidRPr="00280B50">
        <w:rPr>
          <w:rFonts w:ascii="Arial" w:hAnsi="Arial" w:cs="Arial"/>
          <w:sz w:val="28"/>
          <w:szCs w:val="28"/>
          <w:lang w:val="en-ZW"/>
        </w:rPr>
        <w:t xml:space="preserve"> </w:t>
      </w:r>
      <w:r w:rsidRPr="008C1F84">
        <w:rPr>
          <w:rFonts w:ascii="Arial" w:hAnsi="Arial" w:cs="Arial"/>
          <w:sz w:val="18"/>
          <w:szCs w:val="18"/>
        </w:rPr>
        <w:t>[Congregation laughs</w:t>
      </w:r>
      <w:r>
        <w:rPr>
          <w:rFonts w:ascii="Arial" w:hAnsi="Arial" w:cs="Arial"/>
          <w:sz w:val="18"/>
          <w:szCs w:val="18"/>
        </w:rPr>
        <w:t>—ED</w:t>
      </w:r>
      <w:r w:rsidRPr="008C1F84">
        <w:rPr>
          <w:rFonts w:ascii="Arial" w:hAnsi="Arial" w:cs="Arial"/>
          <w:sz w:val="18"/>
          <w:szCs w:val="18"/>
        </w:rPr>
        <w:t>]</w:t>
      </w:r>
      <w:r w:rsidRPr="00B73145">
        <w:rPr>
          <w:rFonts w:ascii="Arial" w:hAnsi="Arial" w:cs="Arial"/>
          <w:sz w:val="28"/>
          <w:szCs w:val="28"/>
        </w:rPr>
        <w:t xml:space="preserve"> </w:t>
      </w:r>
    </w:p>
    <w:p w14:paraId="30EF8658" w14:textId="77777777" w:rsidR="005D3BDE" w:rsidRPr="005D7B7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FA1A8D">
        <w:rPr>
          <w:rFonts w:ascii="Arial" w:hAnsi="Arial" w:cs="Arial"/>
          <w:sz w:val="28"/>
          <w:szCs w:val="28"/>
          <w:vertAlign w:val="superscript"/>
        </w:rPr>
        <w:t>66</w:t>
      </w:r>
      <w:r>
        <w:rPr>
          <w:rFonts w:ascii="Arial" w:hAnsi="Arial" w:cs="Arial"/>
          <w:sz w:val="28"/>
          <w:szCs w:val="28"/>
          <w:vertAlign w:val="superscript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Zvomumwe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musi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rinongoramba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 w:rsidRPr="008C1F84">
        <w:rPr>
          <w:rFonts w:ascii="Arial" w:hAnsi="Arial" w:cs="Arial"/>
          <w:sz w:val="18"/>
          <w:szCs w:val="18"/>
        </w:rPr>
        <w:t>[Apostle laughs</w:t>
      </w:r>
      <w:r>
        <w:rPr>
          <w:rFonts w:ascii="Arial" w:hAnsi="Arial" w:cs="Arial"/>
          <w:sz w:val="18"/>
          <w:szCs w:val="18"/>
        </w:rPr>
        <w:t>—ED</w:t>
      </w:r>
      <w:r w:rsidRPr="008C1F84">
        <w:rPr>
          <w:rFonts w:ascii="Arial" w:hAnsi="Arial" w:cs="Arial"/>
          <w:sz w:val="18"/>
          <w:szCs w:val="18"/>
        </w:rPr>
        <w:t>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mukaona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magara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two, four, six, seven </w:t>
      </w:r>
      <w:proofErr w:type="spellStart"/>
      <w:r w:rsidRPr="00B73145">
        <w:rPr>
          <w:rFonts w:ascii="Arial" w:hAnsi="Arial" w:cs="Arial"/>
          <w:sz w:val="28"/>
          <w:szCs w:val="28"/>
        </w:rPr>
        <w:t>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</w:t>
      </w:r>
      <w:r>
        <w:rPr>
          <w:rFonts w:ascii="Arial" w:hAnsi="Arial" w:cs="Arial"/>
          <w:sz w:val="28"/>
          <w:szCs w:val="28"/>
        </w:rPr>
        <w:t>e</w:t>
      </w:r>
      <w:r w:rsidRPr="00B73145">
        <w:rPr>
          <w:rFonts w:ascii="Arial" w:hAnsi="Arial" w:cs="Arial"/>
          <w:sz w:val="28"/>
          <w:szCs w:val="28"/>
        </w:rPr>
        <w:t>ripamberi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Mukuona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we are </w:t>
      </w:r>
      <w:r w:rsidRPr="00B73145">
        <w:rPr>
          <w:rFonts w:ascii="Arial" w:hAnsi="Arial" w:cs="Arial"/>
          <w:sz w:val="28"/>
          <w:szCs w:val="28"/>
        </w:rPr>
        <w:t xml:space="preserve"> overloaded? And </w:t>
      </w:r>
      <w:proofErr w:type="spellStart"/>
      <w:r w:rsidRPr="00B73145">
        <w:rPr>
          <w:rFonts w:ascii="Arial" w:hAnsi="Arial" w:cs="Arial"/>
          <w:sz w:val="28"/>
          <w:szCs w:val="28"/>
        </w:rPr>
        <w:t>ndomagariro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edu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kusvika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tasvika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B73145">
        <w:rPr>
          <w:rFonts w:ascii="Arial" w:hAnsi="Arial" w:cs="Arial"/>
          <w:sz w:val="28"/>
          <w:szCs w:val="28"/>
        </w:rPr>
        <w:t>uko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</w:t>
      </w:r>
      <w:r w:rsidRPr="00B73145">
        <w:rPr>
          <w:rFonts w:ascii="Arial" w:hAnsi="Arial" w:cs="Arial"/>
          <w:sz w:val="28"/>
          <w:szCs w:val="28"/>
        </w:rPr>
        <w:t>here as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mbenji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rinofanira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kugara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five, </w:t>
      </w:r>
      <w:proofErr w:type="spellStart"/>
      <w:r w:rsidRPr="00B73145">
        <w:rPr>
          <w:rFonts w:ascii="Arial" w:hAnsi="Arial" w:cs="Arial"/>
          <w:sz w:val="28"/>
          <w:szCs w:val="28"/>
        </w:rPr>
        <w:t>posara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space </w:t>
      </w:r>
      <w:proofErr w:type="spellStart"/>
      <w:r w:rsidRPr="00B73145">
        <w:rPr>
          <w:rFonts w:ascii="Arial" w:hAnsi="Arial" w:cs="Arial"/>
          <w:sz w:val="28"/>
          <w:szCs w:val="28"/>
        </w:rPr>
        <w:t>handi’moona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</w:t>
      </w:r>
      <w:r>
        <w:rPr>
          <w:rFonts w:ascii="Arial" w:hAnsi="Arial" w:cs="Arial"/>
          <w:sz w:val="28"/>
          <w:szCs w:val="28"/>
        </w:rPr>
        <w:t>ka</w:t>
      </w:r>
      <w:r w:rsidRPr="00B73145">
        <w:rPr>
          <w:rFonts w:ascii="Arial" w:hAnsi="Arial" w:cs="Arial"/>
          <w:sz w:val="28"/>
          <w:szCs w:val="28"/>
        </w:rPr>
        <w:t>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oh. Simukai Brother Kuda, </w:t>
      </w:r>
      <w:proofErr w:type="spellStart"/>
      <w:r>
        <w:rPr>
          <w:rFonts w:ascii="Arial" w:hAnsi="Arial" w:cs="Arial"/>
          <w:sz w:val="28"/>
          <w:szCs w:val="28"/>
        </w:rPr>
        <w:t>s</w:t>
      </w:r>
      <w:r w:rsidRPr="00B73145">
        <w:rPr>
          <w:rFonts w:ascii="Arial" w:hAnsi="Arial" w:cs="Arial"/>
          <w:sz w:val="28"/>
          <w:szCs w:val="28"/>
        </w:rPr>
        <w:t>imukai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Brother</w:t>
      </w:r>
      <w:r>
        <w:rPr>
          <w:rFonts w:ascii="Arial" w:hAnsi="Arial" w:cs="Arial"/>
          <w:sz w:val="28"/>
          <w:szCs w:val="28"/>
        </w:rPr>
        <w:t xml:space="preserve"> Eddy</w:t>
      </w:r>
      <w:r w:rsidRPr="00B73145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B73145">
        <w:rPr>
          <w:rFonts w:ascii="Arial" w:hAnsi="Arial" w:cs="Arial"/>
          <w:sz w:val="28"/>
          <w:szCs w:val="28"/>
        </w:rPr>
        <w:t>huyai</w:t>
      </w:r>
      <w:r>
        <w:rPr>
          <w:rFonts w:ascii="Arial" w:hAnsi="Arial" w:cs="Arial"/>
          <w:sz w:val="28"/>
          <w:szCs w:val="28"/>
        </w:rPr>
        <w:t>,</w:t>
      </w:r>
      <w:r w:rsidRPr="00B73145">
        <w:rPr>
          <w:rFonts w:ascii="Arial" w:hAnsi="Arial" w:cs="Arial"/>
          <w:sz w:val="28"/>
          <w:szCs w:val="28"/>
        </w:rPr>
        <w:t>budai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 xml:space="preserve"> line </w:t>
      </w:r>
      <w:proofErr w:type="spellStart"/>
      <w:r w:rsidRPr="00B73145">
        <w:rPr>
          <w:rFonts w:ascii="Arial" w:hAnsi="Arial" w:cs="Arial"/>
          <w:sz w:val="28"/>
          <w:szCs w:val="28"/>
        </w:rPr>
        <w:t>uko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tione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Imi chi </w:t>
      </w:r>
      <w:proofErr w:type="spellStart"/>
      <w:r w:rsidRPr="00D962DE">
        <w:rPr>
          <w:rFonts w:ascii="Arial" w:hAnsi="Arial" w:cs="Arial"/>
          <w:i/>
          <w:iCs/>
          <w:sz w:val="28"/>
          <w:szCs w:val="28"/>
        </w:rPr>
        <w:t>sprea-dhai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 w:rsidRPr="009972AC">
        <w:rPr>
          <w:rFonts w:ascii="Arial" w:hAnsi="Arial" w:cs="Arial"/>
          <w:sz w:val="18"/>
          <w:szCs w:val="18"/>
        </w:rPr>
        <w:t xml:space="preserve">[spread—Ed] </w:t>
      </w:r>
      <w:proofErr w:type="spellStart"/>
      <w:r w:rsidRPr="00B73145">
        <w:rPr>
          <w:rFonts w:ascii="Arial" w:hAnsi="Arial" w:cs="Arial"/>
          <w:sz w:val="28"/>
          <w:szCs w:val="28"/>
        </w:rPr>
        <w:t>manje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apa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Budai </w:t>
      </w:r>
      <w:proofErr w:type="spellStart"/>
      <w:r w:rsidRPr="00B73145">
        <w:rPr>
          <w:rFonts w:ascii="Arial" w:hAnsi="Arial" w:cs="Arial"/>
          <w:sz w:val="28"/>
          <w:szCs w:val="28"/>
        </w:rPr>
        <w:t>uko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b</w:t>
      </w:r>
      <w:r w:rsidRPr="00B73145">
        <w:rPr>
          <w:rFonts w:ascii="Arial" w:hAnsi="Arial" w:cs="Arial"/>
          <w:sz w:val="28"/>
          <w:szCs w:val="28"/>
        </w:rPr>
        <w:t xml:space="preserve">rother </w:t>
      </w:r>
      <w:proofErr w:type="spellStart"/>
      <w:r w:rsidRPr="00B73145">
        <w:rPr>
          <w:rFonts w:ascii="Arial" w:hAnsi="Arial" w:cs="Arial"/>
          <w:sz w:val="28"/>
          <w:szCs w:val="28"/>
        </w:rPr>
        <w:t>budai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R</w:t>
      </w:r>
      <w:r w:rsidRPr="00B73145">
        <w:rPr>
          <w:rFonts w:ascii="Arial" w:hAnsi="Arial" w:cs="Arial"/>
          <w:sz w:val="28"/>
          <w:szCs w:val="28"/>
        </w:rPr>
        <w:t xml:space="preserve">ight </w:t>
      </w:r>
      <w:proofErr w:type="spellStart"/>
      <w:r w:rsidRPr="00B73145">
        <w:rPr>
          <w:rFonts w:ascii="Arial" w:hAnsi="Arial" w:cs="Arial"/>
          <w:sz w:val="28"/>
          <w:szCs w:val="28"/>
        </w:rPr>
        <w:t>murikuona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kugara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kwakanaka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uku.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>, t</w:t>
      </w:r>
      <w:r w:rsidRPr="00B73145">
        <w:rPr>
          <w:rFonts w:ascii="Arial" w:hAnsi="Arial" w:cs="Arial"/>
          <w:sz w:val="28"/>
          <w:szCs w:val="28"/>
        </w:rPr>
        <w:t>ha</w:t>
      </w:r>
      <w:r>
        <w:rPr>
          <w:rFonts w:ascii="Arial" w:hAnsi="Arial" w:cs="Arial"/>
          <w:sz w:val="28"/>
          <w:szCs w:val="28"/>
        </w:rPr>
        <w:t>t</w:t>
      </w:r>
      <w:r w:rsidRPr="00B73145">
        <w:rPr>
          <w:rFonts w:ascii="Arial" w:hAnsi="Arial" w:cs="Arial"/>
          <w:sz w:val="28"/>
          <w:szCs w:val="28"/>
        </w:rPr>
        <w:t>’s good seating, so the good number is actually</w:t>
      </w:r>
      <w:r>
        <w:rPr>
          <w:rFonts w:ascii="Arial" w:hAnsi="Arial" w:cs="Arial"/>
          <w:sz w:val="28"/>
          <w:szCs w:val="28"/>
        </w:rPr>
        <w:t xml:space="preserve">…? </w:t>
      </w:r>
      <w:r w:rsidRPr="00B73145">
        <w:rPr>
          <w:rFonts w:ascii="Arial" w:hAnsi="Arial" w:cs="Arial"/>
          <w:sz w:val="28"/>
          <w:szCs w:val="28"/>
        </w:rPr>
        <w:t xml:space="preserve"> </w:t>
      </w:r>
      <w:r w:rsidRPr="0015444E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four,</w:t>
      </w:r>
      <w:r w:rsidRPr="0015444E">
        <w:rPr>
          <w:rFonts w:ascii="Arial" w:hAnsi="Arial" w:cs="Arial"/>
          <w:sz w:val="18"/>
          <w:szCs w:val="18"/>
        </w:rPr>
        <w:t xml:space="preserve">”] </w:t>
      </w:r>
      <w:r w:rsidRPr="00B73145">
        <w:rPr>
          <w:rFonts w:ascii="Arial" w:hAnsi="Arial" w:cs="Arial"/>
          <w:sz w:val="28"/>
          <w:szCs w:val="28"/>
        </w:rPr>
        <w:t>four</w:t>
      </w:r>
      <w:r>
        <w:rPr>
          <w:rFonts w:ascii="Arial" w:hAnsi="Arial" w:cs="Arial"/>
          <w:sz w:val="28"/>
          <w:szCs w:val="28"/>
        </w:rPr>
        <w:t>.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</w:t>
      </w:r>
      <w:r w:rsidRPr="00B73145">
        <w:rPr>
          <w:rFonts w:ascii="Arial" w:hAnsi="Arial" w:cs="Arial"/>
          <w:sz w:val="28"/>
          <w:szCs w:val="28"/>
        </w:rPr>
        <w:t>urikuona</w:t>
      </w:r>
      <w:proofErr w:type="spellEnd"/>
      <w:r>
        <w:rPr>
          <w:rFonts w:ascii="Arial" w:hAnsi="Arial" w:cs="Arial"/>
          <w:sz w:val="28"/>
          <w:szCs w:val="28"/>
        </w:rPr>
        <w:t>?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</w:t>
      </w:r>
      <w:r w:rsidRPr="00B73145">
        <w:rPr>
          <w:rFonts w:ascii="Arial" w:hAnsi="Arial" w:cs="Arial"/>
          <w:sz w:val="28"/>
          <w:szCs w:val="28"/>
        </w:rPr>
        <w:t>andinei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ne body s</w:t>
      </w:r>
      <w:r>
        <w:rPr>
          <w:rFonts w:ascii="Arial" w:hAnsi="Arial" w:cs="Arial"/>
          <w:sz w:val="28"/>
          <w:szCs w:val="28"/>
        </w:rPr>
        <w:t>ce</w:t>
      </w:r>
      <w:r w:rsidRPr="00B73145">
        <w:rPr>
          <w:rFonts w:ascii="Arial" w:hAnsi="Arial" w:cs="Arial"/>
          <w:sz w:val="28"/>
          <w:szCs w:val="28"/>
        </w:rPr>
        <w:t xml:space="preserve">nt </w:t>
      </w:r>
      <w:proofErr w:type="spellStart"/>
      <w:r w:rsidRPr="00B73145">
        <w:rPr>
          <w:rFonts w:ascii="Arial" w:hAnsi="Arial" w:cs="Arial"/>
          <w:sz w:val="28"/>
          <w:szCs w:val="28"/>
        </w:rPr>
        <w:t>yemumwe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handinzwe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munhuhwi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wemumwe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handinei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nawo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Deo kana </w:t>
      </w:r>
      <w:proofErr w:type="spellStart"/>
      <w:r w:rsidRPr="00B73145">
        <w:rPr>
          <w:rFonts w:ascii="Arial" w:hAnsi="Arial" w:cs="Arial"/>
          <w:sz w:val="28"/>
          <w:szCs w:val="28"/>
        </w:rPr>
        <w:t>kushaikwa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kwayo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hazvina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zvazvinondidii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</w:p>
    <w:p w14:paraId="7001AF1D" w14:textId="77777777" w:rsidR="005D3BDE" w:rsidRPr="00B73145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F4605A">
        <w:rPr>
          <w:rFonts w:ascii="Arial" w:hAnsi="Arial" w:cs="Arial"/>
          <w:sz w:val="28"/>
          <w:szCs w:val="28"/>
          <w:vertAlign w:val="superscript"/>
        </w:rPr>
        <w:t>67</w:t>
      </w:r>
      <w:r>
        <w:rPr>
          <w:rFonts w:ascii="Arial" w:hAnsi="Arial" w:cs="Arial"/>
          <w:sz w:val="28"/>
          <w:szCs w:val="28"/>
          <w:vertAlign w:val="superscript"/>
        </w:rPr>
        <w:t xml:space="preserve"> </w:t>
      </w:r>
      <w:commentRangeStart w:id="16"/>
      <w:r w:rsidRPr="00B73145">
        <w:rPr>
          <w:rFonts w:ascii="Arial" w:hAnsi="Arial" w:cs="Arial"/>
          <w:sz w:val="28"/>
          <w:szCs w:val="28"/>
        </w:rPr>
        <w:t>…</w:t>
      </w:r>
      <w:commentRangeEnd w:id="16"/>
      <w:proofErr w:type="spellStart"/>
      <w:r>
        <w:rPr>
          <w:rStyle w:val="CommentReference"/>
        </w:rPr>
        <w:commentReference w:id="16"/>
      </w:r>
      <w:r w:rsidRPr="00B73145">
        <w:rPr>
          <w:rFonts w:ascii="Arial" w:hAnsi="Arial" w:cs="Arial"/>
          <w:sz w:val="28"/>
          <w:szCs w:val="28"/>
        </w:rPr>
        <w:t>ndogariro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akanaka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ndomagariro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atinofanira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kuita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pama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bhenji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kusvika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tasvi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7A031C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ta</w:t>
      </w:r>
      <w:r w:rsidRPr="007A031C">
        <w:rPr>
          <w:rFonts w:ascii="Arial" w:hAnsi="Arial" w:cs="Arial"/>
          <w:sz w:val="18"/>
          <w:szCs w:val="18"/>
        </w:rPr>
        <w:t>svika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7A031C">
        <w:rPr>
          <w:rFonts w:ascii="Arial" w:hAnsi="Arial" w:cs="Arial"/>
          <w:sz w:val="18"/>
          <w:szCs w:val="18"/>
        </w:rPr>
        <w:t>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</w:t>
      </w:r>
      <w:r w:rsidRPr="00B73145">
        <w:rPr>
          <w:rFonts w:ascii="Arial" w:hAnsi="Arial" w:cs="Arial"/>
          <w:sz w:val="28"/>
          <w:szCs w:val="28"/>
        </w:rPr>
        <w:t>asvika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uko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B</w:t>
      </w:r>
      <w:r w:rsidRPr="00B73145">
        <w:rPr>
          <w:rFonts w:ascii="Arial" w:hAnsi="Arial" w:cs="Arial"/>
          <w:sz w:val="28"/>
          <w:szCs w:val="28"/>
        </w:rPr>
        <w:t>ut we can’t afford seating like</w:t>
      </w:r>
      <w:r>
        <w:rPr>
          <w:rFonts w:ascii="Arial" w:hAnsi="Arial" w:cs="Arial"/>
          <w:sz w:val="28"/>
          <w:szCs w:val="28"/>
        </w:rPr>
        <w:t xml:space="preserve"> that</w:t>
      </w:r>
      <w:r w:rsidRPr="00B73145">
        <w:rPr>
          <w:rFonts w:ascii="Arial" w:hAnsi="Arial" w:cs="Arial"/>
          <w:sz w:val="28"/>
          <w:szCs w:val="28"/>
        </w:rPr>
        <w:t xml:space="preserve">. We can’t, </w:t>
      </w:r>
      <w:proofErr w:type="spellStart"/>
      <w:r w:rsidRPr="00B73145">
        <w:rPr>
          <w:rFonts w:ascii="Arial" w:hAnsi="Arial" w:cs="Arial"/>
          <w:sz w:val="28"/>
          <w:szCs w:val="28"/>
        </w:rPr>
        <w:t>garai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henyu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pasi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commentRangeStart w:id="17"/>
      <w:r w:rsidRPr="00B73145">
        <w:rPr>
          <w:rFonts w:ascii="Arial" w:hAnsi="Arial" w:cs="Arial"/>
          <w:sz w:val="28"/>
          <w:szCs w:val="28"/>
        </w:rPr>
        <w:t>brother.</w:t>
      </w:r>
      <w:commentRangeEnd w:id="17"/>
      <w:r>
        <w:rPr>
          <w:rStyle w:val="CommentReference"/>
        </w:rPr>
        <w:commentReference w:id="17"/>
      </w:r>
      <w:r w:rsidRPr="00B73145">
        <w:rPr>
          <w:rFonts w:ascii="Arial" w:hAnsi="Arial" w:cs="Arial"/>
          <w:sz w:val="28"/>
          <w:szCs w:val="28"/>
        </w:rPr>
        <w:t xml:space="preserve"> Saka </w:t>
      </w:r>
      <w:proofErr w:type="spellStart"/>
      <w:r w:rsidRPr="00B73145">
        <w:rPr>
          <w:rFonts w:ascii="Arial" w:hAnsi="Arial" w:cs="Arial"/>
          <w:sz w:val="28"/>
          <w:szCs w:val="28"/>
        </w:rPr>
        <w:t>ndozvatiri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kutaura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pakuda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Church </w:t>
      </w:r>
      <w:proofErr w:type="spellStart"/>
      <w:r w:rsidRPr="00B73145">
        <w:rPr>
          <w:rFonts w:ascii="Arial" w:hAnsi="Arial" w:cs="Arial"/>
          <w:sz w:val="28"/>
          <w:szCs w:val="28"/>
        </w:rPr>
        <w:t>iwedze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F01B07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F01B07">
        <w:rPr>
          <w:rFonts w:ascii="Arial" w:hAnsi="Arial" w:cs="Arial"/>
          <w:sz w:val="18"/>
          <w:szCs w:val="18"/>
        </w:rPr>
        <w:t>iwedzere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F01B07">
        <w:rPr>
          <w:rFonts w:ascii="Arial" w:hAnsi="Arial" w:cs="Arial"/>
          <w:sz w:val="18"/>
          <w:szCs w:val="18"/>
        </w:rPr>
        <w:t>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</w:t>
      </w:r>
      <w:r w:rsidRPr="00B73145">
        <w:rPr>
          <w:rFonts w:ascii="Arial" w:hAnsi="Arial" w:cs="Arial"/>
          <w:sz w:val="28"/>
          <w:szCs w:val="28"/>
        </w:rPr>
        <w:t>wedzerwe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Hakuzi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kugara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kwakanaka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uku</w:t>
      </w:r>
      <w:r>
        <w:rPr>
          <w:rFonts w:ascii="Arial" w:hAnsi="Arial" w:cs="Arial"/>
          <w:sz w:val="28"/>
          <w:szCs w:val="28"/>
        </w:rPr>
        <w:t>.</w:t>
      </w:r>
      <w:r w:rsidRPr="00B73145">
        <w:rPr>
          <w:rFonts w:ascii="Arial" w:hAnsi="Arial" w:cs="Arial"/>
          <w:sz w:val="28"/>
          <w:szCs w:val="28"/>
        </w:rPr>
        <w:t xml:space="preserve"> </w:t>
      </w:r>
      <w:r w:rsidRPr="00E75496">
        <w:rPr>
          <w:rFonts w:ascii="Arial" w:hAnsi="Arial" w:cs="Arial"/>
          <w:sz w:val="28"/>
          <w:szCs w:val="28"/>
          <w:lang w:val="en-ZW"/>
        </w:rPr>
        <w:t>e</w:t>
      </w:r>
      <w:r w:rsidRPr="00DB656F">
        <w:rPr>
          <w:rFonts w:ascii="Arial" w:hAnsi="Arial" w:cs="Arial"/>
          <w:sz w:val="28"/>
          <w:szCs w:val="28"/>
          <w:lang w:val="en-ZW"/>
        </w:rPr>
        <w:t xml:space="preserve"> Ende</w:t>
      </w:r>
      <w:r w:rsidRPr="00E75496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E75496">
        <w:rPr>
          <w:rFonts w:ascii="Arial" w:hAnsi="Arial" w:cs="Arial"/>
          <w:sz w:val="28"/>
          <w:szCs w:val="28"/>
          <w:lang w:val="en-ZW"/>
        </w:rPr>
        <w:t>tiri</w:t>
      </w:r>
      <w:proofErr w:type="spellEnd"/>
      <w:r w:rsidRPr="00E75496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E75496">
        <w:rPr>
          <w:rFonts w:ascii="Arial" w:hAnsi="Arial" w:cs="Arial"/>
          <w:sz w:val="28"/>
          <w:szCs w:val="28"/>
          <w:lang w:val="en-ZW"/>
        </w:rPr>
        <w:t>vanhu</w:t>
      </w:r>
      <w:proofErr w:type="spellEnd"/>
      <w:r w:rsidRPr="00E75496">
        <w:rPr>
          <w:rFonts w:ascii="Arial" w:hAnsi="Arial" w:cs="Arial"/>
          <w:sz w:val="28"/>
          <w:szCs w:val="28"/>
          <w:lang w:val="en-ZW"/>
        </w:rPr>
        <w:t xml:space="preserve"> vane </w:t>
      </w:r>
      <w:proofErr w:type="spellStart"/>
      <w:r w:rsidRPr="00E75496">
        <w:rPr>
          <w:rFonts w:ascii="Arial" w:hAnsi="Arial" w:cs="Arial"/>
          <w:sz w:val="28"/>
          <w:szCs w:val="28"/>
          <w:lang w:val="en-ZW"/>
        </w:rPr>
        <w:t>mari</w:t>
      </w:r>
      <w:proofErr w:type="spellEnd"/>
      <w:r w:rsidRPr="00DB656F">
        <w:rPr>
          <w:rFonts w:ascii="Arial" w:hAnsi="Arial" w:cs="Arial"/>
          <w:sz w:val="28"/>
          <w:szCs w:val="28"/>
          <w:lang w:val="en-ZW"/>
        </w:rPr>
        <w:t>.</w:t>
      </w:r>
      <w:r w:rsidRPr="00E75496">
        <w:rPr>
          <w:rFonts w:ascii="Arial" w:hAnsi="Arial" w:cs="Arial"/>
          <w:sz w:val="28"/>
          <w:szCs w:val="28"/>
          <w:lang w:val="en-ZW"/>
        </w:rPr>
        <w:t xml:space="preserve">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 w:rsidRPr="00E75496">
        <w:rPr>
          <w:rFonts w:ascii="Arial" w:hAnsi="Arial" w:cs="Arial"/>
          <w:sz w:val="28"/>
          <w:szCs w:val="28"/>
          <w:lang w:val="en-ZW"/>
        </w:rPr>
        <w:t xml:space="preserve">Mwari </w:t>
      </w:r>
      <w:proofErr w:type="spellStart"/>
      <w:r w:rsidRPr="00E75496">
        <w:rPr>
          <w:rFonts w:ascii="Arial" w:hAnsi="Arial" w:cs="Arial"/>
          <w:sz w:val="28"/>
          <w:szCs w:val="28"/>
          <w:lang w:val="en-ZW"/>
        </w:rPr>
        <w:t>akati</w:t>
      </w:r>
      <w:proofErr w:type="spellEnd"/>
      <w:r w:rsidRPr="00E75496">
        <w:rPr>
          <w:rFonts w:ascii="Arial" w:hAnsi="Arial" w:cs="Arial"/>
          <w:sz w:val="28"/>
          <w:szCs w:val="28"/>
          <w:lang w:val="en-ZW"/>
        </w:rPr>
        <w:t>, “</w:t>
      </w:r>
      <w:proofErr w:type="spellStart"/>
      <w:r w:rsidRPr="00E75496">
        <w:rPr>
          <w:rFonts w:ascii="Arial" w:hAnsi="Arial" w:cs="Arial"/>
          <w:sz w:val="28"/>
          <w:szCs w:val="28"/>
          <w:lang w:val="en-ZW"/>
        </w:rPr>
        <w:t>Sirivhera</w:t>
      </w:r>
      <w:proofErr w:type="spellEnd"/>
      <w:r w:rsidRPr="00E75496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E75496">
        <w:rPr>
          <w:rFonts w:ascii="Arial" w:hAnsi="Arial" w:cs="Arial"/>
          <w:sz w:val="28"/>
          <w:szCs w:val="28"/>
          <w:lang w:val="en-ZW"/>
        </w:rPr>
        <w:t>nendarama</w:t>
      </w:r>
      <w:proofErr w:type="spellEnd"/>
      <w:r w:rsidRPr="00E75496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E75496">
        <w:rPr>
          <w:rFonts w:ascii="Arial" w:hAnsi="Arial" w:cs="Arial"/>
          <w:sz w:val="28"/>
          <w:szCs w:val="28"/>
          <w:lang w:val="en-ZW"/>
        </w:rPr>
        <w:t>ndezvangu</w:t>
      </w:r>
      <w:proofErr w:type="spellEnd"/>
      <w:r w:rsidRPr="00E75496">
        <w:rPr>
          <w:rFonts w:ascii="Arial" w:hAnsi="Arial" w:cs="Arial"/>
          <w:sz w:val="28"/>
          <w:szCs w:val="28"/>
          <w:lang w:val="en-ZW"/>
        </w:rPr>
        <w:t>.”</w:t>
      </w:r>
      <w:r w:rsidRPr="00E75496">
        <w:rPr>
          <w:lang w:val="en-ZW"/>
        </w:rPr>
        <w:t xml:space="preserve">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</w:p>
    <w:p w14:paraId="0BA7E0E0" w14:textId="77777777" w:rsidR="005D3BDE" w:rsidRPr="00E75496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F4605A">
        <w:rPr>
          <w:rFonts w:ascii="Arial" w:hAnsi="Arial" w:cs="Arial"/>
          <w:sz w:val="28"/>
          <w:szCs w:val="28"/>
          <w:vertAlign w:val="superscript"/>
          <w:lang w:val="fr-FR"/>
        </w:rPr>
        <w:lastRenderedPageBreak/>
        <w:t>68</w:t>
      </w:r>
      <w:r>
        <w:rPr>
          <w:rFonts w:ascii="Arial" w:hAnsi="Arial" w:cs="Arial"/>
          <w:sz w:val="28"/>
          <w:szCs w:val="28"/>
          <w:vertAlign w:val="superscript"/>
          <w:lang w:val="fr-FR"/>
        </w:rPr>
        <w:t xml:space="preserve"> </w:t>
      </w:r>
      <w:r w:rsidRPr="00E75496">
        <w:rPr>
          <w:rFonts w:ascii="Arial" w:hAnsi="Arial" w:cs="Arial"/>
          <w:sz w:val="28"/>
          <w:szCs w:val="28"/>
          <w:lang w:val="fr-FR"/>
        </w:rPr>
        <w:t xml:space="preserve">Mari pano </w:t>
      </w:r>
      <w:proofErr w:type="spellStart"/>
      <w:r w:rsidRPr="00E75496">
        <w:rPr>
          <w:rFonts w:ascii="Arial" w:hAnsi="Arial" w:cs="Arial"/>
          <w:sz w:val="28"/>
          <w:szCs w:val="28"/>
          <w:lang w:val="fr-FR"/>
        </w:rPr>
        <w:t>iripo</w:t>
      </w:r>
      <w:proofErr w:type="spellEnd"/>
      <w:r w:rsidRPr="00E75496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Pr="00E75496">
        <w:rPr>
          <w:rFonts w:ascii="Arial" w:hAnsi="Arial" w:cs="Arial"/>
          <w:sz w:val="28"/>
          <w:szCs w:val="28"/>
          <w:lang w:val="fr-FR"/>
        </w:rPr>
        <w:t>munoziva</w:t>
      </w:r>
      <w:proofErr w:type="spellEnd"/>
      <w:r w:rsidRPr="00E75496">
        <w:rPr>
          <w:rFonts w:ascii="Arial" w:hAnsi="Arial" w:cs="Arial"/>
          <w:sz w:val="28"/>
          <w:szCs w:val="28"/>
          <w:lang w:val="fr-FR"/>
        </w:rPr>
        <w:t xml:space="preserve"> kana une mari </w:t>
      </w:r>
      <w:proofErr w:type="spellStart"/>
      <w:r w:rsidRPr="00E75496">
        <w:rPr>
          <w:rFonts w:ascii="Arial" w:hAnsi="Arial" w:cs="Arial"/>
          <w:sz w:val="28"/>
          <w:szCs w:val="28"/>
          <w:lang w:val="fr-FR"/>
        </w:rPr>
        <w:t>unogona</w:t>
      </w:r>
      <w:proofErr w:type="spellEnd"/>
      <w:r w:rsidRPr="00E7549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E75496">
        <w:rPr>
          <w:rFonts w:ascii="Arial" w:hAnsi="Arial" w:cs="Arial"/>
          <w:sz w:val="28"/>
          <w:szCs w:val="28"/>
          <w:lang w:val="fr-FR"/>
        </w:rPr>
        <w:t>kusaziva</w:t>
      </w:r>
      <w:proofErr w:type="spellEnd"/>
      <w:r w:rsidRPr="00E7549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E75496">
        <w:rPr>
          <w:rFonts w:ascii="Arial" w:hAnsi="Arial" w:cs="Arial"/>
          <w:sz w:val="28"/>
          <w:szCs w:val="28"/>
          <w:lang w:val="fr-FR"/>
        </w:rPr>
        <w:t>kuti</w:t>
      </w:r>
      <w:proofErr w:type="spellEnd"/>
      <w:r w:rsidRPr="00E75496">
        <w:rPr>
          <w:rFonts w:ascii="Arial" w:hAnsi="Arial" w:cs="Arial"/>
          <w:sz w:val="28"/>
          <w:szCs w:val="28"/>
          <w:lang w:val="fr-FR"/>
        </w:rPr>
        <w:t xml:space="preserve">  </w:t>
      </w:r>
      <w:proofErr w:type="spellStart"/>
      <w:r w:rsidRPr="00E75496">
        <w:rPr>
          <w:rFonts w:ascii="Arial" w:hAnsi="Arial" w:cs="Arial"/>
          <w:sz w:val="28"/>
          <w:szCs w:val="28"/>
          <w:lang w:val="fr-FR"/>
        </w:rPr>
        <w:t>unayo</w:t>
      </w:r>
      <w:proofErr w:type="spellEnd"/>
      <w:r>
        <w:rPr>
          <w:rFonts w:ascii="Arial" w:hAnsi="Arial" w:cs="Arial"/>
          <w:sz w:val="28"/>
          <w:szCs w:val="28"/>
          <w:lang w:val="fr-FR"/>
        </w:rPr>
        <w:t> ?</w:t>
      </w:r>
      <w:r w:rsidRPr="00E75496">
        <w:rPr>
          <w:rFonts w:ascii="Arial" w:hAnsi="Arial" w:cs="Arial"/>
          <w:sz w:val="28"/>
          <w:szCs w:val="28"/>
          <w:lang w:val="fr-FR"/>
        </w:rPr>
        <w:t xml:space="preserve"> </w:t>
      </w:r>
      <w:r w:rsidRPr="00E75496">
        <w:rPr>
          <w:rFonts w:ascii="Arial" w:hAnsi="Arial" w:cs="Arial"/>
          <w:sz w:val="28"/>
          <w:szCs w:val="28"/>
          <w:lang w:val="en-ZW"/>
        </w:rPr>
        <w:t xml:space="preserve">Mmm but </w:t>
      </w:r>
      <w:proofErr w:type="spellStart"/>
      <w:r w:rsidRPr="00E75496">
        <w:rPr>
          <w:rFonts w:ascii="Arial" w:hAnsi="Arial" w:cs="Arial"/>
          <w:sz w:val="28"/>
          <w:szCs w:val="28"/>
          <w:lang w:val="en-ZW"/>
        </w:rPr>
        <w:t>unayo</w:t>
      </w:r>
      <w:proofErr w:type="spellEnd"/>
      <w:r w:rsidRPr="00E75496">
        <w:rPr>
          <w:rFonts w:ascii="Arial" w:hAnsi="Arial" w:cs="Arial"/>
          <w:sz w:val="28"/>
          <w:szCs w:val="28"/>
          <w:lang w:val="en-ZW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Zvinongo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75496">
        <w:rPr>
          <w:rFonts w:ascii="Arial" w:hAnsi="Arial" w:cs="Arial"/>
          <w:i/>
          <w:iCs/>
          <w:sz w:val="28"/>
          <w:szCs w:val="28"/>
        </w:rPr>
        <w:t>dhipenda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 w:rsidRPr="00E75496">
        <w:rPr>
          <w:rFonts w:ascii="Arial" w:hAnsi="Arial" w:cs="Arial"/>
          <w:sz w:val="18"/>
          <w:szCs w:val="18"/>
        </w:rPr>
        <w:t>[it depend</w:t>
      </w:r>
      <w:r>
        <w:rPr>
          <w:rFonts w:ascii="Arial" w:hAnsi="Arial" w:cs="Arial"/>
          <w:sz w:val="18"/>
          <w:szCs w:val="18"/>
        </w:rPr>
        <w:t>s</w:t>
      </w:r>
      <w:r w:rsidRPr="00E75496">
        <w:rPr>
          <w:rFonts w:ascii="Arial" w:hAnsi="Arial" w:cs="Arial"/>
          <w:sz w:val="18"/>
          <w:szCs w:val="18"/>
        </w:rPr>
        <w:t>—ED]</w:t>
      </w:r>
      <w:r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nemaonero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</w:t>
      </w:r>
      <w:r w:rsidRPr="00B73145">
        <w:rPr>
          <w:rFonts w:ascii="Arial" w:hAnsi="Arial" w:cs="Arial"/>
          <w:sz w:val="28"/>
          <w:szCs w:val="28"/>
        </w:rPr>
        <w:t>unodii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054870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054870">
        <w:rPr>
          <w:rFonts w:ascii="Arial" w:hAnsi="Arial" w:cs="Arial"/>
          <w:sz w:val="18"/>
          <w:szCs w:val="18"/>
        </w:rPr>
        <w:t>aunoita</w:t>
      </w:r>
      <w:proofErr w:type="spellEnd"/>
      <w:r w:rsidRPr="00054870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Nekuda </w:t>
      </w:r>
      <w:proofErr w:type="spellStart"/>
      <w:r w:rsidRPr="00E75496">
        <w:rPr>
          <w:rFonts w:ascii="Arial" w:hAnsi="Arial" w:cs="Arial"/>
          <w:i/>
          <w:iCs/>
          <w:sz w:val="28"/>
          <w:szCs w:val="28"/>
        </w:rPr>
        <w:t>kukompita</w:t>
      </w:r>
      <w:r>
        <w:rPr>
          <w:rFonts w:ascii="Arial" w:hAnsi="Arial" w:cs="Arial"/>
          <w:i/>
          <w:iCs/>
          <w:sz w:val="28"/>
          <w:szCs w:val="28"/>
        </w:rPr>
        <w:t>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15444E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to compete—ED</w:t>
      </w:r>
      <w:r w:rsidRPr="0015444E">
        <w:rPr>
          <w:rFonts w:ascii="Arial" w:hAnsi="Arial" w:cs="Arial"/>
          <w:sz w:val="18"/>
          <w:szCs w:val="18"/>
        </w:rPr>
        <w:t xml:space="preserve">] 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nevamwe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haikona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kukompita</w:t>
      </w:r>
      <w:r>
        <w:rPr>
          <w:rFonts w:ascii="Arial" w:hAnsi="Arial" w:cs="Arial"/>
          <w:sz w:val="28"/>
          <w:szCs w:val="28"/>
        </w:rPr>
        <w:t>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nevatsvene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Pr="00B73145">
        <w:rPr>
          <w:rFonts w:ascii="Arial" w:hAnsi="Arial" w:cs="Arial"/>
          <w:sz w:val="28"/>
          <w:szCs w:val="28"/>
        </w:rPr>
        <w:t>anosimudza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waanodii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 </w:t>
      </w:r>
      <w:r w:rsidRPr="00054870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054870">
        <w:rPr>
          <w:rFonts w:ascii="Arial" w:hAnsi="Arial" w:cs="Arial"/>
          <w:sz w:val="18"/>
          <w:szCs w:val="18"/>
        </w:rPr>
        <w:t>waanoda</w:t>
      </w:r>
      <w:proofErr w:type="spellEnd"/>
      <w:r w:rsidRPr="00054870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Ehe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waachada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kuita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billionaire </w:t>
      </w:r>
      <w:proofErr w:type="spellStart"/>
      <w:r w:rsidRPr="00B73145">
        <w:rPr>
          <w:rFonts w:ascii="Arial" w:hAnsi="Arial" w:cs="Arial"/>
          <w:sz w:val="28"/>
          <w:szCs w:val="28"/>
        </w:rPr>
        <w:t>anongoita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billionaire w</w:t>
      </w:r>
      <w:r>
        <w:rPr>
          <w:rFonts w:ascii="Arial" w:hAnsi="Arial" w:cs="Arial"/>
          <w:sz w:val="28"/>
          <w:szCs w:val="28"/>
        </w:rPr>
        <w:t>he</w:t>
      </w:r>
      <w:r w:rsidRPr="00B73145">
        <w:rPr>
          <w:rFonts w:ascii="Arial" w:hAnsi="Arial" w:cs="Arial"/>
          <w:sz w:val="28"/>
          <w:szCs w:val="28"/>
        </w:rPr>
        <w:t xml:space="preserve">ther you compete with him or not. </w:t>
      </w:r>
      <w:proofErr w:type="spellStart"/>
      <w:r w:rsidRPr="00B73145">
        <w:rPr>
          <w:rFonts w:ascii="Arial" w:hAnsi="Arial" w:cs="Arial"/>
          <w:sz w:val="28"/>
          <w:szCs w:val="28"/>
        </w:rPr>
        <w:t>Ndosaka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isu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taka </w:t>
      </w:r>
      <w:proofErr w:type="spellStart"/>
      <w:r w:rsidRPr="00E955F3">
        <w:rPr>
          <w:rFonts w:ascii="Arial" w:hAnsi="Arial" w:cs="Arial"/>
          <w:i/>
          <w:iCs/>
          <w:sz w:val="28"/>
          <w:szCs w:val="28"/>
        </w:rPr>
        <w:t>compe</w:t>
      </w:r>
      <w:proofErr w:type="spellEnd"/>
      <w:r w:rsidRPr="00E955F3">
        <w:rPr>
          <w:rFonts w:ascii="Arial" w:hAnsi="Arial" w:cs="Arial"/>
          <w:i/>
          <w:iCs/>
          <w:sz w:val="28"/>
          <w:szCs w:val="28"/>
        </w:rPr>
        <w:t>-twa</w:t>
      </w:r>
      <w:r w:rsidRPr="00B73145">
        <w:rPr>
          <w:rFonts w:ascii="Arial" w:hAnsi="Arial" w:cs="Arial"/>
          <w:sz w:val="28"/>
          <w:szCs w:val="28"/>
        </w:rPr>
        <w:t xml:space="preserve"> </w:t>
      </w:r>
      <w:r w:rsidRPr="00E75496">
        <w:rPr>
          <w:rFonts w:ascii="Arial" w:hAnsi="Arial" w:cs="Arial"/>
          <w:sz w:val="18"/>
          <w:szCs w:val="18"/>
        </w:rPr>
        <w:t>[competed—Ed]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nehama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dzakawanda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Murandu </w:t>
      </w:r>
      <w:proofErr w:type="spellStart"/>
      <w:r w:rsidRPr="00B73145">
        <w:rPr>
          <w:rFonts w:ascii="Arial" w:hAnsi="Arial" w:cs="Arial"/>
          <w:sz w:val="28"/>
          <w:szCs w:val="28"/>
        </w:rPr>
        <w:t>vakauya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75496">
        <w:rPr>
          <w:rFonts w:ascii="Arial" w:hAnsi="Arial" w:cs="Arial"/>
          <w:i/>
          <w:iCs/>
          <w:sz w:val="28"/>
          <w:szCs w:val="28"/>
        </w:rPr>
        <w:t>compe</w:t>
      </w:r>
      <w:proofErr w:type="spellEnd"/>
      <w:r w:rsidRPr="00E75496">
        <w:rPr>
          <w:rFonts w:ascii="Arial" w:hAnsi="Arial" w:cs="Arial"/>
          <w:i/>
          <w:iCs/>
          <w:sz w:val="28"/>
          <w:szCs w:val="28"/>
        </w:rPr>
        <w:t>-ta</w:t>
      </w:r>
      <w:r w:rsidRPr="00B73145">
        <w:rPr>
          <w:rFonts w:ascii="Arial" w:hAnsi="Arial" w:cs="Arial"/>
          <w:sz w:val="28"/>
          <w:szCs w:val="28"/>
        </w:rPr>
        <w:t xml:space="preserve"> </w:t>
      </w:r>
      <w:r w:rsidRPr="0015444E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to compete—ED</w:t>
      </w:r>
      <w:r w:rsidRPr="0015444E">
        <w:rPr>
          <w:rFonts w:ascii="Arial" w:hAnsi="Arial" w:cs="Arial"/>
          <w:sz w:val="18"/>
          <w:szCs w:val="18"/>
        </w:rPr>
        <w:t xml:space="preserve">] 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Marisa </w:t>
      </w:r>
      <w:proofErr w:type="spellStart"/>
      <w:r w:rsidRPr="00B73145">
        <w:rPr>
          <w:rFonts w:ascii="Arial" w:hAnsi="Arial" w:cs="Arial"/>
          <w:sz w:val="28"/>
          <w:szCs w:val="28"/>
        </w:rPr>
        <w:t>vakauya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955F3">
        <w:rPr>
          <w:rFonts w:ascii="Arial" w:hAnsi="Arial" w:cs="Arial"/>
          <w:i/>
          <w:iCs/>
          <w:sz w:val="28"/>
          <w:szCs w:val="28"/>
        </w:rPr>
        <w:t>compe</w:t>
      </w:r>
      <w:proofErr w:type="spellEnd"/>
      <w:r w:rsidRPr="00E955F3">
        <w:rPr>
          <w:rFonts w:ascii="Arial" w:hAnsi="Arial" w:cs="Arial"/>
          <w:i/>
          <w:iCs/>
          <w:sz w:val="28"/>
          <w:szCs w:val="28"/>
        </w:rPr>
        <w:t>-ta</w:t>
      </w:r>
      <w:r>
        <w:rPr>
          <w:rFonts w:ascii="Arial" w:hAnsi="Arial" w:cs="Arial"/>
          <w:i/>
          <w:iCs/>
          <w:sz w:val="28"/>
          <w:szCs w:val="28"/>
        </w:rPr>
        <w:t>.</w:t>
      </w:r>
      <w:r w:rsidRPr="00345CF6">
        <w:rPr>
          <w:rFonts w:ascii="Arial" w:hAnsi="Arial" w:cs="Arial"/>
          <w:sz w:val="18"/>
          <w:szCs w:val="18"/>
        </w:rPr>
        <w:t xml:space="preserve"> </w:t>
      </w:r>
      <w:r w:rsidRPr="0015444E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to compete—ED</w:t>
      </w:r>
      <w:r w:rsidRPr="0015444E">
        <w:rPr>
          <w:rFonts w:ascii="Arial" w:hAnsi="Arial" w:cs="Arial"/>
          <w:sz w:val="18"/>
          <w:szCs w:val="18"/>
        </w:rPr>
        <w:t xml:space="preserve">] </w:t>
      </w:r>
      <w:r w:rsidRPr="00B73145"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N</w:t>
      </w:r>
      <w:r w:rsidRPr="00B73145">
        <w:rPr>
          <w:rFonts w:ascii="Arial" w:hAnsi="Arial" w:cs="Arial"/>
          <w:sz w:val="28"/>
          <w:szCs w:val="28"/>
        </w:rPr>
        <w:t>do</w:t>
      </w:r>
      <w:r>
        <w:rPr>
          <w:rFonts w:ascii="Arial" w:hAnsi="Arial" w:cs="Arial"/>
          <w:sz w:val="28"/>
          <w:szCs w:val="28"/>
        </w:rPr>
        <w:t>pvaka</w:t>
      </w:r>
      <w:r w:rsidRPr="00B73145">
        <w:rPr>
          <w:rFonts w:ascii="Arial" w:hAnsi="Arial" w:cs="Arial"/>
          <w:sz w:val="28"/>
          <w:szCs w:val="28"/>
        </w:rPr>
        <w:t>vakazoita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Brother Gumbura? </w:t>
      </w:r>
      <w:proofErr w:type="spellStart"/>
      <w:r w:rsidRPr="00B73145">
        <w:rPr>
          <w:rFonts w:ascii="Arial" w:hAnsi="Arial" w:cs="Arial"/>
          <w:sz w:val="28"/>
          <w:szCs w:val="28"/>
        </w:rPr>
        <w:t>Ndova</w:t>
      </w:r>
      <w:r>
        <w:rPr>
          <w:rFonts w:ascii="Arial" w:hAnsi="Arial" w:cs="Arial"/>
          <w:sz w:val="28"/>
          <w:szCs w:val="28"/>
        </w:rPr>
        <w:t>pa</w:t>
      </w:r>
      <w:r w:rsidRPr="00B73145">
        <w:rPr>
          <w:rFonts w:ascii="Arial" w:hAnsi="Arial" w:cs="Arial"/>
          <w:sz w:val="28"/>
          <w:szCs w:val="28"/>
        </w:rPr>
        <w:t>kazoita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Church </w:t>
      </w:r>
      <w:proofErr w:type="spellStart"/>
      <w:r w:rsidRPr="00B73145">
        <w:rPr>
          <w:rFonts w:ascii="Arial" w:hAnsi="Arial" w:cs="Arial"/>
          <w:sz w:val="28"/>
          <w:szCs w:val="28"/>
        </w:rPr>
        <w:t>dzinenge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dzangu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? Vana Innocent </w:t>
      </w:r>
      <w:proofErr w:type="spellStart"/>
      <w:r w:rsidRPr="00B73145">
        <w:rPr>
          <w:rFonts w:ascii="Arial" w:hAnsi="Arial" w:cs="Arial"/>
          <w:sz w:val="28"/>
          <w:szCs w:val="28"/>
        </w:rPr>
        <w:t>chaivo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chaivo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kuita</w:t>
      </w:r>
      <w:proofErr w:type="spellEnd"/>
      <w:r>
        <w:rPr>
          <w:rFonts w:ascii="Arial" w:hAnsi="Arial" w:cs="Arial"/>
          <w:sz w:val="28"/>
          <w:szCs w:val="28"/>
        </w:rPr>
        <w:t xml:space="preserve"> church </w:t>
      </w:r>
      <w:r w:rsidRPr="00B73145">
        <w:rPr>
          <w:rFonts w:ascii="Arial" w:hAnsi="Arial" w:cs="Arial"/>
          <w:sz w:val="28"/>
          <w:szCs w:val="28"/>
        </w:rPr>
        <w:t xml:space="preserve"> nana Medicine </w:t>
      </w:r>
      <w:proofErr w:type="spellStart"/>
      <w:r w:rsidRPr="00B73145">
        <w:rPr>
          <w:rFonts w:ascii="Arial" w:hAnsi="Arial" w:cs="Arial"/>
          <w:sz w:val="28"/>
          <w:szCs w:val="28"/>
        </w:rPr>
        <w:t>ndobva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</w:t>
      </w:r>
      <w:r w:rsidRPr="00B73145">
        <w:rPr>
          <w:rFonts w:ascii="Arial" w:hAnsi="Arial" w:cs="Arial"/>
          <w:sz w:val="28"/>
          <w:szCs w:val="28"/>
        </w:rPr>
        <w:t>azo</w:t>
      </w:r>
      <w:r>
        <w:rPr>
          <w:rFonts w:ascii="Arial" w:hAnsi="Arial" w:cs="Arial"/>
          <w:sz w:val="28"/>
          <w:szCs w:val="28"/>
        </w:rPr>
        <w:t>ngo</w:t>
      </w:r>
      <w:r w:rsidRPr="00B73145">
        <w:rPr>
          <w:rFonts w:ascii="Arial" w:hAnsi="Arial" w:cs="Arial"/>
          <w:sz w:val="28"/>
          <w:szCs w:val="28"/>
        </w:rPr>
        <w:t>yerekana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</w:t>
      </w:r>
      <w:r w:rsidRPr="00B73145">
        <w:rPr>
          <w:rFonts w:ascii="Arial" w:hAnsi="Arial" w:cs="Arial"/>
          <w:sz w:val="28"/>
          <w:szCs w:val="28"/>
        </w:rPr>
        <w:t>avapo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?  </w:t>
      </w:r>
      <w:commentRangeStart w:id="18"/>
      <w:r w:rsidRPr="00B73145">
        <w:rPr>
          <w:rFonts w:ascii="Arial" w:hAnsi="Arial" w:cs="Arial"/>
          <w:sz w:val="28"/>
          <w:szCs w:val="28"/>
        </w:rPr>
        <w:t>…</w:t>
      </w:r>
      <w:commentRangeEnd w:id="18"/>
      <w:r w:rsidRPr="00B73145">
        <w:rPr>
          <w:rStyle w:val="CommentReference"/>
        </w:rPr>
        <w:commentReference w:id="18"/>
      </w:r>
      <w:r>
        <w:rPr>
          <w:rFonts w:ascii="Arial" w:hAnsi="Arial" w:cs="Arial"/>
          <w:sz w:val="28"/>
          <w:szCs w:val="28"/>
        </w:rPr>
        <w:t>Let man compete ,</w:t>
      </w:r>
      <w:r w:rsidRPr="00B73145">
        <w:rPr>
          <w:rFonts w:ascii="Arial" w:hAnsi="Arial" w:cs="Arial"/>
          <w:sz w:val="28"/>
          <w:szCs w:val="28"/>
        </w:rPr>
        <w:t xml:space="preserve">but </w:t>
      </w:r>
      <w:proofErr w:type="spellStart"/>
      <w:r w:rsidRPr="00B73145">
        <w:rPr>
          <w:rFonts w:ascii="Arial" w:hAnsi="Arial" w:cs="Arial"/>
          <w:sz w:val="28"/>
          <w:szCs w:val="28"/>
        </w:rPr>
        <w:t>zvinoda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Pr="00B73145">
        <w:rPr>
          <w:rFonts w:ascii="Arial" w:hAnsi="Arial" w:cs="Arial"/>
          <w:sz w:val="28"/>
          <w:szCs w:val="28"/>
        </w:rPr>
        <w:t>ndozvinodii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E955F3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E955F3">
        <w:rPr>
          <w:rFonts w:ascii="Arial" w:hAnsi="Arial" w:cs="Arial"/>
          <w:sz w:val="18"/>
          <w:szCs w:val="18"/>
        </w:rPr>
        <w:t>zvinoitika</w:t>
      </w:r>
      <w:proofErr w:type="spellEnd"/>
      <w:r w:rsidRPr="00E955F3">
        <w:rPr>
          <w:rFonts w:ascii="Arial" w:hAnsi="Arial" w:cs="Arial"/>
          <w:sz w:val="18"/>
          <w:szCs w:val="18"/>
        </w:rPr>
        <w:t>.”]</w:t>
      </w:r>
    </w:p>
    <w:p w14:paraId="426AB63C" w14:textId="77777777" w:rsidR="005D3BDE" w:rsidRPr="00B73145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F4605A">
        <w:rPr>
          <w:rFonts w:ascii="Arial" w:hAnsi="Arial" w:cs="Arial"/>
          <w:sz w:val="28"/>
          <w:szCs w:val="28"/>
          <w:vertAlign w:val="superscript"/>
        </w:rPr>
        <w:t>69</w:t>
      </w:r>
      <w:r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Pr="00B73145">
        <w:rPr>
          <w:rFonts w:ascii="Arial" w:hAnsi="Arial" w:cs="Arial"/>
          <w:sz w:val="28"/>
          <w:szCs w:val="28"/>
        </w:rPr>
        <w:t>waachapa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dhora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rine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nharo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varipo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Pr="00B73145">
        <w:rPr>
          <w:rFonts w:ascii="Arial" w:hAnsi="Arial" w:cs="Arial"/>
          <w:sz w:val="28"/>
          <w:szCs w:val="28"/>
        </w:rPr>
        <w:t>ivavo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>
        <w:rPr>
          <w:rFonts w:ascii="Arial" w:hAnsi="Arial" w:cs="Arial"/>
          <w:sz w:val="28"/>
          <w:szCs w:val="28"/>
        </w:rPr>
        <w:t xml:space="preserve">Ende 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vanozi</w:t>
      </w:r>
      <w:r>
        <w:rPr>
          <w:rFonts w:ascii="Arial" w:hAnsi="Arial" w:cs="Arial"/>
          <w:sz w:val="28"/>
          <w:szCs w:val="28"/>
        </w:rPr>
        <w:t>v</w:t>
      </w:r>
      <w:r w:rsidRPr="00B73145">
        <w:rPr>
          <w:rFonts w:ascii="Arial" w:hAnsi="Arial" w:cs="Arial"/>
          <w:sz w:val="28"/>
          <w:szCs w:val="28"/>
        </w:rPr>
        <w:t>ikanwa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nani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ivavo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? </w:t>
      </w:r>
      <w:r w:rsidRPr="004A3E9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4A3E94">
        <w:rPr>
          <w:rFonts w:ascii="Arial" w:hAnsi="Arial" w:cs="Arial"/>
          <w:sz w:val="18"/>
          <w:szCs w:val="18"/>
        </w:rPr>
        <w:t>naMwari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4A3E94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75496">
        <w:rPr>
          <w:rFonts w:ascii="Arial" w:hAnsi="Arial" w:cs="Arial"/>
          <w:sz w:val="28"/>
          <w:szCs w:val="28"/>
        </w:rPr>
        <w:t>naMwari</w:t>
      </w:r>
      <w:proofErr w:type="spellEnd"/>
      <w:r>
        <w:rPr>
          <w:rFonts w:ascii="Arial" w:hAnsi="Arial" w:cs="Arial"/>
          <w:sz w:val="18"/>
          <w:szCs w:val="18"/>
        </w:rPr>
        <w:t>.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Munoziva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unogona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kutarisa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waunofunga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ndiye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</w:t>
      </w:r>
      <w:r w:rsidRPr="00B73145">
        <w:rPr>
          <w:rFonts w:ascii="Arial" w:hAnsi="Arial" w:cs="Arial"/>
          <w:sz w:val="28"/>
          <w:szCs w:val="28"/>
        </w:rPr>
        <w:t>chapuhwa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dhora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asiririye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muchaziva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hama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dzakawanda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dza</w:t>
      </w:r>
      <w:r>
        <w:rPr>
          <w:rFonts w:ascii="Arial" w:hAnsi="Arial" w:cs="Arial"/>
          <w:sz w:val="28"/>
          <w:szCs w:val="28"/>
        </w:rPr>
        <w:t>k</w:t>
      </w:r>
      <w:r w:rsidRPr="00B73145">
        <w:rPr>
          <w:rFonts w:ascii="Arial" w:hAnsi="Arial" w:cs="Arial"/>
          <w:sz w:val="28"/>
          <w:szCs w:val="28"/>
        </w:rPr>
        <w:t>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paka</w:t>
      </w:r>
      <w:proofErr w:type="spellEnd"/>
      <w:r w:rsidRPr="00B73145">
        <w:rPr>
          <w:rFonts w:ascii="Arial" w:hAnsi="Arial" w:cs="Arial"/>
          <w:sz w:val="28"/>
          <w:szCs w:val="28"/>
        </w:rPr>
        <w:t>—</w:t>
      </w:r>
      <w:proofErr w:type="spellStart"/>
      <w:r w:rsidRPr="00B73145">
        <w:rPr>
          <w:rFonts w:ascii="Arial" w:hAnsi="Arial" w:cs="Arial"/>
          <w:sz w:val="28"/>
          <w:szCs w:val="28"/>
        </w:rPr>
        <w:t>pavakaona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Tandi </w:t>
      </w:r>
      <w:proofErr w:type="spellStart"/>
      <w:r w:rsidRPr="00B73145">
        <w:rPr>
          <w:rFonts w:ascii="Arial" w:hAnsi="Arial" w:cs="Arial"/>
          <w:sz w:val="28"/>
          <w:szCs w:val="28"/>
        </w:rPr>
        <w:t>pano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va</w:t>
      </w:r>
      <w:r>
        <w:rPr>
          <w:rFonts w:ascii="Arial" w:hAnsi="Arial" w:cs="Arial"/>
          <w:sz w:val="28"/>
          <w:szCs w:val="28"/>
        </w:rPr>
        <w:t>k</w:t>
      </w:r>
      <w:r w:rsidRPr="00B73145">
        <w:rPr>
          <w:rFonts w:ascii="Arial" w:hAnsi="Arial" w:cs="Arial"/>
          <w:sz w:val="28"/>
          <w:szCs w:val="28"/>
        </w:rPr>
        <w:t>afunga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Tandi </w:t>
      </w:r>
      <w:proofErr w:type="spellStart"/>
      <w:r w:rsidRPr="00B73145">
        <w:rPr>
          <w:rFonts w:ascii="Arial" w:hAnsi="Arial" w:cs="Arial"/>
          <w:sz w:val="28"/>
          <w:szCs w:val="28"/>
        </w:rPr>
        <w:t>nd</w:t>
      </w:r>
      <w:r>
        <w:rPr>
          <w:rFonts w:ascii="Arial" w:hAnsi="Arial" w:cs="Arial"/>
          <w:sz w:val="28"/>
          <w:szCs w:val="28"/>
        </w:rPr>
        <w:t>iye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achapuhwa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dhora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vasinga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zive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Tandi </w:t>
      </w:r>
      <w:proofErr w:type="spellStart"/>
      <w:r w:rsidRPr="00B73145">
        <w:rPr>
          <w:rFonts w:ascii="Arial" w:hAnsi="Arial" w:cs="Arial"/>
          <w:sz w:val="28"/>
          <w:szCs w:val="28"/>
        </w:rPr>
        <w:t>uchafa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Ha’moona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zvinoitika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</w:t>
      </w:r>
      <w:r>
        <w:rPr>
          <w:rFonts w:ascii="Arial" w:hAnsi="Arial" w:cs="Arial"/>
          <w:sz w:val="28"/>
          <w:szCs w:val="28"/>
        </w:rPr>
        <w:t>h</w:t>
      </w:r>
      <w:r w:rsidRPr="00B73145">
        <w:rPr>
          <w:rFonts w:ascii="Arial" w:hAnsi="Arial" w:cs="Arial"/>
          <w:sz w:val="28"/>
          <w:szCs w:val="28"/>
        </w:rPr>
        <w:t>upenyu</w:t>
      </w:r>
      <w:proofErr w:type="spellEnd"/>
      <w:r>
        <w:rPr>
          <w:rFonts w:ascii="Arial" w:hAnsi="Arial" w:cs="Arial"/>
          <w:sz w:val="28"/>
          <w:szCs w:val="28"/>
        </w:rPr>
        <w:t>?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</w:t>
      </w:r>
      <w:r w:rsidRPr="00B73145">
        <w:rPr>
          <w:rFonts w:ascii="Arial" w:hAnsi="Arial" w:cs="Arial"/>
          <w:sz w:val="28"/>
          <w:szCs w:val="28"/>
        </w:rPr>
        <w:t>nopuhwa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dhora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naMwari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ndiye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anozivikanwa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naMwari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B44977">
        <w:rPr>
          <w:rFonts w:ascii="Arial" w:hAnsi="Arial" w:cs="Arial"/>
          <w:sz w:val="18"/>
          <w:szCs w:val="18"/>
        </w:rPr>
        <w:t>[Congregation says, “Amen.”]</w:t>
      </w:r>
    </w:p>
    <w:p w14:paraId="12DDF2DE" w14:textId="77777777" w:rsidR="005D3BDE" w:rsidRPr="00B73145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F4605A">
        <w:rPr>
          <w:rFonts w:ascii="Arial" w:hAnsi="Arial" w:cs="Arial"/>
          <w:sz w:val="28"/>
          <w:szCs w:val="28"/>
          <w:vertAlign w:val="superscript"/>
        </w:rPr>
        <w:t>70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Haazi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waunofungira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iwewe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akafitwa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naro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Mwari </w:t>
      </w:r>
      <w:proofErr w:type="spellStart"/>
      <w:r w:rsidRPr="00B73145">
        <w:rPr>
          <w:rFonts w:ascii="Arial" w:hAnsi="Arial" w:cs="Arial"/>
          <w:sz w:val="28"/>
          <w:szCs w:val="28"/>
        </w:rPr>
        <w:t>vanotarisa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mwoyo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wemunhu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B73145">
        <w:rPr>
          <w:rFonts w:ascii="Arial" w:hAnsi="Arial" w:cs="Arial"/>
          <w:sz w:val="28"/>
          <w:szCs w:val="28"/>
        </w:rPr>
        <w:t>Nezvaunoda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kuita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nemari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iyo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946E9A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946E9A">
        <w:rPr>
          <w:rFonts w:ascii="Arial" w:hAnsi="Arial" w:cs="Arial"/>
          <w:sz w:val="18"/>
          <w:szCs w:val="18"/>
        </w:rPr>
        <w:t>iyoyo</w:t>
      </w:r>
      <w:proofErr w:type="spellEnd"/>
      <w:r w:rsidRPr="00946E9A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Vamwe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vakapuhwa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marika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kunamata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kwatodii</w:t>
      </w:r>
      <w:proofErr w:type="spellEnd"/>
      <w:r w:rsidRPr="00B73145">
        <w:rPr>
          <w:rFonts w:ascii="Arial" w:hAnsi="Arial" w:cs="Arial"/>
          <w:sz w:val="28"/>
          <w:szCs w:val="28"/>
        </w:rPr>
        <w:t>…?</w:t>
      </w:r>
      <w:r w:rsidRPr="00B44977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kwatopera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B44977">
        <w:rPr>
          <w:rFonts w:ascii="Arial" w:hAnsi="Arial" w:cs="Arial"/>
          <w:sz w:val="18"/>
          <w:szCs w:val="18"/>
        </w:rPr>
        <w:t>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</w:t>
      </w:r>
      <w:r w:rsidRPr="00B73145">
        <w:rPr>
          <w:rFonts w:ascii="Arial" w:hAnsi="Arial" w:cs="Arial"/>
          <w:sz w:val="28"/>
          <w:szCs w:val="28"/>
        </w:rPr>
        <w:t>watoguma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Vamwe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vakapuhwa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havachada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kuuya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Church, </w:t>
      </w:r>
      <w:proofErr w:type="spellStart"/>
      <w:r w:rsidRPr="00B73145">
        <w:rPr>
          <w:rFonts w:ascii="Arial" w:hAnsi="Arial" w:cs="Arial"/>
          <w:sz w:val="28"/>
          <w:szCs w:val="28"/>
        </w:rPr>
        <w:t>havachada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kuteerera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havachada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kutsuurwa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vakuda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kutoti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vaite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vafundisi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ivo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Saka God assess everyone </w:t>
      </w:r>
      <w:proofErr w:type="spellStart"/>
      <w:r w:rsidRPr="00B73145">
        <w:rPr>
          <w:rFonts w:ascii="Arial" w:hAnsi="Arial" w:cs="Arial"/>
          <w:sz w:val="28"/>
          <w:szCs w:val="28"/>
        </w:rPr>
        <w:t>ha’moona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</w:p>
    <w:p w14:paraId="67BAE4AB" w14:textId="77777777" w:rsidR="005D3BDE" w:rsidRPr="00B73145" w:rsidRDefault="005D3BDE">
      <w:pPr>
        <w:jc w:val="both"/>
        <w:rPr>
          <w:rFonts w:ascii="Arial" w:hAnsi="Arial" w:cs="Arial"/>
          <w:sz w:val="28"/>
          <w:szCs w:val="28"/>
        </w:rPr>
        <w:pPrChange w:id="19" w:author="Transcriber01 JHB" w:date="2025-08-28T08:34:00Z" w16du:dateUtc="2025-08-28T06:34:00Z">
          <w:pPr/>
        </w:pPrChange>
      </w:pPr>
      <w:r w:rsidRPr="00F4605A">
        <w:rPr>
          <w:rFonts w:ascii="Arial" w:hAnsi="Arial" w:cs="Arial"/>
          <w:sz w:val="28"/>
          <w:szCs w:val="28"/>
          <w:vertAlign w:val="superscript"/>
        </w:rPr>
        <w:t>71</w:t>
      </w:r>
      <w:r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Saka </w:t>
      </w:r>
      <w:proofErr w:type="spellStart"/>
      <w:r w:rsidRPr="00B73145">
        <w:rPr>
          <w:rFonts w:ascii="Arial" w:hAnsi="Arial" w:cs="Arial"/>
          <w:sz w:val="28"/>
          <w:szCs w:val="28"/>
        </w:rPr>
        <w:t>iwewe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haikona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47966">
        <w:rPr>
          <w:rFonts w:ascii="Arial" w:hAnsi="Arial" w:cs="Arial"/>
          <w:i/>
          <w:iCs/>
          <w:sz w:val="28"/>
          <w:szCs w:val="28"/>
        </w:rPr>
        <w:t>compe</w:t>
      </w:r>
      <w:proofErr w:type="spellEnd"/>
      <w:r w:rsidRPr="00447966">
        <w:rPr>
          <w:rFonts w:ascii="Arial" w:hAnsi="Arial" w:cs="Arial"/>
          <w:i/>
          <w:iCs/>
          <w:sz w:val="28"/>
          <w:szCs w:val="28"/>
        </w:rPr>
        <w:t>-ta</w:t>
      </w:r>
      <w:r w:rsidRPr="00B73145">
        <w:rPr>
          <w:rFonts w:ascii="Arial" w:hAnsi="Arial" w:cs="Arial"/>
          <w:sz w:val="28"/>
          <w:szCs w:val="28"/>
        </w:rPr>
        <w:t xml:space="preserve"> na brother </w:t>
      </w:r>
      <w:proofErr w:type="spellStart"/>
      <w:r w:rsidRPr="00B73145">
        <w:rPr>
          <w:rFonts w:ascii="Arial" w:hAnsi="Arial" w:cs="Arial"/>
          <w:sz w:val="28"/>
          <w:szCs w:val="28"/>
        </w:rPr>
        <w:t>vanayo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kana brother </w:t>
      </w:r>
      <w:proofErr w:type="spellStart"/>
      <w:r w:rsidRPr="00B73145">
        <w:rPr>
          <w:rFonts w:ascii="Arial" w:hAnsi="Arial" w:cs="Arial"/>
          <w:sz w:val="28"/>
          <w:szCs w:val="28"/>
        </w:rPr>
        <w:t>varikuedza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kuita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sevanayo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ha-ah. </w:t>
      </w:r>
      <w:proofErr w:type="spellStart"/>
      <w:r w:rsidRPr="00B73145">
        <w:rPr>
          <w:rFonts w:ascii="Arial" w:hAnsi="Arial" w:cs="Arial"/>
          <w:sz w:val="28"/>
          <w:szCs w:val="28"/>
        </w:rPr>
        <w:t>Ingoti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Pr="00B73145">
        <w:rPr>
          <w:rFonts w:ascii="Arial" w:hAnsi="Arial" w:cs="Arial"/>
          <w:sz w:val="28"/>
          <w:szCs w:val="28"/>
        </w:rPr>
        <w:t>makat</w:t>
      </w:r>
      <w:r>
        <w:rPr>
          <w:rFonts w:ascii="Arial" w:hAnsi="Arial" w:cs="Arial"/>
          <w:sz w:val="28"/>
          <w:szCs w:val="28"/>
        </w:rPr>
        <w:t>i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“</w:t>
      </w:r>
      <w:proofErr w:type="spellStart"/>
      <w:r>
        <w:rPr>
          <w:rFonts w:ascii="Arial" w:hAnsi="Arial" w:cs="Arial"/>
          <w:sz w:val="28"/>
          <w:szCs w:val="28"/>
        </w:rPr>
        <w:t>M</w:t>
      </w:r>
      <w:r w:rsidRPr="00B73145">
        <w:rPr>
          <w:rFonts w:ascii="Arial" w:hAnsi="Arial" w:cs="Arial"/>
          <w:sz w:val="28"/>
          <w:szCs w:val="28"/>
        </w:rPr>
        <w:t>uchazarura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window rei…?</w:t>
      </w:r>
      <w:r>
        <w:rPr>
          <w:rFonts w:ascii="Arial" w:hAnsi="Arial" w:cs="Arial"/>
          <w:sz w:val="28"/>
          <w:szCs w:val="28"/>
        </w:rPr>
        <w:t>”</w:t>
      </w:r>
      <w:r w:rsidRPr="00B73145">
        <w:rPr>
          <w:rFonts w:ascii="Arial" w:hAnsi="Arial" w:cs="Arial"/>
          <w:sz w:val="28"/>
          <w:szCs w:val="28"/>
        </w:rPr>
        <w:t xml:space="preserve"> </w:t>
      </w:r>
      <w:r w:rsidRPr="007B44CE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7B44CE">
        <w:rPr>
          <w:rFonts w:ascii="Arial" w:hAnsi="Arial" w:cs="Arial"/>
          <w:sz w:val="18"/>
          <w:szCs w:val="18"/>
        </w:rPr>
        <w:t>redenga</w:t>
      </w:r>
      <w:proofErr w:type="spellEnd"/>
      <w:r w:rsidRPr="007B44CE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</w:t>
      </w:r>
      <w:r w:rsidRPr="00B73145">
        <w:rPr>
          <w:rFonts w:ascii="Arial" w:hAnsi="Arial" w:cs="Arial"/>
          <w:sz w:val="28"/>
          <w:szCs w:val="28"/>
        </w:rPr>
        <w:t>rinozarukira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hatipadii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4A591B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4A591B">
        <w:rPr>
          <w:rFonts w:ascii="Arial" w:hAnsi="Arial" w:cs="Arial"/>
          <w:sz w:val="18"/>
          <w:szCs w:val="18"/>
        </w:rPr>
        <w:t>hatipazivi</w:t>
      </w:r>
      <w:proofErr w:type="spellEnd"/>
      <w:r w:rsidRPr="004A591B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God does unexpected things </w:t>
      </w:r>
      <w:proofErr w:type="spellStart"/>
      <w:r w:rsidRPr="00B73145">
        <w:rPr>
          <w:rFonts w:ascii="Arial" w:hAnsi="Arial" w:cs="Arial"/>
          <w:sz w:val="28"/>
          <w:szCs w:val="28"/>
        </w:rPr>
        <w:t>ha’moona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Ndosaka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Pr="00B73145">
        <w:rPr>
          <w:rFonts w:ascii="Arial" w:hAnsi="Arial" w:cs="Arial"/>
          <w:sz w:val="28"/>
          <w:szCs w:val="28"/>
        </w:rPr>
        <w:t>wauya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muimba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yaMwari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munom</w:t>
      </w:r>
      <w:r>
        <w:rPr>
          <w:rFonts w:ascii="Arial" w:hAnsi="Arial" w:cs="Arial"/>
          <w:sz w:val="28"/>
          <w:szCs w:val="28"/>
        </w:rPr>
        <w:t>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iti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Pr="00B73145">
        <w:rPr>
          <w:rFonts w:ascii="Arial" w:hAnsi="Arial" w:cs="Arial"/>
          <w:sz w:val="28"/>
          <w:szCs w:val="28"/>
        </w:rPr>
        <w:t>ndiitirei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nyasha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ndauya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kuna Mwari </w:t>
      </w:r>
      <w:proofErr w:type="spellStart"/>
      <w:r w:rsidRPr="00B73145">
        <w:rPr>
          <w:rFonts w:ascii="Arial" w:hAnsi="Arial" w:cs="Arial"/>
          <w:sz w:val="28"/>
          <w:szCs w:val="28"/>
        </w:rPr>
        <w:t>wemunana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 w:rsidRPr="00B73145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Pr="00B73145">
        <w:rPr>
          <w:rFonts w:ascii="Arial" w:hAnsi="Arial" w:cs="Arial"/>
          <w:sz w:val="28"/>
          <w:szCs w:val="28"/>
        </w:rPr>
        <w:t>wemasaramusi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Mwari </w:t>
      </w:r>
      <w:proofErr w:type="spellStart"/>
      <w:r w:rsidRPr="00B73145">
        <w:rPr>
          <w:rFonts w:ascii="Arial" w:hAnsi="Arial" w:cs="Arial"/>
          <w:sz w:val="28"/>
          <w:szCs w:val="28"/>
        </w:rPr>
        <w:t>wepfuma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Mwari we fertility, Mwari we </w:t>
      </w:r>
      <w:proofErr w:type="spellStart"/>
      <w:r w:rsidRPr="00B73145">
        <w:rPr>
          <w:rFonts w:ascii="Arial" w:hAnsi="Arial" w:cs="Arial"/>
          <w:sz w:val="28"/>
          <w:szCs w:val="28"/>
        </w:rPr>
        <w:t>goho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Mwari we </w:t>
      </w:r>
      <w:proofErr w:type="spellStart"/>
      <w:r w:rsidRPr="00B73145">
        <w:rPr>
          <w:rFonts w:ascii="Arial" w:hAnsi="Arial" w:cs="Arial"/>
          <w:sz w:val="28"/>
          <w:szCs w:val="28"/>
        </w:rPr>
        <w:t>barika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chaasingandiitire</w:t>
      </w:r>
      <w:proofErr w:type="spellEnd"/>
      <w:r w:rsidRPr="00B73145">
        <w:rPr>
          <w:rFonts w:ascii="Arial" w:hAnsi="Arial" w:cs="Arial"/>
          <w:sz w:val="28"/>
          <w:szCs w:val="28"/>
        </w:rPr>
        <w:t>.</w:t>
      </w:r>
      <w:r w:rsidRPr="00B73145">
        <w:t xml:space="preserve"> </w:t>
      </w:r>
      <w:r w:rsidRPr="00B44977">
        <w:rPr>
          <w:rFonts w:ascii="Arial" w:hAnsi="Arial" w:cs="Arial"/>
          <w:sz w:val="18"/>
          <w:szCs w:val="18"/>
        </w:rPr>
        <w:t>[Congregation says, “Amen.”]</w:t>
      </w:r>
    </w:p>
    <w:p w14:paraId="07E372E7" w14:textId="77777777" w:rsidR="005D3BDE" w:rsidRDefault="005D3BDE" w:rsidP="005D3BDE">
      <w:pPr>
        <w:jc w:val="both"/>
        <w:rPr>
          <w:rFonts w:ascii="Arial" w:hAnsi="Arial" w:cs="Arial"/>
          <w:i/>
          <w:iCs/>
          <w:sz w:val="28"/>
          <w:szCs w:val="28"/>
        </w:rPr>
      </w:pPr>
      <w:r w:rsidRPr="00F4605A">
        <w:rPr>
          <w:rFonts w:ascii="Arial" w:hAnsi="Arial" w:cs="Arial"/>
          <w:sz w:val="28"/>
          <w:szCs w:val="28"/>
          <w:vertAlign w:val="superscript"/>
        </w:rPr>
        <w:lastRenderedPageBreak/>
        <w:t>72</w:t>
      </w:r>
      <w:r>
        <w:rPr>
          <w:rFonts w:ascii="Arial" w:hAnsi="Arial" w:cs="Arial"/>
          <w:sz w:val="28"/>
          <w:szCs w:val="28"/>
          <w:vertAlign w:val="superscript"/>
        </w:rPr>
        <w:t xml:space="preserve"> </w:t>
      </w:r>
      <w:del w:id="20" w:author="Transcriber01 JHB" w:date="2025-08-28T12:26:00Z" w16du:dateUtc="2025-08-28T10:26:00Z">
        <w:r w:rsidRPr="00B73145" w:rsidDel="001E592E">
          <w:rPr>
            <w:rFonts w:ascii="Arial" w:hAnsi="Arial" w:cs="Arial"/>
            <w:sz w:val="28"/>
            <w:szCs w:val="28"/>
          </w:rPr>
          <w:delText>Ini ndiri</w:delText>
        </w:r>
      </w:del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ins w:id="21" w:author="Transcriber01 JHB" w:date="2025-08-28T12:26:00Z" w16du:dateUtc="2025-08-28T10:26:00Z">
        <w:r>
          <w:rPr>
            <w:rFonts w:ascii="Arial" w:hAnsi="Arial" w:cs="Arial"/>
            <w:sz w:val="28"/>
            <w:szCs w:val="28"/>
          </w:rPr>
          <w:t>Isu</w:t>
        </w:r>
        <w:proofErr w:type="spellEnd"/>
        <w:r>
          <w:rPr>
            <w:rFonts w:ascii="Arial" w:hAnsi="Arial" w:cs="Arial"/>
            <w:sz w:val="28"/>
            <w:szCs w:val="28"/>
          </w:rPr>
          <w:t xml:space="preserve"> </w:t>
        </w:r>
        <w:proofErr w:type="spellStart"/>
        <w:r>
          <w:rPr>
            <w:rFonts w:ascii="Arial" w:hAnsi="Arial" w:cs="Arial"/>
            <w:sz w:val="28"/>
            <w:szCs w:val="28"/>
          </w:rPr>
          <w:t>tiri</w:t>
        </w:r>
      </w:ins>
      <w:r w:rsidRPr="00B73145">
        <w:rPr>
          <w:rFonts w:ascii="Arial" w:hAnsi="Arial" w:cs="Arial"/>
          <w:sz w:val="28"/>
          <w:szCs w:val="28"/>
        </w:rPr>
        <w:t>kutarisira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gore </w:t>
      </w:r>
      <w:proofErr w:type="spellStart"/>
      <w:r>
        <w:rPr>
          <w:rFonts w:ascii="Arial" w:hAnsi="Arial" w:cs="Arial"/>
          <w:sz w:val="28"/>
          <w:szCs w:val="28"/>
        </w:rPr>
        <w:t>iro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rino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richipera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zvinhu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zvakawanda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zvinenge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zvaitwa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nedenga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B73145">
        <w:rPr>
          <w:rFonts w:ascii="Arial" w:hAnsi="Arial" w:cs="Arial"/>
          <w:sz w:val="28"/>
          <w:szCs w:val="28"/>
        </w:rPr>
        <w:t>Hatisikumboparidzirana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zveku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331AD">
        <w:rPr>
          <w:rFonts w:ascii="Arial" w:hAnsi="Arial" w:cs="Arial"/>
          <w:i/>
          <w:iCs/>
          <w:sz w:val="28"/>
          <w:szCs w:val="28"/>
        </w:rPr>
        <w:t>encoura-jana</w:t>
      </w:r>
      <w:proofErr w:type="spellEnd"/>
      <w:r w:rsidRPr="00B73145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</w:t>
      </w:r>
      <w:r w:rsidRPr="00B4058F">
        <w:rPr>
          <w:rFonts w:ascii="Arial" w:hAnsi="Arial" w:cs="Arial"/>
          <w:sz w:val="18"/>
          <w:szCs w:val="18"/>
        </w:rPr>
        <w:t xml:space="preserve">[to encourage-Ed] </w:t>
      </w:r>
      <w:r w:rsidRPr="00B73145">
        <w:rPr>
          <w:rFonts w:ascii="Arial" w:hAnsi="Arial" w:cs="Arial"/>
          <w:sz w:val="28"/>
          <w:szCs w:val="28"/>
        </w:rPr>
        <w:t xml:space="preserve">kune </w:t>
      </w:r>
      <w:proofErr w:type="spellStart"/>
      <w:r w:rsidRPr="00B73145">
        <w:rPr>
          <w:rFonts w:ascii="Arial" w:hAnsi="Arial" w:cs="Arial"/>
          <w:sz w:val="28"/>
          <w:szCs w:val="28"/>
        </w:rPr>
        <w:t>vanonamata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holy </w:t>
      </w:r>
      <w:proofErr w:type="spellStart"/>
      <w:r w:rsidRPr="00B73145">
        <w:rPr>
          <w:rFonts w:ascii="Arial" w:hAnsi="Arial" w:cs="Arial"/>
          <w:sz w:val="28"/>
          <w:szCs w:val="28"/>
        </w:rPr>
        <w:t>holy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to </w:t>
      </w:r>
      <w:r>
        <w:rPr>
          <w:rFonts w:ascii="Arial" w:hAnsi="Arial" w:cs="Arial"/>
          <w:sz w:val="28"/>
          <w:szCs w:val="28"/>
        </w:rPr>
        <w:t xml:space="preserve">the </w:t>
      </w:r>
      <w:r w:rsidRPr="00B73145">
        <w:rPr>
          <w:rFonts w:ascii="Arial" w:hAnsi="Arial" w:cs="Arial"/>
          <w:sz w:val="28"/>
          <w:szCs w:val="28"/>
        </w:rPr>
        <w:t>God Almighty I am basing to my own experience. God, I knocked,</w:t>
      </w:r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and God answered until </w:t>
      </w:r>
      <w:proofErr w:type="spellStart"/>
      <w:r w:rsidRPr="00B73145">
        <w:rPr>
          <w:rFonts w:ascii="Arial" w:hAnsi="Arial" w:cs="Arial"/>
          <w:sz w:val="28"/>
          <w:szCs w:val="28"/>
        </w:rPr>
        <w:t>ndakagara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pa kitchen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vharanda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rangu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one day </w:t>
      </w:r>
      <w:proofErr w:type="spellStart"/>
      <w:r w:rsidRPr="00B73145">
        <w:rPr>
          <w:rFonts w:ascii="Arial" w:hAnsi="Arial" w:cs="Arial"/>
          <w:sz w:val="28"/>
          <w:szCs w:val="28"/>
        </w:rPr>
        <w:t>ku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Malbrough </w:t>
      </w:r>
      <w:proofErr w:type="spellStart"/>
      <w:r w:rsidRPr="00B73145">
        <w:rPr>
          <w:rFonts w:ascii="Arial" w:hAnsi="Arial" w:cs="Arial"/>
          <w:sz w:val="28"/>
          <w:szCs w:val="28"/>
        </w:rPr>
        <w:t>ndikaimba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</w:p>
    <w:p w14:paraId="3BBBC848" w14:textId="77777777" w:rsidR="005D3BDE" w:rsidRDefault="005D3BDE" w:rsidP="005D3BDE">
      <w:pPr>
        <w:jc w:val="center"/>
        <w:rPr>
          <w:rFonts w:ascii="Arial" w:hAnsi="Arial" w:cs="Arial"/>
          <w:i/>
          <w:iCs/>
          <w:sz w:val="18"/>
          <w:szCs w:val="18"/>
        </w:rPr>
      </w:pPr>
      <w:proofErr w:type="spellStart"/>
      <w:r w:rsidRPr="00B73145">
        <w:rPr>
          <w:rFonts w:ascii="Arial" w:hAnsi="Arial" w:cs="Arial"/>
          <w:i/>
          <w:iCs/>
          <w:sz w:val="28"/>
          <w:szCs w:val="28"/>
        </w:rPr>
        <w:t>Madairiro</w:t>
      </w:r>
      <w:proofErr w:type="spellEnd"/>
      <w:r w:rsidRPr="00B7314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i/>
          <w:iCs/>
          <w:sz w:val="28"/>
          <w:szCs w:val="28"/>
        </w:rPr>
        <w:t>enyu</w:t>
      </w:r>
      <w:proofErr w:type="spellEnd"/>
      <w:r w:rsidRPr="00B7314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i/>
          <w:iCs/>
          <w:sz w:val="28"/>
          <w:szCs w:val="28"/>
        </w:rPr>
        <w:t>emunamato</w:t>
      </w:r>
      <w:proofErr w:type="spellEnd"/>
      <w:r w:rsidRPr="00B7314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i/>
          <w:iCs/>
          <w:sz w:val="28"/>
          <w:szCs w:val="28"/>
        </w:rPr>
        <w:t>anesimba</w:t>
      </w:r>
      <w:proofErr w:type="spellEnd"/>
      <w:r w:rsidRPr="00B73145">
        <w:rPr>
          <w:rFonts w:ascii="Arial" w:hAnsi="Arial" w:cs="Arial"/>
          <w:i/>
          <w:iCs/>
          <w:sz w:val="28"/>
          <w:szCs w:val="28"/>
        </w:rPr>
        <w:t xml:space="preserve">, </w:t>
      </w:r>
      <w:r w:rsidRPr="00712220">
        <w:rPr>
          <w:rFonts w:ascii="Arial" w:hAnsi="Arial" w:cs="Arial"/>
          <w:sz w:val="18"/>
          <w:szCs w:val="18"/>
        </w:rPr>
        <w:t>[ Apostle and Congregation sings]</w:t>
      </w:r>
      <w:r w:rsidRPr="00712220">
        <w:rPr>
          <w:rFonts w:ascii="Arial" w:hAnsi="Arial" w:cs="Arial"/>
          <w:i/>
          <w:iCs/>
          <w:sz w:val="18"/>
          <w:szCs w:val="18"/>
        </w:rPr>
        <w:t xml:space="preserve"> </w:t>
      </w:r>
    </w:p>
    <w:p w14:paraId="2DFF4D1F" w14:textId="77777777" w:rsidR="005D3BDE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>
        <w:rPr>
          <w:rFonts w:ascii="Arial" w:hAnsi="Arial" w:cs="Arial"/>
          <w:i/>
          <w:iCs/>
          <w:sz w:val="28"/>
          <w:szCs w:val="28"/>
        </w:rPr>
        <w:t>M</w:t>
      </w:r>
      <w:r w:rsidRPr="00B73145">
        <w:rPr>
          <w:rFonts w:ascii="Arial" w:hAnsi="Arial" w:cs="Arial"/>
          <w:i/>
          <w:iCs/>
          <w:sz w:val="28"/>
          <w:szCs w:val="28"/>
        </w:rPr>
        <w:t>adairiro</w:t>
      </w:r>
      <w:proofErr w:type="spellEnd"/>
      <w:r w:rsidRPr="00B7314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i/>
          <w:iCs/>
          <w:sz w:val="28"/>
          <w:szCs w:val="28"/>
        </w:rPr>
        <w:t>enyu</w:t>
      </w:r>
      <w:proofErr w:type="spellEnd"/>
      <w:r w:rsidRPr="00B7314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i/>
          <w:iCs/>
          <w:sz w:val="28"/>
          <w:szCs w:val="28"/>
        </w:rPr>
        <w:t>emunamato</w:t>
      </w:r>
      <w:proofErr w:type="spellEnd"/>
      <w:r w:rsidRPr="00B7314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i/>
          <w:iCs/>
          <w:sz w:val="28"/>
          <w:szCs w:val="28"/>
        </w:rPr>
        <w:t>anopa</w:t>
      </w:r>
      <w:proofErr w:type="spellEnd"/>
      <w:r w:rsidRPr="00B73145">
        <w:rPr>
          <w:rFonts w:ascii="Arial" w:hAnsi="Arial" w:cs="Arial"/>
          <w:i/>
          <w:iCs/>
          <w:sz w:val="28"/>
          <w:szCs w:val="28"/>
        </w:rPr>
        <w:t xml:space="preserve"> tariro.</w:t>
      </w:r>
    </w:p>
    <w:p w14:paraId="363E655F" w14:textId="77777777" w:rsidR="005D3BDE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 w:rsidRPr="00B73145">
        <w:rPr>
          <w:rFonts w:ascii="Arial" w:hAnsi="Arial" w:cs="Arial"/>
          <w:i/>
          <w:iCs/>
          <w:sz w:val="28"/>
          <w:szCs w:val="28"/>
        </w:rPr>
        <w:t>Madairiro</w:t>
      </w:r>
      <w:proofErr w:type="spellEnd"/>
      <w:r w:rsidRPr="00B7314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i/>
          <w:iCs/>
          <w:sz w:val="28"/>
          <w:szCs w:val="28"/>
        </w:rPr>
        <w:t>enyu</w:t>
      </w:r>
      <w:proofErr w:type="spellEnd"/>
      <w:r w:rsidRPr="00B7314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i/>
          <w:iCs/>
          <w:sz w:val="28"/>
          <w:szCs w:val="28"/>
        </w:rPr>
        <w:t>emunamato</w:t>
      </w:r>
      <w:proofErr w:type="spellEnd"/>
      <w:r w:rsidRPr="00B7314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i/>
          <w:iCs/>
          <w:sz w:val="28"/>
          <w:szCs w:val="28"/>
        </w:rPr>
        <w:t>anonoke</w:t>
      </w:r>
      <w:proofErr w:type="spellEnd"/>
      <w:r w:rsidRPr="00B73145">
        <w:rPr>
          <w:rFonts w:ascii="Arial" w:hAnsi="Arial" w:cs="Arial"/>
          <w:i/>
          <w:iCs/>
          <w:sz w:val="28"/>
          <w:szCs w:val="28"/>
        </w:rPr>
        <w:t>,</w:t>
      </w:r>
    </w:p>
    <w:p w14:paraId="12C3AF74" w14:textId="77777777" w:rsidR="005D3BDE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B7314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M</w:t>
      </w:r>
      <w:r w:rsidRPr="00B73145">
        <w:rPr>
          <w:rFonts w:ascii="Arial" w:hAnsi="Arial" w:cs="Arial"/>
          <w:i/>
          <w:iCs/>
          <w:sz w:val="28"/>
          <w:szCs w:val="28"/>
        </w:rPr>
        <w:t>adairiro</w:t>
      </w:r>
      <w:proofErr w:type="spellEnd"/>
      <w:r w:rsidRPr="00B7314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i/>
          <w:iCs/>
          <w:sz w:val="28"/>
          <w:szCs w:val="28"/>
        </w:rPr>
        <w:t>enyu</w:t>
      </w:r>
      <w:proofErr w:type="spellEnd"/>
      <w:r w:rsidRPr="00B7314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i/>
          <w:iCs/>
          <w:sz w:val="28"/>
          <w:szCs w:val="28"/>
        </w:rPr>
        <w:t>emunamato</w:t>
      </w:r>
      <w:proofErr w:type="spellEnd"/>
      <w:r w:rsidRPr="00B73145">
        <w:rPr>
          <w:rFonts w:ascii="Arial" w:hAnsi="Arial" w:cs="Arial"/>
          <w:i/>
          <w:iCs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i/>
          <w:iCs/>
          <w:sz w:val="28"/>
          <w:szCs w:val="28"/>
        </w:rPr>
        <w:t>igomborero</w:t>
      </w:r>
      <w:proofErr w:type="spellEnd"/>
      <w:r w:rsidRPr="00B73145">
        <w:rPr>
          <w:rFonts w:ascii="Arial" w:hAnsi="Arial" w:cs="Arial"/>
          <w:i/>
          <w:iCs/>
          <w:sz w:val="28"/>
          <w:szCs w:val="28"/>
        </w:rPr>
        <w:t>.</w:t>
      </w:r>
    </w:p>
    <w:p w14:paraId="782EA29E" w14:textId="77777777" w:rsidR="005D3BDE" w:rsidRPr="00B73145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F4605A">
        <w:rPr>
          <w:rFonts w:ascii="Arial" w:hAnsi="Arial" w:cs="Arial"/>
          <w:i/>
          <w:iCs/>
          <w:sz w:val="28"/>
          <w:szCs w:val="28"/>
          <w:vertAlign w:val="superscript"/>
        </w:rPr>
        <w:t xml:space="preserve"> </w:t>
      </w:r>
      <w:r w:rsidRPr="00F4605A">
        <w:rPr>
          <w:rFonts w:ascii="Arial" w:hAnsi="Arial" w:cs="Arial"/>
          <w:sz w:val="28"/>
          <w:szCs w:val="28"/>
          <w:vertAlign w:val="superscript"/>
        </w:rPr>
        <w:t>73</w:t>
      </w:r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Amen! </w:t>
      </w:r>
      <w:r w:rsidRPr="00B44977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>Imag</w:t>
      </w:r>
      <w:r>
        <w:rPr>
          <w:rFonts w:ascii="Arial" w:hAnsi="Arial" w:cs="Arial"/>
          <w:sz w:val="28"/>
          <w:szCs w:val="28"/>
        </w:rPr>
        <w:t>i</w:t>
      </w:r>
      <w:r w:rsidRPr="00B73145">
        <w:rPr>
          <w:rFonts w:ascii="Arial" w:hAnsi="Arial" w:cs="Arial"/>
          <w:sz w:val="28"/>
          <w:szCs w:val="28"/>
        </w:rPr>
        <w:t>n</w:t>
      </w:r>
      <w:r>
        <w:rPr>
          <w:rFonts w:ascii="Arial" w:hAnsi="Arial" w:cs="Arial"/>
          <w:sz w:val="28"/>
          <w:szCs w:val="28"/>
        </w:rPr>
        <w:t>e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asina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chipo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chekuimba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asiri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muimbi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asi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wabatwa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</w:t>
      </w:r>
      <w:r>
        <w:rPr>
          <w:rFonts w:ascii="Arial" w:hAnsi="Arial" w:cs="Arial"/>
          <w:sz w:val="28"/>
          <w:szCs w:val="28"/>
        </w:rPr>
        <w:t>M</w:t>
      </w:r>
      <w:r w:rsidRPr="00B73145">
        <w:rPr>
          <w:rFonts w:ascii="Arial" w:hAnsi="Arial" w:cs="Arial"/>
          <w:sz w:val="28"/>
          <w:szCs w:val="28"/>
        </w:rPr>
        <w:t>weya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waMwari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wekutenda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wedenga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!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 w:rsidRPr="00B73145">
        <w:rPr>
          <w:rFonts w:ascii="Arial" w:hAnsi="Arial" w:cs="Arial"/>
          <w:sz w:val="28"/>
          <w:szCs w:val="28"/>
        </w:rPr>
        <w:t xml:space="preserve">Amen!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B73145">
        <w:rPr>
          <w:rFonts w:ascii="Arial" w:hAnsi="Arial" w:cs="Arial"/>
          <w:sz w:val="28"/>
          <w:szCs w:val="28"/>
        </w:rPr>
        <w:t>Ndakaimba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madairiro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enyu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emunamato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ndakauzviona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Mwa</w:t>
      </w:r>
      <w:r>
        <w:rPr>
          <w:rFonts w:ascii="Arial" w:hAnsi="Arial" w:cs="Arial"/>
          <w:sz w:val="28"/>
          <w:szCs w:val="28"/>
        </w:rPr>
        <w:t>r</w:t>
      </w:r>
      <w:r w:rsidRPr="00B73145">
        <w:rPr>
          <w:rFonts w:ascii="Arial" w:hAnsi="Arial" w:cs="Arial"/>
          <w:sz w:val="28"/>
          <w:szCs w:val="28"/>
        </w:rPr>
        <w:t xml:space="preserve">i </w:t>
      </w:r>
      <w:proofErr w:type="spellStart"/>
      <w:r w:rsidRPr="00B73145">
        <w:rPr>
          <w:rFonts w:ascii="Arial" w:hAnsi="Arial" w:cs="Arial"/>
          <w:sz w:val="28"/>
          <w:szCs w:val="28"/>
        </w:rPr>
        <w:t>vanodaira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Pr="00B73145">
        <w:rPr>
          <w:rFonts w:ascii="Arial" w:hAnsi="Arial" w:cs="Arial"/>
          <w:sz w:val="28"/>
          <w:szCs w:val="28"/>
        </w:rPr>
        <w:t>havadaire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paunotarisira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iwewe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A</w:t>
      </w:r>
      <w:r w:rsidRPr="00B73145">
        <w:rPr>
          <w:rFonts w:ascii="Arial" w:hAnsi="Arial" w:cs="Arial"/>
          <w:sz w:val="28"/>
          <w:szCs w:val="28"/>
        </w:rPr>
        <w:t>nd God still has lot</w:t>
      </w:r>
      <w:r>
        <w:rPr>
          <w:rFonts w:ascii="Arial" w:hAnsi="Arial" w:cs="Arial"/>
          <w:sz w:val="28"/>
          <w:szCs w:val="28"/>
        </w:rPr>
        <w:t>s</w:t>
      </w:r>
      <w:r w:rsidRPr="00B73145">
        <w:rPr>
          <w:rFonts w:ascii="Arial" w:hAnsi="Arial" w:cs="Arial"/>
          <w:sz w:val="28"/>
          <w:szCs w:val="28"/>
        </w:rPr>
        <w:t xml:space="preserve"> of miracles I am telling you but don’t miss them. </w:t>
      </w:r>
      <w:proofErr w:type="spellStart"/>
      <w:r w:rsidRPr="00B73145">
        <w:rPr>
          <w:rFonts w:ascii="Arial" w:hAnsi="Arial" w:cs="Arial"/>
          <w:sz w:val="28"/>
          <w:szCs w:val="28"/>
        </w:rPr>
        <w:t>Kuuya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kwatino</w:t>
      </w:r>
      <w:r>
        <w:rPr>
          <w:rFonts w:ascii="Arial" w:hAnsi="Arial" w:cs="Arial"/>
          <w:sz w:val="28"/>
          <w:szCs w:val="28"/>
        </w:rPr>
        <w:t>i</w:t>
      </w:r>
      <w:r w:rsidRPr="00B73145">
        <w:rPr>
          <w:rFonts w:ascii="Arial" w:hAnsi="Arial" w:cs="Arial"/>
          <w:sz w:val="28"/>
          <w:szCs w:val="28"/>
        </w:rPr>
        <w:t>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muimba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yaMwari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kudaio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tirikuda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mwoyo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yedu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iputswe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neMweya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wani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712220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712220">
        <w:rPr>
          <w:rFonts w:ascii="Arial" w:hAnsi="Arial" w:cs="Arial"/>
          <w:sz w:val="18"/>
          <w:szCs w:val="18"/>
        </w:rPr>
        <w:t>waMwari</w:t>
      </w:r>
      <w:proofErr w:type="spellEnd"/>
      <w:r w:rsidRPr="00712220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Kana </w:t>
      </w:r>
      <w:r>
        <w:rPr>
          <w:rFonts w:ascii="Arial" w:hAnsi="Arial" w:cs="Arial"/>
          <w:sz w:val="28"/>
          <w:szCs w:val="28"/>
        </w:rPr>
        <w:t xml:space="preserve"> tine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zvatakafamba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mazviri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tiite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die what…? </w:t>
      </w:r>
      <w:r w:rsidRPr="00C20FA9">
        <w:rPr>
          <w:rFonts w:ascii="Arial" w:hAnsi="Arial" w:cs="Arial"/>
          <w:sz w:val="18"/>
          <w:szCs w:val="18"/>
        </w:rPr>
        <w:t>[Congregation says, “daily.”]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B656F">
        <w:rPr>
          <w:rFonts w:ascii="Arial" w:hAnsi="Arial" w:cs="Arial"/>
          <w:sz w:val="28"/>
          <w:szCs w:val="28"/>
          <w:lang w:val="en-ZW"/>
        </w:rPr>
        <w:t>Titendeuke</w:t>
      </w:r>
      <w:proofErr w:type="spellEnd"/>
      <w:r w:rsidRPr="00DB656F">
        <w:rPr>
          <w:rFonts w:ascii="Arial" w:hAnsi="Arial" w:cs="Arial"/>
          <w:sz w:val="28"/>
          <w:szCs w:val="28"/>
          <w:lang w:val="en-ZW"/>
        </w:rPr>
        <w:t xml:space="preserve"> tese, </w:t>
      </w:r>
      <w:proofErr w:type="spellStart"/>
      <w:r w:rsidRPr="00DB656F">
        <w:rPr>
          <w:rFonts w:ascii="Arial" w:hAnsi="Arial" w:cs="Arial"/>
          <w:sz w:val="28"/>
          <w:szCs w:val="28"/>
          <w:lang w:val="en-ZW"/>
        </w:rPr>
        <w:t>patinosara</w:t>
      </w:r>
      <w:proofErr w:type="spellEnd"/>
      <w:r w:rsidRPr="00DB656F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DB656F">
        <w:rPr>
          <w:rFonts w:ascii="Arial" w:hAnsi="Arial" w:cs="Arial"/>
          <w:sz w:val="28"/>
          <w:szCs w:val="28"/>
          <w:lang w:val="en-ZW"/>
        </w:rPr>
        <w:t>tobuda</w:t>
      </w:r>
      <w:proofErr w:type="spellEnd"/>
      <w:r w:rsidRPr="00DB656F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DB656F">
        <w:rPr>
          <w:rFonts w:ascii="Arial" w:hAnsi="Arial" w:cs="Arial"/>
          <w:sz w:val="28"/>
          <w:szCs w:val="28"/>
          <w:lang w:val="en-ZW"/>
        </w:rPr>
        <w:t>munomu</w:t>
      </w:r>
      <w:proofErr w:type="spellEnd"/>
      <w:r w:rsidRPr="00DB656F">
        <w:rPr>
          <w:rFonts w:ascii="Arial" w:hAnsi="Arial" w:cs="Arial"/>
          <w:sz w:val="28"/>
          <w:szCs w:val="28"/>
          <w:lang w:val="en-ZW"/>
        </w:rPr>
        <w:t xml:space="preserve"> aah Jehova</w:t>
      </w:r>
      <w:r w:rsidRPr="00070194">
        <w:rPr>
          <w:rFonts w:ascii="Arial" w:hAnsi="Arial" w:cs="Arial"/>
          <w:sz w:val="28"/>
          <w:szCs w:val="28"/>
          <w:lang w:val="en-ZW"/>
        </w:rPr>
        <w:t>h</w:t>
      </w:r>
      <w:r w:rsidRPr="00DB656F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DB656F">
        <w:rPr>
          <w:rFonts w:ascii="Arial" w:hAnsi="Arial" w:cs="Arial"/>
          <w:sz w:val="28"/>
          <w:szCs w:val="28"/>
          <w:lang w:val="en-ZW"/>
        </w:rPr>
        <w:t>vanenge</w:t>
      </w:r>
      <w:proofErr w:type="spellEnd"/>
      <w:r w:rsidRPr="00DB656F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DB656F">
        <w:rPr>
          <w:rFonts w:ascii="Arial" w:hAnsi="Arial" w:cs="Arial"/>
          <w:sz w:val="28"/>
          <w:szCs w:val="28"/>
          <w:lang w:val="en-ZW"/>
        </w:rPr>
        <w:t>voita</w:t>
      </w:r>
      <w:proofErr w:type="spellEnd"/>
      <w:r w:rsidRPr="00DB656F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 w:rsidRPr="00DB656F">
        <w:rPr>
          <w:rFonts w:ascii="Arial" w:hAnsi="Arial" w:cs="Arial"/>
          <w:sz w:val="28"/>
          <w:szCs w:val="28"/>
          <w:lang w:val="en-ZW"/>
        </w:rPr>
        <w:t>munana</w:t>
      </w:r>
      <w:proofErr w:type="spellEnd"/>
      <w:r w:rsidRPr="00DB656F">
        <w:rPr>
          <w:rFonts w:ascii="Arial" w:hAnsi="Arial" w:cs="Arial"/>
          <w:sz w:val="28"/>
          <w:szCs w:val="28"/>
          <w:lang w:val="en-ZW"/>
        </w:rPr>
        <w:t xml:space="preserve">. </w:t>
      </w:r>
      <w:r w:rsidRPr="00B44977">
        <w:rPr>
          <w:rFonts w:ascii="Arial" w:hAnsi="Arial" w:cs="Arial"/>
          <w:sz w:val="18"/>
          <w:szCs w:val="18"/>
        </w:rPr>
        <w:t>[Congregation says, “Amen.”]</w:t>
      </w:r>
    </w:p>
    <w:p w14:paraId="3021916B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F4605A">
        <w:rPr>
          <w:rFonts w:ascii="Arial" w:hAnsi="Arial" w:cs="Arial"/>
          <w:sz w:val="28"/>
          <w:szCs w:val="28"/>
          <w:vertAlign w:val="superscript"/>
        </w:rPr>
        <w:t>74</w:t>
      </w:r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Hatina </w:t>
      </w:r>
      <w:proofErr w:type="spellStart"/>
      <w:r w:rsidRPr="00B73145">
        <w:rPr>
          <w:rFonts w:ascii="Arial" w:hAnsi="Arial" w:cs="Arial"/>
          <w:sz w:val="28"/>
          <w:szCs w:val="28"/>
        </w:rPr>
        <w:t>kumbofunga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gore </w:t>
      </w:r>
      <w:proofErr w:type="spellStart"/>
      <w:r w:rsidRPr="00B73145">
        <w:rPr>
          <w:rFonts w:ascii="Arial" w:hAnsi="Arial" w:cs="Arial"/>
          <w:sz w:val="28"/>
          <w:szCs w:val="28"/>
        </w:rPr>
        <w:t>rino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tingawane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…Taiti </w:t>
      </w:r>
      <w:proofErr w:type="spellStart"/>
      <w:r w:rsidRPr="00B73145">
        <w:rPr>
          <w:rFonts w:ascii="Arial" w:hAnsi="Arial" w:cs="Arial"/>
          <w:sz w:val="28"/>
          <w:szCs w:val="28"/>
        </w:rPr>
        <w:t>hedu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hundred t</w:t>
      </w:r>
      <w:r>
        <w:rPr>
          <w:rFonts w:ascii="Arial" w:hAnsi="Arial" w:cs="Arial"/>
          <w:sz w:val="28"/>
          <w:szCs w:val="28"/>
        </w:rPr>
        <w:t>onne</w:t>
      </w:r>
      <w:r w:rsidRPr="00B73145">
        <w:rPr>
          <w:rFonts w:ascii="Arial" w:hAnsi="Arial" w:cs="Arial"/>
          <w:sz w:val="28"/>
          <w:szCs w:val="28"/>
        </w:rPr>
        <w:t xml:space="preserve">s </w:t>
      </w:r>
      <w:proofErr w:type="spellStart"/>
      <w:r w:rsidRPr="00B73145">
        <w:rPr>
          <w:rFonts w:ascii="Arial" w:hAnsi="Arial" w:cs="Arial"/>
          <w:sz w:val="28"/>
          <w:szCs w:val="28"/>
        </w:rPr>
        <w:t>ndodzakaita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but we never thought we </w:t>
      </w:r>
      <w:r>
        <w:rPr>
          <w:rFonts w:ascii="Arial" w:hAnsi="Arial" w:cs="Arial"/>
          <w:sz w:val="28"/>
          <w:szCs w:val="28"/>
        </w:rPr>
        <w:t xml:space="preserve"> would</w:t>
      </w:r>
      <w:r w:rsidRPr="00B73145">
        <w:rPr>
          <w:rFonts w:ascii="Arial" w:hAnsi="Arial" w:cs="Arial"/>
          <w:sz w:val="28"/>
          <w:szCs w:val="28"/>
        </w:rPr>
        <w:t xml:space="preserve"> get anything </w:t>
      </w:r>
      <w:proofErr w:type="spellStart"/>
      <w:r w:rsidRPr="00B73145">
        <w:rPr>
          <w:rFonts w:ascii="Arial" w:hAnsi="Arial" w:cs="Arial"/>
          <w:sz w:val="28"/>
          <w:szCs w:val="28"/>
        </w:rPr>
        <w:t>nemvura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yacho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zvayaidii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2D4D01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2D4D01">
        <w:rPr>
          <w:rFonts w:ascii="Arial" w:hAnsi="Arial" w:cs="Arial"/>
          <w:sz w:val="18"/>
          <w:szCs w:val="18"/>
        </w:rPr>
        <w:t>zvayayiita</w:t>
      </w:r>
      <w:proofErr w:type="spellEnd"/>
      <w:r w:rsidRPr="002D4D01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But look wh</w:t>
      </w:r>
      <w:r>
        <w:rPr>
          <w:rFonts w:ascii="Arial" w:hAnsi="Arial" w:cs="Arial"/>
          <w:sz w:val="28"/>
          <w:szCs w:val="28"/>
        </w:rPr>
        <w:t>at</w:t>
      </w:r>
      <w:r w:rsidRPr="00B73145">
        <w:rPr>
          <w:rFonts w:ascii="Arial" w:hAnsi="Arial" w:cs="Arial"/>
          <w:sz w:val="28"/>
          <w:szCs w:val="28"/>
        </w:rPr>
        <w:t xml:space="preserve"> God has done, we are</w:t>
      </w:r>
      <w:commentRangeStart w:id="22"/>
      <w:r w:rsidRPr="00B73145">
        <w:rPr>
          <w:rFonts w:ascii="Arial" w:hAnsi="Arial" w:cs="Arial"/>
          <w:sz w:val="28"/>
          <w:szCs w:val="28"/>
        </w:rPr>
        <w:t>…</w:t>
      </w:r>
      <w:commentRangeEnd w:id="22"/>
      <w:r w:rsidRPr="00B73145">
        <w:rPr>
          <w:rStyle w:val="CommentReference"/>
        </w:rPr>
        <w:commentReference w:id="22"/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boasting </w:t>
      </w:r>
      <w:r w:rsidRPr="00B73145">
        <w:rPr>
          <w:rFonts w:ascii="Arial" w:hAnsi="Arial" w:cs="Arial"/>
          <w:sz w:val="28"/>
          <w:szCs w:val="28"/>
        </w:rPr>
        <w:t>seventy-three t</w:t>
      </w:r>
      <w:r>
        <w:rPr>
          <w:rFonts w:ascii="Arial" w:hAnsi="Arial" w:cs="Arial"/>
          <w:sz w:val="28"/>
          <w:szCs w:val="28"/>
        </w:rPr>
        <w:t>onnes</w:t>
      </w:r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Chionai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Church </w:t>
      </w:r>
      <w:proofErr w:type="spellStart"/>
      <w:r w:rsidRPr="00B73145">
        <w:rPr>
          <w:rFonts w:ascii="Arial" w:hAnsi="Arial" w:cs="Arial"/>
          <w:sz w:val="28"/>
          <w:szCs w:val="28"/>
        </w:rPr>
        <w:t>inoyi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irikufara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kudai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pane gore </w:t>
      </w:r>
      <w:proofErr w:type="spellStart"/>
      <w:r w:rsidRPr="00B73145">
        <w:rPr>
          <w:rFonts w:ascii="Arial" w:hAnsi="Arial" w:cs="Arial"/>
          <w:sz w:val="28"/>
          <w:szCs w:val="28"/>
        </w:rPr>
        <w:t>ratakambenge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tisinga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fare mu Church im</w:t>
      </w:r>
      <w:r>
        <w:rPr>
          <w:rFonts w:ascii="Arial" w:hAnsi="Arial" w:cs="Arial"/>
          <w:sz w:val="28"/>
          <w:szCs w:val="28"/>
        </w:rPr>
        <w:t xml:space="preserve">o </w:t>
      </w:r>
      <w:proofErr w:type="spellStart"/>
      <w:r w:rsidRPr="00B73145">
        <w:rPr>
          <w:rFonts w:ascii="Arial" w:hAnsi="Arial" w:cs="Arial"/>
          <w:sz w:val="28"/>
          <w:szCs w:val="28"/>
        </w:rPr>
        <w:t>mun</w:t>
      </w:r>
      <w:r>
        <w:rPr>
          <w:rFonts w:ascii="Arial" w:hAnsi="Arial" w:cs="Arial"/>
          <w:sz w:val="28"/>
          <w:szCs w:val="28"/>
        </w:rPr>
        <w:t>omu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Pane gore </w:t>
      </w:r>
      <w:proofErr w:type="spellStart"/>
      <w:r w:rsidRPr="00B73145">
        <w:rPr>
          <w:rFonts w:ascii="Arial" w:hAnsi="Arial" w:cs="Arial"/>
          <w:sz w:val="28"/>
          <w:szCs w:val="28"/>
        </w:rPr>
        <w:t>ratakanga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vashomanana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mu </w:t>
      </w:r>
      <w:r>
        <w:rPr>
          <w:rFonts w:ascii="Arial" w:hAnsi="Arial" w:cs="Arial"/>
          <w:sz w:val="28"/>
          <w:szCs w:val="28"/>
        </w:rPr>
        <w:t>C</w:t>
      </w:r>
      <w:r w:rsidRPr="00B73145">
        <w:rPr>
          <w:rFonts w:ascii="Arial" w:hAnsi="Arial" w:cs="Arial"/>
          <w:sz w:val="28"/>
          <w:szCs w:val="28"/>
        </w:rPr>
        <w:t>hurch imo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munomu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Pane gore </w:t>
      </w:r>
      <w:proofErr w:type="spellStart"/>
      <w:r w:rsidRPr="00B73145">
        <w:rPr>
          <w:rFonts w:ascii="Arial" w:hAnsi="Arial" w:cs="Arial"/>
          <w:sz w:val="28"/>
          <w:szCs w:val="28"/>
        </w:rPr>
        <w:t>rekuti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vakanga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vachitivenga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vakaona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dhenisi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yedu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yatosvi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B44977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yatosvika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B44977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</w:t>
      </w:r>
      <w:r w:rsidRPr="00B73145">
        <w:rPr>
          <w:rFonts w:ascii="Arial" w:hAnsi="Arial" w:cs="Arial"/>
          <w:sz w:val="28"/>
          <w:szCs w:val="28"/>
        </w:rPr>
        <w:t>atosvika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Asi </w:t>
      </w:r>
      <w:proofErr w:type="spellStart"/>
      <w:r w:rsidRPr="00B73145">
        <w:rPr>
          <w:rFonts w:ascii="Arial" w:hAnsi="Arial" w:cs="Arial"/>
          <w:sz w:val="28"/>
          <w:szCs w:val="28"/>
        </w:rPr>
        <w:t>ndisu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nhasi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vekuti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vachibenga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vakapfuura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apa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vanotanga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kugomera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nemotokari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dziri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panze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Vozonzwa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                                                        </w:t>
      </w:r>
    </w:p>
    <w:p w14:paraId="12D47FD4" w14:textId="77777777" w:rsidR="005D3BDE" w:rsidRDefault="005D3BDE" w:rsidP="005D3BDE">
      <w:p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                         </w:t>
      </w:r>
      <w:proofErr w:type="spellStart"/>
      <w:r w:rsidRPr="00C30764">
        <w:rPr>
          <w:rFonts w:ascii="Arial" w:hAnsi="Arial" w:cs="Arial"/>
          <w:i/>
          <w:iCs/>
          <w:sz w:val="28"/>
          <w:szCs w:val="28"/>
        </w:rPr>
        <w:t>Ngati</w:t>
      </w:r>
      <w:proofErr w:type="spellEnd"/>
      <w:r w:rsidRPr="00C3076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C30764">
        <w:rPr>
          <w:rFonts w:ascii="Arial" w:hAnsi="Arial" w:cs="Arial"/>
          <w:i/>
          <w:iCs/>
          <w:sz w:val="28"/>
          <w:szCs w:val="28"/>
        </w:rPr>
        <w:t>jekerwe</w:t>
      </w:r>
      <w:proofErr w:type="spellEnd"/>
    </w:p>
    <w:p w14:paraId="7D38A634" w14:textId="77777777" w:rsidR="005D3BDE" w:rsidRPr="00277B18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A753DC">
        <w:rPr>
          <w:rFonts w:ascii="Arial" w:hAnsi="Arial" w:cs="Arial"/>
          <w:sz w:val="28"/>
          <w:szCs w:val="28"/>
          <w:vertAlign w:val="superscript"/>
        </w:rPr>
        <w:t xml:space="preserve"> 75</w:t>
      </w:r>
      <w:r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Pr="00B44977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</w:t>
      </w:r>
      <w:r w:rsidRPr="00B73145">
        <w:rPr>
          <w:rFonts w:ascii="Arial" w:hAnsi="Arial" w:cs="Arial"/>
          <w:sz w:val="28"/>
          <w:szCs w:val="28"/>
        </w:rPr>
        <w:t>nobatwa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nechi</w:t>
      </w:r>
      <w:r>
        <w:rPr>
          <w:rFonts w:ascii="Arial" w:hAnsi="Arial" w:cs="Arial"/>
          <w:sz w:val="28"/>
          <w:szCs w:val="28"/>
        </w:rPr>
        <w:t>r</w:t>
      </w:r>
      <w:r w:rsidRPr="00B73145">
        <w:rPr>
          <w:rFonts w:ascii="Arial" w:hAnsi="Arial" w:cs="Arial"/>
          <w:sz w:val="28"/>
          <w:szCs w:val="28"/>
        </w:rPr>
        <w:t>ungurira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chekuda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kuuya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B44977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B44977">
        <w:rPr>
          <w:rFonts w:ascii="Arial" w:hAnsi="Arial" w:cs="Arial"/>
          <w:sz w:val="18"/>
          <w:szCs w:val="18"/>
        </w:rPr>
        <w:t>”]</w:t>
      </w:r>
      <w:r w:rsidRPr="00B73145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Pr="00B73145">
        <w:rPr>
          <w:rFonts w:ascii="Arial" w:hAnsi="Arial" w:cs="Arial"/>
          <w:sz w:val="28"/>
          <w:szCs w:val="28"/>
        </w:rPr>
        <w:t>mauyiro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ndoanodii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manje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0D40EE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0D40EE">
        <w:rPr>
          <w:rFonts w:ascii="Arial" w:hAnsi="Arial" w:cs="Arial"/>
          <w:sz w:val="18"/>
          <w:szCs w:val="18"/>
        </w:rPr>
        <w:t>anonetsa</w:t>
      </w:r>
      <w:proofErr w:type="spellEnd"/>
      <w:r w:rsidRPr="000D40EE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Hanzi, “</w:t>
      </w:r>
      <w:proofErr w:type="spellStart"/>
      <w:r>
        <w:rPr>
          <w:rFonts w:ascii="Arial" w:hAnsi="Arial" w:cs="Arial"/>
          <w:sz w:val="28"/>
          <w:szCs w:val="28"/>
        </w:rPr>
        <w:t>N</w:t>
      </w:r>
      <w:r w:rsidRPr="00B73145">
        <w:rPr>
          <w:rFonts w:ascii="Arial" w:hAnsi="Arial" w:cs="Arial"/>
          <w:sz w:val="28"/>
          <w:szCs w:val="28"/>
        </w:rPr>
        <w:t>yadzi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dzinokunda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chii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…?” </w:t>
      </w:r>
      <w:r w:rsidRPr="000D40EE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0D40EE">
        <w:rPr>
          <w:rFonts w:ascii="Arial" w:hAnsi="Arial" w:cs="Arial"/>
          <w:sz w:val="18"/>
          <w:szCs w:val="18"/>
        </w:rPr>
        <w:t>rufu</w:t>
      </w:r>
      <w:proofErr w:type="spellEnd"/>
      <w:r w:rsidRPr="000D40EE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“If any man glory let him glory, he </w:t>
      </w:r>
      <w:proofErr w:type="spellStart"/>
      <w:r w:rsidRPr="00B73145">
        <w:rPr>
          <w:rFonts w:ascii="Arial" w:hAnsi="Arial" w:cs="Arial"/>
          <w:sz w:val="28"/>
          <w:szCs w:val="28"/>
        </w:rPr>
        <w:t>knoweth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the Lord”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 w:rsidRPr="00B73145">
        <w:rPr>
          <w:rFonts w:ascii="Arial" w:hAnsi="Arial" w:cs="Arial"/>
          <w:sz w:val="28"/>
          <w:szCs w:val="28"/>
        </w:rPr>
        <w:t>Iye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zvino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yakwana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lastRenderedPageBreak/>
        <w:t>nguva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yedu,pane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nguva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yatakanyadziswa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mukati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meGweru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munomu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vachitaura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zvanodii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DE04ED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DE04ED">
        <w:rPr>
          <w:rFonts w:ascii="Arial" w:hAnsi="Arial" w:cs="Arial"/>
          <w:sz w:val="18"/>
          <w:szCs w:val="18"/>
        </w:rPr>
        <w:t>zvavanoda</w:t>
      </w:r>
      <w:proofErr w:type="spellEnd"/>
      <w:r w:rsidRPr="00DE04ED">
        <w:rPr>
          <w:rFonts w:ascii="Arial" w:hAnsi="Arial" w:cs="Arial"/>
          <w:sz w:val="18"/>
          <w:szCs w:val="18"/>
        </w:rPr>
        <w:t>.”]</w:t>
      </w:r>
    </w:p>
    <w:p w14:paraId="014D0FF5" w14:textId="77777777" w:rsidR="005D3BDE" w:rsidRPr="00B73145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A753DC">
        <w:rPr>
          <w:rFonts w:ascii="Arial" w:hAnsi="Arial" w:cs="Arial"/>
          <w:sz w:val="28"/>
          <w:szCs w:val="28"/>
          <w:vertAlign w:val="superscript"/>
        </w:rPr>
        <w:t>76</w:t>
      </w:r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>Iye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zvino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I </w:t>
      </w:r>
      <w:proofErr w:type="spellStart"/>
      <w:r w:rsidRPr="00B73145">
        <w:rPr>
          <w:rFonts w:ascii="Arial" w:hAnsi="Arial" w:cs="Arial"/>
          <w:sz w:val="28"/>
          <w:szCs w:val="28"/>
        </w:rPr>
        <w:t>nguva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yani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DE04ED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DE04ED">
        <w:rPr>
          <w:rFonts w:ascii="Arial" w:hAnsi="Arial" w:cs="Arial"/>
          <w:sz w:val="18"/>
          <w:szCs w:val="18"/>
        </w:rPr>
        <w:t>yedu</w:t>
      </w:r>
      <w:proofErr w:type="spellEnd"/>
      <w:r w:rsidRPr="00DE04ED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Vaya </w:t>
      </w:r>
      <w:proofErr w:type="spellStart"/>
      <w:r w:rsidRPr="00B73145">
        <w:rPr>
          <w:rFonts w:ascii="Arial" w:hAnsi="Arial" w:cs="Arial"/>
          <w:sz w:val="28"/>
          <w:szCs w:val="28"/>
        </w:rPr>
        <w:t>vaya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vaitisvora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varikupi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manje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? </w:t>
      </w:r>
      <w:proofErr w:type="spellStart"/>
      <w:r w:rsidRPr="00B73145">
        <w:rPr>
          <w:rFonts w:ascii="Arial" w:hAnsi="Arial" w:cs="Arial"/>
          <w:sz w:val="28"/>
          <w:szCs w:val="28"/>
        </w:rPr>
        <w:t>Varikuvanda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vakakuona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imi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ini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hangu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handisangani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navo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ndakagara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ndapa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munamato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wekuti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handidi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kuvaona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Zvinondin’on’odza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r w:rsidRPr="00B73145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Pr="00B73145">
        <w:rPr>
          <w:rFonts w:ascii="Arial" w:hAnsi="Arial" w:cs="Arial"/>
          <w:sz w:val="28"/>
          <w:szCs w:val="28"/>
        </w:rPr>
        <w:t>yava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nguva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yedu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yekuti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kudzoka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mu Gweru </w:t>
      </w:r>
      <w:proofErr w:type="spellStart"/>
      <w:r w:rsidRPr="00B73145">
        <w:rPr>
          <w:rFonts w:ascii="Arial" w:hAnsi="Arial" w:cs="Arial"/>
          <w:sz w:val="28"/>
          <w:szCs w:val="28"/>
        </w:rPr>
        <w:t>munomu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vindicated</w:t>
      </w:r>
      <w:r>
        <w:rPr>
          <w:rFonts w:ascii="Arial" w:hAnsi="Arial" w:cs="Arial"/>
          <w:sz w:val="28"/>
          <w:szCs w:val="28"/>
        </w:rPr>
        <w:t>.</w:t>
      </w:r>
      <w:r w:rsidRPr="00B73145">
        <w:rPr>
          <w:rFonts w:ascii="Arial" w:hAnsi="Arial" w:cs="Arial"/>
          <w:sz w:val="28"/>
          <w:szCs w:val="28"/>
        </w:rPr>
        <w:t xml:space="preserve">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 w:rsidRPr="00B73145">
        <w:rPr>
          <w:rFonts w:ascii="Arial" w:hAnsi="Arial" w:cs="Arial"/>
          <w:sz w:val="28"/>
          <w:szCs w:val="28"/>
        </w:rPr>
        <w:t>Hanzi</w:t>
      </w:r>
      <w:r>
        <w:rPr>
          <w:rFonts w:ascii="Arial" w:hAnsi="Arial" w:cs="Arial"/>
          <w:sz w:val="28"/>
          <w:szCs w:val="28"/>
        </w:rPr>
        <w:t>,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“</w:t>
      </w:r>
      <w:proofErr w:type="spellStart"/>
      <w:r>
        <w:rPr>
          <w:rFonts w:ascii="Arial" w:hAnsi="Arial" w:cs="Arial"/>
          <w:sz w:val="28"/>
          <w:szCs w:val="28"/>
        </w:rPr>
        <w:t>a</w:t>
      </w:r>
      <w:r w:rsidRPr="00B73145">
        <w:rPr>
          <w:rFonts w:ascii="Arial" w:hAnsi="Arial" w:cs="Arial"/>
          <w:sz w:val="28"/>
          <w:szCs w:val="28"/>
        </w:rPr>
        <w:t>ratari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ingani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idzi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? </w:t>
      </w:r>
      <w:r>
        <w:rPr>
          <w:rFonts w:ascii="Arial" w:hAnsi="Arial" w:cs="Arial"/>
          <w:sz w:val="28"/>
          <w:szCs w:val="28"/>
        </w:rPr>
        <w:t>“</w:t>
      </w:r>
      <w:r w:rsidRPr="00DE04ED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DE04ED">
        <w:rPr>
          <w:rFonts w:ascii="Arial" w:hAnsi="Arial" w:cs="Arial"/>
          <w:sz w:val="18"/>
          <w:szCs w:val="18"/>
        </w:rPr>
        <w:t>imbiri</w:t>
      </w:r>
      <w:proofErr w:type="spellEnd"/>
      <w:r w:rsidRPr="00DE04ED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Imwe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yacho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yakataura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Aratari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imbiri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ichiri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kubaka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here 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</w:t>
      </w:r>
      <w:r w:rsidRPr="00B73145">
        <w:rPr>
          <w:rFonts w:ascii="Arial" w:hAnsi="Arial" w:cs="Arial"/>
          <w:sz w:val="28"/>
          <w:szCs w:val="28"/>
        </w:rPr>
        <w:t>rakari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</w:rPr>
        <w:t>Ha’moona</w:t>
      </w:r>
      <w:proofErr w:type="spellEnd"/>
      <w:r>
        <w:rPr>
          <w:rFonts w:ascii="Arial" w:hAnsi="Arial" w:cs="Arial"/>
          <w:sz w:val="28"/>
          <w:szCs w:val="28"/>
        </w:rPr>
        <w:t xml:space="preserve"> …</w:t>
      </w:r>
      <w:proofErr w:type="spellStart"/>
      <w:r w:rsidRPr="00B73145">
        <w:rPr>
          <w:rFonts w:ascii="Arial" w:hAnsi="Arial" w:cs="Arial"/>
          <w:sz w:val="28"/>
          <w:szCs w:val="28"/>
        </w:rPr>
        <w:t>Nhai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waMwari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aritari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ingani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? </w:t>
      </w:r>
      <w:proofErr w:type="spellStart"/>
      <w:r w:rsidRPr="00B73145">
        <w:rPr>
          <w:rFonts w:ascii="Arial" w:hAnsi="Arial" w:cs="Arial"/>
          <w:sz w:val="28"/>
          <w:szCs w:val="28"/>
        </w:rPr>
        <w:t>Mukao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…ah </w:t>
      </w:r>
      <w:proofErr w:type="spellStart"/>
      <w:r>
        <w:rPr>
          <w:rFonts w:ascii="Arial" w:hAnsi="Arial" w:cs="Arial"/>
          <w:sz w:val="28"/>
          <w:szCs w:val="28"/>
        </w:rPr>
        <w:t>hevoi</w:t>
      </w:r>
      <w:proofErr w:type="spellEnd"/>
      <w:r>
        <w:rPr>
          <w:rFonts w:ascii="Arial" w:hAnsi="Arial" w:cs="Arial"/>
          <w:sz w:val="28"/>
          <w:szCs w:val="28"/>
        </w:rPr>
        <w:t xml:space="preserve"> ka</w:t>
      </w:r>
      <w:r w:rsidRPr="00B73145">
        <w:rPr>
          <w:rFonts w:ascii="Arial" w:hAnsi="Arial" w:cs="Arial"/>
          <w:sz w:val="28"/>
          <w:szCs w:val="28"/>
        </w:rPr>
        <w:t xml:space="preserve">  brother </w:t>
      </w:r>
      <w:proofErr w:type="spellStart"/>
      <w:r w:rsidRPr="00B73145">
        <w:rPr>
          <w:rFonts w:ascii="Arial" w:hAnsi="Arial" w:cs="Arial"/>
          <w:sz w:val="28"/>
          <w:szCs w:val="28"/>
        </w:rPr>
        <w:t>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aritati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Yaaimwe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chete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yadii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proofErr w:type="spellStart"/>
      <w:r w:rsidRPr="00B73145">
        <w:rPr>
          <w:rFonts w:ascii="Arial" w:hAnsi="Arial" w:cs="Arial"/>
          <w:sz w:val="28"/>
          <w:szCs w:val="28"/>
        </w:rPr>
        <w:t>Dzaimbova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ngani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CD2AEB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CD2AEB">
        <w:rPr>
          <w:rFonts w:ascii="Arial" w:hAnsi="Arial" w:cs="Arial"/>
          <w:sz w:val="18"/>
          <w:szCs w:val="18"/>
        </w:rPr>
        <w:t>mbiri</w:t>
      </w:r>
      <w:proofErr w:type="spellEnd"/>
      <w:r w:rsidRPr="00CD2AEB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Kana Mwari </w:t>
      </w:r>
      <w:proofErr w:type="spellStart"/>
      <w:r w:rsidRPr="00B73145">
        <w:rPr>
          <w:rFonts w:ascii="Arial" w:hAnsi="Arial" w:cs="Arial"/>
          <w:sz w:val="28"/>
          <w:szCs w:val="28"/>
        </w:rPr>
        <w:t>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Pr="00B73145">
        <w:rPr>
          <w:rFonts w:ascii="Arial" w:hAnsi="Arial" w:cs="Arial"/>
          <w:sz w:val="28"/>
          <w:szCs w:val="28"/>
        </w:rPr>
        <w:t>ngaadaire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nemoto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 w:rsidRPr="00B73145">
        <w:rPr>
          <w:rFonts w:ascii="Arial" w:hAnsi="Arial" w:cs="Arial"/>
          <w:sz w:val="28"/>
          <w:szCs w:val="28"/>
        </w:rPr>
        <w:t xml:space="preserve">Amen! </w:t>
      </w:r>
      <w:r w:rsidRPr="00B44977">
        <w:rPr>
          <w:rFonts w:ascii="Arial" w:hAnsi="Arial" w:cs="Arial"/>
          <w:sz w:val="18"/>
          <w:szCs w:val="18"/>
        </w:rPr>
        <w:t>[Congregation says, “Amen.”]</w:t>
      </w:r>
    </w:p>
    <w:p w14:paraId="0469CF3F" w14:textId="77777777" w:rsidR="005D3BDE" w:rsidRPr="005C4229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A753DC">
        <w:rPr>
          <w:rFonts w:ascii="Arial" w:hAnsi="Arial" w:cs="Arial"/>
          <w:sz w:val="28"/>
          <w:szCs w:val="28"/>
          <w:vertAlign w:val="superscript"/>
        </w:rPr>
        <w:t>7</w:t>
      </w:r>
      <w:r>
        <w:rPr>
          <w:rFonts w:ascii="Arial" w:hAnsi="Arial" w:cs="Arial"/>
          <w:sz w:val="28"/>
          <w:szCs w:val="28"/>
          <w:vertAlign w:val="superscript"/>
        </w:rPr>
        <w:t>7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Ndosaka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isusu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ve</w:t>
      </w:r>
      <w:r w:rsidRPr="00B73145">
        <w:rPr>
          <w:rFonts w:ascii="Arial" w:hAnsi="Arial" w:cs="Arial"/>
          <w:sz w:val="28"/>
          <w:szCs w:val="28"/>
        </w:rPr>
        <w:t>Isirairi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isusu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vaMwari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isu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tod</w:t>
      </w:r>
      <w:r>
        <w:rPr>
          <w:rFonts w:ascii="Arial" w:hAnsi="Arial" w:cs="Arial"/>
          <w:sz w:val="28"/>
          <w:szCs w:val="28"/>
        </w:rPr>
        <w:t>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i/>
          <w:iCs/>
          <w:sz w:val="28"/>
          <w:szCs w:val="28"/>
        </w:rPr>
        <w:t>rejoi</w:t>
      </w:r>
      <w:proofErr w:type="spellEnd"/>
      <w:r w:rsidRPr="00B73145">
        <w:rPr>
          <w:rFonts w:ascii="Arial" w:hAnsi="Arial" w:cs="Arial"/>
          <w:i/>
          <w:iCs/>
          <w:sz w:val="28"/>
          <w:szCs w:val="28"/>
        </w:rPr>
        <w:t>-se</w:t>
      </w:r>
      <w:r w:rsidRPr="00B73145">
        <w:rPr>
          <w:rFonts w:ascii="Arial" w:hAnsi="Arial" w:cs="Arial"/>
          <w:sz w:val="28"/>
          <w:szCs w:val="28"/>
        </w:rPr>
        <w:t xml:space="preserve"> </w:t>
      </w:r>
      <w:r w:rsidRPr="00E2378F">
        <w:rPr>
          <w:rFonts w:ascii="Arial" w:hAnsi="Arial" w:cs="Arial"/>
          <w:sz w:val="18"/>
          <w:szCs w:val="18"/>
        </w:rPr>
        <w:t>[rejoice—Ed]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Mwa</w:t>
      </w:r>
      <w:r>
        <w:rPr>
          <w:rFonts w:ascii="Arial" w:hAnsi="Arial" w:cs="Arial"/>
          <w:sz w:val="28"/>
          <w:szCs w:val="28"/>
        </w:rPr>
        <w:t>r</w:t>
      </w:r>
      <w:r w:rsidRPr="00B73145">
        <w:rPr>
          <w:rFonts w:ascii="Arial" w:hAnsi="Arial" w:cs="Arial"/>
          <w:sz w:val="28"/>
          <w:szCs w:val="28"/>
        </w:rPr>
        <w:t xml:space="preserve">i </w:t>
      </w:r>
      <w:proofErr w:type="spellStart"/>
      <w:r w:rsidRPr="00B73145">
        <w:rPr>
          <w:rFonts w:ascii="Arial" w:hAnsi="Arial" w:cs="Arial"/>
          <w:sz w:val="28"/>
          <w:szCs w:val="28"/>
        </w:rPr>
        <w:t>nedhanzi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 w:rsidRPr="00B73145">
        <w:rPr>
          <w:rFonts w:ascii="Arial" w:hAnsi="Arial" w:cs="Arial"/>
          <w:sz w:val="28"/>
          <w:szCs w:val="28"/>
        </w:rPr>
        <w:t>ne…</w:t>
      </w:r>
      <w:proofErr w:type="spellStart"/>
      <w:r w:rsidRPr="00B73145">
        <w:rPr>
          <w:rFonts w:ascii="Arial" w:hAnsi="Arial" w:cs="Arial"/>
          <w:sz w:val="28"/>
          <w:szCs w:val="28"/>
        </w:rPr>
        <w:t>u</w:t>
      </w:r>
      <w:r>
        <w:rPr>
          <w:rFonts w:ascii="Arial" w:hAnsi="Arial" w:cs="Arial"/>
          <w:sz w:val="28"/>
          <w:szCs w:val="28"/>
        </w:rPr>
        <w:t>d</w:t>
      </w:r>
      <w:r w:rsidRPr="00B73145">
        <w:rPr>
          <w:rFonts w:ascii="Arial" w:hAnsi="Arial" w:cs="Arial"/>
          <w:sz w:val="28"/>
          <w:szCs w:val="28"/>
        </w:rPr>
        <w:t>imbwa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uhu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Hati </w:t>
      </w:r>
      <w:proofErr w:type="spellStart"/>
      <w:r w:rsidRPr="00B73145">
        <w:rPr>
          <w:rFonts w:ascii="Arial" w:hAnsi="Arial" w:cs="Arial"/>
          <w:sz w:val="28"/>
          <w:szCs w:val="28"/>
        </w:rPr>
        <w:t>fararei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tichitenda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Pr="00B73145">
        <w:rPr>
          <w:rFonts w:ascii="Arial" w:hAnsi="Arial" w:cs="Arial"/>
          <w:sz w:val="28"/>
          <w:szCs w:val="28"/>
        </w:rPr>
        <w:t>nekuti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kwa</w:t>
      </w:r>
      <w:r>
        <w:rPr>
          <w:rFonts w:ascii="Arial" w:hAnsi="Arial" w:cs="Arial"/>
          <w:sz w:val="28"/>
          <w:szCs w:val="28"/>
        </w:rPr>
        <w:t>ak</w:t>
      </w:r>
      <w:r w:rsidRPr="00B73145">
        <w:rPr>
          <w:rFonts w:ascii="Arial" w:hAnsi="Arial" w:cs="Arial"/>
          <w:sz w:val="28"/>
          <w:szCs w:val="28"/>
        </w:rPr>
        <w:t>ati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bvisa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tinofanira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kuudza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vedu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vevana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vedu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pamusoro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pa October 2000.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 w:rsidRPr="00B73145">
        <w:rPr>
          <w:rFonts w:ascii="Arial" w:hAnsi="Arial" w:cs="Arial"/>
          <w:sz w:val="28"/>
          <w:szCs w:val="28"/>
        </w:rPr>
        <w:t>Amen</w:t>
      </w:r>
      <w:r>
        <w:rPr>
          <w:rFonts w:ascii="Arial" w:hAnsi="Arial" w:cs="Arial"/>
          <w:sz w:val="28"/>
          <w:szCs w:val="28"/>
        </w:rPr>
        <w:t>i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handisi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kumunzwa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iyeye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>[Congregation says, “Amen.”]</w:t>
      </w:r>
    </w:p>
    <w:p w14:paraId="6A4061ED" w14:textId="77777777" w:rsidR="005D3BDE" w:rsidRPr="008C4A6F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A753DC">
        <w:rPr>
          <w:rFonts w:ascii="Arial" w:hAnsi="Arial" w:cs="Arial"/>
          <w:sz w:val="18"/>
          <w:szCs w:val="18"/>
          <w:vertAlign w:val="superscript"/>
        </w:rPr>
        <w:t xml:space="preserve"> </w:t>
      </w:r>
      <w:r w:rsidRPr="00A753DC">
        <w:rPr>
          <w:rFonts w:ascii="Arial" w:hAnsi="Arial" w:cs="Arial"/>
          <w:sz w:val="28"/>
          <w:szCs w:val="28"/>
          <w:vertAlign w:val="superscript"/>
        </w:rPr>
        <w:t>7</w:t>
      </w:r>
      <w:r>
        <w:rPr>
          <w:rFonts w:ascii="Arial" w:hAnsi="Arial" w:cs="Arial"/>
          <w:sz w:val="28"/>
          <w:szCs w:val="28"/>
          <w:vertAlign w:val="superscript"/>
        </w:rPr>
        <w:t>8</w:t>
      </w:r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October 2000 it’s like Mount Horem, it’s like Mount Sanai, </w:t>
      </w:r>
      <w:proofErr w:type="spellStart"/>
      <w:r>
        <w:rPr>
          <w:rFonts w:ascii="Arial" w:hAnsi="Arial" w:cs="Arial"/>
          <w:sz w:val="28"/>
          <w:szCs w:val="28"/>
        </w:rPr>
        <w:t>hee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Ndosaka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tinofanira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kutaura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pachena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chena </w:t>
      </w:r>
      <w:proofErr w:type="spellStart"/>
      <w:r w:rsidRPr="00B73145">
        <w:rPr>
          <w:rFonts w:ascii="Arial" w:hAnsi="Arial" w:cs="Arial"/>
          <w:sz w:val="28"/>
          <w:szCs w:val="28"/>
        </w:rPr>
        <w:t>hatifaniri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kunyara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ndinyaradzwe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nemunhu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anouya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achigumbukira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kunamata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kwedu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asi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achirarama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nesu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parasite. </w:t>
      </w:r>
      <w:proofErr w:type="spellStart"/>
      <w:r w:rsidRPr="00B73145">
        <w:rPr>
          <w:rFonts w:ascii="Arial" w:hAnsi="Arial" w:cs="Arial"/>
          <w:sz w:val="28"/>
          <w:szCs w:val="28"/>
        </w:rPr>
        <w:t>Yoku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i/>
          <w:iCs/>
          <w:sz w:val="28"/>
          <w:szCs w:val="28"/>
        </w:rPr>
        <w:t>affect-tai</w:t>
      </w:r>
      <w:r w:rsidRPr="00B73145">
        <w:rPr>
          <w:rFonts w:ascii="Arial" w:hAnsi="Arial" w:cs="Arial"/>
          <w:sz w:val="28"/>
          <w:szCs w:val="28"/>
        </w:rPr>
        <w:t xml:space="preserve"> </w:t>
      </w:r>
      <w:r w:rsidRPr="00B44977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affect—ED</w:t>
      </w:r>
      <w:r w:rsidRPr="00B44977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manamatiro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enyu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yokus</w:t>
      </w:r>
      <w:r>
        <w:rPr>
          <w:rFonts w:ascii="Arial" w:hAnsi="Arial" w:cs="Arial"/>
          <w:sz w:val="28"/>
          <w:szCs w:val="28"/>
        </w:rPr>
        <w:t>h</w:t>
      </w:r>
      <w:r w:rsidRPr="00B73145">
        <w:rPr>
          <w:rFonts w:ascii="Arial" w:hAnsi="Arial" w:cs="Arial"/>
          <w:sz w:val="28"/>
          <w:szCs w:val="28"/>
        </w:rPr>
        <w:t>orai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yokuudzai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kana iye </w:t>
      </w:r>
      <w:proofErr w:type="spellStart"/>
      <w:r w:rsidRPr="00B73145">
        <w:rPr>
          <w:rFonts w:ascii="Arial" w:hAnsi="Arial" w:cs="Arial"/>
          <w:sz w:val="28"/>
          <w:szCs w:val="28"/>
        </w:rPr>
        <w:t>ane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zvinhu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nani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ngationeka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Hatidi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vanotaura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toda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36398">
        <w:rPr>
          <w:rFonts w:ascii="Arial" w:hAnsi="Arial" w:cs="Arial"/>
          <w:i/>
          <w:iCs/>
          <w:sz w:val="28"/>
          <w:szCs w:val="28"/>
        </w:rPr>
        <w:t>vhindiketwa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836398">
        <w:rPr>
          <w:rFonts w:ascii="Arial" w:hAnsi="Arial" w:cs="Arial"/>
          <w:sz w:val="18"/>
          <w:szCs w:val="18"/>
        </w:rPr>
        <w:t>[vindicated—ED]</w:t>
      </w:r>
      <w:r w:rsidRPr="00FD61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nani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893449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893449">
        <w:rPr>
          <w:rFonts w:ascii="Arial" w:hAnsi="Arial" w:cs="Arial"/>
          <w:sz w:val="18"/>
          <w:szCs w:val="18"/>
        </w:rPr>
        <w:t>naMwari</w:t>
      </w:r>
      <w:proofErr w:type="spellEnd"/>
      <w:r w:rsidRPr="00893449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“Vane </w:t>
      </w:r>
      <w:proofErr w:type="spellStart"/>
      <w:r w:rsidRPr="00B73145">
        <w:rPr>
          <w:rFonts w:ascii="Arial" w:hAnsi="Arial" w:cs="Arial"/>
          <w:sz w:val="28"/>
          <w:szCs w:val="28"/>
        </w:rPr>
        <w:t>nzeve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dzekunzwa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ngava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dii…? </w:t>
      </w:r>
      <w:r w:rsidRPr="00893449">
        <w:rPr>
          <w:rFonts w:ascii="Arial" w:hAnsi="Arial" w:cs="Arial"/>
          <w:sz w:val="18"/>
          <w:szCs w:val="18"/>
        </w:rPr>
        <w:t>[Congregation says, ‘</w:t>
      </w:r>
      <w:proofErr w:type="spellStart"/>
      <w:r w:rsidRPr="00893449">
        <w:rPr>
          <w:rFonts w:ascii="Arial" w:hAnsi="Arial" w:cs="Arial"/>
          <w:sz w:val="18"/>
          <w:szCs w:val="18"/>
        </w:rPr>
        <w:t>ngavanzwe</w:t>
      </w:r>
      <w:proofErr w:type="spellEnd"/>
      <w:r w:rsidRPr="00893449">
        <w:rPr>
          <w:rFonts w:ascii="Arial" w:hAnsi="Arial" w:cs="Arial"/>
          <w:sz w:val="18"/>
          <w:szCs w:val="18"/>
        </w:rPr>
        <w:t>.’]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zvinotaura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ani…?” </w:t>
      </w:r>
      <w:r w:rsidRPr="00893449">
        <w:rPr>
          <w:rFonts w:ascii="Arial" w:hAnsi="Arial" w:cs="Arial"/>
          <w:sz w:val="18"/>
          <w:szCs w:val="18"/>
        </w:rPr>
        <w:t>[Congregation says, “Mweya.”]</w:t>
      </w:r>
    </w:p>
    <w:p w14:paraId="42F9B5B8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vertAlign w:val="superscript"/>
        </w:rPr>
        <w:t>79</w:t>
      </w:r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Ndo challenge </w:t>
      </w:r>
      <w:proofErr w:type="spellStart"/>
      <w:r w:rsidRPr="00B73145">
        <w:rPr>
          <w:rFonts w:ascii="Arial" w:hAnsi="Arial" w:cs="Arial"/>
          <w:sz w:val="28"/>
          <w:szCs w:val="28"/>
        </w:rPr>
        <w:t>yandanayo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mazuva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ndo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staera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yema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paridziro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angu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iye</w:t>
      </w:r>
      <w:ins w:id="23" w:author="Transcriber01 JHB" w:date="2025-08-28T12:56:00Z" w16du:dateUtc="2025-08-28T10:56:00Z">
        <w:r>
          <w:rPr>
            <w:rFonts w:ascii="Arial" w:hAnsi="Arial" w:cs="Arial"/>
            <w:sz w:val="28"/>
            <w:szCs w:val="28"/>
          </w:rPr>
          <w:t xml:space="preserve"> </w:t>
        </w:r>
      </w:ins>
      <w:proofErr w:type="spellStart"/>
      <w:r w:rsidRPr="00B73145">
        <w:rPr>
          <w:rFonts w:ascii="Arial" w:hAnsi="Arial" w:cs="Arial"/>
          <w:sz w:val="28"/>
          <w:szCs w:val="28"/>
        </w:rPr>
        <w:t>zvino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</w:t>
      </w:r>
      <w:r w:rsidRPr="00B73145">
        <w:rPr>
          <w:rFonts w:ascii="Arial" w:hAnsi="Arial" w:cs="Arial"/>
          <w:sz w:val="28"/>
          <w:szCs w:val="28"/>
        </w:rPr>
        <w:t>nd</w:t>
      </w:r>
      <w:r>
        <w:rPr>
          <w:rFonts w:ascii="Arial" w:hAnsi="Arial" w:cs="Arial"/>
          <w:sz w:val="28"/>
          <w:szCs w:val="28"/>
        </w:rPr>
        <w:t>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handisi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kuowakanda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pasi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Kana </w:t>
      </w:r>
      <w:proofErr w:type="spellStart"/>
      <w:r w:rsidRPr="00B73145">
        <w:rPr>
          <w:rFonts w:ascii="Arial" w:hAnsi="Arial" w:cs="Arial"/>
          <w:sz w:val="28"/>
          <w:szCs w:val="28"/>
        </w:rPr>
        <w:t>inini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nd</w:t>
      </w:r>
      <w:r>
        <w:rPr>
          <w:rFonts w:ascii="Arial" w:hAnsi="Arial" w:cs="Arial"/>
          <w:sz w:val="28"/>
          <w:szCs w:val="28"/>
        </w:rPr>
        <w:t>i</w:t>
      </w:r>
      <w:r w:rsidRPr="00B73145">
        <w:rPr>
          <w:rFonts w:ascii="Arial" w:hAnsi="Arial" w:cs="Arial"/>
          <w:sz w:val="28"/>
          <w:szCs w:val="28"/>
        </w:rPr>
        <w:t>sina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Pr="00B73145">
        <w:rPr>
          <w:rFonts w:ascii="Arial" w:hAnsi="Arial" w:cs="Arial"/>
          <w:sz w:val="28"/>
          <w:szCs w:val="28"/>
        </w:rPr>
        <w:t>anaye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ndi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B44977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ndiyani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B44977">
        <w:rPr>
          <w:rFonts w:ascii="Arial" w:hAnsi="Arial" w:cs="Arial"/>
          <w:sz w:val="18"/>
          <w:szCs w:val="18"/>
        </w:rPr>
        <w:t>”]</w:t>
      </w:r>
      <w:proofErr w:type="spellStart"/>
      <w:r>
        <w:rPr>
          <w:rFonts w:ascii="Arial" w:hAnsi="Arial" w:cs="Arial"/>
          <w:sz w:val="28"/>
          <w:szCs w:val="28"/>
        </w:rPr>
        <w:t>n</w:t>
      </w:r>
      <w:r w:rsidRPr="00B73145">
        <w:rPr>
          <w:rFonts w:ascii="Arial" w:hAnsi="Arial" w:cs="Arial"/>
          <w:sz w:val="28"/>
          <w:szCs w:val="28"/>
        </w:rPr>
        <w:t>diyani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Kana </w:t>
      </w:r>
      <w:proofErr w:type="spellStart"/>
      <w:r w:rsidRPr="00B73145">
        <w:rPr>
          <w:rFonts w:ascii="Arial" w:hAnsi="Arial" w:cs="Arial"/>
          <w:sz w:val="28"/>
          <w:szCs w:val="28"/>
        </w:rPr>
        <w:t>vakabva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variivo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Pr="00B73145">
        <w:rPr>
          <w:rFonts w:ascii="Arial" w:hAnsi="Arial" w:cs="Arial"/>
          <w:sz w:val="28"/>
          <w:szCs w:val="28"/>
        </w:rPr>
        <w:t>vaka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dainzwa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naMwari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ndivo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Mwari ko </w:t>
      </w:r>
      <w:proofErr w:type="spellStart"/>
      <w:r>
        <w:rPr>
          <w:rFonts w:ascii="Arial" w:hAnsi="Arial" w:cs="Arial"/>
          <w:sz w:val="28"/>
          <w:szCs w:val="28"/>
        </w:rPr>
        <w:t>r</w:t>
      </w:r>
      <w:r w:rsidRPr="00B73145">
        <w:rPr>
          <w:rFonts w:ascii="Arial" w:hAnsi="Arial" w:cs="Arial"/>
          <w:sz w:val="28"/>
          <w:szCs w:val="28"/>
        </w:rPr>
        <w:t>opafadzo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Abraham </w:t>
      </w:r>
      <w:proofErr w:type="spellStart"/>
      <w:r w:rsidRPr="00B73145">
        <w:rPr>
          <w:rFonts w:ascii="Arial" w:hAnsi="Arial" w:cs="Arial"/>
          <w:sz w:val="28"/>
          <w:szCs w:val="28"/>
        </w:rPr>
        <w:t>pakati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pavo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riripi</w:t>
      </w:r>
      <w:proofErr w:type="spellEnd"/>
      <w:r w:rsidRPr="00B73145">
        <w:rPr>
          <w:rFonts w:ascii="Arial" w:hAnsi="Arial" w:cs="Arial"/>
          <w:sz w:val="28"/>
          <w:szCs w:val="28"/>
        </w:rPr>
        <w:t>?</w:t>
      </w:r>
      <w:r>
        <w:rPr>
          <w:rFonts w:ascii="Arial" w:hAnsi="Arial" w:cs="Arial"/>
          <w:sz w:val="28"/>
          <w:szCs w:val="28"/>
        </w:rPr>
        <w:t xml:space="preserve"> </w:t>
      </w:r>
      <w:r w:rsidRPr="00B44977">
        <w:rPr>
          <w:rFonts w:ascii="Arial" w:hAnsi="Arial" w:cs="Arial"/>
          <w:sz w:val="18"/>
          <w:szCs w:val="18"/>
        </w:rPr>
        <w:t>[Congregation says, “Amen.”]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Koropafadzo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Job </w:t>
      </w:r>
      <w:proofErr w:type="spellStart"/>
      <w:r w:rsidRPr="00B73145">
        <w:rPr>
          <w:rFonts w:ascii="Arial" w:hAnsi="Arial" w:cs="Arial"/>
          <w:sz w:val="28"/>
          <w:szCs w:val="28"/>
        </w:rPr>
        <w:t>pakati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pavo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riripi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? Ko </w:t>
      </w:r>
      <w:proofErr w:type="spellStart"/>
      <w:r>
        <w:rPr>
          <w:rFonts w:ascii="Arial" w:hAnsi="Arial" w:cs="Arial"/>
          <w:sz w:val="28"/>
          <w:szCs w:val="28"/>
        </w:rPr>
        <w:t>r</w:t>
      </w:r>
      <w:r w:rsidRPr="00B73145">
        <w:rPr>
          <w:rFonts w:ascii="Arial" w:hAnsi="Arial" w:cs="Arial"/>
          <w:sz w:val="28"/>
          <w:szCs w:val="28"/>
        </w:rPr>
        <w:t>opafadzo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ra</w:t>
      </w:r>
      <w:r>
        <w:rPr>
          <w:rFonts w:ascii="Arial" w:hAnsi="Arial" w:cs="Arial"/>
          <w:sz w:val="28"/>
          <w:szCs w:val="28"/>
        </w:rPr>
        <w:t>a</w:t>
      </w:r>
      <w:r w:rsidRPr="00B73145">
        <w:rPr>
          <w:rFonts w:ascii="Arial" w:hAnsi="Arial" w:cs="Arial"/>
          <w:sz w:val="28"/>
          <w:szCs w:val="28"/>
        </w:rPr>
        <w:t>Jokobho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pakati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pavo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riripi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? </w:t>
      </w:r>
      <w:proofErr w:type="spellStart"/>
      <w:r w:rsidRPr="00B73145">
        <w:rPr>
          <w:rFonts w:ascii="Arial" w:hAnsi="Arial" w:cs="Arial"/>
          <w:sz w:val="28"/>
          <w:szCs w:val="28"/>
        </w:rPr>
        <w:t>Hationei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zvatakaitirwa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na Mwari </w:t>
      </w:r>
      <w:proofErr w:type="spellStart"/>
      <w:r w:rsidRPr="00B73145">
        <w:rPr>
          <w:rFonts w:ascii="Arial" w:hAnsi="Arial" w:cs="Arial"/>
          <w:sz w:val="28"/>
          <w:szCs w:val="28"/>
        </w:rPr>
        <w:t>kubva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2000 </w:t>
      </w:r>
      <w:proofErr w:type="spellStart"/>
      <w:r w:rsidRPr="00B73145">
        <w:rPr>
          <w:rFonts w:ascii="Arial" w:hAnsi="Arial" w:cs="Arial"/>
          <w:sz w:val="28"/>
          <w:szCs w:val="28"/>
        </w:rPr>
        <w:t>kusvika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nhasi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</w:p>
    <w:p w14:paraId="00BD2EA9" w14:textId="77777777" w:rsidR="005D3BDE" w:rsidRDefault="005D3BDE" w:rsidP="005D3BDE">
      <w:pPr>
        <w:jc w:val="center"/>
        <w:rPr>
          <w:rFonts w:ascii="Arial" w:hAnsi="Arial" w:cs="Arial"/>
          <w:sz w:val="18"/>
          <w:szCs w:val="18"/>
        </w:rPr>
      </w:pPr>
      <w:r w:rsidRPr="00414015">
        <w:rPr>
          <w:rFonts w:ascii="Arial" w:hAnsi="Arial" w:cs="Arial"/>
          <w:i/>
          <w:iCs/>
          <w:sz w:val="28"/>
          <w:szCs w:val="28"/>
        </w:rPr>
        <w:t xml:space="preserve">Count your blessing ah aha ha  </w:t>
      </w:r>
      <w:proofErr w:type="spellStart"/>
      <w:r w:rsidRPr="00414015">
        <w:rPr>
          <w:rFonts w:ascii="Arial" w:hAnsi="Arial" w:cs="Arial"/>
          <w:i/>
          <w:iCs/>
          <w:sz w:val="28"/>
          <w:szCs w:val="28"/>
        </w:rPr>
        <w:t>nha</w:t>
      </w:r>
      <w:proofErr w:type="spellEnd"/>
      <w:r w:rsidRPr="0041401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414015">
        <w:rPr>
          <w:rFonts w:ascii="Arial" w:hAnsi="Arial" w:cs="Arial"/>
          <w:i/>
          <w:iCs/>
          <w:sz w:val="28"/>
          <w:szCs w:val="28"/>
        </w:rPr>
        <w:t>nha</w:t>
      </w:r>
      <w:proofErr w:type="spellEnd"/>
      <w:r w:rsidRPr="0041401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414015">
        <w:rPr>
          <w:rFonts w:ascii="Arial" w:hAnsi="Arial" w:cs="Arial"/>
          <w:i/>
          <w:iCs/>
          <w:sz w:val="28"/>
          <w:szCs w:val="28"/>
        </w:rPr>
        <w:t>nha</w:t>
      </w:r>
      <w:proofErr w:type="spellEnd"/>
      <w:r w:rsidRPr="0041401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414015">
        <w:rPr>
          <w:rFonts w:ascii="Arial" w:hAnsi="Arial" w:cs="Arial"/>
          <w:i/>
          <w:iCs/>
          <w:sz w:val="28"/>
          <w:szCs w:val="28"/>
        </w:rPr>
        <w:t>nha</w:t>
      </w:r>
      <w:proofErr w:type="spellEnd"/>
      <w:r w:rsidRPr="0041401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414015">
        <w:rPr>
          <w:rFonts w:ascii="Arial" w:hAnsi="Arial" w:cs="Arial"/>
          <w:i/>
          <w:iCs/>
          <w:sz w:val="28"/>
          <w:szCs w:val="28"/>
        </w:rPr>
        <w:t>nha</w:t>
      </w:r>
      <w:proofErr w:type="spellEnd"/>
      <w:r w:rsidRPr="0041401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414015">
        <w:rPr>
          <w:rFonts w:ascii="Arial" w:hAnsi="Arial" w:cs="Arial"/>
          <w:i/>
          <w:iCs/>
          <w:sz w:val="28"/>
          <w:szCs w:val="28"/>
        </w:rPr>
        <w:t>nha</w:t>
      </w:r>
      <w:proofErr w:type="spellEnd"/>
      <w:r w:rsidRPr="0041401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414015">
        <w:rPr>
          <w:rFonts w:ascii="Arial" w:hAnsi="Arial" w:cs="Arial"/>
          <w:i/>
          <w:iCs/>
          <w:sz w:val="28"/>
          <w:szCs w:val="28"/>
        </w:rPr>
        <w:t>nha</w:t>
      </w:r>
      <w:proofErr w:type="spellEnd"/>
      <w:r w:rsidRPr="00414015">
        <w:rPr>
          <w:rFonts w:ascii="Arial" w:hAnsi="Arial" w:cs="Arial"/>
          <w:i/>
          <w:iCs/>
          <w:sz w:val="28"/>
          <w:szCs w:val="28"/>
        </w:rPr>
        <w:t xml:space="preserve">, </w:t>
      </w:r>
      <w:proofErr w:type="spellStart"/>
      <w:r w:rsidRPr="00414015">
        <w:rPr>
          <w:rFonts w:ascii="Arial" w:hAnsi="Arial" w:cs="Arial"/>
          <w:i/>
          <w:iCs/>
          <w:sz w:val="28"/>
          <w:szCs w:val="28"/>
        </w:rPr>
        <w:t>nha</w:t>
      </w:r>
      <w:proofErr w:type="spellEnd"/>
      <w:r w:rsidRPr="0041401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414015">
        <w:rPr>
          <w:rFonts w:ascii="Arial" w:hAnsi="Arial" w:cs="Arial"/>
          <w:i/>
          <w:iCs/>
          <w:sz w:val="28"/>
          <w:szCs w:val="28"/>
        </w:rPr>
        <w:t>nha</w:t>
      </w:r>
      <w:proofErr w:type="spellEnd"/>
      <w:r w:rsidRPr="0041401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414015">
        <w:rPr>
          <w:rFonts w:ascii="Arial" w:hAnsi="Arial" w:cs="Arial"/>
          <w:i/>
          <w:iCs/>
          <w:sz w:val="28"/>
          <w:szCs w:val="28"/>
        </w:rPr>
        <w:t>nha</w:t>
      </w:r>
      <w:proofErr w:type="spellEnd"/>
      <w:r w:rsidRPr="00414015">
        <w:rPr>
          <w:rFonts w:ascii="Arial" w:hAnsi="Arial" w:cs="Arial"/>
          <w:i/>
          <w:iCs/>
          <w:sz w:val="28"/>
          <w:szCs w:val="28"/>
        </w:rPr>
        <w:t xml:space="preserve">, </w:t>
      </w:r>
      <w:proofErr w:type="spellStart"/>
      <w:r w:rsidRPr="00414015">
        <w:rPr>
          <w:rFonts w:ascii="Arial" w:hAnsi="Arial" w:cs="Arial"/>
          <w:i/>
          <w:iCs/>
          <w:sz w:val="28"/>
          <w:szCs w:val="28"/>
        </w:rPr>
        <w:t>nha</w:t>
      </w:r>
      <w:proofErr w:type="spellEnd"/>
      <w:r w:rsidRPr="0041401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414015">
        <w:rPr>
          <w:rFonts w:ascii="Arial" w:hAnsi="Arial" w:cs="Arial"/>
          <w:i/>
          <w:iCs/>
          <w:sz w:val="28"/>
          <w:szCs w:val="28"/>
        </w:rPr>
        <w:t>nha</w:t>
      </w:r>
      <w:proofErr w:type="spellEnd"/>
      <w:r w:rsidRPr="0041401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414015">
        <w:rPr>
          <w:rFonts w:ascii="Arial" w:hAnsi="Arial" w:cs="Arial"/>
          <w:i/>
          <w:iCs/>
          <w:sz w:val="28"/>
          <w:szCs w:val="28"/>
        </w:rPr>
        <w:t>nha</w:t>
      </w:r>
      <w:proofErr w:type="spellEnd"/>
      <w:r w:rsidRPr="00414015">
        <w:rPr>
          <w:rFonts w:ascii="Arial" w:hAnsi="Arial" w:cs="Arial"/>
          <w:i/>
          <w:iCs/>
          <w:sz w:val="28"/>
          <w:szCs w:val="28"/>
        </w:rPr>
        <w:t xml:space="preserve">, </w:t>
      </w:r>
      <w:proofErr w:type="spellStart"/>
      <w:r w:rsidRPr="00414015">
        <w:rPr>
          <w:rFonts w:ascii="Arial" w:hAnsi="Arial" w:cs="Arial"/>
          <w:i/>
          <w:iCs/>
          <w:sz w:val="28"/>
          <w:szCs w:val="28"/>
        </w:rPr>
        <w:t>nha</w:t>
      </w:r>
      <w:proofErr w:type="spellEnd"/>
      <w:r w:rsidRPr="0041401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414015">
        <w:rPr>
          <w:rFonts w:ascii="Arial" w:hAnsi="Arial" w:cs="Arial"/>
          <w:i/>
          <w:iCs/>
          <w:sz w:val="28"/>
          <w:szCs w:val="28"/>
        </w:rPr>
        <w:t>nha</w:t>
      </w:r>
      <w:proofErr w:type="spellEnd"/>
      <w:r w:rsidRPr="0041401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414015">
        <w:rPr>
          <w:rFonts w:ascii="Arial" w:hAnsi="Arial" w:cs="Arial"/>
          <w:i/>
          <w:iCs/>
          <w:sz w:val="28"/>
          <w:szCs w:val="28"/>
        </w:rPr>
        <w:t>nha</w:t>
      </w:r>
      <w:proofErr w:type="spellEnd"/>
      <w:r w:rsidRPr="0041401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414015">
        <w:rPr>
          <w:rFonts w:ascii="Arial" w:hAnsi="Arial" w:cs="Arial"/>
          <w:i/>
          <w:iCs/>
          <w:sz w:val="28"/>
          <w:szCs w:val="28"/>
        </w:rPr>
        <w:t>nha</w:t>
      </w:r>
      <w:proofErr w:type="spellEnd"/>
      <w:r w:rsidRPr="0041401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414015">
        <w:rPr>
          <w:rFonts w:ascii="Arial" w:hAnsi="Arial" w:cs="Arial"/>
          <w:i/>
          <w:iCs/>
          <w:sz w:val="28"/>
          <w:szCs w:val="28"/>
        </w:rPr>
        <w:t>nha</w:t>
      </w:r>
      <w:proofErr w:type="spellEnd"/>
      <w:r w:rsidRPr="0041401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414015">
        <w:rPr>
          <w:rFonts w:ascii="Arial" w:hAnsi="Arial" w:cs="Arial"/>
          <w:i/>
          <w:iCs/>
          <w:sz w:val="28"/>
          <w:szCs w:val="28"/>
        </w:rPr>
        <w:t>nha</w:t>
      </w:r>
      <w:proofErr w:type="spellEnd"/>
      <w:r w:rsidRPr="00414015">
        <w:rPr>
          <w:rFonts w:ascii="Arial" w:hAnsi="Arial" w:cs="Arial"/>
          <w:i/>
          <w:iCs/>
          <w:sz w:val="28"/>
          <w:szCs w:val="28"/>
        </w:rPr>
        <w:t>.</w:t>
      </w:r>
      <w:r w:rsidRPr="0015444E">
        <w:rPr>
          <w:rFonts w:ascii="Arial" w:hAnsi="Arial" w:cs="Arial"/>
          <w:sz w:val="18"/>
          <w:szCs w:val="18"/>
        </w:rPr>
        <w:t>[Congregation says, “Amen.”]</w:t>
      </w:r>
    </w:p>
    <w:p w14:paraId="74B3C290" w14:textId="77777777" w:rsidR="005D3BDE" w:rsidRPr="00B73145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A753DC">
        <w:rPr>
          <w:rFonts w:ascii="Arial" w:hAnsi="Arial" w:cs="Arial"/>
          <w:sz w:val="28"/>
          <w:szCs w:val="28"/>
          <w:vertAlign w:val="superscript"/>
        </w:rPr>
        <w:lastRenderedPageBreak/>
        <w:t>8</w:t>
      </w:r>
      <w:r>
        <w:rPr>
          <w:rFonts w:ascii="Arial" w:hAnsi="Arial" w:cs="Arial"/>
          <w:sz w:val="28"/>
          <w:szCs w:val="28"/>
          <w:vertAlign w:val="superscript"/>
        </w:rPr>
        <w:t>0</w:t>
      </w:r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Hallelujah! </w:t>
      </w:r>
      <w:r w:rsidRPr="00B44977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He</w:t>
      </w:r>
      <w:r w:rsidRPr="00B73145">
        <w:rPr>
          <w:rFonts w:ascii="Arial" w:hAnsi="Arial" w:cs="Arial"/>
          <w:sz w:val="28"/>
          <w:szCs w:val="28"/>
        </w:rPr>
        <w:t xml:space="preserve">, you will be shocked </w:t>
      </w:r>
      <w:r>
        <w:rPr>
          <w:rFonts w:ascii="Arial" w:hAnsi="Arial" w:cs="Arial"/>
          <w:sz w:val="28"/>
          <w:szCs w:val="28"/>
        </w:rPr>
        <w:t xml:space="preserve">at </w:t>
      </w:r>
      <w:r w:rsidRPr="00B73145">
        <w:rPr>
          <w:rFonts w:ascii="Arial" w:hAnsi="Arial" w:cs="Arial"/>
          <w:sz w:val="28"/>
          <w:szCs w:val="28"/>
        </w:rPr>
        <w:t xml:space="preserve">what God has what…? </w:t>
      </w:r>
      <w:r w:rsidRPr="00EF55AF">
        <w:rPr>
          <w:rFonts w:ascii="Arial" w:hAnsi="Arial" w:cs="Arial"/>
          <w:sz w:val="18"/>
          <w:szCs w:val="18"/>
        </w:rPr>
        <w:t>[Congregation says, “done.”]</w:t>
      </w:r>
      <w:r w:rsidRPr="00B73145">
        <w:rPr>
          <w:rFonts w:ascii="Arial" w:hAnsi="Arial" w:cs="Arial"/>
          <w:sz w:val="28"/>
          <w:szCs w:val="28"/>
        </w:rPr>
        <w:t xml:space="preserve"> Over the years and the periods are too short; that’s one thing for sure. The periods are too short for God to have done what </w:t>
      </w:r>
      <w:r>
        <w:rPr>
          <w:rFonts w:ascii="Arial" w:hAnsi="Arial" w:cs="Arial"/>
          <w:sz w:val="28"/>
          <w:szCs w:val="28"/>
        </w:rPr>
        <w:t xml:space="preserve"> has </w:t>
      </w:r>
      <w:r w:rsidRPr="00B73145">
        <w:rPr>
          <w:rFonts w:ascii="Arial" w:hAnsi="Arial" w:cs="Arial"/>
          <w:sz w:val="28"/>
          <w:szCs w:val="28"/>
        </w:rPr>
        <w:t xml:space="preserve"> done for you. Commitment </w:t>
      </w:r>
      <w:proofErr w:type="spellStart"/>
      <w:r w:rsidRPr="00B73145">
        <w:rPr>
          <w:rFonts w:ascii="Arial" w:hAnsi="Arial" w:cs="Arial"/>
          <w:sz w:val="28"/>
          <w:szCs w:val="28"/>
        </w:rPr>
        <w:t>yako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its questionable for God to have done what has done for you. So, it removes ability, it removes righteousness, it removes uprightness, it just brings on </w:t>
      </w:r>
      <w:proofErr w:type="spellStart"/>
      <w:r w:rsidRPr="00B73145">
        <w:rPr>
          <w:rFonts w:ascii="Arial" w:hAnsi="Arial" w:cs="Arial"/>
          <w:sz w:val="28"/>
          <w:szCs w:val="28"/>
        </w:rPr>
        <w:t>nyasha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dzaani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EF55AF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EF55AF">
        <w:rPr>
          <w:rFonts w:ascii="Arial" w:hAnsi="Arial" w:cs="Arial"/>
          <w:sz w:val="18"/>
          <w:szCs w:val="18"/>
        </w:rPr>
        <w:t>dzaMwari</w:t>
      </w:r>
      <w:proofErr w:type="spellEnd"/>
      <w:r w:rsidRPr="00EF55AF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Uri </w:t>
      </w:r>
      <w:proofErr w:type="spellStart"/>
      <w:r w:rsidRPr="00B73145">
        <w:rPr>
          <w:rFonts w:ascii="Arial" w:hAnsi="Arial" w:cs="Arial"/>
          <w:sz w:val="28"/>
          <w:szCs w:val="28"/>
        </w:rPr>
        <w:t>zvauri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nekuda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kwenya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EF55AF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EF55AF">
        <w:rPr>
          <w:rFonts w:ascii="Arial" w:hAnsi="Arial" w:cs="Arial"/>
          <w:sz w:val="18"/>
          <w:szCs w:val="18"/>
        </w:rPr>
        <w:t>kwenyasha</w:t>
      </w:r>
      <w:proofErr w:type="spellEnd"/>
      <w:r w:rsidRPr="00EF55AF">
        <w:rPr>
          <w:rFonts w:ascii="Arial" w:hAnsi="Arial" w:cs="Arial"/>
          <w:sz w:val="18"/>
          <w:szCs w:val="18"/>
        </w:rPr>
        <w:t xml:space="preserve">.”] </w:t>
      </w:r>
      <w:proofErr w:type="spellStart"/>
      <w:r w:rsidRPr="00B73145">
        <w:rPr>
          <w:rFonts w:ascii="Arial" w:hAnsi="Arial" w:cs="Arial"/>
          <w:sz w:val="28"/>
          <w:szCs w:val="28"/>
        </w:rPr>
        <w:t>Tinganzwa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Amen here </w:t>
      </w:r>
      <w:proofErr w:type="spellStart"/>
      <w:r w:rsidRPr="00B73145">
        <w:rPr>
          <w:rFonts w:ascii="Arial" w:hAnsi="Arial" w:cs="Arial"/>
          <w:sz w:val="28"/>
          <w:szCs w:val="28"/>
        </w:rPr>
        <w:t>varanda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vaMwari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B44977">
        <w:rPr>
          <w:rFonts w:ascii="Arial" w:hAnsi="Arial" w:cs="Arial"/>
          <w:sz w:val="18"/>
          <w:szCs w:val="18"/>
        </w:rPr>
        <w:t>[Congregation says, “Amen.”]</w:t>
      </w:r>
    </w:p>
    <w:p w14:paraId="2F3BFEDB" w14:textId="77777777" w:rsidR="005D3BDE" w:rsidRPr="00C86E5B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A753DC">
        <w:rPr>
          <w:rFonts w:ascii="Arial" w:hAnsi="Arial" w:cs="Arial"/>
          <w:sz w:val="28"/>
          <w:szCs w:val="28"/>
          <w:vertAlign w:val="superscript"/>
        </w:rPr>
        <w:t>8</w:t>
      </w:r>
      <w:r>
        <w:rPr>
          <w:rFonts w:ascii="Arial" w:hAnsi="Arial" w:cs="Arial"/>
          <w:sz w:val="28"/>
          <w:szCs w:val="28"/>
          <w:vertAlign w:val="superscript"/>
        </w:rPr>
        <w:t>1</w:t>
      </w:r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Ini </w:t>
      </w:r>
      <w:proofErr w:type="spellStart"/>
      <w:r w:rsidRPr="00B73145">
        <w:rPr>
          <w:rFonts w:ascii="Arial" w:hAnsi="Arial" w:cs="Arial"/>
          <w:sz w:val="28"/>
          <w:szCs w:val="28"/>
        </w:rPr>
        <w:t>ndiri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nekuda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kwenyasha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dzaMwari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B73145">
        <w:rPr>
          <w:rFonts w:ascii="Arial" w:hAnsi="Arial" w:cs="Arial"/>
          <w:sz w:val="28"/>
          <w:szCs w:val="28"/>
        </w:rPr>
        <w:t xml:space="preserve"> Church </w:t>
      </w:r>
      <w:proofErr w:type="spellStart"/>
      <w:r w:rsidRPr="00B73145">
        <w:rPr>
          <w:rFonts w:ascii="Arial" w:hAnsi="Arial" w:cs="Arial"/>
          <w:sz w:val="28"/>
          <w:szCs w:val="28"/>
        </w:rPr>
        <w:t>inoyi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pane </w:t>
      </w:r>
      <w:proofErr w:type="spellStart"/>
      <w:r w:rsidRPr="00B73145">
        <w:rPr>
          <w:rFonts w:ascii="Arial" w:hAnsi="Arial" w:cs="Arial"/>
          <w:sz w:val="28"/>
          <w:szCs w:val="28"/>
        </w:rPr>
        <w:t>vanhu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porofita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kuvhara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kwani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...? </w:t>
      </w:r>
      <w:r w:rsidRPr="002415DE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2415DE">
        <w:rPr>
          <w:rFonts w:ascii="Arial" w:hAnsi="Arial" w:cs="Arial"/>
          <w:sz w:val="18"/>
          <w:szCs w:val="18"/>
        </w:rPr>
        <w:t>kwayo</w:t>
      </w:r>
      <w:proofErr w:type="spellEnd"/>
      <w:r w:rsidRPr="002415DE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Nenguva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yavakaputsa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 w:rsidRPr="00B44977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Apostle claps once—ED</w:t>
      </w:r>
      <w:r w:rsidRPr="00B44977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dzimba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dzavo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vamwe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votiza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 w:rsidRPr="00B44977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Apostle claps once—ED</w:t>
      </w:r>
      <w:r w:rsidRPr="00B44977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nema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girlfriends </w:t>
      </w:r>
      <w:proofErr w:type="spellStart"/>
      <w:r w:rsidRPr="00B73145">
        <w:rPr>
          <w:rFonts w:ascii="Arial" w:hAnsi="Arial" w:cs="Arial"/>
          <w:sz w:val="28"/>
          <w:szCs w:val="28"/>
        </w:rPr>
        <w:t>vachiyenda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Joni </w:t>
      </w:r>
      <w:r>
        <w:rPr>
          <w:rFonts w:ascii="Arial" w:hAnsi="Arial" w:cs="Arial"/>
          <w:sz w:val="28"/>
          <w:szCs w:val="28"/>
        </w:rPr>
        <w:t>V</w:t>
      </w:r>
      <w:r w:rsidRPr="00B73145">
        <w:rPr>
          <w:rFonts w:ascii="Arial" w:hAnsi="Arial" w:cs="Arial"/>
          <w:sz w:val="28"/>
          <w:szCs w:val="28"/>
        </w:rPr>
        <w:t xml:space="preserve">akadzi </w:t>
      </w:r>
      <w:proofErr w:type="spellStart"/>
      <w:r w:rsidRPr="00B73145">
        <w:rPr>
          <w:rFonts w:ascii="Arial" w:hAnsi="Arial" w:cs="Arial"/>
          <w:sz w:val="28"/>
          <w:szCs w:val="28"/>
        </w:rPr>
        <w:t>kusara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vachis</w:t>
      </w:r>
      <w:r>
        <w:rPr>
          <w:rFonts w:ascii="Arial" w:hAnsi="Arial" w:cs="Arial"/>
          <w:sz w:val="28"/>
          <w:szCs w:val="28"/>
        </w:rPr>
        <w:t>h</w:t>
      </w:r>
      <w:r w:rsidRPr="00B73145">
        <w:rPr>
          <w:rFonts w:ascii="Arial" w:hAnsi="Arial" w:cs="Arial"/>
          <w:sz w:val="28"/>
          <w:szCs w:val="28"/>
        </w:rPr>
        <w:t>akara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muH</w:t>
      </w:r>
      <w:r w:rsidRPr="00B73145">
        <w:rPr>
          <w:rFonts w:ascii="Arial" w:hAnsi="Arial" w:cs="Arial"/>
          <w:sz w:val="28"/>
          <w:szCs w:val="28"/>
        </w:rPr>
        <w:t>a</w:t>
      </w:r>
      <w:proofErr w:type="spellEnd"/>
      <w:r w:rsidRPr="00B73145">
        <w:rPr>
          <w:rFonts w:ascii="Arial" w:hAnsi="Arial" w:cs="Arial"/>
          <w:sz w:val="28"/>
          <w:szCs w:val="28"/>
        </w:rPr>
        <w:t>—</w:t>
      </w:r>
      <w:proofErr w:type="spellStart"/>
      <w:r>
        <w:rPr>
          <w:rFonts w:ascii="Arial" w:hAnsi="Arial" w:cs="Arial"/>
          <w:sz w:val="28"/>
          <w:szCs w:val="28"/>
        </w:rPr>
        <w:t>mu</w:t>
      </w:r>
      <w:r w:rsidRPr="00B73145">
        <w:rPr>
          <w:rFonts w:ascii="Arial" w:hAnsi="Arial" w:cs="Arial"/>
          <w:sz w:val="28"/>
          <w:szCs w:val="28"/>
        </w:rPr>
        <w:t>Zimbabwe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Munoziva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isu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hatiudziwe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hatimbozviudziwa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zvinhu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izvozvo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 Dai </w:t>
      </w:r>
      <w:proofErr w:type="spellStart"/>
      <w:r w:rsidRPr="00B73145">
        <w:rPr>
          <w:rFonts w:ascii="Arial" w:hAnsi="Arial" w:cs="Arial"/>
          <w:sz w:val="28"/>
          <w:szCs w:val="28"/>
        </w:rPr>
        <w:t>takanga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isu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kuita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ma</w:t>
      </w:r>
      <w:r>
        <w:rPr>
          <w:rFonts w:ascii="Arial" w:hAnsi="Arial" w:cs="Arial"/>
          <w:sz w:val="28"/>
          <w:szCs w:val="28"/>
        </w:rPr>
        <w:t>misfortune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nevanhu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kuzvibenga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uku </w:t>
      </w:r>
      <w:proofErr w:type="spellStart"/>
      <w:r w:rsidRPr="00B73145">
        <w:rPr>
          <w:rFonts w:ascii="Arial" w:hAnsi="Arial" w:cs="Arial"/>
          <w:sz w:val="28"/>
          <w:szCs w:val="28"/>
        </w:rPr>
        <w:t>tichiudzwa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every…? Mune </w:t>
      </w:r>
      <w:proofErr w:type="spellStart"/>
      <w:r w:rsidRPr="00B73145">
        <w:rPr>
          <w:rFonts w:ascii="Arial" w:hAnsi="Arial" w:cs="Arial"/>
          <w:sz w:val="28"/>
          <w:szCs w:val="28"/>
        </w:rPr>
        <w:t>vanhu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vanouya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kuzomira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pa </w:t>
      </w:r>
      <w:proofErr w:type="spellStart"/>
      <w:r w:rsidRPr="00B73145">
        <w:rPr>
          <w:rFonts w:ascii="Arial" w:hAnsi="Arial" w:cs="Arial"/>
          <w:sz w:val="28"/>
          <w:szCs w:val="28"/>
        </w:rPr>
        <w:t>gedhe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renyu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apa</w:t>
      </w:r>
      <w:proofErr w:type="spellEnd"/>
      <w:r w:rsidRPr="00B73145">
        <w:rPr>
          <w:rFonts w:ascii="Arial" w:hAnsi="Arial" w:cs="Arial"/>
          <w:sz w:val="28"/>
          <w:szCs w:val="28"/>
        </w:rPr>
        <w:t>. But muri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here Mwari </w:t>
      </w:r>
      <w:proofErr w:type="spellStart"/>
      <w:r w:rsidRPr="00B73145">
        <w:rPr>
          <w:rFonts w:ascii="Arial" w:hAnsi="Arial" w:cs="Arial"/>
          <w:sz w:val="28"/>
          <w:szCs w:val="28"/>
        </w:rPr>
        <w:t>anotora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kunets</w:t>
      </w:r>
      <w:r>
        <w:rPr>
          <w:rFonts w:ascii="Arial" w:hAnsi="Arial" w:cs="Arial"/>
          <w:sz w:val="28"/>
          <w:szCs w:val="28"/>
        </w:rPr>
        <w:t>e</w:t>
      </w:r>
      <w:r w:rsidRPr="00B73145">
        <w:rPr>
          <w:rFonts w:ascii="Arial" w:hAnsi="Arial" w:cs="Arial"/>
          <w:sz w:val="28"/>
          <w:szCs w:val="28"/>
        </w:rPr>
        <w:t>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kwese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agovhara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tsi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! </w:t>
      </w:r>
      <w:r>
        <w:rPr>
          <w:rFonts w:ascii="Arial" w:hAnsi="Arial" w:cs="Arial"/>
          <w:sz w:val="28"/>
          <w:szCs w:val="28"/>
        </w:rPr>
        <w:t>B</w:t>
      </w:r>
      <w:r w:rsidRPr="00B73145">
        <w:rPr>
          <w:rFonts w:ascii="Arial" w:hAnsi="Arial" w:cs="Arial"/>
          <w:sz w:val="28"/>
          <w:szCs w:val="28"/>
        </w:rPr>
        <w:t xml:space="preserve">ut </w:t>
      </w:r>
      <w:proofErr w:type="spellStart"/>
      <w:r w:rsidRPr="00B73145">
        <w:rPr>
          <w:rFonts w:ascii="Arial" w:hAnsi="Arial" w:cs="Arial"/>
          <w:sz w:val="28"/>
          <w:szCs w:val="28"/>
        </w:rPr>
        <w:t>panguva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yatinenge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tichi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95360">
        <w:rPr>
          <w:rFonts w:ascii="Arial" w:hAnsi="Arial" w:cs="Arial"/>
          <w:i/>
          <w:iCs/>
          <w:sz w:val="28"/>
          <w:szCs w:val="28"/>
        </w:rPr>
        <w:t>enjo-ya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r w:rsidRPr="0015444E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to enjoy—ED</w:t>
      </w:r>
      <w:r w:rsidRPr="0015444E">
        <w:rPr>
          <w:rFonts w:ascii="Arial" w:hAnsi="Arial" w:cs="Arial"/>
          <w:sz w:val="18"/>
          <w:szCs w:val="18"/>
        </w:rPr>
        <w:t xml:space="preserve">] </w:t>
      </w:r>
      <w:proofErr w:type="spellStart"/>
      <w:r w:rsidRPr="00B73145">
        <w:rPr>
          <w:rFonts w:ascii="Arial" w:hAnsi="Arial" w:cs="Arial"/>
          <w:sz w:val="28"/>
          <w:szCs w:val="28"/>
        </w:rPr>
        <w:t>kudai</w:t>
      </w:r>
      <w:r>
        <w:rPr>
          <w:rFonts w:ascii="Arial" w:hAnsi="Arial" w:cs="Arial"/>
          <w:sz w:val="28"/>
          <w:szCs w:val="28"/>
        </w:rPr>
        <w:t>wo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ukanotarisa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the other side </w:t>
      </w:r>
      <w:proofErr w:type="spellStart"/>
      <w:r w:rsidRPr="00B73145">
        <w:rPr>
          <w:rFonts w:ascii="Arial" w:hAnsi="Arial" w:cs="Arial"/>
          <w:sz w:val="28"/>
          <w:szCs w:val="28"/>
        </w:rPr>
        <w:t>uk</w:t>
      </w:r>
      <w:r>
        <w:rPr>
          <w:rFonts w:ascii="Arial" w:hAnsi="Arial" w:cs="Arial"/>
          <w:sz w:val="28"/>
          <w:szCs w:val="28"/>
        </w:rPr>
        <w:t>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ndopaunoona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panenyasha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dzaMwari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 w:rsidRPr="00B73145">
        <w:rPr>
          <w:rFonts w:ascii="Arial" w:hAnsi="Arial" w:cs="Arial"/>
          <w:sz w:val="28"/>
          <w:szCs w:val="28"/>
        </w:rPr>
        <w:t xml:space="preserve">Amen!  </w:t>
      </w:r>
      <w:r w:rsidRPr="00B44977">
        <w:rPr>
          <w:rFonts w:ascii="Arial" w:hAnsi="Arial" w:cs="Arial"/>
          <w:sz w:val="18"/>
          <w:szCs w:val="18"/>
        </w:rPr>
        <w:t>[Congregation says, “Amen.”]</w:t>
      </w:r>
    </w:p>
    <w:p w14:paraId="2BACF632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A753DC">
        <w:rPr>
          <w:rFonts w:ascii="Arial" w:hAnsi="Arial" w:cs="Arial"/>
          <w:sz w:val="28"/>
          <w:szCs w:val="28"/>
          <w:vertAlign w:val="superscript"/>
        </w:rPr>
        <w:t>8</w:t>
      </w:r>
      <w:r>
        <w:rPr>
          <w:rFonts w:ascii="Arial" w:hAnsi="Arial" w:cs="Arial"/>
          <w:sz w:val="28"/>
          <w:szCs w:val="28"/>
          <w:vertAlign w:val="superscript"/>
        </w:rPr>
        <w:t>2</w:t>
      </w:r>
      <w:r>
        <w:rPr>
          <w:rFonts w:ascii="Arial" w:hAnsi="Arial" w:cs="Arial"/>
          <w:sz w:val="28"/>
          <w:szCs w:val="2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 xml:space="preserve">Hatina </w:t>
      </w:r>
      <w:proofErr w:type="spellStart"/>
      <w:r w:rsidRPr="00B73145">
        <w:rPr>
          <w:rFonts w:ascii="Arial" w:hAnsi="Arial" w:cs="Arial"/>
          <w:sz w:val="28"/>
          <w:szCs w:val="28"/>
        </w:rPr>
        <w:t>kumb</w:t>
      </w:r>
      <w:r>
        <w:rPr>
          <w:rFonts w:ascii="Arial" w:hAnsi="Arial" w:cs="Arial"/>
          <w:sz w:val="28"/>
          <w:szCs w:val="28"/>
        </w:rPr>
        <w:t>o</w:t>
      </w:r>
      <w:r w:rsidRPr="00B73145">
        <w:rPr>
          <w:rFonts w:ascii="Arial" w:hAnsi="Arial" w:cs="Arial"/>
          <w:sz w:val="28"/>
          <w:szCs w:val="28"/>
        </w:rPr>
        <w:t>derera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kunamata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kwedu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asi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kunamatakwedu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kwakawedze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E111AD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E111AD">
        <w:rPr>
          <w:rFonts w:ascii="Arial" w:hAnsi="Arial" w:cs="Arial"/>
          <w:sz w:val="18"/>
          <w:szCs w:val="18"/>
        </w:rPr>
        <w:t>wedzera</w:t>
      </w:r>
      <w:r>
        <w:rPr>
          <w:rFonts w:ascii="Arial" w:hAnsi="Arial" w:cs="Arial"/>
          <w:sz w:val="18"/>
          <w:szCs w:val="18"/>
        </w:rPr>
        <w:t>,Amen</w:t>
      </w:r>
      <w:proofErr w:type="spellEnd"/>
      <w:r>
        <w:rPr>
          <w:rFonts w:ascii="Arial" w:hAnsi="Arial" w:cs="Arial"/>
          <w:sz w:val="18"/>
          <w:szCs w:val="18"/>
        </w:rPr>
        <w:t>.</w:t>
      </w:r>
      <w:r w:rsidRPr="00E111AD">
        <w:rPr>
          <w:rFonts w:ascii="Arial" w:hAnsi="Arial" w:cs="Arial"/>
          <w:sz w:val="18"/>
          <w:szCs w:val="18"/>
        </w:rPr>
        <w:t>”]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Ndosaka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isusu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panguva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inoyi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hatichisina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nyaya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neva</w:t>
      </w:r>
      <w:r>
        <w:rPr>
          <w:rFonts w:ascii="Arial" w:hAnsi="Arial" w:cs="Arial"/>
          <w:sz w:val="28"/>
          <w:szCs w:val="28"/>
        </w:rPr>
        <w:t>n</w:t>
      </w:r>
      <w:r w:rsidRPr="00B73145">
        <w:rPr>
          <w:rFonts w:ascii="Arial" w:hAnsi="Arial" w:cs="Arial"/>
          <w:sz w:val="28"/>
          <w:szCs w:val="28"/>
        </w:rPr>
        <w:t>hu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vanotis</w:t>
      </w:r>
      <w:r>
        <w:rPr>
          <w:rFonts w:ascii="Arial" w:hAnsi="Arial" w:cs="Arial"/>
          <w:sz w:val="28"/>
          <w:szCs w:val="28"/>
        </w:rPr>
        <w:t>h</w:t>
      </w:r>
      <w:r w:rsidRPr="00B73145">
        <w:rPr>
          <w:rFonts w:ascii="Arial" w:hAnsi="Arial" w:cs="Arial"/>
          <w:sz w:val="28"/>
          <w:szCs w:val="28"/>
        </w:rPr>
        <w:t>oropodza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takungoti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Pr="00B7314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“</w:t>
      </w:r>
      <w:proofErr w:type="spellStart"/>
      <w:r>
        <w:rPr>
          <w:rFonts w:ascii="Arial" w:hAnsi="Arial" w:cs="Arial"/>
          <w:sz w:val="28"/>
          <w:szCs w:val="28"/>
        </w:rPr>
        <w:t>K</w:t>
      </w:r>
      <w:r w:rsidRPr="00B73145">
        <w:rPr>
          <w:rFonts w:ascii="Arial" w:hAnsi="Arial" w:cs="Arial"/>
          <w:sz w:val="28"/>
          <w:szCs w:val="28"/>
        </w:rPr>
        <w:t>wenyu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kwamakaenda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ndekupi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3145">
        <w:rPr>
          <w:rFonts w:ascii="Arial" w:hAnsi="Arial" w:cs="Arial"/>
          <w:sz w:val="28"/>
          <w:szCs w:val="28"/>
        </w:rPr>
        <w:t>ma</w:t>
      </w:r>
      <w:r>
        <w:rPr>
          <w:rFonts w:ascii="Arial" w:hAnsi="Arial" w:cs="Arial"/>
          <w:sz w:val="28"/>
          <w:szCs w:val="28"/>
        </w:rPr>
        <w:t>ka</w:t>
      </w:r>
      <w:r w:rsidRPr="00B73145">
        <w:rPr>
          <w:rFonts w:ascii="Arial" w:hAnsi="Arial" w:cs="Arial"/>
          <w:sz w:val="28"/>
          <w:szCs w:val="28"/>
        </w:rPr>
        <w:t>enda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kwa</w:t>
      </w:r>
      <w:r>
        <w:rPr>
          <w:rFonts w:ascii="Arial" w:hAnsi="Arial" w:cs="Arial"/>
          <w:sz w:val="28"/>
          <w:szCs w:val="28"/>
        </w:rPr>
        <w:t>M</w:t>
      </w:r>
      <w:r w:rsidRPr="00B73145">
        <w:rPr>
          <w:rFonts w:ascii="Arial" w:hAnsi="Arial" w:cs="Arial"/>
          <w:sz w:val="28"/>
          <w:szCs w:val="28"/>
        </w:rPr>
        <w:t>urandu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? Tichauya </w:t>
      </w:r>
      <w:proofErr w:type="spellStart"/>
      <w:r w:rsidRPr="00B73145">
        <w:rPr>
          <w:rFonts w:ascii="Arial" w:hAnsi="Arial" w:cs="Arial"/>
          <w:sz w:val="28"/>
          <w:szCs w:val="28"/>
        </w:rPr>
        <w:t>tione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munonamata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sei? </w:t>
      </w:r>
      <w:proofErr w:type="spellStart"/>
      <w:r w:rsidRPr="00B73145">
        <w:rPr>
          <w:rFonts w:ascii="Arial" w:hAnsi="Arial" w:cs="Arial"/>
          <w:sz w:val="28"/>
          <w:szCs w:val="28"/>
        </w:rPr>
        <w:t>Ungamugare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kana ten minutes </w:t>
      </w:r>
      <w:proofErr w:type="spellStart"/>
      <w:r w:rsidRPr="00B73145">
        <w:rPr>
          <w:rFonts w:ascii="Arial" w:hAnsi="Arial" w:cs="Arial"/>
          <w:sz w:val="28"/>
          <w:szCs w:val="28"/>
        </w:rPr>
        <w:t>imomo</w:t>
      </w:r>
      <w:proofErr w:type="spellEnd"/>
      <w:r>
        <w:rPr>
          <w:rFonts w:ascii="Arial" w:hAnsi="Arial" w:cs="Arial"/>
          <w:sz w:val="28"/>
          <w:szCs w:val="28"/>
        </w:rPr>
        <w:t>?</w:t>
      </w:r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Munobuda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item </w:t>
      </w:r>
      <w:proofErr w:type="spellStart"/>
      <w:r w:rsidRPr="00B73145">
        <w:rPr>
          <w:rFonts w:ascii="Arial" w:hAnsi="Arial" w:cs="Arial"/>
          <w:sz w:val="28"/>
          <w:szCs w:val="28"/>
        </w:rPr>
        <w:t>sedzabuda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pano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idzi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? Apa Mwari </w:t>
      </w:r>
      <w:proofErr w:type="spellStart"/>
      <w:r>
        <w:rPr>
          <w:rFonts w:ascii="Arial" w:hAnsi="Arial" w:cs="Arial"/>
          <w:sz w:val="28"/>
          <w:szCs w:val="28"/>
        </w:rPr>
        <w:t>v</w:t>
      </w:r>
      <w:r w:rsidRPr="00B73145">
        <w:rPr>
          <w:rFonts w:ascii="Arial" w:hAnsi="Arial" w:cs="Arial"/>
          <w:sz w:val="28"/>
          <w:szCs w:val="28"/>
        </w:rPr>
        <w:t>arikuti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ropafadzaka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apa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C86E5B">
        <w:rPr>
          <w:rFonts w:ascii="Arial" w:hAnsi="Arial" w:cs="Arial"/>
          <w:sz w:val="28"/>
          <w:szCs w:val="28"/>
        </w:rPr>
        <w:t>H</w:t>
      </w:r>
      <w:r>
        <w:rPr>
          <w:rFonts w:ascii="Arial" w:hAnsi="Arial" w:cs="Arial"/>
          <w:sz w:val="28"/>
          <w:szCs w:val="28"/>
        </w:rPr>
        <w:t>ee</w:t>
      </w:r>
      <w:proofErr w:type="spellEnd"/>
      <w:r w:rsidRPr="00C86E5B">
        <w:rPr>
          <w:rFonts w:ascii="Arial" w:hAnsi="Arial" w:cs="Arial"/>
          <w:sz w:val="28"/>
          <w:szCs w:val="28"/>
        </w:rPr>
        <w:t>?</w:t>
      </w:r>
      <w:r>
        <w:rPr>
          <w:rFonts w:ascii="Arial" w:hAnsi="Arial" w:cs="Arial"/>
          <w:sz w:val="18"/>
          <w:szCs w:val="18"/>
        </w:rPr>
        <w:t xml:space="preserve"> </w:t>
      </w:r>
      <w:r w:rsidRPr="00B73145">
        <w:rPr>
          <w:rFonts w:ascii="Arial" w:hAnsi="Arial" w:cs="Arial"/>
          <w:sz w:val="28"/>
          <w:szCs w:val="28"/>
        </w:rPr>
        <w:t>Brother it</w:t>
      </w:r>
      <w:r>
        <w:rPr>
          <w:rFonts w:ascii="Arial" w:hAnsi="Arial" w:cs="Arial"/>
          <w:sz w:val="28"/>
          <w:szCs w:val="28"/>
        </w:rPr>
        <w:t>’</w:t>
      </w:r>
      <w:r w:rsidRPr="00B73145">
        <w:rPr>
          <w:rFonts w:ascii="Arial" w:hAnsi="Arial" w:cs="Arial"/>
          <w:sz w:val="28"/>
          <w:szCs w:val="28"/>
        </w:rPr>
        <w:t xml:space="preserve">s more than </w:t>
      </w:r>
      <w:r>
        <w:rPr>
          <w:rFonts w:ascii="Arial" w:hAnsi="Arial" w:cs="Arial"/>
          <w:sz w:val="28"/>
          <w:szCs w:val="28"/>
        </w:rPr>
        <w:t>entertainment.</w:t>
      </w:r>
      <w:r w:rsidRPr="00B73145">
        <w:rPr>
          <w:rFonts w:ascii="Arial" w:hAnsi="Arial" w:cs="Arial"/>
          <w:sz w:val="28"/>
          <w:szCs w:val="28"/>
        </w:rPr>
        <w:t xml:space="preserve">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 w:rsidRPr="00B73145">
        <w:rPr>
          <w:rFonts w:ascii="Arial" w:hAnsi="Arial" w:cs="Arial"/>
          <w:sz w:val="28"/>
          <w:szCs w:val="28"/>
        </w:rPr>
        <w:t xml:space="preserve">I would pay anything to be </w:t>
      </w:r>
      <w:r>
        <w:rPr>
          <w:rFonts w:ascii="Arial" w:hAnsi="Arial" w:cs="Arial"/>
          <w:sz w:val="28"/>
          <w:szCs w:val="28"/>
        </w:rPr>
        <w:t>in—</w:t>
      </w:r>
      <w:r w:rsidRPr="00B73145">
        <w:rPr>
          <w:rFonts w:ascii="Arial" w:hAnsi="Arial" w:cs="Arial"/>
          <w:sz w:val="28"/>
          <w:szCs w:val="28"/>
        </w:rPr>
        <w:t xml:space="preserve">the—in a Church like that.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B73145">
        <w:rPr>
          <w:rFonts w:ascii="Arial" w:hAnsi="Arial" w:cs="Arial"/>
          <w:sz w:val="28"/>
          <w:szCs w:val="28"/>
        </w:rPr>
        <w:t>Kungonakidzwa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che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…? </w:t>
      </w:r>
      <w:r w:rsidRPr="00E111AD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E111AD">
        <w:rPr>
          <w:rFonts w:ascii="Arial" w:hAnsi="Arial" w:cs="Arial"/>
          <w:sz w:val="18"/>
          <w:szCs w:val="18"/>
        </w:rPr>
        <w:t>chete</w:t>
      </w:r>
      <w:proofErr w:type="spellEnd"/>
      <w:r w:rsidRPr="00E111AD">
        <w:rPr>
          <w:rFonts w:ascii="Arial" w:hAnsi="Arial" w:cs="Arial"/>
          <w:sz w:val="18"/>
          <w:szCs w:val="18"/>
        </w:rPr>
        <w:t>.”]</w:t>
      </w:r>
      <w:r w:rsidRPr="00B73145">
        <w:rPr>
          <w:rFonts w:ascii="Arial" w:hAnsi="Arial" w:cs="Arial"/>
          <w:sz w:val="28"/>
          <w:szCs w:val="28"/>
        </w:rPr>
        <w:t xml:space="preserve"> Kune </w:t>
      </w:r>
      <w:proofErr w:type="spellStart"/>
      <w:r w:rsidRPr="00B73145">
        <w:rPr>
          <w:rFonts w:ascii="Arial" w:hAnsi="Arial" w:cs="Arial"/>
          <w:sz w:val="28"/>
          <w:szCs w:val="28"/>
        </w:rPr>
        <w:t>vasiri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vomweya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vaya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73145">
        <w:rPr>
          <w:rFonts w:ascii="Arial" w:hAnsi="Arial" w:cs="Arial"/>
          <w:sz w:val="28"/>
          <w:szCs w:val="28"/>
        </w:rPr>
        <w:t>Vanenge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vachizongobuda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ne Monday </w:t>
      </w:r>
      <w:proofErr w:type="spellStart"/>
      <w:r w:rsidRPr="00B73145">
        <w:rPr>
          <w:rFonts w:ascii="Arial" w:hAnsi="Arial" w:cs="Arial"/>
          <w:sz w:val="28"/>
          <w:szCs w:val="28"/>
        </w:rPr>
        <w:t>vanenge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3145">
        <w:rPr>
          <w:rFonts w:ascii="Arial" w:hAnsi="Arial" w:cs="Arial"/>
          <w:sz w:val="28"/>
          <w:szCs w:val="28"/>
        </w:rPr>
        <w:t>vakuma</w:t>
      </w:r>
      <w:proofErr w:type="spellEnd"/>
      <w:r w:rsidRPr="00B73145">
        <w:rPr>
          <w:rFonts w:ascii="Arial" w:hAnsi="Arial" w:cs="Arial"/>
          <w:sz w:val="28"/>
          <w:szCs w:val="28"/>
        </w:rPr>
        <w:t xml:space="preserve"> girlf</w:t>
      </w:r>
      <w:r>
        <w:rPr>
          <w:rFonts w:ascii="Arial" w:hAnsi="Arial" w:cs="Arial"/>
          <w:sz w:val="28"/>
          <w:szCs w:val="28"/>
        </w:rPr>
        <w:t>r</w:t>
      </w:r>
      <w:r w:rsidRPr="00B73145">
        <w:rPr>
          <w:rFonts w:ascii="Arial" w:hAnsi="Arial" w:cs="Arial"/>
          <w:sz w:val="28"/>
          <w:szCs w:val="28"/>
        </w:rPr>
        <w:t xml:space="preserve">iends 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nekuma</w:t>
      </w:r>
      <w:proofErr w:type="spellEnd"/>
      <w:r>
        <w:rPr>
          <w:rFonts w:ascii="Arial" w:hAnsi="Arial" w:cs="Arial"/>
          <w:sz w:val="28"/>
          <w:szCs w:val="28"/>
        </w:rPr>
        <w:t xml:space="preserve"> boyfriends </w:t>
      </w:r>
      <w:proofErr w:type="spellStart"/>
      <w:r>
        <w:rPr>
          <w:rFonts w:ascii="Arial" w:hAnsi="Arial" w:cs="Arial"/>
          <w:sz w:val="28"/>
          <w:szCs w:val="28"/>
        </w:rPr>
        <w:t>emunyika</w:t>
      </w:r>
      <w:proofErr w:type="spellEnd"/>
      <w:r>
        <w:rPr>
          <w:rFonts w:ascii="Arial" w:hAnsi="Arial" w:cs="Arial"/>
          <w:sz w:val="28"/>
          <w:szCs w:val="28"/>
        </w:rPr>
        <w:t xml:space="preserve"> but you can’t a—refuse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you will have good Sunday. </w:t>
      </w:r>
      <w:r w:rsidRPr="00B44977">
        <w:rPr>
          <w:rFonts w:ascii="Arial" w:hAnsi="Arial" w:cs="Arial"/>
          <w:sz w:val="18"/>
          <w:szCs w:val="18"/>
        </w:rPr>
        <w:t>[Congregation says, “Amen.”]</w:t>
      </w:r>
    </w:p>
    <w:p w14:paraId="256D9F74" w14:textId="77777777" w:rsidR="005D3BDE" w:rsidRPr="00822E4C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A753DC">
        <w:rPr>
          <w:rFonts w:ascii="Arial" w:hAnsi="Arial" w:cs="Arial"/>
          <w:sz w:val="28"/>
          <w:szCs w:val="28"/>
          <w:vertAlign w:val="superscript"/>
        </w:rPr>
        <w:t>8</w:t>
      </w:r>
      <w:r>
        <w:rPr>
          <w:rFonts w:ascii="Arial" w:hAnsi="Arial" w:cs="Arial"/>
          <w:sz w:val="28"/>
          <w:szCs w:val="28"/>
          <w:vertAlign w:val="superscript"/>
        </w:rPr>
        <w:t>3</w:t>
      </w:r>
      <w:r>
        <w:rPr>
          <w:rFonts w:ascii="Arial" w:hAnsi="Arial" w:cs="Arial"/>
          <w:sz w:val="28"/>
          <w:szCs w:val="28"/>
        </w:rPr>
        <w:t xml:space="preserve"> You have had more quality </w:t>
      </w:r>
      <w:proofErr w:type="spellStart"/>
      <w:r>
        <w:rPr>
          <w:rFonts w:ascii="Arial" w:hAnsi="Arial" w:cs="Arial"/>
          <w:sz w:val="28"/>
          <w:szCs w:val="28"/>
        </w:rPr>
        <w:t>interta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462C7E">
        <w:rPr>
          <w:rFonts w:ascii="Arial" w:hAnsi="Arial" w:cs="Arial"/>
          <w:sz w:val="18"/>
          <w:szCs w:val="18"/>
        </w:rPr>
        <w:t>[Congregation says, “…</w:t>
      </w:r>
      <w:proofErr w:type="spellStart"/>
      <w:r w:rsidRPr="00462C7E">
        <w:rPr>
          <w:rFonts w:ascii="Arial" w:hAnsi="Arial" w:cs="Arial"/>
          <w:sz w:val="18"/>
          <w:szCs w:val="18"/>
        </w:rPr>
        <w:t>tainment</w:t>
      </w:r>
      <w:proofErr w:type="spellEnd"/>
      <w:r w:rsidRPr="00462C7E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Makamboona</w:t>
      </w:r>
      <w:proofErr w:type="spellEnd"/>
      <w:r>
        <w:rPr>
          <w:rFonts w:ascii="Arial" w:hAnsi="Arial" w:cs="Arial"/>
          <w:sz w:val="28"/>
          <w:szCs w:val="28"/>
        </w:rPr>
        <w:t xml:space="preserve"> here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varimukunamata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vasi</w:t>
      </w:r>
      <w:proofErr w:type="spellEnd"/>
      <w:r>
        <w:rPr>
          <w:rFonts w:ascii="Arial" w:hAnsi="Arial" w:cs="Arial"/>
          <w:sz w:val="28"/>
          <w:szCs w:val="28"/>
        </w:rPr>
        <w:t>—</w:t>
      </w:r>
      <w:proofErr w:type="spellStart"/>
      <w:r>
        <w:rPr>
          <w:rFonts w:ascii="Arial" w:hAnsi="Arial" w:cs="Arial"/>
          <w:sz w:val="28"/>
          <w:szCs w:val="28"/>
        </w:rPr>
        <w:t>vachinakidzwa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semanakidzirwo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akadai</w:t>
      </w:r>
      <w:proofErr w:type="spellEnd"/>
      <w:r>
        <w:rPr>
          <w:rFonts w:ascii="Arial" w:hAnsi="Arial" w:cs="Arial"/>
          <w:sz w:val="28"/>
          <w:szCs w:val="28"/>
        </w:rPr>
        <w:t xml:space="preserve">?  </w:t>
      </w:r>
      <w:proofErr w:type="spellStart"/>
      <w:r>
        <w:rPr>
          <w:rFonts w:ascii="Arial" w:hAnsi="Arial" w:cs="Arial"/>
          <w:sz w:val="28"/>
          <w:szCs w:val="28"/>
        </w:rPr>
        <w:t>Mafariro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anowanikwa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varimunyika</w:t>
      </w:r>
      <w:proofErr w:type="spellEnd"/>
      <w:r>
        <w:rPr>
          <w:rFonts w:ascii="Arial" w:hAnsi="Arial" w:cs="Arial"/>
          <w:sz w:val="28"/>
          <w:szCs w:val="28"/>
        </w:rPr>
        <w:t xml:space="preserve"> vasa—</w:t>
      </w:r>
      <w:proofErr w:type="spellStart"/>
      <w:r>
        <w:rPr>
          <w:rFonts w:ascii="Arial" w:hAnsi="Arial" w:cs="Arial"/>
          <w:sz w:val="28"/>
          <w:szCs w:val="28"/>
        </w:rPr>
        <w:t>vanenge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vachifara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varimuzvivi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Zve</w:t>
      </w:r>
      <w:proofErr w:type="spellEnd"/>
      <w:r>
        <w:rPr>
          <w:rFonts w:ascii="Arial" w:hAnsi="Arial" w:cs="Arial"/>
          <w:sz w:val="28"/>
          <w:szCs w:val="28"/>
        </w:rPr>
        <w:t xml:space="preserve"> kind iyi </w:t>
      </w:r>
      <w:proofErr w:type="spellStart"/>
      <w:r>
        <w:rPr>
          <w:rFonts w:ascii="Arial" w:hAnsi="Arial" w:cs="Arial"/>
          <w:sz w:val="28"/>
          <w:szCs w:val="28"/>
        </w:rPr>
        <w:t>ndezvavaka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farirwa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naMwari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>
        <w:rPr>
          <w:rFonts w:ascii="Arial" w:hAnsi="Arial" w:cs="Arial"/>
          <w:sz w:val="28"/>
          <w:szCs w:val="28"/>
        </w:rPr>
        <w:t>Ndoda</w:t>
      </w:r>
      <w:proofErr w:type="spellEnd"/>
      <w:r>
        <w:rPr>
          <w:rFonts w:ascii="Arial" w:hAnsi="Arial" w:cs="Arial"/>
          <w:sz w:val="28"/>
          <w:szCs w:val="28"/>
        </w:rPr>
        <w:t xml:space="preserve"> Amen </w:t>
      </w:r>
      <w:proofErr w:type="spellStart"/>
      <w:r>
        <w:rPr>
          <w:rFonts w:ascii="Arial" w:hAnsi="Arial" w:cs="Arial"/>
          <w:sz w:val="28"/>
          <w:szCs w:val="28"/>
        </w:rPr>
        <w:t>akadarika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ipapo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 xml:space="preserve">[Congregation says, </w:t>
      </w:r>
      <w:r w:rsidRPr="0015444E">
        <w:rPr>
          <w:rFonts w:ascii="Arial" w:hAnsi="Arial" w:cs="Arial"/>
          <w:sz w:val="18"/>
          <w:szCs w:val="18"/>
        </w:rPr>
        <w:lastRenderedPageBreak/>
        <w:t xml:space="preserve">“Amen.”] </w:t>
      </w:r>
      <w:proofErr w:type="spellStart"/>
      <w:r>
        <w:rPr>
          <w:rFonts w:ascii="Arial" w:hAnsi="Arial" w:cs="Arial"/>
          <w:sz w:val="28"/>
          <w:szCs w:val="28"/>
        </w:rPr>
        <w:t>Ngaapfuure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ipapo</w:t>
      </w:r>
      <w:proofErr w:type="spellEnd"/>
      <w:r>
        <w:rPr>
          <w:rFonts w:ascii="Arial" w:hAnsi="Arial" w:cs="Arial"/>
          <w:sz w:val="28"/>
          <w:szCs w:val="28"/>
        </w:rPr>
        <w:t xml:space="preserve"> Amen </w:t>
      </w:r>
      <w:proofErr w:type="spellStart"/>
      <w:r>
        <w:rPr>
          <w:rFonts w:ascii="Arial" w:hAnsi="Arial" w:cs="Arial"/>
          <w:sz w:val="28"/>
          <w:szCs w:val="28"/>
        </w:rPr>
        <w:t>iyeye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>
        <w:rPr>
          <w:rFonts w:ascii="Arial" w:hAnsi="Arial" w:cs="Arial"/>
          <w:sz w:val="28"/>
          <w:szCs w:val="28"/>
        </w:rPr>
        <w:t>Ndosaka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unouya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wosuwa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uchisuwirei</w:t>
      </w:r>
      <w:proofErr w:type="spellEnd"/>
      <w:r>
        <w:rPr>
          <w:rFonts w:ascii="Arial" w:hAnsi="Arial" w:cs="Arial"/>
          <w:sz w:val="28"/>
          <w:szCs w:val="28"/>
        </w:rPr>
        <w:t xml:space="preserve">? “Come unto me all ye that are heavy la…? </w:t>
      </w:r>
      <w:r w:rsidRPr="00822E4C">
        <w:rPr>
          <w:rFonts w:ascii="Arial" w:hAnsi="Arial" w:cs="Arial"/>
          <w:sz w:val="18"/>
          <w:szCs w:val="18"/>
        </w:rPr>
        <w:t xml:space="preserve">[Congregation says, ‘laden.’] </w:t>
      </w:r>
      <w:r>
        <w:rPr>
          <w:rFonts w:ascii="Arial" w:hAnsi="Arial" w:cs="Arial"/>
          <w:sz w:val="28"/>
          <w:szCs w:val="28"/>
        </w:rPr>
        <w:t xml:space="preserve">and I will give you what…?” </w:t>
      </w:r>
      <w:r w:rsidRPr="00822E4C">
        <w:rPr>
          <w:rFonts w:ascii="Arial" w:hAnsi="Arial" w:cs="Arial"/>
          <w:sz w:val="18"/>
          <w:szCs w:val="18"/>
        </w:rPr>
        <w:t>[Congregation says, “rest.”]</w:t>
      </w:r>
    </w:p>
    <w:p w14:paraId="798ADCF6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A753DC">
        <w:rPr>
          <w:rFonts w:ascii="Arial" w:hAnsi="Arial" w:cs="Arial"/>
          <w:sz w:val="28"/>
          <w:szCs w:val="28"/>
          <w:vertAlign w:val="superscript"/>
        </w:rPr>
        <w:t>8</w:t>
      </w:r>
      <w:r>
        <w:rPr>
          <w:rFonts w:ascii="Arial" w:hAnsi="Arial" w:cs="Arial"/>
          <w:sz w:val="28"/>
          <w:szCs w:val="28"/>
          <w:vertAlign w:val="superscript"/>
        </w:rPr>
        <w:t>4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uyite</w:t>
      </w:r>
      <w:proofErr w:type="spellEnd"/>
      <w:r>
        <w:rPr>
          <w:rFonts w:ascii="Arial" w:hAnsi="Arial" w:cs="Arial"/>
          <w:sz w:val="28"/>
          <w:szCs w:val="28"/>
        </w:rPr>
        <w:t xml:space="preserve"> “… die what…? </w:t>
      </w:r>
      <w:r w:rsidRPr="00822E4C">
        <w:rPr>
          <w:rFonts w:ascii="Arial" w:hAnsi="Arial" w:cs="Arial"/>
          <w:sz w:val="18"/>
          <w:szCs w:val="18"/>
        </w:rPr>
        <w:t>[Congregation says, “daily.”]</w:t>
      </w:r>
      <w:r>
        <w:rPr>
          <w:rFonts w:ascii="Arial" w:hAnsi="Arial" w:cs="Arial"/>
          <w:sz w:val="28"/>
          <w:szCs w:val="28"/>
        </w:rPr>
        <w:t xml:space="preserve"> and grow from glory to…?” </w:t>
      </w:r>
      <w:r w:rsidRPr="00822E4C">
        <w:rPr>
          <w:rFonts w:ascii="Arial" w:hAnsi="Arial" w:cs="Arial"/>
          <w:sz w:val="18"/>
          <w:szCs w:val="18"/>
        </w:rPr>
        <w:t>[Congregation says, “glory.”]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upone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yaMwari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uitwe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waMwari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ubviswe</w:t>
      </w:r>
      <w:proofErr w:type="spellEnd"/>
      <w:r>
        <w:rPr>
          <w:rFonts w:ascii="Arial" w:hAnsi="Arial" w:cs="Arial"/>
          <w:sz w:val="28"/>
          <w:szCs w:val="28"/>
        </w:rPr>
        <w:t xml:space="preserve"> hu—</w:t>
      </w:r>
      <w:proofErr w:type="spellStart"/>
      <w:r>
        <w:rPr>
          <w:rFonts w:ascii="Arial" w:hAnsi="Arial" w:cs="Arial"/>
          <w:sz w:val="28"/>
          <w:szCs w:val="28"/>
        </w:rPr>
        <w:t>mutoro</w:t>
      </w:r>
      <w:proofErr w:type="spellEnd"/>
      <w:r>
        <w:rPr>
          <w:rFonts w:ascii="Arial" w:hAnsi="Arial" w:cs="Arial"/>
          <w:sz w:val="28"/>
          <w:szCs w:val="28"/>
        </w:rPr>
        <w:t xml:space="preserve"> burdens are lifted at…? </w:t>
      </w:r>
      <w:r w:rsidRPr="00822E4C">
        <w:rPr>
          <w:rFonts w:ascii="Arial" w:hAnsi="Arial" w:cs="Arial"/>
          <w:sz w:val="18"/>
          <w:szCs w:val="18"/>
        </w:rPr>
        <w:t>[Congregation says, “Calvary.”]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Tingaita</w:t>
      </w:r>
      <w:proofErr w:type="spellEnd"/>
      <w:r>
        <w:rPr>
          <w:rFonts w:ascii="Arial" w:hAnsi="Arial" w:cs="Arial"/>
          <w:sz w:val="28"/>
          <w:szCs w:val="28"/>
        </w:rPr>
        <w:t xml:space="preserve"> Amen here </w:t>
      </w:r>
      <w:proofErr w:type="spellStart"/>
      <w:r>
        <w:rPr>
          <w:rFonts w:ascii="Arial" w:hAnsi="Arial" w:cs="Arial"/>
          <w:sz w:val="28"/>
          <w:szCs w:val="28"/>
        </w:rPr>
        <w:t>varanda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vaMwari</w:t>
      </w:r>
      <w:proofErr w:type="spellEnd"/>
      <w:r>
        <w:rPr>
          <w:rFonts w:ascii="Arial" w:hAnsi="Arial" w:cs="Arial"/>
          <w:sz w:val="28"/>
          <w:szCs w:val="28"/>
        </w:rPr>
        <w:t xml:space="preserve">.  </w:t>
      </w:r>
      <w:r w:rsidRPr="0015444E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Hanzi “Burdens are lifted at Cal…?” </w:t>
      </w:r>
      <w:r w:rsidRPr="00822E4C">
        <w:rPr>
          <w:rFonts w:ascii="Arial" w:hAnsi="Arial" w:cs="Arial"/>
          <w:sz w:val="18"/>
          <w:szCs w:val="18"/>
        </w:rPr>
        <w:t>[Congregation says, “Calvery.”]</w:t>
      </w:r>
      <w:r>
        <w:rPr>
          <w:rFonts w:ascii="Arial" w:hAnsi="Arial" w:cs="Arial"/>
          <w:sz w:val="28"/>
          <w:szCs w:val="28"/>
        </w:rPr>
        <w:t xml:space="preserve"> Hanzi, “Vane </w:t>
      </w:r>
      <w:proofErr w:type="spellStart"/>
      <w:r>
        <w:rPr>
          <w:rFonts w:ascii="Arial" w:hAnsi="Arial" w:cs="Arial"/>
          <w:sz w:val="28"/>
          <w:szCs w:val="28"/>
        </w:rPr>
        <w:t>nzeve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dzekunzwa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ngavadii</w:t>
      </w:r>
      <w:proofErr w:type="spellEnd"/>
      <w:r>
        <w:rPr>
          <w:rFonts w:ascii="Arial" w:hAnsi="Arial" w:cs="Arial"/>
          <w:sz w:val="28"/>
          <w:szCs w:val="28"/>
        </w:rPr>
        <w:t xml:space="preserve">…?”  </w:t>
      </w:r>
      <w:r w:rsidRPr="00822E4C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822E4C">
        <w:rPr>
          <w:rFonts w:ascii="Arial" w:hAnsi="Arial" w:cs="Arial"/>
          <w:sz w:val="18"/>
          <w:szCs w:val="18"/>
        </w:rPr>
        <w:t>ngavanzwe</w:t>
      </w:r>
      <w:proofErr w:type="spellEnd"/>
      <w:r w:rsidRPr="00822E4C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Zvinotaura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chiiko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822E4C">
        <w:rPr>
          <w:rFonts w:ascii="Arial" w:hAnsi="Arial" w:cs="Arial"/>
          <w:sz w:val="18"/>
          <w:szCs w:val="18"/>
        </w:rPr>
        <w:t xml:space="preserve">[Congregation says, “Mweya.”] </w:t>
      </w:r>
      <w:r>
        <w:rPr>
          <w:rFonts w:ascii="Arial" w:hAnsi="Arial" w:cs="Arial"/>
          <w:sz w:val="28"/>
          <w:szCs w:val="28"/>
        </w:rPr>
        <w:t xml:space="preserve">Mweya </w:t>
      </w:r>
      <w:proofErr w:type="spellStart"/>
      <w:r>
        <w:rPr>
          <w:rFonts w:ascii="Arial" w:hAnsi="Arial" w:cs="Arial"/>
          <w:sz w:val="28"/>
          <w:szCs w:val="28"/>
        </w:rPr>
        <w:t>kupiko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822E4C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m</w:t>
      </w:r>
      <w:r w:rsidRPr="00822E4C">
        <w:rPr>
          <w:rFonts w:ascii="Arial" w:hAnsi="Arial" w:cs="Arial"/>
          <w:sz w:val="18"/>
          <w:szCs w:val="18"/>
        </w:rPr>
        <w:t>uKereke</w:t>
      </w:r>
      <w:proofErr w:type="spellEnd"/>
      <w:r w:rsidRPr="00822E4C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Hativerengei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tione</w:t>
      </w:r>
      <w:proofErr w:type="spellEnd"/>
      <w:r>
        <w:rPr>
          <w:rFonts w:ascii="Arial" w:hAnsi="Arial" w:cs="Arial"/>
          <w:sz w:val="28"/>
          <w:szCs w:val="28"/>
        </w:rPr>
        <w:t xml:space="preserve"> paya, verse 3 </w:t>
      </w:r>
      <w:proofErr w:type="spellStart"/>
      <w:r>
        <w:rPr>
          <w:rFonts w:ascii="Arial" w:hAnsi="Arial" w:cs="Arial"/>
          <w:sz w:val="28"/>
          <w:szCs w:val="28"/>
        </w:rPr>
        <w:t>hativerengei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tione</w:t>
      </w:r>
      <w:proofErr w:type="spellEnd"/>
      <w:r>
        <w:rPr>
          <w:rFonts w:ascii="Arial" w:hAnsi="Arial" w:cs="Arial"/>
          <w:sz w:val="28"/>
          <w:szCs w:val="28"/>
        </w:rPr>
        <w:t xml:space="preserve"> verse 3:</w:t>
      </w:r>
    </w:p>
    <w:p w14:paraId="5F4BAF91" w14:textId="77777777" w:rsidR="005D3BDE" w:rsidRPr="00443AC7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443AC7">
        <w:rPr>
          <w:rFonts w:ascii="Arial" w:hAnsi="Arial" w:cs="Arial"/>
          <w:i/>
          <w:iCs/>
          <w:sz w:val="28"/>
          <w:szCs w:val="28"/>
        </w:rPr>
        <w:t>Let them praise his name in the dance: let them sing praises unto him with the timbrel and harp</w:t>
      </w:r>
    </w:p>
    <w:p w14:paraId="759B4496" w14:textId="77777777" w:rsidR="005D3BDE" w:rsidRPr="00443AC7" w:rsidRDefault="005D3BDE" w:rsidP="005D3BDE">
      <w:pPr>
        <w:jc w:val="both"/>
        <w:rPr>
          <w:rFonts w:ascii="Arial" w:hAnsi="Arial" w:cs="Arial"/>
          <w:i/>
          <w:iCs/>
          <w:sz w:val="28"/>
          <w:szCs w:val="28"/>
          <w:lang w:val="en-ZW"/>
        </w:rPr>
      </w:pPr>
      <w:r w:rsidRPr="00443AC7">
        <w:rPr>
          <w:rFonts w:ascii="Arial" w:hAnsi="Arial" w:cs="Arial"/>
          <w:i/>
          <w:iCs/>
          <w:sz w:val="28"/>
          <w:szCs w:val="28"/>
          <w:lang w:val="en-ZW"/>
        </w:rPr>
        <w:t>Verse 4.</w:t>
      </w:r>
    </w:p>
    <w:p w14:paraId="60A31272" w14:textId="77777777" w:rsidR="005D3BDE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en-ZW"/>
        </w:rPr>
      </w:pPr>
      <w:r w:rsidRPr="00443AC7">
        <w:rPr>
          <w:rFonts w:ascii="Arial" w:hAnsi="Arial" w:cs="Arial"/>
          <w:i/>
          <w:iCs/>
          <w:sz w:val="28"/>
          <w:szCs w:val="28"/>
          <w:lang w:val="en-ZW"/>
        </w:rPr>
        <w:t>For the LORD taketh pleasure in his people: he will beautify the meek with salvation.</w:t>
      </w:r>
      <w:r w:rsidRPr="00EC45E1">
        <w:t xml:space="preserve"> </w:t>
      </w:r>
      <w:r w:rsidRPr="00EC45E1">
        <w:rPr>
          <w:rFonts w:ascii="Arial" w:hAnsi="Arial" w:cs="Arial"/>
          <w:i/>
          <w:iCs/>
          <w:sz w:val="28"/>
          <w:szCs w:val="28"/>
          <w:lang w:val="en-ZW"/>
        </w:rPr>
        <w:t>Let the saints be joyful in glory</w:t>
      </w:r>
      <w:r>
        <w:rPr>
          <w:rFonts w:ascii="Arial" w:hAnsi="Arial" w:cs="Arial"/>
          <w:i/>
          <w:iCs/>
          <w:sz w:val="28"/>
          <w:szCs w:val="28"/>
          <w:lang w:val="en-ZW"/>
        </w:rPr>
        <w:t>.</w:t>
      </w:r>
    </w:p>
    <w:p w14:paraId="6B07853D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en-ZW"/>
        </w:rPr>
      </w:pPr>
      <w:r w:rsidRPr="00A753DC">
        <w:rPr>
          <w:rFonts w:ascii="Arial" w:hAnsi="Arial" w:cs="Arial"/>
          <w:sz w:val="28"/>
          <w:szCs w:val="28"/>
          <w:vertAlign w:val="superscript"/>
          <w:lang w:val="en-ZW"/>
        </w:rPr>
        <w:t>8</w:t>
      </w:r>
      <w:r>
        <w:rPr>
          <w:rFonts w:ascii="Arial" w:hAnsi="Arial" w:cs="Arial"/>
          <w:sz w:val="28"/>
          <w:szCs w:val="28"/>
          <w:vertAlign w:val="superscript"/>
          <w:lang w:val="en-ZW"/>
        </w:rPr>
        <w:t>5</w:t>
      </w:r>
      <w:r>
        <w:rPr>
          <w:rFonts w:ascii="Arial" w:hAnsi="Arial" w:cs="Arial"/>
          <w:sz w:val="28"/>
          <w:szCs w:val="28"/>
          <w:lang w:val="en-ZW"/>
        </w:rPr>
        <w:t xml:space="preserve"> Change of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sta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…? </w:t>
      </w:r>
      <w:r w:rsidRPr="00645C35">
        <w:rPr>
          <w:rFonts w:ascii="Arial" w:hAnsi="Arial" w:cs="Arial"/>
          <w:sz w:val="18"/>
          <w:szCs w:val="18"/>
          <w:lang w:val="en-ZW"/>
        </w:rPr>
        <w:t>[Congregation says, “status.”]</w:t>
      </w:r>
      <w:r>
        <w:rPr>
          <w:rFonts w:ascii="Arial" w:hAnsi="Arial" w:cs="Arial"/>
          <w:sz w:val="28"/>
          <w:szCs w:val="28"/>
          <w:lang w:val="en-ZW"/>
        </w:rPr>
        <w:t xml:space="preserve"> Hanzi, “…let the saints be joyful in…?” </w:t>
      </w:r>
      <w:r w:rsidRPr="00645C35">
        <w:rPr>
          <w:rFonts w:ascii="Arial" w:hAnsi="Arial" w:cs="Arial"/>
          <w:sz w:val="18"/>
          <w:szCs w:val="18"/>
          <w:lang w:val="en-ZW"/>
        </w:rPr>
        <w:t>[Congregation says, “glory.”]</w:t>
      </w:r>
      <w:r>
        <w:rPr>
          <w:rFonts w:ascii="Arial" w:hAnsi="Arial" w:cs="Arial"/>
          <w:sz w:val="28"/>
          <w:szCs w:val="28"/>
          <w:lang w:val="en-ZW"/>
        </w:rPr>
        <w:t xml:space="preserve"> Ha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ini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ndinotenda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vanhu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vaMwari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 </w:t>
      </w:r>
      <w:r w:rsidRPr="0015444E">
        <w:rPr>
          <w:rFonts w:ascii="Arial" w:hAnsi="Arial" w:cs="Arial"/>
          <w:sz w:val="18"/>
          <w:szCs w:val="18"/>
          <w:lang w:val="en-ZW"/>
        </w:rPr>
        <w:t xml:space="preserve">[Congregation says, “Amen.”] </w:t>
      </w:r>
      <w:r>
        <w:rPr>
          <w:rFonts w:ascii="Arial" w:hAnsi="Arial" w:cs="Arial"/>
          <w:sz w:val="28"/>
          <w:szCs w:val="28"/>
          <w:lang w:val="en-ZW"/>
        </w:rPr>
        <w:t xml:space="preserve">Kune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vanonamata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mumweya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mutsve</w:t>
      </w:r>
      <w:proofErr w:type="spellEnd"/>
      <w:r>
        <w:rPr>
          <w:rFonts w:ascii="Arial" w:hAnsi="Arial" w:cs="Arial"/>
          <w:sz w:val="28"/>
          <w:szCs w:val="28"/>
          <w:lang w:val="en-ZW"/>
        </w:rPr>
        <w:t>—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Mutsvene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muzvokwadi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nomuMweya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they will leave to see every Scrip—Scripture become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fle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…? </w:t>
      </w:r>
      <w:r w:rsidRPr="00645C35">
        <w:rPr>
          <w:rFonts w:ascii="Arial" w:hAnsi="Arial" w:cs="Arial"/>
          <w:sz w:val="18"/>
          <w:szCs w:val="18"/>
          <w:lang w:val="en-ZW"/>
        </w:rPr>
        <w:t>[Congregation says, “flesh.”]</w:t>
      </w:r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Handei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mberi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tione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verse 5 tese. </w:t>
      </w:r>
    </w:p>
    <w:p w14:paraId="1A8F6F98" w14:textId="77777777" w:rsidR="005D3BDE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en-ZW"/>
        </w:rPr>
      </w:pPr>
      <w:r w:rsidRPr="00A937DC">
        <w:rPr>
          <w:rFonts w:ascii="Arial" w:hAnsi="Arial" w:cs="Arial"/>
          <w:i/>
          <w:iCs/>
          <w:sz w:val="28"/>
          <w:szCs w:val="28"/>
          <w:lang w:val="en-ZW"/>
        </w:rPr>
        <w:t>Let the saints be joyful in glory: let them sing aloud upon their beds.</w:t>
      </w:r>
    </w:p>
    <w:p w14:paraId="0BB8EC92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en-ZW"/>
        </w:rPr>
      </w:pPr>
      <w:r w:rsidRPr="00A753DC">
        <w:rPr>
          <w:rFonts w:ascii="Arial" w:hAnsi="Arial" w:cs="Arial"/>
          <w:sz w:val="28"/>
          <w:szCs w:val="28"/>
          <w:vertAlign w:val="superscript"/>
          <w:lang w:val="en-ZW"/>
        </w:rPr>
        <w:t>8</w:t>
      </w:r>
      <w:r>
        <w:rPr>
          <w:rFonts w:ascii="Arial" w:hAnsi="Arial" w:cs="Arial"/>
          <w:sz w:val="28"/>
          <w:szCs w:val="28"/>
          <w:vertAlign w:val="superscript"/>
          <w:lang w:val="en-ZW"/>
        </w:rPr>
        <w:t>6</w:t>
      </w:r>
      <w:r>
        <w:rPr>
          <w:rFonts w:ascii="Arial" w:hAnsi="Arial" w:cs="Arial"/>
          <w:sz w:val="28"/>
          <w:szCs w:val="28"/>
          <w:lang w:val="en-ZW"/>
        </w:rPr>
        <w:t xml:space="preserve"> Pamu—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mubhadhurumu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 </w:t>
      </w:r>
      <w:r w:rsidRPr="0015444E">
        <w:rPr>
          <w:rFonts w:ascii="Arial" w:hAnsi="Arial" w:cs="Arial"/>
          <w:sz w:val="18"/>
          <w:szCs w:val="18"/>
          <w:lang w:val="en-ZW"/>
        </w:rPr>
        <w:t xml:space="preserve">[Congregation says, “Amen.”] </w:t>
      </w:r>
      <w:r>
        <w:rPr>
          <w:rFonts w:ascii="Arial" w:hAnsi="Arial" w:cs="Arial"/>
          <w:sz w:val="28"/>
          <w:szCs w:val="28"/>
          <w:lang w:val="en-ZW"/>
        </w:rPr>
        <w:t xml:space="preserve">Hanzi worship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ngaisa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Perera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papi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…? </w:t>
      </w:r>
      <w:r w:rsidRPr="00F5071E">
        <w:rPr>
          <w:rFonts w:ascii="Arial" w:hAnsi="Arial" w:cs="Arial"/>
          <w:sz w:val="18"/>
          <w:szCs w:val="18"/>
          <w:lang w:val="en-ZW"/>
        </w:rPr>
        <w:t>[Congregation says, “</w:t>
      </w:r>
      <w:proofErr w:type="spellStart"/>
      <w:r w:rsidRPr="00F5071E">
        <w:rPr>
          <w:rFonts w:ascii="Arial" w:hAnsi="Arial" w:cs="Arial"/>
          <w:sz w:val="18"/>
          <w:szCs w:val="18"/>
          <w:lang w:val="en-ZW"/>
        </w:rPr>
        <w:t>pano</w:t>
      </w:r>
      <w:proofErr w:type="spellEnd"/>
      <w:r w:rsidRPr="00F5071E">
        <w:rPr>
          <w:rFonts w:ascii="Arial" w:hAnsi="Arial" w:cs="Arial"/>
          <w:sz w:val="18"/>
          <w:szCs w:val="18"/>
          <w:lang w:val="en-ZW"/>
        </w:rPr>
        <w:t>.”]</w:t>
      </w:r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Zhambai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kuma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bhedhurumu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kwenyu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 </w:t>
      </w:r>
      <w:r w:rsidRPr="0015444E">
        <w:rPr>
          <w:rFonts w:ascii="Arial" w:hAnsi="Arial" w:cs="Arial"/>
          <w:sz w:val="18"/>
          <w:szCs w:val="18"/>
          <w:lang w:val="en-ZW"/>
        </w:rPr>
        <w:t xml:space="preserve">[Congregation says, “Amen.”]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Unenge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uri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mubhedhirumu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wakarara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</w:p>
    <w:p w14:paraId="5058420E" w14:textId="77777777" w:rsidR="005D3BDE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  <w:lang w:val="en-ZW"/>
        </w:rPr>
      </w:pPr>
      <w:proofErr w:type="spellStart"/>
      <w:r w:rsidRPr="00320355">
        <w:rPr>
          <w:rFonts w:ascii="Arial" w:hAnsi="Arial" w:cs="Arial"/>
          <w:i/>
          <w:iCs/>
          <w:sz w:val="28"/>
          <w:szCs w:val="28"/>
          <w:lang w:val="en-ZW"/>
        </w:rPr>
        <w:t>Jehovha</w:t>
      </w:r>
      <w:proofErr w:type="spellEnd"/>
      <w:r w:rsidRPr="00320355">
        <w:rPr>
          <w:rFonts w:ascii="Arial" w:hAnsi="Arial" w:cs="Arial"/>
          <w:i/>
          <w:iCs/>
          <w:sz w:val="28"/>
          <w:szCs w:val="28"/>
          <w:lang w:val="en-ZW"/>
        </w:rPr>
        <w:t xml:space="preserve"> </w:t>
      </w:r>
      <w:proofErr w:type="spellStart"/>
      <w:r w:rsidRPr="00320355">
        <w:rPr>
          <w:rFonts w:ascii="Arial" w:hAnsi="Arial" w:cs="Arial"/>
          <w:i/>
          <w:iCs/>
          <w:sz w:val="28"/>
          <w:szCs w:val="28"/>
          <w:lang w:val="en-ZW"/>
        </w:rPr>
        <w:t>ndewe</w:t>
      </w:r>
      <w:proofErr w:type="spellEnd"/>
      <w:r w:rsidRPr="00320355">
        <w:rPr>
          <w:rFonts w:ascii="Arial" w:hAnsi="Arial" w:cs="Arial"/>
          <w:i/>
          <w:iCs/>
          <w:sz w:val="28"/>
          <w:szCs w:val="28"/>
          <w:lang w:val="en-ZW"/>
        </w:rPr>
        <w:t xml:space="preserve"> </w:t>
      </w:r>
      <w:proofErr w:type="spellStart"/>
      <w:r w:rsidRPr="00320355">
        <w:rPr>
          <w:rFonts w:ascii="Arial" w:hAnsi="Arial" w:cs="Arial"/>
          <w:i/>
          <w:iCs/>
          <w:sz w:val="28"/>
          <w:szCs w:val="28"/>
          <w:lang w:val="en-ZW"/>
        </w:rPr>
        <w:t>munana</w:t>
      </w:r>
      <w:proofErr w:type="spellEnd"/>
      <w:r w:rsidRPr="00320355">
        <w:rPr>
          <w:rFonts w:ascii="Arial" w:hAnsi="Arial" w:cs="Arial"/>
          <w:i/>
          <w:iCs/>
          <w:sz w:val="28"/>
          <w:szCs w:val="28"/>
          <w:lang w:val="en-ZW"/>
        </w:rPr>
        <w:t xml:space="preserve"> </w:t>
      </w:r>
      <w:proofErr w:type="spellStart"/>
      <w:r w:rsidRPr="00320355">
        <w:rPr>
          <w:rFonts w:ascii="Arial" w:hAnsi="Arial" w:cs="Arial"/>
          <w:i/>
          <w:iCs/>
          <w:sz w:val="28"/>
          <w:szCs w:val="28"/>
          <w:lang w:val="en-ZW"/>
        </w:rPr>
        <w:t>vakomana</w:t>
      </w:r>
      <w:proofErr w:type="spellEnd"/>
      <w:r w:rsidRPr="00320355">
        <w:rPr>
          <w:rFonts w:ascii="Arial" w:hAnsi="Arial" w:cs="Arial"/>
          <w:i/>
          <w:iCs/>
          <w:sz w:val="28"/>
          <w:szCs w:val="28"/>
          <w:lang w:val="en-ZW"/>
        </w:rPr>
        <w:t>,</w:t>
      </w:r>
    </w:p>
    <w:p w14:paraId="64EAE295" w14:textId="77777777" w:rsidR="005D3BDE" w:rsidRDefault="005D3BDE" w:rsidP="005D3BDE">
      <w:pPr>
        <w:jc w:val="center"/>
        <w:rPr>
          <w:rFonts w:ascii="Arial" w:hAnsi="Arial" w:cs="Arial"/>
          <w:sz w:val="28"/>
          <w:szCs w:val="28"/>
          <w:lang w:val="en-ZW"/>
        </w:rPr>
      </w:pPr>
      <w:proofErr w:type="spellStart"/>
      <w:r w:rsidRPr="00320355">
        <w:rPr>
          <w:rFonts w:ascii="Arial" w:hAnsi="Arial" w:cs="Arial"/>
          <w:i/>
          <w:iCs/>
          <w:sz w:val="28"/>
          <w:szCs w:val="28"/>
          <w:lang w:val="en-ZW"/>
        </w:rPr>
        <w:t>ndewe</w:t>
      </w:r>
      <w:proofErr w:type="spellEnd"/>
      <w:r w:rsidRPr="00320355">
        <w:rPr>
          <w:rFonts w:ascii="Arial" w:hAnsi="Arial" w:cs="Arial"/>
          <w:i/>
          <w:iCs/>
          <w:sz w:val="28"/>
          <w:szCs w:val="28"/>
          <w:lang w:val="en-ZW"/>
        </w:rPr>
        <w:t xml:space="preserve"> </w:t>
      </w:r>
      <w:proofErr w:type="spellStart"/>
      <w:r w:rsidRPr="00320355">
        <w:rPr>
          <w:rFonts w:ascii="Arial" w:hAnsi="Arial" w:cs="Arial"/>
          <w:i/>
          <w:iCs/>
          <w:sz w:val="28"/>
          <w:szCs w:val="28"/>
          <w:lang w:val="en-ZW"/>
        </w:rPr>
        <w:t>munana</w:t>
      </w:r>
      <w:proofErr w:type="spellEnd"/>
      <w:r w:rsidRPr="00320355">
        <w:rPr>
          <w:rFonts w:ascii="Arial" w:hAnsi="Arial" w:cs="Arial"/>
          <w:i/>
          <w:iCs/>
          <w:sz w:val="28"/>
          <w:szCs w:val="28"/>
          <w:lang w:val="en-ZW"/>
        </w:rPr>
        <w:t xml:space="preserve">, </w:t>
      </w:r>
      <w:proofErr w:type="spellStart"/>
      <w:r w:rsidRPr="00320355">
        <w:rPr>
          <w:rFonts w:ascii="Arial" w:hAnsi="Arial" w:cs="Arial"/>
          <w:i/>
          <w:iCs/>
          <w:sz w:val="28"/>
          <w:szCs w:val="28"/>
          <w:lang w:val="en-ZW"/>
        </w:rPr>
        <w:t>ndewemu</w:t>
      </w:r>
      <w:r>
        <w:rPr>
          <w:rFonts w:ascii="Arial" w:hAnsi="Arial" w:cs="Arial"/>
          <w:i/>
          <w:iCs/>
          <w:sz w:val="28"/>
          <w:szCs w:val="28"/>
          <w:lang w:val="en-ZW"/>
        </w:rPr>
        <w:t>n</w:t>
      </w:r>
      <w:r w:rsidRPr="00320355">
        <w:rPr>
          <w:rFonts w:ascii="Arial" w:hAnsi="Arial" w:cs="Arial"/>
          <w:i/>
          <w:iCs/>
          <w:sz w:val="28"/>
          <w:szCs w:val="28"/>
          <w:lang w:val="en-ZW"/>
        </w:rPr>
        <w:t>ana</w:t>
      </w:r>
      <w:proofErr w:type="spellEnd"/>
      <w:r w:rsidRPr="00320355">
        <w:rPr>
          <w:rFonts w:ascii="Arial" w:hAnsi="Arial" w:cs="Arial"/>
          <w:i/>
          <w:iCs/>
          <w:sz w:val="28"/>
          <w:szCs w:val="28"/>
          <w:lang w:val="en-ZW"/>
        </w:rPr>
        <w:t xml:space="preserve"> Jehovah </w:t>
      </w:r>
      <w:proofErr w:type="spellStart"/>
      <w:r w:rsidRPr="00320355">
        <w:rPr>
          <w:rFonts w:ascii="Arial" w:hAnsi="Arial" w:cs="Arial"/>
          <w:i/>
          <w:iCs/>
          <w:sz w:val="28"/>
          <w:szCs w:val="28"/>
          <w:lang w:val="en-ZW"/>
        </w:rPr>
        <w:t>ndewemunana</w:t>
      </w:r>
      <w:proofErr w:type="spellEnd"/>
      <w:r>
        <w:rPr>
          <w:rFonts w:ascii="Arial" w:hAnsi="Arial" w:cs="Arial"/>
          <w:sz w:val="28"/>
          <w:szCs w:val="28"/>
          <w:lang w:val="en-ZW"/>
        </w:rPr>
        <w:t>.</w:t>
      </w:r>
    </w:p>
    <w:p w14:paraId="2203639E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en-ZW"/>
        </w:rPr>
      </w:pPr>
      <w:r w:rsidRPr="002A23E8">
        <w:rPr>
          <w:rFonts w:ascii="Arial" w:hAnsi="Arial" w:cs="Arial"/>
          <w:sz w:val="28"/>
          <w:szCs w:val="28"/>
          <w:vertAlign w:val="superscript"/>
          <w:lang w:val="en-ZW"/>
        </w:rPr>
        <w:t>8</w:t>
      </w:r>
      <w:r>
        <w:rPr>
          <w:rFonts w:ascii="Arial" w:hAnsi="Arial" w:cs="Arial"/>
          <w:sz w:val="28"/>
          <w:szCs w:val="28"/>
          <w:vertAlign w:val="superscript"/>
          <w:lang w:val="en-ZW"/>
        </w:rPr>
        <w:t>7</w:t>
      </w:r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WaKaaisa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musoro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pa pillow </w:t>
      </w:r>
      <w:r w:rsidRPr="00F5071E">
        <w:rPr>
          <w:rFonts w:ascii="Arial" w:hAnsi="Arial" w:cs="Arial"/>
          <w:sz w:val="18"/>
          <w:szCs w:val="18"/>
          <w:lang w:val="en-ZW"/>
        </w:rPr>
        <w:t>[Apostle chuckles</w:t>
      </w:r>
      <w:r>
        <w:rPr>
          <w:rFonts w:ascii="Arial" w:hAnsi="Arial" w:cs="Arial"/>
          <w:sz w:val="18"/>
          <w:szCs w:val="18"/>
          <w:lang w:val="en-ZW"/>
        </w:rPr>
        <w:t>—ED</w:t>
      </w:r>
      <w:r w:rsidRPr="00F5071E">
        <w:rPr>
          <w:rFonts w:ascii="Arial" w:hAnsi="Arial" w:cs="Arial"/>
          <w:sz w:val="18"/>
          <w:szCs w:val="18"/>
          <w:lang w:val="en-ZW"/>
        </w:rPr>
        <w:t>]</w:t>
      </w:r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Unenge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wapedza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kudya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zibhuru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mengo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rakakura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kudaio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 </w:t>
      </w:r>
      <w:r w:rsidRPr="00F5071E">
        <w:rPr>
          <w:rFonts w:ascii="Arial" w:hAnsi="Arial" w:cs="Arial"/>
          <w:sz w:val="18"/>
          <w:szCs w:val="18"/>
          <w:lang w:val="en-ZW"/>
        </w:rPr>
        <w:t>[Congregation laughs</w:t>
      </w:r>
      <w:r>
        <w:rPr>
          <w:rFonts w:ascii="Arial" w:hAnsi="Arial" w:cs="Arial"/>
          <w:sz w:val="18"/>
          <w:szCs w:val="18"/>
          <w:lang w:val="en-ZW"/>
        </w:rPr>
        <w:t>—ED</w:t>
      </w:r>
      <w:r w:rsidRPr="00F5071E">
        <w:rPr>
          <w:rFonts w:ascii="Arial" w:hAnsi="Arial" w:cs="Arial"/>
          <w:sz w:val="18"/>
          <w:szCs w:val="18"/>
          <w:lang w:val="en-ZW"/>
        </w:rPr>
        <w:t>]</w:t>
      </w:r>
      <w:r>
        <w:rPr>
          <w:rFonts w:ascii="Arial" w:hAnsi="Arial" w:cs="Arial"/>
          <w:sz w:val="28"/>
          <w:szCs w:val="28"/>
          <w:lang w:val="en-ZW"/>
        </w:rPr>
        <w:t xml:space="preserve"> Amen. </w:t>
      </w:r>
      <w:r w:rsidRPr="000155C5">
        <w:rPr>
          <w:rFonts w:ascii="Arial" w:hAnsi="Arial" w:cs="Arial"/>
          <w:sz w:val="18"/>
          <w:szCs w:val="18"/>
          <w:lang w:val="en-ZW"/>
        </w:rPr>
        <w:t>[Apostle laughs</w:t>
      </w:r>
      <w:r>
        <w:rPr>
          <w:rFonts w:ascii="Arial" w:hAnsi="Arial" w:cs="Arial"/>
          <w:sz w:val="18"/>
          <w:szCs w:val="18"/>
          <w:lang w:val="en-ZW"/>
        </w:rPr>
        <w:t>—ED</w:t>
      </w:r>
      <w:r w:rsidRPr="000155C5">
        <w:rPr>
          <w:rFonts w:ascii="Arial" w:hAnsi="Arial" w:cs="Arial"/>
          <w:sz w:val="18"/>
          <w:szCs w:val="18"/>
          <w:lang w:val="en-ZW"/>
        </w:rPr>
        <w:t>]</w:t>
      </w:r>
      <w:r>
        <w:rPr>
          <w:rFonts w:ascii="Arial" w:hAnsi="Arial" w:cs="Arial"/>
          <w:sz w:val="28"/>
          <w:szCs w:val="28"/>
          <w:lang w:val="en-ZW"/>
        </w:rPr>
        <w:t xml:space="preserve"> Wo Image… </w:t>
      </w:r>
      <w:r w:rsidRPr="00F5071E">
        <w:rPr>
          <w:rFonts w:ascii="Arial" w:hAnsi="Arial" w:cs="Arial"/>
          <w:sz w:val="18"/>
          <w:szCs w:val="18"/>
          <w:lang w:val="en-ZW"/>
        </w:rPr>
        <w:t>[Apostle laughs</w:t>
      </w:r>
      <w:r>
        <w:rPr>
          <w:rFonts w:ascii="Arial" w:hAnsi="Arial" w:cs="Arial"/>
          <w:sz w:val="18"/>
          <w:szCs w:val="18"/>
          <w:lang w:val="en-ZW"/>
        </w:rPr>
        <w:t>—ED</w:t>
      </w:r>
      <w:r w:rsidRPr="00F5071E">
        <w:rPr>
          <w:rFonts w:ascii="Arial" w:hAnsi="Arial" w:cs="Arial"/>
          <w:sz w:val="18"/>
          <w:szCs w:val="18"/>
          <w:lang w:val="en-ZW"/>
        </w:rPr>
        <w:t>]</w:t>
      </w:r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Unenge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uchifara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zvako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urimumba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mako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apa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drink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iripa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si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…? </w:t>
      </w:r>
      <w:r w:rsidRPr="00F5071E">
        <w:rPr>
          <w:rFonts w:ascii="Arial" w:hAnsi="Arial" w:cs="Arial"/>
          <w:sz w:val="18"/>
          <w:szCs w:val="18"/>
          <w:lang w:val="en-ZW"/>
        </w:rPr>
        <w:t>[Congregation says, “pa side.”]</w:t>
      </w:r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Wabva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kutsenga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tsenga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ka hove </w:t>
      </w:r>
      <w:proofErr w:type="spellStart"/>
      <w:r>
        <w:rPr>
          <w:rFonts w:ascii="Arial" w:hAnsi="Arial" w:cs="Arial"/>
          <w:sz w:val="28"/>
          <w:szCs w:val="28"/>
          <w:lang w:val="en-ZW"/>
        </w:rPr>
        <w:lastRenderedPageBreak/>
        <w:t>kakadii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…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Kakanaka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kakaoma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ehe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Ehe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kakangodaro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woyenda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pamubhedha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wako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wonodaio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unongosvika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pamubhedha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wako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wongodai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negotsi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</w:p>
    <w:p w14:paraId="7711770B" w14:textId="77777777" w:rsidR="005D3BDE" w:rsidRDefault="005D3BDE" w:rsidP="005D3BDE">
      <w:pPr>
        <w:jc w:val="center"/>
        <w:rPr>
          <w:rFonts w:ascii="Arial" w:hAnsi="Arial" w:cs="Arial"/>
          <w:sz w:val="28"/>
          <w:szCs w:val="28"/>
          <w:lang w:val="en-ZW"/>
        </w:rPr>
      </w:pPr>
      <w:proofErr w:type="spellStart"/>
      <w:r w:rsidRPr="00857E5C">
        <w:rPr>
          <w:rFonts w:ascii="Arial" w:hAnsi="Arial" w:cs="Arial"/>
          <w:i/>
          <w:iCs/>
          <w:sz w:val="28"/>
          <w:szCs w:val="28"/>
          <w:lang w:val="en-ZW"/>
        </w:rPr>
        <w:t>Jehovha</w:t>
      </w:r>
      <w:proofErr w:type="spellEnd"/>
      <w:r w:rsidRPr="00857E5C">
        <w:rPr>
          <w:rFonts w:ascii="Arial" w:hAnsi="Arial" w:cs="Arial"/>
          <w:i/>
          <w:iCs/>
          <w:sz w:val="28"/>
          <w:szCs w:val="28"/>
          <w:lang w:val="en-ZW"/>
        </w:rPr>
        <w:t xml:space="preserve"> </w:t>
      </w:r>
      <w:proofErr w:type="spellStart"/>
      <w:r w:rsidRPr="00857E5C">
        <w:rPr>
          <w:rFonts w:ascii="Arial" w:hAnsi="Arial" w:cs="Arial"/>
          <w:i/>
          <w:iCs/>
          <w:sz w:val="28"/>
          <w:szCs w:val="28"/>
          <w:lang w:val="en-ZW"/>
        </w:rPr>
        <w:t>ndewe</w:t>
      </w:r>
      <w:proofErr w:type="spellEnd"/>
      <w:r w:rsidRPr="00857E5C">
        <w:rPr>
          <w:rFonts w:ascii="Arial" w:hAnsi="Arial" w:cs="Arial"/>
          <w:i/>
          <w:iCs/>
          <w:sz w:val="28"/>
          <w:szCs w:val="28"/>
          <w:lang w:val="en-ZW"/>
        </w:rPr>
        <w:t xml:space="preserve"> </w:t>
      </w:r>
      <w:proofErr w:type="spellStart"/>
      <w:r w:rsidRPr="00857E5C">
        <w:rPr>
          <w:rFonts w:ascii="Arial" w:hAnsi="Arial" w:cs="Arial"/>
          <w:i/>
          <w:iCs/>
          <w:sz w:val="28"/>
          <w:szCs w:val="28"/>
          <w:lang w:val="en-ZW"/>
        </w:rPr>
        <w:t>munana</w:t>
      </w:r>
      <w:proofErr w:type="spellEnd"/>
      <w:r w:rsidRPr="00857E5C">
        <w:rPr>
          <w:rFonts w:ascii="Arial" w:hAnsi="Arial" w:cs="Arial"/>
          <w:i/>
          <w:iCs/>
          <w:sz w:val="28"/>
          <w:szCs w:val="28"/>
          <w:lang w:val="en-ZW"/>
        </w:rPr>
        <w:t xml:space="preserve"> </w:t>
      </w:r>
      <w:proofErr w:type="spellStart"/>
      <w:r w:rsidRPr="00857E5C">
        <w:rPr>
          <w:rFonts w:ascii="Arial" w:hAnsi="Arial" w:cs="Arial"/>
          <w:i/>
          <w:iCs/>
          <w:sz w:val="28"/>
          <w:szCs w:val="28"/>
          <w:lang w:val="en-ZW"/>
        </w:rPr>
        <w:t>vakonama</w:t>
      </w:r>
      <w:proofErr w:type="spellEnd"/>
      <w:r w:rsidRPr="00857E5C">
        <w:rPr>
          <w:rFonts w:ascii="Arial" w:hAnsi="Arial" w:cs="Arial"/>
          <w:i/>
          <w:iCs/>
          <w:sz w:val="28"/>
          <w:szCs w:val="28"/>
          <w:lang w:val="en-ZW"/>
        </w:rPr>
        <w:t xml:space="preserve">, </w:t>
      </w:r>
      <w:proofErr w:type="spellStart"/>
      <w:r w:rsidRPr="00857E5C">
        <w:rPr>
          <w:rFonts w:ascii="Arial" w:hAnsi="Arial" w:cs="Arial"/>
          <w:i/>
          <w:iCs/>
          <w:sz w:val="28"/>
          <w:szCs w:val="28"/>
          <w:lang w:val="en-ZW"/>
        </w:rPr>
        <w:t>ndewe</w:t>
      </w:r>
      <w:proofErr w:type="spellEnd"/>
      <w:r w:rsidRPr="00857E5C">
        <w:rPr>
          <w:rFonts w:ascii="Arial" w:hAnsi="Arial" w:cs="Arial"/>
          <w:i/>
          <w:iCs/>
          <w:sz w:val="28"/>
          <w:szCs w:val="28"/>
          <w:lang w:val="en-ZW"/>
        </w:rPr>
        <w:t xml:space="preserve"> </w:t>
      </w:r>
      <w:proofErr w:type="spellStart"/>
      <w:r w:rsidRPr="00857E5C">
        <w:rPr>
          <w:rFonts w:ascii="Arial" w:hAnsi="Arial" w:cs="Arial"/>
          <w:i/>
          <w:iCs/>
          <w:sz w:val="28"/>
          <w:szCs w:val="28"/>
          <w:lang w:val="en-ZW"/>
        </w:rPr>
        <w:t>munana</w:t>
      </w:r>
      <w:proofErr w:type="spellEnd"/>
      <w:r>
        <w:rPr>
          <w:rFonts w:ascii="Arial" w:hAnsi="Arial" w:cs="Arial"/>
          <w:sz w:val="28"/>
          <w:szCs w:val="28"/>
          <w:lang w:val="en-ZW"/>
        </w:rPr>
        <w:t>.</w:t>
      </w:r>
    </w:p>
    <w:p w14:paraId="7410C83F" w14:textId="77777777" w:rsidR="005D3BDE" w:rsidRPr="00296EE5" w:rsidRDefault="005D3BDE" w:rsidP="005D3BDE">
      <w:pPr>
        <w:jc w:val="both"/>
        <w:rPr>
          <w:rFonts w:ascii="Arial" w:hAnsi="Arial" w:cs="Arial"/>
          <w:sz w:val="18"/>
          <w:szCs w:val="18"/>
          <w:lang w:val="en-ZW"/>
        </w:rPr>
      </w:pPr>
      <w:proofErr w:type="spellStart"/>
      <w:r>
        <w:rPr>
          <w:rFonts w:ascii="Arial" w:hAnsi="Arial" w:cs="Arial"/>
          <w:sz w:val="28"/>
          <w:szCs w:val="28"/>
          <w:lang w:val="en-ZW"/>
        </w:rPr>
        <w:t>Ukaona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sister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vakangodai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wombosimuka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woti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iwe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huya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kuno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 </w:t>
      </w:r>
      <w:r w:rsidRPr="0012077B">
        <w:rPr>
          <w:rFonts w:ascii="Arial" w:hAnsi="Arial" w:cs="Arial"/>
          <w:i/>
          <w:iCs/>
          <w:sz w:val="28"/>
          <w:szCs w:val="28"/>
          <w:lang w:val="en-ZW"/>
        </w:rPr>
        <w:t>Jehovha…</w:t>
      </w:r>
      <w:r>
        <w:rPr>
          <w:rFonts w:ascii="Arial" w:hAnsi="Arial" w:cs="Arial"/>
          <w:sz w:val="28"/>
          <w:szCs w:val="28"/>
          <w:lang w:val="en-ZW"/>
        </w:rPr>
        <w:t xml:space="preserve"> kamani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tamba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hatitambe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hatitambe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r w:rsidRPr="00F5071E">
        <w:rPr>
          <w:rFonts w:ascii="Arial" w:hAnsi="Arial" w:cs="Arial"/>
          <w:sz w:val="18"/>
          <w:szCs w:val="18"/>
          <w:lang w:val="en-ZW"/>
        </w:rPr>
        <w:t>[Congregation laughs</w:t>
      </w:r>
      <w:r>
        <w:rPr>
          <w:rFonts w:ascii="Arial" w:hAnsi="Arial" w:cs="Arial"/>
          <w:sz w:val="18"/>
          <w:szCs w:val="18"/>
          <w:lang w:val="en-ZW"/>
        </w:rPr>
        <w:t>—ED</w:t>
      </w:r>
      <w:r w:rsidRPr="00F5071E">
        <w:rPr>
          <w:rFonts w:ascii="Arial" w:hAnsi="Arial" w:cs="Arial"/>
          <w:sz w:val="18"/>
          <w:szCs w:val="18"/>
          <w:lang w:val="en-ZW"/>
        </w:rPr>
        <w:t>]</w:t>
      </w:r>
      <w:r>
        <w:rPr>
          <w:rFonts w:ascii="Arial" w:hAnsi="Arial" w:cs="Arial"/>
          <w:sz w:val="28"/>
          <w:szCs w:val="28"/>
          <w:lang w:val="en-ZW"/>
        </w:rPr>
        <w:t xml:space="preserve"> </w:t>
      </w:r>
    </w:p>
    <w:p w14:paraId="42DEFE6A" w14:textId="77777777" w:rsidR="005D3BDE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CC0073">
        <w:rPr>
          <w:rFonts w:ascii="Arial" w:hAnsi="Arial" w:cs="Arial"/>
          <w:sz w:val="28"/>
          <w:szCs w:val="28"/>
          <w:vertAlign w:val="superscript"/>
          <w:lang w:val="en-ZW"/>
        </w:rPr>
        <w:t>8</w:t>
      </w:r>
      <w:r>
        <w:rPr>
          <w:rFonts w:ascii="Arial" w:hAnsi="Arial" w:cs="Arial"/>
          <w:sz w:val="28"/>
          <w:szCs w:val="28"/>
          <w:vertAlign w:val="superscript"/>
          <w:lang w:val="en-ZW"/>
        </w:rPr>
        <w:t>8</w:t>
      </w:r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Farira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Jehovha!</w:t>
      </w:r>
      <w:r w:rsidRPr="00A6220C">
        <w:t xml:space="preserve"> </w:t>
      </w:r>
      <w:r w:rsidRPr="0015444E">
        <w:rPr>
          <w:rFonts w:ascii="Arial" w:hAnsi="Arial" w:cs="Arial"/>
          <w:sz w:val="18"/>
          <w:szCs w:val="18"/>
          <w:lang w:val="en-ZW"/>
        </w:rPr>
        <w:t xml:space="preserve">[Congregation says, “Amen.”] </w:t>
      </w:r>
      <w:r>
        <w:rPr>
          <w:rFonts w:ascii="Arial" w:hAnsi="Arial" w:cs="Arial"/>
          <w:sz w:val="28"/>
          <w:szCs w:val="28"/>
          <w:lang w:val="en-ZW"/>
        </w:rPr>
        <w:t xml:space="preserve">Amen. </w:t>
      </w:r>
      <w:r w:rsidRPr="0015444E">
        <w:rPr>
          <w:rFonts w:ascii="Arial" w:hAnsi="Arial" w:cs="Arial"/>
          <w:sz w:val="18"/>
          <w:szCs w:val="18"/>
          <w:lang w:val="en-ZW"/>
        </w:rPr>
        <w:t xml:space="preserve">[Congregation says, “Amen.”] </w:t>
      </w:r>
      <w:r>
        <w:rPr>
          <w:rFonts w:ascii="Arial" w:hAnsi="Arial" w:cs="Arial"/>
          <w:sz w:val="28"/>
          <w:szCs w:val="28"/>
          <w:lang w:val="en-ZW"/>
        </w:rPr>
        <w:t xml:space="preserve"> Hanzi, “Vana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vaMwari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ngavafare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mumabhedhurumu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ani…? </w:t>
      </w:r>
      <w:r w:rsidRPr="008A342C">
        <w:rPr>
          <w:rFonts w:ascii="Arial" w:hAnsi="Arial" w:cs="Arial"/>
          <w:sz w:val="18"/>
          <w:szCs w:val="18"/>
          <w:lang w:val="en-ZW"/>
        </w:rPr>
        <w:t xml:space="preserve">[Congregation says, </w:t>
      </w:r>
      <w:r>
        <w:rPr>
          <w:rFonts w:ascii="Arial" w:hAnsi="Arial" w:cs="Arial"/>
          <w:sz w:val="18"/>
          <w:szCs w:val="18"/>
          <w:lang w:val="en-ZW"/>
        </w:rPr>
        <w:t>‘</w:t>
      </w:r>
      <w:proofErr w:type="spellStart"/>
      <w:r w:rsidRPr="008A342C">
        <w:rPr>
          <w:rFonts w:ascii="Arial" w:hAnsi="Arial" w:cs="Arial"/>
          <w:sz w:val="18"/>
          <w:szCs w:val="18"/>
          <w:lang w:val="en-ZW"/>
        </w:rPr>
        <w:t>avo</w:t>
      </w:r>
      <w:proofErr w:type="spellEnd"/>
      <w:r>
        <w:rPr>
          <w:rFonts w:ascii="Arial" w:hAnsi="Arial" w:cs="Arial"/>
          <w:sz w:val="18"/>
          <w:szCs w:val="18"/>
          <w:lang w:val="en-ZW"/>
        </w:rPr>
        <w:t>,’</w:t>
      </w:r>
      <w:r w:rsidRPr="008A342C">
        <w:rPr>
          <w:rFonts w:ascii="Arial" w:hAnsi="Arial" w:cs="Arial"/>
          <w:sz w:val="18"/>
          <w:szCs w:val="18"/>
          <w:lang w:val="en-ZW"/>
        </w:rPr>
        <w:t>]</w:t>
      </w:r>
      <w:r w:rsidRPr="00994D33">
        <w:rPr>
          <w:rFonts w:ascii="Arial" w:hAnsi="Arial" w:cs="Arial"/>
          <w:sz w:val="28"/>
          <w:szCs w:val="28"/>
          <w:lang w:val="en-ZW"/>
        </w:rPr>
        <w:t xml:space="preserve"> </w:t>
      </w:r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vachiita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noise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varimo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…?” </w:t>
      </w:r>
      <w:r w:rsidRPr="008A342C">
        <w:rPr>
          <w:rFonts w:ascii="Arial" w:hAnsi="Arial" w:cs="Arial"/>
          <w:sz w:val="18"/>
          <w:szCs w:val="18"/>
          <w:lang w:val="en-ZW"/>
        </w:rPr>
        <w:t>[Congregation says, “</w:t>
      </w:r>
      <w:proofErr w:type="spellStart"/>
      <w:r w:rsidRPr="008A342C">
        <w:rPr>
          <w:rFonts w:ascii="Arial" w:hAnsi="Arial" w:cs="Arial"/>
          <w:sz w:val="18"/>
          <w:szCs w:val="18"/>
          <w:lang w:val="en-ZW"/>
        </w:rPr>
        <w:t>varim</w:t>
      </w:r>
      <w:r>
        <w:rPr>
          <w:rFonts w:ascii="Arial" w:hAnsi="Arial" w:cs="Arial"/>
          <w:sz w:val="18"/>
          <w:szCs w:val="18"/>
          <w:lang w:val="en-ZW"/>
        </w:rPr>
        <w:t>o</w:t>
      </w:r>
      <w:proofErr w:type="spellEnd"/>
      <w:r w:rsidRPr="008A342C">
        <w:rPr>
          <w:rFonts w:ascii="Arial" w:hAnsi="Arial" w:cs="Arial"/>
          <w:sz w:val="18"/>
          <w:szCs w:val="18"/>
          <w:lang w:val="en-ZW"/>
        </w:rPr>
        <w:t>.”]</w:t>
      </w:r>
      <w:r>
        <w:rPr>
          <w:rFonts w:ascii="Arial" w:hAnsi="Arial" w:cs="Arial"/>
          <w:sz w:val="28"/>
          <w:szCs w:val="28"/>
          <w:lang w:val="en-ZW"/>
        </w:rPr>
        <w:t xml:space="preserve"> Imi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maifunga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kuti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mamuimba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yekurara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shi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shi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shi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kutya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varoyi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nezvipoko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 </w:t>
      </w:r>
      <w:r w:rsidRPr="008A342C">
        <w:rPr>
          <w:rFonts w:ascii="Arial" w:hAnsi="Arial" w:cs="Arial"/>
          <w:sz w:val="18"/>
          <w:szCs w:val="18"/>
          <w:lang w:val="en-ZW"/>
        </w:rPr>
        <w:t>[Congregation laughs</w:t>
      </w:r>
      <w:r>
        <w:rPr>
          <w:rFonts w:ascii="Arial" w:hAnsi="Arial" w:cs="Arial"/>
          <w:sz w:val="18"/>
          <w:szCs w:val="18"/>
          <w:lang w:val="en-ZW"/>
        </w:rPr>
        <w:t>—ED</w:t>
      </w:r>
      <w:r w:rsidRPr="008A342C">
        <w:rPr>
          <w:rFonts w:ascii="Arial" w:hAnsi="Arial" w:cs="Arial"/>
          <w:sz w:val="18"/>
          <w:szCs w:val="18"/>
          <w:lang w:val="en-ZW"/>
        </w:rPr>
        <w:t xml:space="preserve">] </w:t>
      </w:r>
      <w:r>
        <w:rPr>
          <w:rFonts w:ascii="Arial" w:hAnsi="Arial" w:cs="Arial"/>
          <w:sz w:val="28"/>
          <w:szCs w:val="28"/>
          <w:lang w:val="en-ZW"/>
        </w:rPr>
        <w:t xml:space="preserve">Amen. </w:t>
      </w:r>
      <w:r w:rsidRPr="00BA438D">
        <w:rPr>
          <w:rFonts w:ascii="Arial" w:hAnsi="Arial" w:cs="Arial"/>
          <w:sz w:val="18"/>
          <w:szCs w:val="18"/>
          <w:lang w:val="en-ZW"/>
        </w:rPr>
        <w:t>[Apostle chuckles</w:t>
      </w:r>
      <w:r>
        <w:rPr>
          <w:rFonts w:ascii="Arial" w:hAnsi="Arial" w:cs="Arial"/>
          <w:sz w:val="18"/>
          <w:szCs w:val="18"/>
          <w:lang w:val="en-ZW"/>
        </w:rPr>
        <w:t>—ED</w:t>
      </w:r>
      <w:r w:rsidRPr="00BA438D">
        <w:rPr>
          <w:rFonts w:ascii="Arial" w:hAnsi="Arial" w:cs="Arial"/>
          <w:sz w:val="18"/>
          <w:szCs w:val="18"/>
          <w:lang w:val="en-ZW"/>
        </w:rPr>
        <w:t>]</w:t>
      </w:r>
      <w:r>
        <w:rPr>
          <w:rFonts w:ascii="Arial" w:hAnsi="Arial" w:cs="Arial"/>
          <w:sz w:val="28"/>
          <w:szCs w:val="28"/>
          <w:lang w:val="en-ZW"/>
        </w:rPr>
        <w:t xml:space="preserve"> But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vana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vaMwari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hanzi</w:t>
      </w:r>
      <w:proofErr w:type="spellEnd"/>
      <w:r>
        <w:rPr>
          <w:rFonts w:ascii="Arial" w:hAnsi="Arial" w:cs="Arial"/>
          <w:sz w:val="28"/>
          <w:szCs w:val="28"/>
          <w:lang w:val="en-ZW"/>
        </w:rPr>
        <w:t>, “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Ngavafare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mumabhedhirumu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avo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.” </w:t>
      </w:r>
      <w:r w:rsidRPr="0015444E">
        <w:rPr>
          <w:rFonts w:ascii="Arial" w:hAnsi="Arial" w:cs="Arial"/>
          <w:sz w:val="18"/>
          <w:szCs w:val="18"/>
          <w:lang w:val="en-ZW"/>
        </w:rPr>
        <w:t xml:space="preserve">[Congregation says, “Amen.”] </w:t>
      </w:r>
      <w:r>
        <w:rPr>
          <w:rFonts w:ascii="Arial" w:hAnsi="Arial" w:cs="Arial"/>
          <w:sz w:val="28"/>
          <w:szCs w:val="28"/>
          <w:lang w:val="en-ZW"/>
        </w:rPr>
        <w:t xml:space="preserve"> Ah…Mweya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ndofunga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Dhavhidhi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ichi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kaichi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Dhavhidhi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chaifara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chirume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ichi</w:t>
      </w:r>
      <w:proofErr w:type="spellEnd"/>
      <w:r>
        <w:rPr>
          <w:rFonts w:ascii="Arial" w:hAnsi="Arial" w:cs="Arial"/>
          <w:sz w:val="28"/>
          <w:szCs w:val="28"/>
          <w:lang w:val="en-ZW"/>
        </w:rPr>
        <w:t>.</w:t>
      </w:r>
      <w:r w:rsidRPr="005417A8">
        <w:rPr>
          <w:rFonts w:ascii="Arial" w:hAnsi="Arial" w:cs="Arial"/>
          <w:sz w:val="18"/>
          <w:szCs w:val="18"/>
        </w:rPr>
        <w:t xml:space="preserve">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</w:p>
    <w:p w14:paraId="7FD30724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en-ZW"/>
        </w:rPr>
      </w:pPr>
      <w:r w:rsidRPr="005417A8">
        <w:rPr>
          <w:rFonts w:ascii="Arial" w:hAnsi="Arial" w:cs="Arial"/>
          <w:sz w:val="28"/>
          <w:szCs w:val="28"/>
          <w:vertAlign w:val="superscript"/>
          <w:lang w:val="en-ZW"/>
        </w:rPr>
        <w:t xml:space="preserve"> </w:t>
      </w:r>
      <w:r>
        <w:rPr>
          <w:rFonts w:ascii="Arial" w:hAnsi="Arial" w:cs="Arial"/>
          <w:sz w:val="28"/>
          <w:szCs w:val="28"/>
          <w:vertAlign w:val="superscript"/>
          <w:lang w:val="en-ZW"/>
        </w:rPr>
        <w:t>89</w:t>
      </w:r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Ehe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chaiti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chiri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mubhedhirumu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macho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chaita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kuimba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Chinenge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chanzwa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kuti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Amerreki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yawa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vaFiritsiya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vadii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…? </w:t>
      </w:r>
      <w:r w:rsidRPr="0015444E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vawa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15444E">
        <w:rPr>
          <w:rFonts w:ascii="Arial" w:hAnsi="Arial" w:cs="Arial"/>
          <w:sz w:val="18"/>
          <w:szCs w:val="18"/>
        </w:rPr>
        <w:t xml:space="preserve">”]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vawa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Chotonga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kufara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manje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chichiti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</w:p>
    <w:p w14:paraId="5DC5D9BA" w14:textId="77777777" w:rsidR="005D3BDE" w:rsidRPr="00296EE5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  <w:lang w:val="en-ZW"/>
        </w:rPr>
      </w:pPr>
      <w:proofErr w:type="spellStart"/>
      <w:r w:rsidRPr="00296EE5">
        <w:rPr>
          <w:rFonts w:ascii="Arial" w:hAnsi="Arial" w:cs="Arial"/>
          <w:i/>
          <w:iCs/>
          <w:sz w:val="28"/>
          <w:szCs w:val="28"/>
          <w:lang w:val="en-ZW"/>
        </w:rPr>
        <w:t>Johovha</w:t>
      </w:r>
      <w:proofErr w:type="spellEnd"/>
      <w:r w:rsidRPr="00296EE5">
        <w:rPr>
          <w:rFonts w:ascii="Arial" w:hAnsi="Arial" w:cs="Arial"/>
          <w:i/>
          <w:iCs/>
          <w:sz w:val="28"/>
          <w:szCs w:val="28"/>
          <w:lang w:val="en-ZW"/>
        </w:rPr>
        <w:t xml:space="preserve"> </w:t>
      </w:r>
      <w:proofErr w:type="spellStart"/>
      <w:r w:rsidRPr="00296EE5">
        <w:rPr>
          <w:rFonts w:ascii="Arial" w:hAnsi="Arial" w:cs="Arial"/>
          <w:i/>
          <w:iCs/>
          <w:sz w:val="28"/>
          <w:szCs w:val="28"/>
          <w:lang w:val="en-ZW"/>
        </w:rPr>
        <w:t>ndewemunana</w:t>
      </w:r>
      <w:proofErr w:type="spellEnd"/>
    </w:p>
    <w:p w14:paraId="0A3E92E9" w14:textId="77777777" w:rsidR="005D3BDE" w:rsidRPr="00AB6BD2" w:rsidRDefault="005D3BDE" w:rsidP="005D3BDE">
      <w:pPr>
        <w:jc w:val="both"/>
        <w:rPr>
          <w:rFonts w:ascii="Arial" w:hAnsi="Arial" w:cs="Arial"/>
          <w:sz w:val="28"/>
          <w:szCs w:val="28"/>
          <w:lang w:val="en-ZW"/>
        </w:rPr>
      </w:pPr>
      <w:proofErr w:type="spellStart"/>
      <w:r>
        <w:rPr>
          <w:rFonts w:ascii="Arial" w:hAnsi="Arial" w:cs="Arial"/>
          <w:sz w:val="28"/>
          <w:szCs w:val="28"/>
          <w:lang w:val="en-ZW"/>
        </w:rPr>
        <w:t>Isirairi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rumbidza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wako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Isirairi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ita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Hareruya,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Isirairi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ha’moona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but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kwete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kugara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une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pressure.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Unoona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hama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ichenda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kunorara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kudai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kunorara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kufa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 Kana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kurara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kutiza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manhamo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dzinomuka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dziripo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mangwana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kuseni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handei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mberi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tione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 Verse 6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hativerengei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tese: </w:t>
      </w:r>
    </w:p>
    <w:p w14:paraId="1D969C0F" w14:textId="77777777" w:rsidR="005D3BDE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en-ZW"/>
        </w:rPr>
      </w:pPr>
      <w:r w:rsidRPr="00B24934">
        <w:rPr>
          <w:rFonts w:ascii="Arial" w:hAnsi="Arial" w:cs="Arial"/>
          <w:i/>
          <w:iCs/>
          <w:sz w:val="28"/>
          <w:szCs w:val="28"/>
          <w:lang w:val="en-ZW"/>
        </w:rPr>
        <w:t>Let the high praises of God be in their mouth, and a two-edged sword in their hand;</w:t>
      </w:r>
    </w:p>
    <w:p w14:paraId="35EDB3C2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en-ZW"/>
        </w:rPr>
      </w:pPr>
      <w:r w:rsidRPr="00BC3E25">
        <w:rPr>
          <w:rFonts w:ascii="Arial" w:hAnsi="Arial" w:cs="Arial"/>
          <w:sz w:val="28"/>
          <w:szCs w:val="28"/>
          <w:vertAlign w:val="superscript"/>
          <w:lang w:val="en-ZW"/>
        </w:rPr>
        <w:t xml:space="preserve"> 9</w:t>
      </w:r>
      <w:r>
        <w:rPr>
          <w:rFonts w:ascii="Arial" w:hAnsi="Arial" w:cs="Arial"/>
          <w:sz w:val="28"/>
          <w:szCs w:val="28"/>
          <w:vertAlign w:val="superscript"/>
          <w:lang w:val="en-ZW"/>
        </w:rPr>
        <w:t>0</w:t>
      </w:r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Gwaro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! </w:t>
      </w:r>
      <w:r w:rsidRPr="0015444E">
        <w:rPr>
          <w:rFonts w:ascii="Arial" w:hAnsi="Arial" w:cs="Arial"/>
          <w:sz w:val="18"/>
          <w:szCs w:val="18"/>
        </w:rPr>
        <w:t xml:space="preserve">[Congregation says, “Amen.”] </w:t>
      </w:r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Rumbidzo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mumuro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…? </w:t>
      </w:r>
      <w:r w:rsidRPr="00E84022">
        <w:rPr>
          <w:rFonts w:ascii="Arial" w:hAnsi="Arial" w:cs="Arial"/>
          <w:sz w:val="18"/>
          <w:szCs w:val="18"/>
          <w:lang w:val="en-ZW"/>
        </w:rPr>
        <w:t>[Congregation says, “</w:t>
      </w:r>
      <w:proofErr w:type="spellStart"/>
      <w:r w:rsidRPr="00E84022">
        <w:rPr>
          <w:rFonts w:ascii="Arial" w:hAnsi="Arial" w:cs="Arial"/>
          <w:sz w:val="18"/>
          <w:szCs w:val="18"/>
          <w:lang w:val="en-ZW"/>
        </w:rPr>
        <w:t>mumuromo</w:t>
      </w:r>
      <w:proofErr w:type="spellEnd"/>
      <w:r w:rsidRPr="00E84022">
        <w:rPr>
          <w:rFonts w:ascii="Arial" w:hAnsi="Arial" w:cs="Arial"/>
          <w:sz w:val="18"/>
          <w:szCs w:val="18"/>
          <w:lang w:val="en-ZW"/>
        </w:rPr>
        <w:t>.”]</w:t>
      </w:r>
      <w:r w:rsidRPr="00956779">
        <w:rPr>
          <w:rFonts w:ascii="Arial" w:hAnsi="Arial" w:cs="Arial"/>
          <w:sz w:val="28"/>
          <w:szCs w:val="28"/>
          <w:lang w:val="en-ZW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Gwaro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muruo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…? </w:t>
      </w:r>
      <w:r w:rsidRPr="00E84022">
        <w:rPr>
          <w:rFonts w:ascii="Arial" w:hAnsi="Arial" w:cs="Arial"/>
          <w:sz w:val="18"/>
          <w:szCs w:val="18"/>
          <w:lang w:val="en-ZW"/>
        </w:rPr>
        <w:t>[Congregation says, “</w:t>
      </w:r>
      <w:proofErr w:type="spellStart"/>
      <w:r w:rsidRPr="00E84022">
        <w:rPr>
          <w:rFonts w:ascii="Arial" w:hAnsi="Arial" w:cs="Arial"/>
          <w:sz w:val="18"/>
          <w:szCs w:val="18"/>
          <w:lang w:val="en-ZW"/>
        </w:rPr>
        <w:t>muruoko</w:t>
      </w:r>
      <w:r>
        <w:rPr>
          <w:rFonts w:ascii="Arial" w:hAnsi="Arial" w:cs="Arial"/>
          <w:sz w:val="18"/>
          <w:szCs w:val="18"/>
          <w:lang w:val="en-ZW"/>
        </w:rPr>
        <w:t>Amen</w:t>
      </w:r>
      <w:proofErr w:type="spellEnd"/>
      <w:r w:rsidRPr="00E84022">
        <w:rPr>
          <w:rFonts w:ascii="Arial" w:hAnsi="Arial" w:cs="Arial"/>
          <w:sz w:val="18"/>
          <w:szCs w:val="18"/>
          <w:lang w:val="en-ZW"/>
        </w:rPr>
        <w:t>”]</w:t>
      </w:r>
      <w:r w:rsidRPr="00956779">
        <w:rPr>
          <w:rFonts w:ascii="Arial" w:hAnsi="Arial" w:cs="Arial"/>
          <w:sz w:val="28"/>
          <w:szCs w:val="28"/>
          <w:lang w:val="en-ZW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Tingaita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Amen here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varanda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vaMwari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 </w:t>
      </w:r>
      <w:r w:rsidRPr="0015444E">
        <w:rPr>
          <w:rFonts w:ascii="Arial" w:hAnsi="Arial" w:cs="Arial"/>
          <w:sz w:val="18"/>
          <w:szCs w:val="18"/>
          <w:lang w:val="en-ZW"/>
        </w:rPr>
        <w:t xml:space="preserve">[Congregation says, “Amen.”] </w:t>
      </w:r>
      <w:r w:rsidRPr="006C55C4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Handei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mbe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… verse 7. </w:t>
      </w:r>
    </w:p>
    <w:p w14:paraId="7B15D7D0" w14:textId="77777777" w:rsidR="005D3BDE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en-ZW"/>
        </w:rPr>
      </w:pPr>
      <w:r w:rsidRPr="00B9556E">
        <w:rPr>
          <w:rFonts w:ascii="Arial" w:hAnsi="Arial" w:cs="Arial"/>
          <w:i/>
          <w:iCs/>
          <w:sz w:val="28"/>
          <w:szCs w:val="28"/>
          <w:lang w:val="en-ZW"/>
        </w:rPr>
        <w:t>To execute vengeance upon the heathen, and punishments upon the people;</w:t>
      </w:r>
    </w:p>
    <w:p w14:paraId="10054B90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en-ZW"/>
        </w:rPr>
      </w:pPr>
      <w:proofErr w:type="spellStart"/>
      <w:r>
        <w:rPr>
          <w:rFonts w:ascii="Arial" w:hAnsi="Arial" w:cs="Arial"/>
          <w:sz w:val="28"/>
          <w:szCs w:val="28"/>
          <w:lang w:val="en-ZW"/>
        </w:rPr>
        <w:t>Handei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mberi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 </w:t>
      </w:r>
    </w:p>
    <w:p w14:paraId="363096AD" w14:textId="77777777" w:rsidR="005D3BDE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en-ZW"/>
        </w:rPr>
      </w:pPr>
      <w:r w:rsidRPr="00580015">
        <w:rPr>
          <w:rFonts w:ascii="Arial" w:hAnsi="Arial" w:cs="Arial"/>
          <w:i/>
          <w:iCs/>
          <w:sz w:val="28"/>
          <w:szCs w:val="28"/>
          <w:lang w:val="en-ZW"/>
        </w:rPr>
        <w:t>To bind their kings with chains, and their nobles with fetters of iron;</w:t>
      </w:r>
    </w:p>
    <w:p w14:paraId="011129A4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en-ZW"/>
        </w:rPr>
      </w:pPr>
      <w:proofErr w:type="spellStart"/>
      <w:r>
        <w:rPr>
          <w:rFonts w:ascii="Arial" w:hAnsi="Arial" w:cs="Arial"/>
          <w:sz w:val="28"/>
          <w:szCs w:val="28"/>
          <w:lang w:val="en-ZW"/>
        </w:rPr>
        <w:t>Handei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mberi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 </w:t>
      </w:r>
    </w:p>
    <w:p w14:paraId="0A77344D" w14:textId="77777777" w:rsidR="005D3BDE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en-ZW"/>
        </w:rPr>
      </w:pPr>
      <w:r w:rsidRPr="00CB4F8A">
        <w:rPr>
          <w:rFonts w:ascii="Arial" w:hAnsi="Arial" w:cs="Arial"/>
          <w:i/>
          <w:iCs/>
          <w:sz w:val="28"/>
          <w:szCs w:val="28"/>
          <w:lang w:val="en-ZW"/>
        </w:rPr>
        <w:lastRenderedPageBreak/>
        <w:t>To execute upon them the judgment written: this honour have all his saints. Praise ye the LORD.</w:t>
      </w:r>
    </w:p>
    <w:p w14:paraId="1A1E1889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en-ZW"/>
        </w:rPr>
      </w:pPr>
      <w:bookmarkStart w:id="24" w:name="_Hlk206509923"/>
      <w:r w:rsidRPr="00BC3E25">
        <w:rPr>
          <w:rFonts w:ascii="Arial" w:hAnsi="Arial" w:cs="Arial"/>
          <w:sz w:val="28"/>
          <w:szCs w:val="28"/>
          <w:vertAlign w:val="superscript"/>
          <w:lang w:val="en-ZW"/>
        </w:rPr>
        <w:t>9</w:t>
      </w:r>
      <w:r>
        <w:rPr>
          <w:rFonts w:ascii="Arial" w:hAnsi="Arial" w:cs="Arial"/>
          <w:sz w:val="28"/>
          <w:szCs w:val="28"/>
          <w:vertAlign w:val="superscript"/>
          <w:lang w:val="en-ZW"/>
        </w:rPr>
        <w:t>1</w:t>
      </w:r>
      <w:r>
        <w:rPr>
          <w:rFonts w:ascii="Arial" w:hAnsi="Arial" w:cs="Arial"/>
          <w:sz w:val="18"/>
          <w:szCs w:val="18"/>
          <w:lang w:val="en-ZW"/>
        </w:rPr>
        <w:t xml:space="preserve"> </w:t>
      </w:r>
      <w:r w:rsidRPr="0015444E">
        <w:rPr>
          <w:rFonts w:ascii="Arial" w:hAnsi="Arial" w:cs="Arial"/>
          <w:sz w:val="18"/>
          <w:szCs w:val="18"/>
          <w:lang w:val="en-ZW"/>
        </w:rPr>
        <w:t xml:space="preserve">[Congregation says, “Amen.”] </w:t>
      </w:r>
      <w:r w:rsidRPr="001A6F6F">
        <w:rPr>
          <w:rFonts w:ascii="Arial" w:hAnsi="Arial" w:cs="Arial"/>
          <w:sz w:val="28"/>
          <w:szCs w:val="28"/>
          <w:lang w:val="en-ZW"/>
        </w:rPr>
        <w:t xml:space="preserve"> </w:t>
      </w:r>
      <w:bookmarkEnd w:id="24"/>
      <w:proofErr w:type="spellStart"/>
      <w:r>
        <w:rPr>
          <w:rFonts w:ascii="Arial" w:hAnsi="Arial" w:cs="Arial"/>
          <w:sz w:val="28"/>
          <w:szCs w:val="28"/>
          <w:lang w:val="en-ZW"/>
        </w:rPr>
        <w:t>Hamuna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kubata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nyaya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iyi.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idzokororei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muyiverenge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muone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tarirai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muone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Hativerengei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kutanga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pa</w:t>
      </w:r>
      <w:proofErr w:type="spellEnd"/>
      <w:r>
        <w:rPr>
          <w:rFonts w:ascii="Arial" w:hAnsi="Arial" w:cs="Arial"/>
          <w:sz w:val="28"/>
          <w:szCs w:val="28"/>
          <w:lang w:val="en-ZW"/>
        </w:rPr>
        <w:t>—</w:t>
      </w:r>
      <w:proofErr w:type="spellStart"/>
      <w:r>
        <w:rPr>
          <w:rFonts w:ascii="Arial" w:hAnsi="Arial" w:cs="Arial"/>
          <w:sz w:val="28"/>
          <w:szCs w:val="28"/>
          <w:lang w:val="en-ZW"/>
        </w:rPr>
        <w:t>handei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pa verse 6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hatirengei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verse 6.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Hativerengei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tione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 </w:t>
      </w:r>
    </w:p>
    <w:p w14:paraId="0FA00558" w14:textId="77777777" w:rsidR="005D3BDE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en-ZW"/>
        </w:rPr>
      </w:pPr>
      <w:r w:rsidRPr="00D57DE6">
        <w:rPr>
          <w:rFonts w:ascii="Arial" w:hAnsi="Arial" w:cs="Arial"/>
          <w:i/>
          <w:iCs/>
          <w:sz w:val="28"/>
          <w:szCs w:val="28"/>
          <w:lang w:val="en-ZW"/>
        </w:rPr>
        <w:t xml:space="preserve">Let the high praises of God be in their mouth, and a </w:t>
      </w:r>
      <w:proofErr w:type="spellStart"/>
      <w:r w:rsidRPr="00D57DE6">
        <w:rPr>
          <w:rFonts w:ascii="Arial" w:hAnsi="Arial" w:cs="Arial"/>
          <w:i/>
          <w:iCs/>
          <w:sz w:val="28"/>
          <w:szCs w:val="28"/>
          <w:lang w:val="en-ZW"/>
        </w:rPr>
        <w:t>twoedged</w:t>
      </w:r>
      <w:proofErr w:type="spellEnd"/>
      <w:r w:rsidRPr="00D57DE6">
        <w:rPr>
          <w:rFonts w:ascii="Arial" w:hAnsi="Arial" w:cs="Arial"/>
          <w:i/>
          <w:iCs/>
          <w:sz w:val="28"/>
          <w:szCs w:val="28"/>
          <w:lang w:val="en-ZW"/>
        </w:rPr>
        <w:t xml:space="preserve"> sword in their hand;</w:t>
      </w:r>
    </w:p>
    <w:p w14:paraId="08F9BA54" w14:textId="77777777" w:rsidR="005D3BDE" w:rsidRDefault="005D3BDE" w:rsidP="005D3BDE">
      <w:pPr>
        <w:jc w:val="both"/>
        <w:rPr>
          <w:rFonts w:ascii="Arial" w:hAnsi="Arial" w:cs="Arial"/>
          <w:sz w:val="18"/>
          <w:szCs w:val="18"/>
          <w:lang w:val="en-ZW"/>
        </w:rPr>
      </w:pPr>
      <w:r>
        <w:rPr>
          <w:rFonts w:ascii="Arial" w:hAnsi="Arial" w:cs="Arial"/>
          <w:sz w:val="28"/>
          <w:szCs w:val="28"/>
          <w:lang w:val="en-ZW"/>
        </w:rPr>
        <w:t xml:space="preserve">Huyai mu Church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munomu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kaumu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ndimi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Mwenga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wacho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chaiwo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chaiwo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morumbidza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murimuimba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yani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…? </w:t>
      </w:r>
      <w:r w:rsidRPr="00997713">
        <w:rPr>
          <w:rFonts w:ascii="Arial" w:hAnsi="Arial" w:cs="Arial"/>
          <w:sz w:val="18"/>
          <w:szCs w:val="18"/>
          <w:lang w:val="en-ZW"/>
        </w:rPr>
        <w:t>[Congregation says, “</w:t>
      </w:r>
      <w:proofErr w:type="spellStart"/>
      <w:r w:rsidRPr="00997713">
        <w:rPr>
          <w:rFonts w:ascii="Arial" w:hAnsi="Arial" w:cs="Arial"/>
          <w:sz w:val="18"/>
          <w:szCs w:val="18"/>
          <w:lang w:val="en-ZW"/>
        </w:rPr>
        <w:t>yaMwari</w:t>
      </w:r>
      <w:proofErr w:type="spellEnd"/>
      <w:r w:rsidRPr="00997713">
        <w:rPr>
          <w:rFonts w:ascii="Arial" w:hAnsi="Arial" w:cs="Arial"/>
          <w:sz w:val="18"/>
          <w:szCs w:val="18"/>
          <w:lang w:val="en-ZW"/>
        </w:rPr>
        <w:t>.”]</w:t>
      </w:r>
      <w:r w:rsidRPr="0094244D">
        <w:rPr>
          <w:rFonts w:ascii="Arial" w:hAnsi="Arial" w:cs="Arial"/>
          <w:sz w:val="28"/>
          <w:szCs w:val="28"/>
          <w:lang w:val="en-ZW"/>
        </w:rPr>
        <w:t xml:space="preserve">  </w:t>
      </w:r>
      <w:r>
        <w:rPr>
          <w:rFonts w:ascii="Arial" w:hAnsi="Arial" w:cs="Arial"/>
          <w:sz w:val="28"/>
          <w:szCs w:val="28"/>
          <w:lang w:val="en-ZW"/>
        </w:rPr>
        <w:t xml:space="preserve">Asi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morumbidza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mune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nzwisiso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ye Shoko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raani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…? </w:t>
      </w:r>
      <w:r w:rsidRPr="00997713">
        <w:rPr>
          <w:rFonts w:ascii="Arial" w:hAnsi="Arial" w:cs="Arial"/>
          <w:sz w:val="18"/>
          <w:szCs w:val="18"/>
          <w:lang w:val="en-ZW"/>
        </w:rPr>
        <w:t>[Congregation says, “</w:t>
      </w:r>
      <w:proofErr w:type="spellStart"/>
      <w:r w:rsidRPr="00997713">
        <w:rPr>
          <w:rFonts w:ascii="Arial" w:hAnsi="Arial" w:cs="Arial"/>
          <w:sz w:val="18"/>
          <w:szCs w:val="18"/>
          <w:lang w:val="en-ZW"/>
        </w:rPr>
        <w:t>raMwari</w:t>
      </w:r>
      <w:proofErr w:type="spellEnd"/>
      <w:r w:rsidRPr="00997713">
        <w:rPr>
          <w:rFonts w:ascii="Arial" w:hAnsi="Arial" w:cs="Arial"/>
          <w:sz w:val="18"/>
          <w:szCs w:val="18"/>
          <w:lang w:val="en-ZW"/>
        </w:rPr>
        <w:t xml:space="preserve">.”]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Moyenda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kuvanhu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vari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kubata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Shoko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nekusiri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…? </w:t>
      </w:r>
      <w:r w:rsidRPr="00997713">
        <w:rPr>
          <w:rFonts w:ascii="Arial" w:hAnsi="Arial" w:cs="Arial"/>
          <w:sz w:val="18"/>
          <w:szCs w:val="18"/>
          <w:lang w:val="en-ZW"/>
        </w:rPr>
        <w:t>[Congregation says, “</w:t>
      </w:r>
      <w:proofErr w:type="spellStart"/>
      <w:r w:rsidRPr="00997713">
        <w:rPr>
          <w:rFonts w:ascii="Arial" w:hAnsi="Arial" w:cs="Arial"/>
          <w:sz w:val="18"/>
          <w:szCs w:val="18"/>
          <w:lang w:val="en-ZW"/>
        </w:rPr>
        <w:t>nekusiriko</w:t>
      </w:r>
      <w:proofErr w:type="spellEnd"/>
      <w:r>
        <w:rPr>
          <w:rFonts w:ascii="Arial" w:hAnsi="Arial" w:cs="Arial"/>
          <w:sz w:val="18"/>
          <w:szCs w:val="18"/>
          <w:lang w:val="en-ZW"/>
        </w:rPr>
        <w:t>,</w:t>
      </w:r>
      <w:r w:rsidRPr="00997713">
        <w:rPr>
          <w:rFonts w:ascii="Arial" w:hAnsi="Arial" w:cs="Arial"/>
          <w:sz w:val="18"/>
          <w:szCs w:val="18"/>
          <w:lang w:val="en-ZW"/>
        </w:rPr>
        <w:t xml:space="preserve">”]   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moita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execute the judgment of God. </w:t>
      </w:r>
      <w:r w:rsidRPr="0015444E">
        <w:rPr>
          <w:rFonts w:ascii="Arial" w:hAnsi="Arial" w:cs="Arial"/>
          <w:sz w:val="18"/>
          <w:szCs w:val="18"/>
          <w:lang w:val="en-ZW"/>
        </w:rPr>
        <w:t xml:space="preserve">[Congregation says, “Amen.”] </w:t>
      </w:r>
    </w:p>
    <w:p w14:paraId="6F6DF0EE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en-ZW"/>
        </w:rPr>
      </w:pPr>
      <w:r w:rsidRPr="00A43F5A">
        <w:rPr>
          <w:rFonts w:ascii="Arial" w:hAnsi="Arial" w:cs="Arial"/>
          <w:sz w:val="28"/>
          <w:szCs w:val="28"/>
          <w:vertAlign w:val="superscript"/>
          <w:lang w:val="en-ZW"/>
        </w:rPr>
        <w:t xml:space="preserve"> 9</w:t>
      </w:r>
      <w:r>
        <w:rPr>
          <w:rFonts w:ascii="Arial" w:hAnsi="Arial" w:cs="Arial"/>
          <w:sz w:val="28"/>
          <w:szCs w:val="28"/>
          <w:vertAlign w:val="superscript"/>
          <w:lang w:val="en-ZW"/>
        </w:rPr>
        <w:t>2</w:t>
      </w:r>
      <w:r>
        <w:rPr>
          <w:rFonts w:ascii="Arial" w:hAnsi="Arial" w:cs="Arial"/>
          <w:sz w:val="28"/>
          <w:szCs w:val="28"/>
          <w:lang w:val="en-ZW"/>
        </w:rPr>
        <w:t xml:space="preserve"> Hanzi, “ I right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yemutendi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mumwe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nei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…?” </w:t>
      </w:r>
      <w:r w:rsidRPr="00997713">
        <w:rPr>
          <w:rFonts w:ascii="Arial" w:hAnsi="Arial" w:cs="Arial"/>
          <w:sz w:val="18"/>
          <w:szCs w:val="18"/>
          <w:lang w:val="en-ZW"/>
        </w:rPr>
        <w:t>[Congregation says, “</w:t>
      </w:r>
      <w:proofErr w:type="spellStart"/>
      <w:r w:rsidRPr="00997713">
        <w:rPr>
          <w:rFonts w:ascii="Arial" w:hAnsi="Arial" w:cs="Arial"/>
          <w:sz w:val="18"/>
          <w:szCs w:val="18"/>
          <w:lang w:val="en-ZW"/>
        </w:rPr>
        <w:t>nemumwe</w:t>
      </w:r>
      <w:proofErr w:type="spellEnd"/>
      <w:r w:rsidRPr="00997713">
        <w:rPr>
          <w:rFonts w:ascii="Arial" w:hAnsi="Arial" w:cs="Arial"/>
          <w:sz w:val="18"/>
          <w:szCs w:val="18"/>
          <w:lang w:val="en-ZW"/>
        </w:rPr>
        <w:t>.”]</w:t>
      </w:r>
      <w:r w:rsidRPr="003C2117">
        <w:rPr>
          <w:rFonts w:ascii="Arial" w:hAnsi="Arial" w:cs="Arial"/>
          <w:sz w:val="28"/>
          <w:szCs w:val="28"/>
          <w:lang w:val="en-ZW"/>
        </w:rPr>
        <w:t xml:space="preserve">  </w:t>
      </w:r>
      <w:r>
        <w:rPr>
          <w:rFonts w:ascii="Arial" w:hAnsi="Arial" w:cs="Arial"/>
          <w:sz w:val="28"/>
          <w:szCs w:val="28"/>
          <w:lang w:val="en-ZW"/>
        </w:rPr>
        <w:t xml:space="preserve">Muri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kuona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here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kuti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responsibility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yatatora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kuti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isusu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ndisu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tinofanira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kugadzira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Mwenga,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ndoirikutaurwa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kuti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it’s our right?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Tinofanira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kutonga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muMwenga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tinofanira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kutonga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tofanira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kupa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judgment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kuMwenga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wose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tofanira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kuenda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kunova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tsiuura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kunova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batsira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kunova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dzidzisa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Marriage and Divorce,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kuva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dzidzisa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Taking side with Jesus,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kuva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dzidzisa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kunonzi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kupfuma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kunonzi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kurumbidza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Mwari,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kunonzi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kunamata</w:t>
      </w:r>
      <w:proofErr w:type="spellEnd"/>
      <w:r>
        <w:rPr>
          <w:rFonts w:ascii="Arial" w:hAnsi="Arial" w:cs="Arial"/>
          <w:sz w:val="28"/>
          <w:szCs w:val="28"/>
          <w:lang w:val="en-ZW"/>
        </w:rPr>
        <w:t>.</w:t>
      </w:r>
    </w:p>
    <w:p w14:paraId="67C0DCCC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en-ZW"/>
        </w:rPr>
      </w:pPr>
      <w:r w:rsidRPr="00A43F5A">
        <w:rPr>
          <w:rFonts w:ascii="Arial" w:hAnsi="Arial" w:cs="Arial"/>
          <w:sz w:val="28"/>
          <w:szCs w:val="28"/>
          <w:vertAlign w:val="superscript"/>
          <w:lang w:val="en-ZW"/>
        </w:rPr>
        <w:t>9</w:t>
      </w:r>
      <w:r>
        <w:rPr>
          <w:rFonts w:ascii="Arial" w:hAnsi="Arial" w:cs="Arial"/>
          <w:sz w:val="28"/>
          <w:szCs w:val="28"/>
          <w:vertAlign w:val="superscript"/>
          <w:lang w:val="en-ZW"/>
        </w:rPr>
        <w:t>3</w:t>
      </w:r>
      <w:r>
        <w:rPr>
          <w:rFonts w:ascii="Arial" w:hAnsi="Arial" w:cs="Arial"/>
          <w:sz w:val="28"/>
          <w:szCs w:val="28"/>
          <w:lang w:val="en-ZW"/>
        </w:rPr>
        <w:t xml:space="preserve"> </w:t>
      </w:r>
      <w:r w:rsidRPr="00651C0C">
        <w:rPr>
          <w:rFonts w:ascii="Arial" w:hAnsi="Arial" w:cs="Arial"/>
          <w:sz w:val="28"/>
          <w:szCs w:val="28"/>
          <w:lang w:val="en-ZW"/>
        </w:rPr>
        <w:t xml:space="preserve">Ticha seta pace </w:t>
      </w:r>
      <w:proofErr w:type="spellStart"/>
      <w:r w:rsidRPr="00651C0C">
        <w:rPr>
          <w:rFonts w:ascii="Arial" w:hAnsi="Arial" w:cs="Arial"/>
          <w:sz w:val="28"/>
          <w:szCs w:val="28"/>
          <w:lang w:val="en-ZW"/>
        </w:rPr>
        <w:t>yekunamata</w:t>
      </w:r>
      <w:proofErr w:type="spellEnd"/>
      <w:r w:rsidRPr="00651C0C">
        <w:rPr>
          <w:rFonts w:ascii="Arial" w:hAnsi="Arial" w:cs="Arial"/>
          <w:sz w:val="28"/>
          <w:szCs w:val="28"/>
          <w:lang w:val="en-ZW"/>
        </w:rPr>
        <w:t xml:space="preserve"> mu Message. </w:t>
      </w:r>
      <w:r w:rsidRPr="0015444E">
        <w:rPr>
          <w:rFonts w:ascii="Arial" w:hAnsi="Arial" w:cs="Arial"/>
          <w:sz w:val="18"/>
          <w:szCs w:val="18"/>
          <w:lang w:val="en-ZW"/>
        </w:rPr>
        <w:t xml:space="preserve">[Congregation says, “Amen.”] </w:t>
      </w:r>
      <w:r w:rsidRPr="00651C0C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Nekuti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right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yani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…? </w:t>
      </w:r>
      <w:r w:rsidRPr="00AA6058">
        <w:rPr>
          <w:rFonts w:ascii="Arial" w:hAnsi="Arial" w:cs="Arial"/>
          <w:sz w:val="18"/>
          <w:szCs w:val="18"/>
          <w:lang w:val="en-ZW"/>
        </w:rPr>
        <w:t>[Congregation says, “</w:t>
      </w:r>
      <w:proofErr w:type="spellStart"/>
      <w:r w:rsidRPr="00AA6058">
        <w:rPr>
          <w:rFonts w:ascii="Arial" w:hAnsi="Arial" w:cs="Arial"/>
          <w:sz w:val="18"/>
          <w:szCs w:val="18"/>
          <w:lang w:val="en-ZW"/>
        </w:rPr>
        <w:t>yedu</w:t>
      </w:r>
      <w:proofErr w:type="spellEnd"/>
      <w:r w:rsidRPr="00AA6058">
        <w:rPr>
          <w:rFonts w:ascii="Arial" w:hAnsi="Arial" w:cs="Arial"/>
          <w:sz w:val="18"/>
          <w:szCs w:val="18"/>
          <w:lang w:val="en-ZW"/>
        </w:rPr>
        <w:t>.”]</w:t>
      </w:r>
      <w:r w:rsidRPr="00220AF5">
        <w:rPr>
          <w:rFonts w:ascii="Arial" w:hAnsi="Arial" w:cs="Arial"/>
          <w:sz w:val="28"/>
          <w:szCs w:val="28"/>
          <w:lang w:val="en-ZW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Tichavadzidzisa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marriage,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tichavadzidzisa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kutambira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pfuma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pamberi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paMwa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…? </w:t>
      </w:r>
      <w:r w:rsidRPr="00AA6058">
        <w:rPr>
          <w:rFonts w:ascii="Arial" w:hAnsi="Arial" w:cs="Arial"/>
          <w:sz w:val="18"/>
          <w:szCs w:val="18"/>
          <w:lang w:val="en-ZW"/>
        </w:rPr>
        <w:t>[Congregation says, “</w:t>
      </w:r>
      <w:proofErr w:type="spellStart"/>
      <w:r w:rsidRPr="00AA6058">
        <w:rPr>
          <w:rFonts w:ascii="Arial" w:hAnsi="Arial" w:cs="Arial"/>
          <w:sz w:val="18"/>
          <w:szCs w:val="18"/>
          <w:lang w:val="en-ZW"/>
        </w:rPr>
        <w:t>paMwari</w:t>
      </w:r>
      <w:proofErr w:type="spellEnd"/>
      <w:r w:rsidRPr="00AA6058">
        <w:rPr>
          <w:rFonts w:ascii="Arial" w:hAnsi="Arial" w:cs="Arial"/>
          <w:sz w:val="18"/>
          <w:szCs w:val="18"/>
          <w:lang w:val="en-ZW"/>
        </w:rPr>
        <w:t xml:space="preserve">.”] 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Tichavadzidzisa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kutungamirira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mhuri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a big family,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tichavadzidzisa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kukwanisa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hendila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r w:rsidRPr="00AA6058">
        <w:rPr>
          <w:rFonts w:ascii="Arial" w:hAnsi="Arial" w:cs="Arial"/>
          <w:sz w:val="18"/>
          <w:szCs w:val="18"/>
          <w:lang w:val="en-ZW"/>
        </w:rPr>
        <w:t>[handle-Ed]</w:t>
      </w:r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ropafadzo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chai…? </w:t>
      </w:r>
      <w:r w:rsidRPr="00AA6058">
        <w:rPr>
          <w:rFonts w:ascii="Arial" w:hAnsi="Arial" w:cs="Arial"/>
          <w:sz w:val="18"/>
          <w:szCs w:val="18"/>
          <w:lang w:val="en-ZW"/>
        </w:rPr>
        <w:t>[Congregation says, “</w:t>
      </w:r>
      <w:proofErr w:type="spellStart"/>
      <w:r w:rsidRPr="00AA6058">
        <w:rPr>
          <w:rFonts w:ascii="Arial" w:hAnsi="Arial" w:cs="Arial"/>
          <w:sz w:val="18"/>
          <w:szCs w:val="18"/>
          <w:lang w:val="en-ZW"/>
        </w:rPr>
        <w:t>chairo</w:t>
      </w:r>
      <w:proofErr w:type="spellEnd"/>
      <w:r w:rsidRPr="00AA6058">
        <w:rPr>
          <w:rFonts w:ascii="Arial" w:hAnsi="Arial" w:cs="Arial"/>
          <w:sz w:val="18"/>
          <w:szCs w:val="18"/>
          <w:lang w:val="en-ZW"/>
        </w:rPr>
        <w:t>.”]</w:t>
      </w:r>
      <w:r w:rsidRPr="00C35C0E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Tichava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dzidzisa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zve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…? </w:t>
      </w:r>
      <w:r w:rsidRPr="00EF4282">
        <w:rPr>
          <w:rFonts w:ascii="Arial" w:hAnsi="Arial" w:cs="Arial"/>
          <w:sz w:val="18"/>
          <w:szCs w:val="18"/>
          <w:lang w:val="en-ZW"/>
        </w:rPr>
        <w:t>[Congregation says, “</w:t>
      </w:r>
      <w:proofErr w:type="spellStart"/>
      <w:r w:rsidRPr="00EF4282">
        <w:rPr>
          <w:rFonts w:ascii="Arial" w:hAnsi="Arial" w:cs="Arial"/>
          <w:sz w:val="18"/>
          <w:szCs w:val="18"/>
          <w:lang w:val="en-ZW"/>
        </w:rPr>
        <w:t>zvese</w:t>
      </w:r>
      <w:proofErr w:type="spellEnd"/>
      <w:r w:rsidRPr="00EF4282">
        <w:rPr>
          <w:rFonts w:ascii="Arial" w:hAnsi="Arial" w:cs="Arial"/>
          <w:sz w:val="18"/>
          <w:szCs w:val="18"/>
          <w:lang w:val="en-ZW"/>
        </w:rPr>
        <w:t>.”]</w:t>
      </w:r>
      <w:r w:rsidRPr="00C35C0E">
        <w:rPr>
          <w:rFonts w:ascii="Arial" w:hAnsi="Arial" w:cs="Arial"/>
          <w:sz w:val="28"/>
          <w:szCs w:val="28"/>
          <w:lang w:val="en-ZW"/>
        </w:rPr>
        <w:t xml:space="preserve">  </w:t>
      </w:r>
      <w:r>
        <w:rPr>
          <w:rFonts w:ascii="Arial" w:hAnsi="Arial" w:cs="Arial"/>
          <w:sz w:val="28"/>
          <w:szCs w:val="28"/>
          <w:lang w:val="en-ZW"/>
        </w:rPr>
        <w:t xml:space="preserve">Hanzi, “Vane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nzeve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dzekunzwa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ngavadii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hama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…? </w:t>
      </w:r>
      <w:r w:rsidRPr="00EF4282">
        <w:rPr>
          <w:rFonts w:ascii="Arial" w:hAnsi="Arial" w:cs="Arial"/>
          <w:sz w:val="18"/>
          <w:szCs w:val="18"/>
          <w:lang w:val="en-ZW"/>
        </w:rPr>
        <w:t xml:space="preserve">[Congregation says, </w:t>
      </w:r>
      <w:r>
        <w:rPr>
          <w:rFonts w:ascii="Arial" w:hAnsi="Arial" w:cs="Arial"/>
          <w:sz w:val="18"/>
          <w:szCs w:val="18"/>
          <w:lang w:val="en-ZW"/>
        </w:rPr>
        <w:t>‘</w:t>
      </w:r>
      <w:proofErr w:type="spellStart"/>
      <w:r w:rsidRPr="00EF4282">
        <w:rPr>
          <w:rFonts w:ascii="Arial" w:hAnsi="Arial" w:cs="Arial"/>
          <w:sz w:val="18"/>
          <w:szCs w:val="18"/>
          <w:lang w:val="en-ZW"/>
        </w:rPr>
        <w:t>ngavanzwe</w:t>
      </w:r>
      <w:proofErr w:type="spellEnd"/>
      <w:r>
        <w:rPr>
          <w:rFonts w:ascii="Arial" w:hAnsi="Arial" w:cs="Arial"/>
          <w:sz w:val="18"/>
          <w:szCs w:val="18"/>
          <w:lang w:val="en-ZW"/>
        </w:rPr>
        <w:t>,’</w:t>
      </w:r>
      <w:r w:rsidRPr="00EF4282">
        <w:rPr>
          <w:rFonts w:ascii="Arial" w:hAnsi="Arial" w:cs="Arial"/>
          <w:sz w:val="18"/>
          <w:szCs w:val="18"/>
          <w:lang w:val="en-ZW"/>
        </w:rPr>
        <w:t>]</w:t>
      </w:r>
      <w:r w:rsidRPr="002A6C0B">
        <w:rPr>
          <w:rFonts w:ascii="Arial" w:hAnsi="Arial" w:cs="Arial"/>
          <w:sz w:val="28"/>
          <w:szCs w:val="28"/>
          <w:lang w:val="en-ZW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Ngavanzwe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zvinotaura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chii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…? </w:t>
      </w:r>
      <w:r w:rsidRPr="00EF4282">
        <w:rPr>
          <w:rFonts w:ascii="Arial" w:hAnsi="Arial" w:cs="Arial"/>
          <w:sz w:val="18"/>
          <w:szCs w:val="18"/>
          <w:lang w:val="en-ZW"/>
        </w:rPr>
        <w:t xml:space="preserve">[Congregation says, </w:t>
      </w:r>
      <w:r>
        <w:rPr>
          <w:rFonts w:ascii="Arial" w:hAnsi="Arial" w:cs="Arial"/>
          <w:sz w:val="18"/>
          <w:szCs w:val="18"/>
          <w:lang w:val="en-ZW"/>
        </w:rPr>
        <w:t>‘</w:t>
      </w:r>
      <w:r w:rsidRPr="00EF4282">
        <w:rPr>
          <w:rFonts w:ascii="Arial" w:hAnsi="Arial" w:cs="Arial"/>
          <w:sz w:val="18"/>
          <w:szCs w:val="18"/>
          <w:lang w:val="en-ZW"/>
        </w:rPr>
        <w:t>Mweya</w:t>
      </w:r>
      <w:r>
        <w:rPr>
          <w:rFonts w:ascii="Arial" w:hAnsi="Arial" w:cs="Arial"/>
          <w:sz w:val="18"/>
          <w:szCs w:val="18"/>
          <w:lang w:val="en-ZW"/>
        </w:rPr>
        <w:t>,’</w:t>
      </w:r>
      <w:r w:rsidRPr="00EF4282">
        <w:rPr>
          <w:rFonts w:ascii="Arial" w:hAnsi="Arial" w:cs="Arial"/>
          <w:sz w:val="18"/>
          <w:szCs w:val="18"/>
          <w:lang w:val="en-ZW"/>
        </w:rPr>
        <w:t>]</w:t>
      </w:r>
      <w:r w:rsidRPr="002A6C0B">
        <w:rPr>
          <w:rFonts w:ascii="Arial" w:hAnsi="Arial" w:cs="Arial"/>
          <w:sz w:val="28"/>
          <w:szCs w:val="28"/>
          <w:lang w:val="en-ZW"/>
        </w:rPr>
        <w:t xml:space="preserve">  </w:t>
      </w:r>
      <w:r>
        <w:rPr>
          <w:rFonts w:ascii="Arial" w:hAnsi="Arial" w:cs="Arial"/>
          <w:sz w:val="28"/>
          <w:szCs w:val="28"/>
          <w:lang w:val="en-ZW"/>
        </w:rPr>
        <w:t xml:space="preserve">Mweya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kupiko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…?” </w:t>
      </w:r>
      <w:r w:rsidRPr="00EF4282">
        <w:rPr>
          <w:rFonts w:ascii="Arial" w:hAnsi="Arial" w:cs="Arial"/>
          <w:sz w:val="18"/>
          <w:szCs w:val="18"/>
          <w:lang w:val="en-ZW"/>
        </w:rPr>
        <w:t xml:space="preserve">[Congregation says, </w:t>
      </w:r>
      <w:r>
        <w:rPr>
          <w:rFonts w:ascii="Arial" w:hAnsi="Arial" w:cs="Arial"/>
          <w:sz w:val="18"/>
          <w:szCs w:val="18"/>
          <w:lang w:val="en-ZW"/>
        </w:rPr>
        <w:t>‘</w:t>
      </w:r>
      <w:proofErr w:type="spellStart"/>
      <w:r w:rsidRPr="00EF4282">
        <w:rPr>
          <w:rFonts w:ascii="Arial" w:hAnsi="Arial" w:cs="Arial"/>
          <w:sz w:val="18"/>
          <w:szCs w:val="18"/>
          <w:lang w:val="en-ZW"/>
        </w:rPr>
        <w:t>kuKereke</w:t>
      </w:r>
      <w:proofErr w:type="spellEnd"/>
      <w:r>
        <w:rPr>
          <w:rFonts w:ascii="Arial" w:hAnsi="Arial" w:cs="Arial"/>
          <w:sz w:val="18"/>
          <w:szCs w:val="18"/>
          <w:lang w:val="en-ZW"/>
        </w:rPr>
        <w:t>,’</w:t>
      </w:r>
      <w:r w:rsidRPr="00EF4282">
        <w:rPr>
          <w:rFonts w:ascii="Arial" w:hAnsi="Arial" w:cs="Arial"/>
          <w:sz w:val="18"/>
          <w:szCs w:val="18"/>
          <w:lang w:val="en-ZW"/>
        </w:rPr>
        <w:t>]</w:t>
      </w:r>
      <w:r w:rsidRPr="002A6C0B">
        <w:rPr>
          <w:rFonts w:ascii="Arial" w:hAnsi="Arial" w:cs="Arial"/>
          <w:sz w:val="28"/>
          <w:szCs w:val="28"/>
          <w:lang w:val="en-ZW"/>
        </w:rPr>
        <w:t xml:space="preserve">  </w:t>
      </w:r>
      <w:r>
        <w:rPr>
          <w:rFonts w:ascii="Arial" w:hAnsi="Arial" w:cs="Arial"/>
          <w:sz w:val="28"/>
          <w:szCs w:val="28"/>
          <w:lang w:val="en-ZW"/>
        </w:rPr>
        <w:t xml:space="preserve">Duty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iroro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nderevatsvene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! </w:t>
      </w:r>
      <w:r w:rsidRPr="0015444E">
        <w:rPr>
          <w:rFonts w:ascii="Arial" w:hAnsi="Arial" w:cs="Arial"/>
          <w:sz w:val="18"/>
          <w:szCs w:val="18"/>
          <w:lang w:val="en-ZW"/>
        </w:rPr>
        <w:t xml:space="preserve">[Congregation says, “Amen.”] </w:t>
      </w:r>
      <w:r w:rsidRPr="003B5876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Hativerengei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verse 6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tione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hativerengei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verse 6 tese, tese verse 6 tese: </w:t>
      </w:r>
    </w:p>
    <w:p w14:paraId="6CE369C7" w14:textId="77777777" w:rsidR="005D3BDE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en-ZW"/>
        </w:rPr>
      </w:pPr>
      <w:r w:rsidRPr="00A82D1C">
        <w:rPr>
          <w:rFonts w:ascii="Arial" w:hAnsi="Arial" w:cs="Arial"/>
          <w:i/>
          <w:iCs/>
          <w:sz w:val="28"/>
          <w:szCs w:val="28"/>
          <w:lang w:val="en-ZW"/>
        </w:rPr>
        <w:t>Let the high praises of God be in their mouth, and a two-edged sword in their hand;</w:t>
      </w:r>
    </w:p>
    <w:p w14:paraId="6B5DF82B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en-ZW"/>
        </w:rPr>
      </w:pPr>
      <w:r w:rsidRPr="00A43F5A">
        <w:rPr>
          <w:rFonts w:ascii="Arial" w:hAnsi="Arial" w:cs="Arial"/>
          <w:sz w:val="28"/>
          <w:szCs w:val="28"/>
          <w:vertAlign w:val="superscript"/>
          <w:lang w:val="en-ZW"/>
        </w:rPr>
        <w:t>9</w:t>
      </w:r>
      <w:r>
        <w:rPr>
          <w:rFonts w:ascii="Arial" w:hAnsi="Arial" w:cs="Arial"/>
          <w:sz w:val="28"/>
          <w:szCs w:val="28"/>
          <w:vertAlign w:val="superscript"/>
          <w:lang w:val="en-ZW"/>
        </w:rPr>
        <w:t>4</w:t>
      </w:r>
      <w:r>
        <w:rPr>
          <w:rFonts w:ascii="Arial" w:hAnsi="Arial" w:cs="Arial"/>
          <w:sz w:val="28"/>
          <w:szCs w:val="28"/>
          <w:lang w:val="en-ZW"/>
        </w:rPr>
        <w:t xml:space="preserve"> Verse 7: </w:t>
      </w:r>
    </w:p>
    <w:p w14:paraId="0F0673A6" w14:textId="77777777" w:rsidR="005D3BDE" w:rsidRDefault="005D3BDE" w:rsidP="005D3BDE">
      <w:pPr>
        <w:ind w:left="720"/>
        <w:jc w:val="both"/>
        <w:rPr>
          <w:rFonts w:ascii="Arial" w:hAnsi="Arial" w:cs="Arial"/>
          <w:sz w:val="28"/>
          <w:szCs w:val="28"/>
          <w:lang w:val="en-ZW"/>
        </w:rPr>
      </w:pPr>
      <w:r w:rsidRPr="00AB21B4">
        <w:rPr>
          <w:rFonts w:ascii="Arial" w:hAnsi="Arial" w:cs="Arial"/>
          <w:i/>
          <w:iCs/>
          <w:sz w:val="28"/>
          <w:szCs w:val="28"/>
          <w:lang w:val="en-ZW"/>
        </w:rPr>
        <w:t>To execute vengeance upon the heathen, and punishments upon the people</w:t>
      </w:r>
      <w:r w:rsidRPr="00AB21B4">
        <w:rPr>
          <w:rFonts w:ascii="Arial" w:hAnsi="Arial" w:cs="Arial"/>
          <w:sz w:val="28"/>
          <w:szCs w:val="28"/>
          <w:lang w:val="en-ZW"/>
        </w:rPr>
        <w:t>;</w:t>
      </w:r>
    </w:p>
    <w:p w14:paraId="058F5BAF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en-ZW"/>
        </w:rPr>
      </w:pPr>
      <w:proofErr w:type="spellStart"/>
      <w:r>
        <w:rPr>
          <w:rFonts w:ascii="Arial" w:hAnsi="Arial" w:cs="Arial"/>
          <w:sz w:val="28"/>
          <w:szCs w:val="28"/>
          <w:lang w:val="en-ZW"/>
        </w:rPr>
        <w:lastRenderedPageBreak/>
        <w:t>Handei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mberi</w:t>
      </w:r>
      <w:proofErr w:type="spellEnd"/>
      <w:r>
        <w:rPr>
          <w:rFonts w:ascii="Arial" w:hAnsi="Arial" w:cs="Arial"/>
          <w:sz w:val="28"/>
          <w:szCs w:val="28"/>
          <w:lang w:val="en-ZW"/>
        </w:rPr>
        <w:t>:</w:t>
      </w:r>
    </w:p>
    <w:p w14:paraId="67BCFAC6" w14:textId="77777777" w:rsidR="005D3BDE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en-ZW"/>
        </w:rPr>
      </w:pPr>
      <w:r w:rsidRPr="00310B78">
        <w:rPr>
          <w:rFonts w:ascii="Arial" w:hAnsi="Arial" w:cs="Arial"/>
          <w:i/>
          <w:iCs/>
          <w:sz w:val="28"/>
          <w:szCs w:val="28"/>
          <w:lang w:val="en-ZW"/>
        </w:rPr>
        <w:t>To bind their kings with chains, and their nobles with fetters of iron</w:t>
      </w:r>
    </w:p>
    <w:p w14:paraId="57ED7298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en-ZW"/>
        </w:rPr>
      </w:pPr>
      <w:proofErr w:type="spellStart"/>
      <w:r>
        <w:rPr>
          <w:rFonts w:ascii="Arial" w:hAnsi="Arial" w:cs="Arial"/>
          <w:sz w:val="28"/>
          <w:szCs w:val="28"/>
          <w:lang w:val="en-ZW"/>
        </w:rPr>
        <w:t>Handei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mberi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: </w:t>
      </w:r>
    </w:p>
    <w:p w14:paraId="4B5203F0" w14:textId="77777777" w:rsidR="005D3BDE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en-ZW"/>
        </w:rPr>
      </w:pPr>
      <w:r w:rsidRPr="00EC43AF">
        <w:rPr>
          <w:rFonts w:ascii="Arial" w:hAnsi="Arial" w:cs="Arial"/>
          <w:i/>
          <w:iCs/>
          <w:sz w:val="28"/>
          <w:szCs w:val="28"/>
          <w:lang w:val="en-ZW"/>
        </w:rPr>
        <w:t>To execute upon them the judgment written: this honour have all his saints. Praise ye the LORD</w:t>
      </w:r>
    </w:p>
    <w:p w14:paraId="04DCB783" w14:textId="43DAB15D" w:rsidR="005D3BDE" w:rsidRPr="005D3BDE" w:rsidRDefault="005D3BDE" w:rsidP="005D3BDE">
      <w:pPr>
        <w:jc w:val="both"/>
        <w:rPr>
          <w:rFonts w:ascii="Arial" w:hAnsi="Arial" w:cs="Arial"/>
          <w:sz w:val="28"/>
          <w:szCs w:val="28"/>
          <w:lang w:val="en-ZW"/>
        </w:rPr>
      </w:pPr>
      <w:r w:rsidRPr="0079080E">
        <w:rPr>
          <w:rFonts w:ascii="Arial" w:hAnsi="Arial" w:cs="Arial"/>
          <w:sz w:val="28"/>
          <w:szCs w:val="28"/>
          <w:vertAlign w:val="superscript"/>
          <w:lang w:val="en-ZW"/>
        </w:rPr>
        <w:t>9</w:t>
      </w:r>
      <w:r>
        <w:rPr>
          <w:rFonts w:ascii="Arial" w:hAnsi="Arial" w:cs="Arial"/>
          <w:sz w:val="28"/>
          <w:szCs w:val="28"/>
          <w:vertAlign w:val="superscript"/>
          <w:lang w:val="en-ZW"/>
        </w:rPr>
        <w:t>5</w:t>
      </w:r>
      <w:r w:rsidRPr="0079080E">
        <w:rPr>
          <w:rFonts w:ascii="Arial" w:hAnsi="Arial" w:cs="Arial"/>
          <w:sz w:val="28"/>
          <w:szCs w:val="28"/>
          <w:vertAlign w:val="superscript"/>
          <w:lang w:val="en-ZW"/>
        </w:rPr>
        <w:t xml:space="preserve"> </w:t>
      </w:r>
      <w:r w:rsidRPr="0015444E">
        <w:rPr>
          <w:rFonts w:ascii="Arial" w:hAnsi="Arial" w:cs="Arial"/>
          <w:sz w:val="18"/>
          <w:szCs w:val="18"/>
          <w:lang w:val="en-ZW"/>
        </w:rPr>
        <w:t xml:space="preserve">[Congregation says, “Amen.”] </w:t>
      </w:r>
      <w:r w:rsidRPr="00EC43AF"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Handisikunzwa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Amen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ipapo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 </w:t>
      </w:r>
      <w:r w:rsidRPr="0015444E">
        <w:rPr>
          <w:rFonts w:ascii="Arial" w:hAnsi="Arial" w:cs="Arial"/>
          <w:sz w:val="18"/>
          <w:szCs w:val="18"/>
          <w:lang w:val="en-ZW"/>
        </w:rPr>
        <w:t xml:space="preserve">[Congregation says, “Amen.”] </w:t>
      </w:r>
      <w:r w:rsidRPr="007954A7">
        <w:rPr>
          <w:rFonts w:ascii="Arial" w:hAnsi="Arial" w:cs="Arial"/>
          <w:sz w:val="28"/>
          <w:szCs w:val="28"/>
          <w:lang w:val="en-ZW"/>
        </w:rPr>
        <w:t xml:space="preserve"> </w:t>
      </w:r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Ngaapfuure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ipapo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 Amen </w:t>
      </w:r>
      <w:proofErr w:type="spellStart"/>
      <w:r>
        <w:rPr>
          <w:rFonts w:ascii="Arial" w:hAnsi="Arial" w:cs="Arial"/>
          <w:sz w:val="28"/>
          <w:szCs w:val="28"/>
          <w:lang w:val="en-ZW"/>
        </w:rPr>
        <w:t>iyeye</w:t>
      </w:r>
      <w:proofErr w:type="spellEnd"/>
      <w:r>
        <w:rPr>
          <w:rFonts w:ascii="Arial" w:hAnsi="Arial" w:cs="Arial"/>
          <w:sz w:val="28"/>
          <w:szCs w:val="28"/>
          <w:lang w:val="en-ZW"/>
        </w:rPr>
        <w:t xml:space="preserve">. </w:t>
      </w:r>
      <w:r w:rsidRPr="0015444E">
        <w:rPr>
          <w:rFonts w:ascii="Arial" w:hAnsi="Arial" w:cs="Arial"/>
          <w:sz w:val="18"/>
          <w:szCs w:val="18"/>
          <w:lang w:val="en-ZW"/>
        </w:rPr>
        <w:t xml:space="preserve">[Congregation says, “Amen.”] </w:t>
      </w:r>
      <w:r w:rsidRPr="007954A7">
        <w:rPr>
          <w:rFonts w:ascii="Arial" w:hAnsi="Arial" w:cs="Arial"/>
          <w:sz w:val="28"/>
          <w:szCs w:val="28"/>
          <w:lang w:val="en-ZW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Hanzi </w:t>
      </w:r>
      <w:proofErr w:type="spellStart"/>
      <w:r>
        <w:rPr>
          <w:rFonts w:ascii="Arial" w:hAnsi="Arial" w:cs="Arial"/>
          <w:sz w:val="28"/>
          <w:szCs w:val="28"/>
        </w:rPr>
        <w:t>ndorumbidzo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inofanira</w:t>
      </w:r>
      <w:proofErr w:type="spellEnd"/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kuva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nemutendi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wese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Ngaarumbidze</w:t>
      </w:r>
      <w:proofErr w:type="spellEnd"/>
      <w:r>
        <w:rPr>
          <w:rFonts w:ascii="Arial" w:hAnsi="Arial" w:cs="Arial"/>
          <w:sz w:val="28"/>
          <w:szCs w:val="28"/>
        </w:rPr>
        <w:t xml:space="preserve"> Mwari. </w:t>
      </w:r>
      <w:proofErr w:type="spellStart"/>
      <w:r>
        <w:rPr>
          <w:rFonts w:ascii="Arial" w:hAnsi="Arial" w:cs="Arial"/>
          <w:sz w:val="28"/>
          <w:szCs w:val="28"/>
        </w:rPr>
        <w:t>Anofanira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kuva</w:t>
      </w:r>
      <w:proofErr w:type="spellEnd"/>
      <w:r>
        <w:rPr>
          <w:rFonts w:ascii="Arial" w:hAnsi="Arial" w:cs="Arial"/>
          <w:sz w:val="28"/>
          <w:szCs w:val="28"/>
        </w:rPr>
        <w:t xml:space="preserve"> iye… </w:t>
      </w:r>
      <w:proofErr w:type="spellStart"/>
      <w:r>
        <w:rPr>
          <w:rFonts w:ascii="Arial" w:hAnsi="Arial" w:cs="Arial"/>
          <w:sz w:val="28"/>
          <w:szCs w:val="28"/>
        </w:rPr>
        <w:t>Mwenga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ngauve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neremekedzo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665AF">
        <w:rPr>
          <w:rFonts w:ascii="Arial" w:hAnsi="Arial" w:cs="Arial"/>
          <w:sz w:val="28"/>
          <w:szCs w:val="28"/>
        </w:rPr>
        <w:t>Mwenga</w:t>
      </w:r>
      <w:proofErr w:type="spellEnd"/>
      <w:r w:rsidRPr="00B665A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665AF">
        <w:rPr>
          <w:rFonts w:ascii="Arial" w:hAnsi="Arial" w:cs="Arial"/>
          <w:sz w:val="28"/>
          <w:szCs w:val="28"/>
        </w:rPr>
        <w:t>ngauve</w:t>
      </w:r>
      <w:proofErr w:type="spellEnd"/>
      <w:r w:rsidRPr="00B665AF">
        <w:rPr>
          <w:rFonts w:ascii="Arial" w:hAnsi="Arial" w:cs="Arial"/>
          <w:sz w:val="28"/>
          <w:szCs w:val="28"/>
        </w:rPr>
        <w:t xml:space="preserve"> ne dignity.</w:t>
      </w:r>
    </w:p>
    <w:p w14:paraId="2278BC96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493546">
        <w:rPr>
          <w:rFonts w:ascii="Arial" w:hAnsi="Arial" w:cs="Arial"/>
          <w:sz w:val="28"/>
          <w:szCs w:val="28"/>
          <w:vertAlign w:val="superscript"/>
        </w:rPr>
        <w:t>96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665AF">
        <w:rPr>
          <w:rFonts w:ascii="Arial" w:hAnsi="Arial" w:cs="Arial"/>
          <w:sz w:val="28"/>
          <w:szCs w:val="28"/>
        </w:rPr>
        <w:t>Ngatimirei</w:t>
      </w:r>
      <w:proofErr w:type="spellEnd"/>
      <w:r w:rsidRPr="00B665A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665AF">
        <w:rPr>
          <w:rFonts w:ascii="Arial" w:hAnsi="Arial" w:cs="Arial"/>
          <w:sz w:val="28"/>
          <w:szCs w:val="28"/>
        </w:rPr>
        <w:t>pana</w:t>
      </w:r>
      <w:proofErr w:type="spellEnd"/>
      <w:r w:rsidRPr="00B665A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665AF">
        <w:rPr>
          <w:rFonts w:ascii="Arial" w:hAnsi="Arial" w:cs="Arial"/>
          <w:sz w:val="28"/>
          <w:szCs w:val="28"/>
        </w:rPr>
        <w:t>apa</w:t>
      </w:r>
      <w:proofErr w:type="spellEnd"/>
      <w:r w:rsidRPr="00B665A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665AF">
        <w:rPr>
          <w:rFonts w:ascii="Arial" w:hAnsi="Arial" w:cs="Arial"/>
          <w:sz w:val="28"/>
          <w:szCs w:val="28"/>
        </w:rPr>
        <w:t>tichitaura</w:t>
      </w:r>
      <w:proofErr w:type="spellEnd"/>
      <w:r w:rsidRPr="00B665A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665AF"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Pr="00B665AF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“M</w:t>
      </w:r>
      <w:r w:rsidRPr="00B665AF">
        <w:rPr>
          <w:rFonts w:ascii="Arial" w:hAnsi="Arial" w:cs="Arial"/>
          <w:sz w:val="28"/>
          <w:szCs w:val="28"/>
        </w:rPr>
        <w:t>…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665AF">
        <w:rPr>
          <w:rFonts w:ascii="Arial" w:hAnsi="Arial" w:cs="Arial"/>
          <w:sz w:val="28"/>
          <w:szCs w:val="28"/>
        </w:rPr>
        <w:t>manamatiro</w:t>
      </w:r>
      <w:proofErr w:type="spellEnd"/>
      <w:r w:rsidRPr="00B665A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665AF">
        <w:rPr>
          <w:rFonts w:ascii="Arial" w:hAnsi="Arial" w:cs="Arial"/>
          <w:sz w:val="28"/>
          <w:szCs w:val="28"/>
        </w:rPr>
        <w:t>amuri</w:t>
      </w:r>
      <w:proofErr w:type="spellEnd"/>
      <w:r w:rsidRPr="00B665A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665AF">
        <w:rPr>
          <w:rFonts w:ascii="Arial" w:hAnsi="Arial" w:cs="Arial"/>
          <w:sz w:val="28"/>
          <w:szCs w:val="28"/>
        </w:rPr>
        <w:t>kuita</w:t>
      </w:r>
      <w:proofErr w:type="spellEnd"/>
      <w:r w:rsidRPr="00B665A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665AF">
        <w:rPr>
          <w:rFonts w:ascii="Arial" w:hAnsi="Arial" w:cs="Arial"/>
          <w:sz w:val="28"/>
          <w:szCs w:val="28"/>
        </w:rPr>
        <w:t>iwayo</w:t>
      </w:r>
      <w:proofErr w:type="spellEnd"/>
      <w:r w:rsidRPr="00B665A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665AF">
        <w:rPr>
          <w:rFonts w:ascii="Arial" w:hAnsi="Arial" w:cs="Arial"/>
          <w:sz w:val="28"/>
          <w:szCs w:val="28"/>
        </w:rPr>
        <w:t>haasiwo</w:t>
      </w:r>
      <w:proofErr w:type="spellEnd"/>
      <w:r w:rsidRPr="00B665AF">
        <w:rPr>
          <w:rFonts w:ascii="Arial" w:hAnsi="Arial" w:cs="Arial"/>
          <w:sz w:val="28"/>
          <w:szCs w:val="28"/>
        </w:rPr>
        <w:t xml:space="preserve"> e Message. Dai manga </w:t>
      </w:r>
      <w:proofErr w:type="spellStart"/>
      <w:r w:rsidRPr="00B665AF">
        <w:rPr>
          <w:rFonts w:ascii="Arial" w:hAnsi="Arial" w:cs="Arial"/>
          <w:sz w:val="28"/>
          <w:szCs w:val="28"/>
        </w:rPr>
        <w:t>mune</w:t>
      </w:r>
      <w:proofErr w:type="spellEnd"/>
      <w:r w:rsidRPr="00B665AF">
        <w:rPr>
          <w:rFonts w:ascii="Arial" w:hAnsi="Arial" w:cs="Arial"/>
          <w:sz w:val="28"/>
          <w:szCs w:val="28"/>
        </w:rPr>
        <w:t xml:space="preserve"> Message </w:t>
      </w:r>
      <w:proofErr w:type="spellStart"/>
      <w:r w:rsidRPr="00B665AF">
        <w:rPr>
          <w:rFonts w:ascii="Arial" w:hAnsi="Arial" w:cs="Arial"/>
          <w:sz w:val="28"/>
          <w:szCs w:val="28"/>
        </w:rPr>
        <w:t>imimi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Pr="00B665AF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Pr="00B665AF">
        <w:rPr>
          <w:rFonts w:ascii="Arial" w:hAnsi="Arial" w:cs="Arial"/>
          <w:sz w:val="28"/>
          <w:szCs w:val="28"/>
        </w:rPr>
        <w:t>angadei</w:t>
      </w:r>
      <w:proofErr w:type="spellEnd"/>
      <w:r w:rsidRPr="00B665A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665AF">
        <w:rPr>
          <w:rFonts w:ascii="Arial" w:hAnsi="Arial" w:cs="Arial"/>
          <w:sz w:val="28"/>
          <w:szCs w:val="28"/>
        </w:rPr>
        <w:t>achikuitirai</w:t>
      </w:r>
      <w:proofErr w:type="spellEnd"/>
      <w:r w:rsidRPr="00B665AF">
        <w:rPr>
          <w:rFonts w:ascii="Arial" w:hAnsi="Arial" w:cs="Arial"/>
          <w:sz w:val="28"/>
          <w:szCs w:val="28"/>
        </w:rPr>
        <w:t xml:space="preserve"> A, B, C… D. </w:t>
      </w:r>
      <w:r w:rsidRPr="00B63B9E">
        <w:rPr>
          <w:rFonts w:ascii="Arial" w:hAnsi="Arial" w:cs="Arial"/>
          <w:sz w:val="18"/>
          <w:szCs w:val="18"/>
        </w:rPr>
        <w:t xml:space="preserve">[Congregation says, </w:t>
      </w:r>
      <w:r>
        <w:rPr>
          <w:rFonts w:ascii="Arial" w:hAnsi="Arial" w:cs="Arial"/>
          <w:sz w:val="18"/>
          <w:szCs w:val="18"/>
        </w:rPr>
        <w:t>‘</w:t>
      </w:r>
      <w:r w:rsidRPr="00B63B9E">
        <w:rPr>
          <w:rFonts w:ascii="Arial" w:hAnsi="Arial" w:cs="Arial"/>
          <w:sz w:val="18"/>
          <w:szCs w:val="18"/>
        </w:rPr>
        <w:t>Amen.</w:t>
      </w:r>
      <w:r>
        <w:rPr>
          <w:rFonts w:ascii="Arial" w:hAnsi="Arial" w:cs="Arial"/>
          <w:sz w:val="18"/>
          <w:szCs w:val="18"/>
        </w:rPr>
        <w:t>’</w:t>
      </w:r>
      <w:r w:rsidRPr="00B63B9E">
        <w:rPr>
          <w:rFonts w:ascii="Arial" w:hAnsi="Arial" w:cs="Arial"/>
          <w:sz w:val="18"/>
          <w:szCs w:val="18"/>
        </w:rPr>
        <w:t xml:space="preserve">] </w:t>
      </w:r>
      <w:r>
        <w:rPr>
          <w:rFonts w:ascii="Arial" w:hAnsi="Arial" w:cs="Arial"/>
          <w:sz w:val="28"/>
          <w:szCs w:val="28"/>
        </w:rPr>
        <w:t xml:space="preserve">Denomination </w:t>
      </w:r>
      <w:proofErr w:type="spellStart"/>
      <w:r>
        <w:rPr>
          <w:rFonts w:ascii="Arial" w:hAnsi="Arial" w:cs="Arial"/>
          <w:sz w:val="28"/>
          <w:szCs w:val="28"/>
        </w:rPr>
        <w:t>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iBhabhironi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iri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Ndosaka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muchiregera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madzimai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achiparidza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vachicheka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bvudzi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ravo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vachipenda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kumeso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imi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varume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muchiita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mabhibho</w:t>
      </w:r>
      <w:proofErr w:type="spellEnd"/>
      <w:r>
        <w:rPr>
          <w:rFonts w:ascii="Arial" w:hAnsi="Arial" w:cs="Arial"/>
          <w:sz w:val="28"/>
          <w:szCs w:val="28"/>
        </w:rPr>
        <w:t xml:space="preserve">.” </w:t>
      </w:r>
    </w:p>
    <w:p w14:paraId="0CE78F7A" w14:textId="77777777" w:rsidR="005D3BDE" w:rsidRPr="00AE493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493546">
        <w:rPr>
          <w:rFonts w:ascii="Arial" w:hAnsi="Arial" w:cs="Arial"/>
          <w:sz w:val="28"/>
          <w:szCs w:val="28"/>
          <w:vertAlign w:val="superscript"/>
        </w:rPr>
        <w:t>97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Ngatiyendei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21B79">
        <w:rPr>
          <w:rFonts w:ascii="Arial" w:hAnsi="Arial" w:cs="Arial"/>
          <w:i/>
          <w:iCs/>
          <w:sz w:val="28"/>
          <w:szCs w:val="28"/>
        </w:rPr>
        <w:t>execut</w:t>
      </w:r>
      <w:proofErr w:type="spellEnd"/>
      <w:r w:rsidRPr="00721B79">
        <w:rPr>
          <w:rFonts w:ascii="Arial" w:hAnsi="Arial" w:cs="Arial"/>
          <w:i/>
          <w:iCs/>
          <w:sz w:val="28"/>
          <w:szCs w:val="28"/>
        </w:rPr>
        <w:t>-a</w:t>
      </w:r>
      <w:r>
        <w:rPr>
          <w:rFonts w:ascii="Arial" w:hAnsi="Arial" w:cs="Arial"/>
          <w:sz w:val="28"/>
          <w:szCs w:val="28"/>
        </w:rPr>
        <w:t xml:space="preserve"> </w:t>
      </w:r>
      <w:r w:rsidRPr="00AE4934">
        <w:rPr>
          <w:rFonts w:ascii="Arial" w:hAnsi="Arial" w:cs="Arial"/>
          <w:sz w:val="18"/>
          <w:szCs w:val="18"/>
        </w:rPr>
        <w:t>[to execute—ED]</w:t>
      </w:r>
      <w:r>
        <w:rPr>
          <w:rFonts w:ascii="Arial" w:hAnsi="Arial" w:cs="Arial"/>
          <w:sz w:val="28"/>
          <w:szCs w:val="28"/>
        </w:rPr>
        <w:t xml:space="preserve"> judgement to the people. </w:t>
      </w:r>
      <w:r w:rsidRPr="00B63B9E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Tobva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 xml:space="preserve"> the people </w:t>
      </w:r>
      <w:proofErr w:type="spellStart"/>
      <w:r>
        <w:rPr>
          <w:rFonts w:ascii="Arial" w:hAnsi="Arial" w:cs="Arial"/>
          <w:sz w:val="28"/>
          <w:szCs w:val="28"/>
        </w:rPr>
        <w:t>vanenge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vanozviti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vanonamata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toenda</w:t>
      </w:r>
      <w:proofErr w:type="spellEnd"/>
      <w:r>
        <w:rPr>
          <w:rFonts w:ascii="Arial" w:hAnsi="Arial" w:cs="Arial"/>
          <w:sz w:val="28"/>
          <w:szCs w:val="28"/>
        </w:rPr>
        <w:t xml:space="preserve"> to the heathens, pure heathens, </w:t>
      </w:r>
      <w:proofErr w:type="spellStart"/>
      <w:r>
        <w:rPr>
          <w:rFonts w:ascii="Arial" w:hAnsi="Arial" w:cs="Arial"/>
          <w:sz w:val="28"/>
          <w:szCs w:val="28"/>
        </w:rPr>
        <w:t>tichidzidzisa</w:t>
      </w:r>
      <w:proofErr w:type="spellEnd"/>
      <w:r>
        <w:rPr>
          <w:rFonts w:ascii="Arial" w:hAnsi="Arial" w:cs="Arial"/>
          <w:sz w:val="28"/>
          <w:szCs w:val="28"/>
        </w:rPr>
        <w:t xml:space="preserve"> Shoko </w:t>
      </w:r>
      <w:proofErr w:type="spellStart"/>
      <w:r>
        <w:rPr>
          <w:rFonts w:ascii="Arial" w:hAnsi="Arial" w:cs="Arial"/>
          <w:sz w:val="28"/>
          <w:szCs w:val="28"/>
        </w:rPr>
        <w:t>raani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B63B9E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B63B9E">
        <w:rPr>
          <w:rFonts w:ascii="Arial" w:hAnsi="Arial" w:cs="Arial"/>
          <w:sz w:val="18"/>
          <w:szCs w:val="18"/>
        </w:rPr>
        <w:t>raMwari</w:t>
      </w:r>
      <w:proofErr w:type="spellEnd"/>
      <w:r w:rsidRPr="00B63B9E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Hanzi </w:t>
      </w:r>
      <w:proofErr w:type="spellStart"/>
      <w:r>
        <w:rPr>
          <w:rFonts w:ascii="Arial" w:hAnsi="Arial" w:cs="Arial"/>
          <w:sz w:val="28"/>
          <w:szCs w:val="28"/>
        </w:rPr>
        <w:t>i</w:t>
      </w:r>
      <w:proofErr w:type="spellEnd"/>
      <w:r>
        <w:rPr>
          <w:rFonts w:ascii="Arial" w:hAnsi="Arial" w:cs="Arial"/>
          <w:sz w:val="28"/>
          <w:szCs w:val="28"/>
        </w:rPr>
        <w:t xml:space="preserve"> right </w:t>
      </w:r>
      <w:proofErr w:type="spellStart"/>
      <w:r>
        <w:rPr>
          <w:rFonts w:ascii="Arial" w:hAnsi="Arial" w:cs="Arial"/>
          <w:sz w:val="28"/>
          <w:szCs w:val="28"/>
        </w:rPr>
        <w:t>yevatendi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B63B9E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Amen. </w:t>
      </w:r>
      <w:r w:rsidRPr="00B63B9E">
        <w:rPr>
          <w:rFonts w:ascii="Arial" w:hAnsi="Arial" w:cs="Arial"/>
          <w:sz w:val="18"/>
          <w:szCs w:val="18"/>
        </w:rPr>
        <w:t>[Congregation says, “Amen.”]</w:t>
      </w:r>
    </w:p>
    <w:p w14:paraId="2A77EBA7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493546">
        <w:rPr>
          <w:rFonts w:ascii="Arial" w:hAnsi="Arial" w:cs="Arial"/>
          <w:sz w:val="28"/>
          <w:szCs w:val="28"/>
          <w:vertAlign w:val="superscript"/>
        </w:rPr>
        <w:t>98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C1D2B">
        <w:rPr>
          <w:rFonts w:ascii="Arial" w:hAnsi="Arial" w:cs="Arial"/>
          <w:sz w:val="28"/>
          <w:szCs w:val="28"/>
        </w:rPr>
        <w:t>Handei</w:t>
      </w:r>
      <w:proofErr w:type="spellEnd"/>
      <w:r w:rsidRPr="00FC1D2B">
        <w:rPr>
          <w:rFonts w:ascii="Arial" w:hAnsi="Arial" w:cs="Arial"/>
          <w:sz w:val="28"/>
          <w:szCs w:val="28"/>
        </w:rPr>
        <w:t xml:space="preserve"> pa 147 </w:t>
      </w:r>
      <w:proofErr w:type="spellStart"/>
      <w:r w:rsidRPr="00FC1D2B">
        <w:rPr>
          <w:rFonts w:ascii="Arial" w:hAnsi="Arial" w:cs="Arial"/>
          <w:sz w:val="28"/>
          <w:szCs w:val="28"/>
        </w:rPr>
        <w:t>muone</w:t>
      </w:r>
      <w:proofErr w:type="spellEnd"/>
      <w:r w:rsidRPr="00FC1D2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FC1D2B">
        <w:rPr>
          <w:rFonts w:ascii="Arial" w:hAnsi="Arial" w:cs="Arial"/>
          <w:sz w:val="28"/>
          <w:szCs w:val="28"/>
        </w:rPr>
        <w:t>Pisarema</w:t>
      </w:r>
      <w:proofErr w:type="spellEnd"/>
      <w:r w:rsidRPr="00FC1D2B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FC1D2B">
        <w:rPr>
          <w:rFonts w:ascii="Arial" w:hAnsi="Arial" w:cs="Arial"/>
          <w:sz w:val="28"/>
          <w:szCs w:val="28"/>
        </w:rPr>
        <w:t>Tasvika</w:t>
      </w:r>
      <w:proofErr w:type="spellEnd"/>
      <w:r w:rsidRPr="00FC1D2B">
        <w:rPr>
          <w:rFonts w:ascii="Arial" w:hAnsi="Arial" w:cs="Arial"/>
          <w:sz w:val="28"/>
          <w:szCs w:val="28"/>
        </w:rPr>
        <w:t xml:space="preserve"> 147? </w:t>
      </w:r>
      <w:r w:rsidRPr="00B63B9E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147, </w:t>
      </w:r>
      <w:proofErr w:type="spellStart"/>
      <w:r>
        <w:rPr>
          <w:rFonts w:ascii="Arial" w:hAnsi="Arial" w:cs="Arial"/>
          <w:sz w:val="28"/>
          <w:szCs w:val="28"/>
        </w:rPr>
        <w:t>tiripo</w:t>
      </w:r>
      <w:proofErr w:type="spellEnd"/>
      <w:r>
        <w:rPr>
          <w:rFonts w:ascii="Arial" w:hAnsi="Arial" w:cs="Arial"/>
          <w:sz w:val="28"/>
          <w:szCs w:val="28"/>
        </w:rPr>
        <w:t xml:space="preserve"> tese? </w:t>
      </w:r>
      <w:r w:rsidRPr="00B63B9E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Hativerengeyi</w:t>
      </w:r>
      <w:proofErr w:type="spellEnd"/>
      <w:r>
        <w:rPr>
          <w:rFonts w:ascii="Arial" w:hAnsi="Arial" w:cs="Arial"/>
          <w:sz w:val="28"/>
          <w:szCs w:val="28"/>
        </w:rPr>
        <w:t xml:space="preserve"> verse 1 </w:t>
      </w:r>
      <w:proofErr w:type="spellStart"/>
      <w:r>
        <w:rPr>
          <w:rFonts w:ascii="Arial" w:hAnsi="Arial" w:cs="Arial"/>
          <w:sz w:val="28"/>
          <w:szCs w:val="28"/>
        </w:rPr>
        <w:t>muone</w:t>
      </w:r>
      <w:proofErr w:type="spellEnd"/>
      <w:r>
        <w:rPr>
          <w:rFonts w:ascii="Arial" w:hAnsi="Arial" w:cs="Arial"/>
          <w:sz w:val="28"/>
          <w:szCs w:val="28"/>
        </w:rPr>
        <w:t xml:space="preserve"> tese. </w:t>
      </w:r>
      <w:proofErr w:type="spellStart"/>
      <w:r>
        <w:rPr>
          <w:rFonts w:ascii="Arial" w:hAnsi="Arial" w:cs="Arial"/>
          <w:sz w:val="28"/>
          <w:szCs w:val="28"/>
        </w:rPr>
        <w:t>Handei</w:t>
      </w:r>
      <w:proofErr w:type="spellEnd"/>
      <w:r>
        <w:rPr>
          <w:rFonts w:ascii="Arial" w:hAnsi="Arial" w:cs="Arial"/>
          <w:sz w:val="28"/>
          <w:szCs w:val="28"/>
        </w:rPr>
        <w:t xml:space="preserve"> to–tese, verse 1 tese:</w:t>
      </w:r>
    </w:p>
    <w:p w14:paraId="55981F36" w14:textId="77777777" w:rsidR="005D3BDE" w:rsidRPr="005F42BE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5F42BE">
        <w:rPr>
          <w:rFonts w:ascii="Arial" w:hAnsi="Arial" w:cs="Arial"/>
          <w:i/>
          <w:iCs/>
          <w:sz w:val="28"/>
          <w:szCs w:val="28"/>
          <w:lang w:val="x-none"/>
        </w:rPr>
        <w:t>Praise ye the LORD: for it is good to sing praises unto our God; for it is pleasant; and praise is comely.</w:t>
      </w:r>
    </w:p>
    <w:p w14:paraId="47F247A3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493546">
        <w:rPr>
          <w:rFonts w:ascii="Arial" w:hAnsi="Arial" w:cs="Arial"/>
          <w:sz w:val="28"/>
          <w:szCs w:val="28"/>
          <w:vertAlign w:val="superscript"/>
        </w:rPr>
        <w:t>99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Mazviona</w:t>
      </w:r>
      <w:proofErr w:type="spellEnd"/>
      <w:r>
        <w:rPr>
          <w:rFonts w:ascii="Arial" w:hAnsi="Arial" w:cs="Arial"/>
          <w:sz w:val="28"/>
          <w:szCs w:val="28"/>
        </w:rPr>
        <w:t>?</w:t>
      </w:r>
      <w:r w:rsidRPr="005F42BE">
        <w:rPr>
          <w:rFonts w:ascii="Arial" w:hAnsi="Arial" w:cs="Arial"/>
          <w:sz w:val="28"/>
          <w:szCs w:val="2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Nyaya </w:t>
      </w:r>
      <w:proofErr w:type="spellStart"/>
      <w:r>
        <w:rPr>
          <w:rFonts w:ascii="Arial" w:hAnsi="Arial" w:cs="Arial"/>
          <w:sz w:val="28"/>
          <w:szCs w:val="28"/>
        </w:rPr>
        <w:t>yekurumbidza</w:t>
      </w:r>
      <w:proofErr w:type="spellEnd"/>
      <w:r>
        <w:rPr>
          <w:rFonts w:ascii="Arial" w:hAnsi="Arial" w:cs="Arial"/>
          <w:sz w:val="28"/>
          <w:szCs w:val="28"/>
        </w:rPr>
        <w:t xml:space="preserve"> can never be underestimate…? </w:t>
      </w:r>
      <w:r w:rsidRPr="00B63B9E">
        <w:rPr>
          <w:rFonts w:ascii="Arial" w:hAnsi="Arial" w:cs="Arial"/>
          <w:sz w:val="18"/>
          <w:szCs w:val="18"/>
        </w:rPr>
        <w:t>[Congregation says, “estimated.”]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Haikona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kuChechi</w:t>
      </w:r>
      <w:proofErr w:type="spellEnd"/>
      <w:r>
        <w:rPr>
          <w:rFonts w:ascii="Arial" w:hAnsi="Arial" w:cs="Arial"/>
          <w:sz w:val="28"/>
          <w:szCs w:val="28"/>
        </w:rPr>
        <w:t xml:space="preserve"> brother, </w:t>
      </w:r>
      <w:proofErr w:type="spellStart"/>
      <w:r>
        <w:rPr>
          <w:rFonts w:ascii="Arial" w:hAnsi="Arial" w:cs="Arial"/>
          <w:sz w:val="28"/>
          <w:szCs w:val="28"/>
        </w:rPr>
        <w:t>wodzokera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usina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kurumbidza</w:t>
      </w:r>
      <w:proofErr w:type="spellEnd"/>
      <w:r>
        <w:rPr>
          <w:rFonts w:ascii="Arial" w:hAnsi="Arial" w:cs="Arial"/>
          <w:sz w:val="28"/>
          <w:szCs w:val="28"/>
        </w:rPr>
        <w:t xml:space="preserve"> Mwari. Toda </w:t>
      </w:r>
      <w:proofErr w:type="spellStart"/>
      <w:r>
        <w:rPr>
          <w:rFonts w:ascii="Arial" w:hAnsi="Arial" w:cs="Arial"/>
          <w:sz w:val="28"/>
          <w:szCs w:val="28"/>
        </w:rPr>
        <w:t>kubuda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umu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taneta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fanika</w:t>
      </w:r>
      <w:proofErr w:type="spellEnd"/>
      <w:r>
        <w:rPr>
          <w:rFonts w:ascii="Arial" w:hAnsi="Arial" w:cs="Arial"/>
          <w:sz w:val="28"/>
          <w:szCs w:val="28"/>
        </w:rPr>
        <w:t xml:space="preserve"> Sunday so. </w:t>
      </w:r>
      <w:proofErr w:type="spellStart"/>
      <w:r>
        <w:rPr>
          <w:rFonts w:ascii="Arial" w:hAnsi="Arial" w:cs="Arial"/>
          <w:sz w:val="28"/>
          <w:szCs w:val="28"/>
        </w:rPr>
        <w:t>Wobuda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waneta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uchiziva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ndaakuenda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ndaakunozorora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manje</w:t>
      </w:r>
      <w:proofErr w:type="spellEnd"/>
      <w:r>
        <w:rPr>
          <w:rFonts w:ascii="Arial" w:hAnsi="Arial" w:cs="Arial"/>
          <w:sz w:val="28"/>
          <w:szCs w:val="28"/>
        </w:rPr>
        <w:t xml:space="preserve">. Waneta </w:t>
      </w:r>
      <w:proofErr w:type="spellStart"/>
      <w:r>
        <w:rPr>
          <w:rFonts w:ascii="Arial" w:hAnsi="Arial" w:cs="Arial"/>
          <w:sz w:val="28"/>
          <w:szCs w:val="28"/>
        </w:rPr>
        <w:t>nekuda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kwekurumbidza</w:t>
      </w:r>
      <w:proofErr w:type="spellEnd"/>
      <w:r>
        <w:rPr>
          <w:rFonts w:ascii="Arial" w:hAnsi="Arial" w:cs="Arial"/>
          <w:sz w:val="28"/>
          <w:szCs w:val="28"/>
        </w:rPr>
        <w:t xml:space="preserve"> ani…? </w:t>
      </w:r>
      <w:r w:rsidRPr="00B63B9E">
        <w:rPr>
          <w:rFonts w:ascii="Arial" w:hAnsi="Arial" w:cs="Arial"/>
          <w:sz w:val="18"/>
          <w:szCs w:val="18"/>
        </w:rPr>
        <w:t>[Congregation says, “Mwari.”]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Pfungwa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mweya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yetsvina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yainofunga</w:t>
      </w:r>
      <w:proofErr w:type="spellEnd"/>
      <w:r>
        <w:rPr>
          <w:rFonts w:ascii="Arial" w:hAnsi="Arial" w:cs="Arial"/>
          <w:sz w:val="28"/>
          <w:szCs w:val="28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</w:rPr>
        <w:t>simba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rokuita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chisina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maturo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Uchisvika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kumba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kurumbidza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che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chete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Amen.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Ha…</w:t>
      </w:r>
      <w:r w:rsidRPr="00B63B9E">
        <w:rPr>
          <w:rFonts w:ascii="Arial" w:hAnsi="Arial" w:cs="Arial"/>
          <w:sz w:val="18"/>
          <w:szCs w:val="18"/>
        </w:rPr>
        <w:t xml:space="preserve">[Blank spot on tape—ED] </w:t>
      </w:r>
      <w:r>
        <w:rPr>
          <w:rFonts w:ascii="Arial" w:hAnsi="Arial" w:cs="Arial"/>
          <w:sz w:val="28"/>
          <w:szCs w:val="28"/>
        </w:rPr>
        <w:t>Tese. Verse 2 tese:</w:t>
      </w:r>
    </w:p>
    <w:p w14:paraId="34B31D12" w14:textId="77777777" w:rsidR="005D3BDE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x-none"/>
        </w:rPr>
      </w:pPr>
      <w:r w:rsidRPr="00312DFF">
        <w:rPr>
          <w:rFonts w:ascii="Arial" w:hAnsi="Arial" w:cs="Arial"/>
          <w:i/>
          <w:iCs/>
          <w:sz w:val="28"/>
          <w:szCs w:val="28"/>
          <w:lang w:val="x-none"/>
        </w:rPr>
        <w:lastRenderedPageBreak/>
        <w:t xml:space="preserve">The LORD doth build up Jerusalem: he </w:t>
      </w:r>
      <w:proofErr w:type="spellStart"/>
      <w:r w:rsidRPr="00312DFF">
        <w:rPr>
          <w:rFonts w:ascii="Arial" w:hAnsi="Arial" w:cs="Arial"/>
          <w:i/>
          <w:iCs/>
          <w:sz w:val="28"/>
          <w:szCs w:val="28"/>
          <w:lang w:val="x-none"/>
        </w:rPr>
        <w:t>gathereth</w:t>
      </w:r>
      <w:proofErr w:type="spellEnd"/>
      <w:r w:rsidRPr="00312DFF">
        <w:rPr>
          <w:rFonts w:ascii="Arial" w:hAnsi="Arial" w:cs="Arial"/>
          <w:i/>
          <w:iCs/>
          <w:sz w:val="28"/>
          <w:szCs w:val="28"/>
          <w:lang w:val="x-none"/>
        </w:rPr>
        <w:t xml:space="preserve"> together the outcasts of Israel. </w:t>
      </w:r>
      <w:r>
        <w:rPr>
          <w:rFonts w:ascii="Arial" w:hAnsi="Arial" w:cs="Arial"/>
          <w:sz w:val="28"/>
          <w:szCs w:val="28"/>
        </w:rPr>
        <w:t xml:space="preserve"> </w:t>
      </w:r>
    </w:p>
    <w:p w14:paraId="566F01BF" w14:textId="77777777" w:rsidR="005D3BDE" w:rsidRDefault="005D3BDE" w:rsidP="005D3BDE">
      <w:pPr>
        <w:rPr>
          <w:rFonts w:ascii="Arial" w:hAnsi="Arial" w:cs="Arial"/>
          <w:sz w:val="28"/>
          <w:szCs w:val="28"/>
        </w:rPr>
      </w:pPr>
      <w:r w:rsidRPr="00493546">
        <w:rPr>
          <w:rFonts w:ascii="Arial" w:hAnsi="Arial" w:cs="Arial"/>
          <w:sz w:val="28"/>
          <w:szCs w:val="28"/>
          <w:vertAlign w:val="superscript"/>
        </w:rPr>
        <w:t>100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Handei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mberi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7BA2DDCA" w14:textId="77777777" w:rsidR="005D3BDE" w:rsidRPr="00AA026F" w:rsidRDefault="005D3BDE" w:rsidP="005D3BDE">
      <w:pPr>
        <w:ind w:left="720"/>
        <w:rPr>
          <w:rFonts w:ascii="Arial" w:hAnsi="Arial" w:cs="Arial"/>
          <w:i/>
          <w:iCs/>
          <w:sz w:val="28"/>
          <w:szCs w:val="28"/>
        </w:rPr>
      </w:pPr>
      <w:r w:rsidRPr="00AA026F">
        <w:rPr>
          <w:rFonts w:ascii="Arial" w:hAnsi="Arial" w:cs="Arial"/>
          <w:i/>
          <w:iCs/>
          <w:sz w:val="28"/>
          <w:szCs w:val="28"/>
          <w:lang w:val="x-none"/>
        </w:rPr>
        <w:t xml:space="preserve">He </w:t>
      </w:r>
      <w:proofErr w:type="spellStart"/>
      <w:r w:rsidRPr="00AA026F">
        <w:rPr>
          <w:rFonts w:ascii="Arial" w:hAnsi="Arial" w:cs="Arial"/>
          <w:i/>
          <w:iCs/>
          <w:sz w:val="28"/>
          <w:szCs w:val="28"/>
          <w:lang w:val="x-none"/>
        </w:rPr>
        <w:t>healeth</w:t>
      </w:r>
      <w:proofErr w:type="spellEnd"/>
      <w:r w:rsidRPr="00AA026F">
        <w:rPr>
          <w:rFonts w:ascii="Arial" w:hAnsi="Arial" w:cs="Arial"/>
          <w:i/>
          <w:iCs/>
          <w:sz w:val="28"/>
          <w:szCs w:val="28"/>
          <w:lang w:val="x-none"/>
        </w:rPr>
        <w:t xml:space="preserve"> the broken in heart, and </w:t>
      </w:r>
      <w:proofErr w:type="spellStart"/>
      <w:r w:rsidRPr="00AA026F">
        <w:rPr>
          <w:rFonts w:ascii="Arial" w:hAnsi="Arial" w:cs="Arial"/>
          <w:i/>
          <w:iCs/>
          <w:sz w:val="28"/>
          <w:szCs w:val="28"/>
          <w:lang w:val="x-none"/>
        </w:rPr>
        <w:t>bindeth</w:t>
      </w:r>
      <w:proofErr w:type="spellEnd"/>
      <w:r w:rsidRPr="00AA026F">
        <w:rPr>
          <w:rFonts w:ascii="Arial" w:hAnsi="Arial" w:cs="Arial"/>
          <w:i/>
          <w:iCs/>
          <w:sz w:val="28"/>
          <w:szCs w:val="28"/>
          <w:lang w:val="x-none"/>
        </w:rPr>
        <w:t xml:space="preserve"> up their wounds. </w:t>
      </w:r>
    </w:p>
    <w:p w14:paraId="322393AE" w14:textId="77777777" w:rsidR="005D3BDE" w:rsidRDefault="005D3BDE" w:rsidP="005D3BDE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Handei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mberi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19E55973" w14:textId="77777777" w:rsidR="005D3BDE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x-none"/>
        </w:rPr>
      </w:pPr>
      <w:r w:rsidRPr="00BA05F4">
        <w:rPr>
          <w:rFonts w:ascii="Arial" w:hAnsi="Arial" w:cs="Arial"/>
          <w:i/>
          <w:iCs/>
          <w:sz w:val="28"/>
          <w:szCs w:val="28"/>
          <w:lang w:val="x-none"/>
        </w:rPr>
        <w:t xml:space="preserve">He </w:t>
      </w:r>
      <w:proofErr w:type="spellStart"/>
      <w:r w:rsidRPr="00BA05F4">
        <w:rPr>
          <w:rFonts w:ascii="Arial" w:hAnsi="Arial" w:cs="Arial"/>
          <w:i/>
          <w:iCs/>
          <w:sz w:val="28"/>
          <w:szCs w:val="28"/>
          <w:lang w:val="x-none"/>
        </w:rPr>
        <w:t>telleth</w:t>
      </w:r>
      <w:proofErr w:type="spellEnd"/>
      <w:r w:rsidRPr="00BA05F4">
        <w:rPr>
          <w:rFonts w:ascii="Arial" w:hAnsi="Arial" w:cs="Arial"/>
          <w:i/>
          <w:iCs/>
          <w:sz w:val="28"/>
          <w:szCs w:val="28"/>
          <w:lang w:val="x-none"/>
        </w:rPr>
        <w:t xml:space="preserve"> the number of the stars; he calleth them all by their names. </w:t>
      </w:r>
    </w:p>
    <w:p w14:paraId="0EA53F16" w14:textId="77777777" w:rsidR="005D3BDE" w:rsidRDefault="005D3BDE" w:rsidP="005D3BD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“Great…”</w:t>
      </w:r>
    </w:p>
    <w:p w14:paraId="7471EC35" w14:textId="77777777" w:rsidR="005D3BDE" w:rsidRDefault="005D3BDE" w:rsidP="005D3BDE">
      <w:pPr>
        <w:ind w:left="720"/>
        <w:rPr>
          <w:rFonts w:ascii="Arial" w:hAnsi="Arial" w:cs="Arial"/>
          <w:i/>
          <w:iCs/>
          <w:sz w:val="28"/>
          <w:szCs w:val="28"/>
          <w:lang w:val="x-none"/>
        </w:rPr>
      </w:pPr>
      <w:r w:rsidRPr="0017799B">
        <w:rPr>
          <w:rFonts w:ascii="Arial" w:hAnsi="Arial" w:cs="Arial"/>
          <w:i/>
          <w:iCs/>
          <w:sz w:val="28"/>
          <w:szCs w:val="28"/>
          <w:lang w:val="x-none"/>
        </w:rPr>
        <w:t>Great is our Lord, and of great power: his understanding is infinite. </w:t>
      </w:r>
    </w:p>
    <w:p w14:paraId="517F9674" w14:textId="77777777" w:rsidR="005D3BDE" w:rsidRDefault="005D3BDE" w:rsidP="005D3BDE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Handei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mberi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26BBBAE1" w14:textId="77777777" w:rsidR="005D3BDE" w:rsidRDefault="005D3BDE" w:rsidP="005D3BDE">
      <w:pPr>
        <w:ind w:left="720"/>
        <w:rPr>
          <w:rFonts w:ascii="Arial" w:hAnsi="Arial" w:cs="Arial"/>
          <w:i/>
          <w:iCs/>
          <w:sz w:val="28"/>
          <w:szCs w:val="28"/>
          <w:lang w:val="x-none"/>
        </w:rPr>
      </w:pPr>
      <w:r w:rsidRPr="0093476C">
        <w:rPr>
          <w:rFonts w:ascii="Arial" w:hAnsi="Arial" w:cs="Arial"/>
          <w:i/>
          <w:iCs/>
          <w:sz w:val="28"/>
          <w:szCs w:val="28"/>
          <w:lang w:val="x-none"/>
        </w:rPr>
        <w:t xml:space="preserve">The LORD </w:t>
      </w:r>
      <w:proofErr w:type="spellStart"/>
      <w:r w:rsidRPr="0093476C">
        <w:rPr>
          <w:rFonts w:ascii="Arial" w:hAnsi="Arial" w:cs="Arial"/>
          <w:i/>
          <w:iCs/>
          <w:sz w:val="28"/>
          <w:szCs w:val="28"/>
          <w:lang w:val="x-none"/>
        </w:rPr>
        <w:t>lifteth</w:t>
      </w:r>
      <w:proofErr w:type="spellEnd"/>
      <w:r w:rsidRPr="0093476C">
        <w:rPr>
          <w:rFonts w:ascii="Arial" w:hAnsi="Arial" w:cs="Arial"/>
          <w:i/>
          <w:iCs/>
          <w:sz w:val="28"/>
          <w:szCs w:val="28"/>
          <w:lang w:val="x-none"/>
        </w:rPr>
        <w:t xml:space="preserve"> up the meek: he </w:t>
      </w:r>
      <w:proofErr w:type="spellStart"/>
      <w:r w:rsidRPr="0093476C">
        <w:rPr>
          <w:rFonts w:ascii="Arial" w:hAnsi="Arial" w:cs="Arial"/>
          <w:i/>
          <w:iCs/>
          <w:sz w:val="28"/>
          <w:szCs w:val="28"/>
          <w:lang w:val="x-none"/>
        </w:rPr>
        <w:t>casteth</w:t>
      </w:r>
      <w:proofErr w:type="spellEnd"/>
      <w:r w:rsidRPr="0093476C">
        <w:rPr>
          <w:rFonts w:ascii="Arial" w:hAnsi="Arial" w:cs="Arial"/>
          <w:i/>
          <w:iCs/>
          <w:sz w:val="28"/>
          <w:szCs w:val="28"/>
          <w:lang w:val="x-none"/>
        </w:rPr>
        <w:t xml:space="preserve"> the wicked down to the ground. </w:t>
      </w:r>
    </w:p>
    <w:p w14:paraId="0AFD224F" w14:textId="77777777" w:rsidR="005D3BDE" w:rsidRDefault="005D3BDE" w:rsidP="005D3BDE">
      <w:pPr>
        <w:rPr>
          <w:rFonts w:ascii="Arial" w:hAnsi="Arial" w:cs="Arial"/>
          <w:sz w:val="28"/>
          <w:szCs w:val="28"/>
        </w:rPr>
      </w:pPr>
      <w:r w:rsidRPr="00493546">
        <w:rPr>
          <w:rFonts w:ascii="Arial" w:hAnsi="Arial" w:cs="Arial"/>
          <w:sz w:val="28"/>
          <w:szCs w:val="28"/>
          <w:vertAlign w:val="superscript"/>
        </w:rPr>
        <w:t>101</w:t>
      </w:r>
      <w:r>
        <w:rPr>
          <w:rFonts w:ascii="Arial" w:hAnsi="Arial" w:cs="Arial"/>
          <w:sz w:val="28"/>
          <w:szCs w:val="28"/>
        </w:rPr>
        <w:t xml:space="preserve"> Verse 7 </w:t>
      </w:r>
      <w:proofErr w:type="spellStart"/>
      <w:r>
        <w:rPr>
          <w:rFonts w:ascii="Arial" w:hAnsi="Arial" w:cs="Arial"/>
          <w:sz w:val="28"/>
          <w:szCs w:val="28"/>
        </w:rPr>
        <w:t>tose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Hatiitei</w:t>
      </w:r>
      <w:proofErr w:type="spellEnd"/>
      <w:r>
        <w:rPr>
          <w:rFonts w:ascii="Arial" w:hAnsi="Arial" w:cs="Arial"/>
          <w:sz w:val="28"/>
          <w:szCs w:val="28"/>
        </w:rPr>
        <w:t xml:space="preserve"> Amen tese.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Hatichiverengayi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tose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</w:p>
    <w:p w14:paraId="2C19D8A3" w14:textId="77777777" w:rsidR="005D3BDE" w:rsidRDefault="005D3BDE" w:rsidP="005D3BDE">
      <w:pPr>
        <w:ind w:left="720"/>
        <w:rPr>
          <w:rFonts w:ascii="Arial" w:hAnsi="Arial" w:cs="Arial"/>
          <w:sz w:val="28"/>
          <w:szCs w:val="28"/>
        </w:rPr>
      </w:pPr>
      <w:r w:rsidRPr="00B82C2D">
        <w:rPr>
          <w:rFonts w:ascii="Arial" w:hAnsi="Arial" w:cs="Arial"/>
          <w:i/>
          <w:iCs/>
          <w:sz w:val="28"/>
          <w:szCs w:val="28"/>
          <w:lang w:val="x-none"/>
        </w:rPr>
        <w:t>Sing unto the LORD with thanksgiving; sing praise upon the harp unto our God:</w:t>
      </w:r>
      <w:r w:rsidRPr="00B82C2D">
        <w:rPr>
          <w:rFonts w:ascii="Arial" w:hAnsi="Arial" w:cs="Arial"/>
          <w:sz w:val="28"/>
          <w:szCs w:val="28"/>
          <w:lang w:val="x-none"/>
        </w:rPr>
        <w:t> </w:t>
      </w:r>
    </w:p>
    <w:p w14:paraId="7698B7EF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493546">
        <w:rPr>
          <w:rFonts w:ascii="Arial" w:hAnsi="Arial" w:cs="Arial"/>
          <w:sz w:val="28"/>
          <w:szCs w:val="28"/>
          <w:vertAlign w:val="superscript"/>
        </w:rPr>
        <w:t>102</w:t>
      </w:r>
      <w:r>
        <w:rPr>
          <w:rFonts w:ascii="Arial" w:hAnsi="Arial" w:cs="Arial"/>
          <w:sz w:val="28"/>
          <w:szCs w:val="28"/>
        </w:rPr>
        <w:t xml:space="preserve"> Muri </w:t>
      </w:r>
      <w:proofErr w:type="spellStart"/>
      <w:r>
        <w:rPr>
          <w:rFonts w:ascii="Arial" w:hAnsi="Arial" w:cs="Arial"/>
          <w:sz w:val="28"/>
          <w:szCs w:val="28"/>
        </w:rPr>
        <w:t>kuzviona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wedu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vanonyaradza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vakaremerwa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anosimudzira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mwoyo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yakawira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pasi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vakadzokera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kumashure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vanoita</w:t>
      </w:r>
      <w:proofErr w:type="spellEnd"/>
      <w:r>
        <w:rPr>
          <w:rFonts w:ascii="Arial" w:hAnsi="Arial" w:cs="Arial"/>
          <w:sz w:val="28"/>
          <w:szCs w:val="28"/>
        </w:rPr>
        <w:t xml:space="preserve"> sei? </w:t>
      </w:r>
      <w:proofErr w:type="spellStart"/>
      <w:r>
        <w:rPr>
          <w:rFonts w:ascii="Arial" w:hAnsi="Arial" w:cs="Arial"/>
          <w:sz w:val="28"/>
          <w:szCs w:val="28"/>
        </w:rPr>
        <w:t>Masvika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pamunenge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masvika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murumbidzei</w:t>
      </w:r>
      <w:proofErr w:type="spellEnd"/>
      <w:r>
        <w:rPr>
          <w:rFonts w:ascii="Arial" w:hAnsi="Arial" w:cs="Arial"/>
          <w:sz w:val="28"/>
          <w:szCs w:val="28"/>
        </w:rPr>
        <w:t xml:space="preserve"> Jehovah </w:t>
      </w:r>
      <w:proofErr w:type="spellStart"/>
      <w:r>
        <w:rPr>
          <w:rFonts w:ascii="Arial" w:hAnsi="Arial" w:cs="Arial"/>
          <w:sz w:val="28"/>
          <w:szCs w:val="28"/>
        </w:rPr>
        <w:t>uyu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558BA">
        <w:rPr>
          <w:rFonts w:ascii="Arial" w:hAnsi="Arial" w:cs="Arial"/>
          <w:sz w:val="28"/>
          <w:szCs w:val="28"/>
        </w:rPr>
        <w:t>Ndosaka</w:t>
      </w:r>
      <w:proofErr w:type="spellEnd"/>
      <w:r w:rsidRPr="007558B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558BA">
        <w:rPr>
          <w:rFonts w:ascii="Arial" w:hAnsi="Arial" w:cs="Arial"/>
          <w:sz w:val="28"/>
          <w:szCs w:val="28"/>
        </w:rPr>
        <w:t>inini</w:t>
      </w:r>
      <w:proofErr w:type="spellEnd"/>
      <w:r w:rsidRPr="007558B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558BA">
        <w:rPr>
          <w:rFonts w:ascii="Arial" w:hAnsi="Arial" w:cs="Arial"/>
          <w:sz w:val="28"/>
          <w:szCs w:val="28"/>
        </w:rPr>
        <w:t>chandakaona</w:t>
      </w:r>
      <w:proofErr w:type="spellEnd"/>
      <w:r w:rsidRPr="007558B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558BA">
        <w:rPr>
          <w:rFonts w:ascii="Arial" w:hAnsi="Arial" w:cs="Arial"/>
          <w:sz w:val="28"/>
          <w:szCs w:val="28"/>
        </w:rPr>
        <w:t>mukati</w:t>
      </w:r>
      <w:proofErr w:type="spellEnd"/>
      <w:r w:rsidRPr="007558BA">
        <w:rPr>
          <w:rFonts w:ascii="Arial" w:hAnsi="Arial" w:cs="Arial"/>
          <w:sz w:val="28"/>
          <w:szCs w:val="28"/>
        </w:rPr>
        <w:t xml:space="preserve"> me Message, </w:t>
      </w:r>
      <w:proofErr w:type="spellStart"/>
      <w:r w:rsidRPr="007558BA">
        <w:rPr>
          <w:rFonts w:ascii="Arial" w:hAnsi="Arial" w:cs="Arial"/>
          <w:sz w:val="28"/>
          <w:szCs w:val="28"/>
        </w:rPr>
        <w:t>mukati</w:t>
      </w:r>
      <w:proofErr w:type="spellEnd"/>
      <w:r w:rsidRPr="007558BA">
        <w:rPr>
          <w:rFonts w:ascii="Arial" w:hAnsi="Arial" w:cs="Arial"/>
          <w:sz w:val="28"/>
          <w:szCs w:val="28"/>
        </w:rPr>
        <w:t xml:space="preserve"> me Message somehow </w:t>
      </w:r>
      <w:proofErr w:type="spellStart"/>
      <w:r w:rsidRPr="007558BA">
        <w:rPr>
          <w:rFonts w:ascii="Arial" w:hAnsi="Arial" w:cs="Arial"/>
          <w:sz w:val="28"/>
          <w:szCs w:val="28"/>
        </w:rPr>
        <w:t>takango</w:t>
      </w:r>
      <w:proofErr w:type="spellEnd"/>
      <w:r w:rsidRPr="007558BA">
        <w:rPr>
          <w:rFonts w:ascii="Arial" w:hAnsi="Arial" w:cs="Arial"/>
          <w:sz w:val="28"/>
          <w:szCs w:val="28"/>
        </w:rPr>
        <w:t xml:space="preserve"> </w:t>
      </w:r>
      <w:r w:rsidRPr="007558BA">
        <w:rPr>
          <w:rFonts w:ascii="Arial" w:hAnsi="Arial" w:cs="Arial"/>
          <w:i/>
          <w:iCs/>
          <w:sz w:val="28"/>
          <w:szCs w:val="28"/>
        </w:rPr>
        <w:t>inherit-a</w:t>
      </w:r>
      <w:r w:rsidRPr="007558BA">
        <w:rPr>
          <w:rFonts w:ascii="Arial" w:hAnsi="Arial" w:cs="Arial"/>
          <w:sz w:val="28"/>
          <w:szCs w:val="28"/>
        </w:rPr>
        <w:t xml:space="preserve"> </w:t>
      </w:r>
      <w:r w:rsidRPr="007558BA">
        <w:rPr>
          <w:rFonts w:ascii="Arial" w:hAnsi="Arial" w:cs="Arial"/>
          <w:sz w:val="18"/>
          <w:szCs w:val="18"/>
        </w:rPr>
        <w:t>[to inherit—ED]</w:t>
      </w:r>
      <w:r w:rsidRPr="007558BA">
        <w:rPr>
          <w:rFonts w:ascii="Arial" w:hAnsi="Arial" w:cs="Arial"/>
          <w:sz w:val="28"/>
          <w:szCs w:val="28"/>
        </w:rPr>
        <w:t xml:space="preserve"> </w:t>
      </w:r>
      <w:r w:rsidRPr="00C93CED">
        <w:rPr>
          <w:rFonts w:ascii="Arial" w:hAnsi="Arial" w:cs="Arial"/>
          <w:sz w:val="28"/>
          <w:szCs w:val="28"/>
          <w:lang w:val="en-ZW"/>
          <w:rPrChange w:id="25" w:author="Transcriber01 JHB" w:date="2025-08-28T11:16:00Z" w16du:dateUtc="2025-08-28T09:16:00Z">
            <w:rPr>
              <w:rFonts w:ascii="Arial" w:hAnsi="Arial" w:cs="Arial"/>
              <w:sz w:val="28"/>
              <w:szCs w:val="28"/>
              <w:lang w:val="fr-FR"/>
            </w:rPr>
          </w:rPrChange>
        </w:rPr>
        <w:t xml:space="preserve">ma songs. </w:t>
      </w:r>
      <w:r w:rsidRPr="004E6BED">
        <w:rPr>
          <w:rFonts w:ascii="Arial" w:hAnsi="Arial" w:cs="Arial"/>
          <w:sz w:val="28"/>
          <w:szCs w:val="28"/>
        </w:rPr>
        <w:t>While we sing…</w:t>
      </w:r>
      <w:r w:rsidRPr="00B63B9E">
        <w:rPr>
          <w:rFonts w:ascii="Arial" w:hAnsi="Arial" w:cs="Arial"/>
          <w:sz w:val="18"/>
          <w:szCs w:val="18"/>
        </w:rPr>
        <w:t xml:space="preserve">[Apostle starts to sing—ED] </w:t>
      </w:r>
    </w:p>
    <w:p w14:paraId="5BD53A0B" w14:textId="77777777" w:rsidR="005D3BDE" w:rsidRPr="00FA5CDC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FA5CDC">
        <w:rPr>
          <w:rFonts w:ascii="Arial" w:hAnsi="Arial" w:cs="Arial"/>
          <w:i/>
          <w:iCs/>
          <w:sz w:val="28"/>
          <w:szCs w:val="28"/>
        </w:rPr>
        <w:t>Oh Lord my God when I’m in awesome wonder</w:t>
      </w:r>
    </w:p>
    <w:p w14:paraId="1E209955" w14:textId="77777777" w:rsidR="005D3BDE" w:rsidRPr="00FA5CDC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FA5CDC">
        <w:rPr>
          <w:rFonts w:ascii="Arial" w:hAnsi="Arial" w:cs="Arial"/>
          <w:i/>
          <w:iCs/>
          <w:sz w:val="28"/>
          <w:szCs w:val="28"/>
        </w:rPr>
        <w:t>Consider all the world thine hands have made…</w:t>
      </w:r>
    </w:p>
    <w:p w14:paraId="63A7037B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493546">
        <w:rPr>
          <w:rFonts w:ascii="Arial" w:hAnsi="Arial" w:cs="Arial"/>
          <w:sz w:val="28"/>
          <w:szCs w:val="28"/>
          <w:vertAlign w:val="superscript"/>
        </w:rPr>
        <w:t>104</w:t>
      </w:r>
      <w:r>
        <w:rPr>
          <w:rFonts w:ascii="Arial" w:hAnsi="Arial" w:cs="Arial"/>
          <w:sz w:val="28"/>
          <w:szCs w:val="28"/>
        </w:rPr>
        <w:t xml:space="preserve"> You, see? </w:t>
      </w:r>
      <w:proofErr w:type="spellStart"/>
      <w:r>
        <w:rPr>
          <w:rFonts w:ascii="Arial" w:hAnsi="Arial" w:cs="Arial"/>
          <w:sz w:val="28"/>
          <w:szCs w:val="28"/>
        </w:rPr>
        <w:t>Touya</w:t>
      </w:r>
      <w:proofErr w:type="spellEnd"/>
      <w:r>
        <w:rPr>
          <w:rFonts w:ascii="Arial" w:hAnsi="Arial" w:cs="Arial"/>
          <w:sz w:val="28"/>
          <w:szCs w:val="28"/>
        </w:rPr>
        <w:t>…</w:t>
      </w:r>
      <w:r w:rsidRPr="00B63B9E">
        <w:rPr>
          <w:rFonts w:ascii="Arial" w:hAnsi="Arial" w:cs="Arial"/>
          <w:sz w:val="18"/>
          <w:szCs w:val="18"/>
        </w:rPr>
        <w:t>[Apostle sings another hymn—ED]</w:t>
      </w:r>
    </w:p>
    <w:p w14:paraId="193D68F7" w14:textId="77777777" w:rsidR="005D3BDE" w:rsidRPr="00AB4651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AB4651">
        <w:rPr>
          <w:rFonts w:ascii="Arial" w:hAnsi="Arial" w:cs="Arial"/>
          <w:i/>
          <w:iCs/>
          <w:sz w:val="28"/>
          <w:szCs w:val="28"/>
        </w:rPr>
        <w:t xml:space="preserve">The love of God how great </w:t>
      </w:r>
      <w:proofErr w:type="spellStart"/>
      <w:r w:rsidRPr="00AB4651">
        <w:rPr>
          <w:rFonts w:ascii="Arial" w:hAnsi="Arial" w:cs="Arial"/>
          <w:i/>
          <w:iCs/>
          <w:sz w:val="28"/>
          <w:szCs w:val="28"/>
        </w:rPr>
        <w:t>aaaa</w:t>
      </w:r>
      <w:proofErr w:type="spellEnd"/>
    </w:p>
    <w:p w14:paraId="63F0990E" w14:textId="77777777" w:rsidR="005D3BDE" w:rsidRPr="00AB4651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 w:rsidRPr="00AB4651">
        <w:rPr>
          <w:rFonts w:ascii="Arial" w:hAnsi="Arial" w:cs="Arial"/>
          <w:i/>
          <w:iCs/>
          <w:sz w:val="28"/>
          <w:szCs w:val="28"/>
        </w:rPr>
        <w:t>Nananana</w:t>
      </w:r>
      <w:proofErr w:type="spellEnd"/>
      <w:r>
        <w:rPr>
          <w:rFonts w:ascii="Arial" w:hAnsi="Arial" w:cs="Arial"/>
          <w:i/>
          <w:iCs/>
          <w:sz w:val="28"/>
          <w:szCs w:val="28"/>
        </w:rPr>
        <w:t>,</w:t>
      </w:r>
      <w:r w:rsidRPr="00AB4651">
        <w:rPr>
          <w:rFonts w:ascii="Arial" w:hAnsi="Arial" w:cs="Arial"/>
          <w:i/>
          <w:iCs/>
          <w:sz w:val="28"/>
          <w:szCs w:val="28"/>
        </w:rPr>
        <w:t xml:space="preserve"> can ever tell…</w:t>
      </w:r>
    </w:p>
    <w:p w14:paraId="202C9950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7E7077">
        <w:rPr>
          <w:rFonts w:ascii="Arial" w:hAnsi="Arial" w:cs="Arial"/>
          <w:sz w:val="28"/>
          <w:szCs w:val="28"/>
          <w:vertAlign w:val="superscript"/>
        </w:rPr>
        <w:t>105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Zvonzi</w:t>
      </w:r>
      <w:proofErr w:type="spellEnd"/>
      <w:r>
        <w:rPr>
          <w:rFonts w:ascii="Arial" w:hAnsi="Arial" w:cs="Arial"/>
          <w:sz w:val="28"/>
          <w:szCs w:val="28"/>
        </w:rPr>
        <w:t xml:space="preserve">, that song, was found in an insane </w:t>
      </w:r>
      <w:proofErr w:type="spellStart"/>
      <w:r>
        <w:rPr>
          <w:rFonts w:ascii="Arial" w:hAnsi="Arial" w:cs="Arial"/>
          <w:sz w:val="28"/>
          <w:szCs w:val="28"/>
        </w:rPr>
        <w:t>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institution,</w:t>
      </w:r>
      <w:r w:rsidRPr="00C855AA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achirumbidza</w:t>
      </w:r>
      <w:proofErr w:type="spellEnd"/>
      <w:r>
        <w:rPr>
          <w:rFonts w:ascii="Arial" w:hAnsi="Arial" w:cs="Arial"/>
          <w:sz w:val="28"/>
          <w:szCs w:val="28"/>
        </w:rPr>
        <w:t xml:space="preserve"> ani…?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Mwari</w:t>
      </w:r>
      <w:r w:rsidRPr="00C855AA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Kouya </w:t>
      </w:r>
      <w:proofErr w:type="spellStart"/>
      <w:r>
        <w:rPr>
          <w:rFonts w:ascii="Arial" w:hAnsi="Arial" w:cs="Arial"/>
          <w:sz w:val="28"/>
          <w:szCs w:val="28"/>
        </w:rPr>
        <w:t>varume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“O–Oh Lord my God, when I’m in awesome wonder…”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D4648">
        <w:rPr>
          <w:rFonts w:ascii="Arial" w:hAnsi="Arial" w:cs="Arial"/>
          <w:i/>
          <w:iCs/>
          <w:sz w:val="28"/>
          <w:szCs w:val="28"/>
        </w:rPr>
        <w:lastRenderedPageBreak/>
        <w:t>inspaiwa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B63B9E">
        <w:rPr>
          <w:rFonts w:ascii="Arial" w:hAnsi="Arial" w:cs="Arial"/>
          <w:sz w:val="18"/>
          <w:szCs w:val="18"/>
        </w:rPr>
        <w:t xml:space="preserve">[to be inspired—ED] </w:t>
      </w:r>
      <w:proofErr w:type="spellStart"/>
      <w:r>
        <w:rPr>
          <w:rFonts w:ascii="Arial" w:hAnsi="Arial" w:cs="Arial"/>
          <w:sz w:val="28"/>
          <w:szCs w:val="28"/>
        </w:rPr>
        <w:t>noMweya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waani</w:t>
      </w:r>
      <w:proofErr w:type="spellEnd"/>
      <w:r>
        <w:rPr>
          <w:rFonts w:ascii="Arial" w:hAnsi="Arial" w:cs="Arial"/>
          <w:sz w:val="28"/>
          <w:szCs w:val="28"/>
        </w:rPr>
        <w:t>…?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waMwari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Saka </w:t>
      </w:r>
      <w:proofErr w:type="spellStart"/>
      <w:r>
        <w:rPr>
          <w:rFonts w:ascii="Arial" w:hAnsi="Arial" w:cs="Arial"/>
          <w:sz w:val="28"/>
          <w:szCs w:val="28"/>
        </w:rPr>
        <w:t>hakuchina</w:t>
      </w:r>
      <w:proofErr w:type="spellEnd"/>
      <w:r>
        <w:rPr>
          <w:rFonts w:ascii="Arial" w:hAnsi="Arial" w:cs="Arial"/>
          <w:sz w:val="28"/>
          <w:szCs w:val="28"/>
        </w:rPr>
        <w:t xml:space="preserve"> here </w:t>
      </w:r>
      <w:proofErr w:type="spellStart"/>
      <w:r>
        <w:rPr>
          <w:rFonts w:ascii="Arial" w:hAnsi="Arial" w:cs="Arial"/>
          <w:sz w:val="28"/>
          <w:szCs w:val="28"/>
        </w:rPr>
        <w:t>vamwe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D4648">
        <w:rPr>
          <w:rFonts w:ascii="Arial" w:hAnsi="Arial" w:cs="Arial"/>
          <w:i/>
          <w:iCs/>
          <w:sz w:val="28"/>
          <w:szCs w:val="28"/>
        </w:rPr>
        <w:t>inspaiwa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zvakafanana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nai</w:t>
      </w:r>
      <w:proofErr w:type="spellEnd"/>
      <w:r>
        <w:rPr>
          <w:rFonts w:ascii="Arial" w:hAnsi="Arial" w:cs="Arial"/>
          <w:sz w:val="28"/>
          <w:szCs w:val="28"/>
        </w:rPr>
        <w:t>…?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naizvozvo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Don’t take the thinking </w:t>
      </w:r>
      <w:proofErr w:type="spellStart"/>
      <w:r>
        <w:rPr>
          <w:rFonts w:ascii="Arial" w:hAnsi="Arial" w:cs="Arial"/>
          <w:sz w:val="28"/>
          <w:szCs w:val="28"/>
        </w:rPr>
        <w:t>yekuti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dzokurumbidza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dzakaimbwa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kare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hakuchauya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dzimwe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</w:p>
    <w:p w14:paraId="6A0242C3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7E7077">
        <w:rPr>
          <w:rFonts w:ascii="Arial" w:hAnsi="Arial" w:cs="Arial"/>
          <w:sz w:val="28"/>
          <w:szCs w:val="28"/>
          <w:vertAlign w:val="superscript"/>
        </w:rPr>
        <w:t>106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Kureva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magamuchira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pakati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penyu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mutsvene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anofemerwa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sekufemerwa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kwakaita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haachawani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haachawanikwa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Is that true?</w:t>
      </w:r>
      <w:r w:rsidRPr="00F07B6B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no</w:t>
      </w:r>
      <w:r w:rsidRPr="00C855AA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Ndosaka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muchiona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ndakaregera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</w:t>
      </w:r>
      <w:proofErr w:type="spellEnd"/>
      <w:r>
        <w:rPr>
          <w:rFonts w:ascii="Arial" w:hAnsi="Arial" w:cs="Arial"/>
          <w:sz w:val="28"/>
          <w:szCs w:val="28"/>
        </w:rPr>
        <w:t xml:space="preserve"> worship </w:t>
      </w:r>
      <w:proofErr w:type="spellStart"/>
      <w:r>
        <w:rPr>
          <w:rFonts w:ascii="Arial" w:hAnsi="Arial" w:cs="Arial"/>
          <w:sz w:val="28"/>
          <w:szCs w:val="28"/>
        </w:rPr>
        <w:t>idzi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Hatizivi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akaimba</w:t>
      </w:r>
      <w:proofErr w:type="spellEnd"/>
      <w:r>
        <w:rPr>
          <w:rFonts w:ascii="Arial" w:hAnsi="Arial" w:cs="Arial"/>
          <w:sz w:val="28"/>
          <w:szCs w:val="28"/>
        </w:rPr>
        <w:t xml:space="preserve"> “Amazing Grace” </w:t>
      </w:r>
      <w:proofErr w:type="spellStart"/>
      <w:r>
        <w:rPr>
          <w:rFonts w:ascii="Arial" w:hAnsi="Arial" w:cs="Arial"/>
          <w:sz w:val="28"/>
          <w:szCs w:val="28"/>
        </w:rPr>
        <w:t>ndiani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Tinongoda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mashoko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nokunaka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kwayakadii</w:t>
      </w:r>
      <w:proofErr w:type="spellEnd"/>
      <w:r>
        <w:rPr>
          <w:rFonts w:ascii="Arial" w:hAnsi="Arial" w:cs="Arial"/>
          <w:sz w:val="28"/>
          <w:szCs w:val="28"/>
        </w:rPr>
        <w:t>…?</w:t>
      </w:r>
      <w:ins w:id="26" w:author="Transcriber01 JHB" w:date="2025-08-27T08:49:00Z" w16du:dateUtc="2025-08-27T06:49:00Z">
        <w:r>
          <w:rPr>
            <w:rFonts w:ascii="Arial" w:hAnsi="Arial" w:cs="Arial"/>
            <w:sz w:val="28"/>
            <w:szCs w:val="28"/>
          </w:rPr>
          <w:t xml:space="preserve"> </w:t>
        </w:r>
      </w:ins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kwayakaita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zhinji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dzatinoimba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umu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tichiisa</w:t>
      </w:r>
      <w:proofErr w:type="spellEnd"/>
      <w:r>
        <w:rPr>
          <w:rFonts w:ascii="Arial" w:hAnsi="Arial" w:cs="Arial"/>
          <w:sz w:val="28"/>
          <w:szCs w:val="28"/>
        </w:rPr>
        <w:t xml:space="preserve"> worship </w:t>
      </w:r>
      <w:proofErr w:type="spellStart"/>
      <w:r>
        <w:rPr>
          <w:rFonts w:ascii="Arial" w:hAnsi="Arial" w:cs="Arial"/>
          <w:sz w:val="28"/>
          <w:szCs w:val="28"/>
        </w:rPr>
        <w:t>tinodziimbira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ndedzakudhara</w:t>
      </w:r>
      <w:proofErr w:type="spellEnd"/>
      <w:r>
        <w:rPr>
          <w:rFonts w:ascii="Arial" w:hAnsi="Arial" w:cs="Arial"/>
          <w:sz w:val="28"/>
          <w:szCs w:val="28"/>
        </w:rPr>
        <w:t xml:space="preserve">. Ancient songs. And </w:t>
      </w:r>
      <w:proofErr w:type="spellStart"/>
      <w:r>
        <w:rPr>
          <w:rFonts w:ascii="Arial" w:hAnsi="Arial" w:cs="Arial"/>
          <w:sz w:val="28"/>
          <w:szCs w:val="28"/>
        </w:rPr>
        <w:t>vazhinji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tinodziimbira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dzaidiwa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neMuporofita</w:t>
      </w:r>
      <w:proofErr w:type="spellEnd"/>
      <w:r>
        <w:rPr>
          <w:rFonts w:ascii="Arial" w:hAnsi="Arial" w:cs="Arial"/>
          <w:sz w:val="28"/>
          <w:szCs w:val="28"/>
        </w:rPr>
        <w:t xml:space="preserve">. But origin </w:t>
      </w:r>
      <w:proofErr w:type="spellStart"/>
      <w:r>
        <w:rPr>
          <w:rFonts w:ascii="Arial" w:hAnsi="Arial" w:cs="Arial"/>
          <w:sz w:val="28"/>
          <w:szCs w:val="28"/>
        </w:rPr>
        <w:t>yadzo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hatiyidii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hatiyizive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73C83596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000F6D">
        <w:rPr>
          <w:rFonts w:ascii="Arial" w:hAnsi="Arial" w:cs="Arial"/>
          <w:sz w:val="28"/>
          <w:szCs w:val="28"/>
          <w:vertAlign w:val="superscript"/>
        </w:rPr>
        <w:t>107</w:t>
      </w:r>
      <w:r>
        <w:rPr>
          <w:rFonts w:ascii="Arial" w:hAnsi="Arial" w:cs="Arial"/>
          <w:sz w:val="28"/>
          <w:szCs w:val="28"/>
        </w:rPr>
        <w:t xml:space="preserve"> Saka </w:t>
      </w:r>
      <w:proofErr w:type="spellStart"/>
      <w:r>
        <w:rPr>
          <w:rFonts w:ascii="Arial" w:hAnsi="Arial" w:cs="Arial"/>
          <w:sz w:val="28"/>
          <w:szCs w:val="28"/>
        </w:rPr>
        <w:t>tinosvoreranei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pakati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pedu</w:t>
      </w:r>
      <w:proofErr w:type="spellEnd"/>
      <w:r>
        <w:rPr>
          <w:rFonts w:ascii="Arial" w:hAnsi="Arial" w:cs="Arial"/>
          <w:sz w:val="28"/>
          <w:szCs w:val="28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</w:rPr>
        <w:t>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akaimba</w:t>
      </w:r>
      <w:proofErr w:type="spellEnd"/>
      <w:r>
        <w:rPr>
          <w:rFonts w:ascii="Arial" w:hAnsi="Arial" w:cs="Arial"/>
          <w:sz w:val="28"/>
          <w:szCs w:val="28"/>
        </w:rPr>
        <w:t xml:space="preserve"> hymn </w:t>
      </w:r>
      <w:proofErr w:type="spellStart"/>
      <w:r>
        <w:rPr>
          <w:rFonts w:ascii="Arial" w:hAnsi="Arial" w:cs="Arial"/>
          <w:sz w:val="28"/>
          <w:szCs w:val="28"/>
        </w:rPr>
        <w:t>yakanaka</w:t>
      </w:r>
      <w:proofErr w:type="spellEnd"/>
      <w:r>
        <w:rPr>
          <w:rFonts w:ascii="Arial" w:hAnsi="Arial" w:cs="Arial"/>
          <w:sz w:val="28"/>
          <w:szCs w:val="28"/>
        </w:rPr>
        <w:t>?</w:t>
      </w:r>
      <w:r w:rsidRPr="004F076A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Ma hymn </w:t>
      </w:r>
      <w:proofErr w:type="spellStart"/>
      <w:r>
        <w:rPr>
          <w:rFonts w:ascii="Arial" w:hAnsi="Arial" w:cs="Arial"/>
          <w:sz w:val="28"/>
          <w:szCs w:val="28"/>
        </w:rPr>
        <w:t>anofanira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kubva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mukati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mevana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vaMwa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vaMwari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</w:rPr>
        <w:t>mweya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ins w:id="27" w:author="Transcriber01 JHB" w:date="2025-08-27T08:50:00Z" w16du:dateUtc="2025-08-27T06:50:00Z">
        <w:r>
          <w:rPr>
            <w:rFonts w:ascii="Arial" w:hAnsi="Arial" w:cs="Arial"/>
            <w:sz w:val="28"/>
            <w:szCs w:val="28"/>
          </w:rPr>
          <w:t>w</w:t>
        </w:r>
      </w:ins>
      <w:r>
        <w:rPr>
          <w:rFonts w:ascii="Arial" w:hAnsi="Arial" w:cs="Arial"/>
          <w:sz w:val="28"/>
          <w:szCs w:val="28"/>
        </w:rPr>
        <w:t xml:space="preserve">aive </w:t>
      </w:r>
      <w:proofErr w:type="spellStart"/>
      <w:r>
        <w:rPr>
          <w:rFonts w:ascii="Arial" w:hAnsi="Arial" w:cs="Arial"/>
          <w:sz w:val="28"/>
          <w:szCs w:val="28"/>
        </w:rPr>
        <w:t>mune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rudo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rwaJehovah</w:t>
      </w:r>
      <w:proofErr w:type="spellEnd"/>
      <w:r>
        <w:rPr>
          <w:rFonts w:ascii="Arial" w:hAnsi="Arial" w:cs="Arial"/>
          <w:sz w:val="28"/>
          <w:szCs w:val="28"/>
        </w:rPr>
        <w:t xml:space="preserve"> mu insane institute, kana Mweya </w:t>
      </w:r>
      <w:proofErr w:type="spellStart"/>
      <w:r>
        <w:rPr>
          <w:rFonts w:ascii="Arial" w:hAnsi="Arial" w:cs="Arial"/>
          <w:sz w:val="28"/>
          <w:szCs w:val="28"/>
        </w:rPr>
        <w:t>waMwari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wavapo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wakaimba</w:t>
      </w:r>
      <w:proofErr w:type="spellEnd"/>
      <w:r>
        <w:rPr>
          <w:rFonts w:ascii="Arial" w:hAnsi="Arial" w:cs="Arial"/>
          <w:sz w:val="28"/>
          <w:szCs w:val="28"/>
        </w:rPr>
        <w:t xml:space="preserve">, “Amazing Grace” </w:t>
      </w:r>
      <w:proofErr w:type="spellStart"/>
      <w:r>
        <w:rPr>
          <w:rFonts w:ascii="Arial" w:hAnsi="Arial" w:cs="Arial"/>
          <w:sz w:val="28"/>
          <w:szCs w:val="28"/>
        </w:rPr>
        <w:t>mune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vakainyora</w:t>
      </w:r>
      <w:proofErr w:type="spellEnd"/>
      <w:r>
        <w:rPr>
          <w:rFonts w:ascii="Arial" w:hAnsi="Arial" w:cs="Arial"/>
          <w:sz w:val="28"/>
          <w:szCs w:val="28"/>
        </w:rPr>
        <w:t xml:space="preserve">, kana Mweya </w:t>
      </w:r>
      <w:proofErr w:type="spellStart"/>
      <w:r>
        <w:rPr>
          <w:rFonts w:ascii="Arial" w:hAnsi="Arial" w:cs="Arial"/>
          <w:sz w:val="28"/>
          <w:szCs w:val="28"/>
        </w:rPr>
        <w:t>waMwari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wakapinda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muna</w:t>
      </w:r>
      <w:proofErr w:type="spellEnd"/>
      <w:r>
        <w:rPr>
          <w:rFonts w:ascii="Arial" w:hAnsi="Arial" w:cs="Arial"/>
          <w:sz w:val="28"/>
          <w:szCs w:val="28"/>
        </w:rPr>
        <w:t xml:space="preserve"> Charles Wesley </w:t>
      </w:r>
      <w:proofErr w:type="spellStart"/>
      <w:r>
        <w:rPr>
          <w:rFonts w:ascii="Arial" w:hAnsi="Arial" w:cs="Arial"/>
          <w:sz w:val="28"/>
          <w:szCs w:val="28"/>
        </w:rPr>
        <w:t>wadzoka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tinowana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mumwe</w:t>
      </w:r>
      <w:proofErr w:type="spellEnd"/>
      <w:r>
        <w:rPr>
          <w:rFonts w:ascii="Arial" w:hAnsi="Arial" w:cs="Arial"/>
          <w:sz w:val="28"/>
          <w:szCs w:val="28"/>
        </w:rPr>
        <w:t xml:space="preserve"> Charles Wesley </w:t>
      </w:r>
      <w:proofErr w:type="spellStart"/>
      <w:r>
        <w:rPr>
          <w:rFonts w:ascii="Arial" w:hAnsi="Arial" w:cs="Arial"/>
          <w:sz w:val="28"/>
          <w:szCs w:val="28"/>
        </w:rPr>
        <w:t>futi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zvakare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Handisi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kunzwa</w:t>
      </w:r>
      <w:proofErr w:type="spellEnd"/>
      <w:r>
        <w:rPr>
          <w:rFonts w:ascii="Arial" w:hAnsi="Arial" w:cs="Arial"/>
          <w:sz w:val="28"/>
          <w:szCs w:val="28"/>
        </w:rPr>
        <w:t xml:space="preserve"> Amen </w:t>
      </w:r>
      <w:proofErr w:type="spellStart"/>
      <w:r>
        <w:rPr>
          <w:rFonts w:ascii="Arial" w:hAnsi="Arial" w:cs="Arial"/>
          <w:sz w:val="28"/>
          <w:szCs w:val="28"/>
        </w:rPr>
        <w:t>iyeye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hama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2C3748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Anotiimbira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zvakangofanana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naizvo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naizvozvo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62BCBA45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000F6D">
        <w:rPr>
          <w:rFonts w:ascii="Arial" w:hAnsi="Arial" w:cs="Arial"/>
          <w:sz w:val="28"/>
          <w:szCs w:val="28"/>
          <w:vertAlign w:val="superscript"/>
        </w:rPr>
        <w:t>108</w:t>
      </w:r>
      <w:r>
        <w:rPr>
          <w:rFonts w:ascii="Arial" w:hAnsi="Arial" w:cs="Arial"/>
          <w:sz w:val="28"/>
          <w:szCs w:val="28"/>
        </w:rPr>
        <w:t xml:space="preserve"> Toda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</w:t>
      </w:r>
      <w:proofErr w:type="spellEnd"/>
      <w:r>
        <w:rPr>
          <w:rFonts w:ascii="Arial" w:hAnsi="Arial" w:cs="Arial"/>
          <w:sz w:val="28"/>
          <w:szCs w:val="28"/>
        </w:rPr>
        <w:t xml:space="preserve"> soul–praise. Toda </w:t>
      </w:r>
      <w:proofErr w:type="spellStart"/>
      <w:r>
        <w:rPr>
          <w:rFonts w:ascii="Arial" w:hAnsi="Arial" w:cs="Arial"/>
          <w:sz w:val="28"/>
          <w:szCs w:val="28"/>
        </w:rPr>
        <w:t>vanoimba</w:t>
      </w:r>
      <w:proofErr w:type="spellEnd"/>
      <w:r>
        <w:rPr>
          <w:rFonts w:ascii="Arial" w:hAnsi="Arial" w:cs="Arial"/>
          <w:sz w:val="28"/>
          <w:szCs w:val="28"/>
        </w:rPr>
        <w:t xml:space="preserve"> eh…ma hymn, </w:t>
      </w:r>
      <w:proofErr w:type="spellStart"/>
      <w:r>
        <w:rPr>
          <w:rFonts w:ascii="Arial" w:hAnsi="Arial" w:cs="Arial"/>
          <w:sz w:val="28"/>
          <w:szCs w:val="28"/>
        </w:rPr>
        <w:t>handitika</w:t>
      </w:r>
      <w:proofErr w:type="spellEnd"/>
      <w:r>
        <w:rPr>
          <w:rFonts w:ascii="Arial" w:hAnsi="Arial" w:cs="Arial"/>
          <w:sz w:val="28"/>
          <w:szCs w:val="28"/>
        </w:rPr>
        <w:t>?</w:t>
      </w:r>
      <w:r w:rsidRPr="003523CF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vakati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ngazviitwe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Muri </w:t>
      </w:r>
      <w:proofErr w:type="spellStart"/>
      <w:r>
        <w:rPr>
          <w:rFonts w:ascii="Arial" w:hAnsi="Arial" w:cs="Arial"/>
          <w:sz w:val="28"/>
          <w:szCs w:val="28"/>
        </w:rPr>
        <w:t>kuona</w:t>
      </w:r>
      <w:proofErr w:type="spellEnd"/>
      <w:r>
        <w:rPr>
          <w:rFonts w:ascii="Arial" w:hAnsi="Arial" w:cs="Arial"/>
          <w:sz w:val="28"/>
          <w:szCs w:val="28"/>
        </w:rPr>
        <w:t xml:space="preserve"> here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Dhavhidhi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chainzi</w:t>
      </w:r>
      <w:proofErr w:type="spellEnd"/>
      <w:r>
        <w:rPr>
          <w:rFonts w:ascii="Arial" w:hAnsi="Arial" w:cs="Arial"/>
          <w:sz w:val="28"/>
          <w:szCs w:val="28"/>
        </w:rPr>
        <w:t xml:space="preserve"> the great psalmist of Israel?</w:t>
      </w:r>
      <w:r w:rsidRPr="00B400B0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Most of his psalms were taken </w:t>
      </w:r>
      <w:proofErr w:type="spellStart"/>
      <w:r>
        <w:rPr>
          <w:rFonts w:ascii="Arial" w:hAnsi="Arial" w:cs="Arial"/>
          <w:sz w:val="28"/>
          <w:szCs w:val="28"/>
        </w:rPr>
        <w:t>dzikaitwa</w:t>
      </w:r>
      <w:proofErr w:type="spellEnd"/>
      <w:r>
        <w:rPr>
          <w:rFonts w:ascii="Arial" w:hAnsi="Arial" w:cs="Arial"/>
          <w:sz w:val="28"/>
          <w:szCs w:val="28"/>
        </w:rPr>
        <w:t xml:space="preserve"> into so…?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songs,</w:t>
      </w:r>
      <w:r w:rsidRPr="00C855AA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into songs. Saka ma songs </w:t>
      </w:r>
      <w:proofErr w:type="spellStart"/>
      <w:r>
        <w:rPr>
          <w:rFonts w:ascii="Arial" w:hAnsi="Arial" w:cs="Arial"/>
          <w:sz w:val="28"/>
          <w:szCs w:val="28"/>
        </w:rPr>
        <w:t>akapera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rinhi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kuimbwa</w:t>
      </w:r>
      <w:proofErr w:type="spellEnd"/>
      <w:r>
        <w:rPr>
          <w:rFonts w:ascii="Arial" w:hAnsi="Arial" w:cs="Arial"/>
          <w:sz w:val="28"/>
          <w:szCs w:val="28"/>
        </w:rPr>
        <w:t xml:space="preserve">? Hama </w:t>
      </w:r>
      <w:proofErr w:type="spellStart"/>
      <w:r>
        <w:rPr>
          <w:rFonts w:ascii="Arial" w:hAnsi="Arial" w:cs="Arial"/>
          <w:sz w:val="28"/>
          <w:szCs w:val="28"/>
        </w:rPr>
        <w:t>dzakapera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rinhi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ma songs </w:t>
      </w:r>
      <w:proofErr w:type="spellStart"/>
      <w:r>
        <w:rPr>
          <w:rFonts w:ascii="Arial" w:hAnsi="Arial" w:cs="Arial"/>
          <w:sz w:val="28"/>
          <w:szCs w:val="28"/>
        </w:rPr>
        <w:t>haachaimbwa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</w:rPr>
        <w:t>Ukaona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anoti</w:t>
      </w:r>
      <w:proofErr w:type="spellEnd"/>
      <w:r>
        <w:rPr>
          <w:rFonts w:ascii="Arial" w:hAnsi="Arial" w:cs="Arial"/>
          <w:sz w:val="28"/>
          <w:szCs w:val="28"/>
        </w:rPr>
        <w:t xml:space="preserve">, “Aiwa. </w:t>
      </w:r>
      <w:proofErr w:type="spellStart"/>
      <w:r>
        <w:rPr>
          <w:rFonts w:ascii="Arial" w:hAnsi="Arial" w:cs="Arial"/>
          <w:sz w:val="28"/>
          <w:szCs w:val="28"/>
        </w:rPr>
        <w:t>Aaah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hatichaimba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stereki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dzemu</w:t>
      </w:r>
      <w:proofErr w:type="spellEnd"/>
      <w:r>
        <w:rPr>
          <w:rFonts w:ascii="Arial" w:hAnsi="Arial" w:cs="Arial"/>
          <w:sz w:val="28"/>
          <w:szCs w:val="28"/>
        </w:rPr>
        <w:t xml:space="preserve"> worship. Tamira </w:t>
      </w:r>
      <w:proofErr w:type="spellStart"/>
      <w:r>
        <w:rPr>
          <w:rFonts w:ascii="Arial" w:hAnsi="Arial" w:cs="Arial"/>
          <w:sz w:val="28"/>
          <w:szCs w:val="28"/>
        </w:rPr>
        <w:t>kuimba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dzemu</w:t>
      </w:r>
      <w:proofErr w:type="spellEnd"/>
      <w:r>
        <w:rPr>
          <w:rFonts w:ascii="Arial" w:hAnsi="Arial" w:cs="Arial"/>
          <w:sz w:val="28"/>
          <w:szCs w:val="28"/>
        </w:rPr>
        <w:t xml:space="preserve"> worship.” Hoo. Saka worship </w:t>
      </w:r>
      <w:proofErr w:type="spellStart"/>
      <w:r>
        <w:rPr>
          <w:rFonts w:ascii="Arial" w:hAnsi="Arial" w:cs="Arial"/>
          <w:sz w:val="28"/>
          <w:szCs w:val="28"/>
        </w:rPr>
        <w:t>i</w:t>
      </w:r>
      <w:proofErr w:type="spellEnd"/>
      <w:r>
        <w:rPr>
          <w:rFonts w:ascii="Arial" w:hAnsi="Arial" w:cs="Arial"/>
          <w:sz w:val="28"/>
          <w:szCs w:val="28"/>
        </w:rPr>
        <w:t>–</w:t>
      </w:r>
      <w:proofErr w:type="spellStart"/>
      <w:r>
        <w:rPr>
          <w:rFonts w:ascii="Arial" w:hAnsi="Arial" w:cs="Arial"/>
          <w:sz w:val="28"/>
          <w:szCs w:val="28"/>
        </w:rPr>
        <w:t>i</w:t>
      </w:r>
      <w:proofErr w:type="spellEnd"/>
      <w:r>
        <w:rPr>
          <w:rFonts w:ascii="Arial" w:hAnsi="Arial" w:cs="Arial"/>
          <w:sz w:val="28"/>
          <w:szCs w:val="28"/>
        </w:rPr>
        <w:t>–</w:t>
      </w:r>
      <w:proofErr w:type="spellStart"/>
      <w:r>
        <w:rPr>
          <w:rFonts w:ascii="Arial" w:hAnsi="Arial" w:cs="Arial"/>
          <w:sz w:val="28"/>
          <w:szCs w:val="28"/>
        </w:rPr>
        <w:t>ikange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isisipo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yakanyorwa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hapachisina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</w:rPr>
        <w:t>Ndozvazvinoreva</w:t>
      </w:r>
      <w:proofErr w:type="spellEnd"/>
      <w:r>
        <w:rPr>
          <w:rFonts w:ascii="Arial" w:hAnsi="Arial" w:cs="Arial"/>
          <w:sz w:val="28"/>
          <w:szCs w:val="28"/>
        </w:rPr>
        <w:t>?</w:t>
      </w:r>
      <w:r w:rsidRPr="00C14861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“n</w:t>
      </w:r>
      <w:r>
        <w:rPr>
          <w:rFonts w:ascii="Arial" w:hAnsi="Arial" w:cs="Arial"/>
          <w:sz w:val="18"/>
          <w:szCs w:val="18"/>
        </w:rPr>
        <w:t>o/ah-ah</w:t>
      </w:r>
      <w:r w:rsidRPr="00C855AA">
        <w:rPr>
          <w:rFonts w:ascii="Arial" w:hAnsi="Arial" w:cs="Arial"/>
          <w:sz w:val="18"/>
          <w:szCs w:val="18"/>
        </w:rPr>
        <w:t>.”]</w:t>
      </w:r>
    </w:p>
    <w:p w14:paraId="7D42CFCA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000F6D">
        <w:rPr>
          <w:rFonts w:ascii="Arial" w:hAnsi="Arial" w:cs="Arial"/>
          <w:sz w:val="28"/>
          <w:szCs w:val="28"/>
          <w:vertAlign w:val="superscript"/>
        </w:rPr>
        <w:t>109</w:t>
      </w:r>
      <w:r>
        <w:rPr>
          <w:rFonts w:ascii="Arial" w:hAnsi="Arial" w:cs="Arial"/>
          <w:sz w:val="28"/>
          <w:szCs w:val="28"/>
        </w:rPr>
        <w:t xml:space="preserve"> Saka </w:t>
      </w:r>
      <w:proofErr w:type="spellStart"/>
      <w:r>
        <w:rPr>
          <w:rFonts w:ascii="Arial" w:hAnsi="Arial" w:cs="Arial"/>
          <w:sz w:val="28"/>
          <w:szCs w:val="28"/>
        </w:rPr>
        <w:t>Mwenga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waida</w:t>
      </w:r>
      <w:proofErr w:type="spellEnd"/>
      <w:r>
        <w:rPr>
          <w:rFonts w:ascii="Arial" w:hAnsi="Arial" w:cs="Arial"/>
          <w:sz w:val="28"/>
          <w:szCs w:val="28"/>
        </w:rPr>
        <w:t xml:space="preserve"> hymn book </w:t>
      </w:r>
      <w:proofErr w:type="spellStart"/>
      <w:r>
        <w:rPr>
          <w:rFonts w:ascii="Arial" w:hAnsi="Arial" w:cs="Arial"/>
          <w:sz w:val="28"/>
          <w:szCs w:val="28"/>
        </w:rPr>
        <w:t>yema</w:t>
      </w:r>
      <w:proofErr w:type="spellEnd"/>
      <w:r>
        <w:rPr>
          <w:rFonts w:ascii="Arial" w:hAnsi="Arial" w:cs="Arial"/>
          <w:sz w:val="28"/>
          <w:szCs w:val="28"/>
        </w:rPr>
        <w:t xml:space="preserve"> Methodist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uite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Mwenga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</w:rPr>
        <w:t>Handi</w:t>
      </w:r>
      <w:ins w:id="28" w:author="Transcriber01 JHB" w:date="2025-08-28T14:39:00Z" w16du:dateUtc="2025-08-28T12:39:00Z">
        <w:r>
          <w:rPr>
            <w:rFonts w:ascii="Arial" w:hAnsi="Arial" w:cs="Arial"/>
            <w:sz w:val="28"/>
            <w:szCs w:val="28"/>
          </w:rPr>
          <w:t>’</w:t>
        </w:r>
      </w:ins>
      <w:del w:id="29" w:author="Transcriber01 JHB" w:date="2025-08-28T14:39:00Z" w16du:dateUtc="2025-08-28T12:39:00Z">
        <w:r w:rsidDel="00000F6D">
          <w:rPr>
            <w:rFonts w:ascii="Arial" w:hAnsi="Arial" w:cs="Arial"/>
            <w:sz w:val="28"/>
            <w:szCs w:val="28"/>
          </w:rPr>
          <w:delText xml:space="preserve"> </w:delText>
        </w:r>
      </w:del>
      <w:r>
        <w:rPr>
          <w:rFonts w:ascii="Arial" w:hAnsi="Arial" w:cs="Arial"/>
          <w:sz w:val="28"/>
          <w:szCs w:val="28"/>
        </w:rPr>
        <w:t>toimba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dzema</w:t>
      </w:r>
      <w:proofErr w:type="spellEnd"/>
      <w:r>
        <w:rPr>
          <w:rFonts w:ascii="Arial" w:hAnsi="Arial" w:cs="Arial"/>
          <w:sz w:val="28"/>
          <w:szCs w:val="28"/>
        </w:rPr>
        <w:t xml:space="preserve"> hymn book ema Methodists?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Toda hymn book </w:t>
      </w:r>
      <w:proofErr w:type="spellStart"/>
      <w:r>
        <w:rPr>
          <w:rFonts w:ascii="Arial" w:hAnsi="Arial" w:cs="Arial"/>
          <w:sz w:val="28"/>
          <w:szCs w:val="28"/>
        </w:rPr>
        <w:t>dzema</w:t>
      </w:r>
      <w:proofErr w:type="spellEnd"/>
      <w:r>
        <w:rPr>
          <w:rFonts w:ascii="Arial" w:hAnsi="Arial" w:cs="Arial"/>
          <w:sz w:val="28"/>
          <w:szCs w:val="28"/>
        </w:rPr>
        <w:t xml:space="preserve"> Dutsch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tiite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Mwenga</w:t>
      </w:r>
      <w:proofErr w:type="spellEnd"/>
      <w:r>
        <w:rPr>
          <w:rFonts w:ascii="Arial" w:hAnsi="Arial" w:cs="Arial"/>
          <w:sz w:val="28"/>
          <w:szCs w:val="28"/>
        </w:rPr>
        <w:t xml:space="preserve">? Iye ma Dutsch </w:t>
      </w:r>
      <w:proofErr w:type="spellStart"/>
      <w:r>
        <w:rPr>
          <w:rFonts w:ascii="Arial" w:hAnsi="Arial" w:cs="Arial"/>
          <w:sz w:val="28"/>
          <w:szCs w:val="28"/>
        </w:rPr>
        <w:t>mamwe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akatora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idzodzo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munoaziva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</w:rPr>
        <w:t>Moziva</w:t>
      </w:r>
      <w:proofErr w:type="spellEnd"/>
      <w:r>
        <w:rPr>
          <w:rFonts w:ascii="Arial" w:hAnsi="Arial" w:cs="Arial"/>
          <w:sz w:val="28"/>
          <w:szCs w:val="28"/>
        </w:rPr>
        <w:t xml:space="preserve"> commitment </w:t>
      </w:r>
      <w:proofErr w:type="spellStart"/>
      <w:r>
        <w:rPr>
          <w:rFonts w:ascii="Arial" w:hAnsi="Arial" w:cs="Arial"/>
          <w:sz w:val="28"/>
          <w:szCs w:val="28"/>
        </w:rPr>
        <w:t>yavo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r>
        <w:rPr>
          <w:rFonts w:ascii="Arial" w:hAnsi="Arial" w:cs="Arial"/>
          <w:sz w:val="28"/>
          <w:szCs w:val="28"/>
        </w:rPr>
        <w:lastRenderedPageBreak/>
        <w:t xml:space="preserve">Handi </w:t>
      </w:r>
      <w:proofErr w:type="spellStart"/>
      <w:r>
        <w:rPr>
          <w:rFonts w:ascii="Arial" w:hAnsi="Arial" w:cs="Arial"/>
          <w:sz w:val="28"/>
          <w:szCs w:val="28"/>
        </w:rPr>
        <w:t>kubatikana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nemashoko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haikonai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kutarisa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pakuparidza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chete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Nzvimbo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dzatinoropafadzwa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dzakawanda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Amen.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072A79B6" w14:textId="77777777" w:rsidR="005D3BDE" w:rsidRPr="00721B95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000F6D">
        <w:rPr>
          <w:rFonts w:ascii="Arial" w:hAnsi="Arial" w:cs="Arial"/>
          <w:sz w:val="28"/>
          <w:szCs w:val="28"/>
          <w:vertAlign w:val="superscript"/>
        </w:rPr>
        <w:t>110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 xml:space="preserve">. Pane </w:t>
      </w:r>
      <w:proofErr w:type="spellStart"/>
      <w:r>
        <w:rPr>
          <w:rFonts w:ascii="Arial" w:hAnsi="Arial" w:cs="Arial"/>
          <w:sz w:val="28"/>
          <w:szCs w:val="28"/>
        </w:rPr>
        <w:t>vanoimba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zvokuti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unopa</w:t>
      </w:r>
      <w:proofErr w:type="spellEnd"/>
      <w:r>
        <w:rPr>
          <w:rFonts w:ascii="Arial" w:hAnsi="Arial" w:cs="Arial"/>
          <w:sz w:val="28"/>
          <w:szCs w:val="28"/>
        </w:rPr>
        <w:t xml:space="preserve"> kutenda </w:t>
      </w:r>
      <w:proofErr w:type="spellStart"/>
      <w:r>
        <w:rPr>
          <w:rFonts w:ascii="Arial" w:hAnsi="Arial" w:cs="Arial"/>
          <w:sz w:val="28"/>
          <w:szCs w:val="28"/>
        </w:rPr>
        <w:t>wakagara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ipapo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ah iyi </w:t>
      </w:r>
      <w:proofErr w:type="spellStart"/>
      <w:r>
        <w:rPr>
          <w:rFonts w:ascii="Arial" w:hAnsi="Arial" w:cs="Arial"/>
          <w:sz w:val="28"/>
          <w:szCs w:val="28"/>
        </w:rPr>
        <w:t>iyi</w:t>
      </w:r>
      <w:proofErr w:type="spellEnd"/>
      <w:r>
        <w:rPr>
          <w:rFonts w:ascii="Arial" w:hAnsi="Arial" w:cs="Arial"/>
          <w:sz w:val="28"/>
          <w:szCs w:val="28"/>
        </w:rPr>
        <w:t xml:space="preserve">, iyi </w:t>
      </w:r>
      <w:proofErr w:type="spellStart"/>
      <w:r>
        <w:rPr>
          <w:rFonts w:ascii="Arial" w:hAnsi="Arial" w:cs="Arial"/>
          <w:sz w:val="28"/>
          <w:szCs w:val="28"/>
        </w:rPr>
        <w:t>ngatiyiitei</w:t>
      </w:r>
      <w:proofErr w:type="spellEnd"/>
      <w:r>
        <w:rPr>
          <w:rFonts w:ascii="Arial" w:hAnsi="Arial" w:cs="Arial"/>
          <w:sz w:val="28"/>
          <w:szCs w:val="28"/>
        </w:rPr>
        <w:t xml:space="preserve"> hymn iyi.</w:t>
      </w:r>
      <w:r w:rsidRPr="00F62ECF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Ha’moona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yataimba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yaTafadzwa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iya</w:t>
      </w:r>
      <w:proofErr w:type="spellEnd"/>
      <w:r>
        <w:rPr>
          <w:rFonts w:ascii="Arial" w:hAnsi="Arial" w:cs="Arial"/>
          <w:sz w:val="28"/>
          <w:szCs w:val="28"/>
        </w:rPr>
        <w:t xml:space="preserve">? Iya </w:t>
      </w:r>
      <w:proofErr w:type="spellStart"/>
      <w:r>
        <w:rPr>
          <w:rFonts w:ascii="Arial" w:hAnsi="Arial" w:cs="Arial"/>
          <w:sz w:val="28"/>
          <w:szCs w:val="28"/>
        </w:rPr>
        <w:t>tichatoiimba</w:t>
      </w:r>
      <w:proofErr w:type="spellEnd"/>
      <w:r>
        <w:rPr>
          <w:rFonts w:ascii="Arial" w:hAnsi="Arial" w:cs="Arial"/>
          <w:sz w:val="28"/>
          <w:szCs w:val="28"/>
        </w:rPr>
        <w:t xml:space="preserve"> ka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>?</w:t>
      </w:r>
      <w:r w:rsidRPr="002B3EA0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 w:rsidRPr="00721B95">
        <w:rPr>
          <w:rFonts w:ascii="Arial" w:hAnsi="Arial" w:cs="Arial"/>
          <w:sz w:val="18"/>
          <w:szCs w:val="18"/>
        </w:rPr>
        <w:t xml:space="preserve">[Apostle starts to sing the song “Mwari </w:t>
      </w:r>
      <w:proofErr w:type="spellStart"/>
      <w:r w:rsidRPr="00721B95">
        <w:rPr>
          <w:rFonts w:ascii="Arial" w:hAnsi="Arial" w:cs="Arial"/>
          <w:sz w:val="18"/>
          <w:szCs w:val="18"/>
        </w:rPr>
        <w:t>Batanidzai</w:t>
      </w:r>
      <w:proofErr w:type="spellEnd"/>
      <w:r w:rsidRPr="00721B9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21B95">
        <w:rPr>
          <w:rFonts w:ascii="Arial" w:hAnsi="Arial" w:cs="Arial"/>
          <w:sz w:val="18"/>
          <w:szCs w:val="18"/>
        </w:rPr>
        <w:t>Mwenga</w:t>
      </w:r>
      <w:proofErr w:type="spellEnd"/>
      <w:r w:rsidRPr="00721B95">
        <w:rPr>
          <w:rFonts w:ascii="Arial" w:hAnsi="Arial" w:cs="Arial"/>
          <w:sz w:val="18"/>
          <w:szCs w:val="18"/>
        </w:rPr>
        <w:t xml:space="preserve">.”—ED] </w:t>
      </w:r>
    </w:p>
    <w:p w14:paraId="038C0261" w14:textId="77777777" w:rsidR="005D3BDE" w:rsidRPr="00721B95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721B95">
        <w:rPr>
          <w:rFonts w:ascii="Arial" w:hAnsi="Arial" w:cs="Arial"/>
          <w:i/>
          <w:iCs/>
          <w:sz w:val="28"/>
          <w:szCs w:val="28"/>
        </w:rPr>
        <w:t xml:space="preserve">Mwari </w:t>
      </w:r>
      <w:proofErr w:type="spellStart"/>
      <w:r w:rsidRPr="00721B95">
        <w:rPr>
          <w:rFonts w:ascii="Arial" w:hAnsi="Arial" w:cs="Arial"/>
          <w:i/>
          <w:iCs/>
          <w:sz w:val="28"/>
          <w:szCs w:val="28"/>
        </w:rPr>
        <w:t>ropafadzai</w:t>
      </w:r>
      <w:proofErr w:type="spellEnd"/>
      <w:r w:rsidRPr="00721B9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721B95">
        <w:rPr>
          <w:rFonts w:ascii="Arial" w:hAnsi="Arial" w:cs="Arial"/>
          <w:i/>
          <w:iCs/>
          <w:sz w:val="28"/>
          <w:szCs w:val="28"/>
        </w:rPr>
        <w:t>Mwenga</w:t>
      </w:r>
      <w:proofErr w:type="spellEnd"/>
      <w:r>
        <w:rPr>
          <w:rFonts w:ascii="Arial" w:hAnsi="Arial" w:cs="Arial"/>
          <w:i/>
          <w:iCs/>
          <w:sz w:val="28"/>
          <w:szCs w:val="28"/>
        </w:rPr>
        <w:t>,</w:t>
      </w:r>
      <w:r w:rsidRPr="00721B9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721B95">
        <w:rPr>
          <w:rFonts w:ascii="Arial" w:hAnsi="Arial" w:cs="Arial"/>
          <w:i/>
          <w:iCs/>
          <w:sz w:val="28"/>
          <w:szCs w:val="28"/>
        </w:rPr>
        <w:t>mwoyo</w:t>
      </w:r>
      <w:proofErr w:type="spellEnd"/>
      <w:r w:rsidRPr="00721B9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721B95">
        <w:rPr>
          <w:rFonts w:ascii="Arial" w:hAnsi="Arial" w:cs="Arial"/>
          <w:i/>
          <w:iCs/>
          <w:sz w:val="28"/>
          <w:szCs w:val="28"/>
        </w:rPr>
        <w:t>yedu</w:t>
      </w:r>
      <w:proofErr w:type="spellEnd"/>
      <w:r w:rsidRPr="00721B9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721B95">
        <w:rPr>
          <w:rFonts w:ascii="Arial" w:hAnsi="Arial" w:cs="Arial"/>
          <w:i/>
          <w:iCs/>
          <w:sz w:val="28"/>
          <w:szCs w:val="28"/>
        </w:rPr>
        <w:t>yaizofara</w:t>
      </w:r>
      <w:proofErr w:type="spellEnd"/>
    </w:p>
    <w:p w14:paraId="2D43ECC0" w14:textId="77777777" w:rsidR="005D3BDE" w:rsidRPr="00721B95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721B95">
        <w:rPr>
          <w:rFonts w:ascii="Arial" w:hAnsi="Arial" w:cs="Arial"/>
          <w:i/>
          <w:iCs/>
          <w:sz w:val="28"/>
          <w:szCs w:val="28"/>
        </w:rPr>
        <w:t>Mwari…</w:t>
      </w:r>
    </w:p>
    <w:p w14:paraId="21DE4D5B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000F6D">
        <w:rPr>
          <w:rFonts w:ascii="Arial" w:hAnsi="Arial" w:cs="Arial"/>
          <w:sz w:val="28"/>
          <w:szCs w:val="28"/>
          <w:vertAlign w:val="superscript"/>
        </w:rPr>
        <w:t>111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Ha’moona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Ha’moona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zvaakaimba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yake</w:t>
      </w:r>
      <w:proofErr w:type="spellEnd"/>
      <w:r>
        <w:rPr>
          <w:rFonts w:ascii="Arial" w:hAnsi="Arial" w:cs="Arial"/>
          <w:sz w:val="28"/>
          <w:szCs w:val="28"/>
        </w:rPr>
        <w:t xml:space="preserve"> iyi?</w:t>
      </w:r>
      <w:r w:rsidRPr="00C17828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Tichaiimba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zvakare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iyoyo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Ukaona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anosvora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yaimbwa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noumwe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ins w:id="30" w:author="Transcriber01 JHB" w:date="2025-08-27T08:53:00Z" w16du:dateUtc="2025-08-27T06:53:00Z">
        <w:r>
          <w:rPr>
            <w:rFonts w:ascii="Arial" w:hAnsi="Arial" w:cs="Arial"/>
            <w:sz w:val="28"/>
            <w:szCs w:val="28"/>
          </w:rPr>
          <w:t>,</w:t>
        </w:r>
      </w:ins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inyaya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yegodo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4763A8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Inyaya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hakuzi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kwedu</w:t>
      </w:r>
      <w:proofErr w:type="spellEnd"/>
      <w:r>
        <w:rPr>
          <w:rFonts w:ascii="Arial" w:hAnsi="Arial" w:cs="Arial"/>
          <w:sz w:val="28"/>
          <w:szCs w:val="28"/>
        </w:rPr>
        <w:t>. Hanzi, “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dzavanoimba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hatidzizive</w:t>
      </w:r>
      <w:proofErr w:type="spellEnd"/>
      <w:r>
        <w:rPr>
          <w:rFonts w:ascii="Arial" w:hAnsi="Arial" w:cs="Arial"/>
          <w:sz w:val="28"/>
          <w:szCs w:val="28"/>
        </w:rPr>
        <w:t xml:space="preserve">. Toda </w:t>
      </w:r>
      <w:proofErr w:type="spellStart"/>
      <w:r>
        <w:rPr>
          <w:rFonts w:ascii="Arial" w:hAnsi="Arial" w:cs="Arial"/>
          <w:sz w:val="28"/>
          <w:szCs w:val="28"/>
        </w:rPr>
        <w:t>dzatakatenga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 xml:space="preserve"> Britain </w:t>
      </w:r>
      <w:proofErr w:type="spellStart"/>
      <w:r>
        <w:rPr>
          <w:rFonts w:ascii="Arial" w:hAnsi="Arial" w:cs="Arial"/>
          <w:sz w:val="28"/>
          <w:szCs w:val="28"/>
        </w:rPr>
        <w:t>nedzatakatenga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kuAmereka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nekuti</w:t>
      </w:r>
      <w:proofErr w:type="spellEnd"/>
      <w:r>
        <w:rPr>
          <w:rFonts w:ascii="Arial" w:hAnsi="Arial" w:cs="Arial"/>
          <w:sz w:val="28"/>
          <w:szCs w:val="28"/>
        </w:rPr>
        <w:t xml:space="preserve"> hakuna </w:t>
      </w:r>
      <w:proofErr w:type="spellStart"/>
      <w:r>
        <w:rPr>
          <w:rFonts w:ascii="Arial" w:hAnsi="Arial" w:cs="Arial"/>
          <w:sz w:val="28"/>
          <w:szCs w:val="28"/>
        </w:rPr>
        <w:t>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mutema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anonyora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inogamuchirwa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naMwari</w:t>
      </w:r>
      <w:proofErr w:type="spellEnd"/>
      <w:r>
        <w:rPr>
          <w:rFonts w:ascii="Arial" w:hAnsi="Arial" w:cs="Arial"/>
          <w:sz w:val="28"/>
          <w:szCs w:val="28"/>
        </w:rPr>
        <w:t xml:space="preserve">. Hakuna </w:t>
      </w:r>
      <w:proofErr w:type="spellStart"/>
      <w:r>
        <w:rPr>
          <w:rFonts w:ascii="Arial" w:hAnsi="Arial" w:cs="Arial"/>
          <w:sz w:val="28"/>
          <w:szCs w:val="28"/>
        </w:rPr>
        <w:t>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mutema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anodaidza</w:t>
      </w:r>
      <w:proofErr w:type="spellEnd"/>
      <w:r>
        <w:rPr>
          <w:rFonts w:ascii="Arial" w:hAnsi="Arial" w:cs="Arial"/>
          <w:sz w:val="28"/>
          <w:szCs w:val="28"/>
        </w:rPr>
        <w:t xml:space="preserve"> Mweya </w:t>
      </w:r>
      <w:proofErr w:type="spellStart"/>
      <w:r>
        <w:rPr>
          <w:rFonts w:ascii="Arial" w:hAnsi="Arial" w:cs="Arial"/>
          <w:sz w:val="28"/>
          <w:szCs w:val="28"/>
        </w:rPr>
        <w:t>Mutsvene</w:t>
      </w:r>
      <w:proofErr w:type="spellEnd"/>
      <w:r>
        <w:rPr>
          <w:rFonts w:ascii="Arial" w:hAnsi="Arial" w:cs="Arial"/>
          <w:sz w:val="28"/>
          <w:szCs w:val="28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</w:rPr>
        <w:t>achiimba</w:t>
      </w:r>
      <w:proofErr w:type="spellEnd"/>
      <w:r>
        <w:rPr>
          <w:rFonts w:ascii="Arial" w:hAnsi="Arial" w:cs="Arial"/>
          <w:sz w:val="28"/>
          <w:szCs w:val="28"/>
        </w:rPr>
        <w:t xml:space="preserve">, hakuna.” Mm. </w:t>
      </w:r>
      <w:proofErr w:type="spellStart"/>
      <w:r>
        <w:rPr>
          <w:rFonts w:ascii="Arial" w:hAnsi="Arial" w:cs="Arial"/>
          <w:sz w:val="28"/>
          <w:szCs w:val="28"/>
        </w:rPr>
        <w:t>Zvinongoda</w:t>
      </w:r>
      <w:proofErr w:type="spellEnd"/>
      <w:r>
        <w:rPr>
          <w:rFonts w:ascii="Arial" w:hAnsi="Arial" w:cs="Arial"/>
          <w:sz w:val="28"/>
          <w:szCs w:val="28"/>
        </w:rPr>
        <w:t xml:space="preserve">… </w:t>
      </w:r>
      <w:r w:rsidRPr="00210C86">
        <w:rPr>
          <w:rFonts w:ascii="Arial" w:hAnsi="Arial" w:cs="Arial"/>
          <w:sz w:val="18"/>
          <w:szCs w:val="18"/>
        </w:rPr>
        <w:t>[Apostle sings “Amazing Grace”—ED]</w:t>
      </w:r>
    </w:p>
    <w:p w14:paraId="684A5A19" w14:textId="77777777" w:rsidR="005D3BDE" w:rsidRPr="00210C86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210C86">
        <w:rPr>
          <w:rFonts w:ascii="Arial" w:hAnsi="Arial" w:cs="Arial"/>
          <w:i/>
          <w:iCs/>
          <w:sz w:val="28"/>
          <w:szCs w:val="28"/>
        </w:rPr>
        <w:t>Amazing grace how sweet the sound</w:t>
      </w:r>
    </w:p>
    <w:p w14:paraId="076F5A36" w14:textId="77777777" w:rsidR="005D3BDE" w:rsidRPr="00210C86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210C86">
        <w:rPr>
          <w:rFonts w:ascii="Arial" w:hAnsi="Arial" w:cs="Arial"/>
          <w:i/>
          <w:iCs/>
          <w:sz w:val="28"/>
          <w:szCs w:val="28"/>
        </w:rPr>
        <w:t>That saved a wretch like me…</w:t>
      </w:r>
    </w:p>
    <w:p w14:paraId="55E47706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1813F4">
        <w:rPr>
          <w:rFonts w:ascii="Arial" w:hAnsi="Arial" w:cs="Arial"/>
          <w:sz w:val="28"/>
          <w:szCs w:val="28"/>
          <w:vertAlign w:val="superscript"/>
        </w:rPr>
        <w:t>112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Tikawunza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manje</w:t>
      </w:r>
      <w:proofErr w:type="spellEnd"/>
      <w:r>
        <w:rPr>
          <w:rFonts w:ascii="Arial" w:hAnsi="Arial" w:cs="Arial"/>
          <w:sz w:val="28"/>
          <w:szCs w:val="28"/>
        </w:rPr>
        <w:t xml:space="preserve">… </w:t>
      </w:r>
      <w:r w:rsidRPr="000615D8">
        <w:rPr>
          <w:rFonts w:ascii="Arial" w:hAnsi="Arial" w:cs="Arial"/>
          <w:sz w:val="18"/>
          <w:szCs w:val="18"/>
        </w:rPr>
        <w:t>[Apostle sings “</w:t>
      </w:r>
      <w:proofErr w:type="spellStart"/>
      <w:r w:rsidRPr="000615D8">
        <w:rPr>
          <w:rFonts w:ascii="Arial" w:hAnsi="Arial" w:cs="Arial"/>
          <w:sz w:val="18"/>
          <w:szCs w:val="18"/>
        </w:rPr>
        <w:t>Tinotendazve</w:t>
      </w:r>
      <w:proofErr w:type="spellEnd"/>
      <w:r w:rsidRPr="000615D8">
        <w:rPr>
          <w:rFonts w:ascii="Arial" w:hAnsi="Arial" w:cs="Arial"/>
          <w:sz w:val="18"/>
          <w:szCs w:val="18"/>
        </w:rPr>
        <w:t xml:space="preserve">”—ED] </w:t>
      </w:r>
    </w:p>
    <w:p w14:paraId="38B6FDDE" w14:textId="77777777" w:rsidR="005D3BDE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0C64F5">
        <w:rPr>
          <w:rFonts w:ascii="Arial" w:hAnsi="Arial" w:cs="Arial"/>
          <w:i/>
          <w:iCs/>
          <w:sz w:val="28"/>
          <w:szCs w:val="28"/>
        </w:rPr>
        <w:t xml:space="preserve">Tinotenda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zv</w:t>
      </w:r>
      <w:r w:rsidRPr="000C64F5">
        <w:rPr>
          <w:rFonts w:ascii="Arial" w:hAnsi="Arial" w:cs="Arial"/>
          <w:i/>
          <w:iCs/>
          <w:sz w:val="28"/>
          <w:szCs w:val="28"/>
        </w:rPr>
        <w:t>edu</w:t>
      </w:r>
      <w:proofErr w:type="spellEnd"/>
      <w:r w:rsidRPr="000C64F5">
        <w:rPr>
          <w:rFonts w:ascii="Arial" w:hAnsi="Arial" w:cs="Arial"/>
          <w:i/>
          <w:iCs/>
          <w:sz w:val="28"/>
          <w:szCs w:val="28"/>
        </w:rPr>
        <w:t xml:space="preserve"> Mwari </w:t>
      </w:r>
      <w:r>
        <w:rPr>
          <w:rFonts w:ascii="Arial" w:hAnsi="Arial" w:cs="Arial"/>
          <w:i/>
          <w:iCs/>
          <w:sz w:val="28"/>
          <w:szCs w:val="28"/>
        </w:rPr>
        <w:t>B</w:t>
      </w:r>
      <w:r w:rsidRPr="000C64F5">
        <w:rPr>
          <w:rFonts w:ascii="Arial" w:hAnsi="Arial" w:cs="Arial"/>
          <w:i/>
          <w:iCs/>
          <w:sz w:val="28"/>
          <w:szCs w:val="28"/>
        </w:rPr>
        <w:t>aba</w:t>
      </w:r>
    </w:p>
    <w:p w14:paraId="5F35FB93" w14:textId="77777777" w:rsidR="005D3BDE" w:rsidRPr="000C64F5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0C64F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M</w:t>
      </w:r>
      <w:r w:rsidRPr="000C64F5">
        <w:rPr>
          <w:rFonts w:ascii="Arial" w:hAnsi="Arial" w:cs="Arial"/>
          <w:i/>
          <w:iCs/>
          <w:sz w:val="28"/>
          <w:szCs w:val="28"/>
        </w:rPr>
        <w:t>akatipa</w:t>
      </w:r>
      <w:proofErr w:type="spellEnd"/>
      <w:r w:rsidRPr="000C64F5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0C64F5">
        <w:rPr>
          <w:rFonts w:ascii="Arial" w:hAnsi="Arial" w:cs="Arial"/>
          <w:i/>
          <w:iCs/>
          <w:sz w:val="28"/>
          <w:szCs w:val="28"/>
        </w:rPr>
        <w:t>simba</w:t>
      </w:r>
      <w:proofErr w:type="spellEnd"/>
      <w:r w:rsidRPr="000C64F5">
        <w:rPr>
          <w:rFonts w:ascii="Arial" w:hAnsi="Arial" w:cs="Arial"/>
          <w:i/>
          <w:iCs/>
          <w:sz w:val="28"/>
          <w:szCs w:val="28"/>
        </w:rPr>
        <w:t>…</w:t>
      </w:r>
    </w:p>
    <w:p w14:paraId="35010CA5" w14:textId="77777777" w:rsidR="005D3BDE" w:rsidRPr="00006916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1813F4">
        <w:rPr>
          <w:rFonts w:ascii="Arial" w:hAnsi="Arial" w:cs="Arial"/>
          <w:sz w:val="28"/>
          <w:szCs w:val="28"/>
          <w:vertAlign w:val="superscript"/>
        </w:rPr>
        <w:t>113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Ndosaka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mukaona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manje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ukabata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dzechirungu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handitika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unodhanza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sezvavanoita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dzaani</w:t>
      </w:r>
      <w:proofErr w:type="spellEnd"/>
      <w:r>
        <w:rPr>
          <w:rFonts w:ascii="Arial" w:hAnsi="Arial" w:cs="Arial"/>
          <w:sz w:val="28"/>
          <w:szCs w:val="28"/>
        </w:rPr>
        <w:t>…?</w:t>
      </w:r>
      <w:ins w:id="31" w:author="Transcriber01 JHB" w:date="2025-08-27T08:55:00Z" w16du:dateUtc="2025-08-27T06:55:00Z">
        <w:r>
          <w:rPr>
            <w:rFonts w:ascii="Arial" w:hAnsi="Arial" w:cs="Arial"/>
            <w:sz w:val="28"/>
            <w:szCs w:val="28"/>
          </w:rPr>
          <w:t xml:space="preserve"> </w:t>
        </w:r>
      </w:ins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dzavo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Yava culture iyi. </w:t>
      </w:r>
      <w:r w:rsidRPr="00006916">
        <w:rPr>
          <w:rFonts w:ascii="Arial" w:hAnsi="Arial" w:cs="Arial"/>
          <w:sz w:val="18"/>
          <w:szCs w:val="18"/>
        </w:rPr>
        <w:t xml:space="preserve">[Apostle sings while demonstrating an English dance style—ED] </w:t>
      </w:r>
    </w:p>
    <w:p w14:paraId="044EF268" w14:textId="77777777" w:rsidR="005D3BDE" w:rsidRPr="000615D8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0615D8">
        <w:rPr>
          <w:rFonts w:ascii="Arial" w:hAnsi="Arial" w:cs="Arial"/>
          <w:i/>
          <w:iCs/>
          <w:sz w:val="28"/>
          <w:szCs w:val="28"/>
        </w:rPr>
        <w:t>Amazing grace how sweet the sound…</w:t>
      </w:r>
    </w:p>
    <w:p w14:paraId="63B638CD" w14:textId="77777777" w:rsidR="005D3BDE" w:rsidRPr="00006916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006916">
        <w:rPr>
          <w:rFonts w:ascii="Arial" w:hAnsi="Arial" w:cs="Arial"/>
          <w:sz w:val="18"/>
          <w:szCs w:val="18"/>
        </w:rPr>
        <w:t>[Apostle sings</w:t>
      </w:r>
      <w:r>
        <w:rPr>
          <w:rFonts w:ascii="Arial" w:hAnsi="Arial" w:cs="Arial"/>
          <w:sz w:val="18"/>
          <w:szCs w:val="18"/>
        </w:rPr>
        <w:t xml:space="preserve"> again</w:t>
      </w:r>
      <w:r w:rsidRPr="00006916">
        <w:rPr>
          <w:rFonts w:ascii="Arial" w:hAnsi="Arial" w:cs="Arial"/>
          <w:sz w:val="18"/>
          <w:szCs w:val="18"/>
        </w:rPr>
        <w:t xml:space="preserve"> while demonstrating an African dance style—ED]</w:t>
      </w:r>
    </w:p>
    <w:p w14:paraId="60ADF314" w14:textId="77777777" w:rsidR="005D3BDE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 w:rsidRPr="00DE0D93">
        <w:rPr>
          <w:rFonts w:ascii="Arial" w:hAnsi="Arial" w:cs="Arial"/>
          <w:i/>
          <w:iCs/>
          <w:sz w:val="28"/>
          <w:szCs w:val="28"/>
        </w:rPr>
        <w:t>Tinotendazve</w:t>
      </w:r>
      <w:proofErr w:type="spellEnd"/>
      <w:r w:rsidRPr="00DE0D93">
        <w:rPr>
          <w:rFonts w:ascii="Arial" w:hAnsi="Arial" w:cs="Arial"/>
          <w:i/>
          <w:iCs/>
          <w:sz w:val="28"/>
          <w:szCs w:val="28"/>
        </w:rPr>
        <w:t xml:space="preserve"> Ishe Mwari…</w:t>
      </w:r>
      <w:r w:rsidRPr="00893F7A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[</w:t>
      </w:r>
      <w:r w:rsidRPr="00006916">
        <w:rPr>
          <w:rFonts w:ascii="Arial" w:hAnsi="Arial" w:cs="Arial"/>
          <w:sz w:val="18"/>
          <w:szCs w:val="18"/>
        </w:rPr>
        <w:t>Congregation laugh</w:t>
      </w:r>
      <w:r>
        <w:rPr>
          <w:rFonts w:ascii="Arial" w:hAnsi="Arial" w:cs="Arial"/>
          <w:sz w:val="18"/>
          <w:szCs w:val="18"/>
        </w:rPr>
        <w:t>s</w:t>
      </w:r>
      <w:r w:rsidRPr="00006916">
        <w:rPr>
          <w:rFonts w:ascii="Arial" w:hAnsi="Arial" w:cs="Arial"/>
          <w:sz w:val="18"/>
          <w:szCs w:val="18"/>
        </w:rPr>
        <w:t xml:space="preserve">—ED] </w:t>
      </w:r>
      <w:r>
        <w:rPr>
          <w:rFonts w:ascii="Arial" w:hAnsi="Arial" w:cs="Arial"/>
          <w:sz w:val="28"/>
          <w:szCs w:val="28"/>
        </w:rPr>
        <w:t xml:space="preserve"> </w:t>
      </w:r>
    </w:p>
    <w:p w14:paraId="0C53219B" w14:textId="77777777" w:rsidR="005D3BDE" w:rsidRPr="00C30749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1813F4">
        <w:rPr>
          <w:rFonts w:ascii="Arial" w:hAnsi="Arial" w:cs="Arial"/>
          <w:sz w:val="28"/>
          <w:szCs w:val="28"/>
          <w:vertAlign w:val="superscript"/>
        </w:rPr>
        <w:t xml:space="preserve">114 </w:t>
      </w:r>
      <w:proofErr w:type="spellStart"/>
      <w:r>
        <w:rPr>
          <w:rFonts w:ascii="Arial" w:hAnsi="Arial" w:cs="Arial"/>
          <w:sz w:val="28"/>
          <w:szCs w:val="28"/>
        </w:rPr>
        <w:t>Handi’moona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r w:rsidRPr="00006916">
        <w:rPr>
          <w:rFonts w:ascii="Arial" w:hAnsi="Arial" w:cs="Arial"/>
          <w:sz w:val="18"/>
          <w:szCs w:val="18"/>
        </w:rPr>
        <w:t xml:space="preserve">[Apostle and Congregation laugh—ED]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Zvaakuyenderana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nedzinza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nerudzi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handitika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lastRenderedPageBreak/>
        <w:t>ehe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Ukaendawo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 xml:space="preserve"> Nigeria…</w:t>
      </w:r>
      <w:r w:rsidRPr="00C30749">
        <w:rPr>
          <w:rFonts w:ascii="Arial" w:hAnsi="Arial" w:cs="Arial"/>
          <w:sz w:val="18"/>
          <w:szCs w:val="18"/>
        </w:rPr>
        <w:t xml:space="preserve">[Apostle sings a Nigerian song demonstrating a Nigerian dance style—ED] </w:t>
      </w:r>
    </w:p>
    <w:p w14:paraId="6C3CFAE4" w14:textId="77777777" w:rsidR="005D3BDE" w:rsidRPr="00C30749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C30749">
        <w:rPr>
          <w:rFonts w:ascii="Arial" w:hAnsi="Arial" w:cs="Arial"/>
          <w:i/>
          <w:iCs/>
          <w:sz w:val="28"/>
          <w:szCs w:val="28"/>
        </w:rPr>
        <w:t>My God is good oh</w:t>
      </w:r>
    </w:p>
    <w:p w14:paraId="7A71F6E2" w14:textId="77777777" w:rsidR="005D3BDE" w:rsidRPr="00C30749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C30749">
        <w:rPr>
          <w:rFonts w:ascii="Arial" w:hAnsi="Arial" w:cs="Arial"/>
          <w:i/>
          <w:iCs/>
          <w:sz w:val="28"/>
          <w:szCs w:val="28"/>
        </w:rPr>
        <w:t>Eh</w:t>
      </w:r>
      <w:r>
        <w:rPr>
          <w:rFonts w:ascii="Arial" w:hAnsi="Arial" w:cs="Arial"/>
          <w:i/>
          <w:iCs/>
          <w:sz w:val="28"/>
          <w:szCs w:val="28"/>
        </w:rPr>
        <w:t>,</w:t>
      </w:r>
      <w:r w:rsidRPr="00C30749">
        <w:rPr>
          <w:rFonts w:ascii="Arial" w:hAnsi="Arial" w:cs="Arial"/>
          <w:i/>
          <w:iCs/>
          <w:sz w:val="28"/>
          <w:szCs w:val="28"/>
        </w:rPr>
        <w:t xml:space="preserve"> my God is good oh</w:t>
      </w:r>
    </w:p>
    <w:p w14:paraId="01193843" w14:textId="77777777" w:rsidR="005D3BDE" w:rsidRPr="00C30749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C30749">
        <w:rPr>
          <w:rFonts w:ascii="Arial" w:hAnsi="Arial" w:cs="Arial"/>
          <w:i/>
          <w:iCs/>
          <w:sz w:val="28"/>
          <w:szCs w:val="28"/>
        </w:rPr>
        <w:t>Eh</w:t>
      </w:r>
      <w:r>
        <w:rPr>
          <w:rFonts w:ascii="Arial" w:hAnsi="Arial" w:cs="Arial"/>
          <w:i/>
          <w:iCs/>
          <w:sz w:val="28"/>
          <w:szCs w:val="28"/>
        </w:rPr>
        <w:t>,</w:t>
      </w:r>
      <w:r w:rsidRPr="00C30749">
        <w:rPr>
          <w:rFonts w:ascii="Arial" w:hAnsi="Arial" w:cs="Arial"/>
          <w:i/>
          <w:iCs/>
          <w:sz w:val="28"/>
          <w:szCs w:val="28"/>
        </w:rPr>
        <w:t xml:space="preserve"> God is good oh…</w:t>
      </w:r>
    </w:p>
    <w:p w14:paraId="3F901511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158505E5" w14:textId="77777777" w:rsidR="005D3BDE" w:rsidRPr="00C30749" w:rsidRDefault="005D3BDE" w:rsidP="005D3BDE">
      <w:pPr>
        <w:jc w:val="center"/>
        <w:rPr>
          <w:rFonts w:ascii="Arial" w:hAnsi="Arial" w:cs="Arial"/>
          <w:sz w:val="18"/>
          <w:szCs w:val="18"/>
        </w:rPr>
      </w:pPr>
      <w:proofErr w:type="spellStart"/>
      <w:r w:rsidRPr="00C30749">
        <w:rPr>
          <w:rFonts w:ascii="Arial" w:hAnsi="Arial" w:cs="Arial"/>
          <w:i/>
          <w:iCs/>
          <w:sz w:val="28"/>
          <w:szCs w:val="28"/>
        </w:rPr>
        <w:t>Hee</w:t>
      </w:r>
      <w:proofErr w:type="spellEnd"/>
      <w:r>
        <w:rPr>
          <w:rFonts w:ascii="Arial" w:hAnsi="Arial" w:cs="Arial"/>
          <w:i/>
          <w:iCs/>
          <w:sz w:val="28"/>
          <w:szCs w:val="28"/>
        </w:rPr>
        <w:t>,</w:t>
      </w:r>
      <w:r w:rsidRPr="00C30749">
        <w:rPr>
          <w:rFonts w:ascii="Arial" w:hAnsi="Arial" w:cs="Arial"/>
          <w:i/>
          <w:iCs/>
          <w:sz w:val="28"/>
          <w:szCs w:val="28"/>
        </w:rPr>
        <w:t xml:space="preserve"> God is good oh</w:t>
      </w:r>
      <w:r>
        <w:rPr>
          <w:rFonts w:ascii="Arial" w:hAnsi="Arial" w:cs="Arial"/>
          <w:i/>
          <w:iCs/>
          <w:sz w:val="28"/>
          <w:szCs w:val="28"/>
        </w:rPr>
        <w:t xml:space="preserve"> ye</w:t>
      </w:r>
      <w:r w:rsidRPr="00C30749">
        <w:rPr>
          <w:rFonts w:ascii="Arial" w:hAnsi="Arial" w:cs="Arial"/>
          <w:i/>
          <w:iCs/>
          <w:sz w:val="28"/>
          <w:szCs w:val="28"/>
        </w:rPr>
        <w:t>…</w:t>
      </w:r>
      <w:r w:rsidRPr="00C30749">
        <w:rPr>
          <w:rFonts w:ascii="Arial" w:hAnsi="Arial" w:cs="Arial"/>
          <w:sz w:val="18"/>
          <w:szCs w:val="18"/>
        </w:rPr>
        <w:t>[Congregation laughs—ED]</w:t>
      </w:r>
    </w:p>
    <w:p w14:paraId="2B3FE388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8310DB">
        <w:rPr>
          <w:rFonts w:ascii="Arial" w:hAnsi="Arial" w:cs="Arial"/>
          <w:sz w:val="28"/>
          <w:szCs w:val="28"/>
          <w:vertAlign w:val="superscript"/>
        </w:rPr>
        <w:t>115</w:t>
      </w:r>
      <w:r>
        <w:rPr>
          <w:rFonts w:ascii="Arial" w:hAnsi="Arial" w:cs="Arial"/>
          <w:sz w:val="28"/>
          <w:szCs w:val="28"/>
        </w:rPr>
        <w:t xml:space="preserve"> Saka </w:t>
      </w:r>
      <w:proofErr w:type="spellStart"/>
      <w:r>
        <w:rPr>
          <w:rFonts w:ascii="Arial" w:hAnsi="Arial" w:cs="Arial"/>
          <w:sz w:val="28"/>
          <w:szCs w:val="28"/>
        </w:rPr>
        <w:t>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ngaarege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kushora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zverudzi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rwake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Hatirumbidzei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nerudzi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rweduwo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zvakare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handiti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Toda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hama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dzekuAmereka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dzikauya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dzikaona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tichiimba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vanozvi</w:t>
      </w:r>
      <w:proofErr w:type="spellEnd"/>
      <w:r>
        <w:rPr>
          <w:rFonts w:ascii="Arial" w:hAnsi="Arial" w:cs="Arial"/>
          <w:sz w:val="28"/>
          <w:szCs w:val="28"/>
        </w:rPr>
        <w:t xml:space="preserve"> importer </w:t>
      </w:r>
      <w:proofErr w:type="spellStart"/>
      <w:r>
        <w:rPr>
          <w:rFonts w:ascii="Arial" w:hAnsi="Arial" w:cs="Arial"/>
          <w:sz w:val="28"/>
          <w:szCs w:val="28"/>
        </w:rPr>
        <w:t>kuenda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nazvo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kwaani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kwavo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C855AA">
        <w:rPr>
          <w:rFonts w:ascii="Arial" w:hAnsi="Arial" w:cs="Arial"/>
          <w:sz w:val="18"/>
          <w:szCs w:val="18"/>
        </w:rPr>
        <w:t>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seku</w:t>
      </w:r>
      <w:proofErr w:type="spellEnd"/>
      <w:r>
        <w:rPr>
          <w:rFonts w:ascii="Arial" w:hAnsi="Arial" w:cs="Arial"/>
          <w:sz w:val="28"/>
          <w:szCs w:val="28"/>
        </w:rPr>
        <w:t xml:space="preserve"> importer </w:t>
      </w:r>
      <w:proofErr w:type="spellStart"/>
      <w:r>
        <w:rPr>
          <w:rFonts w:ascii="Arial" w:hAnsi="Arial" w:cs="Arial"/>
          <w:sz w:val="28"/>
          <w:szCs w:val="28"/>
        </w:rPr>
        <w:t>kwatakaitawo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tanakidzwa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nedzani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nedzavo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Tingaita</w:t>
      </w:r>
      <w:proofErr w:type="spellEnd"/>
      <w:r>
        <w:rPr>
          <w:rFonts w:ascii="Arial" w:hAnsi="Arial" w:cs="Arial"/>
          <w:sz w:val="28"/>
          <w:szCs w:val="28"/>
        </w:rPr>
        <w:t xml:space="preserve"> Amen here </w:t>
      </w:r>
      <w:proofErr w:type="spellStart"/>
      <w:r>
        <w:rPr>
          <w:rFonts w:ascii="Arial" w:hAnsi="Arial" w:cs="Arial"/>
          <w:sz w:val="28"/>
          <w:szCs w:val="28"/>
        </w:rPr>
        <w:t>varanda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vaMwari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Toda Amen </w:t>
      </w:r>
      <w:proofErr w:type="spellStart"/>
      <w:r>
        <w:rPr>
          <w:rFonts w:ascii="Arial" w:hAnsi="Arial" w:cs="Arial"/>
          <w:sz w:val="28"/>
          <w:szCs w:val="28"/>
        </w:rPr>
        <w:t>akadarika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ipapo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Amen!</w:t>
      </w:r>
      <w:r w:rsidRPr="000623CF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</w:p>
    <w:p w14:paraId="4D089ADE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8310DB">
        <w:rPr>
          <w:rFonts w:ascii="Arial" w:hAnsi="Arial" w:cs="Arial"/>
          <w:sz w:val="28"/>
          <w:szCs w:val="28"/>
          <w:vertAlign w:val="superscript"/>
        </w:rPr>
        <w:t>116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ticharamba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tichidi</w:t>
      </w:r>
      <w:proofErr w:type="spellEnd"/>
      <w:r>
        <w:rPr>
          <w:rFonts w:ascii="Arial" w:hAnsi="Arial" w:cs="Arial"/>
          <w:sz w:val="28"/>
          <w:szCs w:val="28"/>
        </w:rPr>
        <w:t>…</w:t>
      </w:r>
      <w:proofErr w:type="spellStart"/>
      <w:r>
        <w:rPr>
          <w:rFonts w:ascii="Arial" w:hAnsi="Arial" w:cs="Arial"/>
          <w:sz w:val="28"/>
          <w:szCs w:val="28"/>
        </w:rPr>
        <w:t>Tichadzimara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tikanyora</w:t>
      </w:r>
      <w:proofErr w:type="spellEnd"/>
      <w:r>
        <w:rPr>
          <w:rFonts w:ascii="Arial" w:hAnsi="Arial" w:cs="Arial"/>
          <w:sz w:val="28"/>
          <w:szCs w:val="28"/>
        </w:rPr>
        <w:t xml:space="preserve"> hymn book ye…?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yedu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Hymn book </w:t>
      </w:r>
      <w:proofErr w:type="spellStart"/>
      <w:r>
        <w:rPr>
          <w:rFonts w:ascii="Arial" w:hAnsi="Arial" w:cs="Arial"/>
          <w:sz w:val="28"/>
          <w:szCs w:val="28"/>
        </w:rPr>
        <w:t>iyoyo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muchaiona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vachasara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vachiyidii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vachiyiimba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Vachasara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vachiyishandisa</w:t>
      </w:r>
      <w:proofErr w:type="spellEnd"/>
      <w:r>
        <w:rPr>
          <w:rFonts w:ascii="Arial" w:hAnsi="Arial" w:cs="Arial"/>
          <w:sz w:val="28"/>
          <w:szCs w:val="28"/>
        </w:rPr>
        <w:t xml:space="preserve"> hymn book </w:t>
      </w:r>
      <w:proofErr w:type="spellStart"/>
      <w:r>
        <w:rPr>
          <w:rFonts w:ascii="Arial" w:hAnsi="Arial" w:cs="Arial"/>
          <w:sz w:val="28"/>
          <w:szCs w:val="28"/>
        </w:rPr>
        <w:t>iyoyo</w:t>
      </w:r>
      <w:proofErr w:type="spellEnd"/>
      <w:r>
        <w:rPr>
          <w:rFonts w:ascii="Arial" w:hAnsi="Arial" w:cs="Arial"/>
          <w:sz w:val="28"/>
          <w:szCs w:val="28"/>
        </w:rPr>
        <w:t xml:space="preserve">. Vana </w:t>
      </w:r>
      <w:proofErr w:type="spellStart"/>
      <w:r>
        <w:rPr>
          <w:rFonts w:ascii="Arial" w:hAnsi="Arial" w:cs="Arial"/>
          <w:sz w:val="28"/>
          <w:szCs w:val="28"/>
        </w:rPr>
        <w:t>vedu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vachasara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vachishandisa</w:t>
      </w:r>
      <w:proofErr w:type="spellEnd"/>
      <w:r>
        <w:rPr>
          <w:rFonts w:ascii="Arial" w:hAnsi="Arial" w:cs="Arial"/>
          <w:sz w:val="28"/>
          <w:szCs w:val="28"/>
        </w:rPr>
        <w:t xml:space="preserve"> hymn book </w:t>
      </w:r>
      <w:proofErr w:type="spellStart"/>
      <w:r>
        <w:rPr>
          <w:rFonts w:ascii="Arial" w:hAnsi="Arial" w:cs="Arial"/>
          <w:sz w:val="28"/>
          <w:szCs w:val="28"/>
        </w:rPr>
        <w:t>iyoyo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vasisatombozive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dzakaimbwa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nani</w:t>
      </w:r>
      <w:proofErr w:type="spellEnd"/>
      <w:r>
        <w:rPr>
          <w:rFonts w:ascii="Arial" w:hAnsi="Arial" w:cs="Arial"/>
          <w:sz w:val="28"/>
          <w:szCs w:val="28"/>
        </w:rPr>
        <w:t>. Ya</w:t>
      </w:r>
      <w:ins w:id="32" w:author="Transcriber01 JHB" w:date="2025-08-27T08:57:00Z" w16du:dateUtc="2025-08-27T06:57:00Z">
        <w:r>
          <w:rPr>
            <w:rFonts w:ascii="Arial" w:hAnsi="Arial" w:cs="Arial"/>
            <w:sz w:val="28"/>
            <w:szCs w:val="28"/>
          </w:rPr>
          <w:t>va</w:t>
        </w:r>
      </w:ins>
      <w:r>
        <w:rPr>
          <w:rFonts w:ascii="Arial" w:hAnsi="Arial" w:cs="Arial"/>
          <w:sz w:val="28"/>
          <w:szCs w:val="28"/>
        </w:rPr>
        <w:t xml:space="preserve">nenge </w:t>
      </w:r>
      <w:proofErr w:type="spellStart"/>
      <w:ins w:id="33" w:author="Transcriber01 JHB" w:date="2025-08-27T08:57:00Z" w16du:dateUtc="2025-08-27T06:57:00Z">
        <w:r>
          <w:rPr>
            <w:rFonts w:ascii="Arial" w:hAnsi="Arial" w:cs="Arial"/>
            <w:sz w:val="28"/>
            <w:szCs w:val="28"/>
          </w:rPr>
          <w:t>v</w:t>
        </w:r>
      </w:ins>
      <w:del w:id="34" w:author="Transcriber01 JHB" w:date="2025-08-27T08:57:00Z" w16du:dateUtc="2025-08-27T06:57:00Z">
        <w:r w:rsidDel="003E7F6F">
          <w:rPr>
            <w:rFonts w:ascii="Arial" w:hAnsi="Arial" w:cs="Arial"/>
            <w:sz w:val="28"/>
            <w:szCs w:val="28"/>
          </w:rPr>
          <w:delText>y</w:delText>
        </w:r>
      </w:del>
      <w:r>
        <w:rPr>
          <w:rFonts w:ascii="Arial" w:hAnsi="Arial" w:cs="Arial"/>
          <w:sz w:val="28"/>
          <w:szCs w:val="28"/>
        </w:rPr>
        <w:t>a</w:t>
      </w:r>
      <w:ins w:id="35" w:author="Transcriber01 JHB" w:date="2025-08-27T08:57:00Z" w16du:dateUtc="2025-08-27T06:57:00Z">
        <w:r>
          <w:rPr>
            <w:rFonts w:ascii="Arial" w:hAnsi="Arial" w:cs="Arial"/>
            <w:sz w:val="28"/>
            <w:szCs w:val="28"/>
          </w:rPr>
          <w:t>r</w:t>
        </w:r>
      </w:ins>
      <w:r>
        <w:rPr>
          <w:rFonts w:ascii="Arial" w:hAnsi="Arial" w:cs="Arial"/>
          <w:sz w:val="28"/>
          <w:szCs w:val="28"/>
        </w:rPr>
        <w:t>i</w:t>
      </w:r>
      <w:proofErr w:type="spellEnd"/>
      <w:r>
        <w:rPr>
          <w:rFonts w:ascii="Arial" w:hAnsi="Arial" w:cs="Arial"/>
          <w:sz w:val="28"/>
          <w:szCs w:val="28"/>
        </w:rPr>
        <w:t xml:space="preserve">…Toda </w:t>
      </w:r>
      <w:proofErr w:type="spellStart"/>
      <w:r>
        <w:rPr>
          <w:rFonts w:ascii="Arial" w:hAnsi="Arial" w:cs="Arial"/>
          <w:sz w:val="28"/>
          <w:szCs w:val="28"/>
        </w:rPr>
        <w:t>kumeka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shuwa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</w:rPr>
        <w:t>paine</w:t>
      </w:r>
      <w:proofErr w:type="spellEnd"/>
      <w:r>
        <w:rPr>
          <w:rFonts w:ascii="Arial" w:hAnsi="Arial" w:cs="Arial"/>
          <w:sz w:val="28"/>
          <w:szCs w:val="28"/>
        </w:rPr>
        <w:t xml:space="preserve"> revival </w:t>
      </w:r>
      <w:proofErr w:type="spellStart"/>
      <w:r>
        <w:rPr>
          <w:rFonts w:ascii="Arial" w:hAnsi="Arial" w:cs="Arial"/>
          <w:sz w:val="28"/>
          <w:szCs w:val="28"/>
        </w:rPr>
        <w:t>muchipfuva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mweya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chete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wakapinda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vakanyora</w:t>
      </w:r>
      <w:proofErr w:type="spellEnd"/>
      <w:r>
        <w:rPr>
          <w:rFonts w:ascii="Arial" w:hAnsi="Arial" w:cs="Arial"/>
          <w:sz w:val="28"/>
          <w:szCs w:val="28"/>
        </w:rPr>
        <w:t xml:space="preserve"> ma hymn book revival </w:t>
      </w:r>
      <w:proofErr w:type="spellStart"/>
      <w:r>
        <w:rPr>
          <w:rFonts w:ascii="Arial" w:hAnsi="Arial" w:cs="Arial"/>
          <w:sz w:val="28"/>
          <w:szCs w:val="28"/>
        </w:rPr>
        <w:t>yaitika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munguva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dzaani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dzavo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C855AA">
        <w:rPr>
          <w:rFonts w:ascii="Arial" w:hAnsi="Arial" w:cs="Arial"/>
          <w:sz w:val="18"/>
          <w:szCs w:val="18"/>
        </w:rPr>
        <w:t>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kuparidza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kwemutumwa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</w:t>
      </w:r>
      <w:proofErr w:type="spellEnd"/>
      <w:r>
        <w:rPr>
          <w:rFonts w:ascii="Arial" w:hAnsi="Arial" w:cs="Arial"/>
          <w:sz w:val="28"/>
          <w:szCs w:val="28"/>
        </w:rPr>
        <w:t>–</w:t>
      </w:r>
      <w:proofErr w:type="spellStart"/>
      <w:r>
        <w:rPr>
          <w:rFonts w:ascii="Arial" w:hAnsi="Arial" w:cs="Arial"/>
          <w:sz w:val="28"/>
          <w:szCs w:val="28"/>
        </w:rPr>
        <w:t>wenguva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yavo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</w:p>
    <w:p w14:paraId="5E2A14E8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8310DB">
        <w:rPr>
          <w:rFonts w:ascii="Arial" w:hAnsi="Arial" w:cs="Arial"/>
          <w:sz w:val="28"/>
          <w:szCs w:val="28"/>
          <w:vertAlign w:val="superscript"/>
        </w:rPr>
        <w:t>117</w:t>
      </w:r>
      <w:r>
        <w:rPr>
          <w:rFonts w:ascii="Arial" w:hAnsi="Arial" w:cs="Arial"/>
          <w:sz w:val="28"/>
          <w:szCs w:val="28"/>
        </w:rPr>
        <w:t xml:space="preserve"> John Wesley </w:t>
      </w:r>
      <w:proofErr w:type="spellStart"/>
      <w:r>
        <w:rPr>
          <w:rFonts w:ascii="Arial" w:hAnsi="Arial" w:cs="Arial"/>
          <w:sz w:val="28"/>
          <w:szCs w:val="28"/>
        </w:rPr>
        <w:t>anga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mutumwa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wechi</w:t>
      </w:r>
      <w:proofErr w:type="spellEnd"/>
      <w:r>
        <w:rPr>
          <w:rFonts w:ascii="Arial" w:hAnsi="Arial" w:cs="Arial"/>
          <w:sz w:val="28"/>
          <w:szCs w:val="28"/>
        </w:rPr>
        <w:t xml:space="preserve"> six, </w:t>
      </w:r>
      <w:proofErr w:type="spellStart"/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 xml:space="preserve"> Philadelphia. </w:t>
      </w:r>
      <w:proofErr w:type="spellStart"/>
      <w:r>
        <w:rPr>
          <w:rFonts w:ascii="Arial" w:hAnsi="Arial" w:cs="Arial"/>
          <w:sz w:val="28"/>
          <w:szCs w:val="28"/>
        </w:rPr>
        <w:t>Akaparidza</w:t>
      </w:r>
      <w:proofErr w:type="spellEnd"/>
      <w:r>
        <w:rPr>
          <w:rFonts w:ascii="Arial" w:hAnsi="Arial" w:cs="Arial"/>
          <w:sz w:val="28"/>
          <w:szCs w:val="28"/>
        </w:rPr>
        <w:t xml:space="preserve"> pa–</w:t>
      </w:r>
      <w:proofErr w:type="spellStart"/>
      <w:r>
        <w:rPr>
          <w:rFonts w:ascii="Arial" w:hAnsi="Arial" w:cs="Arial"/>
          <w:sz w:val="28"/>
          <w:szCs w:val="28"/>
        </w:rPr>
        <w:t>Ndopakabuda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“Amazing Grace” ava. </w:t>
      </w:r>
      <w:proofErr w:type="spellStart"/>
      <w:r>
        <w:rPr>
          <w:rFonts w:ascii="Arial" w:hAnsi="Arial" w:cs="Arial"/>
          <w:sz w:val="28"/>
          <w:szCs w:val="28"/>
        </w:rPr>
        <w:t>Ndopakabuda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>–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r w:rsidRPr="000615D8">
        <w:rPr>
          <w:rFonts w:ascii="Arial" w:hAnsi="Arial" w:cs="Arial"/>
          <w:sz w:val="18"/>
          <w:szCs w:val="18"/>
        </w:rPr>
        <w:t>[Apostle sings briefly—ED]</w:t>
      </w:r>
      <w:r>
        <w:rPr>
          <w:rFonts w:ascii="Arial" w:hAnsi="Arial" w:cs="Arial"/>
          <w:sz w:val="28"/>
          <w:szCs w:val="28"/>
        </w:rPr>
        <w:t xml:space="preserve"> “Tsitsi </w:t>
      </w:r>
      <w:proofErr w:type="spellStart"/>
      <w:r>
        <w:rPr>
          <w:rFonts w:ascii="Arial" w:hAnsi="Arial" w:cs="Arial"/>
          <w:sz w:val="28"/>
          <w:szCs w:val="28"/>
        </w:rPr>
        <w:t>dzinondishamisa</w:t>
      </w:r>
      <w:proofErr w:type="spellEnd"/>
      <w:r>
        <w:rPr>
          <w:rFonts w:ascii="Arial" w:hAnsi="Arial" w:cs="Arial"/>
          <w:sz w:val="28"/>
          <w:szCs w:val="28"/>
        </w:rPr>
        <w:t xml:space="preserve">…” </w:t>
      </w:r>
      <w:proofErr w:type="spellStart"/>
      <w:r>
        <w:rPr>
          <w:rFonts w:ascii="Arial" w:hAnsi="Arial" w:cs="Arial"/>
          <w:sz w:val="28"/>
          <w:szCs w:val="28"/>
        </w:rPr>
        <w:t>Ndopavakanga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vachinyora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John Wesley </w:t>
      </w:r>
      <w:proofErr w:type="spellStart"/>
      <w:r>
        <w:rPr>
          <w:rFonts w:ascii="Arial" w:hAnsi="Arial" w:cs="Arial"/>
          <w:sz w:val="28"/>
          <w:szCs w:val="28"/>
        </w:rPr>
        <w:t>vachinyora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dzamunofarira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imimi</w:t>
      </w:r>
      <w:proofErr w:type="spellEnd"/>
      <w:r>
        <w:rPr>
          <w:rFonts w:ascii="Arial" w:hAnsi="Arial" w:cs="Arial"/>
          <w:sz w:val="28"/>
          <w:szCs w:val="28"/>
        </w:rPr>
        <w:t xml:space="preserve">. Aive </w:t>
      </w:r>
      <w:proofErr w:type="spellStart"/>
      <w:r>
        <w:rPr>
          <w:rFonts w:ascii="Arial" w:hAnsi="Arial" w:cs="Arial"/>
          <w:sz w:val="28"/>
          <w:szCs w:val="28"/>
        </w:rPr>
        <w:t>mutumwa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wechinomwe</w:t>
      </w:r>
      <w:proofErr w:type="spellEnd"/>
      <w:r>
        <w:rPr>
          <w:rFonts w:ascii="Arial" w:hAnsi="Arial" w:cs="Arial"/>
          <w:sz w:val="28"/>
          <w:szCs w:val="28"/>
        </w:rPr>
        <w:t xml:space="preserve">. Ko </w:t>
      </w:r>
      <w:proofErr w:type="spellStart"/>
      <w:r>
        <w:rPr>
          <w:rFonts w:ascii="Arial" w:hAnsi="Arial" w:cs="Arial"/>
          <w:sz w:val="28"/>
          <w:szCs w:val="28"/>
        </w:rPr>
        <w:t>zvatakapihwawo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mutumwa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wenguva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hama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Sei </w:t>
      </w:r>
      <w:proofErr w:type="spellStart"/>
      <w:r>
        <w:rPr>
          <w:rFonts w:ascii="Arial" w:hAnsi="Arial" w:cs="Arial"/>
          <w:sz w:val="28"/>
          <w:szCs w:val="28"/>
        </w:rPr>
        <w:t>muMwenga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musina</w:t>
      </w:r>
      <w:proofErr w:type="spellEnd"/>
      <w:r>
        <w:rPr>
          <w:rFonts w:ascii="Arial" w:hAnsi="Arial" w:cs="Arial"/>
          <w:sz w:val="28"/>
          <w:szCs w:val="28"/>
        </w:rPr>
        <w:t xml:space="preserve"> music, </w:t>
      </w:r>
      <w:proofErr w:type="spellStart"/>
      <w:r>
        <w:rPr>
          <w:rFonts w:ascii="Arial" w:hAnsi="Arial" w:cs="Arial"/>
          <w:sz w:val="28"/>
          <w:szCs w:val="28"/>
        </w:rPr>
        <w:t>yemuno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umu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</w:p>
    <w:p w14:paraId="0F70F574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8310DB">
        <w:rPr>
          <w:rFonts w:ascii="Arial" w:hAnsi="Arial" w:cs="Arial"/>
          <w:sz w:val="28"/>
          <w:szCs w:val="28"/>
          <w:vertAlign w:val="superscript"/>
        </w:rPr>
        <w:t>118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vanofanira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kuita</w:t>
      </w:r>
      <w:proofErr w:type="spellEnd"/>
      <w:r>
        <w:rPr>
          <w:rFonts w:ascii="Arial" w:hAnsi="Arial" w:cs="Arial"/>
          <w:sz w:val="28"/>
          <w:szCs w:val="28"/>
        </w:rPr>
        <w:t xml:space="preserve"> hymn book </w:t>
      </w:r>
      <w:proofErr w:type="spellStart"/>
      <w:r>
        <w:rPr>
          <w:rFonts w:ascii="Arial" w:hAnsi="Arial" w:cs="Arial"/>
          <w:sz w:val="28"/>
          <w:szCs w:val="28"/>
        </w:rPr>
        <w:t>ravo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rokutanga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ndisu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We must introduce a new hymn book in the Bride.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Ndoda</w:t>
      </w:r>
      <w:proofErr w:type="spellEnd"/>
      <w:r>
        <w:rPr>
          <w:rFonts w:ascii="Arial" w:hAnsi="Arial" w:cs="Arial"/>
          <w:sz w:val="28"/>
          <w:szCs w:val="28"/>
        </w:rPr>
        <w:t xml:space="preserve"> Amen </w:t>
      </w:r>
      <w:proofErr w:type="spellStart"/>
      <w:r>
        <w:rPr>
          <w:rFonts w:ascii="Arial" w:hAnsi="Arial" w:cs="Arial"/>
          <w:sz w:val="28"/>
          <w:szCs w:val="28"/>
        </w:rPr>
        <w:t>akadarika</w:t>
      </w:r>
      <w:proofErr w:type="spellEnd"/>
      <w:r>
        <w:rPr>
          <w:rFonts w:ascii="Arial" w:hAnsi="Arial" w:cs="Arial"/>
          <w:sz w:val="28"/>
          <w:szCs w:val="28"/>
        </w:rPr>
        <w:t xml:space="preserve"> Amen </w:t>
      </w:r>
      <w:proofErr w:type="spellStart"/>
      <w:r>
        <w:rPr>
          <w:rFonts w:ascii="Arial" w:hAnsi="Arial" w:cs="Arial"/>
          <w:sz w:val="28"/>
          <w:szCs w:val="28"/>
        </w:rPr>
        <w:t>ipapo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0420EE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lastRenderedPageBreak/>
        <w:t>Ngaapfuure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ipapo</w:t>
      </w:r>
      <w:proofErr w:type="spellEnd"/>
      <w:r>
        <w:rPr>
          <w:rFonts w:ascii="Arial" w:hAnsi="Arial" w:cs="Arial"/>
          <w:sz w:val="28"/>
          <w:szCs w:val="28"/>
        </w:rPr>
        <w:t xml:space="preserve"> Amen </w:t>
      </w:r>
      <w:proofErr w:type="spellStart"/>
      <w:r>
        <w:rPr>
          <w:rFonts w:ascii="Arial" w:hAnsi="Arial" w:cs="Arial"/>
          <w:sz w:val="28"/>
          <w:szCs w:val="28"/>
        </w:rPr>
        <w:t>iyeye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Ndosaka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mukaona</w:t>
      </w:r>
      <w:proofErr w:type="spellEnd"/>
      <w:r>
        <w:rPr>
          <w:rFonts w:ascii="Arial" w:hAnsi="Arial" w:cs="Arial"/>
          <w:sz w:val="28"/>
          <w:szCs w:val="28"/>
        </w:rPr>
        <w:t xml:space="preserve">, we had to sit down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titsvage</w:t>
      </w:r>
      <w:proofErr w:type="spellEnd"/>
      <w:r>
        <w:rPr>
          <w:rFonts w:ascii="Arial" w:hAnsi="Arial" w:cs="Arial"/>
          <w:sz w:val="28"/>
          <w:szCs w:val="28"/>
        </w:rPr>
        <w:t xml:space="preserve"> worship, </w:t>
      </w:r>
      <w:proofErr w:type="spellStart"/>
      <w:r>
        <w:rPr>
          <w:rFonts w:ascii="Arial" w:hAnsi="Arial" w:cs="Arial"/>
          <w:sz w:val="28"/>
          <w:szCs w:val="28"/>
        </w:rPr>
        <w:t>toita</w:t>
      </w:r>
      <w:proofErr w:type="spellEnd"/>
      <w:r>
        <w:rPr>
          <w:rFonts w:ascii="Arial" w:hAnsi="Arial" w:cs="Arial"/>
          <w:sz w:val="28"/>
          <w:szCs w:val="28"/>
        </w:rPr>
        <w:t xml:space="preserve"> worship </w:t>
      </w:r>
      <w:proofErr w:type="spellStart"/>
      <w:r>
        <w:rPr>
          <w:rFonts w:ascii="Arial" w:hAnsi="Arial" w:cs="Arial"/>
          <w:sz w:val="28"/>
          <w:szCs w:val="28"/>
        </w:rPr>
        <w:t>yakadii</w:t>
      </w:r>
      <w:proofErr w:type="spellEnd"/>
      <w:r>
        <w:rPr>
          <w:rFonts w:ascii="Arial" w:hAnsi="Arial" w:cs="Arial"/>
          <w:sz w:val="28"/>
          <w:szCs w:val="28"/>
        </w:rPr>
        <w:t>…? And we are rejoicing…</w:t>
      </w:r>
      <w:r w:rsidRPr="000C12AA">
        <w:rPr>
          <w:rFonts w:ascii="Arial" w:hAnsi="Arial" w:cs="Arial"/>
          <w:sz w:val="18"/>
          <w:szCs w:val="18"/>
        </w:rPr>
        <w:t>[Inaudible 01:04:05]</w:t>
      </w:r>
      <w:r>
        <w:rPr>
          <w:rFonts w:ascii="Arial" w:hAnsi="Arial" w:cs="Arial"/>
          <w:sz w:val="28"/>
          <w:szCs w:val="2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Nokuti</w:t>
      </w:r>
      <w:proofErr w:type="spellEnd"/>
      <w:r>
        <w:rPr>
          <w:rFonts w:ascii="Arial" w:hAnsi="Arial" w:cs="Arial"/>
          <w:sz w:val="28"/>
          <w:szCs w:val="28"/>
        </w:rPr>
        <w:t xml:space="preserve"> tanga </w:t>
      </w:r>
      <w:proofErr w:type="spellStart"/>
      <w:r>
        <w:rPr>
          <w:rFonts w:ascii="Arial" w:hAnsi="Arial" w:cs="Arial"/>
          <w:sz w:val="28"/>
          <w:szCs w:val="28"/>
        </w:rPr>
        <w:t>tangogamuchira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zvinongo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615D8">
        <w:rPr>
          <w:rFonts w:ascii="Arial" w:hAnsi="Arial" w:cs="Arial"/>
          <w:i/>
          <w:iCs/>
          <w:sz w:val="28"/>
          <w:szCs w:val="28"/>
        </w:rPr>
        <w:t>handwa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0615D8">
        <w:rPr>
          <w:rFonts w:ascii="Arial" w:hAnsi="Arial" w:cs="Arial"/>
          <w:sz w:val="18"/>
          <w:szCs w:val="18"/>
        </w:rPr>
        <w:t xml:space="preserve">[to hand over-ED] </w:t>
      </w:r>
      <w:r>
        <w:rPr>
          <w:rFonts w:ascii="Arial" w:hAnsi="Arial" w:cs="Arial"/>
          <w:sz w:val="28"/>
          <w:szCs w:val="28"/>
        </w:rPr>
        <w:t xml:space="preserve">over </w:t>
      </w:r>
      <w:proofErr w:type="spellStart"/>
      <w:r>
        <w:rPr>
          <w:rFonts w:ascii="Arial" w:hAnsi="Arial" w:cs="Arial"/>
          <w:sz w:val="28"/>
          <w:szCs w:val="28"/>
        </w:rPr>
        <w:t>kuchechi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kwana</w:t>
      </w:r>
      <w:proofErr w:type="spellEnd"/>
      <w:r>
        <w:rPr>
          <w:rFonts w:ascii="Arial" w:hAnsi="Arial" w:cs="Arial"/>
          <w:sz w:val="28"/>
          <w:szCs w:val="28"/>
        </w:rPr>
        <w:t xml:space="preserve"> Brother Billy Paul, </w:t>
      </w:r>
      <w:proofErr w:type="spellStart"/>
      <w:r>
        <w:rPr>
          <w:rFonts w:ascii="Arial" w:hAnsi="Arial" w:cs="Arial"/>
          <w:sz w:val="28"/>
          <w:szCs w:val="28"/>
        </w:rPr>
        <w:t>handi’moona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</w:p>
    <w:p w14:paraId="7B852F90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119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Tongogamuchira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zvinoitwa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</w:t>
      </w:r>
      <w:proofErr w:type="spellEnd"/>
      <w:r>
        <w:rPr>
          <w:rFonts w:ascii="Arial" w:hAnsi="Arial" w:cs="Arial"/>
          <w:sz w:val="28"/>
          <w:szCs w:val="28"/>
        </w:rPr>
        <w:t xml:space="preserve"> Brother Peary Green. Saka </w:t>
      </w:r>
      <w:proofErr w:type="spellStart"/>
      <w:r>
        <w:rPr>
          <w:rFonts w:ascii="Arial" w:hAnsi="Arial" w:cs="Arial"/>
          <w:sz w:val="28"/>
          <w:szCs w:val="28"/>
        </w:rPr>
        <w:t>ivo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ndovakaita</w:t>
      </w:r>
      <w:proofErr w:type="spellEnd"/>
      <w:r>
        <w:rPr>
          <w:rFonts w:ascii="Arial" w:hAnsi="Arial" w:cs="Arial"/>
          <w:sz w:val="28"/>
          <w:szCs w:val="28"/>
        </w:rPr>
        <w:t xml:space="preserve"> sei? Can’t we do something here? </w:t>
      </w:r>
      <w:proofErr w:type="spellStart"/>
      <w:r>
        <w:rPr>
          <w:rFonts w:ascii="Arial" w:hAnsi="Arial" w:cs="Arial"/>
          <w:sz w:val="28"/>
          <w:szCs w:val="28"/>
        </w:rPr>
        <w:t>Ndosaka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isusu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isusu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del w:id="36" w:author="Transcriber01 JHB" w:date="2025-08-27T09:01:00Z" w16du:dateUtc="2025-08-27T07:01:00Z">
        <w:r w:rsidDel="00B06FE2">
          <w:rPr>
            <w:rFonts w:ascii="Arial" w:hAnsi="Arial" w:cs="Arial"/>
            <w:sz w:val="28"/>
            <w:szCs w:val="28"/>
          </w:rPr>
          <w:delText>v</w:delText>
        </w:r>
      </w:del>
      <w:proofErr w:type="spellStart"/>
      <w:ins w:id="37" w:author="Transcriber01 JHB" w:date="2025-08-27T09:01:00Z" w16du:dateUtc="2025-08-27T07:01:00Z">
        <w:r>
          <w:rPr>
            <w:rFonts w:ascii="Arial" w:hAnsi="Arial" w:cs="Arial"/>
            <w:sz w:val="28"/>
            <w:szCs w:val="28"/>
          </w:rPr>
          <w:t>m</w:t>
        </w:r>
      </w:ins>
      <w:r>
        <w:rPr>
          <w:rFonts w:ascii="Arial" w:hAnsi="Arial" w:cs="Arial"/>
          <w:sz w:val="28"/>
          <w:szCs w:val="28"/>
        </w:rPr>
        <w:t>akaropafadzwa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vatungamirirwe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muzvinhu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zvavanoita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ava.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</w:p>
    <w:p w14:paraId="3F7EB201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120</w:t>
      </w:r>
      <w:r>
        <w:rPr>
          <w:rFonts w:ascii="Arial" w:hAnsi="Arial" w:cs="Arial"/>
          <w:sz w:val="28"/>
          <w:szCs w:val="28"/>
        </w:rPr>
        <w:t xml:space="preserve"> Hapana </w:t>
      </w:r>
      <w:proofErr w:type="spellStart"/>
      <w:r>
        <w:rPr>
          <w:rFonts w:ascii="Arial" w:hAnsi="Arial" w:cs="Arial"/>
          <w:sz w:val="28"/>
          <w:szCs w:val="28"/>
        </w:rPr>
        <w:t>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anofanira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anetseke</w:t>
      </w:r>
      <w:proofErr w:type="spellEnd"/>
      <w:r>
        <w:rPr>
          <w:rFonts w:ascii="Arial" w:hAnsi="Arial" w:cs="Arial"/>
          <w:sz w:val="28"/>
          <w:szCs w:val="28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</w:rPr>
        <w:t>chinhu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chauya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chichirumbidza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chiri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mumweya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wakanaka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chi</w:t>
      </w:r>
      <w:ins w:id="38" w:author="Transcriber01 JHB" w:date="2025-08-27T09:02:00Z" w16du:dateUtc="2025-08-27T07:02:00Z">
        <w:r>
          <w:rPr>
            <w:rFonts w:ascii="Arial" w:hAnsi="Arial" w:cs="Arial"/>
            <w:sz w:val="28"/>
            <w:szCs w:val="28"/>
          </w:rPr>
          <w:t>i</w:t>
        </w:r>
      </w:ins>
      <w:r>
        <w:rPr>
          <w:rFonts w:ascii="Arial" w:hAnsi="Arial" w:cs="Arial"/>
          <w:sz w:val="28"/>
          <w:szCs w:val="28"/>
        </w:rPr>
        <w:t>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mwoyo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wakanaka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Tinofanira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kupinda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mukurumbidza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te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tese</w:t>
      </w:r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Ndosaka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mukaona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“</w:t>
      </w:r>
      <w:proofErr w:type="spellStart"/>
      <w:r>
        <w:rPr>
          <w:rFonts w:ascii="Arial" w:hAnsi="Arial" w:cs="Arial"/>
          <w:sz w:val="28"/>
          <w:szCs w:val="28"/>
        </w:rPr>
        <w:t>Ngatijekerwe</w:t>
      </w:r>
      <w:proofErr w:type="spellEnd"/>
      <w:r>
        <w:rPr>
          <w:rFonts w:ascii="Arial" w:hAnsi="Arial" w:cs="Arial"/>
          <w:sz w:val="28"/>
          <w:szCs w:val="28"/>
        </w:rPr>
        <w:t xml:space="preserve">” </w:t>
      </w:r>
      <w:proofErr w:type="spellStart"/>
      <w:r>
        <w:rPr>
          <w:rFonts w:ascii="Arial" w:hAnsi="Arial" w:cs="Arial"/>
          <w:sz w:val="28"/>
          <w:szCs w:val="28"/>
        </w:rPr>
        <w:t>vaya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handitika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Aiwa, </w:t>
      </w:r>
      <w:proofErr w:type="spellStart"/>
      <w:r>
        <w:rPr>
          <w:rFonts w:ascii="Arial" w:hAnsi="Arial" w:cs="Arial"/>
          <w:sz w:val="28"/>
          <w:szCs w:val="28"/>
        </w:rPr>
        <w:t>inziyo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dzakanaka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dziya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0615D8">
        <w:rPr>
          <w:rFonts w:ascii="Arial" w:hAnsi="Arial" w:cs="Arial"/>
          <w:sz w:val="18"/>
          <w:szCs w:val="18"/>
        </w:rPr>
        <w:t>[Apostle sings “</w:t>
      </w:r>
      <w:proofErr w:type="spellStart"/>
      <w:r w:rsidRPr="000615D8">
        <w:rPr>
          <w:rFonts w:ascii="Arial" w:hAnsi="Arial" w:cs="Arial"/>
          <w:sz w:val="18"/>
          <w:szCs w:val="18"/>
        </w:rPr>
        <w:t>Ngatijekerwe</w:t>
      </w:r>
      <w:proofErr w:type="spellEnd"/>
      <w:r w:rsidRPr="000615D8">
        <w:rPr>
          <w:rFonts w:ascii="Arial" w:hAnsi="Arial" w:cs="Arial"/>
          <w:sz w:val="18"/>
          <w:szCs w:val="18"/>
        </w:rPr>
        <w:t>.”—ED]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7A7FB297" w14:textId="77777777" w:rsidR="005D3BDE" w:rsidRPr="00C83E55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 w:rsidRPr="00C83E55">
        <w:rPr>
          <w:rFonts w:ascii="Arial" w:hAnsi="Arial" w:cs="Arial"/>
          <w:i/>
          <w:iCs/>
          <w:sz w:val="28"/>
          <w:szCs w:val="28"/>
        </w:rPr>
        <w:t>Ngatijekerwe</w:t>
      </w:r>
      <w:proofErr w:type="spellEnd"/>
      <w:r w:rsidRPr="00C83E55">
        <w:rPr>
          <w:rFonts w:ascii="Arial" w:hAnsi="Arial" w:cs="Arial"/>
          <w:i/>
          <w:iCs/>
          <w:sz w:val="28"/>
          <w:szCs w:val="28"/>
        </w:rPr>
        <w:t xml:space="preserve"> (</w:t>
      </w:r>
      <w:proofErr w:type="spellStart"/>
      <w:r w:rsidRPr="00C83E55">
        <w:rPr>
          <w:rFonts w:ascii="Arial" w:hAnsi="Arial" w:cs="Arial"/>
          <w:i/>
          <w:iCs/>
          <w:sz w:val="28"/>
          <w:szCs w:val="28"/>
        </w:rPr>
        <w:t>ngatijekerwe</w:t>
      </w:r>
      <w:proofErr w:type="spellEnd"/>
      <w:r w:rsidRPr="00C83E55">
        <w:rPr>
          <w:rFonts w:ascii="Arial" w:hAnsi="Arial" w:cs="Arial"/>
          <w:i/>
          <w:iCs/>
          <w:sz w:val="28"/>
          <w:szCs w:val="28"/>
        </w:rPr>
        <w:t>)</w:t>
      </w:r>
    </w:p>
    <w:p w14:paraId="0FF35015" w14:textId="77777777" w:rsidR="005D3BDE" w:rsidRPr="00C83E55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 w:rsidRPr="00C83E55">
        <w:rPr>
          <w:rFonts w:ascii="Arial" w:hAnsi="Arial" w:cs="Arial"/>
          <w:i/>
          <w:iCs/>
          <w:sz w:val="28"/>
          <w:szCs w:val="28"/>
        </w:rPr>
        <w:t>Ngatijekerwe</w:t>
      </w:r>
      <w:proofErr w:type="spellEnd"/>
      <w:r w:rsidRPr="00C83E55">
        <w:rPr>
          <w:rFonts w:ascii="Arial" w:hAnsi="Arial" w:cs="Arial"/>
          <w:i/>
          <w:iCs/>
          <w:sz w:val="28"/>
          <w:szCs w:val="28"/>
        </w:rPr>
        <w:t xml:space="preserve"> (</w:t>
      </w:r>
      <w:proofErr w:type="spellStart"/>
      <w:r w:rsidRPr="00C83E55">
        <w:rPr>
          <w:rFonts w:ascii="Arial" w:hAnsi="Arial" w:cs="Arial"/>
          <w:i/>
          <w:iCs/>
          <w:sz w:val="28"/>
          <w:szCs w:val="28"/>
        </w:rPr>
        <w:t>ngatijekerwe</w:t>
      </w:r>
      <w:proofErr w:type="spellEnd"/>
      <w:r w:rsidRPr="00C83E55">
        <w:rPr>
          <w:rFonts w:ascii="Arial" w:hAnsi="Arial" w:cs="Arial"/>
          <w:i/>
          <w:iCs/>
          <w:sz w:val="28"/>
          <w:szCs w:val="28"/>
        </w:rPr>
        <w:t>)</w:t>
      </w:r>
    </w:p>
    <w:p w14:paraId="0453E79C" w14:textId="77777777" w:rsidR="005D3BDE" w:rsidRPr="00C83E55" w:rsidRDefault="005D3BDE" w:rsidP="005D3BDE">
      <w:pPr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 w:rsidRPr="00C83E55">
        <w:rPr>
          <w:rFonts w:ascii="Arial" w:hAnsi="Arial" w:cs="Arial"/>
          <w:i/>
          <w:iCs/>
          <w:sz w:val="28"/>
          <w:szCs w:val="28"/>
        </w:rPr>
        <w:t>Ngatijekerwe</w:t>
      </w:r>
      <w:proofErr w:type="spellEnd"/>
      <w:r w:rsidRPr="00C83E55">
        <w:rPr>
          <w:rFonts w:ascii="Arial" w:hAnsi="Arial" w:cs="Arial"/>
          <w:i/>
          <w:iCs/>
          <w:sz w:val="28"/>
          <w:szCs w:val="28"/>
        </w:rPr>
        <w:t xml:space="preserve"> (</w:t>
      </w:r>
      <w:proofErr w:type="spellStart"/>
      <w:r w:rsidRPr="00C83E55">
        <w:rPr>
          <w:rFonts w:ascii="Arial" w:hAnsi="Arial" w:cs="Arial"/>
          <w:i/>
          <w:iCs/>
          <w:sz w:val="28"/>
          <w:szCs w:val="28"/>
        </w:rPr>
        <w:t>ngatijekerwe</w:t>
      </w:r>
      <w:proofErr w:type="spellEnd"/>
      <w:r w:rsidRPr="00C83E55">
        <w:rPr>
          <w:rFonts w:ascii="Arial" w:hAnsi="Arial" w:cs="Arial"/>
          <w:i/>
          <w:iCs/>
          <w:sz w:val="28"/>
          <w:szCs w:val="28"/>
        </w:rPr>
        <w:t>)…</w:t>
      </w:r>
    </w:p>
    <w:p w14:paraId="21E90512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121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Handi’muri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kuzviona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hama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</w:t>
      </w:r>
      <w:ins w:id="39" w:author="Transcriber01 JHB" w:date="2025-08-28T08:56:00Z" w16du:dateUtc="2025-08-28T06:56:00Z">
        <w:r>
          <w:rPr>
            <w:rFonts w:ascii="Arial" w:hAnsi="Arial" w:cs="Arial"/>
            <w:sz w:val="28"/>
            <w:szCs w:val="28"/>
          </w:rPr>
          <w:t>ndi</w:t>
        </w:r>
      </w:ins>
      <w:r>
        <w:rPr>
          <w:rFonts w:ascii="Arial" w:hAnsi="Arial" w:cs="Arial"/>
          <w:sz w:val="28"/>
          <w:szCs w:val="28"/>
        </w:rPr>
        <w:t>’moona</w:t>
      </w:r>
      <w:proofErr w:type="spellEnd"/>
      <w:r>
        <w:rPr>
          <w:rFonts w:ascii="Arial" w:hAnsi="Arial" w:cs="Arial"/>
          <w:sz w:val="28"/>
          <w:szCs w:val="28"/>
        </w:rPr>
        <w:t>?</w:t>
      </w:r>
      <w:r w:rsidRPr="00C83E55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yakanaka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chaizvo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Ha’moona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Zvokuti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uchinyatsoona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murume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uyo</w:t>
      </w:r>
      <w:proofErr w:type="spellEnd"/>
      <w:r>
        <w:rPr>
          <w:rFonts w:ascii="Arial" w:hAnsi="Arial" w:cs="Arial"/>
          <w:sz w:val="28"/>
          <w:szCs w:val="28"/>
        </w:rPr>
        <w:t xml:space="preserve"> ka </w:t>
      </w:r>
      <w:proofErr w:type="spellStart"/>
      <w:r>
        <w:rPr>
          <w:rFonts w:ascii="Arial" w:hAnsi="Arial" w:cs="Arial"/>
          <w:sz w:val="28"/>
          <w:szCs w:val="28"/>
        </w:rPr>
        <w:t>uyu</w:t>
      </w:r>
      <w:proofErr w:type="spellEnd"/>
      <w:ins w:id="40" w:author="Transcriber01 JHB" w:date="2025-08-28T08:57:00Z" w16du:dateUtc="2025-08-28T06:57:00Z">
        <w:r>
          <w:rPr>
            <w:rFonts w:ascii="Arial" w:hAnsi="Arial" w:cs="Arial"/>
            <w:sz w:val="28"/>
            <w:szCs w:val="28"/>
          </w:rPr>
          <w:t>,</w:t>
        </w:r>
      </w:ins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dai</w:t>
      </w:r>
      <w:proofErr w:type="spellEnd"/>
      <w:r>
        <w:rPr>
          <w:rFonts w:ascii="Arial" w:hAnsi="Arial" w:cs="Arial"/>
          <w:sz w:val="28"/>
          <w:szCs w:val="28"/>
        </w:rPr>
        <w:t xml:space="preserve"> tanga </w:t>
      </w:r>
      <w:proofErr w:type="spellStart"/>
      <w:r>
        <w:rPr>
          <w:rFonts w:ascii="Arial" w:hAnsi="Arial" w:cs="Arial"/>
          <w:sz w:val="28"/>
          <w:szCs w:val="28"/>
        </w:rPr>
        <w:t>tajekerwa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nokuti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vasina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kujekerwa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vakawanda</w:t>
      </w:r>
      <w:proofErr w:type="spellEnd"/>
      <w:r>
        <w:rPr>
          <w:rFonts w:ascii="Arial" w:hAnsi="Arial" w:cs="Arial"/>
          <w:sz w:val="28"/>
          <w:szCs w:val="28"/>
        </w:rPr>
        <w:t xml:space="preserve"> chai…?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chaizvo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Vari </w:t>
      </w:r>
      <w:proofErr w:type="spellStart"/>
      <w:r>
        <w:rPr>
          <w:rFonts w:ascii="Arial" w:hAnsi="Arial" w:cs="Arial"/>
          <w:sz w:val="28"/>
          <w:szCs w:val="28"/>
        </w:rPr>
        <w:t>kungotevera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gundamusaira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Kungouya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chete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kuzongogara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muChechi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Ndosaka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isusu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vaMwari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isusu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umu</w:t>
      </w:r>
      <w:proofErr w:type="spellEnd"/>
      <w:r>
        <w:rPr>
          <w:rFonts w:ascii="Arial" w:hAnsi="Arial" w:cs="Arial"/>
          <w:sz w:val="28"/>
          <w:szCs w:val="28"/>
        </w:rPr>
        <w:t xml:space="preserve">, we are the Church of the first borns.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Tofanira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 xml:space="preserve"> introducer </w:t>
      </w:r>
      <w:proofErr w:type="spellStart"/>
      <w:r>
        <w:rPr>
          <w:rFonts w:ascii="Arial" w:hAnsi="Arial" w:cs="Arial"/>
          <w:sz w:val="28"/>
          <w:szCs w:val="28"/>
        </w:rPr>
        <w:t>zvinhu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zvinyowani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dzo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dzose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</w:p>
    <w:p w14:paraId="03743C44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 xml:space="preserve">122 </w:t>
      </w:r>
      <w:r>
        <w:rPr>
          <w:rFonts w:ascii="Arial" w:hAnsi="Arial" w:cs="Arial"/>
          <w:sz w:val="28"/>
          <w:szCs w:val="28"/>
        </w:rPr>
        <w:t xml:space="preserve">Early church structure, </w:t>
      </w:r>
      <w:proofErr w:type="spellStart"/>
      <w:r>
        <w:rPr>
          <w:rFonts w:ascii="Arial" w:hAnsi="Arial" w:cs="Arial"/>
          <w:sz w:val="28"/>
          <w:szCs w:val="28"/>
        </w:rPr>
        <w:t>akaitanga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ndiani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tisu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Marriage and divorce, </w:t>
      </w:r>
      <w:proofErr w:type="spellStart"/>
      <w:r>
        <w:rPr>
          <w:rFonts w:ascii="Arial" w:hAnsi="Arial" w:cs="Arial"/>
          <w:sz w:val="28"/>
          <w:szCs w:val="28"/>
        </w:rPr>
        <w:t>vakaitanga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ndivanani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tisu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Way of worship </w:t>
      </w:r>
      <w:proofErr w:type="spellStart"/>
      <w:r>
        <w:rPr>
          <w:rFonts w:ascii="Arial" w:hAnsi="Arial" w:cs="Arial"/>
          <w:sz w:val="28"/>
          <w:szCs w:val="28"/>
        </w:rPr>
        <w:t>yatiri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kutanga</w:t>
      </w:r>
      <w:proofErr w:type="spellEnd"/>
      <w:r>
        <w:rPr>
          <w:rFonts w:ascii="Arial" w:hAnsi="Arial" w:cs="Arial"/>
          <w:sz w:val="28"/>
          <w:szCs w:val="28"/>
        </w:rPr>
        <w:t xml:space="preserve"> iyi </w:t>
      </w:r>
      <w:proofErr w:type="spellStart"/>
      <w:r>
        <w:rPr>
          <w:rFonts w:ascii="Arial" w:hAnsi="Arial" w:cs="Arial"/>
          <w:sz w:val="28"/>
          <w:szCs w:val="28"/>
        </w:rPr>
        <w:t>ichateedzerwa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ve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vese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Hakuna </w:t>
      </w:r>
      <w:proofErr w:type="spellStart"/>
      <w:r>
        <w:rPr>
          <w:rFonts w:ascii="Arial" w:hAnsi="Arial" w:cs="Arial"/>
          <w:sz w:val="28"/>
          <w:szCs w:val="28"/>
        </w:rPr>
        <w:t>chatisingatange</w:t>
      </w:r>
      <w:proofErr w:type="spellEnd"/>
      <w:r>
        <w:rPr>
          <w:rFonts w:ascii="Arial" w:hAnsi="Arial" w:cs="Arial"/>
          <w:sz w:val="28"/>
          <w:szCs w:val="28"/>
        </w:rPr>
        <w:t xml:space="preserve">. Hymn book </w:t>
      </w:r>
      <w:proofErr w:type="spellStart"/>
      <w:r>
        <w:rPr>
          <w:rFonts w:ascii="Arial" w:hAnsi="Arial" w:cs="Arial"/>
          <w:sz w:val="28"/>
          <w:szCs w:val="28"/>
        </w:rPr>
        <w:t>yedu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tichaita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nyowani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ndisu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454C11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Ukaona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kwaakuitwa</w:t>
      </w:r>
      <w:proofErr w:type="spellEnd"/>
      <w:r>
        <w:rPr>
          <w:rFonts w:ascii="Arial" w:hAnsi="Arial" w:cs="Arial"/>
          <w:sz w:val="28"/>
          <w:szCs w:val="28"/>
        </w:rPr>
        <w:t xml:space="preserve"> ma convention anywhere </w:t>
      </w:r>
      <w:proofErr w:type="spellStart"/>
      <w:r>
        <w:rPr>
          <w:rFonts w:ascii="Arial" w:hAnsi="Arial" w:cs="Arial"/>
          <w:sz w:val="28"/>
          <w:szCs w:val="28"/>
        </w:rPr>
        <w:t>kunenge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kwaakuitwa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vanenge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vachiteedzera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isusu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Tiri Kereke </w:t>
      </w:r>
      <w:proofErr w:type="spellStart"/>
      <w:r>
        <w:rPr>
          <w:rFonts w:ascii="Arial" w:hAnsi="Arial" w:cs="Arial"/>
          <w:sz w:val="28"/>
          <w:szCs w:val="28"/>
        </w:rPr>
        <w:t>yematangwe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</w:p>
    <w:p w14:paraId="1D389D13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lastRenderedPageBreak/>
        <w:t>123</w:t>
      </w:r>
      <w:r>
        <w:rPr>
          <w:rFonts w:ascii="Arial" w:hAnsi="Arial" w:cs="Arial"/>
          <w:sz w:val="28"/>
          <w:szCs w:val="28"/>
        </w:rPr>
        <w:t xml:space="preserve"> I right </w:t>
      </w:r>
      <w:proofErr w:type="spellStart"/>
      <w:r>
        <w:rPr>
          <w:rFonts w:ascii="Arial" w:hAnsi="Arial" w:cs="Arial"/>
          <w:sz w:val="28"/>
          <w:szCs w:val="28"/>
        </w:rPr>
        <w:t>yevatsvene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iyoyo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Ndo right </w:t>
      </w:r>
      <w:proofErr w:type="spellStart"/>
      <w:r>
        <w:rPr>
          <w:rFonts w:ascii="Arial" w:hAnsi="Arial" w:cs="Arial"/>
          <w:sz w:val="28"/>
          <w:szCs w:val="28"/>
        </w:rPr>
        <w:t>yevatsvene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yakazara</w:t>
      </w:r>
      <w:proofErr w:type="spellEnd"/>
      <w:r>
        <w:rPr>
          <w:rFonts w:ascii="Arial" w:hAnsi="Arial" w:cs="Arial"/>
          <w:sz w:val="28"/>
          <w:szCs w:val="28"/>
        </w:rPr>
        <w:t xml:space="preserve"> chaiyo </w:t>
      </w:r>
      <w:proofErr w:type="spellStart"/>
      <w:r>
        <w:rPr>
          <w:rFonts w:ascii="Arial" w:hAnsi="Arial" w:cs="Arial"/>
          <w:sz w:val="28"/>
          <w:szCs w:val="28"/>
        </w:rPr>
        <w:t>chaiyo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iyoyo</w:t>
      </w:r>
      <w:proofErr w:type="spellEnd"/>
      <w:r>
        <w:rPr>
          <w:rFonts w:ascii="Arial" w:hAnsi="Arial" w:cs="Arial"/>
          <w:sz w:val="28"/>
          <w:szCs w:val="28"/>
        </w:rPr>
        <w:t xml:space="preserve">. Toda </w:t>
      </w:r>
      <w:proofErr w:type="spellStart"/>
      <w:r>
        <w:rPr>
          <w:rFonts w:ascii="Arial" w:hAnsi="Arial" w:cs="Arial"/>
          <w:sz w:val="28"/>
          <w:szCs w:val="28"/>
        </w:rPr>
        <w:t>kutanga</w:t>
      </w:r>
      <w:proofErr w:type="spellEnd"/>
      <w:r>
        <w:rPr>
          <w:rFonts w:ascii="Arial" w:hAnsi="Arial" w:cs="Arial"/>
          <w:sz w:val="28"/>
          <w:szCs w:val="28"/>
        </w:rPr>
        <w:t xml:space="preserve">…Tais–ta </w:t>
      </w:r>
      <w:proofErr w:type="spellStart"/>
      <w:r>
        <w:rPr>
          <w:rFonts w:ascii="Arial" w:hAnsi="Arial" w:cs="Arial"/>
          <w:sz w:val="28"/>
          <w:szCs w:val="28"/>
        </w:rPr>
        <w:t>zvinhu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isusu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taropafadzwa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tavaka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dzedu</w:t>
      </w:r>
      <w:proofErr w:type="spellEnd"/>
      <w:r>
        <w:rPr>
          <w:rFonts w:ascii="Arial" w:hAnsi="Arial" w:cs="Arial"/>
          <w:sz w:val="28"/>
          <w:szCs w:val="28"/>
        </w:rPr>
        <w:t xml:space="preserve">…Iyo </w:t>
      </w:r>
      <w:proofErr w:type="spellStart"/>
      <w:r>
        <w:rPr>
          <w:rFonts w:ascii="Arial" w:hAnsi="Arial" w:cs="Arial"/>
          <w:sz w:val="28"/>
          <w:szCs w:val="28"/>
        </w:rPr>
        <w:t>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inofanira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4411DB">
        <w:rPr>
          <w:rFonts w:ascii="Arial" w:hAnsi="Arial" w:cs="Arial"/>
          <w:i/>
          <w:iCs/>
          <w:sz w:val="28"/>
          <w:szCs w:val="28"/>
        </w:rPr>
        <w:t>improve-</w:t>
      </w:r>
      <w:proofErr w:type="spellStart"/>
      <w:r w:rsidRPr="004411DB">
        <w:rPr>
          <w:rFonts w:ascii="Arial" w:hAnsi="Arial" w:cs="Arial"/>
          <w:i/>
          <w:iCs/>
          <w:sz w:val="28"/>
          <w:szCs w:val="28"/>
        </w:rPr>
        <w:t>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EE671E">
        <w:rPr>
          <w:rFonts w:ascii="Arial" w:hAnsi="Arial" w:cs="Arial"/>
          <w:sz w:val="18"/>
          <w:szCs w:val="18"/>
        </w:rPr>
        <w:t xml:space="preserve">[to be improved—ED] </w:t>
      </w:r>
      <w:proofErr w:type="spellStart"/>
      <w:r>
        <w:rPr>
          <w:rFonts w:ascii="Arial" w:hAnsi="Arial" w:cs="Arial"/>
          <w:sz w:val="28"/>
          <w:szCs w:val="28"/>
        </w:rPr>
        <w:t>zvakanyanya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fani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Tinofanira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kupaza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kumasure</w:t>
      </w:r>
      <w:proofErr w:type="spellEnd"/>
      <w:r>
        <w:rPr>
          <w:rFonts w:ascii="Arial" w:hAnsi="Arial" w:cs="Arial"/>
          <w:sz w:val="28"/>
          <w:szCs w:val="28"/>
        </w:rPr>
        <w:t xml:space="preserve"> uku, </w:t>
      </w:r>
      <w:proofErr w:type="spellStart"/>
      <w:r>
        <w:rPr>
          <w:rFonts w:ascii="Arial" w:hAnsi="Arial" w:cs="Arial"/>
          <w:sz w:val="28"/>
          <w:szCs w:val="28"/>
        </w:rPr>
        <w:t>topaza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 xml:space="preserve"> stage </w:t>
      </w:r>
      <w:proofErr w:type="spellStart"/>
      <w:r>
        <w:rPr>
          <w:rFonts w:ascii="Arial" w:hAnsi="Arial" w:cs="Arial"/>
          <w:sz w:val="28"/>
          <w:szCs w:val="28"/>
        </w:rPr>
        <w:t>kuno</w:t>
      </w:r>
      <w:del w:id="41" w:author="Transcriber01 JHB" w:date="2025-08-28T09:01:00Z" w16du:dateUtc="2025-08-28T07:01:00Z">
        <w:r w:rsidDel="005E2E35">
          <w:rPr>
            <w:rFonts w:ascii="Arial" w:hAnsi="Arial" w:cs="Arial"/>
            <w:sz w:val="28"/>
            <w:szCs w:val="28"/>
          </w:rPr>
          <w:delText xml:space="preserve"> u</w:delText>
        </w:r>
      </w:del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665AF">
        <w:rPr>
          <w:rFonts w:ascii="Arial" w:hAnsi="Arial" w:cs="Arial"/>
          <w:sz w:val="28"/>
          <w:szCs w:val="28"/>
        </w:rPr>
        <w:t>Muchaona</w:t>
      </w:r>
      <w:proofErr w:type="spellEnd"/>
      <w:r w:rsidRPr="00B665AF">
        <w:rPr>
          <w:rFonts w:ascii="Arial" w:hAnsi="Arial" w:cs="Arial"/>
          <w:sz w:val="28"/>
          <w:szCs w:val="28"/>
        </w:rPr>
        <w:t xml:space="preserve"> kana tai–</w:t>
      </w:r>
      <w:proofErr w:type="spellStart"/>
      <w:r w:rsidRPr="00B665AF">
        <w:rPr>
          <w:rFonts w:ascii="Arial" w:hAnsi="Arial" w:cs="Arial"/>
          <w:sz w:val="28"/>
          <w:szCs w:val="28"/>
        </w:rPr>
        <w:t>taigadzira</w:t>
      </w:r>
      <w:proofErr w:type="spellEnd"/>
      <w:r w:rsidRPr="00B665AF">
        <w:rPr>
          <w:rFonts w:ascii="Arial" w:hAnsi="Arial" w:cs="Arial"/>
          <w:sz w:val="28"/>
          <w:szCs w:val="28"/>
        </w:rPr>
        <w:t xml:space="preserve">. Stage </w:t>
      </w:r>
      <w:proofErr w:type="spellStart"/>
      <w:r w:rsidRPr="00B665AF">
        <w:rPr>
          <w:rFonts w:ascii="Arial" w:hAnsi="Arial" w:cs="Arial"/>
          <w:sz w:val="28"/>
          <w:szCs w:val="28"/>
        </w:rPr>
        <w:t>inenge</w:t>
      </w:r>
      <w:proofErr w:type="spellEnd"/>
      <w:r w:rsidRPr="00B665A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665AF">
        <w:rPr>
          <w:rFonts w:ascii="Arial" w:hAnsi="Arial" w:cs="Arial"/>
          <w:sz w:val="28"/>
          <w:szCs w:val="28"/>
        </w:rPr>
        <w:t>yachinja</w:t>
      </w:r>
      <w:proofErr w:type="spellEnd"/>
      <w:r w:rsidRPr="00B665A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665AF">
        <w:rPr>
          <w:rFonts w:ascii="Arial" w:hAnsi="Arial" w:cs="Arial"/>
          <w:sz w:val="28"/>
          <w:szCs w:val="28"/>
        </w:rPr>
        <w:t>ku</w:t>
      </w:r>
      <w:proofErr w:type="spellEnd"/>
      <w:r w:rsidRPr="00B665AF">
        <w:rPr>
          <w:rFonts w:ascii="Arial" w:hAnsi="Arial" w:cs="Arial"/>
          <w:sz w:val="28"/>
          <w:szCs w:val="28"/>
        </w:rPr>
        <w:t xml:space="preserve"> front uku. </w:t>
      </w:r>
      <w:proofErr w:type="spellStart"/>
      <w:r w:rsidRPr="00756933">
        <w:rPr>
          <w:rFonts w:ascii="Arial" w:hAnsi="Arial" w:cs="Arial"/>
          <w:sz w:val="28"/>
          <w:szCs w:val="28"/>
        </w:rPr>
        <w:t>Taane</w:t>
      </w:r>
      <w:proofErr w:type="spellEnd"/>
      <w:r w:rsidRPr="0075693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56933">
        <w:rPr>
          <w:rFonts w:ascii="Arial" w:hAnsi="Arial" w:cs="Arial"/>
          <w:sz w:val="28"/>
          <w:szCs w:val="28"/>
        </w:rPr>
        <w:t>dzimwe</w:t>
      </w:r>
      <w:proofErr w:type="spellEnd"/>
      <w:r w:rsidRPr="0075693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56933">
        <w:rPr>
          <w:rFonts w:ascii="Arial" w:hAnsi="Arial" w:cs="Arial"/>
          <w:sz w:val="28"/>
          <w:szCs w:val="28"/>
        </w:rPr>
        <w:t>pfungwa</w:t>
      </w:r>
      <w:proofErr w:type="spellEnd"/>
      <w:r w:rsidRPr="0075693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56933">
        <w:rPr>
          <w:rFonts w:ascii="Arial" w:hAnsi="Arial" w:cs="Arial"/>
          <w:sz w:val="28"/>
          <w:szCs w:val="28"/>
        </w:rPr>
        <w:t>dziri</w:t>
      </w:r>
      <w:proofErr w:type="spellEnd"/>
      <w:r w:rsidRPr="0075693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56933">
        <w:rPr>
          <w:rFonts w:ascii="Arial" w:hAnsi="Arial" w:cs="Arial"/>
          <w:sz w:val="28"/>
          <w:szCs w:val="28"/>
        </w:rPr>
        <w:t>kuenderana</w:t>
      </w:r>
      <w:proofErr w:type="spellEnd"/>
      <w:r w:rsidRPr="0075693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56933">
        <w:rPr>
          <w:rFonts w:ascii="Arial" w:hAnsi="Arial" w:cs="Arial"/>
          <w:sz w:val="28"/>
          <w:szCs w:val="28"/>
        </w:rPr>
        <w:t>nenguva</w:t>
      </w:r>
      <w:proofErr w:type="spellEnd"/>
      <w:r w:rsidRPr="0075693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56933">
        <w:rPr>
          <w:rFonts w:ascii="Arial" w:hAnsi="Arial" w:cs="Arial"/>
          <w:sz w:val="28"/>
          <w:szCs w:val="28"/>
        </w:rPr>
        <w:t>yatiri</w:t>
      </w:r>
      <w:proofErr w:type="spellEnd"/>
      <w:r w:rsidRPr="0075693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56933">
        <w:rPr>
          <w:rFonts w:ascii="Arial" w:hAnsi="Arial" w:cs="Arial"/>
          <w:sz w:val="28"/>
          <w:szCs w:val="28"/>
        </w:rPr>
        <w:t>kurarama</w:t>
      </w:r>
      <w:proofErr w:type="spellEnd"/>
      <w:r w:rsidRPr="00756933">
        <w:rPr>
          <w:rFonts w:ascii="Arial" w:hAnsi="Arial" w:cs="Arial"/>
          <w:sz w:val="28"/>
          <w:szCs w:val="28"/>
        </w:rPr>
        <w:t>.</w:t>
      </w:r>
      <w:r w:rsidRPr="00756933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Amen.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</w:p>
    <w:p w14:paraId="1FEEA75D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124</w:t>
      </w:r>
      <w:r>
        <w:rPr>
          <w:rFonts w:ascii="Arial" w:hAnsi="Arial" w:cs="Arial"/>
          <w:sz w:val="28"/>
          <w:szCs w:val="28"/>
        </w:rPr>
        <w:t xml:space="preserve"> Toda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irebe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inosvika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kunze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chaiko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chaiko</w:t>
      </w:r>
      <w:proofErr w:type="spellEnd"/>
      <w:r>
        <w:rPr>
          <w:rFonts w:ascii="Arial" w:hAnsi="Arial" w:cs="Arial"/>
          <w:sz w:val="28"/>
          <w:szCs w:val="28"/>
        </w:rPr>
        <w:t xml:space="preserve"> uku, </w:t>
      </w:r>
      <w:proofErr w:type="spellStart"/>
      <w:r>
        <w:rPr>
          <w:rFonts w:ascii="Arial" w:hAnsi="Arial" w:cs="Arial"/>
          <w:sz w:val="28"/>
          <w:szCs w:val="28"/>
        </w:rPr>
        <w:t>kutumiti</w:t>
      </w:r>
      <w:proofErr w:type="spellEnd"/>
      <w:r>
        <w:rPr>
          <w:rFonts w:ascii="Arial" w:hAnsi="Arial" w:cs="Arial"/>
          <w:sz w:val="28"/>
          <w:szCs w:val="28"/>
        </w:rPr>
        <w:t xml:space="preserve"> utu, </w:t>
      </w:r>
      <w:proofErr w:type="spellStart"/>
      <w:r>
        <w:rPr>
          <w:rFonts w:ascii="Arial" w:hAnsi="Arial" w:cs="Arial"/>
          <w:sz w:val="28"/>
          <w:szCs w:val="28"/>
        </w:rPr>
        <w:t>tuduku</w:t>
      </w:r>
      <w:proofErr w:type="spellEnd"/>
      <w:r>
        <w:rPr>
          <w:rFonts w:ascii="Arial" w:hAnsi="Arial" w:cs="Arial"/>
          <w:sz w:val="28"/>
          <w:szCs w:val="28"/>
        </w:rPr>
        <w:t xml:space="preserve"> utu. Then </w:t>
      </w:r>
      <w:proofErr w:type="spellStart"/>
      <w:r>
        <w:rPr>
          <w:rFonts w:ascii="Arial" w:hAnsi="Arial" w:cs="Arial"/>
          <w:sz w:val="28"/>
          <w:szCs w:val="28"/>
        </w:rPr>
        <w:t>toirova</w:t>
      </w:r>
      <w:proofErr w:type="spellEnd"/>
      <w:r>
        <w:rPr>
          <w:rFonts w:ascii="Arial" w:hAnsi="Arial" w:cs="Arial"/>
          <w:sz w:val="28"/>
          <w:szCs w:val="28"/>
        </w:rPr>
        <w:t xml:space="preserve"> zvakanaka </w:t>
      </w:r>
      <w:proofErr w:type="spellStart"/>
      <w:r>
        <w:rPr>
          <w:rFonts w:ascii="Arial" w:hAnsi="Arial" w:cs="Arial"/>
          <w:sz w:val="28"/>
          <w:szCs w:val="28"/>
        </w:rPr>
        <w:t>mukati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muno</w:t>
      </w:r>
      <w:del w:id="42" w:author="Transcriber01 JHB" w:date="2025-08-28T09:01:00Z" w16du:dateUtc="2025-08-28T07:01:00Z">
        <w:r w:rsidDel="007B5ECC">
          <w:rPr>
            <w:rFonts w:ascii="Arial" w:hAnsi="Arial" w:cs="Arial"/>
            <w:sz w:val="28"/>
            <w:szCs w:val="28"/>
          </w:rPr>
          <w:delText xml:space="preserve"> u</w:delText>
        </w:r>
      </w:del>
      <w:r>
        <w:rPr>
          <w:rFonts w:ascii="Arial" w:hAnsi="Arial" w:cs="Arial"/>
          <w:sz w:val="28"/>
          <w:szCs w:val="28"/>
        </w:rPr>
        <w:t>mu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manje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umu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kuyigadzira</w:t>
      </w:r>
      <w:proofErr w:type="spellEnd"/>
      <w:r>
        <w:rPr>
          <w:rFonts w:ascii="Arial" w:hAnsi="Arial" w:cs="Arial"/>
          <w:sz w:val="28"/>
          <w:szCs w:val="28"/>
        </w:rPr>
        <w:t xml:space="preserve"> zvakanaka </w:t>
      </w:r>
      <w:proofErr w:type="spellStart"/>
      <w:r>
        <w:rPr>
          <w:rFonts w:ascii="Arial" w:hAnsi="Arial" w:cs="Arial"/>
          <w:sz w:val="28"/>
          <w:szCs w:val="28"/>
        </w:rPr>
        <w:t>muno</w:t>
      </w:r>
      <w:proofErr w:type="spellEnd"/>
      <w:ins w:id="43" w:author="Transcriber01 JHB" w:date="2025-08-28T09:02:00Z" w16du:dateUtc="2025-08-28T07:02:00Z">
        <w:r>
          <w:rPr>
            <w:rFonts w:ascii="Arial" w:hAnsi="Arial" w:cs="Arial"/>
            <w:sz w:val="28"/>
            <w:szCs w:val="28"/>
          </w:rPr>
          <w:t>.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44" w:author="Transcriber01 JHB" w:date="2025-08-28T09:02:00Z" w16du:dateUtc="2025-08-28T07:02:00Z">
        <w:r w:rsidDel="007B5ECC">
          <w:rPr>
            <w:rFonts w:ascii="Arial" w:hAnsi="Arial" w:cs="Arial"/>
            <w:sz w:val="28"/>
            <w:szCs w:val="28"/>
          </w:rPr>
          <w:delText>umu</w:delText>
        </w:r>
        <w:r w:rsidDel="001F2870">
          <w:rPr>
            <w:rFonts w:ascii="Arial" w:hAnsi="Arial" w:cs="Arial"/>
            <w:sz w:val="28"/>
            <w:szCs w:val="28"/>
          </w:rPr>
          <w:delText>.</w:delText>
        </w:r>
      </w:del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Zvokuti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kacho</w:t>
      </w:r>
      <w:proofErr w:type="spellEnd"/>
      <w:r>
        <w:rPr>
          <w:rFonts w:ascii="Arial" w:hAnsi="Arial" w:cs="Arial"/>
          <w:sz w:val="28"/>
          <w:szCs w:val="28"/>
        </w:rPr>
        <w:t xml:space="preserve"> ka–</w:t>
      </w:r>
      <w:proofErr w:type="spellStart"/>
      <w:r>
        <w:rPr>
          <w:rFonts w:ascii="Arial" w:hAnsi="Arial" w:cs="Arial"/>
          <w:sz w:val="28"/>
          <w:szCs w:val="28"/>
        </w:rPr>
        <w:t>patinenge</w:t>
      </w:r>
      <w:proofErr w:type="spellEnd"/>
      <w:r>
        <w:rPr>
          <w:rFonts w:ascii="Arial" w:hAnsi="Arial" w:cs="Arial"/>
          <w:sz w:val="28"/>
          <w:szCs w:val="28"/>
        </w:rPr>
        <w:t xml:space="preserve">…Toda dance floor, </w:t>
      </w:r>
      <w:proofErr w:type="spellStart"/>
      <w:r>
        <w:rPr>
          <w:rFonts w:ascii="Arial" w:hAnsi="Arial" w:cs="Arial"/>
          <w:sz w:val="28"/>
          <w:szCs w:val="28"/>
        </w:rPr>
        <w:t>pekuti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vakanakidzwa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kutamba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vanota</w:t>
      </w:r>
      <w:proofErr w:type="spellEnd"/>
      <w:r>
        <w:rPr>
          <w:rFonts w:ascii="Arial" w:hAnsi="Arial" w:cs="Arial"/>
          <w:sz w:val="28"/>
          <w:szCs w:val="28"/>
        </w:rPr>
        <w:t>…?</w:t>
      </w:r>
      <w:ins w:id="45" w:author="Transcriber01 JHB" w:date="2025-08-28T09:02:00Z" w16du:dateUtc="2025-08-28T07:02:00Z">
        <w:r>
          <w:rPr>
            <w:rFonts w:ascii="Arial" w:hAnsi="Arial" w:cs="Arial"/>
            <w:sz w:val="28"/>
            <w:szCs w:val="28"/>
          </w:rPr>
          <w:t xml:space="preserve"> </w:t>
        </w:r>
      </w:ins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vanotamba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Pane ma instruments </w:t>
      </w:r>
      <w:proofErr w:type="spellStart"/>
      <w:r>
        <w:rPr>
          <w:rFonts w:ascii="Arial" w:hAnsi="Arial" w:cs="Arial"/>
          <w:sz w:val="28"/>
          <w:szCs w:val="28"/>
        </w:rPr>
        <w:t>pavo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vo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voga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imba</w:t>
      </w:r>
      <w:proofErr w:type="spellEnd"/>
      <w:r>
        <w:rPr>
          <w:rFonts w:ascii="Arial" w:hAnsi="Arial" w:cs="Arial"/>
          <w:sz w:val="28"/>
          <w:szCs w:val="28"/>
        </w:rPr>
        <w:t xml:space="preserve"> ma item </w:t>
      </w:r>
      <w:proofErr w:type="spellStart"/>
      <w:r>
        <w:rPr>
          <w:rFonts w:ascii="Arial" w:hAnsi="Arial" w:cs="Arial"/>
          <w:sz w:val="28"/>
          <w:szCs w:val="28"/>
        </w:rPr>
        <w:t>vachimirawo</w:t>
      </w:r>
      <w:proofErr w:type="spellEnd"/>
      <w:r>
        <w:rPr>
          <w:rFonts w:ascii="Arial" w:hAnsi="Arial" w:cs="Arial"/>
          <w:sz w:val="28"/>
          <w:szCs w:val="28"/>
        </w:rPr>
        <w:t xml:space="preserve"> pa stage </w:t>
      </w:r>
      <w:proofErr w:type="spellStart"/>
      <w:r>
        <w:rPr>
          <w:rFonts w:ascii="Arial" w:hAnsi="Arial" w:cs="Arial"/>
          <w:sz w:val="28"/>
          <w:szCs w:val="28"/>
        </w:rPr>
        <w:t>yavo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voga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Ehe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Muparidziwo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E671E">
        <w:rPr>
          <w:rFonts w:ascii="Arial" w:hAnsi="Arial" w:cs="Arial"/>
          <w:i/>
          <w:iCs/>
          <w:sz w:val="28"/>
          <w:szCs w:val="28"/>
        </w:rPr>
        <w:t>pratfom</w:t>
      </w:r>
      <w:r>
        <w:rPr>
          <w:rFonts w:ascii="Arial" w:hAnsi="Arial" w:cs="Arial"/>
          <w:i/>
          <w:iCs/>
          <w:sz w:val="28"/>
          <w:szCs w:val="28"/>
        </w:rPr>
        <w:t>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EE671E">
        <w:rPr>
          <w:rFonts w:ascii="Arial" w:hAnsi="Arial" w:cs="Arial"/>
          <w:sz w:val="18"/>
          <w:szCs w:val="18"/>
        </w:rPr>
        <w:t>[platform—ED]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yake</w:t>
      </w:r>
      <w:proofErr w:type="spellEnd"/>
      <w:r>
        <w:rPr>
          <w:rFonts w:ascii="Arial" w:hAnsi="Arial" w:cs="Arial"/>
          <w:sz w:val="28"/>
          <w:szCs w:val="28"/>
        </w:rPr>
        <w:t xml:space="preserve"> o…?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oga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C855AA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oga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Zvinoitwa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nevakadiwa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naMwari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E05E43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Iropafadzo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revakadiwa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iri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naMwari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Ha’moona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</w:p>
    <w:p w14:paraId="21975CE0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125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Ndosaka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isu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tichiti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vaMwari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toda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kusiya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inonzi</w:t>
      </w:r>
      <w:proofErr w:type="spellEnd"/>
      <w:r>
        <w:rPr>
          <w:rFonts w:ascii="Arial" w:hAnsi="Arial" w:cs="Arial"/>
          <w:sz w:val="28"/>
          <w:szCs w:val="28"/>
        </w:rPr>
        <w:t xml:space="preserve"> footprints on the sands of time.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Tabva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havambofa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vakayemura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futi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Pr="0060162F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C855AA">
        <w:rPr>
          <w:rFonts w:ascii="Arial" w:hAnsi="Arial" w:cs="Arial"/>
          <w:sz w:val="18"/>
          <w:szCs w:val="18"/>
        </w:rPr>
        <w:t>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chainenge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ichisvo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ichisvorwa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Handidi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wangu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akure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achiti</w:t>
      </w:r>
      <w:proofErr w:type="spellEnd"/>
      <w:r>
        <w:rPr>
          <w:rFonts w:ascii="Arial" w:hAnsi="Arial" w:cs="Arial"/>
          <w:sz w:val="28"/>
          <w:szCs w:val="28"/>
        </w:rPr>
        <w:t>, “</w:t>
      </w:r>
      <w:proofErr w:type="spellStart"/>
      <w:r>
        <w:rPr>
          <w:rFonts w:ascii="Arial" w:hAnsi="Arial" w:cs="Arial"/>
          <w:sz w:val="28"/>
          <w:szCs w:val="28"/>
        </w:rPr>
        <w:t>Nhai</w:t>
      </w:r>
      <w:proofErr w:type="spellEnd"/>
      <w:r>
        <w:rPr>
          <w:rFonts w:ascii="Arial" w:hAnsi="Arial" w:cs="Arial"/>
          <w:sz w:val="28"/>
          <w:szCs w:val="28"/>
        </w:rPr>
        <w:t xml:space="preserve"> Baba, </w:t>
      </w:r>
      <w:proofErr w:type="spellStart"/>
      <w:r>
        <w:rPr>
          <w:rFonts w:ascii="Arial" w:hAnsi="Arial" w:cs="Arial"/>
          <w:sz w:val="28"/>
          <w:szCs w:val="28"/>
        </w:rPr>
        <w:t>kuchechi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nhingi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kwakanaka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kudarika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ende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vanonamata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kutidarika</w:t>
      </w:r>
      <w:proofErr w:type="spellEnd"/>
      <w:r>
        <w:rPr>
          <w:rFonts w:ascii="Arial" w:hAnsi="Arial" w:cs="Arial"/>
          <w:sz w:val="28"/>
          <w:szCs w:val="28"/>
        </w:rPr>
        <w:t xml:space="preserve">,” </w:t>
      </w:r>
      <w:proofErr w:type="spellStart"/>
      <w:r>
        <w:rPr>
          <w:rFonts w:ascii="Arial" w:hAnsi="Arial" w:cs="Arial"/>
          <w:sz w:val="28"/>
          <w:szCs w:val="28"/>
        </w:rPr>
        <w:t>isu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panzvimbo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yakanzi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ndoyandinoda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</w:rPr>
        <w:t>Inofanira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nenziyo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nyowani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magatare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manyowani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dzakanaka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</w:p>
    <w:p w14:paraId="46D2B8CB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126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Hatifaniri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vane complex. Muri </w:t>
      </w:r>
      <w:proofErr w:type="spellStart"/>
      <w:r>
        <w:rPr>
          <w:rFonts w:ascii="Arial" w:hAnsi="Arial" w:cs="Arial"/>
          <w:sz w:val="28"/>
          <w:szCs w:val="28"/>
        </w:rPr>
        <w:t>kuona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complex muri </w:t>
      </w:r>
      <w:proofErr w:type="spellStart"/>
      <w:r>
        <w:rPr>
          <w:rFonts w:ascii="Arial" w:hAnsi="Arial" w:cs="Arial"/>
          <w:sz w:val="28"/>
          <w:szCs w:val="28"/>
        </w:rPr>
        <w:t>kuyikoka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Makabva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Gogwe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05652E">
        <w:rPr>
          <w:rFonts w:ascii="Arial" w:hAnsi="Arial" w:cs="Arial"/>
          <w:sz w:val="18"/>
          <w:szCs w:val="18"/>
        </w:rPr>
        <w:t>[Congregation laughs—ED]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Buhera</w:t>
      </w:r>
      <w:proofErr w:type="spellEnd"/>
      <w:r>
        <w:rPr>
          <w:rFonts w:ascii="Arial" w:hAnsi="Arial" w:cs="Arial"/>
          <w:sz w:val="28"/>
          <w:szCs w:val="28"/>
        </w:rPr>
        <w:t xml:space="preserve">! </w:t>
      </w:r>
      <w:proofErr w:type="spellStart"/>
      <w:r>
        <w:rPr>
          <w:rFonts w:ascii="Arial" w:hAnsi="Arial" w:cs="Arial"/>
          <w:sz w:val="28"/>
          <w:szCs w:val="28"/>
        </w:rPr>
        <w:t>KwaChurumhanzu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kwaChivi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ndokwamakabva</w:t>
      </w:r>
      <w:proofErr w:type="spellEnd"/>
      <w:r>
        <w:rPr>
          <w:rFonts w:ascii="Arial" w:hAnsi="Arial" w:cs="Arial"/>
          <w:sz w:val="28"/>
          <w:szCs w:val="28"/>
        </w:rPr>
        <w:t xml:space="preserve"> ne complex iyi until you underestimate yourself. </w:t>
      </w:r>
      <w:proofErr w:type="spellStart"/>
      <w:r>
        <w:rPr>
          <w:rFonts w:ascii="Arial" w:hAnsi="Arial" w:cs="Arial"/>
          <w:sz w:val="28"/>
          <w:szCs w:val="28"/>
        </w:rPr>
        <w:t>Hauchisiri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wekwaChurumhanzu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nowokwaChivi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iwe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E71931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Makapinda</w:t>
      </w:r>
      <w:proofErr w:type="spellEnd"/>
      <w:r>
        <w:rPr>
          <w:rFonts w:ascii="Arial" w:hAnsi="Arial" w:cs="Arial"/>
          <w:sz w:val="28"/>
          <w:szCs w:val="28"/>
        </w:rPr>
        <w:t xml:space="preserve"> Mweya </w:t>
      </w:r>
      <w:proofErr w:type="spellStart"/>
      <w:r>
        <w:rPr>
          <w:rFonts w:ascii="Arial" w:hAnsi="Arial" w:cs="Arial"/>
          <w:sz w:val="28"/>
          <w:szCs w:val="28"/>
        </w:rPr>
        <w:t>wakabva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kudenga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Amen!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Makapinda</w:t>
      </w:r>
      <w:proofErr w:type="spellEnd"/>
      <w:r>
        <w:rPr>
          <w:rFonts w:ascii="Arial" w:hAnsi="Arial" w:cs="Arial"/>
          <w:sz w:val="28"/>
          <w:szCs w:val="28"/>
        </w:rPr>
        <w:t xml:space="preserve"> Mweya </w:t>
      </w:r>
      <w:proofErr w:type="spellStart"/>
      <w:r>
        <w:rPr>
          <w:rFonts w:ascii="Arial" w:hAnsi="Arial" w:cs="Arial"/>
          <w:sz w:val="28"/>
          <w:szCs w:val="28"/>
        </w:rPr>
        <w:t>wedenga</w:t>
      </w:r>
      <w:proofErr w:type="spellEnd"/>
      <w:r>
        <w:rPr>
          <w:rFonts w:ascii="Arial" w:hAnsi="Arial" w:cs="Arial"/>
          <w:sz w:val="28"/>
          <w:szCs w:val="28"/>
        </w:rPr>
        <w:t xml:space="preserve"> mauri </w:t>
      </w:r>
      <w:proofErr w:type="spellStart"/>
      <w:r>
        <w:rPr>
          <w:rFonts w:ascii="Arial" w:hAnsi="Arial" w:cs="Arial"/>
          <w:sz w:val="28"/>
          <w:szCs w:val="28"/>
        </w:rPr>
        <w:t>imomomo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hama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Chatiri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kutaura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chiporofita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choMwenga</w:t>
      </w:r>
      <w:proofErr w:type="spellEnd"/>
      <w:r>
        <w:rPr>
          <w:rFonts w:ascii="Arial" w:hAnsi="Arial" w:cs="Arial"/>
          <w:sz w:val="28"/>
          <w:szCs w:val="28"/>
        </w:rPr>
        <w:t>. Hanzi, “</w:t>
      </w:r>
      <w:proofErr w:type="spellStart"/>
      <w:r>
        <w:rPr>
          <w:rFonts w:ascii="Arial" w:hAnsi="Arial" w:cs="Arial"/>
          <w:sz w:val="28"/>
          <w:szCs w:val="28"/>
        </w:rPr>
        <w:t>Vanoziva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wavo</w:t>
      </w:r>
      <w:proofErr w:type="spellEnd"/>
      <w:r>
        <w:rPr>
          <w:rFonts w:ascii="Arial" w:hAnsi="Arial" w:cs="Arial"/>
          <w:sz w:val="28"/>
          <w:szCs w:val="28"/>
        </w:rPr>
        <w:t xml:space="preserve"> they shall do e…?” </w:t>
      </w:r>
      <w:r w:rsidRPr="00C855AA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exploits</w:t>
      </w:r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</w:p>
    <w:p w14:paraId="1D081F29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127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Ndosaka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mukaona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vaMwari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zvese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izvi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toda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timise</w:t>
      </w:r>
      <w:proofErr w:type="spellEnd"/>
      <w:r>
        <w:rPr>
          <w:rFonts w:ascii="Arial" w:hAnsi="Arial" w:cs="Arial"/>
          <w:sz w:val="28"/>
          <w:szCs w:val="28"/>
        </w:rPr>
        <w:t xml:space="preserve"> structure </w:t>
      </w:r>
      <w:proofErr w:type="spellStart"/>
      <w:r>
        <w:rPr>
          <w:rFonts w:ascii="Arial" w:hAnsi="Arial" w:cs="Arial"/>
          <w:sz w:val="28"/>
          <w:szCs w:val="28"/>
        </w:rPr>
        <w:t>dzakanaka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Muchechi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tinenge</w:t>
      </w:r>
      <w:proofErr w:type="spellEnd"/>
      <w:r>
        <w:rPr>
          <w:rFonts w:ascii="Arial" w:hAnsi="Arial" w:cs="Arial"/>
          <w:sz w:val="28"/>
          <w:szCs w:val="28"/>
        </w:rPr>
        <w:t xml:space="preserve"> tine hymn book </w:t>
      </w:r>
      <w:proofErr w:type="spellStart"/>
      <w:r>
        <w:rPr>
          <w:rFonts w:ascii="Arial" w:hAnsi="Arial" w:cs="Arial"/>
          <w:sz w:val="28"/>
          <w:szCs w:val="28"/>
        </w:rPr>
        <w:t>yedu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tichiimba</w:t>
      </w:r>
      <w:proofErr w:type="spellEnd"/>
      <w:r>
        <w:rPr>
          <w:rFonts w:ascii="Arial" w:hAnsi="Arial" w:cs="Arial"/>
          <w:sz w:val="28"/>
          <w:szCs w:val="28"/>
        </w:rPr>
        <w:t xml:space="preserve">. Toti, “Hymn </w:t>
      </w:r>
      <w:r>
        <w:rPr>
          <w:rFonts w:ascii="Arial" w:hAnsi="Arial" w:cs="Arial"/>
          <w:sz w:val="28"/>
          <w:szCs w:val="28"/>
        </w:rPr>
        <w:lastRenderedPageBreak/>
        <w:t xml:space="preserve">book </w:t>
      </w:r>
      <w:proofErr w:type="spellStart"/>
      <w:r>
        <w:rPr>
          <w:rFonts w:ascii="Arial" w:hAnsi="Arial" w:cs="Arial"/>
          <w:sz w:val="28"/>
          <w:szCs w:val="28"/>
        </w:rPr>
        <w:t>yedu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yepano</w:t>
      </w:r>
      <w:proofErr w:type="spellEnd"/>
      <w:r>
        <w:rPr>
          <w:rFonts w:ascii="Arial" w:hAnsi="Arial" w:cs="Arial"/>
          <w:sz w:val="28"/>
          <w:szCs w:val="28"/>
        </w:rPr>
        <w:t xml:space="preserve">, hymn 10. Hymn book </w:t>
      </w:r>
      <w:proofErr w:type="spellStart"/>
      <w:r>
        <w:rPr>
          <w:rFonts w:ascii="Arial" w:hAnsi="Arial" w:cs="Arial"/>
          <w:sz w:val="28"/>
          <w:szCs w:val="28"/>
        </w:rPr>
        <w:t>yoMwenga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wese</w:t>
      </w:r>
      <w:proofErr w:type="spellEnd"/>
      <w:r>
        <w:rPr>
          <w:rFonts w:ascii="Arial" w:hAnsi="Arial" w:cs="Arial"/>
          <w:sz w:val="28"/>
          <w:szCs w:val="28"/>
        </w:rPr>
        <w:t xml:space="preserve">, hymn 35.” </w:t>
      </w:r>
      <w:proofErr w:type="spellStart"/>
      <w:r>
        <w:rPr>
          <w:rFonts w:ascii="Arial" w:hAnsi="Arial" w:cs="Arial"/>
          <w:sz w:val="28"/>
          <w:szCs w:val="28"/>
        </w:rPr>
        <w:t>Handi’moona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zvatinenge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tichitaura</w:t>
      </w:r>
      <w:proofErr w:type="spellEnd"/>
      <w:r>
        <w:rPr>
          <w:rFonts w:ascii="Arial" w:hAnsi="Arial" w:cs="Arial"/>
          <w:sz w:val="28"/>
          <w:szCs w:val="28"/>
        </w:rPr>
        <w:t>?</w:t>
      </w:r>
      <w:r w:rsidRPr="00423DCC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“Hymn book ye Methodist, hymn 46.” </w:t>
      </w:r>
      <w:proofErr w:type="spellStart"/>
      <w:r>
        <w:rPr>
          <w:rFonts w:ascii="Arial" w:hAnsi="Arial" w:cs="Arial"/>
          <w:sz w:val="28"/>
          <w:szCs w:val="28"/>
        </w:rPr>
        <w:t>Dzinenge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dziripo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dzo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dzose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3BDE">
        <w:rPr>
          <w:rFonts w:ascii="Arial" w:hAnsi="Arial" w:cs="Arial"/>
          <w:sz w:val="28"/>
          <w:szCs w:val="28"/>
        </w:rPr>
        <w:t>Unenge</w:t>
      </w:r>
      <w:proofErr w:type="spellEnd"/>
      <w:r w:rsidRPr="005D3BD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3BDE">
        <w:rPr>
          <w:rFonts w:ascii="Arial" w:hAnsi="Arial" w:cs="Arial"/>
          <w:sz w:val="28"/>
          <w:szCs w:val="28"/>
        </w:rPr>
        <w:t>wakadziisa</w:t>
      </w:r>
      <w:proofErr w:type="spellEnd"/>
      <w:r w:rsidRPr="005D3BD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3BDE">
        <w:rPr>
          <w:rFonts w:ascii="Arial" w:hAnsi="Arial" w:cs="Arial"/>
          <w:sz w:val="28"/>
          <w:szCs w:val="28"/>
        </w:rPr>
        <w:t>apa</w:t>
      </w:r>
      <w:proofErr w:type="spellEnd"/>
      <w:r w:rsidRPr="005D3BD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3BDE">
        <w:rPr>
          <w:rFonts w:ascii="Arial" w:hAnsi="Arial" w:cs="Arial"/>
          <w:sz w:val="28"/>
          <w:szCs w:val="28"/>
        </w:rPr>
        <w:t>pako</w:t>
      </w:r>
      <w:proofErr w:type="spellEnd"/>
      <w:r w:rsidRPr="005D3BD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3BDE">
        <w:rPr>
          <w:rFonts w:ascii="Arial" w:hAnsi="Arial" w:cs="Arial"/>
          <w:sz w:val="28"/>
          <w:szCs w:val="28"/>
        </w:rPr>
        <w:t>apa</w:t>
      </w:r>
      <w:proofErr w:type="spellEnd"/>
      <w:r w:rsidRPr="005D3BD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D3BDE">
        <w:rPr>
          <w:rFonts w:ascii="Arial" w:hAnsi="Arial" w:cs="Arial"/>
          <w:sz w:val="28"/>
          <w:szCs w:val="28"/>
        </w:rPr>
        <w:t>toziva</w:t>
      </w:r>
      <w:proofErr w:type="spellEnd"/>
      <w:r w:rsidRPr="005D3BD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3BDE">
        <w:rPr>
          <w:rFonts w:ascii="Arial" w:hAnsi="Arial" w:cs="Arial"/>
          <w:sz w:val="28"/>
          <w:szCs w:val="28"/>
        </w:rPr>
        <w:t>kuti</w:t>
      </w:r>
      <w:proofErr w:type="spellEnd"/>
      <w:r w:rsidRPr="005D3BD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3BDE">
        <w:rPr>
          <w:rFonts w:ascii="Arial" w:hAnsi="Arial" w:cs="Arial"/>
          <w:sz w:val="28"/>
          <w:szCs w:val="28"/>
        </w:rPr>
        <w:t>pano</w:t>
      </w:r>
      <w:proofErr w:type="spellEnd"/>
      <w:r w:rsidRPr="005D3BD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3BDE">
        <w:rPr>
          <w:rFonts w:ascii="Arial" w:hAnsi="Arial" w:cs="Arial"/>
          <w:sz w:val="28"/>
          <w:szCs w:val="28"/>
        </w:rPr>
        <w:t>apa</w:t>
      </w:r>
      <w:proofErr w:type="spellEnd"/>
      <w:r w:rsidRPr="005D3BD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3BDE">
        <w:rPr>
          <w:rFonts w:ascii="Arial" w:hAnsi="Arial" w:cs="Arial"/>
          <w:sz w:val="28"/>
          <w:szCs w:val="28"/>
        </w:rPr>
        <w:t>pakapfuura</w:t>
      </w:r>
      <w:proofErr w:type="spellEnd"/>
      <w:r w:rsidRPr="005D3BDE">
        <w:rPr>
          <w:rFonts w:ascii="Arial" w:hAnsi="Arial" w:cs="Arial"/>
          <w:sz w:val="28"/>
          <w:szCs w:val="28"/>
        </w:rPr>
        <w:t xml:space="preserve"> revival.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Amen.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Vana </w:t>
      </w:r>
      <w:proofErr w:type="spellStart"/>
      <w:r>
        <w:rPr>
          <w:rFonts w:ascii="Arial" w:hAnsi="Arial" w:cs="Arial"/>
          <w:sz w:val="28"/>
          <w:szCs w:val="28"/>
        </w:rPr>
        <w:t>vedu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vachisara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vachiteera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imomo</w:t>
      </w:r>
      <w:proofErr w:type="spellEnd"/>
      <w:r>
        <w:rPr>
          <w:rFonts w:ascii="Arial" w:hAnsi="Arial" w:cs="Arial"/>
          <w:sz w:val="28"/>
          <w:szCs w:val="28"/>
        </w:rPr>
        <w:t xml:space="preserve">. Vana Munesu </w:t>
      </w:r>
      <w:proofErr w:type="spellStart"/>
      <w:r>
        <w:rPr>
          <w:rFonts w:ascii="Arial" w:hAnsi="Arial" w:cs="Arial"/>
          <w:sz w:val="28"/>
          <w:szCs w:val="28"/>
        </w:rPr>
        <w:t>ndomavanopinda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namo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imomomo</w:t>
      </w:r>
      <w:proofErr w:type="spellEnd"/>
      <w:r>
        <w:rPr>
          <w:rFonts w:ascii="Arial" w:hAnsi="Arial" w:cs="Arial"/>
          <w:sz w:val="28"/>
          <w:szCs w:val="28"/>
        </w:rPr>
        <w:t xml:space="preserve">. Vana Tito,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Bati,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Gari, </w:t>
      </w:r>
      <w:proofErr w:type="spellStart"/>
      <w:r>
        <w:rPr>
          <w:rFonts w:ascii="Arial" w:hAnsi="Arial" w:cs="Arial"/>
          <w:sz w:val="28"/>
          <w:szCs w:val="28"/>
        </w:rPr>
        <w:t>ndomavanopinda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namo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imomo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vachiparidzirana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5BA03272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 xml:space="preserve">128 </w:t>
      </w:r>
      <w:proofErr w:type="spellStart"/>
      <w:r>
        <w:rPr>
          <w:rFonts w:ascii="Arial" w:hAnsi="Arial" w:cs="Arial"/>
          <w:sz w:val="28"/>
          <w:szCs w:val="28"/>
        </w:rPr>
        <w:t>Ndiri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kukumbirisa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vaMwari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ino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yekunyengetera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hama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r w:rsidRPr="00C855AA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C855AA">
        <w:rPr>
          <w:rFonts w:ascii="Arial" w:hAnsi="Arial" w:cs="Arial"/>
          <w:sz w:val="18"/>
          <w:szCs w:val="18"/>
        </w:rPr>
        <w:t>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Mwari </w:t>
      </w:r>
      <w:proofErr w:type="spellStart"/>
      <w:r>
        <w:rPr>
          <w:rFonts w:ascii="Arial" w:hAnsi="Arial" w:cs="Arial"/>
          <w:sz w:val="28"/>
          <w:szCs w:val="28"/>
        </w:rPr>
        <w:t>achinje</w:t>
      </w:r>
      <w:proofErr w:type="spellEnd"/>
      <w:r>
        <w:rPr>
          <w:rFonts w:ascii="Arial" w:hAnsi="Arial" w:cs="Arial"/>
          <w:sz w:val="28"/>
          <w:szCs w:val="28"/>
        </w:rPr>
        <w:t xml:space="preserve"> status </w:t>
      </w:r>
      <w:proofErr w:type="spellStart"/>
      <w:r>
        <w:rPr>
          <w:rFonts w:ascii="Arial" w:hAnsi="Arial" w:cs="Arial"/>
          <w:sz w:val="28"/>
          <w:szCs w:val="28"/>
        </w:rPr>
        <w:t>yaani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yangu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C855AA">
        <w:rPr>
          <w:rFonts w:ascii="Arial" w:hAnsi="Arial" w:cs="Arial"/>
          <w:sz w:val="18"/>
          <w:szCs w:val="18"/>
        </w:rPr>
        <w:t>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usiye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chekunongedzera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kuvana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vaani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vangu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Ndosaka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makaona</w:t>
      </w:r>
      <w:proofErr w:type="spellEnd"/>
      <w:r>
        <w:rPr>
          <w:rFonts w:ascii="Arial" w:hAnsi="Arial" w:cs="Arial"/>
          <w:sz w:val="28"/>
          <w:szCs w:val="28"/>
        </w:rPr>
        <w:t xml:space="preserve"> baba </w:t>
      </w:r>
      <w:proofErr w:type="spellStart"/>
      <w:r>
        <w:rPr>
          <w:rFonts w:ascii="Arial" w:hAnsi="Arial" w:cs="Arial"/>
          <w:sz w:val="28"/>
          <w:szCs w:val="28"/>
        </w:rPr>
        <w:t>vese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vaishingaira</w:t>
      </w:r>
      <w:proofErr w:type="spellEnd"/>
      <w:r>
        <w:rPr>
          <w:rFonts w:ascii="Arial" w:hAnsi="Arial" w:cs="Arial"/>
          <w:sz w:val="28"/>
          <w:szCs w:val="28"/>
        </w:rPr>
        <w:t xml:space="preserve">, pastor </w:t>
      </w:r>
      <w:proofErr w:type="spellStart"/>
      <w:r>
        <w:rPr>
          <w:rFonts w:ascii="Arial" w:hAnsi="Arial" w:cs="Arial"/>
          <w:sz w:val="28"/>
          <w:szCs w:val="28"/>
        </w:rPr>
        <w:t>vese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vanoshingaira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ngamuite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vanoimba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ngamuite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vanoridza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magatare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ngamuite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vanovaka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chechi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</w:p>
    <w:p w14:paraId="2BBC355A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129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Iyoyi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tikada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kuyivaka</w:t>
      </w:r>
      <w:proofErr w:type="spellEnd"/>
      <w:r>
        <w:rPr>
          <w:rFonts w:ascii="Arial" w:hAnsi="Arial" w:cs="Arial"/>
          <w:sz w:val="28"/>
          <w:szCs w:val="28"/>
        </w:rPr>
        <w:t xml:space="preserve"> iyi, it’s a matter </w:t>
      </w:r>
      <w:proofErr w:type="spellStart"/>
      <w:r>
        <w:rPr>
          <w:rFonts w:ascii="Arial" w:hAnsi="Arial" w:cs="Arial"/>
          <w:sz w:val="28"/>
          <w:szCs w:val="28"/>
        </w:rPr>
        <w:t>yekuti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tikati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tinoda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yava</w:t>
      </w:r>
      <w:proofErr w:type="spellEnd"/>
      <w:r>
        <w:rPr>
          <w:rFonts w:ascii="Arial" w:hAnsi="Arial" w:cs="Arial"/>
          <w:sz w:val="28"/>
          <w:szCs w:val="28"/>
        </w:rPr>
        <w:t xml:space="preserve"> ready, in one month, </w:t>
      </w:r>
      <w:proofErr w:type="spellStart"/>
      <w:r>
        <w:rPr>
          <w:rFonts w:ascii="Arial" w:hAnsi="Arial" w:cs="Arial"/>
          <w:sz w:val="28"/>
          <w:szCs w:val="28"/>
        </w:rPr>
        <w:t>tikangoti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ndozvatiri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kuda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ndizvozvo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Zvinodii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zvinoita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panaapa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iri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iripo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Anovaka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wacho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aripo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Labour </w:t>
      </w:r>
      <w:proofErr w:type="spellStart"/>
      <w:r>
        <w:rPr>
          <w:rFonts w:ascii="Arial" w:hAnsi="Arial" w:cs="Arial"/>
          <w:sz w:val="28"/>
          <w:szCs w:val="28"/>
        </w:rPr>
        <w:t>yacho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iri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iripo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Tingaita</w:t>
      </w:r>
      <w:proofErr w:type="spellEnd"/>
      <w:r>
        <w:rPr>
          <w:rFonts w:ascii="Arial" w:hAnsi="Arial" w:cs="Arial"/>
          <w:sz w:val="28"/>
          <w:szCs w:val="28"/>
        </w:rPr>
        <w:t xml:space="preserve"> Amen here </w:t>
      </w:r>
      <w:proofErr w:type="spellStart"/>
      <w:r>
        <w:rPr>
          <w:rFonts w:ascii="Arial" w:hAnsi="Arial" w:cs="Arial"/>
          <w:sz w:val="28"/>
          <w:szCs w:val="28"/>
        </w:rPr>
        <w:t>ipapo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hama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450174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Kungoti</w:t>
      </w:r>
      <w:proofErr w:type="spellEnd"/>
      <w:r>
        <w:rPr>
          <w:rFonts w:ascii="Arial" w:hAnsi="Arial" w:cs="Arial"/>
          <w:sz w:val="28"/>
          <w:szCs w:val="28"/>
        </w:rPr>
        <w:t xml:space="preserve"> Brother </w:t>
      </w:r>
      <w:proofErr w:type="spellStart"/>
      <w:r>
        <w:rPr>
          <w:rFonts w:ascii="Arial" w:hAnsi="Arial" w:cs="Arial"/>
          <w:sz w:val="28"/>
          <w:szCs w:val="28"/>
        </w:rPr>
        <w:t>Satiya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huyai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Tovapa</w:t>
      </w:r>
      <w:proofErr w:type="spellEnd"/>
      <w:r>
        <w:rPr>
          <w:rFonts w:ascii="Arial" w:hAnsi="Arial" w:cs="Arial"/>
          <w:sz w:val="28"/>
          <w:szCs w:val="28"/>
        </w:rPr>
        <w:t xml:space="preserve"> ma brother </w:t>
      </w:r>
      <w:proofErr w:type="spellStart"/>
      <w:r>
        <w:rPr>
          <w:rFonts w:ascii="Arial" w:hAnsi="Arial" w:cs="Arial"/>
          <w:sz w:val="28"/>
          <w:szCs w:val="28"/>
        </w:rPr>
        <w:t>anokanya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dhaka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nevamwe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vose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taakutoenda</w:t>
      </w:r>
      <w:proofErr w:type="spellEnd"/>
      <w:r>
        <w:rPr>
          <w:rFonts w:ascii="Arial" w:hAnsi="Arial" w:cs="Arial"/>
          <w:sz w:val="28"/>
          <w:szCs w:val="28"/>
        </w:rPr>
        <w:t>…</w:t>
      </w:r>
      <w:proofErr w:type="spellStart"/>
      <w:r>
        <w:rPr>
          <w:rFonts w:ascii="Arial" w:hAnsi="Arial" w:cs="Arial"/>
          <w:sz w:val="28"/>
          <w:szCs w:val="28"/>
        </w:rPr>
        <w:t>vakutofambira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</w:t>
      </w:r>
      <w:r w:rsidRPr="00F33708">
        <w:rPr>
          <w:rFonts w:ascii="Arial" w:hAnsi="Arial" w:cs="Arial"/>
          <w:i/>
          <w:iCs/>
          <w:sz w:val="28"/>
          <w:szCs w:val="28"/>
        </w:rPr>
        <w:t>pran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2C6844">
        <w:rPr>
          <w:rFonts w:ascii="Arial" w:hAnsi="Arial" w:cs="Arial"/>
          <w:sz w:val="18"/>
          <w:szCs w:val="18"/>
        </w:rPr>
        <w:t xml:space="preserve">[plan—ED] </w:t>
      </w:r>
      <w:proofErr w:type="spellStart"/>
      <w:r>
        <w:rPr>
          <w:rFonts w:ascii="Arial" w:hAnsi="Arial" w:cs="Arial"/>
          <w:sz w:val="28"/>
          <w:szCs w:val="28"/>
        </w:rPr>
        <w:t>Taaku</w:t>
      </w:r>
      <w:proofErr w:type="spellEnd"/>
      <w:r>
        <w:rPr>
          <w:rFonts w:ascii="Arial" w:hAnsi="Arial" w:cs="Arial"/>
          <w:sz w:val="28"/>
          <w:szCs w:val="28"/>
        </w:rPr>
        <w:t xml:space="preserve"> drawer </w:t>
      </w:r>
      <w:proofErr w:type="spellStart"/>
      <w:r>
        <w:rPr>
          <w:rFonts w:ascii="Arial" w:hAnsi="Arial" w:cs="Arial"/>
          <w:sz w:val="28"/>
          <w:szCs w:val="28"/>
        </w:rPr>
        <w:t>kuzasi</w:t>
      </w:r>
      <w:proofErr w:type="spellEnd"/>
      <w:r>
        <w:rPr>
          <w:rFonts w:ascii="Arial" w:hAnsi="Arial" w:cs="Arial"/>
          <w:sz w:val="28"/>
          <w:szCs w:val="28"/>
        </w:rPr>
        <w:t xml:space="preserve"> uku, </w:t>
      </w:r>
      <w:proofErr w:type="spellStart"/>
      <w:r>
        <w:rPr>
          <w:rFonts w:ascii="Arial" w:hAnsi="Arial" w:cs="Arial"/>
          <w:sz w:val="28"/>
          <w:szCs w:val="28"/>
        </w:rPr>
        <w:t>yaakutorohwa</w:t>
      </w:r>
      <w:proofErr w:type="spellEnd"/>
      <w:r>
        <w:rPr>
          <w:rFonts w:ascii="Arial" w:hAnsi="Arial" w:cs="Arial"/>
          <w:sz w:val="28"/>
          <w:szCs w:val="28"/>
        </w:rPr>
        <w:t xml:space="preserve"> foundation. </w:t>
      </w:r>
    </w:p>
    <w:p w14:paraId="6E5793C9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130</w:t>
      </w:r>
      <w:r>
        <w:rPr>
          <w:rFonts w:ascii="Arial" w:hAnsi="Arial" w:cs="Arial"/>
          <w:sz w:val="28"/>
          <w:szCs w:val="28"/>
        </w:rPr>
        <w:t xml:space="preserve"> In a weeks’ time </w:t>
      </w:r>
      <w:proofErr w:type="spellStart"/>
      <w:r>
        <w:rPr>
          <w:rFonts w:ascii="Arial" w:hAnsi="Arial" w:cs="Arial"/>
          <w:sz w:val="28"/>
          <w:szCs w:val="28"/>
        </w:rPr>
        <w:t>tetapaza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kwese</w:t>
      </w:r>
      <w:proofErr w:type="spellEnd"/>
      <w:r>
        <w:rPr>
          <w:rFonts w:ascii="Arial" w:hAnsi="Arial" w:cs="Arial"/>
          <w:sz w:val="28"/>
          <w:szCs w:val="28"/>
        </w:rPr>
        <w:t xml:space="preserve"> uku </w:t>
      </w:r>
      <w:proofErr w:type="spellStart"/>
      <w:r>
        <w:rPr>
          <w:rFonts w:ascii="Arial" w:hAnsi="Arial" w:cs="Arial"/>
          <w:sz w:val="28"/>
          <w:szCs w:val="28"/>
        </w:rPr>
        <w:t>tawedzera</w:t>
      </w:r>
      <w:proofErr w:type="spellEnd"/>
      <w:r>
        <w:rPr>
          <w:rFonts w:ascii="Arial" w:hAnsi="Arial" w:cs="Arial"/>
          <w:sz w:val="28"/>
          <w:szCs w:val="28"/>
        </w:rPr>
        <w:t xml:space="preserve"> uku. </w:t>
      </w:r>
      <w:proofErr w:type="spellStart"/>
      <w:r>
        <w:rPr>
          <w:rFonts w:ascii="Arial" w:hAnsi="Arial" w:cs="Arial"/>
          <w:sz w:val="28"/>
          <w:szCs w:val="28"/>
        </w:rPr>
        <w:t>Tatorova</w:t>
      </w:r>
      <w:proofErr w:type="spellEnd"/>
      <w:r>
        <w:rPr>
          <w:rFonts w:ascii="Arial" w:hAnsi="Arial" w:cs="Arial"/>
          <w:sz w:val="28"/>
          <w:szCs w:val="28"/>
        </w:rPr>
        <w:t xml:space="preserve">… </w:t>
      </w:r>
      <w:r w:rsidRPr="002D2D2A">
        <w:rPr>
          <w:rFonts w:ascii="Arial" w:hAnsi="Arial" w:cs="Arial"/>
          <w:sz w:val="18"/>
          <w:szCs w:val="18"/>
        </w:rPr>
        <w:t>[Apostle makes a sound to demonstrate working with speed—ED]</w:t>
      </w:r>
      <w:r>
        <w:rPr>
          <w:rFonts w:ascii="Arial" w:hAnsi="Arial" w:cs="Arial"/>
          <w:sz w:val="28"/>
          <w:szCs w:val="28"/>
        </w:rPr>
        <w:t xml:space="preserve"> …</w:t>
      </w:r>
      <w:proofErr w:type="spellStart"/>
      <w:r>
        <w:rPr>
          <w:rFonts w:ascii="Arial" w:hAnsi="Arial" w:cs="Arial"/>
          <w:sz w:val="28"/>
          <w:szCs w:val="28"/>
        </w:rPr>
        <w:t>gwa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gwa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tawedzera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chimwe</w:t>
      </w:r>
      <w:proofErr w:type="spellEnd"/>
      <w:r>
        <w:rPr>
          <w:rFonts w:ascii="Arial" w:hAnsi="Arial" w:cs="Arial"/>
          <w:sz w:val="28"/>
          <w:szCs w:val="28"/>
        </w:rPr>
        <w:t xml:space="preserve"> chi portion </w:t>
      </w:r>
      <w:proofErr w:type="spellStart"/>
      <w:r>
        <w:rPr>
          <w:rFonts w:ascii="Arial" w:hAnsi="Arial" w:cs="Arial"/>
          <w:sz w:val="28"/>
          <w:szCs w:val="28"/>
        </w:rPr>
        <w:t>chiri</w:t>
      </w:r>
      <w:proofErr w:type="spellEnd"/>
      <w:r>
        <w:rPr>
          <w:rFonts w:ascii="Arial" w:hAnsi="Arial" w:cs="Arial"/>
          <w:sz w:val="28"/>
          <w:szCs w:val="28"/>
        </w:rPr>
        <w:t xml:space="preserve"> half </w:t>
      </w:r>
      <w:proofErr w:type="spellStart"/>
      <w:r>
        <w:rPr>
          <w:rFonts w:ascii="Arial" w:hAnsi="Arial" w:cs="Arial"/>
          <w:sz w:val="28"/>
          <w:szCs w:val="28"/>
        </w:rPr>
        <w:t>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ino</w:t>
      </w:r>
      <w:proofErr w:type="spellEnd"/>
      <w:r>
        <w:rPr>
          <w:rFonts w:ascii="Arial" w:hAnsi="Arial" w:cs="Arial"/>
          <w:sz w:val="28"/>
          <w:szCs w:val="28"/>
        </w:rPr>
        <w:t xml:space="preserve"> iyi </w:t>
      </w:r>
      <w:proofErr w:type="spellStart"/>
      <w:r>
        <w:rPr>
          <w:rFonts w:ascii="Arial" w:hAnsi="Arial" w:cs="Arial"/>
          <w:sz w:val="28"/>
          <w:szCs w:val="28"/>
        </w:rPr>
        <w:t>chichienda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kumashure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uko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Taakurova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magirazi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>, ma–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magetsi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. Kana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taakurova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magetsi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Chiundura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ndobasa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raani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…? </w:t>
      </w:r>
      <w:r w:rsidRPr="00063329">
        <w:rPr>
          <w:rFonts w:ascii="Arial" w:hAnsi="Arial" w:cs="Arial"/>
          <w:sz w:val="18"/>
          <w:szCs w:val="18"/>
          <w:lang w:val="fr-FR"/>
        </w:rPr>
        <w:t xml:space="preserve">[Congregation </w:t>
      </w:r>
      <w:proofErr w:type="spellStart"/>
      <w:r w:rsidRPr="00063329">
        <w:rPr>
          <w:rFonts w:ascii="Arial" w:hAnsi="Arial" w:cs="Arial"/>
          <w:sz w:val="18"/>
          <w:szCs w:val="18"/>
          <w:lang w:val="fr-FR"/>
        </w:rPr>
        <w:t>says</w:t>
      </w:r>
      <w:proofErr w:type="spellEnd"/>
      <w:r w:rsidRPr="00063329">
        <w:rPr>
          <w:rFonts w:ascii="Arial" w:hAnsi="Arial" w:cs="Arial"/>
          <w:sz w:val="18"/>
          <w:szCs w:val="18"/>
          <w:lang w:val="fr-FR"/>
        </w:rPr>
        <w:t>, “</w:t>
      </w:r>
      <w:proofErr w:type="spellStart"/>
      <w:r w:rsidRPr="00063329">
        <w:rPr>
          <w:rFonts w:ascii="Arial" w:hAnsi="Arial" w:cs="Arial"/>
          <w:sz w:val="18"/>
          <w:szCs w:val="18"/>
          <w:lang w:val="fr-FR"/>
        </w:rPr>
        <w:t>ravo</w:t>
      </w:r>
      <w:proofErr w:type="spellEnd"/>
      <w:r w:rsidRPr="00063329">
        <w:rPr>
          <w:rFonts w:ascii="Arial" w:hAnsi="Arial" w:cs="Arial"/>
          <w:sz w:val="18"/>
          <w:szCs w:val="18"/>
          <w:lang w:val="fr-FR"/>
        </w:rPr>
        <w:t>.”]</w:t>
      </w:r>
      <w:r w:rsidRPr="000633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Anouya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achi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C46028">
        <w:rPr>
          <w:rFonts w:ascii="Arial" w:hAnsi="Arial" w:cs="Arial"/>
          <w:i/>
          <w:iCs/>
          <w:sz w:val="28"/>
          <w:szCs w:val="28"/>
          <w:lang w:val="fr-FR"/>
        </w:rPr>
        <w:t>chizera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achirova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magetsi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achirova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mamwe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achiuya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mu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side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umu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kuitira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kuti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kana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wa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>–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chiverenga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unongobatidza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kudaiwo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wakutoverenga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uri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pa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side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pako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063329">
        <w:rPr>
          <w:rFonts w:ascii="Arial" w:hAnsi="Arial" w:cs="Arial"/>
          <w:sz w:val="28"/>
          <w:szCs w:val="28"/>
          <w:lang w:val="fr-FR"/>
        </w:rPr>
        <w:t>apa</w:t>
      </w:r>
      <w:proofErr w:type="spellEnd"/>
      <w:r w:rsidRPr="00063329">
        <w:rPr>
          <w:rFonts w:ascii="Arial" w:hAnsi="Arial" w:cs="Arial"/>
          <w:sz w:val="28"/>
          <w:szCs w:val="28"/>
          <w:lang w:val="fr-FR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21B79">
        <w:rPr>
          <w:rFonts w:ascii="Arial" w:hAnsi="Arial" w:cs="Arial"/>
          <w:sz w:val="28"/>
          <w:szCs w:val="28"/>
        </w:rPr>
        <w:t>Torova</w:t>
      </w:r>
      <w:proofErr w:type="spellEnd"/>
      <w:r w:rsidRPr="00721B7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21B79">
        <w:rPr>
          <w:rFonts w:ascii="Arial" w:hAnsi="Arial" w:cs="Arial"/>
          <w:sz w:val="28"/>
          <w:szCs w:val="28"/>
        </w:rPr>
        <w:t>purupiti</w:t>
      </w:r>
      <w:proofErr w:type="spellEnd"/>
      <w:r w:rsidRPr="00721B7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21B79">
        <w:rPr>
          <w:rFonts w:ascii="Arial" w:hAnsi="Arial" w:cs="Arial"/>
          <w:sz w:val="28"/>
          <w:szCs w:val="28"/>
        </w:rPr>
        <w:t>yogadzirwa</w:t>
      </w:r>
      <w:proofErr w:type="spellEnd"/>
      <w:r w:rsidRPr="00721B7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21B79">
        <w:rPr>
          <w:rFonts w:ascii="Arial" w:hAnsi="Arial" w:cs="Arial"/>
          <w:sz w:val="28"/>
          <w:szCs w:val="28"/>
        </w:rPr>
        <w:t>zvakanakanaka</w:t>
      </w:r>
      <w:proofErr w:type="spellEnd"/>
      <w:r w:rsidRPr="00721B7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721B79">
        <w:rPr>
          <w:rFonts w:ascii="Arial" w:hAnsi="Arial" w:cs="Arial"/>
          <w:sz w:val="28"/>
          <w:szCs w:val="28"/>
        </w:rPr>
        <w:t>ha’moona</w:t>
      </w:r>
      <w:proofErr w:type="spellEnd"/>
      <w:r w:rsidRPr="00721B7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721B79">
        <w:rPr>
          <w:rFonts w:ascii="Arial" w:hAnsi="Arial" w:cs="Arial"/>
          <w:sz w:val="28"/>
          <w:szCs w:val="28"/>
        </w:rPr>
        <w:t>Touya</w:t>
      </w:r>
      <w:proofErr w:type="spellEnd"/>
      <w:r w:rsidRPr="00721B7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21B79">
        <w:rPr>
          <w:rFonts w:ascii="Arial" w:hAnsi="Arial" w:cs="Arial"/>
          <w:sz w:val="28"/>
          <w:szCs w:val="28"/>
        </w:rPr>
        <w:t>muchechi</w:t>
      </w:r>
      <w:proofErr w:type="spellEnd"/>
      <w:r w:rsidRPr="00721B7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21B79">
        <w:rPr>
          <w:rFonts w:ascii="Arial" w:hAnsi="Arial" w:cs="Arial"/>
          <w:sz w:val="28"/>
          <w:szCs w:val="28"/>
        </w:rPr>
        <w:t>mune</w:t>
      </w:r>
      <w:proofErr w:type="spellEnd"/>
      <w:r w:rsidRPr="00721B79">
        <w:rPr>
          <w:rFonts w:ascii="Arial" w:hAnsi="Arial" w:cs="Arial"/>
          <w:sz w:val="28"/>
          <w:szCs w:val="28"/>
        </w:rPr>
        <w:t xml:space="preserve"> ma tiles </w:t>
      </w:r>
      <w:proofErr w:type="spellStart"/>
      <w:r w:rsidRPr="00721B79">
        <w:rPr>
          <w:rFonts w:ascii="Arial" w:hAnsi="Arial" w:cs="Arial"/>
          <w:sz w:val="28"/>
          <w:szCs w:val="28"/>
        </w:rPr>
        <w:t>akanaka</w:t>
      </w:r>
      <w:proofErr w:type="spellEnd"/>
      <w:r w:rsidRPr="00721B79">
        <w:rPr>
          <w:rFonts w:ascii="Arial" w:hAnsi="Arial" w:cs="Arial"/>
          <w:sz w:val="28"/>
          <w:szCs w:val="28"/>
        </w:rPr>
        <w:t xml:space="preserve">. </w:t>
      </w:r>
      <w:r w:rsidRPr="00E52917">
        <w:rPr>
          <w:rFonts w:ascii="Arial" w:hAnsi="Arial" w:cs="Arial"/>
          <w:sz w:val="28"/>
          <w:szCs w:val="28"/>
        </w:rPr>
        <w:t xml:space="preserve">Rino </w:t>
      </w:r>
      <w:proofErr w:type="spellStart"/>
      <w:r w:rsidRPr="00E52917">
        <w:rPr>
          <w:rFonts w:ascii="Arial" w:hAnsi="Arial" w:cs="Arial"/>
          <w:sz w:val="28"/>
          <w:szCs w:val="28"/>
        </w:rPr>
        <w:t>igore</w:t>
      </w:r>
      <w:proofErr w:type="spellEnd"/>
      <w:r w:rsidRPr="00E5291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52917">
        <w:rPr>
          <w:rFonts w:ascii="Arial" w:hAnsi="Arial" w:cs="Arial"/>
          <w:sz w:val="28"/>
          <w:szCs w:val="28"/>
        </w:rPr>
        <w:t>resanduko</w:t>
      </w:r>
      <w:proofErr w:type="spellEnd"/>
      <w:r w:rsidRPr="00E52917"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Amen.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</w:p>
    <w:p w14:paraId="30CD7AE9" w14:textId="77777777" w:rsidR="005D3BDE" w:rsidRPr="006347D6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131</w:t>
      </w:r>
      <w:r>
        <w:rPr>
          <w:rFonts w:ascii="Arial" w:hAnsi="Arial" w:cs="Arial"/>
          <w:sz w:val="28"/>
          <w:szCs w:val="28"/>
        </w:rPr>
        <w:t xml:space="preserve"> Complex </w:t>
      </w:r>
      <w:proofErr w:type="spellStart"/>
      <w:r>
        <w:rPr>
          <w:rFonts w:ascii="Arial" w:hAnsi="Arial" w:cs="Arial"/>
          <w:sz w:val="28"/>
          <w:szCs w:val="28"/>
        </w:rPr>
        <w:t>inokonzerwa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nekwaunobva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nepaunorara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nechaunopfeka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nechaunodya</w:t>
      </w:r>
      <w:proofErr w:type="spellEnd"/>
      <w:r>
        <w:rPr>
          <w:rFonts w:ascii="Arial" w:hAnsi="Arial" w:cs="Arial"/>
          <w:sz w:val="28"/>
          <w:szCs w:val="28"/>
        </w:rPr>
        <w:t xml:space="preserve">. Pane </w:t>
      </w:r>
      <w:proofErr w:type="spellStart"/>
      <w:r>
        <w:rPr>
          <w:rFonts w:ascii="Arial" w:hAnsi="Arial" w:cs="Arial"/>
          <w:sz w:val="28"/>
          <w:szCs w:val="28"/>
        </w:rPr>
        <w:t>nzvimbo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ukapinda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mavari</w:t>
      </w:r>
      <w:proofErr w:type="spellEnd"/>
      <w:r>
        <w:rPr>
          <w:rFonts w:ascii="Arial" w:hAnsi="Arial" w:cs="Arial"/>
          <w:sz w:val="28"/>
          <w:szCs w:val="28"/>
        </w:rPr>
        <w:t xml:space="preserve"> uno–</w:t>
      </w:r>
      <w:proofErr w:type="spellStart"/>
      <w:r>
        <w:rPr>
          <w:rFonts w:ascii="Arial" w:hAnsi="Arial" w:cs="Arial"/>
          <w:sz w:val="28"/>
          <w:szCs w:val="28"/>
        </w:rPr>
        <w:t>uchingopindamo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unoisa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ruoko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muhomwe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usingadi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Nzvimbo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yacho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lastRenderedPageBreak/>
        <w:t>inokutu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inokutuma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Unongoona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wangodaiwo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nyangwe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usina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918B8">
        <w:rPr>
          <w:rFonts w:ascii="Arial" w:hAnsi="Arial" w:cs="Arial"/>
          <w:sz w:val="28"/>
          <w:szCs w:val="28"/>
        </w:rPr>
        <w:t>Unongoona</w:t>
      </w:r>
      <w:proofErr w:type="spellEnd"/>
      <w:r w:rsidRPr="008918B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918B8">
        <w:rPr>
          <w:rFonts w:ascii="Arial" w:hAnsi="Arial" w:cs="Arial"/>
          <w:sz w:val="28"/>
          <w:szCs w:val="28"/>
        </w:rPr>
        <w:t>va</w:t>
      </w:r>
      <w:proofErr w:type="spellEnd"/>
      <w:r w:rsidRPr="008918B8">
        <w:rPr>
          <w:rFonts w:ascii="Arial" w:hAnsi="Arial" w:cs="Arial"/>
          <w:sz w:val="28"/>
          <w:szCs w:val="28"/>
        </w:rPr>
        <w:t>–</w:t>
      </w:r>
      <w:proofErr w:type="spellStart"/>
      <w:r w:rsidRPr="008918B8">
        <w:rPr>
          <w:rFonts w:ascii="Arial" w:hAnsi="Arial" w:cs="Arial"/>
          <w:sz w:val="28"/>
          <w:szCs w:val="28"/>
        </w:rPr>
        <w:t>munhu</w:t>
      </w:r>
      <w:proofErr w:type="spellEnd"/>
      <w:r w:rsidRPr="008918B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918B8">
        <w:rPr>
          <w:rFonts w:ascii="Arial" w:hAnsi="Arial" w:cs="Arial"/>
          <w:sz w:val="28"/>
          <w:szCs w:val="28"/>
        </w:rPr>
        <w:t>wese</w:t>
      </w:r>
      <w:proofErr w:type="spellEnd"/>
      <w:r w:rsidRPr="008918B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918B8">
        <w:rPr>
          <w:rFonts w:ascii="Arial" w:hAnsi="Arial" w:cs="Arial"/>
          <w:sz w:val="28"/>
          <w:szCs w:val="28"/>
        </w:rPr>
        <w:t>vaka</w:t>
      </w:r>
      <w:proofErr w:type="spellEnd"/>
      <w:r w:rsidRPr="008918B8">
        <w:rPr>
          <w:rFonts w:ascii="Arial" w:hAnsi="Arial" w:cs="Arial"/>
          <w:sz w:val="28"/>
          <w:szCs w:val="28"/>
        </w:rPr>
        <w:t>–</w:t>
      </w:r>
      <w:proofErr w:type="spellStart"/>
      <w:r w:rsidRPr="008918B8">
        <w:rPr>
          <w:rFonts w:ascii="Arial" w:hAnsi="Arial" w:cs="Arial"/>
          <w:sz w:val="28"/>
          <w:szCs w:val="28"/>
        </w:rPr>
        <w:t>vanenge</w:t>
      </w:r>
      <w:proofErr w:type="spellEnd"/>
      <w:r w:rsidRPr="008918B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918B8">
        <w:rPr>
          <w:rFonts w:ascii="Arial" w:hAnsi="Arial" w:cs="Arial"/>
          <w:sz w:val="28"/>
          <w:szCs w:val="28"/>
        </w:rPr>
        <w:t>varimo</w:t>
      </w:r>
      <w:proofErr w:type="spellEnd"/>
      <w:r w:rsidRPr="008918B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918B8">
        <w:rPr>
          <w:rFonts w:ascii="Arial" w:hAnsi="Arial" w:cs="Arial"/>
          <w:sz w:val="28"/>
          <w:szCs w:val="28"/>
        </w:rPr>
        <w:t>vanenge</w:t>
      </w:r>
      <w:proofErr w:type="spellEnd"/>
      <w:r w:rsidRPr="008918B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918B8">
        <w:rPr>
          <w:rFonts w:ascii="Arial" w:hAnsi="Arial" w:cs="Arial"/>
          <w:sz w:val="28"/>
          <w:szCs w:val="28"/>
        </w:rPr>
        <w:t>vakangoisa</w:t>
      </w:r>
      <w:proofErr w:type="spellEnd"/>
      <w:r w:rsidRPr="008918B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918B8">
        <w:rPr>
          <w:rFonts w:ascii="Arial" w:hAnsi="Arial" w:cs="Arial"/>
          <w:sz w:val="28"/>
          <w:szCs w:val="28"/>
        </w:rPr>
        <w:t>maoko</w:t>
      </w:r>
      <w:proofErr w:type="spellEnd"/>
      <w:r w:rsidRPr="008918B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918B8">
        <w:rPr>
          <w:rFonts w:ascii="Arial" w:hAnsi="Arial" w:cs="Arial"/>
          <w:sz w:val="28"/>
          <w:szCs w:val="28"/>
        </w:rPr>
        <w:t>muho</w:t>
      </w:r>
      <w:r>
        <w:rPr>
          <w:rFonts w:ascii="Arial" w:hAnsi="Arial" w:cs="Arial"/>
          <w:sz w:val="28"/>
          <w:szCs w:val="28"/>
        </w:rPr>
        <w:t>mwe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wongoona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rwangu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rwunongoramba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ruri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panze</w:t>
      </w:r>
      <w:proofErr w:type="spellEnd"/>
      <w:r>
        <w:rPr>
          <w:rFonts w:ascii="Arial" w:hAnsi="Arial" w:cs="Arial"/>
          <w:sz w:val="28"/>
          <w:szCs w:val="28"/>
        </w:rPr>
        <w:t xml:space="preserve"> sei. </w:t>
      </w:r>
      <w:r w:rsidRPr="00333C1C">
        <w:rPr>
          <w:rFonts w:ascii="Arial" w:hAnsi="Arial" w:cs="Arial"/>
          <w:sz w:val="18"/>
          <w:szCs w:val="18"/>
        </w:rPr>
        <w:t xml:space="preserve">[Congregation laughs—ED] </w:t>
      </w:r>
      <w:proofErr w:type="spellStart"/>
      <w:r>
        <w:rPr>
          <w:rFonts w:ascii="Arial" w:hAnsi="Arial" w:cs="Arial"/>
          <w:sz w:val="28"/>
          <w:szCs w:val="28"/>
        </w:rPr>
        <w:t>Newewo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watoisawo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maoko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muhomwe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6347D6">
        <w:rPr>
          <w:rFonts w:ascii="Arial" w:hAnsi="Arial" w:cs="Arial"/>
          <w:sz w:val="28"/>
          <w:szCs w:val="28"/>
        </w:rPr>
        <w:t xml:space="preserve">Confidence </w:t>
      </w:r>
      <w:proofErr w:type="spellStart"/>
      <w:r w:rsidRPr="006347D6">
        <w:rPr>
          <w:rFonts w:ascii="Arial" w:hAnsi="Arial" w:cs="Arial"/>
          <w:sz w:val="28"/>
          <w:szCs w:val="28"/>
        </w:rPr>
        <w:t>dzinouya</w:t>
      </w:r>
      <w:proofErr w:type="spellEnd"/>
      <w:r w:rsidRPr="006347D6">
        <w:rPr>
          <w:rFonts w:ascii="Arial" w:hAnsi="Arial" w:cs="Arial"/>
          <w:sz w:val="28"/>
          <w:szCs w:val="28"/>
        </w:rPr>
        <w:t xml:space="preserve"> ne environment.</w:t>
      </w:r>
    </w:p>
    <w:p w14:paraId="55F0FDE8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  <w:lang w:val="fr-FR"/>
        </w:rPr>
        <w:t>132</w:t>
      </w:r>
      <w:r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D01134">
        <w:rPr>
          <w:rFonts w:ascii="Arial" w:hAnsi="Arial" w:cs="Arial"/>
          <w:sz w:val="28"/>
          <w:szCs w:val="28"/>
          <w:lang w:val="fr-FR"/>
        </w:rPr>
        <w:t>Manje</w:t>
      </w:r>
      <w:proofErr w:type="spellEnd"/>
      <w:r w:rsidRPr="00D01134">
        <w:rPr>
          <w:rFonts w:ascii="Arial" w:hAnsi="Arial" w:cs="Arial"/>
          <w:sz w:val="28"/>
          <w:szCs w:val="28"/>
          <w:lang w:val="fr-FR"/>
        </w:rPr>
        <w:t xml:space="preserve"> pano </w:t>
      </w:r>
      <w:proofErr w:type="spellStart"/>
      <w:r w:rsidRPr="00D01134">
        <w:rPr>
          <w:rFonts w:ascii="Arial" w:hAnsi="Arial" w:cs="Arial"/>
          <w:sz w:val="28"/>
          <w:szCs w:val="28"/>
          <w:lang w:val="fr-FR"/>
        </w:rPr>
        <w:t>vanhu</w:t>
      </w:r>
      <w:proofErr w:type="spellEnd"/>
      <w:r w:rsidRPr="00D01134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D01134">
        <w:rPr>
          <w:rFonts w:ascii="Arial" w:hAnsi="Arial" w:cs="Arial"/>
          <w:sz w:val="28"/>
          <w:szCs w:val="28"/>
          <w:lang w:val="fr-FR"/>
        </w:rPr>
        <w:t>vaMwari</w:t>
      </w:r>
      <w:proofErr w:type="spellEnd"/>
      <w:r w:rsidRPr="00D01134">
        <w:rPr>
          <w:rFonts w:ascii="Arial" w:hAnsi="Arial" w:cs="Arial"/>
          <w:sz w:val="28"/>
          <w:szCs w:val="28"/>
          <w:lang w:val="fr-FR"/>
        </w:rPr>
        <w:t xml:space="preserve"> tine </w:t>
      </w:r>
      <w:proofErr w:type="spellStart"/>
      <w:r w:rsidRPr="00D01134">
        <w:rPr>
          <w:rFonts w:ascii="Arial" w:hAnsi="Arial" w:cs="Arial"/>
          <w:sz w:val="28"/>
          <w:szCs w:val="28"/>
          <w:lang w:val="fr-FR"/>
        </w:rPr>
        <w:t>chinangwa</w:t>
      </w:r>
      <w:proofErr w:type="spellEnd"/>
      <w:r w:rsidRPr="00D01134">
        <w:rPr>
          <w:rFonts w:ascii="Arial" w:hAnsi="Arial" w:cs="Arial"/>
          <w:sz w:val="28"/>
          <w:szCs w:val="28"/>
          <w:lang w:val="fr-FR"/>
        </w:rPr>
        <w:t xml:space="preserve">, tine vision, tine </w:t>
      </w:r>
      <w:proofErr w:type="spellStart"/>
      <w:r w:rsidRPr="00D01134">
        <w:rPr>
          <w:rFonts w:ascii="Arial" w:hAnsi="Arial" w:cs="Arial"/>
          <w:sz w:val="28"/>
          <w:szCs w:val="28"/>
          <w:lang w:val="fr-FR"/>
        </w:rPr>
        <w:t>chato</w:t>
      </w:r>
      <w:r>
        <w:rPr>
          <w:rFonts w:ascii="Arial" w:hAnsi="Arial" w:cs="Arial"/>
          <w:sz w:val="28"/>
          <w:szCs w:val="28"/>
          <w:lang w:val="fr-FR"/>
        </w:rPr>
        <w:t>da</w:t>
      </w:r>
      <w:proofErr w:type="spellEnd"/>
      <w:r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fr-FR"/>
        </w:rPr>
        <w:t>kuzadzikisa</w:t>
      </w:r>
      <w:proofErr w:type="spellEnd"/>
      <w:r>
        <w:rPr>
          <w:rFonts w:ascii="Arial" w:hAnsi="Arial" w:cs="Arial"/>
          <w:sz w:val="28"/>
          <w:szCs w:val="28"/>
          <w:lang w:val="fr-FR"/>
        </w:rPr>
        <w:t xml:space="preserve">. </w:t>
      </w:r>
      <w:r w:rsidRPr="00721B79">
        <w:rPr>
          <w:rFonts w:ascii="Arial" w:hAnsi="Arial" w:cs="Arial"/>
          <w:sz w:val="28"/>
          <w:szCs w:val="28"/>
          <w:lang w:val="fr-FR"/>
        </w:rPr>
        <w:t xml:space="preserve">Mwari </w:t>
      </w:r>
      <w:proofErr w:type="spellStart"/>
      <w:r w:rsidRPr="00721B79">
        <w:rPr>
          <w:rFonts w:ascii="Arial" w:hAnsi="Arial" w:cs="Arial"/>
          <w:sz w:val="28"/>
          <w:szCs w:val="28"/>
          <w:lang w:val="fr-FR"/>
        </w:rPr>
        <w:t>ngavatiitire</w:t>
      </w:r>
      <w:proofErr w:type="spellEnd"/>
      <w:r w:rsidRPr="00721B7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721B79">
        <w:rPr>
          <w:rFonts w:ascii="Arial" w:hAnsi="Arial" w:cs="Arial"/>
          <w:sz w:val="28"/>
          <w:szCs w:val="28"/>
          <w:lang w:val="fr-FR"/>
        </w:rPr>
        <w:t>nyasha</w:t>
      </w:r>
      <w:proofErr w:type="spellEnd"/>
      <w:r w:rsidRPr="00721B79">
        <w:rPr>
          <w:rFonts w:ascii="Arial" w:hAnsi="Arial" w:cs="Arial"/>
          <w:sz w:val="28"/>
          <w:szCs w:val="28"/>
          <w:lang w:val="fr-FR"/>
        </w:rPr>
        <w:t>.</w:t>
      </w:r>
      <w:r w:rsidRPr="00721B79">
        <w:rPr>
          <w:rFonts w:ascii="Arial" w:hAnsi="Arial" w:cs="Arial"/>
          <w:sz w:val="18"/>
          <w:szCs w:val="18"/>
          <w:lang w:val="fr-FR"/>
        </w:rPr>
        <w:t xml:space="preserve"> [Congregation </w:t>
      </w:r>
      <w:proofErr w:type="spellStart"/>
      <w:r w:rsidRPr="00721B79">
        <w:rPr>
          <w:rFonts w:ascii="Arial" w:hAnsi="Arial" w:cs="Arial"/>
          <w:sz w:val="18"/>
          <w:szCs w:val="18"/>
          <w:lang w:val="fr-FR"/>
        </w:rPr>
        <w:t>says</w:t>
      </w:r>
      <w:proofErr w:type="spellEnd"/>
      <w:r w:rsidRPr="00721B79">
        <w:rPr>
          <w:rFonts w:ascii="Arial" w:hAnsi="Arial" w:cs="Arial"/>
          <w:sz w:val="18"/>
          <w:szCs w:val="18"/>
          <w:lang w:val="fr-FR"/>
        </w:rPr>
        <w:t>, “Amen.”]</w:t>
      </w:r>
      <w:r w:rsidRPr="00721B7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721B79">
        <w:rPr>
          <w:rFonts w:ascii="Arial" w:hAnsi="Arial" w:cs="Arial"/>
          <w:sz w:val="28"/>
          <w:szCs w:val="28"/>
          <w:lang w:val="fr-FR"/>
        </w:rPr>
        <w:t>Vana</w:t>
      </w:r>
      <w:proofErr w:type="spellEnd"/>
      <w:r w:rsidRPr="00721B7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721B79">
        <w:rPr>
          <w:rFonts w:ascii="Arial" w:hAnsi="Arial" w:cs="Arial"/>
          <w:sz w:val="28"/>
          <w:szCs w:val="28"/>
          <w:lang w:val="fr-FR"/>
        </w:rPr>
        <w:t>vedu</w:t>
      </w:r>
      <w:proofErr w:type="spellEnd"/>
      <w:r w:rsidRPr="00721B7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721B79">
        <w:rPr>
          <w:rFonts w:ascii="Arial" w:hAnsi="Arial" w:cs="Arial"/>
          <w:sz w:val="28"/>
          <w:szCs w:val="28"/>
          <w:lang w:val="fr-FR"/>
        </w:rPr>
        <w:t>vatiri</w:t>
      </w:r>
      <w:proofErr w:type="spellEnd"/>
      <w:r w:rsidRPr="00721B7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721B79">
        <w:rPr>
          <w:rFonts w:ascii="Arial" w:hAnsi="Arial" w:cs="Arial"/>
          <w:sz w:val="28"/>
          <w:szCs w:val="28"/>
          <w:lang w:val="fr-FR"/>
        </w:rPr>
        <w:t>kuzvara</w:t>
      </w:r>
      <w:proofErr w:type="spellEnd"/>
      <w:r w:rsidRPr="00721B79">
        <w:rPr>
          <w:rFonts w:ascii="Arial" w:hAnsi="Arial" w:cs="Arial"/>
          <w:sz w:val="28"/>
          <w:szCs w:val="28"/>
          <w:lang w:val="fr-FR"/>
        </w:rPr>
        <w:t xml:space="preserve">, kana </w:t>
      </w:r>
      <w:proofErr w:type="spellStart"/>
      <w:r w:rsidRPr="00721B79">
        <w:rPr>
          <w:rFonts w:ascii="Arial" w:hAnsi="Arial" w:cs="Arial"/>
          <w:sz w:val="28"/>
          <w:szCs w:val="28"/>
          <w:lang w:val="fr-FR"/>
        </w:rPr>
        <w:t>tikasawana</w:t>
      </w:r>
      <w:proofErr w:type="spellEnd"/>
      <w:r w:rsidRPr="00721B79">
        <w:rPr>
          <w:rFonts w:ascii="Arial" w:hAnsi="Arial" w:cs="Arial"/>
          <w:sz w:val="28"/>
          <w:szCs w:val="28"/>
          <w:lang w:val="fr-FR"/>
        </w:rPr>
        <w:t xml:space="preserve"> kana </w:t>
      </w:r>
      <w:proofErr w:type="spellStart"/>
      <w:r w:rsidRPr="00721B79">
        <w:rPr>
          <w:rFonts w:ascii="Arial" w:hAnsi="Arial" w:cs="Arial"/>
          <w:sz w:val="28"/>
          <w:szCs w:val="28"/>
          <w:lang w:val="fr-FR"/>
        </w:rPr>
        <w:t>munhu</w:t>
      </w:r>
      <w:proofErr w:type="spellEnd"/>
      <w:r w:rsidRPr="00721B7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721B79">
        <w:rPr>
          <w:rFonts w:ascii="Arial" w:hAnsi="Arial" w:cs="Arial"/>
          <w:sz w:val="28"/>
          <w:szCs w:val="28"/>
          <w:lang w:val="fr-FR"/>
        </w:rPr>
        <w:t>watinowedzera</w:t>
      </w:r>
      <w:proofErr w:type="spellEnd"/>
      <w:r w:rsidRPr="00721B79">
        <w:rPr>
          <w:rFonts w:ascii="Arial" w:hAnsi="Arial" w:cs="Arial"/>
          <w:sz w:val="28"/>
          <w:szCs w:val="28"/>
          <w:lang w:val="fr-FR"/>
        </w:rPr>
        <w:t xml:space="preserve"> kana </w:t>
      </w:r>
      <w:proofErr w:type="spellStart"/>
      <w:r w:rsidRPr="00721B79">
        <w:rPr>
          <w:rFonts w:ascii="Arial" w:hAnsi="Arial" w:cs="Arial"/>
          <w:sz w:val="28"/>
          <w:szCs w:val="28"/>
          <w:lang w:val="fr-FR"/>
        </w:rPr>
        <w:t>mumwe</w:t>
      </w:r>
      <w:proofErr w:type="spellEnd"/>
      <w:r w:rsidRPr="00721B7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721B79">
        <w:rPr>
          <w:rFonts w:ascii="Arial" w:hAnsi="Arial" w:cs="Arial"/>
          <w:sz w:val="28"/>
          <w:szCs w:val="28"/>
          <w:lang w:val="fr-FR"/>
        </w:rPr>
        <w:t>chete</w:t>
      </w:r>
      <w:proofErr w:type="spellEnd"/>
      <w:r w:rsidRPr="00721B79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Pr="00721B79">
        <w:rPr>
          <w:rFonts w:ascii="Arial" w:hAnsi="Arial" w:cs="Arial"/>
          <w:sz w:val="28"/>
          <w:szCs w:val="28"/>
          <w:lang w:val="fr-FR"/>
        </w:rPr>
        <w:t>ngavava</w:t>
      </w:r>
      <w:proofErr w:type="spellEnd"/>
      <w:r w:rsidRPr="00721B7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fr-FR"/>
        </w:rPr>
        <w:t>C</w:t>
      </w:r>
      <w:r w:rsidRPr="00721B79">
        <w:rPr>
          <w:rFonts w:ascii="Arial" w:hAnsi="Arial" w:cs="Arial"/>
          <w:sz w:val="28"/>
          <w:szCs w:val="28"/>
          <w:lang w:val="fr-FR"/>
        </w:rPr>
        <w:t>hechi</w:t>
      </w:r>
      <w:proofErr w:type="spellEnd"/>
      <w:r w:rsidRPr="00721B7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721B79">
        <w:rPr>
          <w:rFonts w:ascii="Arial" w:hAnsi="Arial" w:cs="Arial"/>
          <w:sz w:val="28"/>
          <w:szCs w:val="28"/>
          <w:lang w:val="fr-FR"/>
        </w:rPr>
        <w:t>yegore</w:t>
      </w:r>
      <w:proofErr w:type="spellEnd"/>
      <w:r w:rsidRPr="00721B79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721B79">
        <w:rPr>
          <w:rFonts w:ascii="Arial" w:hAnsi="Arial" w:cs="Arial"/>
          <w:sz w:val="28"/>
          <w:szCs w:val="28"/>
          <w:lang w:val="fr-FR"/>
        </w:rPr>
        <w:t>rinodii</w:t>
      </w:r>
      <w:proofErr w:type="spellEnd"/>
      <w:r w:rsidRPr="00721B79">
        <w:rPr>
          <w:rFonts w:ascii="Arial" w:hAnsi="Arial" w:cs="Arial"/>
          <w:sz w:val="28"/>
          <w:szCs w:val="28"/>
          <w:lang w:val="fr-FR"/>
        </w:rPr>
        <w:t xml:space="preserve">…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ramangwana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.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Ndosaka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mukaona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isusu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ndisu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vana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baba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isu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.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Ndisu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vana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baba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veChechi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dzino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idzi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.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Hakuna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vamwe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vana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baba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vanopfuura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isusu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.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Tiri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kuzvara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vana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vatoda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kuti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varambe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vari pano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paChechi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pedu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pano.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Hatidi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kuti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vana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vedu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varambe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vaine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complex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yeKereke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yaMwari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iyi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. Saka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zvatiri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isu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vana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baba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isusu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ngatigadzirei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pfuma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isu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6347D6">
        <w:rPr>
          <w:rFonts w:ascii="Arial" w:hAnsi="Arial" w:cs="Arial"/>
          <w:sz w:val="28"/>
          <w:szCs w:val="28"/>
          <w:lang w:val="fr-FR"/>
        </w:rPr>
        <w:t>pachedu</w:t>
      </w:r>
      <w:proofErr w:type="spellEnd"/>
      <w:r w:rsidRPr="006347D6">
        <w:rPr>
          <w:rFonts w:ascii="Arial" w:hAnsi="Arial" w:cs="Arial"/>
          <w:sz w:val="28"/>
          <w:szCs w:val="28"/>
          <w:lang w:val="fr-FR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Ngatiitei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zvinhu</w:t>
      </w:r>
      <w:proofErr w:type="spellEnd"/>
      <w:r>
        <w:rPr>
          <w:rFonts w:ascii="Arial" w:hAnsi="Arial" w:cs="Arial"/>
          <w:sz w:val="28"/>
          <w:szCs w:val="28"/>
        </w:rPr>
        <w:t>, a body of work.</w:t>
      </w:r>
    </w:p>
    <w:p w14:paraId="19498F24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133</w:t>
      </w:r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akatadza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kutidaira</w:t>
      </w:r>
      <w:proofErr w:type="spellEnd"/>
      <w:r>
        <w:rPr>
          <w:rFonts w:ascii="Arial" w:hAnsi="Arial" w:cs="Arial"/>
          <w:sz w:val="28"/>
          <w:szCs w:val="28"/>
        </w:rPr>
        <w:t xml:space="preserve"> pa change of status, </w:t>
      </w:r>
      <w:proofErr w:type="spellStart"/>
      <w:r>
        <w:rPr>
          <w:rFonts w:ascii="Arial" w:hAnsi="Arial" w:cs="Arial"/>
          <w:sz w:val="28"/>
          <w:szCs w:val="28"/>
        </w:rPr>
        <w:t>zvinongoreva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muChechi</w:t>
      </w:r>
      <w:proofErr w:type="spellEnd"/>
      <w:r>
        <w:rPr>
          <w:rFonts w:ascii="Arial" w:hAnsi="Arial" w:cs="Arial"/>
          <w:sz w:val="28"/>
          <w:szCs w:val="28"/>
        </w:rPr>
        <w:t xml:space="preserve"> manga </w:t>
      </w:r>
      <w:proofErr w:type="spellStart"/>
      <w:r>
        <w:rPr>
          <w:rFonts w:ascii="Arial" w:hAnsi="Arial" w:cs="Arial"/>
          <w:sz w:val="28"/>
          <w:szCs w:val="28"/>
        </w:rPr>
        <w:t>musina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anonama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anonamata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C855AA">
        <w:rPr>
          <w:rFonts w:ascii="Arial" w:hAnsi="Arial" w:cs="Arial"/>
          <w:sz w:val="18"/>
          <w:szCs w:val="18"/>
        </w:rPr>
        <w:t>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ndekwekuti</w:t>
      </w:r>
      <w:proofErr w:type="spellEnd"/>
      <w:r>
        <w:rPr>
          <w:rFonts w:ascii="Arial" w:hAnsi="Arial" w:cs="Arial"/>
          <w:sz w:val="28"/>
          <w:szCs w:val="28"/>
        </w:rPr>
        <w:t xml:space="preserve">, “Come. In blessing I will bless thee…”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nemumwe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achiropafadzwa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mumwe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nemumwe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Uchiroora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mukadzi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woita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muchato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kwawo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muchienda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kunogara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yenyu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yakanaka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Muchiuya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nemotokari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yenyu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muChechi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tichiimba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takasununguka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sevana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veIsraeri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zvavaiita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wavo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avaitira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nya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nyasha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Mwari </w:t>
      </w:r>
      <w:proofErr w:type="spellStart"/>
      <w:r>
        <w:rPr>
          <w:rFonts w:ascii="Arial" w:hAnsi="Arial" w:cs="Arial"/>
          <w:sz w:val="28"/>
          <w:szCs w:val="28"/>
        </w:rPr>
        <w:t>dzoreredzai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kunamata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</w:p>
    <w:p w14:paraId="36051419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134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Ndosaka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vemunhu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ane</w:t>
      </w:r>
      <w:proofErr w:type="spellEnd"/>
      <w:r>
        <w:rPr>
          <w:rFonts w:ascii="Arial" w:hAnsi="Arial" w:cs="Arial"/>
          <w:sz w:val="28"/>
          <w:szCs w:val="28"/>
        </w:rPr>
        <w:t xml:space="preserve"> integrity, </w:t>
      </w:r>
      <w:proofErr w:type="spellStart"/>
      <w:r>
        <w:rPr>
          <w:rFonts w:ascii="Arial" w:hAnsi="Arial" w:cs="Arial"/>
          <w:sz w:val="28"/>
          <w:szCs w:val="28"/>
        </w:rPr>
        <w:t>vakasara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panyika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hanzi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vanosara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vachiropafadzwa</w:t>
      </w:r>
      <w:proofErr w:type="spellEnd"/>
      <w:r>
        <w:rPr>
          <w:rFonts w:ascii="Arial" w:hAnsi="Arial" w:cs="Arial"/>
          <w:sz w:val="28"/>
          <w:szCs w:val="28"/>
        </w:rPr>
        <w:t xml:space="preserve"> iye </w:t>
      </w:r>
      <w:proofErr w:type="spellStart"/>
      <w:r>
        <w:rPr>
          <w:rFonts w:ascii="Arial" w:hAnsi="Arial" w:cs="Arial"/>
          <w:sz w:val="28"/>
          <w:szCs w:val="28"/>
        </w:rPr>
        <w:t>angori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afa</w:t>
      </w:r>
      <w:proofErr w:type="spellEnd"/>
      <w:r>
        <w:rPr>
          <w:rFonts w:ascii="Arial" w:hAnsi="Arial" w:cs="Arial"/>
          <w:sz w:val="28"/>
          <w:szCs w:val="28"/>
        </w:rPr>
        <w:t xml:space="preserve"> ka…?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kare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Hatidi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imire</w:t>
      </w:r>
      <w:proofErr w:type="spellEnd"/>
      <w:r>
        <w:rPr>
          <w:rFonts w:ascii="Arial" w:hAnsi="Arial" w:cs="Arial"/>
          <w:sz w:val="28"/>
          <w:szCs w:val="28"/>
        </w:rPr>
        <w:t xml:space="preserve">. Ko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Tamandani </w:t>
      </w:r>
      <w:proofErr w:type="spellStart"/>
      <w:r>
        <w:rPr>
          <w:rFonts w:ascii="Arial" w:hAnsi="Arial" w:cs="Arial"/>
          <w:sz w:val="28"/>
          <w:szCs w:val="28"/>
        </w:rPr>
        <w:t>vanonamatira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kupi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</w:rPr>
        <w:t>Vazukuru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vangu</w:t>
      </w:r>
      <w:proofErr w:type="spellEnd"/>
      <w:r>
        <w:rPr>
          <w:rFonts w:ascii="Arial" w:hAnsi="Arial" w:cs="Arial"/>
          <w:sz w:val="28"/>
          <w:szCs w:val="28"/>
        </w:rPr>
        <w:t xml:space="preserve">. Chokwadi </w:t>
      </w:r>
      <w:proofErr w:type="spellStart"/>
      <w:r>
        <w:rPr>
          <w:rFonts w:ascii="Arial" w:hAnsi="Arial" w:cs="Arial"/>
          <w:sz w:val="28"/>
          <w:szCs w:val="28"/>
        </w:rPr>
        <w:t>vazukuru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vangu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vanononamata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kuBhere</w:t>
      </w:r>
      <w:ins w:id="46" w:author="Transcriber01 JHB" w:date="2025-08-28T09:20:00Z" w16du:dateUtc="2025-08-28T07:20:00Z">
        <w:r>
          <w:rPr>
            <w:rFonts w:ascii="Arial" w:hAnsi="Arial" w:cs="Arial"/>
            <w:sz w:val="28"/>
            <w:szCs w:val="28"/>
          </w:rPr>
          <w:t>v</w:t>
        </w:r>
      </w:ins>
      <w:del w:id="47" w:author="Transcriber01 JHB" w:date="2025-08-28T09:20:00Z" w16du:dateUtc="2025-08-28T07:20:00Z">
        <w:r w:rsidDel="00ED210E">
          <w:rPr>
            <w:rFonts w:ascii="Arial" w:hAnsi="Arial" w:cs="Arial"/>
            <w:sz w:val="28"/>
            <w:szCs w:val="28"/>
          </w:rPr>
          <w:delText>b</w:delText>
        </w:r>
      </w:del>
      <w:r>
        <w:rPr>
          <w:rFonts w:ascii="Arial" w:hAnsi="Arial" w:cs="Arial"/>
          <w:sz w:val="28"/>
          <w:szCs w:val="28"/>
        </w:rPr>
        <w:t>hedhiya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</w:rPr>
        <w:t>Ndomuka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chipoko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Vazukuru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vangu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vaende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kunonamata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>–</w:t>
      </w:r>
      <w:proofErr w:type="spellStart"/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>–</w:t>
      </w:r>
      <w:proofErr w:type="spellStart"/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>–</w:t>
      </w:r>
      <w:proofErr w:type="spellStart"/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>–</w:t>
      </w:r>
      <w:proofErr w:type="spellStart"/>
      <w:r>
        <w:rPr>
          <w:rFonts w:ascii="Arial" w:hAnsi="Arial" w:cs="Arial"/>
          <w:sz w:val="28"/>
          <w:szCs w:val="28"/>
        </w:rPr>
        <w:t>kuHirusaidi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uko</w:t>
      </w:r>
      <w:proofErr w:type="spellEnd"/>
      <w:r>
        <w:rPr>
          <w:rFonts w:ascii="Arial" w:hAnsi="Arial" w:cs="Arial"/>
          <w:sz w:val="28"/>
          <w:szCs w:val="28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</w:rPr>
        <w:t>kuMebhoraini</w:t>
      </w:r>
      <w:proofErr w:type="spellEnd"/>
      <w:r>
        <w:rPr>
          <w:rFonts w:ascii="Arial" w:hAnsi="Arial" w:cs="Arial"/>
          <w:sz w:val="28"/>
          <w:szCs w:val="28"/>
        </w:rPr>
        <w:t xml:space="preserve">? Ko, </w:t>
      </w:r>
      <w:proofErr w:type="spellStart"/>
      <w:r>
        <w:rPr>
          <w:rFonts w:ascii="Arial" w:hAnsi="Arial" w:cs="Arial"/>
          <w:sz w:val="28"/>
          <w:szCs w:val="28"/>
        </w:rPr>
        <w:t>akamboita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wekuMebhoraini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ah-ah</w:t>
      </w:r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wekuHirisaidhi</w:t>
      </w:r>
      <w:proofErr w:type="spellEnd"/>
      <w:r>
        <w:rPr>
          <w:rFonts w:ascii="Arial" w:hAnsi="Arial" w:cs="Arial"/>
          <w:sz w:val="28"/>
          <w:szCs w:val="28"/>
        </w:rPr>
        <w:t>?</w:t>
      </w:r>
      <w:r w:rsidRPr="006D3D78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 xml:space="preserve">Pastor </w:t>
      </w:r>
      <w:proofErr w:type="spellStart"/>
      <w:r>
        <w:rPr>
          <w:rFonts w:ascii="Arial" w:hAnsi="Arial" w:cs="Arial"/>
          <w:sz w:val="18"/>
          <w:szCs w:val="18"/>
        </w:rPr>
        <w:t>Dabwara</w:t>
      </w:r>
      <w:proofErr w:type="spellEnd"/>
      <w:r w:rsidRPr="00C855AA">
        <w:rPr>
          <w:rFonts w:ascii="Arial" w:hAnsi="Arial" w:cs="Arial"/>
          <w:sz w:val="18"/>
          <w:szCs w:val="18"/>
        </w:rPr>
        <w:t xml:space="preserve"> says, “</w:t>
      </w:r>
      <w:proofErr w:type="spellStart"/>
      <w:r>
        <w:rPr>
          <w:rFonts w:ascii="Arial" w:hAnsi="Arial" w:cs="Arial"/>
          <w:sz w:val="18"/>
          <w:szCs w:val="18"/>
        </w:rPr>
        <w:t>kwete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Vakanzi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upi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wepano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Ndinganzwa</w:t>
      </w:r>
      <w:proofErr w:type="spellEnd"/>
      <w:r>
        <w:rPr>
          <w:rFonts w:ascii="Arial" w:hAnsi="Arial" w:cs="Arial"/>
          <w:sz w:val="28"/>
          <w:szCs w:val="28"/>
        </w:rPr>
        <w:t xml:space="preserve"> Amen here </w:t>
      </w:r>
      <w:proofErr w:type="spellStart"/>
      <w:r>
        <w:rPr>
          <w:rFonts w:ascii="Arial" w:hAnsi="Arial" w:cs="Arial"/>
          <w:sz w:val="28"/>
          <w:szCs w:val="28"/>
        </w:rPr>
        <w:t>ipapo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hama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A07961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Amen </w:t>
      </w:r>
      <w:proofErr w:type="spellStart"/>
      <w:r>
        <w:rPr>
          <w:rFonts w:ascii="Arial" w:hAnsi="Arial" w:cs="Arial"/>
          <w:sz w:val="28"/>
          <w:szCs w:val="28"/>
        </w:rPr>
        <w:t>handisi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kumunzwa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iyeye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D61974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</w:p>
    <w:p w14:paraId="7BE0C983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 xml:space="preserve">135 </w:t>
      </w:r>
      <w:proofErr w:type="spellStart"/>
      <w:r>
        <w:rPr>
          <w:rFonts w:ascii="Arial" w:hAnsi="Arial" w:cs="Arial"/>
          <w:sz w:val="28"/>
          <w:szCs w:val="28"/>
        </w:rPr>
        <w:t>Ndosaka</w:t>
      </w:r>
      <w:proofErr w:type="spellEnd"/>
      <w:r>
        <w:rPr>
          <w:rFonts w:ascii="Arial" w:hAnsi="Arial" w:cs="Arial"/>
          <w:sz w:val="28"/>
          <w:szCs w:val="28"/>
        </w:rPr>
        <w:t xml:space="preserve"> baba </w:t>
      </w:r>
      <w:proofErr w:type="spellStart"/>
      <w:r>
        <w:rPr>
          <w:rFonts w:ascii="Arial" w:hAnsi="Arial" w:cs="Arial"/>
          <w:sz w:val="28"/>
          <w:szCs w:val="28"/>
        </w:rPr>
        <w:t>vese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vanogona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kutaura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zvavanoda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pamberi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pemhuri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yavo</w:t>
      </w:r>
      <w:proofErr w:type="spellEnd"/>
      <w:r>
        <w:rPr>
          <w:rFonts w:ascii="Arial" w:hAnsi="Arial" w:cs="Arial"/>
          <w:sz w:val="28"/>
          <w:szCs w:val="28"/>
        </w:rPr>
        <w:t xml:space="preserve">. “Vana </w:t>
      </w:r>
      <w:proofErr w:type="spellStart"/>
      <w:r>
        <w:rPr>
          <w:rFonts w:ascii="Arial" w:hAnsi="Arial" w:cs="Arial"/>
          <w:sz w:val="28"/>
          <w:szCs w:val="28"/>
        </w:rPr>
        <w:t>vangu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vachanamata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wangu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kusvika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ndafa</w:t>
      </w:r>
      <w:proofErr w:type="spellEnd"/>
      <w:r>
        <w:rPr>
          <w:rFonts w:ascii="Arial" w:hAnsi="Arial" w:cs="Arial"/>
          <w:sz w:val="28"/>
          <w:szCs w:val="28"/>
        </w:rPr>
        <w:t>.”</w:t>
      </w:r>
      <w:r w:rsidRPr="005F1D09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 xml:space="preserve">[Congregation </w:t>
      </w:r>
      <w:r w:rsidRPr="00C855AA">
        <w:rPr>
          <w:rFonts w:ascii="Arial" w:hAnsi="Arial" w:cs="Arial"/>
          <w:sz w:val="18"/>
          <w:szCs w:val="18"/>
        </w:rPr>
        <w:lastRenderedPageBreak/>
        <w:t>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Amen.</w:t>
      </w:r>
      <w:r w:rsidRPr="005F1D09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It’s a right of a father. Hakuna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wangu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achabuda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paChechi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. Hapana </w:t>
      </w:r>
      <w:proofErr w:type="spellStart"/>
      <w:r>
        <w:rPr>
          <w:rFonts w:ascii="Arial" w:hAnsi="Arial" w:cs="Arial"/>
          <w:sz w:val="28"/>
          <w:szCs w:val="28"/>
        </w:rPr>
        <w:t>patinosiya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tisina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kuvaka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Handina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muzukuru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anonamata</w:t>
      </w:r>
      <w:proofErr w:type="spellEnd"/>
      <w:r>
        <w:rPr>
          <w:rFonts w:ascii="Arial" w:hAnsi="Arial" w:cs="Arial"/>
          <w:sz w:val="28"/>
          <w:szCs w:val="28"/>
        </w:rPr>
        <w:t xml:space="preserve"> elsewhere. </w:t>
      </w:r>
      <w:proofErr w:type="spellStart"/>
      <w:r>
        <w:rPr>
          <w:rFonts w:ascii="Arial" w:hAnsi="Arial" w:cs="Arial"/>
          <w:sz w:val="28"/>
          <w:szCs w:val="28"/>
        </w:rPr>
        <w:t>Handina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muzukuru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anonamata</w:t>
      </w:r>
      <w:proofErr w:type="spellEnd"/>
      <w:r>
        <w:rPr>
          <w:rFonts w:ascii="Arial" w:hAnsi="Arial" w:cs="Arial"/>
          <w:sz w:val="28"/>
          <w:szCs w:val="28"/>
        </w:rPr>
        <w:t xml:space="preserve"> CCAP. </w:t>
      </w:r>
      <w:proofErr w:type="spellStart"/>
      <w:r>
        <w:rPr>
          <w:rFonts w:ascii="Arial" w:hAnsi="Arial" w:cs="Arial"/>
          <w:sz w:val="28"/>
          <w:szCs w:val="28"/>
        </w:rPr>
        <w:t>Handina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muzukuru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anonamata</w:t>
      </w:r>
      <w:proofErr w:type="spellEnd"/>
      <w:r>
        <w:rPr>
          <w:rFonts w:ascii="Arial" w:hAnsi="Arial" w:cs="Arial"/>
          <w:sz w:val="28"/>
          <w:szCs w:val="28"/>
        </w:rPr>
        <w:t xml:space="preserve"> Watchtower. </w:t>
      </w:r>
      <w:proofErr w:type="spellStart"/>
      <w:r>
        <w:rPr>
          <w:rFonts w:ascii="Arial" w:hAnsi="Arial" w:cs="Arial"/>
          <w:sz w:val="28"/>
          <w:szCs w:val="28"/>
        </w:rPr>
        <w:t>Handina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muzukuru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anonamata</w:t>
      </w:r>
      <w:proofErr w:type="spellEnd"/>
      <w:r>
        <w:rPr>
          <w:rFonts w:ascii="Arial" w:hAnsi="Arial" w:cs="Arial"/>
          <w:sz w:val="28"/>
          <w:szCs w:val="28"/>
        </w:rPr>
        <w:t xml:space="preserve"> Roma. </w:t>
      </w:r>
      <w:proofErr w:type="spellStart"/>
      <w:r>
        <w:rPr>
          <w:rFonts w:ascii="Arial" w:hAnsi="Arial" w:cs="Arial"/>
          <w:sz w:val="28"/>
          <w:szCs w:val="28"/>
        </w:rPr>
        <w:t>Ndine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vanonamata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wandinonamata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iyeye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BE03EE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Ende hapana </w:t>
      </w:r>
      <w:proofErr w:type="spellStart"/>
      <w:r>
        <w:rPr>
          <w:rFonts w:ascii="Arial" w:hAnsi="Arial" w:cs="Arial"/>
          <w:sz w:val="28"/>
          <w:szCs w:val="28"/>
        </w:rPr>
        <w:t>anoita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nharo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panguva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iyoyo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ndendichivaratidza</w:t>
      </w:r>
      <w:proofErr w:type="spellEnd"/>
      <w:r>
        <w:rPr>
          <w:rFonts w:ascii="Arial" w:hAnsi="Arial" w:cs="Arial"/>
          <w:sz w:val="28"/>
          <w:szCs w:val="28"/>
        </w:rPr>
        <w:t xml:space="preserve"> manana </w:t>
      </w:r>
      <w:proofErr w:type="spellStart"/>
      <w:r>
        <w:rPr>
          <w:rFonts w:ascii="Arial" w:hAnsi="Arial" w:cs="Arial"/>
          <w:sz w:val="28"/>
          <w:szCs w:val="28"/>
        </w:rPr>
        <w:t>aitwa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naMwari</w:t>
      </w:r>
      <w:proofErr w:type="spellEnd"/>
      <w:r>
        <w:rPr>
          <w:rFonts w:ascii="Arial" w:hAnsi="Arial" w:cs="Arial"/>
          <w:sz w:val="28"/>
          <w:szCs w:val="28"/>
        </w:rPr>
        <w:t xml:space="preserve"> iye…?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iyeye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</w:p>
    <w:p w14:paraId="799F9CE6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136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uchifamba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uchivaratidza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, “Hona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>–</w:t>
      </w:r>
      <w:proofErr w:type="spellStart"/>
      <w:r>
        <w:rPr>
          <w:rFonts w:ascii="Arial" w:hAnsi="Arial" w:cs="Arial"/>
          <w:sz w:val="28"/>
          <w:szCs w:val="28"/>
        </w:rPr>
        <w:t>muzukuru</w:t>
      </w:r>
      <w:proofErr w:type="spellEnd"/>
      <w:r>
        <w:rPr>
          <w:rFonts w:ascii="Arial" w:hAnsi="Arial" w:cs="Arial"/>
          <w:sz w:val="28"/>
          <w:szCs w:val="28"/>
        </w:rPr>
        <w:t xml:space="preserve">. Uri </w:t>
      </w:r>
      <w:proofErr w:type="spellStart"/>
      <w:r>
        <w:rPr>
          <w:rFonts w:ascii="Arial" w:hAnsi="Arial" w:cs="Arial"/>
          <w:sz w:val="28"/>
          <w:szCs w:val="28"/>
        </w:rPr>
        <w:t>kuona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</w:rPr>
        <w:t>Ndozvinoita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watinonamata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izvozvi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izvi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Hauna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kwaunozviwana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izvi</w:t>
      </w:r>
      <w:proofErr w:type="spellEnd"/>
      <w:r>
        <w:rPr>
          <w:rFonts w:ascii="Arial" w:hAnsi="Arial" w:cs="Arial"/>
          <w:sz w:val="28"/>
          <w:szCs w:val="28"/>
        </w:rPr>
        <w:t xml:space="preserve">.” Ende </w:t>
      </w:r>
      <w:proofErr w:type="spellStart"/>
      <w:r>
        <w:rPr>
          <w:rFonts w:ascii="Arial" w:hAnsi="Arial" w:cs="Arial"/>
          <w:sz w:val="28"/>
          <w:szCs w:val="28"/>
        </w:rPr>
        <w:t>ini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kutaura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chokwadi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Kumusha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haku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hakuna</w:t>
      </w:r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Munharaunda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dzatakakurira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handina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kuzvio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kuzviona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Vatakaona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mabhazi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nemagonyeti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vaichekeresa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nekuuraya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vachibheura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mabhazi</w:t>
      </w:r>
      <w:proofErr w:type="spellEnd"/>
      <w:r>
        <w:rPr>
          <w:rFonts w:ascii="Arial" w:hAnsi="Arial" w:cs="Arial"/>
          <w:sz w:val="28"/>
          <w:szCs w:val="28"/>
        </w:rPr>
        <w:t xml:space="preserve">. Ropa </w:t>
      </w:r>
      <w:proofErr w:type="spellStart"/>
      <w:r>
        <w:rPr>
          <w:rFonts w:ascii="Arial" w:hAnsi="Arial" w:cs="Arial"/>
          <w:sz w:val="28"/>
          <w:szCs w:val="28"/>
        </w:rPr>
        <w:t>rega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rega</w:t>
      </w:r>
      <w:proofErr w:type="spellEnd"/>
      <w:r>
        <w:rPr>
          <w:rFonts w:ascii="Arial" w:hAnsi="Arial" w:cs="Arial"/>
          <w:sz w:val="28"/>
          <w:szCs w:val="28"/>
        </w:rPr>
        <w:t xml:space="preserve">. Hapana </w:t>
      </w:r>
      <w:proofErr w:type="spellStart"/>
      <w:r>
        <w:rPr>
          <w:rFonts w:ascii="Arial" w:hAnsi="Arial" w:cs="Arial"/>
          <w:sz w:val="28"/>
          <w:szCs w:val="28"/>
        </w:rPr>
        <w:t>watakaona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anozviita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nekugona</w:t>
      </w:r>
      <w:proofErr w:type="spellEnd"/>
      <w:r>
        <w:rPr>
          <w:rFonts w:ascii="Arial" w:hAnsi="Arial" w:cs="Arial"/>
          <w:sz w:val="28"/>
          <w:szCs w:val="28"/>
        </w:rPr>
        <w:t xml:space="preserve">. Kana </w:t>
      </w:r>
      <w:proofErr w:type="spellStart"/>
      <w:r>
        <w:rPr>
          <w:rFonts w:ascii="Arial" w:hAnsi="Arial" w:cs="Arial"/>
          <w:sz w:val="28"/>
          <w:szCs w:val="28"/>
        </w:rPr>
        <w:t>mumwe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chete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Yaive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mishonga</w:t>
      </w:r>
      <w:proofErr w:type="spellEnd"/>
      <w:r>
        <w:rPr>
          <w:rFonts w:ascii="Arial" w:hAnsi="Arial" w:cs="Arial"/>
          <w:sz w:val="28"/>
          <w:szCs w:val="28"/>
        </w:rPr>
        <w:t>. Lord, raise a righteous generation</w:t>
      </w:r>
      <w:ins w:id="48" w:author="Transcriber01 JHB" w:date="2025-08-28T09:26:00Z" w16du:dateUtc="2025-08-28T07:26:00Z">
        <w:r>
          <w:rPr>
            <w:rFonts w:ascii="Arial" w:hAnsi="Arial" w:cs="Arial"/>
            <w:sz w:val="28"/>
            <w:szCs w:val="28"/>
          </w:rPr>
          <w:t>.</w:t>
        </w:r>
      </w:ins>
      <w:del w:id="49" w:author="Transcriber01 JHB" w:date="2025-08-28T09:25:00Z" w16du:dateUtc="2025-08-28T07:25:00Z">
        <w:r w:rsidDel="00CA5870">
          <w:rPr>
            <w:rFonts w:ascii="Arial" w:hAnsi="Arial" w:cs="Arial"/>
            <w:sz w:val="28"/>
            <w:szCs w:val="28"/>
          </w:rPr>
          <w:delText>,</w:delText>
        </w:r>
      </w:del>
      <w:r w:rsidRPr="00151723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</w:t>
      </w:r>
      <w:ins w:id="50" w:author="Transcriber01 JHB" w:date="2025-08-28T09:26:00Z" w16du:dateUtc="2025-08-28T07:26:00Z">
        <w:r>
          <w:rPr>
            <w:rFonts w:ascii="Arial" w:hAnsi="Arial" w:cs="Arial"/>
            <w:sz w:val="18"/>
            <w:szCs w:val="18"/>
          </w:rPr>
          <w:t>.</w:t>
        </w:r>
      </w:ins>
      <w:del w:id="51" w:author="Transcriber01 JHB" w:date="2025-08-28T09:26:00Z" w16du:dateUtc="2025-08-28T07:26:00Z">
        <w:r w:rsidDel="00832196">
          <w:rPr>
            <w:rFonts w:ascii="Arial" w:hAnsi="Arial" w:cs="Arial"/>
            <w:sz w:val="18"/>
            <w:szCs w:val="18"/>
          </w:rPr>
          <w:delText>,</w:delText>
        </w:r>
      </w:del>
      <w:r w:rsidRPr="00C855AA">
        <w:rPr>
          <w:rFonts w:ascii="Arial" w:hAnsi="Arial" w:cs="Arial"/>
          <w:sz w:val="18"/>
          <w:szCs w:val="18"/>
        </w:rPr>
        <w:t>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ins w:id="52" w:author="Transcriber01 JHB" w:date="2025-08-28T09:26:00Z" w16du:dateUtc="2025-08-28T07:26:00Z">
        <w:r>
          <w:rPr>
            <w:rFonts w:ascii="Arial" w:hAnsi="Arial" w:cs="Arial"/>
            <w:sz w:val="28"/>
            <w:szCs w:val="28"/>
          </w:rPr>
          <w:t>I</w:t>
        </w:r>
      </w:ins>
      <w:del w:id="53" w:author="Transcriber01 JHB" w:date="2025-08-28T09:26:00Z" w16du:dateUtc="2025-08-28T07:26:00Z">
        <w:r w:rsidDel="00832196">
          <w:rPr>
            <w:rFonts w:ascii="Arial" w:hAnsi="Arial" w:cs="Arial"/>
            <w:sz w:val="28"/>
            <w:szCs w:val="28"/>
          </w:rPr>
          <w:delText>i</w:delText>
        </w:r>
      </w:del>
      <w:r>
        <w:rPr>
          <w:rFonts w:ascii="Arial" w:hAnsi="Arial" w:cs="Arial"/>
          <w:sz w:val="28"/>
          <w:szCs w:val="28"/>
        </w:rPr>
        <w:t xml:space="preserve">ne </w:t>
      </w:r>
      <w:proofErr w:type="spellStart"/>
      <w:r>
        <w:rPr>
          <w:rFonts w:ascii="Arial" w:hAnsi="Arial" w:cs="Arial"/>
          <w:sz w:val="28"/>
          <w:szCs w:val="28"/>
        </w:rPr>
        <w:t>pfuma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yakarurama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che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chete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</w:p>
    <w:p w14:paraId="7B531C90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137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Ndosaka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mukaona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Jakopo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aakufa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akapa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 xml:space="preserve"> wake </w:t>
      </w:r>
      <w:proofErr w:type="spellStart"/>
      <w:r>
        <w:rPr>
          <w:rFonts w:ascii="Arial" w:hAnsi="Arial" w:cs="Arial"/>
          <w:sz w:val="28"/>
          <w:szCs w:val="28"/>
        </w:rPr>
        <w:t>mumwe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nemumwe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zvaifanira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kuzoitika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hupenyu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hwake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hwe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hwese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Handei</w:t>
      </w:r>
      <w:proofErr w:type="spellEnd"/>
      <w:r>
        <w:rPr>
          <w:rFonts w:ascii="Arial" w:hAnsi="Arial" w:cs="Arial"/>
          <w:sz w:val="28"/>
          <w:szCs w:val="28"/>
        </w:rPr>
        <w:t xml:space="preserve"> kuna Genesis, chapter 48. </w:t>
      </w:r>
      <w:proofErr w:type="spellStart"/>
      <w:r>
        <w:rPr>
          <w:rFonts w:ascii="Arial" w:hAnsi="Arial" w:cs="Arial"/>
          <w:sz w:val="28"/>
          <w:szCs w:val="28"/>
        </w:rPr>
        <w:t>Tasvika</w:t>
      </w:r>
      <w:proofErr w:type="spellEnd"/>
      <w:r>
        <w:rPr>
          <w:rFonts w:ascii="Arial" w:hAnsi="Arial" w:cs="Arial"/>
          <w:sz w:val="28"/>
          <w:szCs w:val="28"/>
        </w:rPr>
        <w:t xml:space="preserve">? Genesis 48. Aah, 49, Genesis 49. </w:t>
      </w:r>
      <w:r w:rsidRPr="00DC0941">
        <w:rPr>
          <w:rFonts w:ascii="Arial" w:hAnsi="Arial" w:cs="Arial"/>
          <w:sz w:val="18"/>
          <w:szCs w:val="18"/>
        </w:rPr>
        <w:t>[Blank spot on tape—ED]</w:t>
      </w:r>
      <w:r>
        <w:rPr>
          <w:rFonts w:ascii="Arial" w:hAnsi="Arial" w:cs="Arial"/>
          <w:sz w:val="18"/>
          <w:szCs w:val="18"/>
        </w:rPr>
        <w:t>…</w:t>
      </w:r>
      <w:r>
        <w:rPr>
          <w:rFonts w:ascii="Arial" w:hAnsi="Arial" w:cs="Arial"/>
          <w:sz w:val="28"/>
          <w:szCs w:val="28"/>
        </w:rPr>
        <w:t xml:space="preserve">—49 </w:t>
      </w:r>
      <w:proofErr w:type="spellStart"/>
      <w:r>
        <w:rPr>
          <w:rFonts w:ascii="Arial" w:hAnsi="Arial" w:cs="Arial"/>
          <w:sz w:val="28"/>
          <w:szCs w:val="28"/>
        </w:rPr>
        <w:t>tichiona</w:t>
      </w:r>
      <w:proofErr w:type="spellEnd"/>
      <w:r>
        <w:rPr>
          <w:rFonts w:ascii="Arial" w:hAnsi="Arial" w:cs="Arial"/>
          <w:sz w:val="28"/>
          <w:szCs w:val="28"/>
        </w:rPr>
        <w:t xml:space="preserve">. Kana </w:t>
      </w:r>
      <w:proofErr w:type="spellStart"/>
      <w:r>
        <w:rPr>
          <w:rFonts w:ascii="Arial" w:hAnsi="Arial" w:cs="Arial"/>
          <w:sz w:val="28"/>
          <w:szCs w:val="28"/>
        </w:rPr>
        <w:t>tasvika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ngati</w:t>
      </w:r>
      <w:ins w:id="54" w:author="Transcriber01 JHB" w:date="2025-08-28T09:29:00Z" w16du:dateUtc="2025-08-28T07:29:00Z">
        <w:r>
          <w:rPr>
            <w:rFonts w:ascii="Arial" w:hAnsi="Arial" w:cs="Arial"/>
            <w:sz w:val="28"/>
            <w:szCs w:val="28"/>
          </w:rPr>
          <w:t>i</w:t>
        </w:r>
      </w:ins>
      <w:r>
        <w:rPr>
          <w:rFonts w:ascii="Arial" w:hAnsi="Arial" w:cs="Arial"/>
          <w:sz w:val="28"/>
          <w:szCs w:val="28"/>
        </w:rPr>
        <w:t>ti</w:t>
      </w:r>
      <w:proofErr w:type="spellEnd"/>
      <w:r>
        <w:rPr>
          <w:rFonts w:ascii="Arial" w:hAnsi="Arial" w:cs="Arial"/>
          <w:sz w:val="28"/>
          <w:szCs w:val="28"/>
        </w:rPr>
        <w:t xml:space="preserve"> Amen tese.</w:t>
      </w:r>
      <w:r w:rsidRPr="005E3B22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This is wonderful. </w:t>
      </w:r>
      <w:proofErr w:type="spellStart"/>
      <w:r>
        <w:rPr>
          <w:rFonts w:ascii="Arial" w:hAnsi="Arial" w:cs="Arial"/>
          <w:sz w:val="28"/>
          <w:szCs w:val="28"/>
        </w:rPr>
        <w:t>Handei</w:t>
      </w:r>
      <w:proofErr w:type="spellEnd"/>
      <w:r>
        <w:rPr>
          <w:rFonts w:ascii="Arial" w:hAnsi="Arial" w:cs="Arial"/>
          <w:sz w:val="28"/>
          <w:szCs w:val="28"/>
        </w:rPr>
        <w:t xml:space="preserve"> pa Genesis 49 </w:t>
      </w:r>
      <w:proofErr w:type="spellStart"/>
      <w:r>
        <w:rPr>
          <w:rFonts w:ascii="Arial" w:hAnsi="Arial" w:cs="Arial"/>
          <w:sz w:val="28"/>
          <w:szCs w:val="28"/>
        </w:rPr>
        <w:t>tione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Hativerengeyi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kubva</w:t>
      </w:r>
      <w:proofErr w:type="spellEnd"/>
      <w:r>
        <w:rPr>
          <w:rFonts w:ascii="Arial" w:hAnsi="Arial" w:cs="Arial"/>
          <w:sz w:val="28"/>
          <w:szCs w:val="28"/>
        </w:rPr>
        <w:t xml:space="preserve"> pa verse 1, tese, verse 1 tese:</w:t>
      </w:r>
    </w:p>
    <w:p w14:paraId="3E7BA7A4" w14:textId="77777777" w:rsidR="005D3BDE" w:rsidRDefault="005D3BDE" w:rsidP="005D3BDE">
      <w:pPr>
        <w:ind w:left="720"/>
        <w:jc w:val="both"/>
        <w:rPr>
          <w:rFonts w:ascii="Arial" w:hAnsi="Arial" w:cs="Arial"/>
          <w:sz w:val="28"/>
          <w:szCs w:val="28"/>
          <w:lang w:val="x-none"/>
        </w:rPr>
      </w:pPr>
      <w:r w:rsidRPr="008F18F6">
        <w:rPr>
          <w:rFonts w:ascii="Arial" w:hAnsi="Arial" w:cs="Arial"/>
          <w:i/>
          <w:iCs/>
          <w:sz w:val="28"/>
          <w:szCs w:val="28"/>
          <w:lang w:val="x-none"/>
        </w:rPr>
        <w:t>And Jacob called unto his sons, and said, Gather yourselves together, that I may tell you that which shall befall you in the last days.</w:t>
      </w:r>
    </w:p>
    <w:p w14:paraId="28DB04A3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  <w:lang w:val="x-none"/>
        </w:rPr>
        <w:t>138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Ndinganzwa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 here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ipapo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Vana </w:t>
      </w:r>
      <w:proofErr w:type="spellStart"/>
      <w:r>
        <w:rPr>
          <w:rFonts w:ascii="Arial" w:hAnsi="Arial" w:cs="Arial"/>
          <w:sz w:val="28"/>
          <w:szCs w:val="28"/>
        </w:rPr>
        <w:t>vangu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ndinovaudza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zvinosara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zvichivawira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ndisisi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ndisisipo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Ndiani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asingadi</w:t>
      </w:r>
      <w:proofErr w:type="spellEnd"/>
      <w:r>
        <w:rPr>
          <w:rFonts w:ascii="Arial" w:hAnsi="Arial" w:cs="Arial"/>
          <w:sz w:val="28"/>
          <w:szCs w:val="28"/>
        </w:rPr>
        <w:t xml:space="preserve"> right </w:t>
      </w:r>
      <w:proofErr w:type="spellStart"/>
      <w:r>
        <w:rPr>
          <w:rFonts w:ascii="Arial" w:hAnsi="Arial" w:cs="Arial"/>
          <w:sz w:val="28"/>
          <w:szCs w:val="28"/>
        </w:rPr>
        <w:t>iyoyo</w:t>
      </w:r>
      <w:proofErr w:type="spellEnd"/>
      <w:r>
        <w:rPr>
          <w:rFonts w:ascii="Arial" w:hAnsi="Arial" w:cs="Arial"/>
          <w:sz w:val="28"/>
          <w:szCs w:val="28"/>
        </w:rPr>
        <w:t xml:space="preserve">? Pastor Chuma </w:t>
      </w:r>
      <w:proofErr w:type="spellStart"/>
      <w:r>
        <w:rPr>
          <w:rFonts w:ascii="Arial" w:hAnsi="Arial" w:cs="Arial"/>
          <w:sz w:val="28"/>
          <w:szCs w:val="28"/>
        </w:rPr>
        <w:t>vanounganidza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avo</w:t>
      </w:r>
      <w:proofErr w:type="spellEnd"/>
      <w:r>
        <w:rPr>
          <w:rFonts w:ascii="Arial" w:hAnsi="Arial" w:cs="Arial"/>
          <w:sz w:val="28"/>
          <w:szCs w:val="28"/>
        </w:rPr>
        <w:t xml:space="preserve"> ava.</w:t>
      </w:r>
    </w:p>
    <w:p w14:paraId="754DB4AF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  <w:lang w:val="fr-FR"/>
        </w:rPr>
        <w:t>139</w:t>
      </w:r>
      <w:r>
        <w:rPr>
          <w:rFonts w:ascii="Arial" w:hAnsi="Arial" w:cs="Arial"/>
          <w:sz w:val="28"/>
          <w:szCs w:val="28"/>
          <w:lang w:val="fr-FR"/>
        </w:rPr>
        <w:t xml:space="preserve"> </w:t>
      </w:r>
      <w:r w:rsidRPr="00C93CED">
        <w:rPr>
          <w:rFonts w:ascii="Arial" w:hAnsi="Arial" w:cs="Arial"/>
          <w:sz w:val="28"/>
          <w:szCs w:val="28"/>
          <w:lang w:val="fr-FR"/>
          <w:rPrChange w:id="55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“Garai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56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pana</w:t>
      </w:r>
      <w:del w:id="57" w:author="Transcriber01 JHB" w:date="2025-08-28T09:31:00Z" w16du:dateUtc="2025-08-28T07:31:00Z">
        <w:r w:rsidRPr="00C93CED" w:rsidDel="00752918">
          <w:rPr>
            <w:rFonts w:ascii="Arial" w:hAnsi="Arial" w:cs="Arial"/>
            <w:sz w:val="28"/>
            <w:szCs w:val="28"/>
            <w:lang w:val="fr-FR"/>
            <w:rPrChange w:id="58" w:author="Transcriber01 JHB" w:date="2025-08-28T12:14:00Z" w16du:dateUtc="2025-08-28T10:14:00Z">
              <w:rPr>
                <w:rFonts w:ascii="Arial" w:hAnsi="Arial" w:cs="Arial"/>
                <w:sz w:val="28"/>
                <w:szCs w:val="28"/>
              </w:rPr>
            </w:rPrChange>
          </w:rPr>
          <w:delText xml:space="preserve"> </w:delText>
        </w:r>
      </w:del>
      <w:r w:rsidRPr="00C93CED">
        <w:rPr>
          <w:rFonts w:ascii="Arial" w:hAnsi="Arial" w:cs="Arial"/>
          <w:sz w:val="28"/>
          <w:szCs w:val="28"/>
          <w:lang w:val="fr-FR"/>
          <w:rPrChange w:id="59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apa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60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61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vana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62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63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vangu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64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.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65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Ndoda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66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67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kukutaurirai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68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. Muri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69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kuona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70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71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zvaita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72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73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uyu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74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75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izvi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76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?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77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Haararami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78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79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uyu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80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.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81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Uchafa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82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83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uyu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84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.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85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Haana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86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–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87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haachembere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88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89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uyu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90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. Muri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91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kuona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92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221B95">
        <w:rPr>
          <w:rFonts w:ascii="Arial" w:hAnsi="Arial" w:cs="Arial"/>
          <w:sz w:val="28"/>
          <w:szCs w:val="28"/>
          <w:lang w:val="fr-FR"/>
        </w:rPr>
        <w:t>uyuyu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93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?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94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Teedzerai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95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96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tsika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97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98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yaita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99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00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uyu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01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.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02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Uyu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03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04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hakuna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05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06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chichamumisa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07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08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muhupenyu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09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.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10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Achava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11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12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munhu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13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14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anobudirira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15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16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stereki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17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.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18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Iwe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19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,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20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ndiri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21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22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kukupa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23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charge.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24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Rega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25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26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kukangamwa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27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28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amai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29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30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vako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31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ava.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32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Ndakupa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33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34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responsibility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35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36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yepamba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37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C93CED">
        <w:rPr>
          <w:rFonts w:ascii="Arial" w:hAnsi="Arial" w:cs="Arial"/>
          <w:sz w:val="28"/>
          <w:szCs w:val="28"/>
          <w:lang w:val="fr-FR"/>
          <w:rPrChange w:id="138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pano</w:t>
      </w:r>
      <w:del w:id="139" w:author="Transcriber01 JHB" w:date="2025-08-28T09:32:00Z" w16du:dateUtc="2025-08-28T07:32:00Z">
        <w:r w:rsidRPr="00C93CED" w:rsidDel="00565ABF">
          <w:rPr>
            <w:rFonts w:ascii="Arial" w:hAnsi="Arial" w:cs="Arial"/>
            <w:sz w:val="28"/>
            <w:szCs w:val="28"/>
            <w:lang w:val="fr-FR"/>
            <w:rPrChange w:id="140" w:author="Transcriber01 JHB" w:date="2025-08-28T12:14:00Z" w16du:dateUtc="2025-08-28T10:14:00Z">
              <w:rPr>
                <w:rFonts w:ascii="Arial" w:hAnsi="Arial" w:cs="Arial"/>
                <w:sz w:val="28"/>
                <w:szCs w:val="28"/>
              </w:rPr>
            </w:rPrChange>
          </w:rPr>
          <w:delText xml:space="preserve"> </w:delText>
        </w:r>
      </w:del>
      <w:r w:rsidRPr="00C93CED">
        <w:rPr>
          <w:rFonts w:ascii="Arial" w:hAnsi="Arial" w:cs="Arial"/>
          <w:sz w:val="28"/>
          <w:szCs w:val="28"/>
          <w:lang w:val="fr-FR"/>
          <w:rPrChange w:id="141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>apa</w:t>
      </w:r>
      <w:proofErr w:type="spellEnd"/>
      <w:r w:rsidRPr="00C93CED">
        <w:rPr>
          <w:rFonts w:ascii="Arial" w:hAnsi="Arial" w:cs="Arial"/>
          <w:sz w:val="28"/>
          <w:szCs w:val="28"/>
          <w:lang w:val="fr-FR"/>
          <w:rPrChange w:id="142" w:author="Transcriber01 JHB" w:date="2025-08-28T12:14:00Z" w16du:dateUtc="2025-08-28T10:14:00Z">
            <w:rPr>
              <w:rFonts w:ascii="Arial" w:hAnsi="Arial" w:cs="Arial"/>
              <w:sz w:val="28"/>
              <w:szCs w:val="28"/>
            </w:rPr>
          </w:rPrChange>
        </w:rPr>
        <w:t xml:space="preserve">. </w:t>
      </w:r>
      <w:proofErr w:type="spellStart"/>
      <w:r w:rsidRPr="004145A0">
        <w:rPr>
          <w:rFonts w:ascii="Arial" w:hAnsi="Arial" w:cs="Arial"/>
          <w:sz w:val="28"/>
          <w:szCs w:val="28"/>
        </w:rPr>
        <w:t>Iwe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Pr="004145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45A0">
        <w:rPr>
          <w:rFonts w:ascii="Arial" w:hAnsi="Arial" w:cs="Arial"/>
          <w:sz w:val="28"/>
          <w:szCs w:val="28"/>
        </w:rPr>
        <w:t>rega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45A0">
        <w:rPr>
          <w:rFonts w:ascii="Arial" w:hAnsi="Arial" w:cs="Arial"/>
          <w:sz w:val="28"/>
          <w:szCs w:val="28"/>
        </w:rPr>
        <w:t>kukangamwa</w:t>
      </w:r>
      <w:proofErr w:type="spellEnd"/>
      <w:r w:rsidRPr="004145A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145A0">
        <w:rPr>
          <w:rFonts w:ascii="Arial" w:hAnsi="Arial" w:cs="Arial"/>
          <w:sz w:val="28"/>
          <w:szCs w:val="28"/>
        </w:rPr>
        <w:t>ku</w:t>
      </w:r>
      <w:proofErr w:type="spellEnd"/>
      <w:r w:rsidRPr="004145A0">
        <w:rPr>
          <w:rFonts w:ascii="Arial" w:hAnsi="Arial" w:cs="Arial"/>
          <w:sz w:val="28"/>
          <w:szCs w:val="28"/>
        </w:rPr>
        <w:t xml:space="preserve"> farm uku. </w:t>
      </w:r>
      <w:proofErr w:type="spellStart"/>
      <w:r>
        <w:rPr>
          <w:rFonts w:ascii="Arial" w:hAnsi="Arial" w:cs="Arial"/>
          <w:sz w:val="28"/>
          <w:szCs w:val="28"/>
        </w:rPr>
        <w:t>Ndakupa</w:t>
      </w:r>
      <w:proofErr w:type="spellEnd"/>
      <w:r>
        <w:rPr>
          <w:rFonts w:ascii="Arial" w:hAnsi="Arial" w:cs="Arial"/>
          <w:sz w:val="28"/>
          <w:szCs w:val="28"/>
        </w:rPr>
        <w:t xml:space="preserve"> responsibility </w:t>
      </w:r>
      <w:proofErr w:type="spellStart"/>
      <w:r>
        <w:rPr>
          <w:rFonts w:ascii="Arial" w:hAnsi="Arial" w:cs="Arial"/>
          <w:sz w:val="28"/>
          <w:szCs w:val="28"/>
        </w:rPr>
        <w:lastRenderedPageBreak/>
        <w:t>yeku</w:t>
      </w:r>
      <w:proofErr w:type="spellEnd"/>
      <w:r>
        <w:rPr>
          <w:rFonts w:ascii="Arial" w:hAnsi="Arial" w:cs="Arial"/>
          <w:sz w:val="28"/>
          <w:szCs w:val="28"/>
        </w:rPr>
        <w:t xml:space="preserve"> farm. </w:t>
      </w:r>
      <w:proofErr w:type="spellStart"/>
      <w:r>
        <w:rPr>
          <w:rFonts w:ascii="Arial" w:hAnsi="Arial" w:cs="Arial"/>
          <w:sz w:val="28"/>
          <w:szCs w:val="28"/>
        </w:rPr>
        <w:t>Zvamunenge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ikoko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munouya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nazvo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zvese</w:t>
      </w:r>
      <w:proofErr w:type="spellEnd"/>
      <w:r>
        <w:rPr>
          <w:rFonts w:ascii="Arial" w:hAnsi="Arial" w:cs="Arial"/>
          <w:sz w:val="28"/>
          <w:szCs w:val="28"/>
        </w:rPr>
        <w:t xml:space="preserve"> pa…? </w:t>
      </w:r>
      <w:r w:rsidRPr="00C855AA">
        <w:rPr>
          <w:rFonts w:ascii="Arial" w:hAnsi="Arial" w:cs="Arial"/>
          <w:sz w:val="18"/>
          <w:szCs w:val="18"/>
        </w:rPr>
        <w:t xml:space="preserve">[Congregation says, </w:t>
      </w:r>
      <w:r>
        <w:rPr>
          <w:rFonts w:ascii="Arial" w:hAnsi="Arial" w:cs="Arial"/>
          <w:sz w:val="18"/>
          <w:szCs w:val="18"/>
        </w:rPr>
        <w:t>‘</w:t>
      </w:r>
      <w:proofErr w:type="spellStart"/>
      <w:r>
        <w:rPr>
          <w:rFonts w:ascii="Arial" w:hAnsi="Arial" w:cs="Arial"/>
          <w:sz w:val="18"/>
          <w:szCs w:val="18"/>
        </w:rPr>
        <w:t>pano</w:t>
      </w:r>
      <w:proofErr w:type="spellEnd"/>
      <w:r>
        <w:rPr>
          <w:rFonts w:ascii="Arial" w:hAnsi="Arial" w:cs="Arial"/>
          <w:sz w:val="18"/>
          <w:szCs w:val="18"/>
        </w:rPr>
        <w:t>/</w:t>
      </w:r>
      <w:r w:rsidRPr="00C855AA">
        <w:rPr>
          <w:rFonts w:ascii="Arial" w:hAnsi="Arial" w:cs="Arial"/>
          <w:sz w:val="18"/>
          <w:szCs w:val="18"/>
        </w:rPr>
        <w:t>Amen.</w:t>
      </w:r>
      <w:r>
        <w:rPr>
          <w:rFonts w:ascii="Arial" w:hAnsi="Arial" w:cs="Arial"/>
          <w:sz w:val="18"/>
          <w:szCs w:val="18"/>
        </w:rPr>
        <w:t>’</w:t>
      </w:r>
      <w:r w:rsidRPr="00C855AA">
        <w:rPr>
          <w:rFonts w:ascii="Arial" w:hAnsi="Arial" w:cs="Arial"/>
          <w:sz w:val="18"/>
          <w:szCs w:val="18"/>
        </w:rPr>
        <w:t>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Vana </w:t>
      </w:r>
      <w:proofErr w:type="spellStart"/>
      <w:r>
        <w:rPr>
          <w:rFonts w:ascii="Arial" w:hAnsi="Arial" w:cs="Arial"/>
          <w:sz w:val="28"/>
          <w:szCs w:val="28"/>
        </w:rPr>
        <w:t>vangu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muchasara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muchiita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vakuru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nekuti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wandinonamata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ndataura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navo</w:t>
      </w:r>
      <w:proofErr w:type="spellEnd"/>
      <w:r>
        <w:rPr>
          <w:rFonts w:ascii="Arial" w:hAnsi="Arial" w:cs="Arial"/>
          <w:sz w:val="28"/>
          <w:szCs w:val="28"/>
        </w:rPr>
        <w:t>.”</w:t>
      </w:r>
      <w:r w:rsidRPr="000807B0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</w:p>
    <w:p w14:paraId="411984C0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 xml:space="preserve">140 </w:t>
      </w:r>
      <w:r>
        <w:rPr>
          <w:rFonts w:ascii="Arial" w:hAnsi="Arial" w:cs="Arial"/>
          <w:sz w:val="28"/>
          <w:szCs w:val="28"/>
        </w:rPr>
        <w:t xml:space="preserve">Alright. Kuti </w:t>
      </w:r>
      <w:proofErr w:type="spellStart"/>
      <w:r>
        <w:rPr>
          <w:rFonts w:ascii="Arial" w:hAnsi="Arial" w:cs="Arial"/>
          <w:sz w:val="28"/>
          <w:szCs w:val="28"/>
        </w:rPr>
        <w:t>muone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that is very true, </w:t>
      </w:r>
      <w:proofErr w:type="spellStart"/>
      <w:r>
        <w:rPr>
          <w:rFonts w:ascii="Arial" w:hAnsi="Arial" w:cs="Arial"/>
          <w:sz w:val="28"/>
          <w:szCs w:val="28"/>
        </w:rPr>
        <w:t>muchaziva</w:t>
      </w:r>
      <w:proofErr w:type="spellEnd"/>
      <w:r>
        <w:rPr>
          <w:rFonts w:ascii="Arial" w:hAnsi="Arial" w:cs="Arial"/>
          <w:sz w:val="28"/>
          <w:szCs w:val="28"/>
        </w:rPr>
        <w:t xml:space="preserve"> here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Brother Branham, </w:t>
      </w:r>
      <w:proofErr w:type="spellStart"/>
      <w:r>
        <w:rPr>
          <w:rFonts w:ascii="Arial" w:hAnsi="Arial" w:cs="Arial"/>
          <w:sz w:val="28"/>
          <w:szCs w:val="28"/>
        </w:rPr>
        <w:t>vakanamatira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zvavaida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vadii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vaite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Havana </w:t>
      </w:r>
      <w:proofErr w:type="spellStart"/>
      <w:r>
        <w:rPr>
          <w:rFonts w:ascii="Arial" w:hAnsi="Arial" w:cs="Arial"/>
          <w:sz w:val="28"/>
          <w:szCs w:val="28"/>
        </w:rPr>
        <w:t>kutaura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, “Joseph, you shall be a prophet?” </w:t>
      </w:r>
      <w:proofErr w:type="spellStart"/>
      <w:r>
        <w:rPr>
          <w:rFonts w:ascii="Arial" w:hAnsi="Arial" w:cs="Arial"/>
          <w:sz w:val="28"/>
          <w:szCs w:val="28"/>
        </w:rPr>
        <w:t>Vakataura</w:t>
      </w:r>
      <w:proofErr w:type="spellEnd"/>
      <w:r>
        <w:rPr>
          <w:rFonts w:ascii="Arial" w:hAnsi="Arial" w:cs="Arial"/>
          <w:sz w:val="28"/>
          <w:szCs w:val="28"/>
        </w:rPr>
        <w:t xml:space="preserve"> here?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Waive </w:t>
      </w:r>
      <w:proofErr w:type="spellStart"/>
      <w:r>
        <w:rPr>
          <w:rFonts w:ascii="Arial" w:hAnsi="Arial" w:cs="Arial"/>
          <w:sz w:val="28"/>
          <w:szCs w:val="28"/>
        </w:rPr>
        <w:t>huporofita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hwekuporofita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iyeye</w:t>
      </w:r>
      <w:proofErr w:type="spellEnd"/>
      <w:r>
        <w:rPr>
          <w:rFonts w:ascii="Arial" w:hAnsi="Arial" w:cs="Arial"/>
          <w:sz w:val="28"/>
          <w:szCs w:val="28"/>
        </w:rPr>
        <w:t xml:space="preserve">? Waive </w:t>
      </w:r>
      <w:proofErr w:type="spellStart"/>
      <w:r>
        <w:rPr>
          <w:rFonts w:ascii="Arial" w:hAnsi="Arial" w:cs="Arial"/>
          <w:sz w:val="28"/>
          <w:szCs w:val="28"/>
        </w:rPr>
        <w:t>hwekupa</w:t>
      </w:r>
      <w:proofErr w:type="spellEnd"/>
      <w:r>
        <w:rPr>
          <w:rFonts w:ascii="Arial" w:hAnsi="Arial" w:cs="Arial"/>
          <w:sz w:val="28"/>
          <w:szCs w:val="28"/>
        </w:rPr>
        <w:t xml:space="preserve"> ma Spoken </w:t>
      </w:r>
      <w:proofErr w:type="spellStart"/>
      <w:r>
        <w:rPr>
          <w:rFonts w:ascii="Arial" w:hAnsi="Arial" w:cs="Arial"/>
          <w:sz w:val="28"/>
          <w:szCs w:val="28"/>
        </w:rPr>
        <w:t>Wor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Words</w:t>
      </w:r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Kunyangwe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akafara</w:t>
      </w:r>
      <w:proofErr w:type="spellEnd"/>
      <w:r>
        <w:rPr>
          <w:rFonts w:ascii="Arial" w:hAnsi="Arial" w:cs="Arial"/>
          <w:sz w:val="28"/>
          <w:szCs w:val="28"/>
        </w:rPr>
        <w:t xml:space="preserve"> sei </w:t>
      </w:r>
      <w:proofErr w:type="spellStart"/>
      <w:r>
        <w:rPr>
          <w:rFonts w:ascii="Arial" w:hAnsi="Arial" w:cs="Arial"/>
          <w:sz w:val="28"/>
          <w:szCs w:val="28"/>
        </w:rPr>
        <w:t>munyika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nguva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yekuti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mupfanha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achidzokera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achitanga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kugadzira</w:t>
      </w:r>
      <w:proofErr w:type="spellEnd"/>
      <w:r>
        <w:rPr>
          <w:rFonts w:ascii="Arial" w:hAnsi="Arial" w:cs="Arial"/>
          <w:sz w:val="28"/>
          <w:szCs w:val="28"/>
        </w:rPr>
        <w:t xml:space="preserve"> ma Spoken Word </w:t>
      </w:r>
      <w:proofErr w:type="spellStart"/>
      <w:r>
        <w:rPr>
          <w:rFonts w:ascii="Arial" w:hAnsi="Arial" w:cs="Arial"/>
          <w:sz w:val="28"/>
          <w:szCs w:val="28"/>
        </w:rPr>
        <w:t>achia</w:t>
      </w:r>
      <w:proofErr w:type="spellEnd"/>
      <w:r>
        <w:rPr>
          <w:rFonts w:ascii="Arial" w:hAnsi="Arial" w:cs="Arial"/>
          <w:sz w:val="28"/>
          <w:szCs w:val="28"/>
        </w:rPr>
        <w:t xml:space="preserve"> distributer </w:t>
      </w:r>
      <w:proofErr w:type="spellStart"/>
      <w:r>
        <w:rPr>
          <w:rFonts w:ascii="Arial" w:hAnsi="Arial" w:cs="Arial"/>
          <w:sz w:val="28"/>
          <w:szCs w:val="28"/>
        </w:rPr>
        <w:t>nyika</w:t>
      </w:r>
      <w:proofErr w:type="spellEnd"/>
      <w:r>
        <w:rPr>
          <w:rFonts w:ascii="Arial" w:hAnsi="Arial" w:cs="Arial"/>
          <w:sz w:val="28"/>
          <w:szCs w:val="28"/>
        </w:rPr>
        <w:t xml:space="preserve"> yose </w:t>
      </w:r>
      <w:proofErr w:type="spellStart"/>
      <w:r>
        <w:rPr>
          <w:rFonts w:ascii="Arial" w:hAnsi="Arial" w:cs="Arial"/>
          <w:sz w:val="28"/>
          <w:szCs w:val="28"/>
        </w:rPr>
        <w:t>yakwana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akadzokera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Ndiye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akatanga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tuma</w:t>
      </w:r>
      <w:proofErr w:type="spellEnd"/>
      <w:r>
        <w:rPr>
          <w:rFonts w:ascii="Arial" w:hAnsi="Arial" w:cs="Arial"/>
          <w:sz w:val="28"/>
          <w:szCs w:val="28"/>
        </w:rPr>
        <w:t xml:space="preserve"> Spoken Word </w:t>
      </w:r>
      <w:proofErr w:type="spellStart"/>
      <w:r>
        <w:rPr>
          <w:rFonts w:ascii="Arial" w:hAnsi="Arial" w:cs="Arial"/>
          <w:sz w:val="28"/>
          <w:szCs w:val="28"/>
        </w:rPr>
        <w:t>taive</w:t>
      </w:r>
      <w:proofErr w:type="spellEnd"/>
      <w:r>
        <w:rPr>
          <w:rFonts w:ascii="Arial" w:hAnsi="Arial" w:cs="Arial"/>
          <w:sz w:val="28"/>
          <w:szCs w:val="28"/>
        </w:rPr>
        <w:t xml:space="preserve"> ne wheat </w:t>
      </w:r>
      <w:proofErr w:type="spellStart"/>
      <w:r>
        <w:rPr>
          <w:rFonts w:ascii="Arial" w:hAnsi="Arial" w:cs="Arial"/>
          <w:sz w:val="28"/>
          <w:szCs w:val="28"/>
        </w:rPr>
        <w:t>kumasure</w:t>
      </w:r>
      <w:proofErr w:type="spellEnd"/>
      <w:r>
        <w:rPr>
          <w:rFonts w:ascii="Arial" w:hAnsi="Arial" w:cs="Arial"/>
          <w:sz w:val="28"/>
          <w:szCs w:val="28"/>
        </w:rPr>
        <w:t xml:space="preserve">. A </w:t>
      </w:r>
      <w:proofErr w:type="spellStart"/>
      <w:r w:rsidRPr="0042269C">
        <w:rPr>
          <w:rFonts w:ascii="Arial" w:hAnsi="Arial" w:cs="Arial"/>
          <w:i/>
          <w:iCs/>
          <w:sz w:val="28"/>
          <w:szCs w:val="28"/>
        </w:rPr>
        <w:t>furu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42269C">
        <w:rPr>
          <w:rFonts w:ascii="Arial" w:hAnsi="Arial" w:cs="Arial"/>
          <w:sz w:val="18"/>
          <w:szCs w:val="18"/>
        </w:rPr>
        <w:t>[full—ED]</w:t>
      </w:r>
      <w:r>
        <w:rPr>
          <w:rFonts w:ascii="Arial" w:hAnsi="Arial" w:cs="Arial"/>
          <w:sz w:val="28"/>
          <w:szCs w:val="28"/>
        </w:rPr>
        <w:t xml:space="preserve"> time </w:t>
      </w:r>
      <w:proofErr w:type="spellStart"/>
      <w:r>
        <w:rPr>
          <w:rFonts w:ascii="Arial" w:hAnsi="Arial" w:cs="Arial"/>
          <w:sz w:val="28"/>
          <w:szCs w:val="28"/>
        </w:rPr>
        <w:t>mubasa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raani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raMwari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C855AA">
        <w:rPr>
          <w:rFonts w:ascii="Arial" w:hAnsi="Arial" w:cs="Arial"/>
          <w:sz w:val="18"/>
          <w:szCs w:val="18"/>
        </w:rPr>
        <w:t>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sezvakadhizaya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55347B">
        <w:rPr>
          <w:rFonts w:ascii="Arial" w:hAnsi="Arial" w:cs="Arial"/>
          <w:sz w:val="18"/>
          <w:szCs w:val="18"/>
        </w:rPr>
        <w:t xml:space="preserve">[desire—ED] </w:t>
      </w:r>
      <w:r>
        <w:rPr>
          <w:rFonts w:ascii="Arial" w:hAnsi="Arial" w:cs="Arial"/>
          <w:sz w:val="28"/>
          <w:szCs w:val="28"/>
        </w:rPr>
        <w:t xml:space="preserve">baba </w:t>
      </w:r>
      <w:proofErr w:type="spellStart"/>
      <w:r>
        <w:rPr>
          <w:rFonts w:ascii="Arial" w:hAnsi="Arial" w:cs="Arial"/>
          <w:sz w:val="28"/>
          <w:szCs w:val="28"/>
        </w:rPr>
        <w:t>vaani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vake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</w:p>
    <w:p w14:paraId="0B06983D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141</w:t>
      </w:r>
      <w:r>
        <w:rPr>
          <w:rFonts w:ascii="Arial" w:hAnsi="Arial" w:cs="Arial"/>
          <w:sz w:val="28"/>
          <w:szCs w:val="28"/>
        </w:rPr>
        <w:t xml:space="preserve"> Hanzi baba </w:t>
      </w:r>
      <w:proofErr w:type="spellStart"/>
      <w:r>
        <w:rPr>
          <w:rFonts w:ascii="Arial" w:hAnsi="Arial" w:cs="Arial"/>
          <w:sz w:val="28"/>
          <w:szCs w:val="28"/>
        </w:rPr>
        <w:t>vake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vakamunamatira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zvikanzi</w:t>
      </w:r>
      <w:proofErr w:type="spellEnd"/>
      <w:r>
        <w:rPr>
          <w:rFonts w:ascii="Arial" w:hAnsi="Arial" w:cs="Arial"/>
          <w:sz w:val="28"/>
          <w:szCs w:val="28"/>
        </w:rPr>
        <w:t xml:space="preserve">, “Josefa, </w:t>
      </w:r>
      <w:proofErr w:type="spellStart"/>
      <w:r>
        <w:rPr>
          <w:rFonts w:ascii="Arial" w:hAnsi="Arial" w:cs="Arial"/>
          <w:sz w:val="28"/>
          <w:szCs w:val="28"/>
        </w:rPr>
        <w:t>muregerei</w:t>
      </w:r>
      <w:proofErr w:type="spellEnd"/>
      <w:r>
        <w:rPr>
          <w:rFonts w:ascii="Arial" w:hAnsi="Arial" w:cs="Arial"/>
          <w:sz w:val="28"/>
          <w:szCs w:val="28"/>
        </w:rPr>
        <w:t xml:space="preserve">,” </w:t>
      </w:r>
      <w:proofErr w:type="spellStart"/>
      <w:r>
        <w:rPr>
          <w:rFonts w:ascii="Arial" w:hAnsi="Arial" w:cs="Arial"/>
          <w:sz w:val="28"/>
          <w:szCs w:val="28"/>
        </w:rPr>
        <w:t>vachiudza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Peary Green. “</w:t>
      </w:r>
      <w:proofErr w:type="spellStart"/>
      <w:r>
        <w:rPr>
          <w:rFonts w:ascii="Arial" w:hAnsi="Arial" w:cs="Arial"/>
          <w:sz w:val="28"/>
          <w:szCs w:val="28"/>
        </w:rPr>
        <w:t>Ndamuisa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pamberi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paMwari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Achadzoka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chete</w:t>
      </w:r>
      <w:proofErr w:type="spellEnd"/>
      <w:r>
        <w:rPr>
          <w:rFonts w:ascii="Arial" w:hAnsi="Arial" w:cs="Arial"/>
          <w:sz w:val="28"/>
          <w:szCs w:val="28"/>
        </w:rPr>
        <w:t>.”</w:t>
      </w:r>
      <w:r w:rsidRPr="000F30EE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Ndinganzwa</w:t>
      </w:r>
      <w:proofErr w:type="spellEnd"/>
      <w:r>
        <w:rPr>
          <w:rFonts w:ascii="Arial" w:hAnsi="Arial" w:cs="Arial"/>
          <w:sz w:val="28"/>
          <w:szCs w:val="28"/>
        </w:rPr>
        <w:t xml:space="preserve"> Hallelujah here </w:t>
      </w:r>
      <w:proofErr w:type="spellStart"/>
      <w:r>
        <w:rPr>
          <w:rFonts w:ascii="Arial" w:hAnsi="Arial" w:cs="Arial"/>
          <w:sz w:val="28"/>
          <w:szCs w:val="28"/>
        </w:rPr>
        <w:t>ipapo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hama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C855AA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Hallelujah/Amen</w:t>
      </w:r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Toda Amen </w:t>
      </w:r>
      <w:proofErr w:type="spellStart"/>
      <w:r>
        <w:rPr>
          <w:rFonts w:ascii="Arial" w:hAnsi="Arial" w:cs="Arial"/>
          <w:sz w:val="28"/>
          <w:szCs w:val="28"/>
        </w:rPr>
        <w:t>akadarika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ipapo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hama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E94234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Zvikanzi, “Billy Paul, I have called you, I have prayed for you, that God might show you the Angel that I work with. The reason is, God has given you, me, to work with me.”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Mungaita</w:t>
      </w:r>
      <w:proofErr w:type="spellEnd"/>
      <w:r>
        <w:rPr>
          <w:rFonts w:ascii="Arial" w:hAnsi="Arial" w:cs="Arial"/>
          <w:sz w:val="28"/>
          <w:szCs w:val="28"/>
        </w:rPr>
        <w:t xml:space="preserve"> Amen here </w:t>
      </w:r>
      <w:proofErr w:type="spellStart"/>
      <w:r>
        <w:rPr>
          <w:rFonts w:ascii="Arial" w:hAnsi="Arial" w:cs="Arial"/>
          <w:sz w:val="28"/>
          <w:szCs w:val="28"/>
        </w:rPr>
        <w:t>varanda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vaMwari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6E3B76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Mungaita</w:t>
      </w:r>
      <w:proofErr w:type="spellEnd"/>
      <w:r>
        <w:rPr>
          <w:rFonts w:ascii="Arial" w:hAnsi="Arial" w:cs="Arial"/>
          <w:sz w:val="28"/>
          <w:szCs w:val="28"/>
        </w:rPr>
        <w:t xml:space="preserve"> Amen </w:t>
      </w:r>
      <w:proofErr w:type="spellStart"/>
      <w:r>
        <w:rPr>
          <w:rFonts w:ascii="Arial" w:hAnsi="Arial" w:cs="Arial"/>
          <w:sz w:val="28"/>
          <w:szCs w:val="28"/>
        </w:rPr>
        <w:t>akadarika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ipapo</w:t>
      </w:r>
      <w:proofErr w:type="spellEnd"/>
      <w:r>
        <w:rPr>
          <w:rFonts w:ascii="Arial" w:hAnsi="Arial" w:cs="Arial"/>
          <w:sz w:val="28"/>
          <w:szCs w:val="28"/>
        </w:rPr>
        <w:t xml:space="preserve"> here.</w:t>
      </w:r>
      <w:r w:rsidRPr="006E3B76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</w:p>
    <w:p w14:paraId="170B1183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142</w:t>
      </w:r>
      <w:r>
        <w:rPr>
          <w:rFonts w:ascii="Arial" w:hAnsi="Arial" w:cs="Arial"/>
          <w:sz w:val="28"/>
          <w:szCs w:val="28"/>
        </w:rPr>
        <w:t xml:space="preserve"> Billy Paul </w:t>
      </w:r>
      <w:proofErr w:type="spellStart"/>
      <w:r>
        <w:rPr>
          <w:rFonts w:ascii="Arial" w:hAnsi="Arial" w:cs="Arial"/>
          <w:sz w:val="28"/>
          <w:szCs w:val="28"/>
        </w:rPr>
        <w:t>haana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kuzombofa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akapinda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pakusevenza</w:t>
      </w:r>
      <w:proofErr w:type="spellEnd"/>
      <w:r>
        <w:rPr>
          <w:rFonts w:ascii="Arial" w:hAnsi="Arial" w:cs="Arial"/>
          <w:sz w:val="28"/>
          <w:szCs w:val="28"/>
        </w:rPr>
        <w:t xml:space="preserve"> pa company kana </w:t>
      </w:r>
      <w:proofErr w:type="spellStart"/>
      <w:r>
        <w:rPr>
          <w:rFonts w:ascii="Arial" w:hAnsi="Arial" w:cs="Arial"/>
          <w:sz w:val="28"/>
          <w:szCs w:val="28"/>
        </w:rPr>
        <w:t>muhofisi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youmwe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munhu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Akangoshendera</w:t>
      </w:r>
      <w:proofErr w:type="spellEnd"/>
      <w:r>
        <w:rPr>
          <w:rFonts w:ascii="Arial" w:hAnsi="Arial" w:cs="Arial"/>
          <w:sz w:val="28"/>
          <w:szCs w:val="28"/>
        </w:rPr>
        <w:t>–</w:t>
      </w:r>
      <w:proofErr w:type="spellStart"/>
      <w:r>
        <w:rPr>
          <w:rFonts w:ascii="Arial" w:hAnsi="Arial" w:cs="Arial"/>
          <w:sz w:val="28"/>
          <w:szCs w:val="28"/>
        </w:rPr>
        <w:t>shandira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zvebasa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raani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raMwari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Mupfanha</w:t>
      </w:r>
      <w:proofErr w:type="spellEnd"/>
      <w:r>
        <w:rPr>
          <w:rFonts w:ascii="Arial" w:hAnsi="Arial" w:cs="Arial"/>
          <w:sz w:val="28"/>
          <w:szCs w:val="28"/>
        </w:rPr>
        <w:t xml:space="preserve"> wake </w:t>
      </w:r>
      <w:proofErr w:type="spellStart"/>
      <w:r>
        <w:rPr>
          <w:rFonts w:ascii="Arial" w:hAnsi="Arial" w:cs="Arial"/>
          <w:sz w:val="28"/>
          <w:szCs w:val="28"/>
        </w:rPr>
        <w:t>achidzoka</w:t>
      </w:r>
      <w:proofErr w:type="spellEnd"/>
      <w:r>
        <w:rPr>
          <w:rFonts w:ascii="Arial" w:hAnsi="Arial" w:cs="Arial"/>
          <w:sz w:val="28"/>
          <w:szCs w:val="28"/>
        </w:rPr>
        <w:t xml:space="preserve">, Joseph Branham, </w:t>
      </w:r>
      <w:proofErr w:type="spellStart"/>
      <w:r>
        <w:rPr>
          <w:rFonts w:ascii="Arial" w:hAnsi="Arial" w:cs="Arial"/>
          <w:sz w:val="28"/>
          <w:szCs w:val="28"/>
        </w:rPr>
        <w:t>ndiye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akatenderera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naye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naye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muno</w:t>
      </w:r>
      <w:proofErr w:type="spellEnd"/>
      <w:r>
        <w:rPr>
          <w:rFonts w:ascii="Arial" w:hAnsi="Arial" w:cs="Arial"/>
          <w:sz w:val="28"/>
          <w:szCs w:val="28"/>
        </w:rPr>
        <w:t xml:space="preserve"> mu Africa </w:t>
      </w:r>
      <w:proofErr w:type="spellStart"/>
      <w:r>
        <w:rPr>
          <w:rFonts w:ascii="Arial" w:hAnsi="Arial" w:cs="Arial"/>
          <w:sz w:val="28"/>
          <w:szCs w:val="28"/>
        </w:rPr>
        <w:t>achimu</w:t>
      </w:r>
      <w:proofErr w:type="spellEnd"/>
      <w:r>
        <w:rPr>
          <w:rFonts w:ascii="Arial" w:hAnsi="Arial" w:cs="Arial"/>
          <w:sz w:val="28"/>
          <w:szCs w:val="28"/>
        </w:rPr>
        <w:t xml:space="preserve"> introducer,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, “My father said Joseph Branham will be a prophet. Inini </w:t>
      </w:r>
      <w:proofErr w:type="spellStart"/>
      <w:r>
        <w:rPr>
          <w:rFonts w:ascii="Arial" w:hAnsi="Arial" w:cs="Arial"/>
          <w:sz w:val="28"/>
          <w:szCs w:val="28"/>
        </w:rPr>
        <w:t>ndakaa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ndakafana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ndakachengeta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nokuti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ndaishanda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nababa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vangu</w:t>
      </w:r>
      <w:proofErr w:type="spellEnd"/>
      <w:r>
        <w:rPr>
          <w:rFonts w:ascii="Arial" w:hAnsi="Arial" w:cs="Arial"/>
          <w:sz w:val="28"/>
          <w:szCs w:val="28"/>
        </w:rPr>
        <w:t xml:space="preserve">. But now that Joseph has come, </w:t>
      </w:r>
      <w:proofErr w:type="spellStart"/>
      <w:r>
        <w:rPr>
          <w:rFonts w:ascii="Arial" w:hAnsi="Arial" w:cs="Arial"/>
          <w:sz w:val="28"/>
          <w:szCs w:val="28"/>
        </w:rPr>
        <w:t>ndiye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aakutanga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kugadzira</w:t>
      </w:r>
      <w:proofErr w:type="spellEnd"/>
      <w:r>
        <w:rPr>
          <w:rFonts w:ascii="Arial" w:hAnsi="Arial" w:cs="Arial"/>
          <w:sz w:val="28"/>
          <w:szCs w:val="28"/>
        </w:rPr>
        <w:t xml:space="preserve"> ma Spoken Word </w:t>
      </w:r>
      <w:proofErr w:type="spellStart"/>
      <w:r>
        <w:rPr>
          <w:rFonts w:ascii="Arial" w:hAnsi="Arial" w:cs="Arial"/>
          <w:sz w:val="28"/>
          <w:szCs w:val="28"/>
        </w:rPr>
        <w:t>manyo</w:t>
      </w:r>
      <w:proofErr w:type="spellEnd"/>
      <w:r>
        <w:rPr>
          <w:rFonts w:ascii="Arial" w:hAnsi="Arial" w:cs="Arial"/>
          <w:sz w:val="28"/>
          <w:szCs w:val="28"/>
        </w:rPr>
        <w:t xml:space="preserve">…?”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panyowani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</w:p>
    <w:p w14:paraId="1EAB8EA8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143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Tikagara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muhotera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zvikanzi</w:t>
      </w:r>
      <w:proofErr w:type="spellEnd"/>
      <w:r>
        <w:rPr>
          <w:rFonts w:ascii="Arial" w:hAnsi="Arial" w:cs="Arial"/>
          <w:sz w:val="28"/>
          <w:szCs w:val="28"/>
        </w:rPr>
        <w:t xml:space="preserve">, “I’m introducing my young brother. Mwari </w:t>
      </w:r>
      <w:proofErr w:type="spellStart"/>
      <w:r>
        <w:rPr>
          <w:rFonts w:ascii="Arial" w:hAnsi="Arial" w:cs="Arial"/>
          <w:sz w:val="28"/>
          <w:szCs w:val="28"/>
        </w:rPr>
        <w:t>akaita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nyasha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sezvakataura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muporofita</w:t>
      </w:r>
      <w:proofErr w:type="spellEnd"/>
      <w:r>
        <w:rPr>
          <w:rFonts w:ascii="Arial" w:hAnsi="Arial" w:cs="Arial"/>
          <w:sz w:val="28"/>
          <w:szCs w:val="28"/>
        </w:rPr>
        <w:t xml:space="preserve">, William Marrion Branham. </w:t>
      </w:r>
      <w:proofErr w:type="spellStart"/>
      <w:r>
        <w:rPr>
          <w:rFonts w:ascii="Arial" w:hAnsi="Arial" w:cs="Arial"/>
          <w:sz w:val="28"/>
          <w:szCs w:val="28"/>
        </w:rPr>
        <w:t>Akati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mupfanha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uyu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anodzoka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ende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mupfanha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uyu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adzo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 xml:space="preserve">[Congregation says, </w:t>
      </w:r>
      <w:r>
        <w:rPr>
          <w:rFonts w:ascii="Arial" w:hAnsi="Arial" w:cs="Arial"/>
          <w:sz w:val="18"/>
          <w:szCs w:val="18"/>
        </w:rPr>
        <w:t>‘</w:t>
      </w:r>
      <w:proofErr w:type="spellStart"/>
      <w:r>
        <w:rPr>
          <w:rFonts w:ascii="Arial" w:hAnsi="Arial" w:cs="Arial"/>
          <w:sz w:val="18"/>
          <w:szCs w:val="18"/>
        </w:rPr>
        <w:t>adzoka</w:t>
      </w:r>
      <w:proofErr w:type="spellEnd"/>
      <w:r>
        <w:rPr>
          <w:rFonts w:ascii="Arial" w:hAnsi="Arial" w:cs="Arial"/>
          <w:sz w:val="18"/>
          <w:szCs w:val="18"/>
        </w:rPr>
        <w:t>.’</w:t>
      </w:r>
      <w:r w:rsidRPr="00C855AA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18"/>
          <w:szCs w:val="18"/>
        </w:rPr>
        <w:t xml:space="preserve"> 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Iye </w:t>
      </w:r>
      <w:proofErr w:type="spellStart"/>
      <w:r>
        <w:rPr>
          <w:rFonts w:ascii="Arial" w:hAnsi="Arial" w:cs="Arial"/>
          <w:sz w:val="28"/>
          <w:szCs w:val="28"/>
        </w:rPr>
        <w:t>zvino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ndiye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aakuita</w:t>
      </w:r>
      <w:proofErr w:type="spellEnd"/>
      <w:r>
        <w:rPr>
          <w:rFonts w:ascii="Arial" w:hAnsi="Arial" w:cs="Arial"/>
          <w:sz w:val="28"/>
          <w:szCs w:val="28"/>
        </w:rPr>
        <w:t xml:space="preserve"> take charge </w:t>
      </w:r>
      <w:proofErr w:type="spellStart"/>
      <w:r>
        <w:rPr>
          <w:rFonts w:ascii="Arial" w:hAnsi="Arial" w:cs="Arial"/>
          <w:sz w:val="28"/>
          <w:szCs w:val="28"/>
        </w:rPr>
        <w:t>yekugadzirwa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kwema</w:t>
      </w:r>
      <w:proofErr w:type="spellEnd"/>
      <w:r>
        <w:rPr>
          <w:rFonts w:ascii="Arial" w:hAnsi="Arial" w:cs="Arial"/>
          <w:sz w:val="28"/>
          <w:szCs w:val="28"/>
        </w:rPr>
        <w:t xml:space="preserve"> Spoken </w:t>
      </w:r>
      <w:proofErr w:type="spellStart"/>
      <w:r>
        <w:rPr>
          <w:rFonts w:ascii="Arial" w:hAnsi="Arial" w:cs="Arial"/>
          <w:sz w:val="28"/>
          <w:szCs w:val="28"/>
        </w:rPr>
        <w:t>Wor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 xml:space="preserve">[Congregation says, </w:t>
      </w:r>
      <w:r>
        <w:rPr>
          <w:rFonts w:ascii="Arial" w:hAnsi="Arial" w:cs="Arial"/>
          <w:sz w:val="18"/>
          <w:szCs w:val="18"/>
        </w:rPr>
        <w:t>‘Words.’</w:t>
      </w:r>
      <w:r w:rsidRPr="00C855AA">
        <w:rPr>
          <w:rFonts w:ascii="Arial" w:hAnsi="Arial" w:cs="Arial"/>
          <w:sz w:val="18"/>
          <w:szCs w:val="18"/>
        </w:rPr>
        <w:t>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Inini, I sit back. I hand over </w:t>
      </w:r>
      <w:proofErr w:type="spellStart"/>
      <w:r>
        <w:rPr>
          <w:rFonts w:ascii="Arial" w:hAnsi="Arial" w:cs="Arial"/>
          <w:sz w:val="28"/>
          <w:szCs w:val="28"/>
        </w:rPr>
        <w:t>nekuti</w:t>
      </w:r>
      <w:proofErr w:type="spellEnd"/>
      <w:r>
        <w:rPr>
          <w:rFonts w:ascii="Arial" w:hAnsi="Arial" w:cs="Arial"/>
          <w:sz w:val="28"/>
          <w:szCs w:val="28"/>
        </w:rPr>
        <w:t xml:space="preserve"> baba </w:t>
      </w:r>
      <w:proofErr w:type="spellStart"/>
      <w:r>
        <w:rPr>
          <w:rFonts w:ascii="Arial" w:hAnsi="Arial" w:cs="Arial"/>
          <w:sz w:val="28"/>
          <w:szCs w:val="28"/>
        </w:rPr>
        <w:t>vangu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vakazvitaura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vachiri</w:t>
      </w:r>
      <w:proofErr w:type="spellEnd"/>
      <w:r>
        <w:rPr>
          <w:rFonts w:ascii="Arial" w:hAnsi="Arial" w:cs="Arial"/>
          <w:sz w:val="28"/>
          <w:szCs w:val="28"/>
        </w:rPr>
        <w:t xml:space="preserve"> vape…?”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vapenyu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Taivemo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lastRenderedPageBreak/>
        <w:t xml:space="preserve">tese </w:t>
      </w:r>
      <w:proofErr w:type="spellStart"/>
      <w:r>
        <w:rPr>
          <w:rFonts w:ascii="Arial" w:hAnsi="Arial" w:cs="Arial"/>
          <w:sz w:val="28"/>
          <w:szCs w:val="28"/>
        </w:rPr>
        <w:t>takagara</w:t>
      </w:r>
      <w:proofErr w:type="spellEnd"/>
      <w:r>
        <w:rPr>
          <w:rFonts w:ascii="Arial" w:hAnsi="Arial" w:cs="Arial"/>
          <w:sz w:val="28"/>
          <w:szCs w:val="28"/>
        </w:rPr>
        <w:t xml:space="preserve"> mu Sheraton </w:t>
      </w:r>
      <w:proofErr w:type="spellStart"/>
      <w:r>
        <w:rPr>
          <w:rFonts w:ascii="Arial" w:hAnsi="Arial" w:cs="Arial"/>
          <w:sz w:val="28"/>
          <w:szCs w:val="28"/>
        </w:rPr>
        <w:t>kudai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zvichitaurwa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izvo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izvozvo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</w:p>
    <w:p w14:paraId="368C821F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 xml:space="preserve">144 </w:t>
      </w:r>
      <w:r>
        <w:rPr>
          <w:rFonts w:ascii="Arial" w:hAnsi="Arial" w:cs="Arial"/>
          <w:sz w:val="28"/>
          <w:szCs w:val="28"/>
        </w:rPr>
        <w:t xml:space="preserve">Brother Branham </w:t>
      </w:r>
      <w:proofErr w:type="spellStart"/>
      <w:r>
        <w:rPr>
          <w:rFonts w:ascii="Arial" w:hAnsi="Arial" w:cs="Arial"/>
          <w:sz w:val="28"/>
          <w:szCs w:val="28"/>
        </w:rPr>
        <w:t>vakasunga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vavo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Vasunga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vavo</w:t>
      </w:r>
      <w:proofErr w:type="spellEnd"/>
      <w:r>
        <w:rPr>
          <w:rFonts w:ascii="Arial" w:hAnsi="Arial" w:cs="Arial"/>
          <w:sz w:val="28"/>
          <w:szCs w:val="28"/>
        </w:rPr>
        <w:t xml:space="preserve">, even </w:t>
      </w:r>
      <w:proofErr w:type="spellStart"/>
      <w:r>
        <w:rPr>
          <w:rFonts w:ascii="Arial" w:hAnsi="Arial" w:cs="Arial"/>
          <w:sz w:val="28"/>
          <w:szCs w:val="28"/>
        </w:rPr>
        <w:t>vasikana</w:t>
      </w:r>
      <w:proofErr w:type="spellEnd"/>
      <w:r>
        <w:rPr>
          <w:rFonts w:ascii="Arial" w:hAnsi="Arial" w:cs="Arial"/>
          <w:sz w:val="28"/>
          <w:szCs w:val="28"/>
        </w:rPr>
        <w:t xml:space="preserve">. One aka </w:t>
      </w:r>
      <w:r w:rsidRPr="00F00C91">
        <w:rPr>
          <w:rFonts w:ascii="Arial" w:hAnsi="Arial" w:cs="Arial"/>
          <w:i/>
          <w:iCs/>
          <w:sz w:val="28"/>
          <w:szCs w:val="28"/>
        </w:rPr>
        <w:t>rebel-a</w:t>
      </w:r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nanhasi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kurarama</w:t>
      </w:r>
      <w:proofErr w:type="spellEnd"/>
      <w:r>
        <w:rPr>
          <w:rFonts w:ascii="Arial" w:hAnsi="Arial" w:cs="Arial"/>
          <w:sz w:val="28"/>
          <w:szCs w:val="28"/>
        </w:rPr>
        <w:t xml:space="preserve"> mu poverty. One </w:t>
      </w:r>
      <w:proofErr w:type="spellStart"/>
      <w:r>
        <w:rPr>
          <w:rFonts w:ascii="Arial" w:hAnsi="Arial" w:cs="Arial"/>
          <w:sz w:val="28"/>
          <w:szCs w:val="28"/>
        </w:rPr>
        <w:t>akateerera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agere</w:t>
      </w:r>
      <w:proofErr w:type="spellEnd"/>
      <w:r>
        <w:rPr>
          <w:rFonts w:ascii="Arial" w:hAnsi="Arial" w:cs="Arial"/>
          <w:sz w:val="28"/>
          <w:szCs w:val="28"/>
        </w:rPr>
        <w:t xml:space="preserve"> zvakanaka </w:t>
      </w:r>
      <w:proofErr w:type="spellStart"/>
      <w:r>
        <w:rPr>
          <w:rFonts w:ascii="Arial" w:hAnsi="Arial" w:cs="Arial"/>
          <w:sz w:val="28"/>
          <w:szCs w:val="28"/>
        </w:rPr>
        <w:t>nemurume</w:t>
      </w:r>
      <w:proofErr w:type="spellEnd"/>
      <w:r>
        <w:rPr>
          <w:rFonts w:ascii="Arial" w:hAnsi="Arial" w:cs="Arial"/>
          <w:sz w:val="28"/>
          <w:szCs w:val="28"/>
        </w:rPr>
        <w:t xml:space="preserve"> wake </w:t>
      </w:r>
      <w:proofErr w:type="spellStart"/>
      <w:r>
        <w:rPr>
          <w:rFonts w:ascii="Arial" w:hAnsi="Arial" w:cs="Arial"/>
          <w:sz w:val="28"/>
          <w:szCs w:val="28"/>
        </w:rPr>
        <w:t>nanhasi</w:t>
      </w:r>
      <w:proofErr w:type="spellEnd"/>
      <w:r>
        <w:rPr>
          <w:rFonts w:ascii="Arial" w:hAnsi="Arial" w:cs="Arial"/>
          <w:sz w:val="28"/>
          <w:szCs w:val="28"/>
        </w:rPr>
        <w:t xml:space="preserve"> so.</w:t>
      </w:r>
      <w:r w:rsidRPr="003F6A8B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Rebecca Smith, </w:t>
      </w:r>
      <w:proofErr w:type="spellStart"/>
      <w:r>
        <w:rPr>
          <w:rFonts w:ascii="Arial" w:hAnsi="Arial" w:cs="Arial"/>
          <w:sz w:val="28"/>
          <w:szCs w:val="28"/>
        </w:rPr>
        <w:t>akaroorwa</w:t>
      </w:r>
      <w:proofErr w:type="spellEnd"/>
      <w:r>
        <w:rPr>
          <w:rFonts w:ascii="Arial" w:hAnsi="Arial" w:cs="Arial"/>
          <w:sz w:val="28"/>
          <w:szCs w:val="28"/>
        </w:rPr>
        <w:t xml:space="preserve"> na George. </w:t>
      </w:r>
      <w:proofErr w:type="spellStart"/>
      <w:r>
        <w:rPr>
          <w:rFonts w:ascii="Arial" w:hAnsi="Arial" w:cs="Arial"/>
          <w:sz w:val="28"/>
          <w:szCs w:val="28"/>
        </w:rPr>
        <w:t>Vatova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mushumiro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iyo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iyoyo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But the young man was a Baptist. Baba </w:t>
      </w:r>
      <w:proofErr w:type="spellStart"/>
      <w:r>
        <w:rPr>
          <w:rFonts w:ascii="Arial" w:hAnsi="Arial" w:cs="Arial"/>
          <w:sz w:val="28"/>
          <w:szCs w:val="28"/>
        </w:rPr>
        <w:t>vake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vakati</w:t>
      </w:r>
      <w:proofErr w:type="spellEnd"/>
      <w:r>
        <w:rPr>
          <w:rFonts w:ascii="Arial" w:hAnsi="Arial" w:cs="Arial"/>
          <w:sz w:val="28"/>
          <w:szCs w:val="28"/>
        </w:rPr>
        <w:t xml:space="preserve">, “Enda </w:t>
      </w:r>
      <w:proofErr w:type="spellStart"/>
      <w:r>
        <w:rPr>
          <w:rFonts w:ascii="Arial" w:hAnsi="Arial" w:cs="Arial"/>
          <w:sz w:val="28"/>
          <w:szCs w:val="28"/>
        </w:rPr>
        <w:t>unotora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mukomana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uuye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naye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ndimuwone</w:t>
      </w:r>
      <w:proofErr w:type="spellEnd"/>
      <w:r>
        <w:rPr>
          <w:rFonts w:ascii="Arial" w:hAnsi="Arial" w:cs="Arial"/>
          <w:sz w:val="28"/>
          <w:szCs w:val="28"/>
        </w:rPr>
        <w:t xml:space="preserve">.” </w:t>
      </w:r>
    </w:p>
    <w:p w14:paraId="4768B6DA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145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Auya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zvikanzi</w:t>
      </w:r>
      <w:proofErr w:type="spellEnd"/>
      <w:r>
        <w:rPr>
          <w:rFonts w:ascii="Arial" w:hAnsi="Arial" w:cs="Arial"/>
          <w:sz w:val="28"/>
          <w:szCs w:val="28"/>
        </w:rPr>
        <w:t xml:space="preserve">, “He is a good young man.” Zvikanzi, “This young man will really support the Message. He’s </w:t>
      </w:r>
      <w:proofErr w:type="spellStart"/>
      <w:r>
        <w:rPr>
          <w:rFonts w:ascii="Arial" w:hAnsi="Arial" w:cs="Arial"/>
          <w:sz w:val="28"/>
          <w:szCs w:val="28"/>
        </w:rPr>
        <w:t>i</w:t>
      </w:r>
      <w:proofErr w:type="spellEnd"/>
      <w:r>
        <w:rPr>
          <w:rFonts w:ascii="Arial" w:hAnsi="Arial" w:cs="Arial"/>
          <w:sz w:val="28"/>
          <w:szCs w:val="28"/>
        </w:rPr>
        <w:t>–he’s honest at heart. Get married to him.”</w:t>
      </w:r>
      <w:r w:rsidRPr="001D68E5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</w:p>
    <w:p w14:paraId="173BB000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 xml:space="preserve">146 </w:t>
      </w:r>
      <w:r>
        <w:rPr>
          <w:rFonts w:ascii="Arial" w:hAnsi="Arial" w:cs="Arial"/>
          <w:sz w:val="28"/>
          <w:szCs w:val="28"/>
        </w:rPr>
        <w:t xml:space="preserve">Muri </w:t>
      </w:r>
      <w:proofErr w:type="spellStart"/>
      <w:r>
        <w:rPr>
          <w:rFonts w:ascii="Arial" w:hAnsi="Arial" w:cs="Arial"/>
          <w:sz w:val="28"/>
          <w:szCs w:val="28"/>
        </w:rPr>
        <w:t>kuona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zvakaita</w:t>
      </w:r>
      <w:proofErr w:type="spellEnd"/>
      <w:r>
        <w:rPr>
          <w:rFonts w:ascii="Arial" w:hAnsi="Arial" w:cs="Arial"/>
          <w:sz w:val="28"/>
          <w:szCs w:val="28"/>
        </w:rPr>
        <w:t xml:space="preserve"> baba </w:t>
      </w:r>
      <w:proofErr w:type="spellStart"/>
      <w:r>
        <w:rPr>
          <w:rFonts w:ascii="Arial" w:hAnsi="Arial" w:cs="Arial"/>
          <w:sz w:val="28"/>
          <w:szCs w:val="28"/>
        </w:rPr>
        <w:t>vacho</w:t>
      </w:r>
      <w:proofErr w:type="spellEnd"/>
      <w:r>
        <w:rPr>
          <w:rFonts w:ascii="Arial" w:hAnsi="Arial" w:cs="Arial"/>
          <w:sz w:val="28"/>
          <w:szCs w:val="28"/>
        </w:rPr>
        <w:t xml:space="preserve"> ka </w:t>
      </w:r>
      <w:proofErr w:type="spellStart"/>
      <w:r>
        <w:rPr>
          <w:rFonts w:ascii="Arial" w:hAnsi="Arial" w:cs="Arial"/>
          <w:sz w:val="28"/>
          <w:szCs w:val="28"/>
        </w:rPr>
        <w:t>hama</w:t>
      </w:r>
      <w:proofErr w:type="spellEnd"/>
      <w:r>
        <w:rPr>
          <w:rFonts w:ascii="Arial" w:hAnsi="Arial" w:cs="Arial"/>
          <w:sz w:val="28"/>
          <w:szCs w:val="28"/>
        </w:rPr>
        <w:t>?</w:t>
      </w:r>
      <w:r w:rsidRPr="001D68E5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Vana </w:t>
      </w:r>
      <w:proofErr w:type="spellStart"/>
      <w:r>
        <w:rPr>
          <w:rFonts w:ascii="Arial" w:hAnsi="Arial" w:cs="Arial"/>
          <w:sz w:val="28"/>
          <w:szCs w:val="28"/>
        </w:rPr>
        <w:t>vavo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vakasiya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vavataurira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zvavanoda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ende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zvakaitika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sai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saizvozvo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Tingaita</w:t>
      </w:r>
      <w:proofErr w:type="spellEnd"/>
      <w:r>
        <w:rPr>
          <w:rFonts w:ascii="Arial" w:hAnsi="Arial" w:cs="Arial"/>
          <w:sz w:val="28"/>
          <w:szCs w:val="28"/>
        </w:rPr>
        <w:t xml:space="preserve"> Amen here </w:t>
      </w:r>
      <w:proofErr w:type="spellStart"/>
      <w:r>
        <w:rPr>
          <w:rFonts w:ascii="Arial" w:hAnsi="Arial" w:cs="Arial"/>
          <w:sz w:val="28"/>
          <w:szCs w:val="28"/>
        </w:rPr>
        <w:t>hama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A812B5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Ende Brother Branham was a prophet and a man of integrity because </w:t>
      </w:r>
      <w:proofErr w:type="spellStart"/>
      <w:r>
        <w:rPr>
          <w:rFonts w:ascii="Arial" w:hAnsi="Arial" w:cs="Arial"/>
          <w:sz w:val="28"/>
          <w:szCs w:val="28"/>
        </w:rPr>
        <w:t>aenda</w:t>
      </w:r>
      <w:proofErr w:type="spellEnd"/>
      <w:r>
        <w:rPr>
          <w:rFonts w:ascii="Arial" w:hAnsi="Arial" w:cs="Arial"/>
          <w:sz w:val="28"/>
          <w:szCs w:val="28"/>
        </w:rPr>
        <w:t xml:space="preserve"> Brother Branham,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vese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vakasara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vachiropafa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ropafadzwa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Tingaita</w:t>
      </w:r>
      <w:proofErr w:type="spellEnd"/>
      <w:r>
        <w:rPr>
          <w:rFonts w:ascii="Arial" w:hAnsi="Arial" w:cs="Arial"/>
          <w:sz w:val="28"/>
          <w:szCs w:val="28"/>
        </w:rPr>
        <w:t xml:space="preserve"> Amen here </w:t>
      </w:r>
      <w:proofErr w:type="spellStart"/>
      <w:r>
        <w:rPr>
          <w:rFonts w:ascii="Arial" w:hAnsi="Arial" w:cs="Arial"/>
          <w:sz w:val="28"/>
          <w:szCs w:val="28"/>
        </w:rPr>
        <w:t>ipapo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hama</w:t>
      </w:r>
      <w:proofErr w:type="spellEnd"/>
      <w:r>
        <w:rPr>
          <w:rFonts w:ascii="Arial" w:hAnsi="Arial" w:cs="Arial"/>
          <w:sz w:val="28"/>
          <w:szCs w:val="28"/>
        </w:rPr>
        <w:t>.</w:t>
      </w:r>
      <w:r w:rsidRPr="006943F4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Vakasara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mubasa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raMwa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raMwari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Joseph </w:t>
      </w:r>
      <w:proofErr w:type="spellStart"/>
      <w:r>
        <w:rPr>
          <w:rFonts w:ascii="Arial" w:hAnsi="Arial" w:cs="Arial"/>
          <w:sz w:val="28"/>
          <w:szCs w:val="28"/>
        </w:rPr>
        <w:t>arimo</w:t>
      </w:r>
      <w:proofErr w:type="spellEnd"/>
      <w:r>
        <w:rPr>
          <w:rFonts w:ascii="Arial" w:hAnsi="Arial" w:cs="Arial"/>
          <w:sz w:val="28"/>
          <w:szCs w:val="28"/>
        </w:rPr>
        <w:t xml:space="preserve">. Billy Paul </w:t>
      </w:r>
      <w:proofErr w:type="spellStart"/>
      <w:r>
        <w:rPr>
          <w:rFonts w:ascii="Arial" w:hAnsi="Arial" w:cs="Arial"/>
          <w:sz w:val="28"/>
          <w:szCs w:val="28"/>
        </w:rPr>
        <w:t>arimo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</w:p>
    <w:p w14:paraId="67DBAB91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147</w:t>
      </w:r>
      <w:r>
        <w:rPr>
          <w:rFonts w:ascii="Arial" w:hAnsi="Arial" w:cs="Arial"/>
          <w:sz w:val="28"/>
          <w:szCs w:val="28"/>
        </w:rPr>
        <w:t xml:space="preserve"> Iye </w:t>
      </w:r>
      <w:proofErr w:type="spellStart"/>
      <w:r>
        <w:rPr>
          <w:rFonts w:ascii="Arial" w:hAnsi="Arial" w:cs="Arial"/>
          <w:sz w:val="28"/>
          <w:szCs w:val="28"/>
        </w:rPr>
        <w:t>zvino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ukaenda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Amereka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 xml:space="preserve"> library </w:t>
      </w:r>
      <w:proofErr w:type="spellStart"/>
      <w:r>
        <w:rPr>
          <w:rFonts w:ascii="Arial" w:hAnsi="Arial" w:cs="Arial"/>
          <w:sz w:val="28"/>
          <w:szCs w:val="28"/>
        </w:rPr>
        <w:t>yakavakwa</w:t>
      </w:r>
      <w:proofErr w:type="spellEnd"/>
      <w:r>
        <w:rPr>
          <w:rFonts w:ascii="Arial" w:hAnsi="Arial" w:cs="Arial"/>
          <w:sz w:val="28"/>
          <w:szCs w:val="28"/>
        </w:rPr>
        <w:t xml:space="preserve">, yard </w:t>
      </w:r>
      <w:proofErr w:type="spellStart"/>
      <w:r>
        <w:rPr>
          <w:rFonts w:ascii="Arial" w:hAnsi="Arial" w:cs="Arial"/>
          <w:sz w:val="28"/>
          <w:szCs w:val="28"/>
        </w:rPr>
        <w:t>yakavakwa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yavakatenga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vakavaka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pekugadzira</w:t>
      </w:r>
      <w:proofErr w:type="spellEnd"/>
      <w:r>
        <w:rPr>
          <w:rFonts w:ascii="Arial" w:hAnsi="Arial" w:cs="Arial"/>
          <w:sz w:val="28"/>
          <w:szCs w:val="28"/>
        </w:rPr>
        <w:t xml:space="preserve"> ma tape </w:t>
      </w:r>
      <w:proofErr w:type="spellStart"/>
      <w:r>
        <w:rPr>
          <w:rFonts w:ascii="Arial" w:hAnsi="Arial" w:cs="Arial"/>
          <w:sz w:val="28"/>
          <w:szCs w:val="28"/>
        </w:rPr>
        <w:t>nema</w:t>
      </w:r>
      <w:proofErr w:type="spellEnd"/>
      <w:r>
        <w:rPr>
          <w:rFonts w:ascii="Arial" w:hAnsi="Arial" w:cs="Arial"/>
          <w:sz w:val="28"/>
          <w:szCs w:val="28"/>
        </w:rPr>
        <w:t xml:space="preserve"> book, </w:t>
      </w:r>
      <w:proofErr w:type="spellStart"/>
      <w:r>
        <w:rPr>
          <w:rFonts w:ascii="Arial" w:hAnsi="Arial" w:cs="Arial"/>
          <w:sz w:val="28"/>
          <w:szCs w:val="28"/>
        </w:rPr>
        <w:t>akanga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</w:t>
      </w:r>
      <w:proofErr w:type="spellEnd"/>
      <w:r>
        <w:rPr>
          <w:rFonts w:ascii="Arial" w:hAnsi="Arial" w:cs="Arial"/>
          <w:sz w:val="28"/>
          <w:szCs w:val="28"/>
        </w:rPr>
        <w:t xml:space="preserve"> in charge </w:t>
      </w:r>
      <w:proofErr w:type="spellStart"/>
      <w:r>
        <w:rPr>
          <w:rFonts w:ascii="Arial" w:hAnsi="Arial" w:cs="Arial"/>
          <w:sz w:val="28"/>
          <w:szCs w:val="28"/>
        </w:rPr>
        <w:t>kwaigadzirwa</w:t>
      </w:r>
      <w:proofErr w:type="spellEnd"/>
      <w:r>
        <w:rPr>
          <w:rFonts w:ascii="Arial" w:hAnsi="Arial" w:cs="Arial"/>
          <w:sz w:val="28"/>
          <w:szCs w:val="28"/>
        </w:rPr>
        <w:t xml:space="preserve"> ma tape </w:t>
      </w:r>
      <w:proofErr w:type="spellStart"/>
      <w:r>
        <w:rPr>
          <w:rFonts w:ascii="Arial" w:hAnsi="Arial" w:cs="Arial"/>
          <w:sz w:val="28"/>
          <w:szCs w:val="28"/>
        </w:rPr>
        <w:t>nema</w:t>
      </w:r>
      <w:proofErr w:type="spellEnd"/>
      <w:r>
        <w:rPr>
          <w:rFonts w:ascii="Arial" w:hAnsi="Arial" w:cs="Arial"/>
          <w:sz w:val="28"/>
          <w:szCs w:val="28"/>
        </w:rPr>
        <w:t xml:space="preserve"> book,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mukomana</w:t>
      </w:r>
      <w:proofErr w:type="spellEnd"/>
      <w:r>
        <w:rPr>
          <w:rFonts w:ascii="Arial" w:hAnsi="Arial" w:cs="Arial"/>
          <w:sz w:val="28"/>
          <w:szCs w:val="28"/>
        </w:rPr>
        <w:t xml:space="preserve">, first born </w:t>
      </w:r>
      <w:proofErr w:type="spellStart"/>
      <w:r>
        <w:rPr>
          <w:rFonts w:ascii="Arial" w:hAnsi="Arial" w:cs="Arial"/>
          <w:sz w:val="28"/>
          <w:szCs w:val="28"/>
        </w:rPr>
        <w:t>ya</w:t>
      </w:r>
      <w:proofErr w:type="spellEnd"/>
      <w:r>
        <w:rPr>
          <w:rFonts w:ascii="Arial" w:hAnsi="Arial" w:cs="Arial"/>
          <w:sz w:val="28"/>
          <w:szCs w:val="28"/>
        </w:rPr>
        <w:t xml:space="preserve"> Billy Paul. Muri </w:t>
      </w:r>
      <w:proofErr w:type="spellStart"/>
      <w:r>
        <w:rPr>
          <w:rFonts w:ascii="Arial" w:hAnsi="Arial" w:cs="Arial"/>
          <w:sz w:val="28"/>
          <w:szCs w:val="28"/>
        </w:rPr>
        <w:t>kuona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dzinza</w:t>
      </w:r>
      <w:proofErr w:type="spellEnd"/>
      <w:r>
        <w:rPr>
          <w:rFonts w:ascii="Arial" w:hAnsi="Arial" w:cs="Arial"/>
          <w:sz w:val="28"/>
          <w:szCs w:val="28"/>
        </w:rPr>
        <w:t xml:space="preserve"> rese </w:t>
      </w:r>
      <w:commentRangeStart w:id="143"/>
      <w:proofErr w:type="spellStart"/>
      <w:r w:rsidRPr="004E351A">
        <w:rPr>
          <w:rFonts w:ascii="Arial" w:hAnsi="Arial" w:cs="Arial"/>
          <w:sz w:val="28"/>
          <w:szCs w:val="28"/>
          <w:highlight w:val="yellow"/>
          <w:rPrChange w:id="144" w:author="Transcriber01 JHB" w:date="2025-08-28T09:47:00Z" w16du:dateUtc="2025-08-28T07:47:00Z">
            <w:rPr>
              <w:rFonts w:ascii="Arial" w:hAnsi="Arial" w:cs="Arial"/>
              <w:sz w:val="28"/>
              <w:szCs w:val="28"/>
            </w:rPr>
          </w:rPrChange>
        </w:rPr>
        <w:t>raakutobatana</w:t>
      </w:r>
      <w:proofErr w:type="spellEnd"/>
      <w:r w:rsidRPr="004E351A">
        <w:rPr>
          <w:rFonts w:ascii="Arial" w:hAnsi="Arial" w:cs="Arial"/>
          <w:sz w:val="28"/>
          <w:szCs w:val="28"/>
          <w:highlight w:val="yellow"/>
          <w:rPrChange w:id="145" w:author="Transcriber01 JHB" w:date="2025-08-28T09:47:00Z" w16du:dateUtc="2025-08-28T07:47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4E351A">
        <w:rPr>
          <w:rFonts w:ascii="Arial" w:hAnsi="Arial" w:cs="Arial"/>
          <w:sz w:val="28"/>
          <w:szCs w:val="28"/>
          <w:highlight w:val="yellow"/>
          <w:rPrChange w:id="146" w:author="Transcriber01 JHB" w:date="2025-08-28T09:47:00Z" w16du:dateUtc="2025-08-28T07:47:00Z">
            <w:rPr>
              <w:rFonts w:ascii="Arial" w:hAnsi="Arial" w:cs="Arial"/>
              <w:sz w:val="28"/>
              <w:szCs w:val="28"/>
            </w:rPr>
          </w:rPrChange>
        </w:rPr>
        <w:t>naipapo</w:t>
      </w:r>
      <w:commentRangeEnd w:id="143"/>
      <w:proofErr w:type="spellEnd"/>
      <w:r>
        <w:rPr>
          <w:rStyle w:val="CommentReference"/>
        </w:rPr>
        <w:commentReference w:id="143"/>
      </w:r>
      <w:r>
        <w:rPr>
          <w:rFonts w:ascii="Arial" w:hAnsi="Arial" w:cs="Arial"/>
          <w:sz w:val="28"/>
          <w:szCs w:val="28"/>
        </w:rPr>
        <w:t xml:space="preserve">?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Raakungoenda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rakangonangana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naipapo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dzinza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ro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rose</w:t>
      </w:r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Hanzi, “Vane </w:t>
      </w:r>
      <w:proofErr w:type="spellStart"/>
      <w:r>
        <w:rPr>
          <w:rFonts w:ascii="Arial" w:hAnsi="Arial" w:cs="Arial"/>
          <w:sz w:val="28"/>
          <w:szCs w:val="28"/>
        </w:rPr>
        <w:t>nzeve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dzekunzwa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ngavanzwe</w:t>
      </w:r>
      <w:proofErr w:type="spellEnd"/>
      <w:r>
        <w:rPr>
          <w:rFonts w:ascii="Arial" w:hAnsi="Arial" w:cs="Arial"/>
          <w:sz w:val="28"/>
          <w:szCs w:val="28"/>
        </w:rPr>
        <w:t xml:space="preserve">…”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Every father has a right in the Message of the </w:t>
      </w:r>
      <w:proofErr w:type="spellStart"/>
      <w:r>
        <w:rPr>
          <w:rFonts w:ascii="Arial" w:hAnsi="Arial" w:cs="Arial"/>
          <w:sz w:val="28"/>
          <w:szCs w:val="28"/>
        </w:rPr>
        <w:t>ho</w:t>
      </w:r>
      <w:proofErr w:type="spellEnd"/>
      <w:r>
        <w:rPr>
          <w:rFonts w:ascii="Arial" w:hAnsi="Arial" w:cs="Arial"/>
          <w:sz w:val="28"/>
          <w:szCs w:val="28"/>
        </w:rPr>
        <w:t>…?</w:t>
      </w:r>
      <w:ins w:id="147" w:author="Transcriber01 JHB" w:date="2025-08-28T09:49:00Z" w16du:dateUtc="2025-08-28T07:49:00Z">
        <w:r>
          <w:rPr>
            <w:rFonts w:ascii="Arial" w:hAnsi="Arial" w:cs="Arial"/>
            <w:sz w:val="28"/>
            <w:szCs w:val="28"/>
          </w:rPr>
          <w:t xml:space="preserve"> </w:t>
        </w:r>
      </w:ins>
      <w:r w:rsidRPr="00C855AA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the hour</w:t>
      </w:r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</w:p>
    <w:p w14:paraId="0CE3BEF7" w14:textId="485AB0D0" w:rsidR="005D3BDE" w:rsidRP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553184">
        <w:rPr>
          <w:rFonts w:ascii="Arial" w:hAnsi="Arial" w:cs="Arial"/>
          <w:sz w:val="28"/>
          <w:szCs w:val="28"/>
          <w:vertAlign w:val="superscript"/>
        </w:rPr>
        <w:t>14</w:t>
      </w:r>
      <w:r>
        <w:rPr>
          <w:rFonts w:ascii="Arial" w:hAnsi="Arial" w:cs="Arial"/>
          <w:sz w:val="28"/>
          <w:szCs w:val="28"/>
          <w:vertAlign w:val="superscript"/>
        </w:rPr>
        <w:t>8</w:t>
      </w:r>
      <w:r>
        <w:rPr>
          <w:rFonts w:ascii="Arial" w:hAnsi="Arial" w:cs="Arial"/>
          <w:sz w:val="28"/>
          <w:szCs w:val="28"/>
        </w:rPr>
        <w:t xml:space="preserve"> Billy Pouro </w:t>
      </w:r>
      <w:proofErr w:type="spellStart"/>
      <w:r>
        <w:rPr>
          <w:rFonts w:ascii="Arial" w:hAnsi="Arial" w:cs="Arial"/>
          <w:sz w:val="28"/>
          <w:szCs w:val="28"/>
        </w:rPr>
        <w:t>angasiye</w:t>
      </w:r>
      <w:proofErr w:type="spellEnd"/>
      <w:ins w:id="148" w:author="Transcriber01 JHB" w:date="2025-08-28T09:50:00Z" w16du:dateUtc="2025-08-28T07:50:00Z">
        <w:r>
          <w:rPr>
            <w:rFonts w:ascii="Arial" w:hAnsi="Arial" w:cs="Arial"/>
            <w:sz w:val="28"/>
            <w:szCs w:val="28"/>
          </w:rPr>
          <w:t xml:space="preserve"> </w:t>
        </w:r>
        <w:commentRangeStart w:id="149"/>
        <w:proofErr w:type="spellStart"/>
        <w:r>
          <w:rPr>
            <w:rFonts w:ascii="Arial" w:hAnsi="Arial" w:cs="Arial"/>
            <w:sz w:val="28"/>
            <w:szCs w:val="28"/>
          </w:rPr>
          <w:t>kwa</w:t>
        </w:r>
      </w:ins>
      <w:ins w:id="150" w:author="Transcriber01 JHB" w:date="2025-08-28T09:51:00Z" w16du:dateUtc="2025-08-28T07:51:00Z">
        <w:r>
          <w:rPr>
            <w:rFonts w:ascii="Arial" w:hAnsi="Arial" w:cs="Arial"/>
            <w:sz w:val="28"/>
            <w:szCs w:val="28"/>
          </w:rPr>
          <w:t>v</w:t>
        </w:r>
      </w:ins>
      <w:ins w:id="151" w:author="Transcriber01 JHB" w:date="2025-08-28T09:50:00Z" w16du:dateUtc="2025-08-28T07:50:00Z">
        <w:r>
          <w:rPr>
            <w:rFonts w:ascii="Arial" w:hAnsi="Arial" w:cs="Arial"/>
            <w:sz w:val="28"/>
            <w:szCs w:val="28"/>
          </w:rPr>
          <w:t>o</w:t>
        </w:r>
      </w:ins>
      <w:ins w:id="152" w:author="Transcriber01 JHB" w:date="2025-08-28T09:51:00Z" w16du:dateUtc="2025-08-28T07:51:00Z">
        <w:r>
          <w:rPr>
            <w:rFonts w:ascii="Arial" w:hAnsi="Arial" w:cs="Arial"/>
            <w:sz w:val="28"/>
            <w:szCs w:val="28"/>
          </w:rPr>
          <w:t>-</w:t>
        </w:r>
      </w:ins>
      <w:ins w:id="153" w:author="Transcriber01 JHB" w:date="2025-08-28T09:50:00Z" w16du:dateUtc="2025-08-28T07:50:00Z">
        <w:r>
          <w:rPr>
            <w:rFonts w:ascii="Arial" w:hAnsi="Arial" w:cs="Arial"/>
            <w:sz w:val="28"/>
            <w:szCs w:val="28"/>
          </w:rPr>
          <w:t>kwaanzi</w:t>
        </w:r>
      </w:ins>
      <w:proofErr w:type="spellEnd"/>
      <w:del w:id="154" w:author="Transcriber01 JHB" w:date="2025-08-28T09:53:00Z" w16du:dateUtc="2025-08-28T07:53:00Z">
        <w:r w:rsidDel="00DE098A">
          <w:rPr>
            <w:rFonts w:ascii="Arial" w:hAnsi="Arial" w:cs="Arial"/>
            <w:sz w:val="28"/>
            <w:szCs w:val="28"/>
          </w:rPr>
          <w:delText>…</w:delText>
        </w:r>
        <w:r w:rsidRPr="00CF2581" w:rsidDel="000F1167">
          <w:rPr>
            <w:rFonts w:ascii="Arial" w:hAnsi="Arial" w:cs="Arial"/>
            <w:sz w:val="18"/>
            <w:szCs w:val="18"/>
          </w:rPr>
          <w:delText>[</w:delText>
        </w:r>
      </w:del>
      <w:commentRangeEnd w:id="149"/>
      <w:r>
        <w:rPr>
          <w:rStyle w:val="CommentReference"/>
        </w:rPr>
        <w:commentReference w:id="149"/>
      </w:r>
      <w:del w:id="155" w:author="Transcriber01 JHB" w:date="2025-08-28T09:53:00Z" w16du:dateUtc="2025-08-28T07:53:00Z">
        <w:r w:rsidRPr="00CF2581" w:rsidDel="000F1167">
          <w:rPr>
            <w:rFonts w:ascii="Arial" w:hAnsi="Arial" w:cs="Arial"/>
            <w:sz w:val="18"/>
            <w:szCs w:val="18"/>
          </w:rPr>
          <w:delText>Inaudible 01:20:28]</w:delText>
        </w:r>
      </w:del>
      <w:r w:rsidRPr="00CF2581"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nababa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tinoshanda</w:t>
      </w:r>
      <w:proofErr w:type="spellEnd"/>
      <w:r>
        <w:rPr>
          <w:rFonts w:ascii="Arial" w:hAnsi="Arial" w:cs="Arial"/>
          <w:sz w:val="28"/>
          <w:szCs w:val="28"/>
        </w:rPr>
        <w:t xml:space="preserve"> tese </w:t>
      </w:r>
      <w:proofErr w:type="spellStart"/>
      <w:r>
        <w:rPr>
          <w:rFonts w:ascii="Arial" w:hAnsi="Arial" w:cs="Arial"/>
          <w:sz w:val="28"/>
          <w:szCs w:val="28"/>
        </w:rPr>
        <w:t>akaona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ngirozi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mutumwa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akamuona</w:t>
      </w:r>
      <w:proofErr w:type="spellEnd"/>
      <w:r>
        <w:rPr>
          <w:rFonts w:ascii="Arial" w:hAnsi="Arial" w:cs="Arial"/>
          <w:sz w:val="28"/>
          <w:szCs w:val="28"/>
        </w:rPr>
        <w:t xml:space="preserve">? Heh? </w:t>
      </w:r>
      <w:proofErr w:type="spellStart"/>
      <w:r>
        <w:rPr>
          <w:rFonts w:ascii="Arial" w:hAnsi="Arial" w:cs="Arial"/>
          <w:sz w:val="28"/>
          <w:szCs w:val="28"/>
        </w:rPr>
        <w:t>Akamuona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mutumwa</w:t>
      </w:r>
      <w:proofErr w:type="spellEnd"/>
      <w:r>
        <w:rPr>
          <w:rFonts w:ascii="Arial" w:hAnsi="Arial" w:cs="Arial"/>
          <w:sz w:val="28"/>
          <w:szCs w:val="28"/>
        </w:rPr>
        <w:t xml:space="preserve">. Joseph Branham </w:t>
      </w:r>
      <w:proofErr w:type="spellStart"/>
      <w:r>
        <w:rPr>
          <w:rFonts w:ascii="Arial" w:hAnsi="Arial" w:cs="Arial"/>
          <w:sz w:val="28"/>
          <w:szCs w:val="28"/>
        </w:rPr>
        <w:t>akarohwa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nechiporofita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akaisirwa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muteuro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angaende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nekupi</w:t>
      </w:r>
      <w:proofErr w:type="spellEnd"/>
      <w:r>
        <w:rPr>
          <w:rFonts w:ascii="Arial" w:hAnsi="Arial" w:cs="Arial"/>
          <w:sz w:val="28"/>
          <w:szCs w:val="28"/>
        </w:rPr>
        <w:t xml:space="preserve">? Rebecca Smith na George Smith </w:t>
      </w:r>
      <w:proofErr w:type="spellStart"/>
      <w:r>
        <w:rPr>
          <w:rFonts w:ascii="Arial" w:hAnsi="Arial" w:cs="Arial"/>
          <w:sz w:val="28"/>
          <w:szCs w:val="28"/>
        </w:rPr>
        <w:t>vakanamatirwa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nomuporofita</w:t>
      </w:r>
      <w:proofErr w:type="spellEnd"/>
      <w:ins w:id="156" w:author="Transcriber01 JHB" w:date="2025-08-28T09:52:00Z" w16du:dateUtc="2025-08-28T07:52:00Z">
        <w:r>
          <w:rPr>
            <w:rFonts w:ascii="Arial" w:hAnsi="Arial" w:cs="Arial"/>
            <w:sz w:val="28"/>
            <w:szCs w:val="28"/>
          </w:rPr>
          <w:t>,</w:t>
        </w:r>
      </w:ins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vangaende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nekupi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</w:rPr>
        <w:t>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akasunga</w:t>
      </w:r>
      <w:proofErr w:type="spellEnd"/>
      <w:r>
        <w:rPr>
          <w:rFonts w:ascii="Arial" w:hAnsi="Arial" w:cs="Arial"/>
          <w:sz w:val="28"/>
          <w:szCs w:val="28"/>
        </w:rPr>
        <w:t xml:space="preserve"> ma futures </w:t>
      </w:r>
      <w:proofErr w:type="spellStart"/>
      <w:r>
        <w:rPr>
          <w:rFonts w:ascii="Arial" w:hAnsi="Arial" w:cs="Arial"/>
          <w:sz w:val="28"/>
          <w:szCs w:val="28"/>
        </w:rPr>
        <w:t>avo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ose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kwacha. The right of a father.</w:t>
      </w:r>
      <w:r w:rsidRPr="00BF71D4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Amen!</w:t>
      </w:r>
      <w:r w:rsidRPr="006F067F">
        <w:rPr>
          <w:rFonts w:ascii="Arial" w:hAnsi="Arial" w:cs="Arial"/>
          <w:sz w:val="18"/>
          <w:szCs w:val="18"/>
        </w:rPr>
        <w:t xml:space="preserve"> </w:t>
      </w:r>
      <w:r w:rsidRPr="00C855AA">
        <w:rPr>
          <w:rFonts w:ascii="Arial" w:hAnsi="Arial" w:cs="Arial"/>
          <w:sz w:val="18"/>
          <w:szCs w:val="18"/>
        </w:rPr>
        <w:t>[Congregation says, “Amen.”]</w:t>
      </w:r>
      <w:r w:rsidRPr="0000691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Ita </w:t>
      </w:r>
      <w:proofErr w:type="spellStart"/>
      <w:r>
        <w:rPr>
          <w:rFonts w:ascii="Arial" w:hAnsi="Arial" w:cs="Arial"/>
          <w:sz w:val="28"/>
          <w:szCs w:val="28"/>
        </w:rPr>
        <w:t>hushamwari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nhasi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iwewe</w:t>
      </w:r>
      <w:proofErr w:type="spellEnd"/>
      <w:r>
        <w:rPr>
          <w:rFonts w:ascii="Arial" w:hAnsi="Arial" w:cs="Arial"/>
          <w:sz w:val="28"/>
          <w:szCs w:val="28"/>
        </w:rPr>
        <w:t xml:space="preserve"> brother </w:t>
      </w:r>
      <w:proofErr w:type="spellStart"/>
      <w:r>
        <w:rPr>
          <w:rFonts w:ascii="Arial" w:hAnsi="Arial" w:cs="Arial"/>
          <w:sz w:val="28"/>
          <w:szCs w:val="28"/>
        </w:rPr>
        <w:t>pano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ugotongera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zvaunoda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vasare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vachidii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C855AA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vachiita</w:t>
      </w:r>
      <w:proofErr w:type="spellEnd"/>
      <w:r w:rsidRPr="00C855AA">
        <w:rPr>
          <w:rFonts w:ascii="Arial" w:hAnsi="Arial" w:cs="Arial"/>
          <w:sz w:val="18"/>
          <w:szCs w:val="18"/>
        </w:rPr>
        <w:t>.”]</w:t>
      </w:r>
      <w:r w:rsidRPr="00006916">
        <w:rPr>
          <w:rFonts w:ascii="Arial" w:hAnsi="Arial" w:cs="Arial"/>
          <w:sz w:val="28"/>
          <w:szCs w:val="28"/>
        </w:rPr>
        <w:t xml:space="preserve"> </w:t>
      </w:r>
    </w:p>
    <w:p w14:paraId="1821D0FD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lastRenderedPageBreak/>
        <w:t xml:space="preserve">149 </w:t>
      </w:r>
      <w:proofErr w:type="spellStart"/>
      <w:r w:rsidRPr="00302174">
        <w:rPr>
          <w:rFonts w:ascii="Arial" w:hAnsi="Arial" w:cs="Arial"/>
          <w:sz w:val="28"/>
          <w:szCs w:val="28"/>
        </w:rPr>
        <w:t>Tingaita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here </w:t>
      </w:r>
      <w:proofErr w:type="spellStart"/>
      <w:r w:rsidRPr="00302174">
        <w:rPr>
          <w:rFonts w:ascii="Arial" w:hAnsi="Arial" w:cs="Arial"/>
          <w:sz w:val="28"/>
          <w:szCs w:val="28"/>
        </w:rPr>
        <w:t>ipapo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hama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302174">
        <w:rPr>
          <w:rFonts w:ascii="Arial" w:hAnsi="Arial" w:cs="Arial"/>
          <w:sz w:val="28"/>
          <w:szCs w:val="28"/>
        </w:rPr>
        <w:t>Hativerengei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muone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ipapo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 xml:space="preserve">[blank spot—ED] </w:t>
      </w:r>
      <w:r w:rsidRPr="00302174">
        <w:rPr>
          <w:rFonts w:ascii="Arial" w:hAnsi="Arial" w:cs="Arial"/>
          <w:sz w:val="28"/>
          <w:szCs w:val="28"/>
        </w:rPr>
        <w:t xml:space="preserve">Verse 2 tese. </w:t>
      </w:r>
      <w:proofErr w:type="spellStart"/>
      <w:r w:rsidRPr="00302174">
        <w:rPr>
          <w:rFonts w:ascii="Arial" w:hAnsi="Arial" w:cs="Arial"/>
          <w:sz w:val="28"/>
          <w:szCs w:val="28"/>
        </w:rPr>
        <w:t>Hativerengei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pa verse 2 tese </w:t>
      </w:r>
      <w:proofErr w:type="spellStart"/>
      <w:r w:rsidRPr="00302174">
        <w:rPr>
          <w:rFonts w:ascii="Arial" w:hAnsi="Arial" w:cs="Arial"/>
          <w:sz w:val="28"/>
          <w:szCs w:val="28"/>
        </w:rPr>
        <w:t>tione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</w:p>
    <w:p w14:paraId="645B49C8" w14:textId="77777777" w:rsidR="005D3BDE" w:rsidRPr="0030217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>Gather yourselves together, and hear, ye sons of Jacob; and hearken unto Israel your father. </w:t>
      </w:r>
    </w:p>
    <w:p w14:paraId="1D2A6FA0" w14:textId="77777777" w:rsidR="005D3BDE" w:rsidRPr="005D3BDE" w:rsidRDefault="005D3BDE" w:rsidP="005D3BDE">
      <w:pPr>
        <w:jc w:val="both"/>
        <w:rPr>
          <w:rFonts w:ascii="Arial" w:hAnsi="Arial" w:cs="Arial"/>
          <w:sz w:val="28"/>
          <w:szCs w:val="28"/>
          <w:lang w:val="fr-FR"/>
        </w:rPr>
      </w:pPr>
      <w:r w:rsidRPr="00A2491C">
        <w:rPr>
          <w:rFonts w:ascii="Arial" w:hAnsi="Arial" w:cs="Arial"/>
          <w:sz w:val="28"/>
          <w:szCs w:val="28"/>
          <w:vertAlign w:val="superscript"/>
          <w:lang w:val="fr-FR"/>
        </w:rPr>
        <w:t xml:space="preserve">150 </w:t>
      </w:r>
      <w:r w:rsidRPr="00A2491C">
        <w:rPr>
          <w:rFonts w:ascii="Arial" w:hAnsi="Arial" w:cs="Arial"/>
          <w:sz w:val="28"/>
          <w:szCs w:val="28"/>
          <w:lang w:val="fr-FR"/>
        </w:rPr>
        <w:t>‘‘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Unganai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!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Unganai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unganai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unganai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unganai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Munzwe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kuna baba </w:t>
      </w:r>
      <w:proofErr w:type="spellStart"/>
      <w:r w:rsidRPr="00302174">
        <w:rPr>
          <w:rFonts w:ascii="Arial" w:hAnsi="Arial" w:cs="Arial"/>
          <w:sz w:val="28"/>
          <w:szCs w:val="28"/>
        </w:rPr>
        <w:t>venyu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.’’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r w:rsidRPr="00302174">
        <w:rPr>
          <w:rFonts w:ascii="Arial" w:hAnsi="Arial" w:cs="Arial"/>
          <w:sz w:val="28"/>
          <w:szCs w:val="28"/>
        </w:rPr>
        <w:t xml:space="preserve">Amen!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r w:rsidRPr="00302174">
        <w:rPr>
          <w:rFonts w:ascii="Arial" w:hAnsi="Arial" w:cs="Arial"/>
          <w:sz w:val="28"/>
          <w:szCs w:val="28"/>
        </w:rPr>
        <w:t xml:space="preserve">Muri </w:t>
      </w:r>
      <w:proofErr w:type="spellStart"/>
      <w:r w:rsidRPr="00302174">
        <w:rPr>
          <w:rFonts w:ascii="Arial" w:hAnsi="Arial" w:cs="Arial"/>
          <w:sz w:val="28"/>
          <w:szCs w:val="28"/>
        </w:rPr>
        <w:t>kuona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raaishandisa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apo, </w:t>
      </w:r>
      <w:proofErr w:type="spellStart"/>
      <w:r w:rsidRPr="00302174">
        <w:rPr>
          <w:rFonts w:ascii="Arial" w:hAnsi="Arial" w:cs="Arial"/>
          <w:sz w:val="28"/>
          <w:szCs w:val="28"/>
        </w:rPr>
        <w:t>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tererai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Jakobho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r w:rsidRPr="005D3BDE">
        <w:rPr>
          <w:rFonts w:ascii="Arial" w:hAnsi="Arial" w:cs="Arial"/>
          <w:sz w:val="28"/>
          <w:szCs w:val="28"/>
          <w:lang w:val="fr-FR"/>
        </w:rPr>
        <w:t xml:space="preserve">Tarirai </w:t>
      </w:r>
      <w:proofErr w:type="spellStart"/>
      <w:r w:rsidRPr="005D3BDE">
        <w:rPr>
          <w:rFonts w:ascii="Arial" w:hAnsi="Arial" w:cs="Arial"/>
          <w:sz w:val="28"/>
          <w:szCs w:val="28"/>
          <w:lang w:val="fr-FR"/>
        </w:rPr>
        <w:t>zvaataura</w:t>
      </w:r>
      <w:proofErr w:type="spellEnd"/>
      <w:r w:rsidRPr="005D3BDE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5D3BDE">
        <w:rPr>
          <w:rFonts w:ascii="Arial" w:hAnsi="Arial" w:cs="Arial"/>
          <w:sz w:val="28"/>
          <w:szCs w:val="28"/>
          <w:lang w:val="fr-FR"/>
        </w:rPr>
        <w:t>apo</w:t>
      </w:r>
      <w:proofErr w:type="spellEnd"/>
      <w:r w:rsidRPr="005D3BDE">
        <w:rPr>
          <w:rFonts w:ascii="Arial" w:hAnsi="Arial" w:cs="Arial"/>
          <w:sz w:val="28"/>
          <w:szCs w:val="28"/>
          <w:lang w:val="fr-FR"/>
        </w:rPr>
        <w:t xml:space="preserve">. Tarirai </w:t>
      </w:r>
      <w:proofErr w:type="spellStart"/>
      <w:r w:rsidRPr="005D3BDE">
        <w:rPr>
          <w:rFonts w:ascii="Arial" w:hAnsi="Arial" w:cs="Arial"/>
          <w:sz w:val="28"/>
          <w:szCs w:val="28"/>
          <w:lang w:val="fr-FR"/>
        </w:rPr>
        <w:t>muone</w:t>
      </w:r>
      <w:proofErr w:type="spellEnd"/>
      <w:r w:rsidRPr="005D3BDE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5D3BDE">
        <w:rPr>
          <w:rFonts w:ascii="Arial" w:hAnsi="Arial" w:cs="Arial"/>
          <w:sz w:val="28"/>
          <w:szCs w:val="28"/>
          <w:lang w:val="fr-FR"/>
        </w:rPr>
        <w:t>zvaataura</w:t>
      </w:r>
      <w:proofErr w:type="spellEnd"/>
      <w:r w:rsidRPr="005D3BDE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5D3BDE">
        <w:rPr>
          <w:rFonts w:ascii="Arial" w:hAnsi="Arial" w:cs="Arial"/>
          <w:sz w:val="28"/>
          <w:szCs w:val="28"/>
          <w:lang w:val="fr-FR"/>
        </w:rPr>
        <w:t>pa</w:t>
      </w:r>
      <w:proofErr w:type="spellEnd"/>
      <w:r w:rsidRPr="005D3BDE">
        <w:rPr>
          <w:rFonts w:ascii="Arial" w:hAnsi="Arial" w:cs="Arial"/>
          <w:sz w:val="28"/>
          <w:szCs w:val="28"/>
          <w:lang w:val="fr-FR"/>
        </w:rPr>
        <w:t xml:space="preserve">…?... Verse </w:t>
      </w:r>
      <w:r w:rsidRPr="005D3BDE">
        <w:rPr>
          <w:rFonts w:ascii="Arial" w:hAnsi="Arial" w:cs="Arial"/>
          <w:sz w:val="18"/>
          <w:szCs w:val="18"/>
          <w:lang w:val="fr-FR"/>
        </w:rPr>
        <w:t>[</w:t>
      </w:r>
      <w:proofErr w:type="spellStart"/>
      <w:r w:rsidRPr="005D3BDE">
        <w:rPr>
          <w:rFonts w:ascii="Arial" w:hAnsi="Arial" w:cs="Arial"/>
          <w:sz w:val="18"/>
          <w:szCs w:val="18"/>
          <w:lang w:val="fr-FR"/>
        </w:rPr>
        <w:t>blank</w:t>
      </w:r>
      <w:proofErr w:type="spellEnd"/>
      <w:r w:rsidRPr="005D3BDE">
        <w:rPr>
          <w:rFonts w:ascii="Arial" w:hAnsi="Arial" w:cs="Arial"/>
          <w:sz w:val="18"/>
          <w:szCs w:val="18"/>
          <w:lang w:val="fr-FR"/>
        </w:rPr>
        <w:t xml:space="preserve"> spot—ED] </w:t>
      </w:r>
    </w:p>
    <w:p w14:paraId="00090B2B" w14:textId="77777777" w:rsidR="005D3BDE" w:rsidRPr="0030217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>Gather yourselves together, and hear, ye sons of Jacob; and hearken unto Israel your father. </w:t>
      </w:r>
    </w:p>
    <w:p w14:paraId="75FE3361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151 </w:t>
      </w:r>
      <w:r w:rsidRPr="00302174">
        <w:rPr>
          <w:rFonts w:ascii="Arial" w:hAnsi="Arial" w:cs="Arial"/>
          <w:sz w:val="28"/>
          <w:szCs w:val="28"/>
        </w:rPr>
        <w:t xml:space="preserve">Who gave him the name Israel? </w:t>
      </w:r>
      <w:r w:rsidRPr="00302174">
        <w:rPr>
          <w:rFonts w:ascii="Arial" w:hAnsi="Arial" w:cs="Arial"/>
          <w:sz w:val="18"/>
          <w:szCs w:val="18"/>
        </w:rPr>
        <w:t xml:space="preserve">[Congregation says, “God.”] </w:t>
      </w:r>
      <w:r w:rsidRPr="00302174">
        <w:rPr>
          <w:rFonts w:ascii="Arial" w:hAnsi="Arial" w:cs="Arial"/>
          <w:sz w:val="28"/>
          <w:szCs w:val="28"/>
        </w:rPr>
        <w:t xml:space="preserve">He was given a—by an angel at Peniel.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r w:rsidRPr="00302174">
        <w:rPr>
          <w:rFonts w:ascii="Arial" w:hAnsi="Arial" w:cs="Arial"/>
          <w:sz w:val="28"/>
          <w:szCs w:val="28"/>
        </w:rPr>
        <w:t xml:space="preserve">Amen.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302174">
        <w:rPr>
          <w:rFonts w:ascii="Arial" w:hAnsi="Arial" w:cs="Arial"/>
          <w:sz w:val="28"/>
          <w:szCs w:val="28"/>
        </w:rPr>
        <w:t>Ndoraakabva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ataura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zvikanzi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34060A60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“Tererai </w:t>
      </w:r>
      <w:proofErr w:type="spellStart"/>
      <w:r w:rsidRPr="00302174">
        <w:rPr>
          <w:rFonts w:ascii="Arial" w:hAnsi="Arial" w:cs="Arial"/>
          <w:sz w:val="28"/>
          <w:szCs w:val="28"/>
        </w:rPr>
        <w:t>Isiraeri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</w:p>
    <w:p w14:paraId="66C8C8FC" w14:textId="77777777" w:rsidR="005D3BDE" w:rsidRPr="00302174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152 </w:t>
      </w:r>
      <w:proofErr w:type="spellStart"/>
      <w:r w:rsidRPr="00302174">
        <w:rPr>
          <w:rFonts w:ascii="Arial" w:hAnsi="Arial" w:cs="Arial"/>
          <w:sz w:val="28"/>
          <w:szCs w:val="28"/>
        </w:rPr>
        <w:t>Mukuona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akanga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afamba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hupenyu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hwake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hwese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achitungamirirwa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nengirozi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iyo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iyoyo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.”] </w:t>
      </w:r>
      <w:r w:rsidRPr="00302174">
        <w:rPr>
          <w:rFonts w:ascii="Arial" w:hAnsi="Arial" w:cs="Arial"/>
          <w:sz w:val="28"/>
          <w:szCs w:val="28"/>
        </w:rPr>
        <w:t xml:space="preserve">Mwari </w:t>
      </w:r>
      <w:proofErr w:type="spellStart"/>
      <w:r w:rsidRPr="00302174">
        <w:rPr>
          <w:rFonts w:ascii="Arial" w:hAnsi="Arial" w:cs="Arial"/>
          <w:sz w:val="28"/>
          <w:szCs w:val="28"/>
        </w:rPr>
        <w:t>iyeye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ndiye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aimupa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chekudya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hupenyu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hwake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hwese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.”] </w:t>
      </w:r>
    </w:p>
    <w:p w14:paraId="3FD349A8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>Zvikanzi, “</w:t>
      </w:r>
      <w:proofErr w:type="spellStart"/>
      <w:r w:rsidRPr="00302174">
        <w:rPr>
          <w:rFonts w:ascii="Arial" w:hAnsi="Arial" w:cs="Arial"/>
          <w:sz w:val="28"/>
          <w:szCs w:val="28"/>
        </w:rPr>
        <w:t>Chindiunganirai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pano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ndichikuudzai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zvinokuteverai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inini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ndabva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pano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</w:p>
    <w:p w14:paraId="27BD9144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153 </w:t>
      </w:r>
      <w:proofErr w:type="spellStart"/>
      <w:r w:rsidRPr="00302174">
        <w:rPr>
          <w:rFonts w:ascii="Arial" w:hAnsi="Arial" w:cs="Arial"/>
          <w:sz w:val="28"/>
          <w:szCs w:val="28"/>
        </w:rPr>
        <w:t>Akuvapa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manje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mwana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mumwe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nemumwe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mugove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waani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 xml:space="preserve">[Congregation says, “wake.”] </w:t>
      </w: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tinoverenga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verse 3 tese. </w:t>
      </w: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ver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 </w:t>
      </w:r>
      <w:r w:rsidRPr="00302174">
        <w:rPr>
          <w:rFonts w:ascii="Arial" w:hAnsi="Arial" w:cs="Arial"/>
          <w:sz w:val="18"/>
          <w:szCs w:val="18"/>
        </w:rPr>
        <w:t xml:space="preserve">[blank spot—ED] </w:t>
      </w:r>
    </w:p>
    <w:p w14:paraId="2E7AB260" w14:textId="77777777" w:rsidR="005D3BDE" w:rsidRPr="0030217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>Reuben, thou art my firstborn, my might, and the beginning of my strength, the excellency of dignity, and the excellency of power: </w:t>
      </w:r>
    </w:p>
    <w:p w14:paraId="3419CA18" w14:textId="77777777" w:rsidR="005D3BDE" w:rsidRPr="00302174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154 </w:t>
      </w:r>
      <w:r w:rsidRPr="00302174">
        <w:rPr>
          <w:rFonts w:ascii="Arial" w:hAnsi="Arial" w:cs="Arial"/>
          <w:sz w:val="28"/>
          <w:szCs w:val="28"/>
        </w:rPr>
        <w:t xml:space="preserve">Muri </w:t>
      </w:r>
      <w:proofErr w:type="spellStart"/>
      <w:r w:rsidRPr="00302174">
        <w:rPr>
          <w:rFonts w:ascii="Arial" w:hAnsi="Arial" w:cs="Arial"/>
          <w:sz w:val="28"/>
          <w:szCs w:val="28"/>
        </w:rPr>
        <w:t>kuona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zvaataura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</w:p>
    <w:p w14:paraId="5C6ABD8E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A2491C">
        <w:rPr>
          <w:rFonts w:ascii="Arial" w:hAnsi="Arial" w:cs="Arial"/>
          <w:sz w:val="28"/>
          <w:szCs w:val="28"/>
          <w:lang w:val="fr-FR"/>
        </w:rPr>
        <w:t>“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Reuben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uchaita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chimiro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.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Remekedzo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ichange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iri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pauri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uri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dangwe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. </w:t>
      </w:r>
      <w:r w:rsidRPr="00302174">
        <w:rPr>
          <w:rFonts w:ascii="Arial" w:hAnsi="Arial" w:cs="Arial"/>
          <w:sz w:val="28"/>
          <w:szCs w:val="28"/>
        </w:rPr>
        <w:t xml:space="preserve">Simba </w:t>
      </w:r>
      <w:proofErr w:type="spellStart"/>
      <w:r w:rsidRPr="00302174">
        <w:rPr>
          <w:rFonts w:ascii="Arial" w:hAnsi="Arial" w:cs="Arial"/>
          <w:sz w:val="28"/>
          <w:szCs w:val="28"/>
        </w:rPr>
        <w:t>unenge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unaro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Une dignity, the way you carry yourself. I’ve given you that. But…” </w:t>
      </w:r>
    </w:p>
    <w:p w14:paraId="05F6CB54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155 </w:t>
      </w: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munoona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pa verse 4 tese, </w:t>
      </w:r>
      <w:proofErr w:type="spellStart"/>
      <w:r w:rsidRPr="00302174">
        <w:rPr>
          <w:rFonts w:ascii="Arial" w:hAnsi="Arial" w:cs="Arial"/>
          <w:sz w:val="28"/>
          <w:szCs w:val="28"/>
        </w:rPr>
        <w:t>hativerengei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tese. </w:t>
      </w:r>
    </w:p>
    <w:p w14:paraId="67E307B7" w14:textId="77777777" w:rsidR="005D3BDE" w:rsidRPr="0030217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 xml:space="preserve">Unstable as water, thou shalt not excel; because thou </w:t>
      </w:r>
      <w:proofErr w:type="spellStart"/>
      <w:r w:rsidRPr="00302174">
        <w:rPr>
          <w:rFonts w:ascii="Arial" w:hAnsi="Arial" w:cs="Arial"/>
          <w:i/>
          <w:iCs/>
          <w:sz w:val="28"/>
          <w:szCs w:val="28"/>
        </w:rPr>
        <w:t>wentest</w:t>
      </w:r>
      <w:proofErr w:type="spellEnd"/>
      <w:r w:rsidRPr="00302174">
        <w:rPr>
          <w:rFonts w:ascii="Arial" w:hAnsi="Arial" w:cs="Arial"/>
          <w:i/>
          <w:iCs/>
          <w:sz w:val="28"/>
          <w:szCs w:val="28"/>
        </w:rPr>
        <w:t xml:space="preserve"> up to thy father's bed; then </w:t>
      </w:r>
      <w:proofErr w:type="spellStart"/>
      <w:r w:rsidRPr="00302174">
        <w:rPr>
          <w:rFonts w:ascii="Arial" w:hAnsi="Arial" w:cs="Arial"/>
          <w:i/>
          <w:iCs/>
          <w:sz w:val="28"/>
          <w:szCs w:val="28"/>
        </w:rPr>
        <w:t>defiledst</w:t>
      </w:r>
      <w:proofErr w:type="spellEnd"/>
      <w:r w:rsidRPr="00302174">
        <w:rPr>
          <w:rFonts w:ascii="Arial" w:hAnsi="Arial" w:cs="Arial"/>
          <w:i/>
          <w:iCs/>
          <w:sz w:val="28"/>
          <w:szCs w:val="28"/>
        </w:rPr>
        <w:t xml:space="preserve"> thou it: he went up to my couch. </w:t>
      </w:r>
    </w:p>
    <w:p w14:paraId="0BABEC26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lastRenderedPageBreak/>
        <w:t>“</w:t>
      </w:r>
      <w:proofErr w:type="spellStart"/>
      <w:r w:rsidRPr="00302174">
        <w:rPr>
          <w:rFonts w:ascii="Arial" w:hAnsi="Arial" w:cs="Arial"/>
          <w:sz w:val="28"/>
          <w:szCs w:val="28"/>
        </w:rPr>
        <w:t>Hudangwe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ndatotora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</w:p>
    <w:p w14:paraId="5D8F1A29" w14:textId="77777777" w:rsidR="005D3BDE" w:rsidRPr="00302174" w:rsidRDefault="005D3BDE" w:rsidP="005D3BDE">
      <w:pPr>
        <w:jc w:val="both"/>
        <w:rPr>
          <w:rFonts w:ascii="Arial" w:hAnsi="Arial" w:cs="Arial"/>
          <w:sz w:val="18"/>
          <w:szCs w:val="18"/>
        </w:rPr>
      </w:pPr>
      <w:proofErr w:type="spellStart"/>
      <w:r w:rsidRPr="00302174">
        <w:rPr>
          <w:rFonts w:ascii="Arial" w:hAnsi="Arial" w:cs="Arial"/>
          <w:sz w:val="28"/>
          <w:szCs w:val="28"/>
        </w:rPr>
        <w:t>Akaudzwa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02174">
        <w:rPr>
          <w:rFonts w:ascii="Arial" w:hAnsi="Arial" w:cs="Arial"/>
          <w:sz w:val="28"/>
          <w:szCs w:val="28"/>
        </w:rPr>
        <w:t>masikati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mache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machena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.”] </w:t>
      </w:r>
    </w:p>
    <w:p w14:paraId="55EB851D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>Kuti, “</w:t>
      </w:r>
      <w:proofErr w:type="spellStart"/>
      <w:r w:rsidRPr="00302174">
        <w:rPr>
          <w:rFonts w:ascii="Arial" w:hAnsi="Arial" w:cs="Arial"/>
          <w:sz w:val="28"/>
          <w:szCs w:val="28"/>
        </w:rPr>
        <w:t>Hauchisiri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da…?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dangwe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.”] </w:t>
      </w:r>
      <w:r w:rsidRPr="00302174">
        <w:rPr>
          <w:rFonts w:ascii="Arial" w:hAnsi="Arial" w:cs="Arial"/>
          <w:sz w:val="28"/>
          <w:szCs w:val="28"/>
        </w:rPr>
        <w:t xml:space="preserve">Haufe </w:t>
      </w:r>
      <w:proofErr w:type="spellStart"/>
      <w:r w:rsidRPr="00302174">
        <w:rPr>
          <w:rFonts w:ascii="Arial" w:hAnsi="Arial" w:cs="Arial"/>
          <w:sz w:val="28"/>
          <w:szCs w:val="28"/>
        </w:rPr>
        <w:t>wakaita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mukuru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ava!” </w:t>
      </w:r>
    </w:p>
    <w:p w14:paraId="475E8ACB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156 </w:t>
      </w:r>
      <w:r w:rsidRPr="00302174">
        <w:rPr>
          <w:rFonts w:ascii="Arial" w:hAnsi="Arial" w:cs="Arial"/>
          <w:sz w:val="28"/>
          <w:szCs w:val="28"/>
        </w:rPr>
        <w:t xml:space="preserve">Imagine confidence </w:t>
      </w:r>
      <w:proofErr w:type="spellStart"/>
      <w:r w:rsidRPr="00302174">
        <w:rPr>
          <w:rFonts w:ascii="Arial" w:hAnsi="Arial" w:cs="Arial"/>
          <w:sz w:val="28"/>
          <w:szCs w:val="28"/>
        </w:rPr>
        <w:t>yanga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ine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murume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uyu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How do you know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mwana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uyu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achasara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oita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tuma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tricks </w:t>
      </w:r>
      <w:proofErr w:type="spellStart"/>
      <w:r w:rsidRPr="00302174">
        <w:rPr>
          <w:rFonts w:ascii="Arial" w:hAnsi="Arial" w:cs="Arial"/>
          <w:sz w:val="28"/>
          <w:szCs w:val="28"/>
        </w:rPr>
        <w:t>twake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proofErr w:type="spellStart"/>
      <w:r w:rsidRPr="00302174">
        <w:rPr>
          <w:rFonts w:ascii="Arial" w:hAnsi="Arial" w:cs="Arial"/>
          <w:sz w:val="28"/>
          <w:szCs w:val="28"/>
        </w:rPr>
        <w:t>A’akufa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akufa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Jakobho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kwaakutaura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10FF5EBF" w14:textId="77777777" w:rsidR="005D3BDE" w:rsidRPr="00B010A5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>“</w:t>
      </w:r>
      <w:proofErr w:type="spellStart"/>
      <w:r w:rsidRPr="00302174">
        <w:rPr>
          <w:rFonts w:ascii="Arial" w:hAnsi="Arial" w:cs="Arial"/>
          <w:sz w:val="28"/>
          <w:szCs w:val="28"/>
        </w:rPr>
        <w:t>Iwewe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hausare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uchitungamirira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Wakapinda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pamachira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iwewe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a—a—a—</w:t>
      </w:r>
      <w:proofErr w:type="spellStart"/>
      <w:r w:rsidRPr="00302174">
        <w:rPr>
          <w:rFonts w:ascii="Arial" w:hAnsi="Arial" w:cs="Arial"/>
          <w:sz w:val="28"/>
          <w:szCs w:val="28"/>
        </w:rPr>
        <w:t>amainini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Wakatora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mainini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You will not excel! Whether you like it or…?” </w:t>
      </w:r>
      <w:r w:rsidRPr="00302174">
        <w:rPr>
          <w:rFonts w:ascii="Arial" w:hAnsi="Arial" w:cs="Arial"/>
          <w:sz w:val="18"/>
          <w:szCs w:val="18"/>
        </w:rPr>
        <w:t>[Congregation says, “or not.”]</w:t>
      </w:r>
    </w:p>
    <w:p w14:paraId="2FE2866D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157 </w:t>
      </w:r>
      <w:r w:rsidRPr="00302174">
        <w:rPr>
          <w:rFonts w:ascii="Arial" w:hAnsi="Arial" w:cs="Arial"/>
          <w:sz w:val="28"/>
          <w:szCs w:val="28"/>
        </w:rPr>
        <w:t xml:space="preserve">Every day </w:t>
      </w:r>
      <w:proofErr w:type="spellStart"/>
      <w:r w:rsidRPr="00302174">
        <w:rPr>
          <w:rFonts w:ascii="Arial" w:hAnsi="Arial" w:cs="Arial"/>
          <w:sz w:val="28"/>
          <w:szCs w:val="28"/>
        </w:rPr>
        <w:t>muhupenyu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hwangu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ndinonyengetera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204BD08D" w14:textId="77777777" w:rsidR="005D3BDE" w:rsidRPr="00302174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302174">
        <w:rPr>
          <w:rFonts w:ascii="Arial" w:hAnsi="Arial" w:cs="Arial"/>
          <w:sz w:val="28"/>
          <w:szCs w:val="28"/>
        </w:rPr>
        <w:t xml:space="preserve">“Mwari </w:t>
      </w:r>
      <w:proofErr w:type="spellStart"/>
      <w:r w:rsidRPr="00302174">
        <w:rPr>
          <w:rFonts w:ascii="Arial" w:hAnsi="Arial" w:cs="Arial"/>
          <w:sz w:val="28"/>
          <w:szCs w:val="28"/>
        </w:rPr>
        <w:t>ndipeiwo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simba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r w:rsidRPr="00302174">
        <w:rPr>
          <w:rFonts w:ascii="Arial" w:hAnsi="Arial" w:cs="Arial"/>
          <w:sz w:val="28"/>
          <w:szCs w:val="28"/>
        </w:rPr>
        <w:t xml:space="preserve">Amen.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302174">
        <w:rPr>
          <w:rFonts w:ascii="Arial" w:hAnsi="Arial" w:cs="Arial"/>
          <w:sz w:val="28"/>
          <w:szCs w:val="28"/>
        </w:rPr>
        <w:t>Ndipeiwo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simba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pamusoro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pedzinza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raani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…?” </w:t>
      </w:r>
      <w:r w:rsidRPr="00302174">
        <w:rPr>
          <w:rFonts w:ascii="Arial" w:hAnsi="Arial" w:cs="Arial"/>
          <w:sz w:val="18"/>
          <w:szCs w:val="18"/>
        </w:rPr>
        <w:t>[Apostle Gumbura and Congregation say, “</w:t>
      </w:r>
      <w:proofErr w:type="spellStart"/>
      <w:r w:rsidRPr="00302174">
        <w:rPr>
          <w:rFonts w:ascii="Arial" w:hAnsi="Arial" w:cs="Arial"/>
          <w:sz w:val="18"/>
          <w:szCs w:val="18"/>
        </w:rPr>
        <w:t>rangu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.”] </w:t>
      </w:r>
    </w:p>
    <w:p w14:paraId="178C799B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158 </w:t>
      </w:r>
      <w:proofErr w:type="spellStart"/>
      <w:r w:rsidRPr="00302174">
        <w:rPr>
          <w:rFonts w:ascii="Arial" w:hAnsi="Arial" w:cs="Arial"/>
          <w:sz w:val="28"/>
          <w:szCs w:val="28"/>
        </w:rPr>
        <w:t>Ndoda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“Vana </w:t>
      </w:r>
      <w:proofErr w:type="spellStart"/>
      <w:r w:rsidRPr="00302174">
        <w:rPr>
          <w:rFonts w:ascii="Arial" w:hAnsi="Arial" w:cs="Arial"/>
          <w:sz w:val="28"/>
          <w:szCs w:val="28"/>
        </w:rPr>
        <w:t>vangu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unganai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Ndasvika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pazera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rino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nekuchengetwa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naMwari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iyeyu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weShongwe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yeGore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reMoto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Mwari </w:t>
      </w:r>
      <w:proofErr w:type="spellStart"/>
      <w:r w:rsidRPr="00302174">
        <w:rPr>
          <w:rFonts w:ascii="Arial" w:hAnsi="Arial" w:cs="Arial"/>
          <w:sz w:val="28"/>
          <w:szCs w:val="28"/>
        </w:rPr>
        <w:t>weMwenga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Mwari </w:t>
      </w:r>
      <w:proofErr w:type="spellStart"/>
      <w:r w:rsidRPr="00302174">
        <w:rPr>
          <w:rFonts w:ascii="Arial" w:hAnsi="Arial" w:cs="Arial"/>
          <w:sz w:val="28"/>
          <w:szCs w:val="28"/>
        </w:rPr>
        <w:t>webarika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ndiye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andichengeta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Ndosaka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makawanda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kudai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Vanangu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chimirai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ndichikutaurirai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masariro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amosara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makaita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pano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Iwewe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ndiwe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dangwe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rangu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wakakanya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!” </w:t>
      </w:r>
    </w:p>
    <w:p w14:paraId="0321F49F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159 </w:t>
      </w:r>
      <w:r w:rsidRPr="00302174">
        <w:rPr>
          <w:rFonts w:ascii="Arial" w:hAnsi="Arial" w:cs="Arial"/>
          <w:sz w:val="28"/>
          <w:szCs w:val="28"/>
        </w:rPr>
        <w:t xml:space="preserve">Uri </w:t>
      </w:r>
      <w:proofErr w:type="spellStart"/>
      <w:r w:rsidRPr="00302174">
        <w:rPr>
          <w:rFonts w:ascii="Arial" w:hAnsi="Arial" w:cs="Arial"/>
          <w:sz w:val="28"/>
          <w:szCs w:val="28"/>
        </w:rPr>
        <w:t>kuudza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mwana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mukomana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izvozvo</w:t>
      </w:r>
      <w:proofErr w:type="spellEnd"/>
      <w:r w:rsidRPr="00302174">
        <w:rPr>
          <w:rFonts w:ascii="Arial" w:hAnsi="Arial" w:cs="Arial"/>
          <w:sz w:val="28"/>
          <w:szCs w:val="28"/>
        </w:rPr>
        <w:t>.</w:t>
      </w:r>
    </w:p>
    <w:p w14:paraId="48B22BE9" w14:textId="77777777" w:rsidR="005D3BDE" w:rsidRPr="00302174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302174">
        <w:rPr>
          <w:rFonts w:ascii="Arial" w:hAnsi="Arial" w:cs="Arial"/>
          <w:sz w:val="28"/>
          <w:szCs w:val="28"/>
        </w:rPr>
        <w:t xml:space="preserve">“Respect </w:t>
      </w:r>
      <w:proofErr w:type="spellStart"/>
      <w:r w:rsidRPr="00302174">
        <w:rPr>
          <w:rFonts w:ascii="Arial" w:hAnsi="Arial" w:cs="Arial"/>
          <w:sz w:val="28"/>
          <w:szCs w:val="28"/>
        </w:rPr>
        <w:t>unayo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dignity </w:t>
      </w:r>
      <w:proofErr w:type="spellStart"/>
      <w:r w:rsidRPr="00302174">
        <w:rPr>
          <w:rFonts w:ascii="Arial" w:hAnsi="Arial" w:cs="Arial"/>
          <w:sz w:val="28"/>
          <w:szCs w:val="28"/>
        </w:rPr>
        <w:t>unayo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vanokuziva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mukoma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vapfanha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ava. But </w:t>
      </w:r>
      <w:proofErr w:type="spellStart"/>
      <w:r w:rsidRPr="00302174">
        <w:rPr>
          <w:rFonts w:ascii="Arial" w:hAnsi="Arial" w:cs="Arial"/>
          <w:sz w:val="28"/>
          <w:szCs w:val="28"/>
        </w:rPr>
        <w:t>hauchafe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waka-</w:t>
      </w:r>
      <w:proofErr w:type="spellStart"/>
      <w:r w:rsidRPr="00302174">
        <w:rPr>
          <w:rFonts w:ascii="Arial" w:hAnsi="Arial" w:cs="Arial"/>
          <w:i/>
          <w:iCs/>
          <w:sz w:val="28"/>
          <w:szCs w:val="28"/>
        </w:rPr>
        <w:t>excela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 </w:t>
      </w:r>
      <w:r w:rsidRPr="00302174">
        <w:rPr>
          <w:rFonts w:ascii="Arial" w:hAnsi="Arial" w:cs="Arial"/>
          <w:sz w:val="18"/>
          <w:szCs w:val="18"/>
        </w:rPr>
        <w:t xml:space="preserve">[to excel—ED] </w:t>
      </w:r>
    </w:p>
    <w:p w14:paraId="764B73AB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Ende muri </w:t>
      </w:r>
      <w:proofErr w:type="spellStart"/>
      <w:r w:rsidRPr="00302174">
        <w:rPr>
          <w:rFonts w:ascii="Arial" w:hAnsi="Arial" w:cs="Arial"/>
          <w:sz w:val="28"/>
          <w:szCs w:val="28"/>
        </w:rPr>
        <w:t>kuona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zvaari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r w:rsidRPr="00302174">
        <w:rPr>
          <w:rFonts w:ascii="Arial" w:hAnsi="Arial" w:cs="Arial"/>
          <w:sz w:val="18"/>
          <w:szCs w:val="18"/>
        </w:rPr>
        <w:t>[1:24:12-inaudible]</w:t>
      </w:r>
      <w:r w:rsidRPr="00302174">
        <w:rPr>
          <w:rFonts w:ascii="Arial" w:hAnsi="Arial" w:cs="Arial"/>
          <w:sz w:val="28"/>
          <w:szCs w:val="28"/>
        </w:rPr>
        <w:t xml:space="preserve"> That Jacob was now telling him, </w:t>
      </w:r>
      <w:proofErr w:type="spellStart"/>
      <w:r w:rsidRPr="00302174">
        <w:rPr>
          <w:rFonts w:ascii="Arial" w:hAnsi="Arial" w:cs="Arial"/>
          <w:sz w:val="28"/>
          <w:szCs w:val="28"/>
        </w:rPr>
        <w:t>zvaakanga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amutongera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asina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kuzviburitsa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pache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pachena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. Amen.”] </w:t>
      </w:r>
      <w:proofErr w:type="spellStart"/>
      <w:r w:rsidRPr="00302174">
        <w:rPr>
          <w:rFonts w:ascii="Arial" w:hAnsi="Arial" w:cs="Arial"/>
          <w:sz w:val="28"/>
          <w:szCs w:val="28"/>
        </w:rPr>
        <w:t>Ndoda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Pr="00302174">
        <w:rPr>
          <w:rFonts w:ascii="Arial" w:hAnsi="Arial" w:cs="Arial"/>
          <w:sz w:val="28"/>
          <w:szCs w:val="28"/>
        </w:rPr>
        <w:t>akadarika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Pr="00302174">
        <w:rPr>
          <w:rFonts w:ascii="Arial" w:hAnsi="Arial" w:cs="Arial"/>
          <w:sz w:val="28"/>
          <w:szCs w:val="28"/>
        </w:rPr>
        <w:t>hama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302174">
        <w:rPr>
          <w:rFonts w:ascii="Arial" w:hAnsi="Arial" w:cs="Arial"/>
          <w:sz w:val="28"/>
          <w:szCs w:val="28"/>
        </w:rPr>
        <w:t>Akaziva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47A158CA" w14:textId="77777777" w:rsidR="005D3BDE" w:rsidRPr="00302174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B010A5">
        <w:rPr>
          <w:rFonts w:ascii="Arial" w:hAnsi="Arial" w:cs="Arial"/>
          <w:sz w:val="28"/>
          <w:szCs w:val="28"/>
          <w:vertAlign w:val="superscript"/>
        </w:rPr>
        <w:t xml:space="preserve">160 </w:t>
      </w:r>
      <w:r w:rsidRPr="00302174">
        <w:rPr>
          <w:rFonts w:ascii="Arial" w:hAnsi="Arial" w:cs="Arial"/>
          <w:sz w:val="28"/>
          <w:szCs w:val="28"/>
        </w:rPr>
        <w:t>“</w:t>
      </w:r>
      <w:proofErr w:type="spellStart"/>
      <w:r w:rsidRPr="00302174">
        <w:rPr>
          <w:rFonts w:ascii="Arial" w:hAnsi="Arial" w:cs="Arial"/>
          <w:sz w:val="28"/>
          <w:szCs w:val="28"/>
        </w:rPr>
        <w:t>Handingamuudze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izvi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ndichiri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kusa—</w:t>
      </w:r>
      <w:proofErr w:type="spellStart"/>
      <w:r w:rsidRPr="00302174">
        <w:rPr>
          <w:rFonts w:ascii="Arial" w:hAnsi="Arial" w:cs="Arial"/>
          <w:sz w:val="28"/>
          <w:szCs w:val="28"/>
        </w:rPr>
        <w:t>tarisana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nani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naye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.”] </w:t>
      </w:r>
      <w:r w:rsidRPr="00302174">
        <w:rPr>
          <w:rFonts w:ascii="Arial" w:hAnsi="Arial" w:cs="Arial"/>
          <w:sz w:val="28"/>
          <w:szCs w:val="28"/>
        </w:rPr>
        <w:t xml:space="preserve">Now that </w:t>
      </w:r>
      <w:proofErr w:type="spellStart"/>
      <w:r w:rsidRPr="00302174">
        <w:rPr>
          <w:rFonts w:ascii="Arial" w:hAnsi="Arial" w:cs="Arial"/>
          <w:sz w:val="28"/>
          <w:szCs w:val="28"/>
        </w:rPr>
        <w:t>nda’akufa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chirega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ndimudii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…?”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ndimuudze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.”] </w:t>
      </w:r>
    </w:p>
    <w:p w14:paraId="13D805FE" w14:textId="77777777" w:rsidR="005D3BDE" w:rsidRPr="00302174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302174">
        <w:rPr>
          <w:rFonts w:ascii="Arial" w:hAnsi="Arial" w:cs="Arial"/>
          <w:sz w:val="28"/>
          <w:szCs w:val="28"/>
        </w:rPr>
        <w:t xml:space="preserve">But </w:t>
      </w:r>
      <w:proofErr w:type="spellStart"/>
      <w:r w:rsidRPr="00302174">
        <w:rPr>
          <w:rFonts w:ascii="Arial" w:hAnsi="Arial" w:cs="Arial"/>
          <w:sz w:val="28"/>
          <w:szCs w:val="28"/>
        </w:rPr>
        <w:t>musi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wapinda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Reuben </w:t>
      </w:r>
      <w:proofErr w:type="spellStart"/>
      <w:r w:rsidRPr="00302174">
        <w:rPr>
          <w:rFonts w:ascii="Arial" w:hAnsi="Arial" w:cs="Arial"/>
          <w:sz w:val="28"/>
          <w:szCs w:val="28"/>
        </w:rPr>
        <w:t>pamubhedha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pababa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mutongo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uyo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ndopawakadii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pawakauya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</w:p>
    <w:p w14:paraId="616A951F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161 </w:t>
      </w:r>
      <w:r w:rsidRPr="00302174">
        <w:rPr>
          <w:rFonts w:ascii="Arial" w:hAnsi="Arial" w:cs="Arial"/>
          <w:sz w:val="28"/>
          <w:szCs w:val="28"/>
        </w:rPr>
        <w:t xml:space="preserve">Now, </w:t>
      </w:r>
      <w:proofErr w:type="spellStart"/>
      <w:r w:rsidRPr="00302174">
        <w:rPr>
          <w:rFonts w:ascii="Arial" w:hAnsi="Arial" w:cs="Arial"/>
          <w:sz w:val="28"/>
          <w:szCs w:val="28"/>
        </w:rPr>
        <w:t>ndoda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wese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Pr="00302174">
        <w:rPr>
          <w:rFonts w:ascii="Arial" w:hAnsi="Arial" w:cs="Arial"/>
          <w:sz w:val="28"/>
          <w:szCs w:val="28"/>
        </w:rPr>
        <w:t>ipapa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hama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302174">
        <w:rPr>
          <w:rFonts w:ascii="Arial" w:hAnsi="Arial" w:cs="Arial"/>
          <w:sz w:val="28"/>
          <w:szCs w:val="28"/>
        </w:rPr>
        <w:t>Hatiite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Pr="00302174">
        <w:rPr>
          <w:rFonts w:ascii="Arial" w:hAnsi="Arial" w:cs="Arial"/>
          <w:sz w:val="28"/>
          <w:szCs w:val="28"/>
        </w:rPr>
        <w:t>akadarika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ipapo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r w:rsidRPr="00302174">
        <w:rPr>
          <w:rFonts w:ascii="Arial" w:hAnsi="Arial" w:cs="Arial"/>
          <w:sz w:val="28"/>
          <w:szCs w:val="28"/>
        </w:rPr>
        <w:t xml:space="preserve">Kuti </w:t>
      </w:r>
      <w:proofErr w:type="spellStart"/>
      <w:r w:rsidRPr="00302174">
        <w:rPr>
          <w:rFonts w:ascii="Arial" w:hAnsi="Arial" w:cs="Arial"/>
          <w:sz w:val="28"/>
          <w:szCs w:val="28"/>
        </w:rPr>
        <w:t>muone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lastRenderedPageBreak/>
        <w:t>mutongo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uyu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ndopawakapuhwa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pavakatora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Josefa, </w:t>
      </w:r>
      <w:proofErr w:type="spellStart"/>
      <w:r w:rsidRPr="00302174">
        <w:rPr>
          <w:rFonts w:ascii="Arial" w:hAnsi="Arial" w:cs="Arial"/>
          <w:sz w:val="28"/>
          <w:szCs w:val="28"/>
        </w:rPr>
        <w:t>va’akuda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kuuraya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iye </w:t>
      </w:r>
      <w:r w:rsidRPr="00302174">
        <w:rPr>
          <w:rFonts w:ascii="Arial" w:hAnsi="Arial" w:cs="Arial"/>
          <w:i/>
          <w:iCs/>
          <w:sz w:val="28"/>
          <w:szCs w:val="28"/>
        </w:rPr>
        <w:t>aka-</w:t>
      </w:r>
      <w:proofErr w:type="spellStart"/>
      <w:r w:rsidRPr="00302174">
        <w:rPr>
          <w:rFonts w:ascii="Arial" w:hAnsi="Arial" w:cs="Arial"/>
          <w:i/>
          <w:iCs/>
          <w:sz w:val="28"/>
          <w:szCs w:val="28"/>
        </w:rPr>
        <w:t>suggesta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r w:rsidRPr="00302174">
        <w:rPr>
          <w:rFonts w:ascii="Arial" w:hAnsi="Arial" w:cs="Arial"/>
          <w:sz w:val="18"/>
          <w:szCs w:val="18"/>
        </w:rPr>
        <w:t xml:space="preserve">[he suggested—ED]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50E7BAC6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>“</w:t>
      </w: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tinomukanda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muyi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 </w:t>
      </w:r>
      <w:proofErr w:type="spellStart"/>
      <w:r w:rsidRPr="00302174">
        <w:rPr>
          <w:rFonts w:ascii="Arial" w:hAnsi="Arial" w:cs="Arial"/>
          <w:sz w:val="28"/>
          <w:szCs w:val="28"/>
        </w:rPr>
        <w:t>mugomba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</w:p>
    <w:p w14:paraId="64F52913" w14:textId="77777777" w:rsidR="005D3BDE" w:rsidRPr="00302174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162 </w:t>
      </w:r>
      <w:proofErr w:type="spellStart"/>
      <w:r w:rsidRPr="00302174">
        <w:rPr>
          <w:rFonts w:ascii="Arial" w:hAnsi="Arial" w:cs="Arial"/>
          <w:sz w:val="28"/>
          <w:szCs w:val="28"/>
        </w:rPr>
        <w:t>Muchazviziva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302174">
        <w:rPr>
          <w:rFonts w:ascii="Arial" w:hAnsi="Arial" w:cs="Arial"/>
          <w:sz w:val="28"/>
          <w:szCs w:val="28"/>
        </w:rPr>
        <w:t>Ndobva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vanomukanda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mu pit, </w:t>
      </w:r>
      <w:proofErr w:type="spellStart"/>
      <w:r w:rsidRPr="00302174">
        <w:rPr>
          <w:rFonts w:ascii="Arial" w:hAnsi="Arial" w:cs="Arial"/>
          <w:sz w:val="28"/>
          <w:szCs w:val="28"/>
        </w:rPr>
        <w:t>yakanga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isina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 </w:t>
      </w:r>
      <w:proofErr w:type="spellStart"/>
      <w:r w:rsidRPr="00302174">
        <w:rPr>
          <w:rFonts w:ascii="Arial" w:hAnsi="Arial" w:cs="Arial"/>
          <w:sz w:val="28"/>
          <w:szCs w:val="28"/>
        </w:rPr>
        <w:t>mvura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Then </w:t>
      </w:r>
      <w:proofErr w:type="spellStart"/>
      <w:r w:rsidRPr="00302174">
        <w:rPr>
          <w:rFonts w:ascii="Arial" w:hAnsi="Arial" w:cs="Arial"/>
          <w:sz w:val="28"/>
          <w:szCs w:val="28"/>
        </w:rPr>
        <w:t>gare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gare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Judah </w:t>
      </w:r>
      <w:proofErr w:type="spellStart"/>
      <w:r w:rsidRPr="00302174">
        <w:rPr>
          <w:rFonts w:ascii="Arial" w:hAnsi="Arial" w:cs="Arial"/>
          <w:sz w:val="28"/>
          <w:szCs w:val="28"/>
        </w:rPr>
        <w:t>ndokubva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auya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nehweseri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Reuben </w:t>
      </w:r>
      <w:proofErr w:type="spellStart"/>
      <w:r w:rsidRPr="00302174">
        <w:rPr>
          <w:rFonts w:ascii="Arial" w:hAnsi="Arial" w:cs="Arial"/>
          <w:sz w:val="28"/>
          <w:szCs w:val="28"/>
        </w:rPr>
        <w:t>asingadii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asingazivi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</w:p>
    <w:p w14:paraId="2C35B45E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163 </w:t>
      </w:r>
      <w:proofErr w:type="spellStart"/>
      <w:r w:rsidRPr="00302174">
        <w:rPr>
          <w:rFonts w:ascii="Arial" w:hAnsi="Arial" w:cs="Arial"/>
          <w:sz w:val="28"/>
          <w:szCs w:val="28"/>
        </w:rPr>
        <w:t>Tingade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taiverenga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nyaya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yacho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kuna …?... but </w:t>
      </w:r>
      <w:proofErr w:type="spellStart"/>
      <w:r w:rsidRPr="00302174">
        <w:rPr>
          <w:rFonts w:ascii="Arial" w:hAnsi="Arial" w:cs="Arial"/>
          <w:sz w:val="28"/>
          <w:szCs w:val="28"/>
        </w:rPr>
        <w:t>nenguva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yeduzve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Handi’muri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aenda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nehweseri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ndobva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kuvanhu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2355344B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“Honai ma Shunamite </w:t>
      </w:r>
      <w:proofErr w:type="spellStart"/>
      <w:r w:rsidRPr="00302174">
        <w:rPr>
          <w:rFonts w:ascii="Arial" w:hAnsi="Arial" w:cs="Arial"/>
          <w:sz w:val="28"/>
          <w:szCs w:val="28"/>
        </w:rPr>
        <w:t>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apa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rinoburitsa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ani…Josefa. </w:t>
      </w:r>
      <w:proofErr w:type="spellStart"/>
      <w:r w:rsidRPr="00302174">
        <w:rPr>
          <w:rFonts w:ascii="Arial" w:hAnsi="Arial" w:cs="Arial"/>
          <w:sz w:val="28"/>
          <w:szCs w:val="28"/>
        </w:rPr>
        <w:t>Tirege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kumuuraya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tiwane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profit.” </w:t>
      </w:r>
    </w:p>
    <w:p w14:paraId="16C3F94A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B010A5">
        <w:rPr>
          <w:rFonts w:ascii="Arial" w:hAnsi="Arial" w:cs="Arial"/>
          <w:sz w:val="28"/>
          <w:szCs w:val="28"/>
          <w:vertAlign w:val="superscript"/>
        </w:rPr>
        <w:t>164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010A5">
        <w:rPr>
          <w:rFonts w:ascii="Arial" w:hAnsi="Arial" w:cs="Arial"/>
          <w:sz w:val="28"/>
          <w:szCs w:val="28"/>
        </w:rPr>
        <w:t>Ndobva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010A5">
        <w:rPr>
          <w:rFonts w:ascii="Arial" w:hAnsi="Arial" w:cs="Arial"/>
          <w:sz w:val="28"/>
          <w:szCs w:val="28"/>
        </w:rPr>
        <w:t>vanotora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 Josefa, </w:t>
      </w:r>
      <w:proofErr w:type="spellStart"/>
      <w:r w:rsidRPr="00B010A5">
        <w:rPr>
          <w:rFonts w:ascii="Arial" w:hAnsi="Arial" w:cs="Arial"/>
          <w:sz w:val="28"/>
          <w:szCs w:val="28"/>
        </w:rPr>
        <w:t>ndokumutengesa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. Reuben </w:t>
      </w:r>
      <w:proofErr w:type="spellStart"/>
      <w:r w:rsidRPr="00B010A5">
        <w:rPr>
          <w:rFonts w:ascii="Arial" w:hAnsi="Arial" w:cs="Arial"/>
          <w:sz w:val="28"/>
          <w:szCs w:val="28"/>
        </w:rPr>
        <w:t>ndokumhanya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010A5">
        <w:rPr>
          <w:rFonts w:ascii="Arial" w:hAnsi="Arial" w:cs="Arial"/>
          <w:sz w:val="28"/>
          <w:szCs w:val="28"/>
        </w:rPr>
        <w:t>ndokunosvika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010A5">
        <w:rPr>
          <w:rFonts w:ascii="Arial" w:hAnsi="Arial" w:cs="Arial"/>
          <w:sz w:val="28"/>
          <w:szCs w:val="28"/>
        </w:rPr>
        <w:t>asi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asiko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.”] </w:t>
      </w:r>
      <w:proofErr w:type="spellStart"/>
      <w:r w:rsidRPr="00302174">
        <w:rPr>
          <w:rFonts w:ascii="Arial" w:hAnsi="Arial" w:cs="Arial"/>
          <w:sz w:val="28"/>
          <w:szCs w:val="28"/>
        </w:rPr>
        <w:t>Ndokubva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abvunza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vamwe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vese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773F4FC4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“Ko </w:t>
      </w:r>
      <w:proofErr w:type="spellStart"/>
      <w:r w:rsidRPr="00302174">
        <w:rPr>
          <w:rFonts w:ascii="Arial" w:hAnsi="Arial" w:cs="Arial"/>
          <w:sz w:val="28"/>
          <w:szCs w:val="28"/>
        </w:rPr>
        <w:t>mupfanha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mamuisa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kupi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?” </w:t>
      </w:r>
    </w:p>
    <w:p w14:paraId="52E401C5" w14:textId="77777777" w:rsidR="005D3BDE" w:rsidRPr="00302174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165 </w:t>
      </w:r>
      <w:r w:rsidRPr="00302174">
        <w:rPr>
          <w:rFonts w:ascii="Arial" w:hAnsi="Arial" w:cs="Arial"/>
          <w:sz w:val="28"/>
          <w:szCs w:val="28"/>
        </w:rPr>
        <w:t xml:space="preserve">Hapana </w:t>
      </w:r>
      <w:proofErr w:type="spellStart"/>
      <w:r w:rsidRPr="00302174">
        <w:rPr>
          <w:rFonts w:ascii="Arial" w:hAnsi="Arial" w:cs="Arial"/>
          <w:sz w:val="28"/>
          <w:szCs w:val="28"/>
        </w:rPr>
        <w:t>akamudii</w:t>
      </w:r>
      <w:proofErr w:type="spellEnd"/>
      <w:r w:rsidRPr="00302174">
        <w:rPr>
          <w:rFonts w:ascii="Arial" w:hAnsi="Arial" w:cs="Arial"/>
          <w:sz w:val="28"/>
          <w:szCs w:val="28"/>
        </w:rPr>
        <w:t>…?</w:t>
      </w:r>
      <w:commentRangeStart w:id="157"/>
      <w:r w:rsidRPr="00302174">
        <w:rPr>
          <w:rFonts w:ascii="Arial" w:hAnsi="Arial" w:cs="Arial"/>
          <w:sz w:val="28"/>
          <w:szCs w:val="28"/>
        </w:rPr>
        <w:t xml:space="preserve"> </w:t>
      </w:r>
      <w:commentRangeEnd w:id="157"/>
      <w:r w:rsidRPr="00302174">
        <w:rPr>
          <w:rStyle w:val="CommentReference"/>
        </w:rPr>
        <w:commentReference w:id="157"/>
      </w:r>
      <w:proofErr w:type="spellStart"/>
      <w:r w:rsidRPr="00302174">
        <w:rPr>
          <w:rFonts w:ascii="Arial" w:hAnsi="Arial" w:cs="Arial"/>
          <w:sz w:val="28"/>
          <w:szCs w:val="28"/>
        </w:rPr>
        <w:t>Dangwe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huya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hwakanga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hwatorasika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ka…?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kare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Sechishuwo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chababa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vasati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vachitau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B010A5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vachi</w:t>
      </w:r>
      <w:r w:rsidRPr="00B010A5">
        <w:rPr>
          <w:rFonts w:ascii="Arial" w:hAnsi="Arial" w:cs="Arial"/>
          <w:sz w:val="18"/>
          <w:szCs w:val="18"/>
        </w:rPr>
        <w:t>taura</w:t>
      </w:r>
      <w:proofErr w:type="spellEnd"/>
      <w:r w:rsidRPr="00B010A5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Iye </w:t>
      </w:r>
      <w:proofErr w:type="spellStart"/>
      <w:r w:rsidRPr="00302174">
        <w:rPr>
          <w:rFonts w:ascii="Arial" w:hAnsi="Arial" w:cs="Arial"/>
          <w:sz w:val="28"/>
          <w:szCs w:val="28"/>
        </w:rPr>
        <w:t>zvino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vaakufa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vata</w:t>
      </w:r>
      <w:proofErr w:type="spellEnd"/>
      <w:r w:rsidRPr="00302174">
        <w:rPr>
          <w:rFonts w:ascii="Arial" w:hAnsi="Arial" w:cs="Arial"/>
          <w:sz w:val="28"/>
          <w:szCs w:val="28"/>
        </w:rPr>
        <w:t>—</w:t>
      </w:r>
      <w:proofErr w:type="spellStart"/>
      <w:r w:rsidRPr="00302174">
        <w:rPr>
          <w:rFonts w:ascii="Arial" w:hAnsi="Arial" w:cs="Arial"/>
          <w:sz w:val="28"/>
          <w:szCs w:val="28"/>
        </w:rPr>
        <w:t>ta’akunzwisisa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why </w:t>
      </w:r>
      <w:proofErr w:type="spellStart"/>
      <w:r w:rsidRPr="00302174">
        <w:rPr>
          <w:rFonts w:ascii="Arial" w:hAnsi="Arial" w:cs="Arial"/>
          <w:sz w:val="28"/>
          <w:szCs w:val="28"/>
        </w:rPr>
        <w:t>vafanha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vakamuita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mabatiro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avakamudii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avakamuita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.”] </w:t>
      </w:r>
      <w:r w:rsidRPr="00302174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Pr="00302174">
        <w:rPr>
          <w:rFonts w:ascii="Arial" w:hAnsi="Arial" w:cs="Arial"/>
          <w:sz w:val="28"/>
          <w:szCs w:val="28"/>
        </w:rPr>
        <w:t>vakanga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vaisa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mutongo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ka…?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kare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. Amen.”] </w:t>
      </w:r>
      <w:proofErr w:type="spellStart"/>
      <w:r w:rsidRPr="00302174">
        <w:rPr>
          <w:rFonts w:ascii="Arial" w:hAnsi="Arial" w:cs="Arial"/>
          <w:sz w:val="28"/>
          <w:szCs w:val="28"/>
        </w:rPr>
        <w:t>Hatisi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kunzwa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Amenika?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r w:rsidRPr="00302174">
        <w:rPr>
          <w:rFonts w:ascii="Arial" w:hAnsi="Arial" w:cs="Arial"/>
          <w:sz w:val="28"/>
          <w:szCs w:val="28"/>
        </w:rPr>
        <w:t xml:space="preserve">Toda Amen </w:t>
      </w:r>
      <w:proofErr w:type="spellStart"/>
      <w:r w:rsidRPr="00302174">
        <w:rPr>
          <w:rFonts w:ascii="Arial" w:hAnsi="Arial" w:cs="Arial"/>
          <w:sz w:val="28"/>
          <w:szCs w:val="28"/>
        </w:rPr>
        <w:t>akadarika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ipapo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hama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</w:p>
    <w:p w14:paraId="1024CE3E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166 </w:t>
      </w:r>
      <w:r w:rsidRPr="00302174">
        <w:rPr>
          <w:rFonts w:ascii="Arial" w:hAnsi="Arial" w:cs="Arial"/>
          <w:sz w:val="28"/>
          <w:szCs w:val="28"/>
        </w:rPr>
        <w:t xml:space="preserve">Hakuna </w:t>
      </w:r>
      <w:proofErr w:type="spellStart"/>
      <w:r w:rsidRPr="00302174">
        <w:rPr>
          <w:rFonts w:ascii="Arial" w:hAnsi="Arial" w:cs="Arial"/>
          <w:sz w:val="28"/>
          <w:szCs w:val="28"/>
        </w:rPr>
        <w:t>chinhu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chinonakidza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brother </w:t>
      </w:r>
      <w:proofErr w:type="spellStart"/>
      <w:r w:rsidRPr="00302174">
        <w:rPr>
          <w:rFonts w:ascii="Arial" w:hAnsi="Arial" w:cs="Arial"/>
          <w:sz w:val="28"/>
          <w:szCs w:val="28"/>
        </w:rPr>
        <w:t>seShoko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raMwari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r w:rsidRPr="00302174">
        <w:rPr>
          <w:rFonts w:ascii="Arial" w:hAnsi="Arial" w:cs="Arial"/>
          <w:sz w:val="28"/>
          <w:szCs w:val="28"/>
        </w:rPr>
        <w:t xml:space="preserve">Hanzi the wisest person would just come from learning the Bible not philosophy.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The wisest person will come from understanding the Bible, a revelation of the Bible not anything else. </w:t>
      </w:r>
      <w:r w:rsidRPr="00B010A5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Jakobho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akanga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atongera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— </w:t>
      </w:r>
      <w:r w:rsidRPr="00302174">
        <w:rPr>
          <w:rFonts w:ascii="Arial" w:hAnsi="Arial" w:cs="Arial"/>
          <w:sz w:val="18"/>
          <w:szCs w:val="18"/>
        </w:rPr>
        <w:t>[1:26:19-inaudible]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6F08D4AC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167 </w:t>
      </w:r>
      <w:r w:rsidRPr="00302174">
        <w:rPr>
          <w:rFonts w:ascii="Arial" w:hAnsi="Arial" w:cs="Arial"/>
          <w:sz w:val="28"/>
          <w:szCs w:val="28"/>
        </w:rPr>
        <w:t xml:space="preserve">“Ah, </w:t>
      </w:r>
      <w:proofErr w:type="spellStart"/>
      <w:r w:rsidRPr="00302174">
        <w:rPr>
          <w:rFonts w:ascii="Arial" w:hAnsi="Arial" w:cs="Arial"/>
          <w:sz w:val="28"/>
          <w:szCs w:val="28"/>
        </w:rPr>
        <w:t>mupfanha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ndinofamba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wosara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uchipinda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kunotora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i/>
          <w:iCs/>
          <w:sz w:val="28"/>
          <w:szCs w:val="28"/>
        </w:rPr>
        <w:t>konku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r w:rsidRPr="00302174">
        <w:rPr>
          <w:rFonts w:ascii="Arial" w:hAnsi="Arial" w:cs="Arial"/>
          <w:sz w:val="18"/>
          <w:szCs w:val="18"/>
        </w:rPr>
        <w:t>[concubine—ED]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rangu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Concubine </w:t>
      </w:r>
      <w:proofErr w:type="spellStart"/>
      <w:r w:rsidRPr="00302174">
        <w:rPr>
          <w:rFonts w:ascii="Arial" w:hAnsi="Arial" w:cs="Arial"/>
          <w:sz w:val="28"/>
          <w:szCs w:val="28"/>
        </w:rPr>
        <w:t>rangu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Heh? </w:t>
      </w:r>
      <w:proofErr w:type="spellStart"/>
      <w:r w:rsidRPr="00302174">
        <w:rPr>
          <w:rFonts w:ascii="Arial" w:hAnsi="Arial" w:cs="Arial"/>
          <w:sz w:val="28"/>
          <w:szCs w:val="28"/>
        </w:rPr>
        <w:t>Mupfanha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waita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pamera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ziso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.”] </w:t>
      </w:r>
      <w:r w:rsidRPr="00302174">
        <w:rPr>
          <w:rFonts w:ascii="Arial" w:hAnsi="Arial" w:cs="Arial"/>
          <w:sz w:val="28"/>
          <w:szCs w:val="28"/>
        </w:rPr>
        <w:t xml:space="preserve">You will not head this tribe again! Noone will give you respect again! You are stupid!” </w:t>
      </w:r>
    </w:p>
    <w:p w14:paraId="40D3B482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B010A5">
        <w:rPr>
          <w:rFonts w:ascii="Arial" w:hAnsi="Arial" w:cs="Arial"/>
          <w:sz w:val="28"/>
          <w:szCs w:val="28"/>
          <w:vertAlign w:val="superscript"/>
        </w:rPr>
        <w:t>168</w:t>
      </w:r>
      <w:r w:rsidRPr="00302174">
        <w:rPr>
          <w:rFonts w:ascii="Arial" w:hAnsi="Arial" w:cs="Arial"/>
          <w:sz w:val="28"/>
          <w:szCs w:val="28"/>
        </w:rPr>
        <w:t xml:space="preserve"> </w:t>
      </w:r>
      <w:r w:rsidRPr="00302174">
        <w:rPr>
          <w:rFonts w:ascii="Arial" w:hAnsi="Arial" w:cs="Arial"/>
          <w:sz w:val="18"/>
          <w:szCs w:val="18"/>
        </w:rPr>
        <w:t xml:space="preserve">[Apostle Gumbura makes heaving sounds as he dramatizes Jacob—ED] </w:t>
      </w:r>
      <w:r w:rsidRPr="00302174">
        <w:rPr>
          <w:rFonts w:ascii="Arial" w:hAnsi="Arial" w:cs="Arial"/>
          <w:sz w:val="28"/>
          <w:szCs w:val="28"/>
        </w:rPr>
        <w:t xml:space="preserve">Dhara </w:t>
      </w:r>
      <w:proofErr w:type="spellStart"/>
      <w:r w:rsidRPr="00302174">
        <w:rPr>
          <w:rFonts w:ascii="Arial" w:hAnsi="Arial" w:cs="Arial"/>
          <w:sz w:val="28"/>
          <w:szCs w:val="28"/>
        </w:rPr>
        <w:t>ndobva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yagara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yanga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heart attack. </w:t>
      </w:r>
      <w:proofErr w:type="spellStart"/>
      <w:r w:rsidRPr="00302174">
        <w:rPr>
          <w:rFonts w:ascii="Arial" w:hAnsi="Arial" w:cs="Arial"/>
          <w:sz w:val="28"/>
          <w:szCs w:val="28"/>
        </w:rPr>
        <w:t>Mozoita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heart attack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mwana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wangu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atora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mukadzi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Heh? </w:t>
      </w:r>
      <w:proofErr w:type="spellStart"/>
      <w:r w:rsidRPr="00302174">
        <w:rPr>
          <w:rFonts w:ascii="Arial" w:hAnsi="Arial" w:cs="Arial"/>
          <w:sz w:val="28"/>
          <w:szCs w:val="28"/>
        </w:rPr>
        <w:t>Akaenda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akanogara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r w:rsidRPr="00302174">
        <w:rPr>
          <w:rFonts w:ascii="Arial" w:hAnsi="Arial" w:cs="Arial"/>
          <w:sz w:val="18"/>
          <w:szCs w:val="18"/>
        </w:rPr>
        <w:t xml:space="preserve">[Apostle Gumbura illustrates </w:t>
      </w:r>
      <w:r w:rsidRPr="00302174">
        <w:rPr>
          <w:rFonts w:ascii="Arial" w:hAnsi="Arial" w:cs="Arial"/>
          <w:sz w:val="18"/>
          <w:szCs w:val="18"/>
        </w:rPr>
        <w:lastRenderedPageBreak/>
        <w:t xml:space="preserve">making sounds—ED] </w:t>
      </w:r>
      <w:r w:rsidRPr="00302174">
        <w:rPr>
          <w:rFonts w:ascii="Arial" w:hAnsi="Arial" w:cs="Arial"/>
          <w:sz w:val="28"/>
          <w:szCs w:val="28"/>
        </w:rPr>
        <w:t xml:space="preserve">but </w:t>
      </w:r>
      <w:proofErr w:type="spellStart"/>
      <w:r w:rsidRPr="00302174">
        <w:rPr>
          <w:rFonts w:ascii="Arial" w:hAnsi="Arial" w:cs="Arial"/>
          <w:sz w:val="28"/>
          <w:szCs w:val="28"/>
        </w:rPr>
        <w:t>dza’akufa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manje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dziri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pamubhedha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vese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vakagara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kudai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</w:p>
    <w:p w14:paraId="14C0B9F8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>Zvikanzi, “</w:t>
      </w:r>
      <w:proofErr w:type="spellStart"/>
      <w:r w:rsidRPr="00302174">
        <w:rPr>
          <w:rFonts w:ascii="Arial" w:hAnsi="Arial" w:cs="Arial"/>
          <w:sz w:val="28"/>
          <w:szCs w:val="28"/>
        </w:rPr>
        <w:t>Iwewe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chikonzero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vafanha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vakakurova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two-note paya, </w:t>
      </w:r>
      <w:proofErr w:type="spellStart"/>
      <w:r w:rsidRPr="00302174">
        <w:rPr>
          <w:rFonts w:ascii="Arial" w:hAnsi="Arial" w:cs="Arial"/>
          <w:sz w:val="28"/>
          <w:szCs w:val="28"/>
        </w:rPr>
        <w:t>inyaya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yakakukwidza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pamachira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angu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You will not excel </w:t>
      </w:r>
      <w:proofErr w:type="spellStart"/>
      <w:r w:rsidRPr="00302174">
        <w:rPr>
          <w:rFonts w:ascii="Arial" w:hAnsi="Arial" w:cs="Arial"/>
          <w:sz w:val="28"/>
          <w:szCs w:val="28"/>
        </w:rPr>
        <w:t>nevapfanha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ava. You won’t,”</w:t>
      </w:r>
      <w:r w:rsidRPr="00302174">
        <w:rPr>
          <w:rFonts w:ascii="Arial" w:hAnsi="Arial" w:cs="Arial"/>
          <w:sz w:val="18"/>
          <w:szCs w:val="18"/>
        </w:rPr>
        <w:t xml:space="preserve"> </w:t>
      </w:r>
      <w:r w:rsidRPr="00302174">
        <w:rPr>
          <w:rFonts w:ascii="Arial" w:hAnsi="Arial" w:cs="Arial"/>
          <w:sz w:val="28"/>
          <w:szCs w:val="28"/>
        </w:rPr>
        <w:t>says Jacob.</w:t>
      </w:r>
      <w:r w:rsidRPr="00302174">
        <w:rPr>
          <w:rFonts w:ascii="Arial" w:hAnsi="Arial" w:cs="Arial"/>
          <w:sz w:val="18"/>
          <w:szCs w:val="18"/>
        </w:rPr>
        <w:t xml:space="preserve"> 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40AB114C" w14:textId="77777777" w:rsidR="005D3BDE" w:rsidRPr="00302174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169 </w:t>
      </w:r>
      <w:proofErr w:type="spellStart"/>
      <w:r w:rsidRPr="00302174">
        <w:rPr>
          <w:rFonts w:ascii="Arial" w:hAnsi="Arial" w:cs="Arial"/>
          <w:sz w:val="28"/>
          <w:szCs w:val="28"/>
        </w:rPr>
        <w:t>Nekuti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Jacob </w:t>
      </w:r>
      <w:proofErr w:type="spellStart"/>
      <w:r w:rsidRPr="00302174">
        <w:rPr>
          <w:rFonts w:ascii="Arial" w:hAnsi="Arial" w:cs="Arial"/>
          <w:sz w:val="28"/>
          <w:szCs w:val="28"/>
        </w:rPr>
        <w:t>akanga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aine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chikwambo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chemumusha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Chikwambo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chemumusha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akanga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Jehovha!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Hallelujah!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302174">
        <w:rPr>
          <w:rFonts w:ascii="Arial" w:hAnsi="Arial" w:cs="Arial"/>
          <w:sz w:val="28"/>
          <w:szCs w:val="28"/>
        </w:rPr>
        <w:t>Wa’atsamwira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atsamwira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zvacho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zvachose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.”] </w:t>
      </w:r>
      <w:proofErr w:type="spellStart"/>
      <w:r w:rsidRPr="00302174">
        <w:rPr>
          <w:rFonts w:ascii="Arial" w:hAnsi="Arial" w:cs="Arial"/>
          <w:sz w:val="28"/>
          <w:szCs w:val="28"/>
        </w:rPr>
        <w:t>Wa’aropafadza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aropafadzwa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zvacho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zvachose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.”] </w:t>
      </w:r>
      <w:r w:rsidRPr="00302174">
        <w:rPr>
          <w:rFonts w:ascii="Arial" w:hAnsi="Arial" w:cs="Arial"/>
          <w:sz w:val="28"/>
          <w:szCs w:val="28"/>
        </w:rPr>
        <w:t xml:space="preserve">That’s </w:t>
      </w:r>
      <w:r w:rsidRPr="00302174">
        <w:rPr>
          <w:rFonts w:ascii="Arial" w:hAnsi="Arial" w:cs="Arial"/>
          <w:i/>
          <w:iCs/>
          <w:sz w:val="28"/>
          <w:szCs w:val="28"/>
        </w:rPr>
        <w:t>The right of a father</w:t>
      </w:r>
      <w:r w:rsidRPr="00302174">
        <w:rPr>
          <w:rFonts w:ascii="Arial" w:hAnsi="Arial" w:cs="Arial"/>
          <w:sz w:val="28"/>
          <w:szCs w:val="28"/>
        </w:rPr>
        <w:t xml:space="preserve">!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302174">
        <w:rPr>
          <w:rFonts w:ascii="Arial" w:hAnsi="Arial" w:cs="Arial"/>
          <w:sz w:val="28"/>
          <w:szCs w:val="28"/>
        </w:rPr>
        <w:t>Handisi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kunzwa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Pr="00302174">
        <w:rPr>
          <w:rFonts w:ascii="Arial" w:hAnsi="Arial" w:cs="Arial"/>
          <w:sz w:val="28"/>
          <w:szCs w:val="28"/>
        </w:rPr>
        <w:t>vanhu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vaMwari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r w:rsidRPr="00302174">
        <w:rPr>
          <w:rFonts w:ascii="Arial" w:hAnsi="Arial" w:cs="Arial"/>
          <w:sz w:val="28"/>
          <w:szCs w:val="28"/>
        </w:rPr>
        <w:t xml:space="preserve">Toda Amen </w:t>
      </w:r>
      <w:proofErr w:type="spellStart"/>
      <w:r w:rsidRPr="00302174">
        <w:rPr>
          <w:rFonts w:ascii="Arial" w:hAnsi="Arial" w:cs="Arial"/>
          <w:sz w:val="28"/>
          <w:szCs w:val="28"/>
        </w:rPr>
        <w:t>akadarika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ipapo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302174">
        <w:rPr>
          <w:rFonts w:ascii="Arial" w:hAnsi="Arial" w:cs="Arial"/>
          <w:sz w:val="28"/>
          <w:szCs w:val="28"/>
        </w:rPr>
        <w:t>Ngaapfuure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ipapo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Ameni </w:t>
      </w:r>
      <w:proofErr w:type="spellStart"/>
      <w:r w:rsidRPr="00302174">
        <w:rPr>
          <w:rFonts w:ascii="Arial" w:hAnsi="Arial" w:cs="Arial"/>
          <w:sz w:val="28"/>
          <w:szCs w:val="28"/>
        </w:rPr>
        <w:t>iyeye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</w:p>
    <w:p w14:paraId="7DC35EE8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170 </w:t>
      </w: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munoona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next </w:t>
      </w:r>
      <w:proofErr w:type="spellStart"/>
      <w:r w:rsidRPr="00302174">
        <w:rPr>
          <w:rFonts w:ascii="Arial" w:hAnsi="Arial" w:cs="Arial"/>
          <w:sz w:val="28"/>
          <w:szCs w:val="28"/>
        </w:rPr>
        <w:t>futi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Hativerengei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verse 5 tese. </w:t>
      </w:r>
    </w:p>
    <w:p w14:paraId="4B1CE35D" w14:textId="77777777" w:rsidR="005D3BDE" w:rsidRPr="00302174" w:rsidRDefault="005D3BDE" w:rsidP="005D3BDE">
      <w:pPr>
        <w:ind w:left="720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>Simeon and Levi are brethren; instruments of cruelty are in their habitations. </w:t>
      </w:r>
    </w:p>
    <w:p w14:paraId="2E4B5502" w14:textId="77777777" w:rsidR="005D3BDE" w:rsidRPr="00302174" w:rsidRDefault="005D3BDE" w:rsidP="005D3BDE">
      <w:pPr>
        <w:ind w:left="720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>O…</w:t>
      </w:r>
    </w:p>
    <w:p w14:paraId="1B08E89F" w14:textId="77777777" w:rsidR="005D3BDE" w:rsidRPr="00302174" w:rsidRDefault="005D3BDE" w:rsidP="005D3BDE">
      <w:pPr>
        <w:rPr>
          <w:rFonts w:ascii="Arial" w:hAnsi="Arial" w:cs="Arial"/>
          <w:sz w:val="28"/>
          <w:szCs w:val="28"/>
        </w:rPr>
      </w:pP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tese. </w:t>
      </w:r>
    </w:p>
    <w:p w14:paraId="3FD0ECC2" w14:textId="77777777" w:rsidR="005D3BDE" w:rsidRPr="00302174" w:rsidRDefault="005D3BDE" w:rsidP="005D3BDE">
      <w:pPr>
        <w:ind w:left="720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 xml:space="preserve">O my soul, come not thou into their secret; unto their assembly, mine honour, be not thou united: for in their anger they slew a man, and in their </w:t>
      </w:r>
      <w:proofErr w:type="spellStart"/>
      <w:r w:rsidRPr="00302174">
        <w:rPr>
          <w:rFonts w:ascii="Arial" w:hAnsi="Arial" w:cs="Arial"/>
          <w:i/>
          <w:iCs/>
          <w:sz w:val="28"/>
          <w:szCs w:val="28"/>
        </w:rPr>
        <w:t>selfwill</w:t>
      </w:r>
      <w:proofErr w:type="spellEnd"/>
      <w:r w:rsidRPr="00302174">
        <w:rPr>
          <w:rFonts w:ascii="Arial" w:hAnsi="Arial" w:cs="Arial"/>
          <w:i/>
          <w:iCs/>
          <w:sz w:val="28"/>
          <w:szCs w:val="28"/>
        </w:rPr>
        <w:t xml:space="preserve"> they </w:t>
      </w:r>
      <w:proofErr w:type="spellStart"/>
      <w:r w:rsidRPr="00302174">
        <w:rPr>
          <w:rFonts w:ascii="Arial" w:hAnsi="Arial" w:cs="Arial"/>
          <w:i/>
          <w:iCs/>
          <w:sz w:val="28"/>
          <w:szCs w:val="28"/>
        </w:rPr>
        <w:t>digged</w:t>
      </w:r>
      <w:proofErr w:type="spellEnd"/>
      <w:r w:rsidRPr="00302174">
        <w:rPr>
          <w:rFonts w:ascii="Arial" w:hAnsi="Arial" w:cs="Arial"/>
          <w:i/>
          <w:iCs/>
          <w:sz w:val="28"/>
          <w:szCs w:val="28"/>
        </w:rPr>
        <w:t xml:space="preserve"> down a wall. </w:t>
      </w:r>
    </w:p>
    <w:p w14:paraId="4D17B5E1" w14:textId="77777777" w:rsidR="005D3BDE" w:rsidRPr="00302174" w:rsidRDefault="005D3BDE" w:rsidP="005D3BDE">
      <w:pPr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>Verse 7.</w:t>
      </w:r>
    </w:p>
    <w:p w14:paraId="21A945B1" w14:textId="77777777" w:rsidR="005D3BDE" w:rsidRPr="00302174" w:rsidRDefault="005D3BDE" w:rsidP="005D3BDE">
      <w:pPr>
        <w:ind w:left="720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>Cursed be their anger, for it was fierce; and their wrath, for it was cruel: I will divide them in Jacob, and scatter them in Israel. </w:t>
      </w:r>
    </w:p>
    <w:p w14:paraId="75E35FAE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302174">
        <w:rPr>
          <w:rFonts w:ascii="Arial" w:hAnsi="Arial" w:cs="Arial"/>
          <w:sz w:val="28"/>
          <w:szCs w:val="28"/>
        </w:rPr>
        <w:t>Manzwa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zvaataura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</w:p>
    <w:p w14:paraId="2EDA81E2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171 </w:t>
      </w:r>
      <w:r w:rsidRPr="00302174">
        <w:rPr>
          <w:rFonts w:ascii="Arial" w:hAnsi="Arial" w:cs="Arial"/>
          <w:sz w:val="28"/>
          <w:szCs w:val="28"/>
        </w:rPr>
        <w:t>“</w:t>
      </w:r>
      <w:proofErr w:type="spellStart"/>
      <w:r w:rsidRPr="00302174">
        <w:rPr>
          <w:rFonts w:ascii="Arial" w:hAnsi="Arial" w:cs="Arial"/>
          <w:sz w:val="28"/>
          <w:szCs w:val="28"/>
        </w:rPr>
        <w:t>Hamuchafa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makaita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boka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rinozviumba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riri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02174">
        <w:rPr>
          <w:rFonts w:ascii="Arial" w:hAnsi="Arial" w:cs="Arial"/>
          <w:sz w:val="18"/>
          <w:szCs w:val="18"/>
        </w:rPr>
        <w:t>roga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Ndichakudhivhaidhayi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i/>
          <w:iCs/>
          <w:sz w:val="28"/>
          <w:szCs w:val="28"/>
        </w:rPr>
        <w:t>ndokuskatayi</w:t>
      </w:r>
      <w:proofErr w:type="spellEnd"/>
      <w:r w:rsidRPr="00302174">
        <w:rPr>
          <w:rFonts w:ascii="Arial" w:hAnsi="Arial" w:cs="Arial"/>
          <w:i/>
          <w:iCs/>
          <w:sz w:val="28"/>
          <w:szCs w:val="28"/>
        </w:rPr>
        <w:t>!</w:t>
      </w:r>
      <w:r w:rsidRPr="00302174">
        <w:rPr>
          <w:rFonts w:ascii="Arial" w:hAnsi="Arial" w:cs="Arial"/>
          <w:sz w:val="28"/>
          <w:szCs w:val="28"/>
        </w:rPr>
        <w:t xml:space="preserve"> </w:t>
      </w:r>
      <w:r w:rsidRPr="00302174">
        <w:rPr>
          <w:rFonts w:ascii="Arial" w:hAnsi="Arial" w:cs="Arial"/>
          <w:sz w:val="18"/>
          <w:szCs w:val="18"/>
        </w:rPr>
        <w:t xml:space="preserve">[I will scatter you—ED] </w:t>
      </w:r>
      <w:r w:rsidRPr="00302174">
        <w:rPr>
          <w:rFonts w:ascii="Arial" w:hAnsi="Arial" w:cs="Arial"/>
          <w:sz w:val="28"/>
          <w:szCs w:val="28"/>
        </w:rPr>
        <w:t xml:space="preserve">You will not be a family </w:t>
      </w:r>
      <w:proofErr w:type="spellStart"/>
      <w:r w:rsidRPr="00302174">
        <w:rPr>
          <w:rFonts w:ascii="Arial" w:hAnsi="Arial" w:cs="Arial"/>
          <w:sz w:val="28"/>
          <w:szCs w:val="28"/>
        </w:rPr>
        <w:t>yakanzi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</w:t>
      </w:r>
      <w:proofErr w:type="spellEnd"/>
      <w:r w:rsidRPr="00302174">
        <w:rPr>
          <w:rFonts w:ascii="Arial" w:hAnsi="Arial" w:cs="Arial"/>
          <w:sz w:val="28"/>
          <w:szCs w:val="28"/>
        </w:rPr>
        <w:t>—</w:t>
      </w:r>
      <w:proofErr w:type="spellStart"/>
      <w:r w:rsidRPr="00302174">
        <w:rPr>
          <w:rFonts w:ascii="Arial" w:hAnsi="Arial" w:cs="Arial"/>
          <w:sz w:val="28"/>
          <w:szCs w:val="28"/>
        </w:rPr>
        <w:t>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Simeon, </w:t>
      </w:r>
      <w:proofErr w:type="spellStart"/>
      <w:r w:rsidRPr="00302174">
        <w:rPr>
          <w:rFonts w:ascii="Arial" w:hAnsi="Arial" w:cs="Arial"/>
          <w:sz w:val="28"/>
          <w:szCs w:val="28"/>
        </w:rPr>
        <w:t>hazvisi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kuitika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</w:p>
    <w:p w14:paraId="0FB595B1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302174">
        <w:rPr>
          <w:rFonts w:ascii="Arial" w:hAnsi="Arial" w:cs="Arial"/>
          <w:sz w:val="28"/>
          <w:szCs w:val="28"/>
        </w:rPr>
        <w:t>Ndovaya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vakatsamwisa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baba. Baba </w:t>
      </w:r>
      <w:proofErr w:type="spellStart"/>
      <w:r w:rsidRPr="00302174">
        <w:rPr>
          <w:rFonts w:ascii="Arial" w:hAnsi="Arial" w:cs="Arial"/>
          <w:sz w:val="28"/>
          <w:szCs w:val="28"/>
        </w:rPr>
        <w:t>vati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443C71EE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>“</w:t>
      </w:r>
      <w:proofErr w:type="spellStart"/>
      <w:r w:rsidRPr="00302174">
        <w:rPr>
          <w:rFonts w:ascii="Arial" w:hAnsi="Arial" w:cs="Arial"/>
          <w:sz w:val="28"/>
          <w:szCs w:val="28"/>
        </w:rPr>
        <w:t>Ngatiitei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sungano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neve Shechem.” </w:t>
      </w:r>
    </w:p>
    <w:p w14:paraId="5DEB8E00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172 </w:t>
      </w:r>
      <w:r w:rsidRPr="00302174">
        <w:rPr>
          <w:rFonts w:ascii="Arial" w:hAnsi="Arial" w:cs="Arial"/>
          <w:sz w:val="28"/>
          <w:szCs w:val="28"/>
        </w:rPr>
        <w:t xml:space="preserve">Pana mambo we Shechem </w:t>
      </w:r>
      <w:proofErr w:type="spellStart"/>
      <w:r w:rsidRPr="00302174">
        <w:rPr>
          <w:rFonts w:ascii="Arial" w:hAnsi="Arial" w:cs="Arial"/>
          <w:sz w:val="28"/>
          <w:szCs w:val="28"/>
        </w:rPr>
        <w:t>akanga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atora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Dinah, </w:t>
      </w:r>
      <w:proofErr w:type="spellStart"/>
      <w:r w:rsidRPr="00302174">
        <w:rPr>
          <w:rFonts w:ascii="Arial" w:hAnsi="Arial" w:cs="Arial"/>
          <w:sz w:val="28"/>
          <w:szCs w:val="28"/>
        </w:rPr>
        <w:t>handi’muchazviziva</w:t>
      </w:r>
      <w:proofErr w:type="spellEnd"/>
      <w:r w:rsidRPr="00302174">
        <w:rPr>
          <w:rFonts w:ascii="Arial" w:hAnsi="Arial" w:cs="Arial"/>
          <w:sz w:val="28"/>
          <w:szCs w:val="28"/>
        </w:rPr>
        <w:t>?</w:t>
      </w:r>
      <w:r w:rsidRPr="00302174">
        <w:rPr>
          <w:rFonts w:ascii="Arial" w:hAnsi="Arial" w:cs="Arial"/>
          <w:sz w:val="18"/>
          <w:szCs w:val="18"/>
        </w:rPr>
        <w:t xml:space="preserve"> 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 Mambo we Shechem </w:t>
      </w:r>
      <w:proofErr w:type="spellStart"/>
      <w:r w:rsidRPr="00302174">
        <w:rPr>
          <w:rFonts w:ascii="Arial" w:hAnsi="Arial" w:cs="Arial"/>
          <w:sz w:val="28"/>
          <w:szCs w:val="28"/>
        </w:rPr>
        <w:t>atora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Dinah, </w:t>
      </w:r>
      <w:proofErr w:type="spellStart"/>
      <w:r w:rsidRPr="00302174">
        <w:rPr>
          <w:rFonts w:ascii="Arial" w:hAnsi="Arial" w:cs="Arial"/>
          <w:sz w:val="28"/>
          <w:szCs w:val="28"/>
        </w:rPr>
        <w:t>vafanha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ava </w:t>
      </w:r>
      <w:proofErr w:type="spellStart"/>
      <w:r w:rsidRPr="00302174">
        <w:rPr>
          <w:rFonts w:ascii="Arial" w:hAnsi="Arial" w:cs="Arial"/>
          <w:sz w:val="28"/>
          <w:szCs w:val="28"/>
        </w:rPr>
        <w:lastRenderedPageBreak/>
        <w:t>ndobva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varonga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vakadzingiswa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vachirwadziwa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ndokupinda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mumusha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ndokuuraya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vose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.”] </w:t>
      </w:r>
    </w:p>
    <w:p w14:paraId="30B38E56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173 </w:t>
      </w:r>
      <w:r w:rsidRPr="00302174">
        <w:rPr>
          <w:rFonts w:ascii="Arial" w:hAnsi="Arial" w:cs="Arial"/>
          <w:sz w:val="28"/>
          <w:szCs w:val="28"/>
        </w:rPr>
        <w:t>Zvikanzi, “</w:t>
      </w:r>
      <w:proofErr w:type="spellStart"/>
      <w:r w:rsidRPr="00302174">
        <w:rPr>
          <w:rFonts w:ascii="Arial" w:hAnsi="Arial" w:cs="Arial"/>
          <w:sz w:val="28"/>
          <w:szCs w:val="28"/>
        </w:rPr>
        <w:t>Mandiita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ndinhuhwe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neighbours </w:t>
      </w:r>
      <w:proofErr w:type="spellStart"/>
      <w:r w:rsidRPr="00302174">
        <w:rPr>
          <w:rFonts w:ascii="Arial" w:hAnsi="Arial" w:cs="Arial"/>
          <w:sz w:val="28"/>
          <w:szCs w:val="28"/>
        </w:rPr>
        <w:t>aani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…?”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angu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73684824" w14:textId="77777777" w:rsidR="005D3BDE" w:rsidRPr="00302174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302174">
        <w:rPr>
          <w:rFonts w:ascii="Arial" w:hAnsi="Arial" w:cs="Arial"/>
          <w:sz w:val="28"/>
          <w:szCs w:val="28"/>
        </w:rPr>
        <w:t xml:space="preserve">Musi </w:t>
      </w:r>
      <w:proofErr w:type="spellStart"/>
      <w:r w:rsidRPr="00302174">
        <w:rPr>
          <w:rFonts w:ascii="Arial" w:hAnsi="Arial" w:cs="Arial"/>
          <w:sz w:val="28"/>
          <w:szCs w:val="28"/>
        </w:rPr>
        <w:t>iwoyo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ndowavakatongerwa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nyaya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yavari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kuudzwa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iyi.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302174">
        <w:rPr>
          <w:rFonts w:ascii="Arial" w:hAnsi="Arial" w:cs="Arial"/>
          <w:sz w:val="28"/>
          <w:szCs w:val="28"/>
        </w:rPr>
        <w:t>Handisi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kunzwa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ka </w:t>
      </w:r>
      <w:proofErr w:type="spellStart"/>
      <w:r w:rsidRPr="00302174">
        <w:rPr>
          <w:rFonts w:ascii="Arial" w:hAnsi="Arial" w:cs="Arial"/>
          <w:sz w:val="28"/>
          <w:szCs w:val="28"/>
        </w:rPr>
        <w:t>hama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302174">
        <w:rPr>
          <w:rFonts w:ascii="Arial" w:hAnsi="Arial" w:cs="Arial"/>
          <w:sz w:val="28"/>
          <w:szCs w:val="28"/>
        </w:rPr>
        <w:t>Ndoda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Pr="00302174">
        <w:rPr>
          <w:rFonts w:ascii="Arial" w:hAnsi="Arial" w:cs="Arial"/>
          <w:sz w:val="28"/>
          <w:szCs w:val="28"/>
        </w:rPr>
        <w:t>akadarika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ipapo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r w:rsidRPr="00302174">
        <w:rPr>
          <w:rFonts w:ascii="Arial" w:hAnsi="Arial" w:cs="Arial"/>
          <w:sz w:val="28"/>
          <w:szCs w:val="28"/>
        </w:rPr>
        <w:t xml:space="preserve">Amen, Hallelujah!  </w:t>
      </w:r>
      <w:r w:rsidRPr="00302174">
        <w:rPr>
          <w:rFonts w:ascii="Arial" w:hAnsi="Arial" w:cs="Arial"/>
          <w:sz w:val="18"/>
          <w:szCs w:val="18"/>
        </w:rPr>
        <w:t xml:space="preserve">[Congregation says, “Amen, Hallelujah.”] </w:t>
      </w:r>
    </w:p>
    <w:p w14:paraId="02A47130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174 </w:t>
      </w:r>
      <w:r w:rsidRPr="00302174">
        <w:rPr>
          <w:rFonts w:ascii="Arial" w:hAnsi="Arial" w:cs="Arial"/>
          <w:sz w:val="28"/>
          <w:szCs w:val="28"/>
        </w:rPr>
        <w:t xml:space="preserve">Muri </w:t>
      </w:r>
      <w:proofErr w:type="spellStart"/>
      <w:r w:rsidRPr="00302174">
        <w:rPr>
          <w:rFonts w:ascii="Arial" w:hAnsi="Arial" w:cs="Arial"/>
          <w:sz w:val="28"/>
          <w:szCs w:val="28"/>
        </w:rPr>
        <w:t>kuona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ndomusi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wavakatongerwa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nyaya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iyi?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302174">
        <w:rPr>
          <w:rFonts w:ascii="Arial" w:hAnsi="Arial" w:cs="Arial"/>
          <w:sz w:val="28"/>
          <w:szCs w:val="28"/>
        </w:rPr>
        <w:t>Ndomusi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wavapihwa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judgment manheru </w:t>
      </w:r>
      <w:proofErr w:type="spellStart"/>
      <w:r w:rsidRPr="00302174">
        <w:rPr>
          <w:rFonts w:ascii="Arial" w:hAnsi="Arial" w:cs="Arial"/>
          <w:sz w:val="28"/>
          <w:szCs w:val="28"/>
        </w:rPr>
        <w:t>iwa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iwayo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.”] </w:t>
      </w:r>
      <w:r w:rsidRPr="00302174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Pr="00302174">
        <w:rPr>
          <w:rFonts w:ascii="Arial" w:hAnsi="Arial" w:cs="Arial"/>
          <w:sz w:val="28"/>
          <w:szCs w:val="28"/>
        </w:rPr>
        <w:t>vacho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vakabva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7996E552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>“</w:t>
      </w:r>
      <w:proofErr w:type="spellStart"/>
      <w:r w:rsidRPr="00302174">
        <w:rPr>
          <w:rFonts w:ascii="Arial" w:hAnsi="Arial" w:cs="Arial"/>
          <w:sz w:val="28"/>
          <w:szCs w:val="28"/>
        </w:rPr>
        <w:t>Ngatichibvai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pano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patiri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kugara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pano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Ngatitizeyi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tiende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kure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,”] </w:t>
      </w:r>
      <w:proofErr w:type="spellStart"/>
      <w:r w:rsidRPr="00302174">
        <w:rPr>
          <w:rFonts w:ascii="Arial" w:hAnsi="Arial" w:cs="Arial"/>
          <w:sz w:val="28"/>
          <w:szCs w:val="28"/>
        </w:rPr>
        <w:t>kure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! Hmm? </w:t>
      </w:r>
      <w:proofErr w:type="spellStart"/>
      <w:r w:rsidRPr="00302174">
        <w:rPr>
          <w:rFonts w:ascii="Arial" w:hAnsi="Arial" w:cs="Arial"/>
          <w:sz w:val="28"/>
          <w:szCs w:val="28"/>
        </w:rPr>
        <w:t>Hatitizeyi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tiende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kure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kure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kuresa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kuresa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kuresa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! </w:t>
      </w:r>
      <w:proofErr w:type="spellStart"/>
      <w:r w:rsidRPr="00302174">
        <w:rPr>
          <w:rFonts w:ascii="Arial" w:hAnsi="Arial" w:cs="Arial"/>
          <w:sz w:val="28"/>
          <w:szCs w:val="28"/>
        </w:rPr>
        <w:t>Tanhuwa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neighbours </w:t>
      </w:r>
      <w:proofErr w:type="spellStart"/>
      <w:r w:rsidRPr="00302174">
        <w:rPr>
          <w:rFonts w:ascii="Arial" w:hAnsi="Arial" w:cs="Arial"/>
          <w:sz w:val="28"/>
          <w:szCs w:val="28"/>
        </w:rPr>
        <w:t>edu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Tanyadzisa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neighbours </w:t>
      </w:r>
      <w:proofErr w:type="spellStart"/>
      <w:r w:rsidRPr="00302174">
        <w:rPr>
          <w:rFonts w:ascii="Arial" w:hAnsi="Arial" w:cs="Arial"/>
          <w:sz w:val="28"/>
          <w:szCs w:val="28"/>
        </w:rPr>
        <w:t>edu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Tichashorwa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neighbours </w:t>
      </w:r>
      <w:proofErr w:type="spellStart"/>
      <w:r w:rsidRPr="00302174">
        <w:rPr>
          <w:rFonts w:ascii="Arial" w:hAnsi="Arial" w:cs="Arial"/>
          <w:sz w:val="28"/>
          <w:szCs w:val="28"/>
        </w:rPr>
        <w:t>edu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Hatitizeyi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tiende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kure</w:t>
      </w:r>
      <w:proofErr w:type="spellEnd"/>
      <w:r w:rsidRPr="00302174">
        <w:rPr>
          <w:rFonts w:ascii="Arial" w:hAnsi="Arial" w:cs="Arial"/>
          <w:sz w:val="28"/>
          <w:szCs w:val="28"/>
        </w:rPr>
        <w:t>!”</w:t>
      </w:r>
    </w:p>
    <w:p w14:paraId="2CE88569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175 </w:t>
      </w:r>
      <w:r w:rsidRPr="00302174">
        <w:rPr>
          <w:rFonts w:ascii="Arial" w:hAnsi="Arial" w:cs="Arial"/>
          <w:sz w:val="28"/>
          <w:szCs w:val="28"/>
        </w:rPr>
        <w:t xml:space="preserve">Muri </w:t>
      </w:r>
      <w:proofErr w:type="spellStart"/>
      <w:r w:rsidRPr="00302174">
        <w:rPr>
          <w:rFonts w:ascii="Arial" w:hAnsi="Arial" w:cs="Arial"/>
          <w:sz w:val="28"/>
          <w:szCs w:val="28"/>
        </w:rPr>
        <w:t>kuona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zvakaitika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manheru </w:t>
      </w:r>
      <w:proofErr w:type="spellStart"/>
      <w:r w:rsidRPr="00302174">
        <w:rPr>
          <w:rFonts w:ascii="Arial" w:hAnsi="Arial" w:cs="Arial"/>
          <w:sz w:val="28"/>
          <w:szCs w:val="28"/>
        </w:rPr>
        <w:t>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r w:rsidRPr="00302174">
        <w:rPr>
          <w:rFonts w:ascii="Arial" w:hAnsi="Arial" w:cs="Arial"/>
          <w:sz w:val="28"/>
          <w:szCs w:val="28"/>
        </w:rPr>
        <w:t xml:space="preserve">Ende </w:t>
      </w:r>
      <w:proofErr w:type="spellStart"/>
      <w:r w:rsidRPr="00302174">
        <w:rPr>
          <w:rFonts w:ascii="Arial" w:hAnsi="Arial" w:cs="Arial"/>
          <w:sz w:val="28"/>
          <w:szCs w:val="28"/>
        </w:rPr>
        <w:t>vafanha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ava, havana </w:t>
      </w:r>
      <w:proofErr w:type="spellStart"/>
      <w:r w:rsidRPr="00302174">
        <w:rPr>
          <w:rFonts w:ascii="Arial" w:hAnsi="Arial" w:cs="Arial"/>
          <w:sz w:val="28"/>
          <w:szCs w:val="28"/>
        </w:rPr>
        <w:t>chavakazomboita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Levi </w:t>
      </w:r>
      <w:proofErr w:type="spellStart"/>
      <w:r w:rsidRPr="00302174">
        <w:rPr>
          <w:rFonts w:ascii="Arial" w:hAnsi="Arial" w:cs="Arial"/>
          <w:sz w:val="28"/>
          <w:szCs w:val="28"/>
        </w:rPr>
        <w:t>munombomunzwa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achitaurwa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 Right,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muone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is Levi counted as a tribe among the twelve tribes? </w:t>
      </w:r>
      <w:r w:rsidRPr="00302174">
        <w:rPr>
          <w:rFonts w:ascii="Arial" w:hAnsi="Arial" w:cs="Arial"/>
          <w:sz w:val="18"/>
          <w:szCs w:val="18"/>
        </w:rPr>
        <w:t xml:space="preserve">[Congregation says, “no.”] </w:t>
      </w:r>
      <w:proofErr w:type="spellStart"/>
      <w:r w:rsidRPr="00302174">
        <w:rPr>
          <w:rFonts w:ascii="Arial" w:hAnsi="Arial" w:cs="Arial"/>
          <w:sz w:val="28"/>
          <w:szCs w:val="28"/>
        </w:rPr>
        <w:t>Moziva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zvakabva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</w:t>
      </w:r>
      <w:proofErr w:type="spellEnd"/>
      <w:r w:rsidRPr="00302174">
        <w:rPr>
          <w:rFonts w:ascii="Arial" w:hAnsi="Arial" w:cs="Arial"/>
          <w:sz w:val="28"/>
          <w:szCs w:val="28"/>
        </w:rPr>
        <w:t>—</w:t>
      </w:r>
      <w:proofErr w:type="spellStart"/>
      <w:r w:rsidRPr="00302174">
        <w:rPr>
          <w:rFonts w:ascii="Arial" w:hAnsi="Arial" w:cs="Arial"/>
          <w:i/>
          <w:iCs/>
          <w:sz w:val="28"/>
          <w:szCs w:val="28"/>
        </w:rPr>
        <w:t>akaskatiwa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r w:rsidRPr="00302174">
        <w:rPr>
          <w:rFonts w:ascii="Arial" w:hAnsi="Arial" w:cs="Arial"/>
          <w:sz w:val="18"/>
          <w:szCs w:val="18"/>
        </w:rPr>
        <w:t xml:space="preserve">[he was scattered—ED] </w:t>
      </w:r>
      <w:proofErr w:type="spellStart"/>
      <w:r w:rsidRPr="00302174">
        <w:rPr>
          <w:rFonts w:ascii="Arial" w:hAnsi="Arial" w:cs="Arial"/>
          <w:sz w:val="28"/>
          <w:szCs w:val="28"/>
        </w:rPr>
        <w:t>mune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vamweka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proofErr w:type="spellStart"/>
      <w:r w:rsidRPr="00302174">
        <w:rPr>
          <w:rFonts w:ascii="Arial" w:hAnsi="Arial" w:cs="Arial"/>
          <w:sz w:val="28"/>
          <w:szCs w:val="28"/>
        </w:rPr>
        <w:t>Akatobvisiwa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Akanodzingiwa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sekutaura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kwaJako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kwaJakobho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Future </w:t>
      </w:r>
      <w:proofErr w:type="spellStart"/>
      <w:r w:rsidRPr="00302174">
        <w:rPr>
          <w:rFonts w:ascii="Arial" w:hAnsi="Arial" w:cs="Arial"/>
          <w:sz w:val="28"/>
          <w:szCs w:val="28"/>
        </w:rPr>
        <w:t>yese</w:t>
      </w:r>
      <w:proofErr w:type="spellEnd"/>
      <w:r w:rsidRPr="00302174">
        <w:rPr>
          <w:rFonts w:ascii="Arial" w:hAnsi="Arial" w:cs="Arial"/>
          <w:sz w:val="28"/>
          <w:szCs w:val="28"/>
        </w:rPr>
        <w:t>.</w:t>
      </w:r>
    </w:p>
    <w:p w14:paraId="6F52D90B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176 </w:t>
      </w:r>
      <w:r w:rsidRPr="00302174">
        <w:rPr>
          <w:rFonts w:ascii="Arial" w:hAnsi="Arial" w:cs="Arial"/>
          <w:sz w:val="28"/>
          <w:szCs w:val="28"/>
        </w:rPr>
        <w:t xml:space="preserve">Brother kana </w:t>
      </w:r>
      <w:proofErr w:type="spellStart"/>
      <w:r w:rsidRPr="00302174">
        <w:rPr>
          <w:rFonts w:ascii="Arial" w:hAnsi="Arial" w:cs="Arial"/>
          <w:sz w:val="28"/>
          <w:szCs w:val="28"/>
        </w:rPr>
        <w:t>uri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babaka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kubereka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uri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panzvimbo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tsvene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yakaiswa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Zita </w:t>
      </w:r>
      <w:proofErr w:type="spellStart"/>
      <w:r w:rsidRPr="00302174">
        <w:rPr>
          <w:rFonts w:ascii="Arial" w:hAnsi="Arial" w:cs="Arial"/>
          <w:sz w:val="28"/>
          <w:szCs w:val="28"/>
        </w:rPr>
        <w:t>raMwari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unorongera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ramangwana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vese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r w:rsidRPr="00302174">
        <w:rPr>
          <w:rFonts w:ascii="Arial" w:hAnsi="Arial" w:cs="Arial"/>
          <w:sz w:val="28"/>
          <w:szCs w:val="28"/>
        </w:rPr>
        <w:t xml:space="preserve">Amen </w:t>
      </w:r>
      <w:proofErr w:type="spellStart"/>
      <w:r w:rsidRPr="00302174">
        <w:rPr>
          <w:rFonts w:ascii="Arial" w:hAnsi="Arial" w:cs="Arial"/>
          <w:sz w:val="28"/>
          <w:szCs w:val="28"/>
        </w:rPr>
        <w:t>handisi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kumunzwa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iyeye</w:t>
      </w:r>
      <w:proofErr w:type="spellEnd"/>
      <w:r w:rsidRPr="00302174">
        <w:rPr>
          <w:rFonts w:ascii="Arial" w:hAnsi="Arial" w:cs="Arial"/>
          <w:sz w:val="28"/>
          <w:szCs w:val="28"/>
        </w:rPr>
        <w:t>.</w:t>
      </w:r>
      <w:r w:rsidRPr="00302174">
        <w:rPr>
          <w:rFonts w:ascii="Arial" w:hAnsi="Arial" w:cs="Arial"/>
          <w:sz w:val="18"/>
          <w:szCs w:val="18"/>
        </w:rPr>
        <w:t xml:space="preserve"> 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“Hakuna </w:t>
      </w:r>
      <w:proofErr w:type="spellStart"/>
      <w:r w:rsidRPr="00302174">
        <w:rPr>
          <w:rFonts w:ascii="Arial" w:hAnsi="Arial" w:cs="Arial"/>
          <w:sz w:val="28"/>
          <w:szCs w:val="28"/>
        </w:rPr>
        <w:t>mwanangu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anoita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mu rasta </w:t>
      </w:r>
      <w:proofErr w:type="spellStart"/>
      <w:r w:rsidRPr="00302174">
        <w:rPr>
          <w:rFonts w:ascii="Arial" w:hAnsi="Arial" w:cs="Arial"/>
          <w:sz w:val="28"/>
          <w:szCs w:val="28"/>
        </w:rPr>
        <w:t>ndaramba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! Hakuna </w:t>
      </w:r>
      <w:proofErr w:type="spellStart"/>
      <w:r w:rsidRPr="00302174">
        <w:rPr>
          <w:rFonts w:ascii="Arial" w:hAnsi="Arial" w:cs="Arial"/>
          <w:sz w:val="28"/>
          <w:szCs w:val="28"/>
        </w:rPr>
        <w:t>mwana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wangu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anobudirwa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nedhimoni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rekuKenzamba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ndaramba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dzinza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nyowani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mukati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memhuri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yekuKenzamba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Dzinza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remutendi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!”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r w:rsidRPr="00302174">
        <w:rPr>
          <w:rFonts w:ascii="Arial" w:hAnsi="Arial" w:cs="Arial"/>
          <w:sz w:val="28"/>
          <w:szCs w:val="28"/>
        </w:rPr>
        <w:t xml:space="preserve">Hallelujah!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r w:rsidRPr="00302174">
        <w:rPr>
          <w:rFonts w:ascii="Arial" w:hAnsi="Arial" w:cs="Arial"/>
          <w:sz w:val="28"/>
          <w:szCs w:val="28"/>
        </w:rPr>
        <w:t xml:space="preserve">Amen! 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mberi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tione</w:t>
      </w:r>
      <w:proofErr w:type="spellEnd"/>
      <w:r w:rsidRPr="00302174">
        <w:rPr>
          <w:rFonts w:ascii="Arial" w:hAnsi="Arial" w:cs="Arial"/>
          <w:sz w:val="28"/>
          <w:szCs w:val="28"/>
        </w:rPr>
        <w:t>.</w:t>
      </w:r>
    </w:p>
    <w:p w14:paraId="585D7B46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177 </w:t>
      </w: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pa verse 8 </w:t>
      </w:r>
      <w:proofErr w:type="spellStart"/>
      <w:r w:rsidRPr="00302174">
        <w:rPr>
          <w:rFonts w:ascii="Arial" w:hAnsi="Arial" w:cs="Arial"/>
          <w:sz w:val="28"/>
          <w:szCs w:val="28"/>
        </w:rPr>
        <w:t>muone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Judah. </w:t>
      </w:r>
      <w:proofErr w:type="spellStart"/>
      <w:r w:rsidRPr="00302174">
        <w:rPr>
          <w:rFonts w:ascii="Arial" w:hAnsi="Arial" w:cs="Arial"/>
          <w:sz w:val="28"/>
          <w:szCs w:val="28"/>
        </w:rPr>
        <w:t>Mukuona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Judah </w:t>
      </w:r>
      <w:proofErr w:type="spellStart"/>
      <w:r w:rsidRPr="00302174">
        <w:rPr>
          <w:rFonts w:ascii="Arial" w:hAnsi="Arial" w:cs="Arial"/>
          <w:sz w:val="28"/>
          <w:szCs w:val="28"/>
        </w:rPr>
        <w:t>apa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hatiendei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Judah </w:t>
      </w:r>
      <w:proofErr w:type="spellStart"/>
      <w:r w:rsidRPr="00302174">
        <w:rPr>
          <w:rFonts w:ascii="Arial" w:hAnsi="Arial" w:cs="Arial"/>
          <w:sz w:val="28"/>
          <w:szCs w:val="28"/>
        </w:rPr>
        <w:t>tione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</w:p>
    <w:p w14:paraId="154F0513" w14:textId="77777777" w:rsidR="005D3BDE" w:rsidRPr="0030217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>Judah, thou art …</w:t>
      </w:r>
    </w:p>
    <w:p w14:paraId="138258CF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Verse 8 tese. </w:t>
      </w:r>
      <w:proofErr w:type="spellStart"/>
      <w:r w:rsidRPr="00302174">
        <w:rPr>
          <w:rFonts w:ascii="Arial" w:hAnsi="Arial" w:cs="Arial"/>
          <w:sz w:val="28"/>
          <w:szCs w:val="28"/>
        </w:rPr>
        <w:t>Hativerengei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tese.</w:t>
      </w:r>
    </w:p>
    <w:p w14:paraId="0A95CBCD" w14:textId="77777777" w:rsidR="005D3BDE" w:rsidRPr="0030217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lastRenderedPageBreak/>
        <w:t>Judah, thou art he whom thy brethren shall praise: thy hand shall be in the neck of thine enemies; thy father's children shall bow down before thee. </w:t>
      </w:r>
    </w:p>
    <w:p w14:paraId="2FB83FB4" w14:textId="77777777" w:rsidR="005D3BDE" w:rsidRPr="0030217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>Judah is a lion's whelp: from the prey, my son, thou art gone up: he stooped down, he couched as a lion, and as an old lion; who shall rouse him up? </w:t>
      </w:r>
    </w:p>
    <w:p w14:paraId="4A70BA20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178 </w:t>
      </w:r>
      <w:r w:rsidRPr="00302174">
        <w:rPr>
          <w:rFonts w:ascii="Arial" w:hAnsi="Arial" w:cs="Arial"/>
          <w:sz w:val="28"/>
          <w:szCs w:val="28"/>
        </w:rPr>
        <w:t>“</w:t>
      </w:r>
      <w:proofErr w:type="spellStart"/>
      <w:r w:rsidRPr="00302174">
        <w:rPr>
          <w:rFonts w:ascii="Arial" w:hAnsi="Arial" w:cs="Arial"/>
          <w:sz w:val="28"/>
          <w:szCs w:val="28"/>
        </w:rPr>
        <w:t>Haah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! Judah, </w:t>
      </w:r>
      <w:proofErr w:type="spellStart"/>
      <w:r w:rsidRPr="00302174">
        <w:rPr>
          <w:rFonts w:ascii="Arial" w:hAnsi="Arial" w:cs="Arial"/>
          <w:sz w:val="28"/>
          <w:szCs w:val="28"/>
        </w:rPr>
        <w:t>ndiwe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uchakudzwa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nevamwe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vese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Judah </w:t>
      </w:r>
      <w:proofErr w:type="spellStart"/>
      <w:r w:rsidRPr="00302174">
        <w:rPr>
          <w:rFonts w:ascii="Arial" w:hAnsi="Arial" w:cs="Arial"/>
          <w:sz w:val="28"/>
          <w:szCs w:val="28"/>
        </w:rPr>
        <w:t>ndiwe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uchatyisa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iwewe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Hauzi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achadherereka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Judah, </w:t>
      </w:r>
      <w:proofErr w:type="spellStart"/>
      <w:r w:rsidRPr="00302174">
        <w:rPr>
          <w:rFonts w:ascii="Arial" w:hAnsi="Arial" w:cs="Arial"/>
          <w:sz w:val="28"/>
          <w:szCs w:val="28"/>
        </w:rPr>
        <w:t>remekedzo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yevanin’ina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vose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ichauya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kwau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…?”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kwauri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.”] 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61A14061" w14:textId="77777777" w:rsidR="005D3BDE" w:rsidRPr="00302174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302174">
        <w:rPr>
          <w:rFonts w:ascii="Arial" w:hAnsi="Arial" w:cs="Arial"/>
          <w:sz w:val="28"/>
          <w:szCs w:val="28"/>
        </w:rPr>
        <w:t xml:space="preserve">Muri </w:t>
      </w:r>
      <w:proofErr w:type="spellStart"/>
      <w:r w:rsidRPr="00302174">
        <w:rPr>
          <w:rFonts w:ascii="Arial" w:hAnsi="Arial" w:cs="Arial"/>
          <w:sz w:val="28"/>
          <w:szCs w:val="28"/>
        </w:rPr>
        <w:t>kuona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atora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nzvimbo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Reube…?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ya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 Reuben.”]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Apuhwa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nani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nababa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.”] </w:t>
      </w:r>
      <w:r w:rsidRPr="00302174">
        <w:rPr>
          <w:rFonts w:ascii="Arial" w:hAnsi="Arial" w:cs="Arial"/>
          <w:i/>
          <w:iCs/>
          <w:sz w:val="28"/>
          <w:szCs w:val="28"/>
        </w:rPr>
        <w:t>The right of a father</w:t>
      </w:r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</w:p>
    <w:p w14:paraId="022FB284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179 </w:t>
      </w:r>
      <w:proofErr w:type="spellStart"/>
      <w:r w:rsidRPr="00302174">
        <w:rPr>
          <w:rFonts w:ascii="Arial" w:hAnsi="Arial" w:cs="Arial"/>
          <w:sz w:val="28"/>
          <w:szCs w:val="28"/>
        </w:rPr>
        <w:t>Munoziva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moverenga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Bhaibheri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haumbozvioni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zvirimo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zvinhu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izvi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Humbozvifungidziri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zvirimo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Hativerengei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muone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pazasi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pacho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this is won… </w:t>
      </w:r>
      <w:r w:rsidRPr="00302174">
        <w:rPr>
          <w:rFonts w:ascii="Arial" w:hAnsi="Arial" w:cs="Arial"/>
          <w:sz w:val="18"/>
          <w:szCs w:val="18"/>
        </w:rPr>
        <w:t>[blank spot—ED]</w:t>
      </w:r>
      <w:r w:rsidRPr="00302174">
        <w:rPr>
          <w:rFonts w:ascii="Arial" w:hAnsi="Arial" w:cs="Arial"/>
          <w:sz w:val="28"/>
          <w:szCs w:val="28"/>
        </w:rPr>
        <w:t xml:space="preserve"> Toda pa verse </w:t>
      </w:r>
      <w:proofErr w:type="spellStart"/>
      <w:r w:rsidRPr="00302174">
        <w:rPr>
          <w:rFonts w:ascii="Arial" w:hAnsi="Arial" w:cs="Arial"/>
          <w:sz w:val="28"/>
          <w:szCs w:val="28"/>
        </w:rPr>
        <w:t>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10. Iyo </w:t>
      </w:r>
      <w:proofErr w:type="spellStart"/>
      <w:r w:rsidRPr="00302174">
        <w:rPr>
          <w:rFonts w:ascii="Arial" w:hAnsi="Arial" w:cs="Arial"/>
          <w:sz w:val="28"/>
          <w:szCs w:val="28"/>
        </w:rPr>
        <w:t>ndoyandinoda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chaizvo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Hativerengei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verse 10, </w:t>
      </w:r>
      <w:proofErr w:type="spellStart"/>
      <w:r w:rsidRPr="00302174">
        <w:rPr>
          <w:rFonts w:ascii="Arial" w:hAnsi="Arial" w:cs="Arial"/>
          <w:sz w:val="28"/>
          <w:szCs w:val="28"/>
        </w:rPr>
        <w:t>tione</w:t>
      </w:r>
      <w:proofErr w:type="spellEnd"/>
      <w:r w:rsidRPr="00302174">
        <w:rPr>
          <w:rFonts w:ascii="Arial" w:hAnsi="Arial" w:cs="Arial"/>
          <w:sz w:val="28"/>
          <w:szCs w:val="28"/>
        </w:rPr>
        <w:t>.</w:t>
      </w:r>
    </w:p>
    <w:p w14:paraId="7AE02D4B" w14:textId="77777777" w:rsidR="005D3BDE" w:rsidRPr="0030217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>The sceptre shall not depart from Judah, nor a Lawgiver from between his feet, until Shiloh come; and unto…</w:t>
      </w:r>
    </w:p>
    <w:p w14:paraId="0536910F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180 </w:t>
      </w:r>
      <w:proofErr w:type="spellStart"/>
      <w:r w:rsidRPr="00302174">
        <w:rPr>
          <w:rFonts w:ascii="Arial" w:hAnsi="Arial" w:cs="Arial"/>
          <w:sz w:val="28"/>
          <w:szCs w:val="28"/>
        </w:rPr>
        <w:t>Hatinyararei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Chinondinakidza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preciseness </w:t>
      </w:r>
      <w:proofErr w:type="spellStart"/>
      <w:r w:rsidRPr="00302174">
        <w:rPr>
          <w:rFonts w:ascii="Arial" w:hAnsi="Arial" w:cs="Arial"/>
          <w:sz w:val="28"/>
          <w:szCs w:val="28"/>
        </w:rPr>
        <w:t>yenyaya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yacho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Moona </w:t>
      </w:r>
      <w:proofErr w:type="spellStart"/>
      <w:r w:rsidRPr="00302174">
        <w:rPr>
          <w:rFonts w:ascii="Arial" w:hAnsi="Arial" w:cs="Arial"/>
          <w:sz w:val="28"/>
          <w:szCs w:val="28"/>
        </w:rPr>
        <w:t>Bhaibheri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harivanzi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</w:p>
    <w:p w14:paraId="1967ABC4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>Hanzi, “</w:t>
      </w:r>
      <w:proofErr w:type="spellStart"/>
      <w:r w:rsidRPr="00302174">
        <w:rPr>
          <w:rFonts w:ascii="Arial" w:hAnsi="Arial" w:cs="Arial"/>
          <w:sz w:val="28"/>
          <w:szCs w:val="28"/>
        </w:rPr>
        <w:t>Iwewe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you will have a sceptre, </w:t>
      </w:r>
      <w:proofErr w:type="spellStart"/>
      <w:r w:rsidRPr="00302174">
        <w:rPr>
          <w:rFonts w:ascii="Arial" w:hAnsi="Arial" w:cs="Arial"/>
          <w:sz w:val="28"/>
          <w:szCs w:val="28"/>
        </w:rPr>
        <w:t>chinotonga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And </w:t>
      </w:r>
      <w:proofErr w:type="spellStart"/>
      <w:r w:rsidRPr="00302174">
        <w:rPr>
          <w:rFonts w:ascii="Arial" w:hAnsi="Arial" w:cs="Arial"/>
          <w:sz w:val="28"/>
          <w:szCs w:val="28"/>
        </w:rPr>
        <w:t>pachaita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Lawgiver </w:t>
      </w:r>
      <w:proofErr w:type="spellStart"/>
      <w:r w:rsidRPr="00302174">
        <w:rPr>
          <w:rFonts w:ascii="Arial" w:hAnsi="Arial" w:cs="Arial"/>
          <w:sz w:val="28"/>
          <w:szCs w:val="28"/>
        </w:rPr>
        <w:t>anobva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kwauri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</w:p>
    <w:p w14:paraId="39354456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Ende </w:t>
      </w:r>
      <w:proofErr w:type="spellStart"/>
      <w:r w:rsidRPr="00302174">
        <w:rPr>
          <w:rFonts w:ascii="Arial" w:hAnsi="Arial" w:cs="Arial"/>
          <w:sz w:val="28"/>
          <w:szCs w:val="28"/>
        </w:rPr>
        <w:t>abva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ataurwa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kwaanobva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</w:p>
    <w:p w14:paraId="4B8B71AE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>Hanzi, “</w:t>
      </w:r>
      <w:proofErr w:type="spellStart"/>
      <w:r w:rsidRPr="00302174">
        <w:rPr>
          <w:rFonts w:ascii="Arial" w:hAnsi="Arial" w:cs="Arial"/>
          <w:sz w:val="28"/>
          <w:szCs w:val="28"/>
        </w:rPr>
        <w:t>Anobva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pakati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pemakumbo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</w:p>
    <w:p w14:paraId="3F950344" w14:textId="77777777" w:rsidR="005D3BDE" w:rsidRPr="00302174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181 </w:t>
      </w:r>
      <w:proofErr w:type="spellStart"/>
      <w:r w:rsidRPr="00302174">
        <w:rPr>
          <w:rFonts w:ascii="Arial" w:hAnsi="Arial" w:cs="Arial"/>
          <w:sz w:val="28"/>
          <w:szCs w:val="28"/>
        </w:rPr>
        <w:t>Ha’moona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ataurirwa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302174">
        <w:rPr>
          <w:rFonts w:ascii="Arial" w:hAnsi="Arial" w:cs="Arial"/>
          <w:sz w:val="28"/>
          <w:szCs w:val="28"/>
        </w:rPr>
        <w:t>Anobva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pakati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pemai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pemakumbo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02174">
        <w:rPr>
          <w:rFonts w:ascii="Arial" w:hAnsi="Arial" w:cs="Arial"/>
          <w:sz w:val="18"/>
          <w:szCs w:val="18"/>
        </w:rPr>
        <w:t>ako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Ende </w:t>
      </w:r>
      <w:proofErr w:type="spellStart"/>
      <w:r w:rsidRPr="00302174">
        <w:rPr>
          <w:rFonts w:ascii="Arial" w:hAnsi="Arial" w:cs="Arial"/>
          <w:sz w:val="28"/>
          <w:szCs w:val="28"/>
        </w:rPr>
        <w:t>ndomwana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akauya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na Tamar. </w:t>
      </w:r>
      <w:proofErr w:type="spellStart"/>
      <w:r w:rsidRPr="00302174">
        <w:rPr>
          <w:rFonts w:ascii="Arial" w:hAnsi="Arial" w:cs="Arial"/>
          <w:sz w:val="28"/>
          <w:szCs w:val="28"/>
        </w:rPr>
        <w:t>Handi’moona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mwana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akauya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na Tamar?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302174">
        <w:rPr>
          <w:rFonts w:ascii="Arial" w:hAnsi="Arial" w:cs="Arial"/>
          <w:sz w:val="28"/>
          <w:szCs w:val="28"/>
        </w:rPr>
        <w:t>Ndokwakaberekwa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Phare…? </w:t>
      </w:r>
      <w:r w:rsidRPr="00302174">
        <w:rPr>
          <w:rFonts w:ascii="Arial" w:hAnsi="Arial" w:cs="Arial"/>
          <w:sz w:val="18"/>
          <w:szCs w:val="18"/>
        </w:rPr>
        <w:t xml:space="preserve">[Congregation says, “Pharez,”] </w:t>
      </w:r>
      <w:r w:rsidRPr="00302174">
        <w:rPr>
          <w:rFonts w:ascii="Arial" w:hAnsi="Arial" w:cs="Arial"/>
          <w:sz w:val="28"/>
          <w:szCs w:val="28"/>
        </w:rPr>
        <w:t xml:space="preserve">Pharez. </w:t>
      </w:r>
      <w:proofErr w:type="spellStart"/>
      <w:r w:rsidRPr="00302174">
        <w:rPr>
          <w:rFonts w:ascii="Arial" w:hAnsi="Arial" w:cs="Arial"/>
          <w:sz w:val="28"/>
          <w:szCs w:val="28"/>
        </w:rPr>
        <w:t>Kwaberekwa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Pharez, Pharez </w:t>
      </w:r>
      <w:proofErr w:type="spellStart"/>
      <w:r w:rsidRPr="00302174">
        <w:rPr>
          <w:rFonts w:ascii="Arial" w:hAnsi="Arial" w:cs="Arial"/>
          <w:sz w:val="28"/>
          <w:szCs w:val="28"/>
        </w:rPr>
        <w:t>ndo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genealogy </w:t>
      </w:r>
      <w:proofErr w:type="spellStart"/>
      <w:r w:rsidRPr="00302174">
        <w:rPr>
          <w:rFonts w:ascii="Arial" w:hAnsi="Arial" w:cs="Arial"/>
          <w:sz w:val="28"/>
          <w:szCs w:val="28"/>
        </w:rPr>
        <w:t>yaIshe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Je…?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yaJeso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.”] </w:t>
      </w:r>
    </w:p>
    <w:p w14:paraId="52AB267D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“Lawgiver </w:t>
      </w:r>
      <w:proofErr w:type="spellStart"/>
      <w:r w:rsidRPr="00302174">
        <w:rPr>
          <w:rFonts w:ascii="Arial" w:hAnsi="Arial" w:cs="Arial"/>
          <w:sz w:val="28"/>
          <w:szCs w:val="28"/>
        </w:rPr>
        <w:t>ichabva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pakati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pemakumbo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ako</w:t>
      </w:r>
      <w:proofErr w:type="spellEnd"/>
      <w:r w:rsidRPr="00302174">
        <w:rPr>
          <w:rFonts w:ascii="Arial" w:hAnsi="Arial" w:cs="Arial"/>
          <w:sz w:val="28"/>
          <w:szCs w:val="28"/>
        </w:rPr>
        <w:t>.”</w:t>
      </w:r>
      <w:r w:rsidRPr="00302174">
        <w:rPr>
          <w:rFonts w:ascii="Arial" w:hAnsi="Arial" w:cs="Arial"/>
          <w:sz w:val="18"/>
          <w:szCs w:val="18"/>
        </w:rPr>
        <w:t xml:space="preserve"> 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0AF05AA3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lastRenderedPageBreak/>
        <w:t xml:space="preserve">182 </w:t>
      </w:r>
      <w:proofErr w:type="spellStart"/>
      <w:r w:rsidRPr="00302174">
        <w:rPr>
          <w:rFonts w:ascii="Arial" w:hAnsi="Arial" w:cs="Arial"/>
          <w:sz w:val="28"/>
          <w:szCs w:val="28"/>
        </w:rPr>
        <w:t>Ha’moona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Bhaibhiri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kutaura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[Apostle Gumbura chuckles—ED]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Handisati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ndakamboona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precise </w:t>
      </w:r>
      <w:proofErr w:type="spellStart"/>
      <w:r w:rsidRPr="00302174">
        <w:rPr>
          <w:rFonts w:ascii="Arial" w:hAnsi="Arial" w:cs="Arial"/>
          <w:sz w:val="28"/>
          <w:szCs w:val="28"/>
        </w:rPr>
        <w:t>seShoko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raMwari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Amen!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41D1CECB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Hanzi, “A Lawgiver, a </w:t>
      </w:r>
      <w:proofErr w:type="spellStart"/>
      <w:r w:rsidRPr="00302174">
        <w:rPr>
          <w:rFonts w:ascii="Arial" w:hAnsi="Arial" w:cs="Arial"/>
          <w:sz w:val="28"/>
          <w:szCs w:val="28"/>
        </w:rPr>
        <w:t>scepter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pakati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pemakumbo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ndopachabuda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Lawgiver </w:t>
      </w:r>
      <w:proofErr w:type="spellStart"/>
      <w:r w:rsidRPr="00302174">
        <w:rPr>
          <w:rFonts w:ascii="Arial" w:hAnsi="Arial" w:cs="Arial"/>
          <w:sz w:val="28"/>
          <w:szCs w:val="28"/>
        </w:rPr>
        <w:t>iwewe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Kureva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uchabuda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mumhuri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yaani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proofErr w:type="spellStart"/>
      <w:r w:rsidRPr="00302174">
        <w:rPr>
          <w:rFonts w:ascii="Arial" w:hAnsi="Arial" w:cs="Arial"/>
          <w:sz w:val="28"/>
          <w:szCs w:val="28"/>
        </w:rPr>
        <w:t>Haazi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kuno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family </w:t>
      </w:r>
      <w:proofErr w:type="spellStart"/>
      <w:r w:rsidRPr="00302174">
        <w:rPr>
          <w:rFonts w:ascii="Arial" w:hAnsi="Arial" w:cs="Arial"/>
          <w:sz w:val="28"/>
          <w:szCs w:val="28"/>
        </w:rPr>
        <w:t>yako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Pr="00302174">
        <w:rPr>
          <w:rFonts w:ascii="Arial" w:hAnsi="Arial" w:cs="Arial"/>
          <w:sz w:val="28"/>
          <w:szCs w:val="28"/>
        </w:rPr>
        <w:t>mukadzi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uchabuda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Wabuda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waenda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kuna Tamar </w:t>
      </w:r>
      <w:proofErr w:type="spellStart"/>
      <w:r w:rsidRPr="00302174">
        <w:rPr>
          <w:rFonts w:ascii="Arial" w:hAnsi="Arial" w:cs="Arial"/>
          <w:sz w:val="28"/>
          <w:szCs w:val="28"/>
        </w:rPr>
        <w:t>uko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ikokoko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kauko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ndokuchamisa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nekuda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kwe</w:t>
      </w:r>
      <w:proofErr w:type="spellEnd"/>
      <w:r w:rsidRPr="00302174">
        <w:rPr>
          <w:rFonts w:ascii="Arial" w:hAnsi="Arial" w:cs="Arial"/>
          <w:sz w:val="28"/>
          <w:szCs w:val="28"/>
        </w:rPr>
        <w:t>—</w:t>
      </w:r>
      <w:proofErr w:type="spellStart"/>
      <w:r w:rsidRPr="00302174">
        <w:rPr>
          <w:rFonts w:ascii="Arial" w:hAnsi="Arial" w:cs="Arial"/>
          <w:sz w:val="28"/>
          <w:szCs w:val="28"/>
        </w:rPr>
        <w:t>pakati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pemakumbo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Ndokuchanobuda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Lawgiver </w:t>
      </w:r>
      <w:proofErr w:type="spellStart"/>
      <w:r w:rsidRPr="00302174">
        <w:rPr>
          <w:rFonts w:ascii="Arial" w:hAnsi="Arial" w:cs="Arial"/>
          <w:sz w:val="28"/>
          <w:szCs w:val="28"/>
        </w:rPr>
        <w:t>yacho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…?”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ikoko</w:t>
      </w:r>
      <w:proofErr w:type="spellEnd"/>
      <w:r w:rsidRPr="00302174">
        <w:rPr>
          <w:rFonts w:ascii="Arial" w:hAnsi="Arial" w:cs="Arial"/>
          <w:sz w:val="18"/>
          <w:szCs w:val="18"/>
        </w:rPr>
        <w:t>, 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28F728B3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183 </w:t>
      </w:r>
      <w:proofErr w:type="spellStart"/>
      <w:r w:rsidRPr="00302174">
        <w:rPr>
          <w:rFonts w:ascii="Arial" w:hAnsi="Arial" w:cs="Arial"/>
          <w:sz w:val="28"/>
          <w:szCs w:val="28"/>
        </w:rPr>
        <w:t>Tinganzwa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here </w:t>
      </w:r>
      <w:proofErr w:type="spellStart"/>
      <w:r w:rsidRPr="00302174">
        <w:rPr>
          <w:rFonts w:ascii="Arial" w:hAnsi="Arial" w:cs="Arial"/>
          <w:sz w:val="28"/>
          <w:szCs w:val="28"/>
        </w:rPr>
        <w:t>varanda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vaMwari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Aiwa </w:t>
      </w:r>
      <w:proofErr w:type="spellStart"/>
      <w:r w:rsidRPr="00302174">
        <w:rPr>
          <w:rFonts w:ascii="Arial" w:hAnsi="Arial" w:cs="Arial"/>
          <w:sz w:val="28"/>
          <w:szCs w:val="28"/>
        </w:rPr>
        <w:t>taurai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Pr="00302174">
        <w:rPr>
          <w:rFonts w:ascii="Arial" w:hAnsi="Arial" w:cs="Arial"/>
          <w:sz w:val="28"/>
          <w:szCs w:val="28"/>
        </w:rPr>
        <w:t>yemazviro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kwazvo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Aaamen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Riri </w:t>
      </w:r>
      <w:proofErr w:type="spellStart"/>
      <w:r w:rsidRPr="00302174">
        <w:rPr>
          <w:rFonts w:ascii="Arial" w:hAnsi="Arial" w:cs="Arial"/>
          <w:sz w:val="28"/>
          <w:szCs w:val="28"/>
        </w:rPr>
        <w:t>kutaura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pachena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-chena </w:t>
      </w:r>
      <w:proofErr w:type="spellStart"/>
      <w:r w:rsidRPr="00302174">
        <w:rPr>
          <w:rFonts w:ascii="Arial" w:hAnsi="Arial" w:cs="Arial"/>
          <w:sz w:val="28"/>
          <w:szCs w:val="28"/>
        </w:rPr>
        <w:t>Bhaibhiri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Ndosaka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mukaenda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kuna Tamar, Tamar </w:t>
      </w:r>
      <w:proofErr w:type="spellStart"/>
      <w:r w:rsidRPr="00302174">
        <w:rPr>
          <w:rFonts w:ascii="Arial" w:hAnsi="Arial" w:cs="Arial"/>
          <w:sz w:val="28"/>
          <w:szCs w:val="28"/>
        </w:rPr>
        <w:t>akati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aane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nhumbu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zvikanzi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2CE12489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“Two people are struggling in my side </w:t>
      </w:r>
      <w:r w:rsidRPr="00302174">
        <w:rPr>
          <w:rFonts w:ascii="Arial" w:hAnsi="Arial" w:cs="Arial"/>
          <w:sz w:val="18"/>
          <w:szCs w:val="18"/>
        </w:rPr>
        <w:t>[1:33:24-inaudible]</w:t>
      </w:r>
      <w:r w:rsidRPr="00302174">
        <w:rPr>
          <w:rFonts w:ascii="Arial" w:hAnsi="Arial" w:cs="Arial"/>
          <w:sz w:val="28"/>
          <w:szCs w:val="28"/>
        </w:rPr>
        <w:t xml:space="preserve">” </w:t>
      </w:r>
    </w:p>
    <w:p w14:paraId="54435683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184 </w:t>
      </w:r>
      <w:r w:rsidRPr="00302174">
        <w:rPr>
          <w:rFonts w:ascii="Arial" w:hAnsi="Arial" w:cs="Arial"/>
          <w:sz w:val="28"/>
          <w:szCs w:val="28"/>
        </w:rPr>
        <w:t xml:space="preserve">Anga </w:t>
      </w:r>
      <w:proofErr w:type="spellStart"/>
      <w:r w:rsidRPr="00302174">
        <w:rPr>
          <w:rFonts w:ascii="Arial" w:hAnsi="Arial" w:cs="Arial"/>
          <w:sz w:val="28"/>
          <w:szCs w:val="28"/>
        </w:rPr>
        <w:t>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ma </w:t>
      </w:r>
      <w:proofErr w:type="spellStart"/>
      <w:r w:rsidRPr="00302174">
        <w:rPr>
          <w:rFonts w:ascii="Arial" w:hAnsi="Arial" w:cs="Arial"/>
          <w:sz w:val="28"/>
          <w:szCs w:val="28"/>
        </w:rPr>
        <w:t>twi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“ma twins.”]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Ndobva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pabuda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Pharez. Pharez iye </w:t>
      </w:r>
      <w:proofErr w:type="spellStart"/>
      <w:r w:rsidRPr="00302174">
        <w:rPr>
          <w:rFonts w:ascii="Arial" w:hAnsi="Arial" w:cs="Arial"/>
          <w:sz w:val="28"/>
          <w:szCs w:val="28"/>
        </w:rPr>
        <w:t>uya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ndopanobuda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Jeso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Kris…?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Jeso</w:t>
      </w:r>
      <w:proofErr w:type="spellEnd"/>
      <w:r w:rsidRPr="0030217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02174">
        <w:rPr>
          <w:rFonts w:ascii="Arial" w:hAnsi="Arial" w:cs="Arial"/>
          <w:sz w:val="18"/>
          <w:szCs w:val="18"/>
        </w:rPr>
        <w:t>Kristu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A Lawgiver from in between the legs of Judah. Ende </w:t>
      </w:r>
      <w:proofErr w:type="spellStart"/>
      <w:r w:rsidRPr="00302174">
        <w:rPr>
          <w:rFonts w:ascii="Arial" w:hAnsi="Arial" w:cs="Arial"/>
          <w:sz w:val="28"/>
          <w:szCs w:val="28"/>
        </w:rPr>
        <w:t>akataura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ndiani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ndibaba</w:t>
      </w:r>
      <w:proofErr w:type="spellEnd"/>
      <w:r w:rsidRPr="00302174">
        <w:rPr>
          <w:rFonts w:ascii="Arial" w:hAnsi="Arial" w:cs="Arial"/>
          <w:sz w:val="18"/>
          <w:szCs w:val="18"/>
        </w:rPr>
        <w:t>; Jacob.”]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Jacob.</w:t>
      </w:r>
      <w:r w:rsidRPr="00302174">
        <w:rPr>
          <w:rFonts w:ascii="Arial" w:hAnsi="Arial" w:cs="Arial"/>
          <w:i/>
          <w:iCs/>
          <w:sz w:val="28"/>
          <w:szCs w:val="28"/>
        </w:rPr>
        <w:t>The</w:t>
      </w:r>
      <w:proofErr w:type="spellEnd"/>
      <w:r w:rsidRPr="00302174">
        <w:rPr>
          <w:rFonts w:ascii="Arial" w:hAnsi="Arial" w:cs="Arial"/>
          <w:i/>
          <w:iCs/>
          <w:sz w:val="28"/>
          <w:szCs w:val="28"/>
        </w:rPr>
        <w:t xml:space="preserve"> right of a father</w:t>
      </w:r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Hallelujah!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Amen!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365AC904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185 </w:t>
      </w:r>
      <w:r w:rsidRPr="00302174">
        <w:rPr>
          <w:rFonts w:ascii="Arial" w:hAnsi="Arial" w:cs="Arial"/>
          <w:sz w:val="28"/>
          <w:szCs w:val="28"/>
        </w:rPr>
        <w:t xml:space="preserve">Ini </w:t>
      </w:r>
      <w:proofErr w:type="spellStart"/>
      <w:r w:rsidRPr="00302174">
        <w:rPr>
          <w:rFonts w:ascii="Arial" w:hAnsi="Arial" w:cs="Arial"/>
          <w:sz w:val="28"/>
          <w:szCs w:val="28"/>
        </w:rPr>
        <w:t>handisati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ndakamboona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chinondinakidza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seShoko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raMwari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Ndinonakidzwa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nezvakawanda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but Shoko </w:t>
      </w:r>
      <w:proofErr w:type="spellStart"/>
      <w:r w:rsidRPr="00302174">
        <w:rPr>
          <w:rFonts w:ascii="Arial" w:hAnsi="Arial" w:cs="Arial"/>
          <w:sz w:val="28"/>
          <w:szCs w:val="28"/>
        </w:rPr>
        <w:t>raMwari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rinopfuura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zvose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Amen!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Kunyanya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Pr="00302174">
        <w:rPr>
          <w:rFonts w:ascii="Arial" w:hAnsi="Arial" w:cs="Arial"/>
          <w:sz w:val="28"/>
          <w:szCs w:val="28"/>
        </w:rPr>
        <w:t>richidudzirika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kudai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Mwari </w:t>
      </w:r>
      <w:proofErr w:type="spellStart"/>
      <w:r w:rsidRPr="00302174">
        <w:rPr>
          <w:rFonts w:ascii="Arial" w:hAnsi="Arial" w:cs="Arial"/>
          <w:sz w:val="28"/>
          <w:szCs w:val="28"/>
        </w:rPr>
        <w:t>achikupai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nyasha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Haaah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! Baba </w:t>
      </w:r>
      <w:proofErr w:type="spellStart"/>
      <w:r w:rsidRPr="00302174">
        <w:rPr>
          <w:rFonts w:ascii="Arial" w:hAnsi="Arial" w:cs="Arial"/>
          <w:sz w:val="28"/>
          <w:szCs w:val="28"/>
        </w:rPr>
        <w:t>vese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pano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mupfanha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uchikudza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kudai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uchivaona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vachikura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kudai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Ziva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iwewe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Pr="00302174">
        <w:rPr>
          <w:rFonts w:ascii="Arial" w:hAnsi="Arial" w:cs="Arial"/>
          <w:sz w:val="28"/>
          <w:szCs w:val="28"/>
        </w:rPr>
        <w:t>ukanamata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zvakanaka </w:t>
      </w:r>
      <w:proofErr w:type="spellStart"/>
      <w:r w:rsidRPr="00302174">
        <w:rPr>
          <w:rFonts w:ascii="Arial" w:hAnsi="Arial" w:cs="Arial"/>
          <w:sz w:val="28"/>
          <w:szCs w:val="28"/>
        </w:rPr>
        <w:t>uri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panzvimbo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tsvene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zvinowira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ava, even </w:t>
      </w:r>
      <w:proofErr w:type="spellStart"/>
      <w:r w:rsidRPr="00302174">
        <w:rPr>
          <w:rFonts w:ascii="Arial" w:hAnsi="Arial" w:cs="Arial"/>
          <w:sz w:val="28"/>
          <w:szCs w:val="28"/>
        </w:rPr>
        <w:t>wabva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pano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unosiya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wazvironga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 xml:space="preserve">[Congregation says, </w:t>
      </w:r>
      <w:proofErr w:type="spellStart"/>
      <w:r w:rsidRPr="00302174">
        <w:rPr>
          <w:rFonts w:ascii="Arial" w:hAnsi="Arial" w:cs="Arial"/>
          <w:sz w:val="18"/>
          <w:szCs w:val="18"/>
        </w:rPr>
        <w:t>ndiwe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53DE67BB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186 </w:t>
      </w:r>
      <w:r w:rsidRPr="00302174">
        <w:rPr>
          <w:rFonts w:ascii="Arial" w:hAnsi="Arial" w:cs="Arial"/>
          <w:sz w:val="28"/>
          <w:szCs w:val="28"/>
        </w:rPr>
        <w:t xml:space="preserve">Saka ma brother </w:t>
      </w:r>
      <w:proofErr w:type="spellStart"/>
      <w:r w:rsidRPr="00302174">
        <w:rPr>
          <w:rFonts w:ascii="Arial" w:hAnsi="Arial" w:cs="Arial"/>
          <w:sz w:val="28"/>
          <w:szCs w:val="28"/>
        </w:rPr>
        <w:t>achasiya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vachitambira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tinongokutorerai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maGwaro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atakaverenga</w:t>
      </w:r>
      <w:proofErr w:type="spellEnd"/>
      <w:r w:rsidRPr="00302174">
        <w:rPr>
          <w:rFonts w:ascii="Arial" w:hAnsi="Arial" w:cs="Arial"/>
          <w:sz w:val="28"/>
          <w:szCs w:val="28"/>
        </w:rPr>
        <w:t>, “…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vemapenzi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 Vana </w:t>
      </w:r>
      <w:proofErr w:type="spellStart"/>
      <w:r w:rsidRPr="00302174">
        <w:rPr>
          <w:rFonts w:ascii="Arial" w:hAnsi="Arial" w:cs="Arial"/>
          <w:sz w:val="28"/>
          <w:szCs w:val="28"/>
        </w:rPr>
        <w:t>vebenzi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vanokurira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mu street kid, but baba vane </w:t>
      </w:r>
      <w:proofErr w:type="spellStart"/>
      <w:r w:rsidRPr="00302174">
        <w:rPr>
          <w:rFonts w:ascii="Arial" w:hAnsi="Arial" w:cs="Arial"/>
          <w:sz w:val="28"/>
          <w:szCs w:val="28"/>
        </w:rPr>
        <w:t>chizaruro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chenzvimbo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tsvene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unopinga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zvose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zvaunoda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panzvimbo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tsvene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iyoyo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Hallelujah!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Amen!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163E6380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187 </w:t>
      </w:r>
      <w:r w:rsidRPr="00302174">
        <w:rPr>
          <w:rFonts w:ascii="Arial" w:hAnsi="Arial" w:cs="Arial"/>
          <w:sz w:val="28"/>
          <w:szCs w:val="28"/>
        </w:rPr>
        <w:t xml:space="preserve">Every time </w:t>
      </w:r>
      <w:proofErr w:type="spellStart"/>
      <w:r w:rsidRPr="00302174">
        <w:rPr>
          <w:rFonts w:ascii="Arial" w:hAnsi="Arial" w:cs="Arial"/>
          <w:sz w:val="28"/>
          <w:szCs w:val="28"/>
        </w:rPr>
        <w:t>pande’ndichiona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vangu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twenty-four, </w:t>
      </w:r>
      <w:proofErr w:type="spellStart"/>
      <w:r w:rsidRPr="00302174">
        <w:rPr>
          <w:rFonts w:ascii="Arial" w:hAnsi="Arial" w:cs="Arial"/>
          <w:sz w:val="28"/>
          <w:szCs w:val="28"/>
        </w:rPr>
        <w:t>vachitamba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kudai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vachimhanya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vachitamba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vachitamba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vachitamba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vachitamba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28"/>
          <w:szCs w:val="28"/>
        </w:rPr>
        <w:lastRenderedPageBreak/>
        <w:t xml:space="preserve">Inini </w:t>
      </w:r>
      <w:proofErr w:type="spellStart"/>
      <w:r w:rsidRPr="00302174">
        <w:rPr>
          <w:rFonts w:ascii="Arial" w:hAnsi="Arial" w:cs="Arial"/>
          <w:sz w:val="28"/>
          <w:szCs w:val="28"/>
        </w:rPr>
        <w:t>nde’ndakanyarara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zvangu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kudai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ndichiziva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avaka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ndotofanira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kuvarongera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ramangwana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rakana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rakanaka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727BF4EC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188 </w:t>
      </w:r>
      <w:proofErr w:type="spellStart"/>
      <w:r w:rsidRPr="00302174">
        <w:rPr>
          <w:rFonts w:ascii="Arial" w:hAnsi="Arial" w:cs="Arial"/>
          <w:sz w:val="28"/>
          <w:szCs w:val="28"/>
        </w:rPr>
        <w:t>Ndikatadza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kunamata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zvakanaka, </w:t>
      </w:r>
      <w:r w:rsidRPr="00302174">
        <w:rPr>
          <w:rFonts w:ascii="Arial" w:hAnsi="Arial" w:cs="Arial"/>
          <w:sz w:val="18"/>
          <w:szCs w:val="18"/>
        </w:rPr>
        <w:t xml:space="preserve">[1:34:51-inaudible] </w:t>
      </w:r>
      <w:proofErr w:type="spellStart"/>
      <w:r w:rsidRPr="00302174">
        <w:rPr>
          <w:rFonts w:ascii="Arial" w:hAnsi="Arial" w:cs="Arial"/>
          <w:sz w:val="28"/>
          <w:szCs w:val="28"/>
        </w:rPr>
        <w:t>ramangwana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rakanaka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rino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rasika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“rose.”]</w:t>
      </w:r>
      <w:r w:rsidRPr="00302174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Pr="00302174">
        <w:rPr>
          <w:rFonts w:ascii="Arial" w:hAnsi="Arial" w:cs="Arial"/>
          <w:sz w:val="28"/>
          <w:szCs w:val="28"/>
        </w:rPr>
        <w:t>ndikavarongera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zvakanaka, </w:t>
      </w:r>
      <w:proofErr w:type="spellStart"/>
      <w:r w:rsidRPr="00302174">
        <w:rPr>
          <w:rFonts w:ascii="Arial" w:hAnsi="Arial" w:cs="Arial"/>
          <w:sz w:val="28"/>
          <w:szCs w:val="28"/>
        </w:rPr>
        <w:t>vese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vachabuda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sharp shoot, sharp shoot. The man of integrity 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vanosara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vachiropafadzwa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iye </w:t>
      </w:r>
      <w:proofErr w:type="spellStart"/>
      <w:r w:rsidRPr="00302174">
        <w:rPr>
          <w:rFonts w:ascii="Arial" w:hAnsi="Arial" w:cs="Arial"/>
          <w:sz w:val="28"/>
          <w:szCs w:val="28"/>
        </w:rPr>
        <w:t>adii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aenda</w:t>
      </w:r>
      <w:proofErr w:type="spellEnd"/>
      <w:r w:rsidRPr="00302174">
        <w:rPr>
          <w:rFonts w:ascii="Arial" w:hAnsi="Arial" w:cs="Arial"/>
          <w:sz w:val="18"/>
          <w:szCs w:val="18"/>
        </w:rPr>
        <w:t>. 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186FF042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189 </w:t>
      </w:r>
      <w:proofErr w:type="spellStart"/>
      <w:r w:rsidRPr="00302174">
        <w:rPr>
          <w:rFonts w:ascii="Arial" w:hAnsi="Arial" w:cs="Arial"/>
          <w:sz w:val="28"/>
          <w:szCs w:val="28"/>
        </w:rPr>
        <w:t>Ndosaka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waMwari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iwe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ndokukumbira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chimwe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chete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Kana </w:t>
      </w:r>
      <w:proofErr w:type="spellStart"/>
      <w:r w:rsidRPr="00302174">
        <w:rPr>
          <w:rFonts w:ascii="Arial" w:hAnsi="Arial" w:cs="Arial"/>
          <w:sz w:val="28"/>
          <w:szCs w:val="28"/>
        </w:rPr>
        <w:t>wakawana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ava </w:t>
      </w:r>
      <w:proofErr w:type="spellStart"/>
      <w:r w:rsidRPr="00302174">
        <w:rPr>
          <w:rFonts w:ascii="Arial" w:hAnsi="Arial" w:cs="Arial"/>
          <w:sz w:val="28"/>
          <w:szCs w:val="28"/>
        </w:rPr>
        <w:t>pashumiro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inoyi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; </w:t>
      </w:r>
      <w:proofErr w:type="spellStart"/>
      <w:r w:rsidRPr="00302174">
        <w:rPr>
          <w:rFonts w:ascii="Arial" w:hAnsi="Arial" w:cs="Arial"/>
          <w:sz w:val="28"/>
          <w:szCs w:val="28"/>
        </w:rPr>
        <w:t>chidzidza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zvinodzidziswa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pashumiro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iyoyo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Ugosiya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warongera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nhaka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yakadii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yakanaka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Tingaita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here </w:t>
      </w:r>
      <w:proofErr w:type="spellStart"/>
      <w:r w:rsidRPr="00302174">
        <w:rPr>
          <w:rFonts w:ascii="Arial" w:hAnsi="Arial" w:cs="Arial"/>
          <w:sz w:val="28"/>
          <w:szCs w:val="28"/>
        </w:rPr>
        <w:t>hama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Pr="00302174">
        <w:rPr>
          <w:rFonts w:ascii="Arial" w:hAnsi="Arial" w:cs="Arial"/>
          <w:sz w:val="28"/>
          <w:szCs w:val="28"/>
        </w:rPr>
        <w:t>handisi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kumunzwa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iyeye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Amen, Hallelujah! </w:t>
      </w:r>
      <w:r w:rsidRPr="00302174">
        <w:rPr>
          <w:rFonts w:ascii="Arial" w:hAnsi="Arial" w:cs="Arial"/>
          <w:sz w:val="18"/>
          <w:szCs w:val="18"/>
        </w:rPr>
        <w:t>[Congregation says, “Amen, Hallelujah!”]</w:t>
      </w:r>
    </w:p>
    <w:p w14:paraId="1960C475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190 </w:t>
      </w:r>
      <w:r w:rsidRPr="00302174">
        <w:rPr>
          <w:rFonts w:ascii="Arial" w:hAnsi="Arial" w:cs="Arial"/>
          <w:sz w:val="28"/>
          <w:szCs w:val="28"/>
        </w:rPr>
        <w:t xml:space="preserve">Vana Pastor Chuma ava, vane </w:t>
      </w:r>
      <w:proofErr w:type="spellStart"/>
      <w:r w:rsidRPr="00302174">
        <w:rPr>
          <w:rFonts w:ascii="Arial" w:hAnsi="Arial" w:cs="Arial"/>
          <w:sz w:val="28"/>
          <w:szCs w:val="28"/>
        </w:rPr>
        <w:t>madzimai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maviri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ava. </w:t>
      </w:r>
      <w:proofErr w:type="spellStart"/>
      <w:r w:rsidRPr="00302174">
        <w:rPr>
          <w:rFonts w:ascii="Arial" w:hAnsi="Arial" w:cs="Arial"/>
          <w:sz w:val="28"/>
          <w:szCs w:val="28"/>
        </w:rPr>
        <w:t>Vanenge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vane 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twelve, fifteen </w:t>
      </w:r>
      <w:proofErr w:type="spellStart"/>
      <w:r w:rsidRPr="00302174">
        <w:rPr>
          <w:rFonts w:ascii="Arial" w:hAnsi="Arial" w:cs="Arial"/>
          <w:sz w:val="28"/>
          <w:szCs w:val="28"/>
        </w:rPr>
        <w:t>uko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Hah? Vari </w:t>
      </w:r>
      <w:proofErr w:type="spellStart"/>
      <w:r w:rsidRPr="00302174">
        <w:rPr>
          <w:rFonts w:ascii="Arial" w:hAnsi="Arial" w:cs="Arial"/>
          <w:sz w:val="28"/>
          <w:szCs w:val="28"/>
        </w:rPr>
        <w:t>mubarikaka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Vane Brother Nehohwa, </w:t>
      </w:r>
      <w:proofErr w:type="spellStart"/>
      <w:r w:rsidRPr="00302174">
        <w:rPr>
          <w:rFonts w:ascii="Arial" w:hAnsi="Arial" w:cs="Arial"/>
          <w:sz w:val="28"/>
          <w:szCs w:val="28"/>
        </w:rPr>
        <w:t>vanenge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vane 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ten, eleven. Vana Brother </w:t>
      </w:r>
      <w:proofErr w:type="spellStart"/>
      <w:r w:rsidRPr="00302174">
        <w:rPr>
          <w:rFonts w:ascii="Arial" w:hAnsi="Arial" w:cs="Arial"/>
          <w:sz w:val="28"/>
          <w:szCs w:val="28"/>
        </w:rPr>
        <w:t>Gwendere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vane </w:t>
      </w:r>
      <w:proofErr w:type="spellStart"/>
      <w:r w:rsidRPr="00302174">
        <w:rPr>
          <w:rFonts w:ascii="Arial" w:hAnsi="Arial" w:cs="Arial"/>
          <w:sz w:val="28"/>
          <w:szCs w:val="28"/>
        </w:rPr>
        <w:t>madzimai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matatu, 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vanenge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va’akuma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ten, eleven.  Vana </w:t>
      </w:r>
      <w:proofErr w:type="spellStart"/>
      <w:r w:rsidRPr="00302174">
        <w:rPr>
          <w:rFonts w:ascii="Arial" w:hAnsi="Arial" w:cs="Arial"/>
          <w:sz w:val="28"/>
          <w:szCs w:val="28"/>
        </w:rPr>
        <w:t>vanofanira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kusiya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vaudzwa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manje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305D83FD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>“</w:t>
      </w:r>
      <w:proofErr w:type="spellStart"/>
      <w:r w:rsidRPr="00302174">
        <w:rPr>
          <w:rFonts w:ascii="Arial" w:hAnsi="Arial" w:cs="Arial"/>
          <w:sz w:val="28"/>
          <w:szCs w:val="28"/>
        </w:rPr>
        <w:t>Mwanangu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ubudirire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muhupenyu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ndini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Pr="00302174">
        <w:rPr>
          <w:rFonts w:ascii="Arial" w:hAnsi="Arial" w:cs="Arial"/>
          <w:sz w:val="28"/>
          <w:szCs w:val="28"/>
        </w:rPr>
        <w:t>vako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</w:p>
    <w:p w14:paraId="0E9D3F54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302174">
        <w:rPr>
          <w:rFonts w:ascii="Arial" w:hAnsi="Arial" w:cs="Arial"/>
          <w:sz w:val="28"/>
          <w:szCs w:val="28"/>
        </w:rPr>
        <w:t>Ndozvinose’enzeswa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nababa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vedu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vasinganamate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419338C1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“Kudza baba </w:t>
      </w:r>
      <w:proofErr w:type="spellStart"/>
      <w:r w:rsidRPr="00302174">
        <w:rPr>
          <w:rFonts w:ascii="Arial" w:hAnsi="Arial" w:cs="Arial"/>
          <w:sz w:val="28"/>
          <w:szCs w:val="28"/>
        </w:rPr>
        <w:t>namai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</w:p>
    <w:p w14:paraId="47F529A4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Wonzi, “Hande </w:t>
      </w:r>
      <w:proofErr w:type="spellStart"/>
      <w:r w:rsidRPr="00302174">
        <w:rPr>
          <w:rFonts w:ascii="Arial" w:hAnsi="Arial" w:cs="Arial"/>
          <w:sz w:val="28"/>
          <w:szCs w:val="28"/>
        </w:rPr>
        <w:t>kun’anga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</w:p>
    <w:p w14:paraId="234B5724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“Kudzai baba </w:t>
      </w:r>
      <w:proofErr w:type="spellStart"/>
      <w:r w:rsidRPr="00302174">
        <w:rPr>
          <w:rFonts w:ascii="Arial" w:hAnsi="Arial" w:cs="Arial"/>
          <w:sz w:val="28"/>
          <w:szCs w:val="28"/>
        </w:rPr>
        <w:t>namai</w:t>
      </w:r>
      <w:proofErr w:type="spellEnd"/>
      <w:r w:rsidRPr="00302174">
        <w:rPr>
          <w:rFonts w:ascii="Arial" w:hAnsi="Arial" w:cs="Arial"/>
          <w:sz w:val="28"/>
          <w:szCs w:val="28"/>
        </w:rPr>
        <w:t>.</w:t>
      </w:r>
      <w:bookmarkStart w:id="158" w:name="_Hlk207263612"/>
      <w:r w:rsidRPr="00302174">
        <w:rPr>
          <w:rFonts w:ascii="Arial" w:hAnsi="Arial" w:cs="Arial"/>
          <w:sz w:val="28"/>
          <w:szCs w:val="28"/>
        </w:rPr>
        <w:t>”</w:t>
      </w:r>
      <w:bookmarkEnd w:id="158"/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1C5ABC66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>“</w:t>
      </w:r>
      <w:proofErr w:type="spellStart"/>
      <w:r w:rsidRPr="00302174">
        <w:rPr>
          <w:rFonts w:ascii="Arial" w:hAnsi="Arial" w:cs="Arial"/>
          <w:sz w:val="28"/>
          <w:szCs w:val="28"/>
        </w:rPr>
        <w:t>Zvonzi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“Hande </w:t>
      </w:r>
      <w:proofErr w:type="spellStart"/>
      <w:r w:rsidRPr="00302174">
        <w:rPr>
          <w:rFonts w:ascii="Arial" w:hAnsi="Arial" w:cs="Arial"/>
          <w:sz w:val="28"/>
          <w:szCs w:val="28"/>
        </w:rPr>
        <w:t>tinorova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makuva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</w:p>
    <w:p w14:paraId="5FFA50FF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“Kudza baba </w:t>
      </w:r>
      <w:proofErr w:type="spellStart"/>
      <w:r w:rsidRPr="00302174">
        <w:rPr>
          <w:rFonts w:ascii="Arial" w:hAnsi="Arial" w:cs="Arial"/>
          <w:sz w:val="28"/>
          <w:szCs w:val="28"/>
        </w:rPr>
        <w:t>namai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</w:p>
    <w:p w14:paraId="21022C77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>“</w:t>
      </w:r>
      <w:proofErr w:type="spellStart"/>
      <w:r w:rsidRPr="00302174">
        <w:rPr>
          <w:rFonts w:ascii="Arial" w:hAnsi="Arial" w:cs="Arial"/>
          <w:sz w:val="28"/>
          <w:szCs w:val="28"/>
        </w:rPr>
        <w:t>Zvonzi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“Buda </w:t>
      </w:r>
      <w:proofErr w:type="spellStart"/>
      <w:r w:rsidRPr="00302174">
        <w:rPr>
          <w:rFonts w:ascii="Arial" w:hAnsi="Arial" w:cs="Arial"/>
          <w:sz w:val="28"/>
          <w:szCs w:val="28"/>
        </w:rPr>
        <w:t>muChechi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</w:p>
    <w:p w14:paraId="6B70A54C" w14:textId="77777777" w:rsidR="005D3BDE" w:rsidRPr="00B010A5" w:rsidRDefault="005D3BDE" w:rsidP="005D3BDE">
      <w:pPr>
        <w:jc w:val="both"/>
        <w:rPr>
          <w:rFonts w:ascii="Arial" w:hAnsi="Arial" w:cs="Arial"/>
          <w:sz w:val="28"/>
          <w:szCs w:val="28"/>
        </w:rPr>
      </w:pPr>
      <w:bookmarkStart w:id="159" w:name="_Hlk207263568"/>
      <w:r w:rsidRPr="00302174">
        <w:rPr>
          <w:rFonts w:ascii="Arial" w:hAnsi="Arial" w:cs="Arial"/>
          <w:sz w:val="28"/>
          <w:szCs w:val="28"/>
        </w:rPr>
        <w:t>“</w:t>
      </w:r>
      <w:bookmarkEnd w:id="159"/>
      <w:r w:rsidRPr="00B010A5">
        <w:rPr>
          <w:rFonts w:ascii="Arial" w:hAnsi="Arial" w:cs="Arial"/>
          <w:sz w:val="28"/>
          <w:szCs w:val="28"/>
        </w:rPr>
        <w:t xml:space="preserve">Kudza baba </w:t>
      </w:r>
      <w:proofErr w:type="spellStart"/>
      <w:r w:rsidRPr="00B010A5">
        <w:rPr>
          <w:rFonts w:ascii="Arial" w:hAnsi="Arial" w:cs="Arial"/>
          <w:sz w:val="28"/>
          <w:szCs w:val="28"/>
        </w:rPr>
        <w:t>namai</w:t>
      </w:r>
      <w:proofErr w:type="spellEnd"/>
      <w:r w:rsidRPr="00B010A5">
        <w:rPr>
          <w:rFonts w:ascii="Arial" w:hAnsi="Arial" w:cs="Arial"/>
          <w:sz w:val="28"/>
          <w:szCs w:val="28"/>
        </w:rPr>
        <w:t>.</w:t>
      </w:r>
      <w:r w:rsidRPr="00302174">
        <w:rPr>
          <w:rFonts w:ascii="Arial" w:hAnsi="Arial" w:cs="Arial"/>
          <w:sz w:val="28"/>
          <w:szCs w:val="28"/>
        </w:rPr>
        <w:t>”</w:t>
      </w:r>
      <w:r w:rsidRPr="00B010A5">
        <w:rPr>
          <w:rFonts w:ascii="Arial" w:hAnsi="Arial" w:cs="Arial"/>
          <w:sz w:val="28"/>
          <w:szCs w:val="28"/>
        </w:rPr>
        <w:t xml:space="preserve">   </w:t>
      </w:r>
    </w:p>
    <w:p w14:paraId="5B824D2B" w14:textId="77777777" w:rsidR="005D3BDE" w:rsidRPr="00B010A5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B010A5">
        <w:rPr>
          <w:rFonts w:ascii="Arial" w:hAnsi="Arial" w:cs="Arial"/>
          <w:sz w:val="28"/>
          <w:szCs w:val="28"/>
        </w:rPr>
        <w:t>“</w:t>
      </w:r>
      <w:proofErr w:type="spellStart"/>
      <w:r w:rsidRPr="00B010A5">
        <w:rPr>
          <w:rFonts w:ascii="Arial" w:hAnsi="Arial" w:cs="Arial"/>
          <w:sz w:val="28"/>
          <w:szCs w:val="28"/>
        </w:rPr>
        <w:t>Zvonzi</w:t>
      </w:r>
      <w:proofErr w:type="spellEnd"/>
      <w:r w:rsidRPr="00B010A5">
        <w:rPr>
          <w:rFonts w:ascii="Arial" w:hAnsi="Arial" w:cs="Arial"/>
          <w:sz w:val="28"/>
          <w:szCs w:val="28"/>
        </w:rPr>
        <w:t>, “</w:t>
      </w:r>
      <w:proofErr w:type="spellStart"/>
      <w:r w:rsidRPr="00B010A5">
        <w:rPr>
          <w:rFonts w:ascii="Arial" w:hAnsi="Arial" w:cs="Arial"/>
          <w:sz w:val="28"/>
          <w:szCs w:val="28"/>
        </w:rPr>
        <w:t>Svora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010A5">
        <w:rPr>
          <w:rFonts w:ascii="Arial" w:hAnsi="Arial" w:cs="Arial"/>
          <w:sz w:val="28"/>
          <w:szCs w:val="28"/>
        </w:rPr>
        <w:t>chokunamata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.” </w:t>
      </w:r>
    </w:p>
    <w:p w14:paraId="30D74E80" w14:textId="77777777" w:rsidR="005D3BDE" w:rsidRPr="00B010A5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B010A5">
        <w:rPr>
          <w:rFonts w:ascii="Arial" w:hAnsi="Arial" w:cs="Arial"/>
          <w:sz w:val="28"/>
          <w:szCs w:val="28"/>
        </w:rPr>
        <w:t xml:space="preserve">“Kudzai baba </w:t>
      </w:r>
      <w:proofErr w:type="spellStart"/>
      <w:r w:rsidRPr="00B010A5">
        <w:rPr>
          <w:rFonts w:ascii="Arial" w:hAnsi="Arial" w:cs="Arial"/>
          <w:sz w:val="28"/>
          <w:szCs w:val="28"/>
        </w:rPr>
        <w:t>namai</w:t>
      </w:r>
      <w:proofErr w:type="spellEnd"/>
      <w:r w:rsidRPr="00B010A5">
        <w:rPr>
          <w:rFonts w:ascii="Arial" w:hAnsi="Arial" w:cs="Arial"/>
          <w:sz w:val="28"/>
          <w:szCs w:val="28"/>
        </w:rPr>
        <w:t>…</w:t>
      </w:r>
      <w:r w:rsidRPr="00302174">
        <w:rPr>
          <w:rFonts w:ascii="Arial" w:hAnsi="Arial" w:cs="Arial"/>
          <w:sz w:val="28"/>
          <w:szCs w:val="28"/>
        </w:rPr>
        <w:t>”</w:t>
      </w:r>
      <w:r w:rsidRPr="00B010A5">
        <w:rPr>
          <w:rFonts w:ascii="Arial" w:hAnsi="Arial" w:cs="Arial"/>
          <w:sz w:val="28"/>
          <w:szCs w:val="28"/>
        </w:rPr>
        <w:t xml:space="preserve"> </w:t>
      </w:r>
    </w:p>
    <w:p w14:paraId="4EEB6335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B010A5">
        <w:rPr>
          <w:rFonts w:ascii="Arial" w:hAnsi="Arial" w:cs="Arial"/>
          <w:sz w:val="28"/>
          <w:szCs w:val="28"/>
          <w:vertAlign w:val="superscript"/>
        </w:rPr>
        <w:t>19</w:t>
      </w:r>
      <w:r w:rsidRPr="00302174">
        <w:rPr>
          <w:rFonts w:ascii="Arial" w:hAnsi="Arial" w:cs="Arial"/>
          <w:sz w:val="28"/>
          <w:szCs w:val="28"/>
          <w:vertAlign w:val="superscript"/>
        </w:rPr>
        <w:t xml:space="preserve">1 </w:t>
      </w:r>
      <w:proofErr w:type="spellStart"/>
      <w:r w:rsidRPr="00302174">
        <w:rPr>
          <w:rFonts w:ascii="Arial" w:hAnsi="Arial" w:cs="Arial"/>
          <w:sz w:val="28"/>
          <w:szCs w:val="28"/>
        </w:rPr>
        <w:t>Ndosaka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vakomana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vazhinji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vechitangwe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vanofa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Pr="00302174">
        <w:rPr>
          <w:rFonts w:ascii="Arial" w:hAnsi="Arial" w:cs="Arial"/>
          <w:sz w:val="28"/>
          <w:szCs w:val="28"/>
        </w:rPr>
        <w:t>vavo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vape…? </w:t>
      </w:r>
      <w:proofErr w:type="spellStart"/>
      <w:r w:rsidRPr="00B010A5">
        <w:rPr>
          <w:rFonts w:ascii="Arial" w:hAnsi="Arial" w:cs="Arial"/>
          <w:sz w:val="28"/>
          <w:szCs w:val="28"/>
        </w:rPr>
        <w:t>Makambozviona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010A5">
        <w:rPr>
          <w:rFonts w:ascii="Arial" w:hAnsi="Arial" w:cs="Arial"/>
          <w:sz w:val="28"/>
          <w:szCs w:val="28"/>
        </w:rPr>
        <w:t>munyika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010A5">
        <w:rPr>
          <w:rFonts w:ascii="Arial" w:hAnsi="Arial" w:cs="Arial"/>
          <w:sz w:val="28"/>
          <w:szCs w:val="28"/>
        </w:rPr>
        <w:t>umo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? </w:t>
      </w:r>
      <w:proofErr w:type="spellStart"/>
      <w:r w:rsidRPr="00B010A5">
        <w:rPr>
          <w:rFonts w:ascii="Arial" w:hAnsi="Arial" w:cs="Arial"/>
          <w:sz w:val="28"/>
          <w:szCs w:val="28"/>
        </w:rPr>
        <w:t>Vazhiniji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.  </w:t>
      </w:r>
      <w:proofErr w:type="spellStart"/>
      <w:r w:rsidRPr="00B010A5">
        <w:rPr>
          <w:rFonts w:ascii="Arial" w:hAnsi="Arial" w:cs="Arial"/>
          <w:sz w:val="28"/>
          <w:szCs w:val="28"/>
        </w:rPr>
        <w:t>Anofirwa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010A5">
        <w:rPr>
          <w:rFonts w:ascii="Arial" w:hAnsi="Arial" w:cs="Arial"/>
          <w:sz w:val="28"/>
          <w:szCs w:val="28"/>
        </w:rPr>
        <w:t>nematangwe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010A5">
        <w:rPr>
          <w:rFonts w:ascii="Arial" w:hAnsi="Arial" w:cs="Arial"/>
          <w:sz w:val="28"/>
          <w:szCs w:val="28"/>
        </w:rPr>
        <w:t>ake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 ese, </w:t>
      </w:r>
      <w:proofErr w:type="spellStart"/>
      <w:r w:rsidRPr="00B010A5">
        <w:rPr>
          <w:rFonts w:ascii="Arial" w:hAnsi="Arial" w:cs="Arial"/>
          <w:sz w:val="28"/>
          <w:szCs w:val="28"/>
        </w:rPr>
        <w:t>nevana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010A5">
        <w:rPr>
          <w:rFonts w:ascii="Arial" w:hAnsi="Arial" w:cs="Arial"/>
          <w:sz w:val="28"/>
          <w:szCs w:val="28"/>
        </w:rPr>
        <w:t>vake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010A5">
        <w:rPr>
          <w:rFonts w:ascii="Arial" w:hAnsi="Arial" w:cs="Arial"/>
          <w:sz w:val="28"/>
          <w:szCs w:val="28"/>
        </w:rPr>
        <w:t>vakomana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010A5">
        <w:rPr>
          <w:rFonts w:ascii="Arial" w:hAnsi="Arial" w:cs="Arial"/>
          <w:sz w:val="28"/>
          <w:szCs w:val="28"/>
        </w:rPr>
        <w:t>vese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010A5">
        <w:rPr>
          <w:rFonts w:ascii="Arial" w:hAnsi="Arial" w:cs="Arial"/>
          <w:sz w:val="28"/>
          <w:szCs w:val="28"/>
        </w:rPr>
        <w:t>vagopera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010A5">
        <w:rPr>
          <w:rFonts w:ascii="Arial" w:hAnsi="Arial" w:cs="Arial"/>
          <w:sz w:val="28"/>
          <w:szCs w:val="28"/>
        </w:rPr>
        <w:t>kudai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28"/>
          <w:szCs w:val="28"/>
        </w:rPr>
        <w:t xml:space="preserve">Iye </w:t>
      </w:r>
      <w:proofErr w:type="spellStart"/>
      <w:r w:rsidRPr="00302174">
        <w:rPr>
          <w:rFonts w:ascii="Arial" w:hAnsi="Arial" w:cs="Arial"/>
          <w:sz w:val="28"/>
          <w:szCs w:val="28"/>
        </w:rPr>
        <w:lastRenderedPageBreak/>
        <w:t>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mupenyu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akangovada</w:t>
      </w:r>
      <w:proofErr w:type="spellEnd"/>
      <w:r w:rsidRPr="00302174">
        <w:rPr>
          <w:rFonts w:ascii="Arial" w:hAnsi="Arial" w:cs="Arial"/>
          <w:sz w:val="28"/>
          <w:szCs w:val="28"/>
        </w:rPr>
        <w:t>—</w:t>
      </w:r>
      <w:proofErr w:type="spellStart"/>
      <w:r w:rsidRPr="00302174">
        <w:rPr>
          <w:rFonts w:ascii="Arial" w:hAnsi="Arial" w:cs="Arial"/>
          <w:sz w:val="28"/>
          <w:szCs w:val="28"/>
        </w:rPr>
        <w:t>aitanga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dangwe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rake, </w:t>
      </w:r>
      <w:proofErr w:type="spellStart"/>
      <w:r w:rsidRPr="00302174">
        <w:rPr>
          <w:rFonts w:ascii="Arial" w:hAnsi="Arial" w:cs="Arial"/>
          <w:sz w:val="28"/>
          <w:szCs w:val="28"/>
        </w:rPr>
        <w:t>agotevera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anotevera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mugotevera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anotevera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mugotevera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anotevera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</w:p>
    <w:p w14:paraId="3749D8DF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B010A5">
        <w:rPr>
          <w:rFonts w:ascii="Arial" w:hAnsi="Arial" w:cs="Arial"/>
          <w:sz w:val="28"/>
          <w:szCs w:val="28"/>
          <w:vertAlign w:val="superscript"/>
        </w:rPr>
        <w:t xml:space="preserve">192 </w:t>
      </w:r>
      <w:proofErr w:type="spellStart"/>
      <w:r w:rsidRPr="00302174">
        <w:rPr>
          <w:rFonts w:ascii="Arial" w:hAnsi="Arial" w:cs="Arial"/>
          <w:sz w:val="28"/>
          <w:szCs w:val="28"/>
        </w:rPr>
        <w:t>Vakomana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vese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vanopera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mbo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iye </w:t>
      </w:r>
      <w:proofErr w:type="spellStart"/>
      <w:r w:rsidRPr="00302174">
        <w:rPr>
          <w:rFonts w:ascii="Arial" w:hAnsi="Arial" w:cs="Arial"/>
          <w:sz w:val="28"/>
          <w:szCs w:val="28"/>
        </w:rPr>
        <w:t>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mupenyu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Ukanozvitarisa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it’s a curse that was in Egypt.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When the curse came in Egypt, </w:t>
      </w:r>
      <w:proofErr w:type="spellStart"/>
      <w:r w:rsidRPr="00302174">
        <w:rPr>
          <w:rFonts w:ascii="Arial" w:hAnsi="Arial" w:cs="Arial"/>
          <w:sz w:val="28"/>
          <w:szCs w:val="28"/>
        </w:rPr>
        <w:t>yaitora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ma first what…? </w:t>
      </w:r>
      <w:r w:rsidRPr="00302174">
        <w:rPr>
          <w:rFonts w:ascii="Arial" w:hAnsi="Arial" w:cs="Arial"/>
          <w:sz w:val="18"/>
          <w:szCs w:val="18"/>
        </w:rPr>
        <w:t>[Congregation says, “borns.”]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Yaitora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ma first borns. </w:t>
      </w:r>
      <w:proofErr w:type="spellStart"/>
      <w:r w:rsidRPr="00302174">
        <w:rPr>
          <w:rFonts w:ascii="Arial" w:hAnsi="Arial" w:cs="Arial"/>
          <w:sz w:val="28"/>
          <w:szCs w:val="28"/>
        </w:rPr>
        <w:t>Mukuona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zvinenge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zvaitika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apa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2711BD14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193 </w:t>
      </w:r>
      <w:r w:rsidRPr="00302174">
        <w:rPr>
          <w:rFonts w:ascii="Arial" w:hAnsi="Arial" w:cs="Arial"/>
          <w:sz w:val="28"/>
          <w:szCs w:val="28"/>
        </w:rPr>
        <w:t xml:space="preserve">Kuti </w:t>
      </w:r>
      <w:proofErr w:type="spellStart"/>
      <w:r w:rsidRPr="00302174">
        <w:rPr>
          <w:rFonts w:ascii="Arial" w:hAnsi="Arial" w:cs="Arial"/>
          <w:sz w:val="28"/>
          <w:szCs w:val="28"/>
        </w:rPr>
        <w:t>muone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inyaya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ine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curse </w:t>
      </w:r>
      <w:proofErr w:type="spellStart"/>
      <w:r w:rsidRPr="00302174">
        <w:rPr>
          <w:rFonts w:ascii="Arial" w:hAnsi="Arial" w:cs="Arial"/>
          <w:sz w:val="28"/>
          <w:szCs w:val="28"/>
        </w:rPr>
        <w:t>yaive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Judha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uyu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nenyaya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yake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yekubata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Josefa? </w:t>
      </w:r>
      <w:proofErr w:type="spellStart"/>
      <w:r w:rsidRPr="00302174">
        <w:rPr>
          <w:rFonts w:ascii="Arial" w:hAnsi="Arial" w:cs="Arial"/>
          <w:sz w:val="28"/>
          <w:szCs w:val="28"/>
        </w:rPr>
        <w:t>Akatorerwa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Onan, </w:t>
      </w:r>
      <w:proofErr w:type="spellStart"/>
      <w:r w:rsidRPr="00302174">
        <w:rPr>
          <w:rFonts w:ascii="Arial" w:hAnsi="Arial" w:cs="Arial"/>
          <w:sz w:val="28"/>
          <w:szCs w:val="28"/>
        </w:rPr>
        <w:t>akanga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first born </w:t>
      </w:r>
      <w:proofErr w:type="spellStart"/>
      <w:r w:rsidRPr="00302174">
        <w:rPr>
          <w:rFonts w:ascii="Arial" w:hAnsi="Arial" w:cs="Arial"/>
          <w:sz w:val="28"/>
          <w:szCs w:val="28"/>
        </w:rPr>
        <w:t>yaani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yake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Mwari </w:t>
      </w:r>
      <w:proofErr w:type="spellStart"/>
      <w:r w:rsidRPr="00302174">
        <w:rPr>
          <w:rFonts w:ascii="Arial" w:hAnsi="Arial" w:cs="Arial"/>
          <w:sz w:val="28"/>
          <w:szCs w:val="28"/>
        </w:rPr>
        <w:t>havanzvengwe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Aiwa Amen </w:t>
      </w:r>
      <w:proofErr w:type="spellStart"/>
      <w:r w:rsidRPr="00302174">
        <w:rPr>
          <w:rFonts w:ascii="Arial" w:hAnsi="Arial" w:cs="Arial"/>
          <w:sz w:val="28"/>
          <w:szCs w:val="28"/>
        </w:rPr>
        <w:t>handisi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kumunzwaka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hama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Ndoda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Pr="00302174">
        <w:rPr>
          <w:rFonts w:ascii="Arial" w:hAnsi="Arial" w:cs="Arial"/>
          <w:sz w:val="28"/>
          <w:szCs w:val="28"/>
        </w:rPr>
        <w:t>akadarika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ipapo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hama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Amen, Hallelujah! </w:t>
      </w:r>
      <w:r w:rsidRPr="00302174">
        <w:rPr>
          <w:rFonts w:ascii="Arial" w:hAnsi="Arial" w:cs="Arial"/>
          <w:sz w:val="18"/>
          <w:szCs w:val="18"/>
        </w:rPr>
        <w:t>[Congregation says, “Amen, Hallelujah!”]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6E8F687A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194 </w:t>
      </w:r>
      <w:proofErr w:type="spellStart"/>
      <w:r w:rsidRPr="00302174">
        <w:rPr>
          <w:rFonts w:ascii="Arial" w:hAnsi="Arial" w:cs="Arial"/>
          <w:sz w:val="28"/>
          <w:szCs w:val="28"/>
        </w:rPr>
        <w:t>Wakaona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</w:t>
      </w:r>
      <w:proofErr w:type="spellEnd"/>
      <w:r w:rsidRPr="00302174">
        <w:rPr>
          <w:rFonts w:ascii="Arial" w:hAnsi="Arial" w:cs="Arial"/>
          <w:sz w:val="28"/>
          <w:szCs w:val="28"/>
        </w:rPr>
        <w:t>—</w:t>
      </w:r>
      <w:proofErr w:type="spellStart"/>
      <w:r w:rsidRPr="00302174">
        <w:rPr>
          <w:rFonts w:ascii="Arial" w:hAnsi="Arial" w:cs="Arial"/>
          <w:sz w:val="28"/>
          <w:szCs w:val="28"/>
        </w:rPr>
        <w:t>vakabva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vafa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ha’moona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proofErr w:type="spellStart"/>
      <w:r w:rsidRPr="00B010A5">
        <w:rPr>
          <w:rFonts w:ascii="Arial" w:hAnsi="Arial" w:cs="Arial"/>
          <w:sz w:val="28"/>
          <w:szCs w:val="28"/>
        </w:rPr>
        <w:t>Ndikaenda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010A5">
        <w:rPr>
          <w:rFonts w:ascii="Arial" w:hAnsi="Arial" w:cs="Arial"/>
          <w:sz w:val="28"/>
          <w:szCs w:val="28"/>
        </w:rPr>
        <w:t>kumusha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010A5">
        <w:rPr>
          <w:rFonts w:ascii="Arial" w:hAnsi="Arial" w:cs="Arial"/>
          <w:sz w:val="28"/>
          <w:szCs w:val="28"/>
        </w:rPr>
        <w:t>kwedu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010A5">
        <w:rPr>
          <w:rFonts w:ascii="Arial" w:hAnsi="Arial" w:cs="Arial"/>
          <w:sz w:val="28"/>
          <w:szCs w:val="28"/>
        </w:rPr>
        <w:t>kuKenzamba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010A5">
        <w:rPr>
          <w:rFonts w:ascii="Arial" w:hAnsi="Arial" w:cs="Arial"/>
          <w:sz w:val="28"/>
          <w:szCs w:val="28"/>
        </w:rPr>
        <w:t>uko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010A5">
        <w:rPr>
          <w:rFonts w:ascii="Arial" w:hAnsi="Arial" w:cs="Arial"/>
          <w:sz w:val="28"/>
          <w:szCs w:val="28"/>
        </w:rPr>
        <w:t>ndozviriko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010A5">
        <w:rPr>
          <w:rFonts w:ascii="Arial" w:hAnsi="Arial" w:cs="Arial"/>
          <w:sz w:val="28"/>
          <w:szCs w:val="28"/>
        </w:rPr>
        <w:t>manje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010A5">
        <w:rPr>
          <w:rFonts w:ascii="Arial" w:hAnsi="Arial" w:cs="Arial"/>
          <w:sz w:val="28"/>
          <w:szCs w:val="28"/>
        </w:rPr>
        <w:t>uko</w:t>
      </w:r>
      <w:proofErr w:type="spellEnd"/>
      <w:r w:rsidRPr="00B010A5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Pr="00302174">
        <w:rPr>
          <w:rFonts w:ascii="Arial" w:hAnsi="Arial" w:cs="Arial"/>
          <w:sz w:val="28"/>
          <w:szCs w:val="28"/>
        </w:rPr>
        <w:t>vangu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vakarasikirwa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nedangwe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Handi’moona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First-born </w:t>
      </w:r>
      <w:proofErr w:type="spellStart"/>
      <w:r w:rsidRPr="00302174">
        <w:rPr>
          <w:rFonts w:ascii="Arial" w:hAnsi="Arial" w:cs="Arial"/>
          <w:sz w:val="28"/>
          <w:szCs w:val="28"/>
        </w:rPr>
        <w:t>yemumba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babamukuru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dangwe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rakashaya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Panzvimbo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yekuti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ringe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riripo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iye </w:t>
      </w:r>
      <w:proofErr w:type="spellStart"/>
      <w:r w:rsidRPr="00302174">
        <w:rPr>
          <w:rFonts w:ascii="Arial" w:hAnsi="Arial" w:cs="Arial"/>
          <w:sz w:val="28"/>
          <w:szCs w:val="28"/>
        </w:rPr>
        <w:t>zvino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richitungamirira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mhuri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“yose.”]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Matangwe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ndoanopera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even </w:t>
      </w:r>
      <w:proofErr w:type="spellStart"/>
      <w:r w:rsidRPr="00302174">
        <w:rPr>
          <w:rFonts w:ascii="Arial" w:hAnsi="Arial" w:cs="Arial"/>
          <w:sz w:val="28"/>
          <w:szCs w:val="28"/>
        </w:rPr>
        <w:t>kunyangwe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vasikana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</w:p>
    <w:p w14:paraId="0EA803B7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18"/>
          <w:szCs w:val="18"/>
        </w:rPr>
        <w:t xml:space="preserve">195 </w:t>
      </w:r>
      <w:proofErr w:type="spellStart"/>
      <w:r w:rsidRPr="00302174">
        <w:rPr>
          <w:rFonts w:ascii="Arial" w:hAnsi="Arial" w:cs="Arial"/>
          <w:sz w:val="28"/>
          <w:szCs w:val="28"/>
        </w:rPr>
        <w:t>Toenda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kwa,aDhagwi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dangwe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rakashaya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Toenda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kwa’a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aDaniel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dangwe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rakashaya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Moona </w:t>
      </w:r>
      <w:proofErr w:type="spellStart"/>
      <w:r w:rsidRPr="00302174">
        <w:rPr>
          <w:rFonts w:ascii="Arial" w:hAnsi="Arial" w:cs="Arial"/>
          <w:sz w:val="28"/>
          <w:szCs w:val="28"/>
        </w:rPr>
        <w:t>zvinenge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zvichiitika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muhupenyu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Kune </w:t>
      </w:r>
      <w:proofErr w:type="spellStart"/>
      <w:r w:rsidRPr="00302174">
        <w:rPr>
          <w:rFonts w:ascii="Arial" w:hAnsi="Arial" w:cs="Arial"/>
          <w:sz w:val="28"/>
          <w:szCs w:val="28"/>
        </w:rPr>
        <w:t>dangwe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benyu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ndekwa’a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Soromoni. But </w:t>
      </w:r>
      <w:proofErr w:type="spellStart"/>
      <w:r w:rsidRPr="00302174">
        <w:rPr>
          <w:rFonts w:ascii="Arial" w:hAnsi="Arial" w:cs="Arial"/>
          <w:sz w:val="28"/>
          <w:szCs w:val="28"/>
        </w:rPr>
        <w:t>dangwe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rakatiza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mu ZAO…? </w:t>
      </w:r>
      <w:r w:rsidRPr="00302174">
        <w:rPr>
          <w:rFonts w:ascii="Arial" w:hAnsi="Arial" w:cs="Arial"/>
          <w:sz w:val="18"/>
          <w:szCs w:val="18"/>
        </w:rPr>
        <w:t>[Congregation says, “mu ZAOGA.”]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Rikaroorwa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naJaricha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Ha’moona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zvinoitika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mukati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mehupenyu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302174">
        <w:rPr>
          <w:rFonts w:ascii="Arial" w:hAnsi="Arial" w:cs="Arial"/>
          <w:sz w:val="28"/>
          <w:szCs w:val="28"/>
        </w:rPr>
        <w:t>Vanopera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vese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matangwe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mugoshaya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—ma brothers six </w:t>
      </w:r>
      <w:proofErr w:type="spellStart"/>
      <w:r w:rsidRPr="00302174">
        <w:rPr>
          <w:rFonts w:ascii="Arial" w:hAnsi="Arial" w:cs="Arial"/>
          <w:sz w:val="28"/>
          <w:szCs w:val="28"/>
        </w:rPr>
        <w:t>anofirwa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nematangwe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chete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Vamwe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vatiri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kutaura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misha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yakavhara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vese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vakomana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hakuchisi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hakuchisina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5EA32C77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196 </w:t>
      </w:r>
      <w:r w:rsidRPr="00302174">
        <w:rPr>
          <w:rFonts w:ascii="Arial" w:hAnsi="Arial" w:cs="Arial"/>
          <w:sz w:val="28"/>
          <w:szCs w:val="28"/>
        </w:rPr>
        <w:t xml:space="preserve">Ivo </w:t>
      </w:r>
      <w:proofErr w:type="spellStart"/>
      <w:r w:rsidRPr="00302174">
        <w:rPr>
          <w:rFonts w:ascii="Arial" w:hAnsi="Arial" w:cs="Arial"/>
          <w:sz w:val="28"/>
          <w:szCs w:val="28"/>
        </w:rPr>
        <w:t>vatiri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kutaura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dangwe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rechisikana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rakatiza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ZAOGA, </w:t>
      </w:r>
      <w:proofErr w:type="spellStart"/>
      <w:r w:rsidRPr="00302174">
        <w:rPr>
          <w:rFonts w:ascii="Arial" w:hAnsi="Arial" w:cs="Arial"/>
          <w:sz w:val="28"/>
          <w:szCs w:val="28"/>
        </w:rPr>
        <w:t>hanzvadzi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dzaro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mbiri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dzakapera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dzo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dzose</w:t>
      </w:r>
      <w:proofErr w:type="spellEnd"/>
      <w:r w:rsidRPr="00302174">
        <w:rPr>
          <w:rFonts w:ascii="Arial" w:hAnsi="Arial" w:cs="Arial"/>
          <w:sz w:val="18"/>
          <w:szCs w:val="18"/>
        </w:rPr>
        <w:t>,”]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dzose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musha </w:t>
      </w:r>
      <w:proofErr w:type="spellStart"/>
      <w:r w:rsidRPr="00302174">
        <w:rPr>
          <w:rFonts w:ascii="Arial" w:hAnsi="Arial" w:cs="Arial"/>
          <w:sz w:val="28"/>
          <w:szCs w:val="28"/>
        </w:rPr>
        <w:t>ukavhara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Waona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musha </w:t>
      </w:r>
      <w:proofErr w:type="spellStart"/>
      <w:r w:rsidRPr="00302174">
        <w:rPr>
          <w:rFonts w:ascii="Arial" w:hAnsi="Arial" w:cs="Arial"/>
          <w:sz w:val="28"/>
          <w:szCs w:val="28"/>
        </w:rPr>
        <w:t>wavhara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apa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musha </w:t>
      </w:r>
      <w:proofErr w:type="spellStart"/>
      <w:r w:rsidRPr="00302174">
        <w:rPr>
          <w:rFonts w:ascii="Arial" w:hAnsi="Arial" w:cs="Arial"/>
          <w:sz w:val="28"/>
          <w:szCs w:val="28"/>
        </w:rPr>
        <w:t>wavhara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apa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musha </w:t>
      </w:r>
      <w:proofErr w:type="spellStart"/>
      <w:r w:rsidRPr="00302174">
        <w:rPr>
          <w:rFonts w:ascii="Arial" w:hAnsi="Arial" w:cs="Arial"/>
          <w:sz w:val="28"/>
          <w:szCs w:val="28"/>
        </w:rPr>
        <w:t>wavhara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apa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musha </w:t>
      </w:r>
      <w:proofErr w:type="spellStart"/>
      <w:r w:rsidRPr="00302174">
        <w:rPr>
          <w:rFonts w:ascii="Arial" w:hAnsi="Arial" w:cs="Arial"/>
          <w:sz w:val="28"/>
          <w:szCs w:val="28"/>
        </w:rPr>
        <w:t>wavhara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apa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musha </w:t>
      </w:r>
      <w:proofErr w:type="spellStart"/>
      <w:r w:rsidRPr="00302174">
        <w:rPr>
          <w:rFonts w:ascii="Arial" w:hAnsi="Arial" w:cs="Arial"/>
          <w:sz w:val="28"/>
          <w:szCs w:val="28"/>
        </w:rPr>
        <w:t>wavhara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apa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But Mwari kana </w:t>
      </w:r>
      <w:proofErr w:type="spellStart"/>
      <w:r w:rsidRPr="00302174">
        <w:rPr>
          <w:rFonts w:ascii="Arial" w:hAnsi="Arial" w:cs="Arial"/>
          <w:sz w:val="28"/>
          <w:szCs w:val="28"/>
        </w:rPr>
        <w:t>vainewe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dangwe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rinotevera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mutsoka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dzako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chaimo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chaimo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Ndo right </w:t>
      </w:r>
      <w:proofErr w:type="spellStart"/>
      <w:r w:rsidRPr="00302174">
        <w:rPr>
          <w:rFonts w:ascii="Arial" w:hAnsi="Arial" w:cs="Arial"/>
          <w:sz w:val="28"/>
          <w:szCs w:val="28"/>
        </w:rPr>
        <w:t>yaunenge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uina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uinayo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Hama iyi, </w:t>
      </w:r>
      <w:proofErr w:type="spellStart"/>
      <w:r w:rsidRPr="00302174">
        <w:rPr>
          <w:rFonts w:ascii="Arial" w:hAnsi="Arial" w:cs="Arial"/>
          <w:sz w:val="28"/>
          <w:szCs w:val="28"/>
        </w:rPr>
        <w:t>haisi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nyaya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yekutamba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nayo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kune </w:t>
      </w:r>
      <w:proofErr w:type="spellStart"/>
      <w:r w:rsidRPr="00302174">
        <w:rPr>
          <w:rFonts w:ascii="Arial" w:hAnsi="Arial" w:cs="Arial"/>
          <w:sz w:val="28"/>
          <w:szCs w:val="28"/>
        </w:rPr>
        <w:t>vanoda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kuziva Message.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34EDB8C8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197 </w:t>
      </w:r>
      <w:r w:rsidRPr="00302174">
        <w:rPr>
          <w:rFonts w:ascii="Arial" w:hAnsi="Arial" w:cs="Arial"/>
          <w:sz w:val="28"/>
          <w:szCs w:val="28"/>
        </w:rPr>
        <w:t xml:space="preserve">Baba </w:t>
      </w:r>
      <w:proofErr w:type="spellStart"/>
      <w:r w:rsidRPr="00302174">
        <w:rPr>
          <w:rFonts w:ascii="Arial" w:hAnsi="Arial" w:cs="Arial"/>
          <w:sz w:val="28"/>
          <w:szCs w:val="28"/>
        </w:rPr>
        <w:t>vakatora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chikwambo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mumusha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ndakakuudzayi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chinotonga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musha we…?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wese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Atsamwirwa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nechikwambo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ichocho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lastRenderedPageBreak/>
        <w:t>hazvimuitire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zvakadii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“zvakanaka.”]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Ukateketererwa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zvakanaka, </w:t>
      </w:r>
      <w:proofErr w:type="spellStart"/>
      <w:r w:rsidRPr="00302174">
        <w:rPr>
          <w:rFonts w:ascii="Arial" w:hAnsi="Arial" w:cs="Arial"/>
          <w:sz w:val="28"/>
          <w:szCs w:val="28"/>
        </w:rPr>
        <w:t>chikwambo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chechichifara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unosimuka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Chinokurwisa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chikwambo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ichocho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kusvika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zvinoda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Pr="00302174">
        <w:rPr>
          <w:rFonts w:ascii="Arial" w:hAnsi="Arial" w:cs="Arial"/>
          <w:sz w:val="28"/>
          <w:szCs w:val="28"/>
        </w:rPr>
        <w:t>ivavo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Zvino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isu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hatina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kuunza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zvikwambo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mumisha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takaunza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Jeso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Pr="00302174">
        <w:rPr>
          <w:rFonts w:ascii="Arial" w:hAnsi="Arial" w:cs="Arial"/>
          <w:sz w:val="28"/>
          <w:szCs w:val="28"/>
        </w:rPr>
        <w:t>handisi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kumunzwa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iyeye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Amen, Hallelujah! </w:t>
      </w:r>
      <w:r w:rsidRPr="00302174">
        <w:rPr>
          <w:rFonts w:ascii="Arial" w:hAnsi="Arial" w:cs="Arial"/>
          <w:sz w:val="18"/>
          <w:szCs w:val="18"/>
        </w:rPr>
        <w:t>[Congregation says, “Amen, Hallelujah.”]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1ED6AB8C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198 </w:t>
      </w:r>
      <w:r w:rsidRPr="00302174">
        <w:rPr>
          <w:rFonts w:ascii="Arial" w:hAnsi="Arial" w:cs="Arial"/>
          <w:sz w:val="28"/>
          <w:szCs w:val="28"/>
        </w:rPr>
        <w:t xml:space="preserve">Vana </w:t>
      </w:r>
      <w:proofErr w:type="spellStart"/>
      <w:r w:rsidRPr="00302174">
        <w:rPr>
          <w:rFonts w:ascii="Arial" w:hAnsi="Arial" w:cs="Arial"/>
          <w:sz w:val="28"/>
          <w:szCs w:val="28"/>
        </w:rPr>
        <w:t>vako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vese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brother, </w:t>
      </w:r>
      <w:proofErr w:type="spellStart"/>
      <w:r w:rsidRPr="00302174">
        <w:rPr>
          <w:rFonts w:ascii="Arial" w:hAnsi="Arial" w:cs="Arial"/>
          <w:sz w:val="28"/>
          <w:szCs w:val="28"/>
        </w:rPr>
        <w:t>unovapinga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naJesu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iye…?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iyeye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Angonwa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doro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chete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hakuna </w:t>
      </w:r>
      <w:proofErr w:type="spellStart"/>
      <w:r w:rsidRPr="00302174">
        <w:rPr>
          <w:rFonts w:ascii="Arial" w:hAnsi="Arial" w:cs="Arial"/>
          <w:sz w:val="28"/>
          <w:szCs w:val="28"/>
        </w:rPr>
        <w:t>munhu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Angoputa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fodya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chete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hakuna </w:t>
      </w:r>
      <w:proofErr w:type="spellStart"/>
      <w:r w:rsidRPr="00302174">
        <w:rPr>
          <w:rFonts w:ascii="Arial" w:hAnsi="Arial" w:cs="Arial"/>
          <w:sz w:val="28"/>
          <w:szCs w:val="28"/>
        </w:rPr>
        <w:t>munhu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Musikana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angoita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musikanzwa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ahura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Avenues, hakuna </w:t>
      </w:r>
      <w:proofErr w:type="spellStart"/>
      <w:r w:rsidRPr="00302174">
        <w:rPr>
          <w:rFonts w:ascii="Arial" w:hAnsi="Arial" w:cs="Arial"/>
          <w:sz w:val="28"/>
          <w:szCs w:val="28"/>
        </w:rPr>
        <w:t>munhu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Ende, </w:t>
      </w:r>
      <w:proofErr w:type="spellStart"/>
      <w:r w:rsidRPr="00302174">
        <w:rPr>
          <w:rFonts w:ascii="Arial" w:hAnsi="Arial" w:cs="Arial"/>
          <w:sz w:val="28"/>
          <w:szCs w:val="28"/>
        </w:rPr>
        <w:t>zvisati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zvatanga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kuitika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zva’zvakadii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ubva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wangotanga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wabata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zivo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yacho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Pr="00302174">
        <w:rPr>
          <w:rFonts w:ascii="Arial" w:hAnsi="Arial" w:cs="Arial"/>
          <w:sz w:val="28"/>
          <w:szCs w:val="28"/>
        </w:rPr>
        <w:t>zvoitika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urege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kutinetsa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nemubvu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nemubvunzo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“Vane </w:t>
      </w:r>
      <w:proofErr w:type="spellStart"/>
      <w:r w:rsidRPr="00302174">
        <w:rPr>
          <w:rFonts w:ascii="Arial" w:hAnsi="Arial" w:cs="Arial"/>
          <w:sz w:val="28"/>
          <w:szCs w:val="28"/>
        </w:rPr>
        <w:t>nzeve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dzekunzwa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ngavadii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‘</w:t>
      </w:r>
      <w:proofErr w:type="spellStart"/>
      <w:r w:rsidRPr="00302174">
        <w:rPr>
          <w:rFonts w:ascii="Arial" w:hAnsi="Arial" w:cs="Arial"/>
          <w:sz w:val="18"/>
          <w:szCs w:val="18"/>
        </w:rPr>
        <w:t>ngavanzwe</w:t>
      </w:r>
      <w:proofErr w:type="spellEnd"/>
      <w:r w:rsidRPr="00302174">
        <w:rPr>
          <w:rFonts w:ascii="Arial" w:hAnsi="Arial" w:cs="Arial"/>
          <w:sz w:val="18"/>
          <w:szCs w:val="18"/>
        </w:rPr>
        <w:t>,’]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zvinotaura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‘Mweya,]</w:t>
      </w:r>
      <w:r w:rsidRPr="00302174">
        <w:rPr>
          <w:rFonts w:ascii="Arial" w:hAnsi="Arial" w:cs="Arial"/>
          <w:sz w:val="28"/>
          <w:szCs w:val="28"/>
        </w:rPr>
        <w:t xml:space="preserve"> Mweya </w:t>
      </w:r>
      <w:proofErr w:type="spellStart"/>
      <w:r w:rsidRPr="00302174">
        <w:rPr>
          <w:rFonts w:ascii="Arial" w:hAnsi="Arial" w:cs="Arial"/>
          <w:sz w:val="28"/>
          <w:szCs w:val="28"/>
        </w:rPr>
        <w:t>kupiko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?”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kuKereke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 Satan come out, right away!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</w:p>
    <w:p w14:paraId="2C7FDA00" w14:textId="77777777" w:rsidR="005D3BDE" w:rsidRPr="00A2491C" w:rsidRDefault="005D3BDE" w:rsidP="005D3BDE">
      <w:pPr>
        <w:jc w:val="both"/>
        <w:rPr>
          <w:rFonts w:ascii="Arial" w:hAnsi="Arial" w:cs="Arial"/>
          <w:sz w:val="28"/>
          <w:szCs w:val="28"/>
          <w:lang w:val="fr-FR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199 </w:t>
      </w:r>
      <w:r w:rsidRPr="00302174">
        <w:rPr>
          <w:rFonts w:ascii="Arial" w:hAnsi="Arial" w:cs="Arial"/>
          <w:sz w:val="28"/>
          <w:szCs w:val="28"/>
        </w:rPr>
        <w:t xml:space="preserve">Kune </w:t>
      </w:r>
      <w:proofErr w:type="spellStart"/>
      <w:r w:rsidRPr="00302174">
        <w:rPr>
          <w:rFonts w:ascii="Arial" w:hAnsi="Arial" w:cs="Arial"/>
          <w:sz w:val="28"/>
          <w:szCs w:val="28"/>
        </w:rPr>
        <w:t>vanoda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Mwari, Mwari </w:t>
      </w:r>
      <w:proofErr w:type="spellStart"/>
      <w:r w:rsidRPr="00302174">
        <w:rPr>
          <w:rFonts w:ascii="Arial" w:hAnsi="Arial" w:cs="Arial"/>
          <w:sz w:val="28"/>
          <w:szCs w:val="28"/>
        </w:rPr>
        <w:t>unovasunungura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haikona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zvekutamba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Ndosaka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mukaona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chizvarwa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chino </w:t>
      </w:r>
      <w:proofErr w:type="spellStart"/>
      <w:r w:rsidRPr="00302174">
        <w:rPr>
          <w:rFonts w:ascii="Arial" w:hAnsi="Arial" w:cs="Arial"/>
          <w:sz w:val="28"/>
          <w:szCs w:val="28"/>
        </w:rPr>
        <w:t>chatiri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kurarama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chino </w:t>
      </w:r>
      <w:proofErr w:type="spellStart"/>
      <w:r w:rsidRPr="00302174">
        <w:rPr>
          <w:rFonts w:ascii="Arial" w:hAnsi="Arial" w:cs="Arial"/>
          <w:sz w:val="28"/>
          <w:szCs w:val="28"/>
        </w:rPr>
        <w:t>ichi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handi’maona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ukangoerekana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wapinda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pakunamata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haudi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zango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haudi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dumwa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Chitora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Bhaibhiri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rive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dumwa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rako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.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Chitora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Bhaibhiri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rive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tokoroshi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yako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.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Chitora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Bhaibhiri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rive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zango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rako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.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Zvaunotaura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nemuromo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wako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kudai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zvinoitika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. </w:t>
      </w:r>
    </w:p>
    <w:p w14:paraId="3FDAF80F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A2491C">
        <w:rPr>
          <w:rFonts w:ascii="Arial" w:hAnsi="Arial" w:cs="Arial"/>
          <w:sz w:val="28"/>
          <w:szCs w:val="28"/>
          <w:vertAlign w:val="superscript"/>
          <w:lang w:val="fr-FR"/>
        </w:rPr>
        <w:t xml:space="preserve">200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Imimi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vamwe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vangu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vari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muno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maakuziva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kuti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Pastor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zvavakabvira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kutaura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kubvira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shumiro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yavo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ichitanga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zvizhinji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zvavakataura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zvakadii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zvakaitika</w:t>
      </w:r>
      <w:proofErr w:type="spellEnd"/>
      <w:r w:rsidRPr="00302174">
        <w:rPr>
          <w:rFonts w:ascii="Arial" w:hAnsi="Arial" w:cs="Arial"/>
          <w:sz w:val="18"/>
          <w:szCs w:val="18"/>
        </w:rPr>
        <w:t>. Amen”]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Ndoda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Pr="00302174">
        <w:rPr>
          <w:rFonts w:ascii="Arial" w:hAnsi="Arial" w:cs="Arial"/>
          <w:sz w:val="28"/>
          <w:szCs w:val="28"/>
        </w:rPr>
        <w:t>akadarika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Pr="00302174">
        <w:rPr>
          <w:rFonts w:ascii="Arial" w:hAnsi="Arial" w:cs="Arial"/>
          <w:sz w:val="28"/>
          <w:szCs w:val="28"/>
        </w:rPr>
        <w:t>hama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Ngaapfuure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Pr="00302174">
        <w:rPr>
          <w:rFonts w:ascii="Arial" w:hAnsi="Arial" w:cs="Arial"/>
          <w:sz w:val="28"/>
          <w:szCs w:val="28"/>
        </w:rPr>
        <w:t>iyeye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Mweya </w:t>
      </w:r>
      <w:proofErr w:type="spellStart"/>
      <w:r w:rsidRPr="00302174">
        <w:rPr>
          <w:rFonts w:ascii="Arial" w:hAnsi="Arial" w:cs="Arial"/>
          <w:sz w:val="28"/>
          <w:szCs w:val="28"/>
        </w:rPr>
        <w:t>wandinawo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ndounenge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wapinda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mauri, Shoko </w:t>
      </w:r>
      <w:proofErr w:type="spellStart"/>
      <w:r w:rsidRPr="00302174">
        <w:rPr>
          <w:rFonts w:ascii="Arial" w:hAnsi="Arial" w:cs="Arial"/>
          <w:sz w:val="28"/>
          <w:szCs w:val="28"/>
        </w:rPr>
        <w:t>randinaro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ndorinenge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rapindawo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mandiri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4E6B2AEB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201 </w:t>
      </w:r>
      <w:proofErr w:type="spellStart"/>
      <w:r w:rsidRPr="00302174">
        <w:rPr>
          <w:rFonts w:ascii="Arial" w:hAnsi="Arial" w:cs="Arial"/>
          <w:sz w:val="28"/>
          <w:szCs w:val="28"/>
        </w:rPr>
        <w:t>Chaunenge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wataura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chinodii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chinoitika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Ukati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kumwana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wako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005A608D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“Haufe </w:t>
      </w:r>
      <w:proofErr w:type="spellStart"/>
      <w:r w:rsidRPr="00302174">
        <w:rPr>
          <w:rFonts w:ascii="Arial" w:hAnsi="Arial" w:cs="Arial"/>
          <w:sz w:val="28"/>
          <w:szCs w:val="28"/>
        </w:rPr>
        <w:t>wakaita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ukapota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uchindiitira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nharo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dzauri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idzi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,” </w:t>
      </w:r>
      <w:proofErr w:type="spellStart"/>
      <w:r w:rsidRPr="00302174">
        <w:rPr>
          <w:rFonts w:ascii="Arial" w:hAnsi="Arial" w:cs="Arial"/>
          <w:sz w:val="28"/>
          <w:szCs w:val="28"/>
        </w:rPr>
        <w:t>zvechokwadi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haadi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haaite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2636B945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302174">
        <w:rPr>
          <w:rFonts w:ascii="Arial" w:hAnsi="Arial" w:cs="Arial"/>
          <w:sz w:val="28"/>
          <w:szCs w:val="28"/>
        </w:rPr>
        <w:t>Ukati</w:t>
      </w:r>
      <w:proofErr w:type="spellEnd"/>
      <w:r w:rsidRPr="00302174">
        <w:rPr>
          <w:rFonts w:ascii="Arial" w:hAnsi="Arial" w:cs="Arial"/>
          <w:sz w:val="28"/>
          <w:szCs w:val="28"/>
        </w:rPr>
        <w:t>, “</w:t>
      </w:r>
      <w:proofErr w:type="spellStart"/>
      <w:r w:rsidRPr="00302174">
        <w:rPr>
          <w:rFonts w:ascii="Arial" w:hAnsi="Arial" w:cs="Arial"/>
          <w:sz w:val="28"/>
          <w:szCs w:val="28"/>
        </w:rPr>
        <w:t>Uyu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ndiye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mwana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uyu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muchamuona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kusimuka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kwaachaita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</w:p>
    <w:p w14:paraId="1C6E60D0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202 </w:t>
      </w:r>
      <w:proofErr w:type="spellStart"/>
      <w:r w:rsidRPr="00302174">
        <w:rPr>
          <w:rFonts w:ascii="Arial" w:hAnsi="Arial" w:cs="Arial"/>
          <w:sz w:val="28"/>
          <w:szCs w:val="28"/>
        </w:rPr>
        <w:t>Ndiye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anodii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iyeye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anosimuka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r w:rsidRPr="00302174">
        <w:rPr>
          <w:rFonts w:ascii="Arial" w:hAnsi="Arial" w:cs="Arial"/>
          <w:i/>
          <w:iCs/>
          <w:sz w:val="28"/>
          <w:szCs w:val="28"/>
        </w:rPr>
        <w:t>The right of a father</w:t>
      </w:r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Hallelujah!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Ndosaka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iwewe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nhasi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iti</w:t>
      </w:r>
      <w:proofErr w:type="spellEnd"/>
      <w:r w:rsidRPr="00302174">
        <w:rPr>
          <w:rFonts w:ascii="Arial" w:hAnsi="Arial" w:cs="Arial"/>
          <w:sz w:val="28"/>
          <w:szCs w:val="28"/>
        </w:rPr>
        <w:t>,</w:t>
      </w:r>
    </w:p>
    <w:p w14:paraId="5184DE22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lastRenderedPageBreak/>
        <w:t xml:space="preserve"> “Mwari </w:t>
      </w:r>
      <w:proofErr w:type="spellStart"/>
      <w:r w:rsidRPr="00302174">
        <w:rPr>
          <w:rFonts w:ascii="Arial" w:hAnsi="Arial" w:cs="Arial"/>
          <w:sz w:val="28"/>
          <w:szCs w:val="28"/>
        </w:rPr>
        <w:t>ndoda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kunamata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ndikudze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vangu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</w:p>
    <w:p w14:paraId="714A9EA2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203 </w:t>
      </w:r>
      <w:r w:rsidRPr="00302174">
        <w:rPr>
          <w:rFonts w:ascii="Arial" w:hAnsi="Arial" w:cs="Arial"/>
          <w:sz w:val="28"/>
          <w:szCs w:val="28"/>
        </w:rPr>
        <w:t xml:space="preserve">Kana wanga uchida </w:t>
      </w:r>
      <w:proofErr w:type="spellStart"/>
      <w:r w:rsidRPr="00302174">
        <w:rPr>
          <w:rFonts w:ascii="Arial" w:hAnsi="Arial" w:cs="Arial"/>
          <w:sz w:val="28"/>
          <w:szCs w:val="28"/>
        </w:rPr>
        <w:t>kudzokera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kumashure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chinamatira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 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Munoziva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Solomon </w:t>
      </w:r>
      <w:proofErr w:type="spellStart"/>
      <w:r w:rsidRPr="00302174">
        <w:rPr>
          <w:rFonts w:ascii="Arial" w:hAnsi="Arial" w:cs="Arial"/>
          <w:sz w:val="28"/>
          <w:szCs w:val="28"/>
        </w:rPr>
        <w:t>akanga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asingafanire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kupedza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hushe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hwake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achitonga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proofErr w:type="spellStart"/>
      <w:r w:rsidRPr="00302174">
        <w:rPr>
          <w:rFonts w:ascii="Arial" w:hAnsi="Arial" w:cs="Arial"/>
          <w:sz w:val="28"/>
          <w:szCs w:val="28"/>
        </w:rPr>
        <w:t>Nekuti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akanga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aroora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vakadzi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vakanzi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Mwari, </w:t>
      </w:r>
      <w:proofErr w:type="spellStart"/>
      <w:r w:rsidRPr="00302174">
        <w:rPr>
          <w:rFonts w:ascii="Arial" w:hAnsi="Arial" w:cs="Arial"/>
          <w:sz w:val="28"/>
          <w:szCs w:val="28"/>
        </w:rPr>
        <w:t>usaroo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usaroora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Asi Mwari </w:t>
      </w:r>
      <w:proofErr w:type="spellStart"/>
      <w:r w:rsidRPr="00302174">
        <w:rPr>
          <w:rFonts w:ascii="Arial" w:hAnsi="Arial" w:cs="Arial"/>
          <w:sz w:val="28"/>
          <w:szCs w:val="28"/>
        </w:rPr>
        <w:t>vakanga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vavimbisa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Mambo </w:t>
      </w:r>
      <w:proofErr w:type="spellStart"/>
      <w:r w:rsidRPr="00302174">
        <w:rPr>
          <w:rFonts w:ascii="Arial" w:hAnsi="Arial" w:cs="Arial"/>
          <w:sz w:val="28"/>
          <w:szCs w:val="28"/>
        </w:rPr>
        <w:t>Dhavhidhi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56B49659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“Mwana </w:t>
      </w:r>
      <w:proofErr w:type="spellStart"/>
      <w:r w:rsidRPr="00302174">
        <w:rPr>
          <w:rFonts w:ascii="Arial" w:hAnsi="Arial" w:cs="Arial"/>
          <w:sz w:val="28"/>
          <w:szCs w:val="28"/>
        </w:rPr>
        <w:t>wako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anenge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aenda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pachigaro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handimubvisepo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Kana </w:t>
      </w:r>
      <w:proofErr w:type="spellStart"/>
      <w:r w:rsidRPr="00302174">
        <w:rPr>
          <w:rFonts w:ascii="Arial" w:hAnsi="Arial" w:cs="Arial"/>
          <w:sz w:val="28"/>
          <w:szCs w:val="28"/>
        </w:rPr>
        <w:t>akaita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misikanzwa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ndinomurova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neshamhu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dzevana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vevanhu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68F8CAF1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204 </w:t>
      </w:r>
      <w:proofErr w:type="spellStart"/>
      <w:r w:rsidRPr="00302174">
        <w:rPr>
          <w:rFonts w:ascii="Arial" w:hAnsi="Arial" w:cs="Arial"/>
          <w:sz w:val="28"/>
          <w:szCs w:val="28"/>
        </w:rPr>
        <w:t>Tingaita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here </w:t>
      </w:r>
      <w:proofErr w:type="spellStart"/>
      <w:r w:rsidRPr="00302174">
        <w:rPr>
          <w:rFonts w:ascii="Arial" w:hAnsi="Arial" w:cs="Arial"/>
          <w:sz w:val="28"/>
          <w:szCs w:val="28"/>
        </w:rPr>
        <w:t>varanda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vaMwari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Toda Amen </w:t>
      </w:r>
      <w:proofErr w:type="spellStart"/>
      <w:r w:rsidRPr="00302174">
        <w:rPr>
          <w:rFonts w:ascii="Arial" w:hAnsi="Arial" w:cs="Arial"/>
          <w:sz w:val="28"/>
          <w:szCs w:val="28"/>
        </w:rPr>
        <w:t>akadarika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ipapo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Amen, Hallelujah! </w:t>
      </w:r>
      <w:r w:rsidRPr="00302174">
        <w:rPr>
          <w:rFonts w:ascii="Arial" w:hAnsi="Arial" w:cs="Arial"/>
          <w:sz w:val="18"/>
          <w:szCs w:val="18"/>
        </w:rPr>
        <w:t>[Congregation says, “Amen, Hallelujah.”]</w:t>
      </w:r>
      <w:r w:rsidRPr="00302174">
        <w:rPr>
          <w:rFonts w:ascii="Arial" w:hAnsi="Arial" w:cs="Arial"/>
          <w:sz w:val="28"/>
          <w:szCs w:val="28"/>
        </w:rPr>
        <w:t xml:space="preserve"> Ende </w:t>
      </w:r>
      <w:proofErr w:type="spellStart"/>
      <w:r w:rsidRPr="00302174">
        <w:rPr>
          <w:rFonts w:ascii="Arial" w:hAnsi="Arial" w:cs="Arial"/>
          <w:sz w:val="28"/>
          <w:szCs w:val="28"/>
        </w:rPr>
        <w:t>zvakaitika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saizvozvo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here?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The young man was so outlandish no one can do that and escape the punishment of God. But </w:t>
      </w:r>
      <w:proofErr w:type="spellStart"/>
      <w:r w:rsidRPr="00302174">
        <w:rPr>
          <w:rFonts w:ascii="Arial" w:hAnsi="Arial" w:cs="Arial"/>
          <w:sz w:val="28"/>
          <w:szCs w:val="28"/>
        </w:rPr>
        <w:t>mupfanha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akaenda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kunoroora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vakadzi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vaakanzi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naMwari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asaroore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Aenda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kunoroora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vakadzi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vaakanzi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naMwari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asaroore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he went on </w:t>
      </w:r>
      <w:proofErr w:type="spellStart"/>
      <w:r w:rsidRPr="00302174">
        <w:rPr>
          <w:rFonts w:ascii="Arial" w:hAnsi="Arial" w:cs="Arial"/>
          <w:sz w:val="28"/>
          <w:szCs w:val="28"/>
        </w:rPr>
        <w:t>kuno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vavakira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matembere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muJerusa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Jerusarema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</w:p>
    <w:p w14:paraId="2B8E6DFF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205 </w:t>
      </w:r>
      <w:r w:rsidRPr="00302174">
        <w:rPr>
          <w:rFonts w:ascii="Arial" w:hAnsi="Arial" w:cs="Arial"/>
          <w:sz w:val="28"/>
          <w:szCs w:val="28"/>
        </w:rPr>
        <w:t xml:space="preserve">Ah! But God was bound by a pro…? </w:t>
      </w:r>
      <w:r w:rsidRPr="00302174">
        <w:rPr>
          <w:rFonts w:ascii="Arial" w:hAnsi="Arial" w:cs="Arial"/>
          <w:sz w:val="18"/>
          <w:szCs w:val="18"/>
        </w:rPr>
        <w:t>[Congregation says, “promise.”]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Yakanga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yatsvakiwa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naba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nababa</w:t>
      </w:r>
      <w:proofErr w:type="spellEnd"/>
      <w:r w:rsidRPr="00302174">
        <w:rPr>
          <w:rFonts w:ascii="Arial" w:hAnsi="Arial" w:cs="Arial"/>
          <w:sz w:val="18"/>
          <w:szCs w:val="18"/>
        </w:rPr>
        <w:t>. 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r w:rsidRPr="00302174">
        <w:rPr>
          <w:rFonts w:ascii="Arial" w:hAnsi="Arial" w:cs="Arial"/>
          <w:i/>
          <w:iCs/>
          <w:sz w:val="28"/>
          <w:szCs w:val="28"/>
        </w:rPr>
        <w:t>The right of a father!</w:t>
      </w:r>
      <w:r w:rsidRPr="00302174">
        <w:rPr>
          <w:rFonts w:ascii="Arial" w:hAnsi="Arial" w:cs="Arial"/>
          <w:sz w:val="28"/>
          <w:szCs w:val="28"/>
        </w:rPr>
        <w:t xml:space="preserve">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Hallelujah!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Amen!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121E9F70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206 </w:t>
      </w:r>
      <w:r w:rsidRPr="00302174">
        <w:rPr>
          <w:rFonts w:ascii="Arial" w:hAnsi="Arial" w:cs="Arial"/>
          <w:sz w:val="28"/>
          <w:szCs w:val="28"/>
        </w:rPr>
        <w:t xml:space="preserve">Vana </w:t>
      </w:r>
      <w:proofErr w:type="spellStart"/>
      <w:r w:rsidRPr="00302174">
        <w:rPr>
          <w:rFonts w:ascii="Arial" w:hAnsi="Arial" w:cs="Arial"/>
          <w:sz w:val="28"/>
          <w:szCs w:val="28"/>
        </w:rPr>
        <w:t>vedu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vakawanda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vachaita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misikanzwa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imwe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isingamboiti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But </w:t>
      </w:r>
      <w:proofErr w:type="spellStart"/>
      <w:r w:rsidRPr="00302174">
        <w:rPr>
          <w:rFonts w:ascii="Arial" w:hAnsi="Arial" w:cs="Arial"/>
          <w:sz w:val="28"/>
          <w:szCs w:val="28"/>
        </w:rPr>
        <w:t>iwe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Pr="00302174">
        <w:rPr>
          <w:rFonts w:ascii="Arial" w:hAnsi="Arial" w:cs="Arial"/>
          <w:sz w:val="28"/>
          <w:szCs w:val="28"/>
        </w:rPr>
        <w:t>unogona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kuchinja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misikanzwa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iye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Mwari </w:t>
      </w:r>
      <w:proofErr w:type="spellStart"/>
      <w:r w:rsidRPr="00302174">
        <w:rPr>
          <w:rFonts w:ascii="Arial" w:hAnsi="Arial" w:cs="Arial"/>
          <w:sz w:val="28"/>
          <w:szCs w:val="28"/>
        </w:rPr>
        <w:t>vaite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mwoyo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murefu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iwe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Ndiwe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unogona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3BD75053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“Mwari 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vangu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vanonetsa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ava. Va—</w:t>
      </w:r>
      <w:proofErr w:type="spellStart"/>
      <w:r w:rsidRPr="00302174">
        <w:rPr>
          <w:rFonts w:ascii="Arial" w:hAnsi="Arial" w:cs="Arial"/>
          <w:sz w:val="28"/>
          <w:szCs w:val="28"/>
        </w:rPr>
        <w:t>hamenowo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maonero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kana </w:t>
      </w:r>
      <w:proofErr w:type="spellStart"/>
      <w:r w:rsidRPr="00302174">
        <w:rPr>
          <w:rFonts w:ascii="Arial" w:hAnsi="Arial" w:cs="Arial"/>
          <w:sz w:val="28"/>
          <w:szCs w:val="28"/>
        </w:rPr>
        <w:t>chavakabatika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nacho kana </w:t>
      </w:r>
      <w:proofErr w:type="spellStart"/>
      <w:r w:rsidRPr="00302174">
        <w:rPr>
          <w:rFonts w:ascii="Arial" w:hAnsi="Arial" w:cs="Arial"/>
          <w:sz w:val="28"/>
          <w:szCs w:val="28"/>
        </w:rPr>
        <w:t>chavakare-svora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Asi </w:t>
      </w:r>
      <w:proofErr w:type="spellStart"/>
      <w:r w:rsidRPr="00302174">
        <w:rPr>
          <w:rFonts w:ascii="Arial" w:hAnsi="Arial" w:cs="Arial"/>
          <w:sz w:val="28"/>
          <w:szCs w:val="28"/>
        </w:rPr>
        <w:t>dai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mwoyo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murefu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mambondipa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nguva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navo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Ndimboshanda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navo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Baba.’’</w:t>
      </w:r>
    </w:p>
    <w:p w14:paraId="4E314250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207 </w:t>
      </w:r>
      <w:proofErr w:type="spellStart"/>
      <w:r w:rsidRPr="00302174">
        <w:rPr>
          <w:rFonts w:ascii="Arial" w:hAnsi="Arial" w:cs="Arial"/>
          <w:sz w:val="28"/>
          <w:szCs w:val="28"/>
        </w:rPr>
        <w:t>Wotanga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kuvanamatira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vajekerwe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vanojekerwa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one by…? </w:t>
      </w:r>
      <w:r w:rsidRPr="00302174">
        <w:rPr>
          <w:rFonts w:ascii="Arial" w:hAnsi="Arial" w:cs="Arial"/>
          <w:sz w:val="18"/>
          <w:szCs w:val="18"/>
        </w:rPr>
        <w:t>[Congregation says, “by one.”]</w:t>
      </w:r>
      <w:r w:rsidRPr="00302174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Pr="00302174">
        <w:rPr>
          <w:rFonts w:ascii="Arial" w:hAnsi="Arial" w:cs="Arial"/>
          <w:sz w:val="28"/>
          <w:szCs w:val="28"/>
        </w:rPr>
        <w:t>iwe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ukati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52C9DFD0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“Reuben, how dare you?! You will not be the head of my children.” </w:t>
      </w:r>
    </w:p>
    <w:p w14:paraId="259C05DB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302174">
        <w:rPr>
          <w:rFonts w:ascii="Arial" w:hAnsi="Arial" w:cs="Arial"/>
          <w:sz w:val="28"/>
          <w:szCs w:val="28"/>
        </w:rPr>
        <w:t>Watomuuraya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Reuben. </w:t>
      </w:r>
      <w:proofErr w:type="spellStart"/>
      <w:r w:rsidRPr="00302174">
        <w:rPr>
          <w:rFonts w:ascii="Arial" w:hAnsi="Arial" w:cs="Arial"/>
          <w:sz w:val="28"/>
          <w:szCs w:val="28"/>
        </w:rPr>
        <w:t>Watopedza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nani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naye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6D996D7C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“Simeon and Levi, after I have an agreement with people as a gentleman, you go behind my back and you kill people?! Instruments of cruelty. You </w:t>
      </w:r>
      <w:r w:rsidRPr="00302174">
        <w:rPr>
          <w:rFonts w:ascii="Arial" w:hAnsi="Arial" w:cs="Arial"/>
          <w:sz w:val="28"/>
          <w:szCs w:val="28"/>
        </w:rPr>
        <w:lastRenderedPageBreak/>
        <w:t xml:space="preserve">shall never remain as a body, scattered shall you be in the rest of your brethren.” </w:t>
      </w:r>
      <w:r w:rsidRPr="00302174">
        <w:rPr>
          <w:rFonts w:ascii="Arial" w:hAnsi="Arial" w:cs="Arial"/>
          <w:sz w:val="18"/>
          <w:szCs w:val="18"/>
        </w:rPr>
        <w:t>[Apostle Gumbura chuckles—ED]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320A2077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208 </w:t>
      </w:r>
      <w:r w:rsidRPr="00302174">
        <w:rPr>
          <w:rFonts w:ascii="Arial" w:hAnsi="Arial" w:cs="Arial"/>
          <w:sz w:val="28"/>
          <w:szCs w:val="28"/>
        </w:rPr>
        <w:t xml:space="preserve">Aya </w:t>
      </w:r>
      <w:proofErr w:type="spellStart"/>
      <w:r w:rsidRPr="00302174">
        <w:rPr>
          <w:rFonts w:ascii="Arial" w:hAnsi="Arial" w:cs="Arial"/>
          <w:sz w:val="28"/>
          <w:szCs w:val="28"/>
        </w:rPr>
        <w:t>anonzi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masimba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! </w:t>
      </w:r>
      <w:r w:rsidRPr="00302174">
        <w:rPr>
          <w:rFonts w:ascii="Arial" w:hAnsi="Arial" w:cs="Arial"/>
          <w:sz w:val="18"/>
          <w:szCs w:val="18"/>
        </w:rPr>
        <w:t>[Congregation says, “Amen!”]</w:t>
      </w:r>
      <w:r w:rsidRPr="00302174">
        <w:rPr>
          <w:rFonts w:ascii="Arial" w:hAnsi="Arial" w:cs="Arial"/>
          <w:sz w:val="28"/>
          <w:szCs w:val="28"/>
        </w:rPr>
        <w:t xml:space="preserve"> Amen!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Hanzi, </w:t>
      </w:r>
      <w:r w:rsidRPr="00302174">
        <w:rPr>
          <w:rFonts w:ascii="Arial" w:hAnsi="Arial" w:cs="Arial"/>
          <w:i/>
          <w:iCs/>
          <w:sz w:val="28"/>
          <w:szCs w:val="28"/>
        </w:rPr>
        <w:t xml:space="preserve">The right of a </w:t>
      </w:r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r w:rsidRPr="00302174">
        <w:rPr>
          <w:rFonts w:ascii="Arial" w:hAnsi="Arial" w:cs="Arial"/>
          <w:i/>
          <w:iCs/>
          <w:sz w:val="18"/>
          <w:szCs w:val="18"/>
        </w:rPr>
        <w:t>father</w:t>
      </w:r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Ndiani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asingaide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right </w:t>
      </w:r>
      <w:proofErr w:type="spellStart"/>
      <w:r w:rsidRPr="00302174">
        <w:rPr>
          <w:rFonts w:ascii="Arial" w:hAnsi="Arial" w:cs="Arial"/>
          <w:sz w:val="28"/>
          <w:szCs w:val="28"/>
        </w:rPr>
        <w:t>yakadai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vaMwari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iyoyo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proofErr w:type="spellStart"/>
      <w:r w:rsidRPr="00302174">
        <w:rPr>
          <w:rFonts w:ascii="Arial" w:hAnsi="Arial" w:cs="Arial"/>
          <w:sz w:val="28"/>
          <w:szCs w:val="28"/>
        </w:rPr>
        <w:t>Kureva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uchibereka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kudai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unotovatongera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ndiwe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498C36CB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>“</w:t>
      </w:r>
      <w:proofErr w:type="spellStart"/>
      <w:r w:rsidRPr="00302174">
        <w:rPr>
          <w:rFonts w:ascii="Arial" w:hAnsi="Arial" w:cs="Arial"/>
          <w:sz w:val="28"/>
          <w:szCs w:val="28"/>
        </w:rPr>
        <w:t>Mwanangu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zvawaita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izvozvo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izvo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ndakukata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murudzi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urwu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</w:p>
    <w:p w14:paraId="231EE11D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302174">
        <w:rPr>
          <w:rFonts w:ascii="Arial" w:hAnsi="Arial" w:cs="Arial"/>
          <w:sz w:val="28"/>
          <w:szCs w:val="28"/>
        </w:rPr>
        <w:t>Ukatotaura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72AEE76E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“You shall not be a part of this family; they will consider you an alien in this family.” </w:t>
      </w:r>
    </w:p>
    <w:p w14:paraId="3AF15542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209 </w:t>
      </w:r>
      <w:proofErr w:type="spellStart"/>
      <w:r w:rsidRPr="00302174">
        <w:rPr>
          <w:rFonts w:ascii="Arial" w:hAnsi="Arial" w:cs="Arial"/>
          <w:sz w:val="28"/>
          <w:szCs w:val="28"/>
        </w:rPr>
        <w:t>Uchizvitaura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izvozvo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Paunofa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zvinosara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zvichidi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zvichingoitika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576086D6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“Vane </w:t>
      </w:r>
      <w:proofErr w:type="spellStart"/>
      <w:r w:rsidRPr="00302174">
        <w:rPr>
          <w:rFonts w:ascii="Arial" w:hAnsi="Arial" w:cs="Arial"/>
          <w:sz w:val="28"/>
          <w:szCs w:val="28"/>
        </w:rPr>
        <w:t>nzeve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dzekunzwa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ngavanzwe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Amen!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…</w:t>
      </w:r>
      <w:proofErr w:type="spellStart"/>
      <w:r w:rsidRPr="00302174">
        <w:rPr>
          <w:rFonts w:ascii="Arial" w:hAnsi="Arial" w:cs="Arial"/>
          <w:sz w:val="28"/>
          <w:szCs w:val="28"/>
        </w:rPr>
        <w:t>ngavanzwe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zvinotaura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‘Mweya,’]</w:t>
      </w:r>
      <w:r w:rsidRPr="00302174">
        <w:rPr>
          <w:rFonts w:ascii="Arial" w:hAnsi="Arial" w:cs="Arial"/>
          <w:sz w:val="28"/>
          <w:szCs w:val="28"/>
        </w:rPr>
        <w:t xml:space="preserve"> Mweya </w:t>
      </w:r>
      <w:proofErr w:type="spellStart"/>
      <w:r w:rsidRPr="00302174">
        <w:rPr>
          <w:rFonts w:ascii="Arial" w:hAnsi="Arial" w:cs="Arial"/>
          <w:sz w:val="28"/>
          <w:szCs w:val="28"/>
        </w:rPr>
        <w:t>kupiko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…?”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kuKereke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Amen!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Ndosaka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akanzi</w:t>
      </w:r>
      <w:proofErr w:type="spellEnd"/>
      <w:r w:rsidRPr="00302174">
        <w:rPr>
          <w:rFonts w:ascii="Arial" w:hAnsi="Arial" w:cs="Arial"/>
          <w:sz w:val="28"/>
          <w:szCs w:val="28"/>
        </w:rPr>
        <w:t>,</w:t>
      </w:r>
    </w:p>
    <w:p w14:paraId="2D21B2FC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 “</w:t>
      </w:r>
      <w:proofErr w:type="spellStart"/>
      <w:r w:rsidRPr="00302174">
        <w:rPr>
          <w:rFonts w:ascii="Arial" w:hAnsi="Arial" w:cs="Arial"/>
          <w:sz w:val="28"/>
          <w:szCs w:val="28"/>
        </w:rPr>
        <w:t>Iwe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Judah </w:t>
      </w:r>
      <w:proofErr w:type="spellStart"/>
      <w:r w:rsidRPr="00302174">
        <w:rPr>
          <w:rFonts w:ascii="Arial" w:hAnsi="Arial" w:cs="Arial"/>
          <w:sz w:val="28"/>
          <w:szCs w:val="28"/>
        </w:rPr>
        <w:t>iwe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a Lawgiver shall not depart.” </w:t>
      </w:r>
    </w:p>
    <w:p w14:paraId="00DC2EF7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A2491C">
        <w:rPr>
          <w:rFonts w:ascii="Arial" w:hAnsi="Arial" w:cs="Arial"/>
          <w:sz w:val="28"/>
          <w:szCs w:val="28"/>
          <w:vertAlign w:val="superscript"/>
          <w:lang w:val="fr-FR"/>
        </w:rPr>
        <w:t xml:space="preserve">210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Handei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munoona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paza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…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pamberi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apo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. </w:t>
      </w:r>
      <w:r w:rsidRPr="00302174">
        <w:rPr>
          <w:rFonts w:ascii="Arial" w:hAnsi="Arial" w:cs="Arial"/>
          <w:sz w:val="28"/>
          <w:szCs w:val="28"/>
        </w:rPr>
        <w:t xml:space="preserve">Verse 10, </w:t>
      </w: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pa verse 10 tese. </w:t>
      </w:r>
      <w:proofErr w:type="spellStart"/>
      <w:r w:rsidRPr="00302174">
        <w:rPr>
          <w:rFonts w:ascii="Arial" w:hAnsi="Arial" w:cs="Arial"/>
          <w:sz w:val="28"/>
          <w:szCs w:val="28"/>
        </w:rPr>
        <w:t>Hativerengei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10 tese. </w:t>
      </w:r>
    </w:p>
    <w:p w14:paraId="1A025CCD" w14:textId="77777777" w:rsidR="005D3BDE" w:rsidRPr="0030217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 xml:space="preserve">The sceptre shall not depart from Judah, nor a Lawgiver from between his feet, until Shiloh come;… </w:t>
      </w:r>
    </w:p>
    <w:p w14:paraId="67AED83F" w14:textId="77777777" w:rsidR="005D3BDE" w:rsidRPr="00302174" w:rsidRDefault="005D3BDE" w:rsidP="005D3BDE">
      <w:pPr>
        <w:jc w:val="both"/>
        <w:rPr>
          <w:rFonts w:ascii="Arial" w:hAnsi="Arial" w:cs="Arial"/>
          <w:i/>
          <w:iCs/>
          <w:sz w:val="28"/>
          <w:szCs w:val="28"/>
        </w:rPr>
      </w:pP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mberi</w:t>
      </w:r>
      <w:proofErr w:type="spellEnd"/>
      <w:r w:rsidRPr="00302174">
        <w:rPr>
          <w:rFonts w:ascii="Arial" w:hAnsi="Arial" w:cs="Arial"/>
          <w:i/>
          <w:iCs/>
          <w:sz w:val="28"/>
          <w:szCs w:val="28"/>
        </w:rPr>
        <w:t xml:space="preserve"> </w:t>
      </w:r>
    </w:p>
    <w:p w14:paraId="39AAE1EF" w14:textId="77777777" w:rsidR="005D3BDE" w:rsidRPr="0030217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>…and unto Him shall the gathering of the people be. </w:t>
      </w:r>
    </w:p>
    <w:p w14:paraId="6BAA6557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211 </w:t>
      </w:r>
      <w:r w:rsidRPr="00302174">
        <w:rPr>
          <w:rFonts w:ascii="Arial" w:hAnsi="Arial" w:cs="Arial"/>
          <w:sz w:val="28"/>
          <w:szCs w:val="28"/>
        </w:rPr>
        <w:t xml:space="preserve">“…And unto him shall the gathering of the people be.” </w:t>
      </w:r>
      <w:proofErr w:type="spellStart"/>
      <w:r w:rsidRPr="00302174">
        <w:rPr>
          <w:rFonts w:ascii="Arial" w:hAnsi="Arial" w:cs="Arial"/>
          <w:sz w:val="28"/>
          <w:szCs w:val="28"/>
        </w:rPr>
        <w:t>Vanhu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havana </w:t>
      </w:r>
      <w:proofErr w:type="spellStart"/>
      <w:r w:rsidRPr="00302174">
        <w:rPr>
          <w:rFonts w:ascii="Arial" w:hAnsi="Arial" w:cs="Arial"/>
          <w:sz w:val="28"/>
          <w:szCs w:val="28"/>
        </w:rPr>
        <w:t>kuungana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Pr="00302174">
        <w:rPr>
          <w:rFonts w:ascii="Arial" w:hAnsi="Arial" w:cs="Arial"/>
          <w:sz w:val="28"/>
          <w:szCs w:val="28"/>
        </w:rPr>
        <w:t>muna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Jeso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Kristu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vakaungana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Lawgiver </w:t>
      </w:r>
      <w:proofErr w:type="spellStart"/>
      <w:r w:rsidRPr="00302174">
        <w:rPr>
          <w:rFonts w:ascii="Arial" w:hAnsi="Arial" w:cs="Arial"/>
          <w:sz w:val="28"/>
          <w:szCs w:val="28"/>
        </w:rPr>
        <w:t>yakauya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here </w:t>
      </w:r>
      <w:proofErr w:type="spellStart"/>
      <w:r w:rsidRPr="00302174">
        <w:rPr>
          <w:rFonts w:ascii="Arial" w:hAnsi="Arial" w:cs="Arial"/>
          <w:sz w:val="28"/>
          <w:szCs w:val="28"/>
        </w:rPr>
        <w:t>muna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Jeso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Kristu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302174">
        <w:rPr>
          <w:rFonts w:ascii="Arial" w:hAnsi="Arial" w:cs="Arial"/>
          <w:sz w:val="28"/>
          <w:szCs w:val="28"/>
        </w:rPr>
        <w:t>Scepter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yehutongi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haina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kubudaka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Judah? </w:t>
      </w:r>
      <w:r w:rsidRPr="00302174">
        <w:rPr>
          <w:rFonts w:ascii="Arial" w:hAnsi="Arial" w:cs="Arial"/>
          <w:sz w:val="18"/>
          <w:szCs w:val="18"/>
        </w:rPr>
        <w:t xml:space="preserve">[Congregation says, “Amen.”] </w:t>
      </w:r>
      <w:proofErr w:type="spellStart"/>
      <w:r w:rsidRPr="00302174">
        <w:rPr>
          <w:rFonts w:ascii="Arial" w:hAnsi="Arial" w:cs="Arial"/>
          <w:sz w:val="28"/>
          <w:szCs w:val="28"/>
        </w:rPr>
        <w:t>Zvakataurwa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kudha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kudhara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02FE9A71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212 </w:t>
      </w: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pa verse </w:t>
      </w:r>
      <w:proofErr w:type="spellStart"/>
      <w:r w:rsidRPr="00302174">
        <w:rPr>
          <w:rFonts w:ascii="Arial" w:hAnsi="Arial" w:cs="Arial"/>
          <w:sz w:val="28"/>
          <w:szCs w:val="28"/>
        </w:rPr>
        <w:t>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11 tese.</w:t>
      </w:r>
    </w:p>
    <w:p w14:paraId="7C77A0D0" w14:textId="77777777" w:rsidR="005D3BDE" w:rsidRPr="0030217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>Binding his foal unto the vine, and his ass's colt unto the choice vine; he washed his garments in wine, and his clothes in the blood of grapes: </w:t>
      </w:r>
    </w:p>
    <w:p w14:paraId="14613B83" w14:textId="77777777" w:rsidR="005D3BDE" w:rsidRPr="0030217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lastRenderedPageBreak/>
        <w:t xml:space="preserve">And </w:t>
      </w:r>
      <w:r w:rsidRPr="00302174">
        <w:rPr>
          <w:rFonts w:ascii="Arial" w:hAnsi="Arial" w:cs="Arial"/>
          <w:i/>
          <w:iCs/>
          <w:sz w:val="28"/>
          <w:szCs w:val="28"/>
        </w:rPr>
        <w:t>his eyes shall be red with wine, and his teeth white with milk.</w:t>
      </w:r>
    </w:p>
    <w:p w14:paraId="7134C304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213 </w:t>
      </w:r>
      <w:r w:rsidRPr="00302174">
        <w:rPr>
          <w:rFonts w:ascii="Arial" w:hAnsi="Arial" w:cs="Arial"/>
          <w:sz w:val="28"/>
          <w:szCs w:val="28"/>
        </w:rPr>
        <w:t xml:space="preserve">Wine </w:t>
      </w:r>
      <w:proofErr w:type="spellStart"/>
      <w:r w:rsidRPr="00302174">
        <w:rPr>
          <w:rFonts w:ascii="Arial" w:hAnsi="Arial" w:cs="Arial"/>
          <w:sz w:val="28"/>
          <w:szCs w:val="28"/>
        </w:rPr>
        <w:t>inomirira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stimulation of re…? </w:t>
      </w:r>
      <w:r w:rsidRPr="00302174">
        <w:rPr>
          <w:rFonts w:ascii="Arial" w:hAnsi="Arial" w:cs="Arial"/>
          <w:sz w:val="18"/>
          <w:szCs w:val="18"/>
        </w:rPr>
        <w:t>[Congregation says, “of revelation.”]</w:t>
      </w:r>
      <w:r w:rsidRPr="00302174">
        <w:rPr>
          <w:rFonts w:ascii="Arial" w:hAnsi="Arial" w:cs="Arial"/>
          <w:sz w:val="28"/>
          <w:szCs w:val="28"/>
        </w:rPr>
        <w:t xml:space="preserve"> Ropa </w:t>
      </w:r>
      <w:proofErr w:type="spellStart"/>
      <w:r w:rsidRPr="00302174">
        <w:rPr>
          <w:rFonts w:ascii="Arial" w:hAnsi="Arial" w:cs="Arial"/>
          <w:sz w:val="28"/>
          <w:szCs w:val="28"/>
        </w:rPr>
        <w:t>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redempti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“redemption. 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Tingaita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here?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Huchi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nemukaka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iropafa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ropafadzo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102A53A9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Hanzi, “Your teeth shall be white with milk.” </w:t>
      </w:r>
    </w:p>
    <w:p w14:paraId="42D840C1" w14:textId="77777777" w:rsidR="005D3BDE" w:rsidRPr="00302174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302174">
        <w:rPr>
          <w:rFonts w:ascii="Arial" w:hAnsi="Arial" w:cs="Arial"/>
          <w:sz w:val="28"/>
          <w:szCs w:val="28"/>
        </w:rPr>
        <w:t xml:space="preserve">Ha-ha! </w:t>
      </w:r>
      <w:r w:rsidRPr="00302174">
        <w:rPr>
          <w:rFonts w:ascii="Arial" w:hAnsi="Arial" w:cs="Arial"/>
          <w:sz w:val="18"/>
          <w:szCs w:val="18"/>
        </w:rPr>
        <w:t>[Apostle Gumbura chuckles—ED]</w:t>
      </w:r>
      <w:r w:rsidRPr="00302174">
        <w:rPr>
          <w:rFonts w:ascii="Arial" w:hAnsi="Arial" w:cs="Arial"/>
          <w:sz w:val="28"/>
          <w:szCs w:val="28"/>
        </w:rPr>
        <w:t xml:space="preserve"> Muri </w:t>
      </w:r>
      <w:proofErr w:type="spellStart"/>
      <w:r w:rsidRPr="00302174">
        <w:rPr>
          <w:rFonts w:ascii="Arial" w:hAnsi="Arial" w:cs="Arial"/>
          <w:sz w:val="28"/>
          <w:szCs w:val="28"/>
        </w:rPr>
        <w:t>kuona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Judah </w:t>
      </w:r>
      <w:proofErr w:type="spellStart"/>
      <w:r w:rsidRPr="00302174">
        <w:rPr>
          <w:rFonts w:ascii="Arial" w:hAnsi="Arial" w:cs="Arial"/>
          <w:sz w:val="28"/>
          <w:szCs w:val="28"/>
        </w:rPr>
        <w:t>chakapuhwa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zvoseka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ichi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Anopa </w:t>
      </w:r>
      <w:proofErr w:type="spellStart"/>
      <w:r w:rsidRPr="00302174">
        <w:rPr>
          <w:rFonts w:ascii="Arial" w:hAnsi="Arial" w:cs="Arial"/>
          <w:sz w:val="28"/>
          <w:szCs w:val="28"/>
        </w:rPr>
        <w:t>ndiani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Amen!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7D38F517" w14:textId="77777777" w:rsidR="005D3BDE" w:rsidRPr="00302174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214 </w:t>
      </w: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r w:rsidRPr="00302174">
        <w:rPr>
          <w:rFonts w:ascii="Arial" w:hAnsi="Arial" w:cs="Arial"/>
          <w:sz w:val="18"/>
          <w:szCs w:val="18"/>
        </w:rPr>
        <w:t>[blank spot—ED]</w:t>
      </w:r>
      <w:r w:rsidRPr="00302174">
        <w:rPr>
          <w:rFonts w:ascii="Arial" w:hAnsi="Arial" w:cs="Arial"/>
          <w:sz w:val="28"/>
          <w:szCs w:val="28"/>
        </w:rPr>
        <w:t xml:space="preserve"> verse 13 </w:t>
      </w:r>
      <w:proofErr w:type="spellStart"/>
      <w:r w:rsidRPr="00302174">
        <w:rPr>
          <w:rFonts w:ascii="Arial" w:hAnsi="Arial" w:cs="Arial"/>
          <w:sz w:val="28"/>
          <w:szCs w:val="28"/>
        </w:rPr>
        <w:t>hativerengei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tose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</w:p>
    <w:p w14:paraId="0D1F706A" w14:textId="77777777" w:rsidR="005D3BDE" w:rsidRPr="0030217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>Zebulun shall dwell at the haven of the sea; and he shall be for an haven of ships; and his border shall be unto Zidon. </w:t>
      </w:r>
    </w:p>
    <w:p w14:paraId="0A284C22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>Verse 14.</w:t>
      </w:r>
    </w:p>
    <w:p w14:paraId="46FD5B9D" w14:textId="77777777" w:rsidR="005D3BDE" w:rsidRPr="0030217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>Issachar is a strong ass couching down between two burdens: </w:t>
      </w:r>
    </w:p>
    <w:p w14:paraId="00B076C6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mberi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</w:p>
    <w:p w14:paraId="0CC92A27" w14:textId="77777777" w:rsidR="005D3BDE" w:rsidRPr="0030217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>And he saw that rest was good, and the land that it was pleasant; and bowed his shoulder to bear, and became a servant unto tribute. </w:t>
      </w:r>
    </w:p>
    <w:p w14:paraId="1C62D1B2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A2491C">
        <w:rPr>
          <w:rFonts w:ascii="Arial" w:hAnsi="Arial" w:cs="Arial"/>
          <w:sz w:val="28"/>
          <w:szCs w:val="28"/>
          <w:vertAlign w:val="superscript"/>
          <w:lang w:val="fr-FR"/>
        </w:rPr>
        <w:t xml:space="preserve">215 </w:t>
      </w:r>
      <w:r w:rsidRPr="00A2491C">
        <w:rPr>
          <w:rFonts w:ascii="Arial" w:hAnsi="Arial" w:cs="Arial"/>
          <w:sz w:val="28"/>
          <w:szCs w:val="28"/>
          <w:lang w:val="fr-FR"/>
        </w:rPr>
        <w:t xml:space="preserve">Muri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kuona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zvakatoitika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.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Akatoita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servant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ku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tribute. </w:t>
      </w: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pa </w:t>
      </w:r>
      <w:proofErr w:type="spellStart"/>
      <w:r w:rsidRPr="00302174">
        <w:rPr>
          <w:rFonts w:ascii="Arial" w:hAnsi="Arial" w:cs="Arial"/>
          <w:sz w:val="28"/>
          <w:szCs w:val="28"/>
        </w:rPr>
        <w:t>ver-ver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 </w:t>
      </w:r>
      <w:proofErr w:type="spellStart"/>
      <w:r w:rsidRPr="00302174">
        <w:rPr>
          <w:rFonts w:ascii="Arial" w:hAnsi="Arial" w:cs="Arial"/>
          <w:sz w:val="28"/>
          <w:szCs w:val="28"/>
        </w:rPr>
        <w:t>Yandiri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Dan. Ha—</w:t>
      </w: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pa verse 16 tese. </w:t>
      </w:r>
    </w:p>
    <w:p w14:paraId="16134922" w14:textId="77777777" w:rsidR="005D3BDE" w:rsidRPr="0030217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>Dan shall judge his people, as one of the tribes of Israel. </w:t>
      </w:r>
    </w:p>
    <w:p w14:paraId="7CE966AA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mberi</w:t>
      </w:r>
      <w:proofErr w:type="spellEnd"/>
      <w:r w:rsidRPr="00302174">
        <w:rPr>
          <w:rFonts w:ascii="Arial" w:hAnsi="Arial" w:cs="Arial"/>
          <w:sz w:val="28"/>
          <w:szCs w:val="28"/>
        </w:rPr>
        <w:t>.</w:t>
      </w:r>
    </w:p>
    <w:p w14:paraId="211490FE" w14:textId="77777777" w:rsidR="005D3BDE" w:rsidRPr="0030217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 xml:space="preserve">Dan shall be a serpent by the way, an adder in the path, that </w:t>
      </w:r>
      <w:proofErr w:type="spellStart"/>
      <w:r w:rsidRPr="00302174">
        <w:rPr>
          <w:rFonts w:ascii="Arial" w:hAnsi="Arial" w:cs="Arial"/>
          <w:i/>
          <w:iCs/>
          <w:sz w:val="28"/>
          <w:szCs w:val="28"/>
        </w:rPr>
        <w:t>biteth</w:t>
      </w:r>
      <w:proofErr w:type="spellEnd"/>
      <w:r w:rsidRPr="00302174">
        <w:rPr>
          <w:rFonts w:ascii="Arial" w:hAnsi="Arial" w:cs="Arial"/>
          <w:i/>
          <w:iCs/>
          <w:sz w:val="28"/>
          <w:szCs w:val="28"/>
        </w:rPr>
        <w:t xml:space="preserve"> the horse heels, so that his rider shall fall backward. </w:t>
      </w:r>
    </w:p>
    <w:p w14:paraId="2D0B1A7F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302174">
        <w:rPr>
          <w:rFonts w:ascii="Arial" w:hAnsi="Arial" w:cs="Arial"/>
          <w:sz w:val="28"/>
          <w:szCs w:val="28"/>
        </w:rPr>
        <w:t>Handei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mberi</w:t>
      </w:r>
      <w:proofErr w:type="spellEnd"/>
      <w:r w:rsidRPr="00302174">
        <w:rPr>
          <w:rFonts w:ascii="Arial" w:hAnsi="Arial" w:cs="Arial"/>
          <w:sz w:val="28"/>
          <w:szCs w:val="28"/>
        </w:rPr>
        <w:t>.</w:t>
      </w:r>
    </w:p>
    <w:p w14:paraId="1E0432C9" w14:textId="77777777" w:rsidR="005D3BDE" w:rsidRPr="0030217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</w:rPr>
      </w:pPr>
      <w:r w:rsidRPr="00302174">
        <w:rPr>
          <w:rFonts w:ascii="Arial" w:hAnsi="Arial" w:cs="Arial"/>
          <w:i/>
          <w:iCs/>
          <w:sz w:val="28"/>
          <w:szCs w:val="28"/>
        </w:rPr>
        <w:t>I have waited for thy salvation, O LORD. </w:t>
      </w:r>
    </w:p>
    <w:p w14:paraId="221D08C9" w14:textId="77777777" w:rsidR="005D3BDE" w:rsidRPr="00A2491C" w:rsidRDefault="005D3BDE" w:rsidP="005D3BDE">
      <w:pPr>
        <w:jc w:val="both"/>
        <w:rPr>
          <w:rFonts w:ascii="Arial" w:hAnsi="Arial" w:cs="Arial"/>
          <w:sz w:val="28"/>
          <w:szCs w:val="28"/>
          <w:lang w:val="fr-FR"/>
        </w:rPr>
      </w:pPr>
      <w:r w:rsidRPr="00A2491C">
        <w:rPr>
          <w:rFonts w:ascii="Arial" w:hAnsi="Arial" w:cs="Arial"/>
          <w:sz w:val="28"/>
          <w:szCs w:val="28"/>
          <w:vertAlign w:val="superscript"/>
          <w:lang w:val="fr-FR"/>
        </w:rPr>
        <w:t xml:space="preserve">216 </w:t>
      </w:r>
      <w:r w:rsidRPr="00A2491C">
        <w:rPr>
          <w:rFonts w:ascii="Arial" w:hAnsi="Arial" w:cs="Arial"/>
          <w:sz w:val="28"/>
          <w:szCs w:val="28"/>
          <w:lang w:val="fr-FR"/>
        </w:rPr>
        <w:t xml:space="preserve">Muri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kuona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zvataurwa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apa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? Dan </w:t>
      </w:r>
      <w:proofErr w:type="spellStart"/>
      <w:r w:rsidRPr="00A2491C">
        <w:rPr>
          <w:rFonts w:ascii="Arial" w:hAnsi="Arial" w:cs="Arial"/>
          <w:sz w:val="28"/>
          <w:szCs w:val="28"/>
          <w:lang w:val="fr-FR"/>
        </w:rPr>
        <w:t>manje</w:t>
      </w:r>
      <w:proofErr w:type="spellEnd"/>
      <w:r w:rsidRPr="00A2491C">
        <w:rPr>
          <w:rFonts w:ascii="Arial" w:hAnsi="Arial" w:cs="Arial"/>
          <w:sz w:val="28"/>
          <w:szCs w:val="28"/>
          <w:lang w:val="fr-FR"/>
        </w:rPr>
        <w:t xml:space="preserve">, hanzi, </w:t>
      </w:r>
    </w:p>
    <w:p w14:paraId="4EE6D099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“You shall be a serpent,” </w:t>
      </w:r>
      <w:proofErr w:type="spellStart"/>
      <w:r w:rsidRPr="00302174">
        <w:rPr>
          <w:rFonts w:ascii="Arial" w:hAnsi="Arial" w:cs="Arial"/>
          <w:sz w:val="28"/>
          <w:szCs w:val="28"/>
        </w:rPr>
        <w:t>handitika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“Munzira.” </w:t>
      </w:r>
    </w:p>
    <w:p w14:paraId="07DD65A9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302174">
        <w:rPr>
          <w:rFonts w:ascii="Arial" w:hAnsi="Arial" w:cs="Arial"/>
          <w:sz w:val="28"/>
          <w:szCs w:val="28"/>
        </w:rPr>
        <w:t>Munoziva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mu Dan </w:t>
      </w:r>
      <w:proofErr w:type="spellStart"/>
      <w:r w:rsidRPr="00302174">
        <w:rPr>
          <w:rFonts w:ascii="Arial" w:hAnsi="Arial" w:cs="Arial"/>
          <w:sz w:val="28"/>
          <w:szCs w:val="28"/>
        </w:rPr>
        <w:t>ndomakaiswa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mupunzo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na </w:t>
      </w:r>
      <w:proofErr w:type="spellStart"/>
      <w:r w:rsidRPr="00302174">
        <w:rPr>
          <w:rFonts w:ascii="Arial" w:hAnsi="Arial" w:cs="Arial"/>
          <w:sz w:val="28"/>
          <w:szCs w:val="28"/>
        </w:rPr>
        <w:t>Jeroboa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“Jeroboam.”]</w:t>
      </w:r>
      <w:r w:rsidRPr="00302174">
        <w:rPr>
          <w:rFonts w:ascii="Arial" w:hAnsi="Arial" w:cs="Arial"/>
          <w:sz w:val="28"/>
          <w:szCs w:val="28"/>
        </w:rPr>
        <w:t xml:space="preserve"> Did he become a serpent indeed?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vairumwaka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neikunamata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mupunzoka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uku?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5391C355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lastRenderedPageBreak/>
        <w:t xml:space="preserve">217 </w:t>
      </w:r>
      <w:proofErr w:type="spellStart"/>
      <w:r w:rsidRPr="00302174">
        <w:rPr>
          <w:rFonts w:ascii="Arial" w:hAnsi="Arial" w:cs="Arial"/>
          <w:sz w:val="28"/>
          <w:szCs w:val="28"/>
        </w:rPr>
        <w:t>Handisati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ndakamboona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inini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baba </w:t>
      </w:r>
      <w:proofErr w:type="spellStart"/>
      <w:r w:rsidRPr="00302174">
        <w:rPr>
          <w:rFonts w:ascii="Arial" w:hAnsi="Arial" w:cs="Arial"/>
          <w:sz w:val="28"/>
          <w:szCs w:val="28"/>
        </w:rPr>
        <w:t>vanonamata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mu Message, </w:t>
      </w:r>
      <w:proofErr w:type="spellStart"/>
      <w:r w:rsidRPr="00302174">
        <w:rPr>
          <w:rFonts w:ascii="Arial" w:hAnsi="Arial" w:cs="Arial"/>
          <w:sz w:val="28"/>
          <w:szCs w:val="28"/>
        </w:rPr>
        <w:t>vanotaura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02174">
        <w:rPr>
          <w:rFonts w:ascii="Arial" w:hAnsi="Arial" w:cs="Arial"/>
          <w:sz w:val="28"/>
          <w:szCs w:val="28"/>
        </w:rPr>
        <w:t>chinhu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chikasadi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chikasaitika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Kunyanya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panzvimbo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tsve</w:t>
      </w:r>
      <w:proofErr w:type="spellEnd"/>
      <w:r w:rsidRPr="00302174">
        <w:rPr>
          <w:rFonts w:ascii="Arial" w:hAnsi="Arial" w:cs="Arial"/>
          <w:sz w:val="28"/>
          <w:szCs w:val="28"/>
        </w:rPr>
        <w:t>…?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tsvene</w:t>
      </w:r>
      <w:proofErr w:type="spellEnd"/>
      <w:r w:rsidRPr="00302174">
        <w:rPr>
          <w:rFonts w:ascii="Arial" w:hAnsi="Arial" w:cs="Arial"/>
          <w:sz w:val="18"/>
          <w:szCs w:val="18"/>
        </w:rPr>
        <w:t>,”]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yakaiswa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Zita </w:t>
      </w:r>
      <w:proofErr w:type="spellStart"/>
      <w:r w:rsidRPr="00302174">
        <w:rPr>
          <w:rFonts w:ascii="Arial" w:hAnsi="Arial" w:cs="Arial"/>
          <w:sz w:val="28"/>
          <w:szCs w:val="28"/>
        </w:rPr>
        <w:t>nani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naMwari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Tingaita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here </w:t>
      </w:r>
      <w:proofErr w:type="spellStart"/>
      <w:r w:rsidRPr="00302174">
        <w:rPr>
          <w:rFonts w:ascii="Arial" w:hAnsi="Arial" w:cs="Arial"/>
          <w:sz w:val="28"/>
          <w:szCs w:val="28"/>
        </w:rPr>
        <w:t>varanda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vaMwari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?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Aiwa Amen </w:t>
      </w:r>
      <w:proofErr w:type="spellStart"/>
      <w:r w:rsidRPr="00302174">
        <w:rPr>
          <w:rFonts w:ascii="Arial" w:hAnsi="Arial" w:cs="Arial"/>
          <w:sz w:val="28"/>
          <w:szCs w:val="28"/>
        </w:rPr>
        <w:t>handisi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kumunzwa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iyeye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Ndoda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Pr="00302174">
        <w:rPr>
          <w:rFonts w:ascii="Arial" w:hAnsi="Arial" w:cs="Arial"/>
          <w:sz w:val="28"/>
          <w:szCs w:val="28"/>
        </w:rPr>
        <w:t>akadarika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ipapo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Amen, Hallelujah! </w:t>
      </w:r>
      <w:r w:rsidRPr="00302174">
        <w:rPr>
          <w:rFonts w:ascii="Arial" w:hAnsi="Arial" w:cs="Arial"/>
          <w:sz w:val="18"/>
          <w:szCs w:val="18"/>
        </w:rPr>
        <w:t>[Congregation says, “Amen, Hallelujah.”]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19FF83E6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218 </w:t>
      </w:r>
      <w:r w:rsidRPr="00302174">
        <w:rPr>
          <w:rFonts w:ascii="Arial" w:hAnsi="Arial" w:cs="Arial"/>
          <w:sz w:val="28"/>
          <w:szCs w:val="28"/>
        </w:rPr>
        <w:t xml:space="preserve">Dan became a </w:t>
      </w:r>
      <w:proofErr w:type="gramStart"/>
      <w:r w:rsidRPr="00302174">
        <w:rPr>
          <w:rFonts w:ascii="Arial" w:hAnsi="Arial" w:cs="Arial"/>
          <w:sz w:val="28"/>
          <w:szCs w:val="28"/>
        </w:rPr>
        <w:t>really</w:t>
      </w:r>
      <w:proofErr w:type="gramEnd"/>
      <w:r w:rsidRPr="00302174">
        <w:rPr>
          <w:rFonts w:ascii="Arial" w:hAnsi="Arial" w:cs="Arial"/>
          <w:sz w:val="28"/>
          <w:szCs w:val="28"/>
        </w:rPr>
        <w:t xml:space="preserve"> serpent as the father said. Vana ava </w:t>
      </w:r>
      <w:proofErr w:type="spellStart"/>
      <w:r w:rsidRPr="00302174">
        <w:rPr>
          <w:rFonts w:ascii="Arial" w:hAnsi="Arial" w:cs="Arial"/>
          <w:sz w:val="28"/>
          <w:szCs w:val="28"/>
        </w:rPr>
        <w:t>mukazoverenga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history </w:t>
      </w:r>
      <w:proofErr w:type="spellStart"/>
      <w:r w:rsidRPr="00302174">
        <w:rPr>
          <w:rFonts w:ascii="Arial" w:hAnsi="Arial" w:cs="Arial"/>
          <w:sz w:val="28"/>
          <w:szCs w:val="28"/>
        </w:rPr>
        <w:t>yese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yevana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ivavo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ma tribes </w:t>
      </w:r>
      <w:proofErr w:type="spellStart"/>
      <w:r w:rsidRPr="00302174">
        <w:rPr>
          <w:rFonts w:ascii="Arial" w:hAnsi="Arial" w:cs="Arial"/>
          <w:sz w:val="28"/>
          <w:szCs w:val="28"/>
        </w:rPr>
        <w:t>iwaya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muchaona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zvakataurwa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naJokobho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a’akufa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ndozvakasara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zvoitika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kwavari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vese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7A73D73B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>“</w:t>
      </w:r>
      <w:proofErr w:type="spellStart"/>
      <w:r w:rsidRPr="00302174">
        <w:rPr>
          <w:rFonts w:ascii="Arial" w:hAnsi="Arial" w:cs="Arial"/>
          <w:sz w:val="28"/>
          <w:szCs w:val="28"/>
        </w:rPr>
        <w:t>Ndosaka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regai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ndikuudzei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zvichava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zvoitika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ndadii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…?”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ndaenda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4914F9FB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219 </w:t>
      </w:r>
      <w:r w:rsidRPr="00302174">
        <w:rPr>
          <w:rFonts w:ascii="Arial" w:hAnsi="Arial" w:cs="Arial"/>
          <w:sz w:val="28"/>
          <w:szCs w:val="28"/>
        </w:rPr>
        <w:t xml:space="preserve">Ende </w:t>
      </w:r>
      <w:proofErr w:type="spellStart"/>
      <w:r w:rsidRPr="00302174">
        <w:rPr>
          <w:rFonts w:ascii="Arial" w:hAnsi="Arial" w:cs="Arial"/>
          <w:sz w:val="28"/>
          <w:szCs w:val="28"/>
        </w:rPr>
        <w:t>zvainodzokera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kubvira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zvinhu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zvichikonzerwa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nezvakatanga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zvichiitika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iye </w:t>
      </w:r>
      <w:proofErr w:type="spellStart"/>
      <w:r w:rsidRPr="00302174">
        <w:rPr>
          <w:rFonts w:ascii="Arial" w:hAnsi="Arial" w:cs="Arial"/>
          <w:sz w:val="28"/>
          <w:szCs w:val="28"/>
        </w:rPr>
        <w:t>achiri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mupe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mupenyu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Misikanzwa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imwe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yavakabata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akavatsuura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vakasaterera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panguva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yaani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r w:rsidRPr="00302174">
        <w:rPr>
          <w:rFonts w:ascii="Arial" w:hAnsi="Arial" w:cs="Arial"/>
          <w:sz w:val="18"/>
          <w:szCs w:val="18"/>
        </w:rPr>
        <w:t>[Congregation says, “</w:t>
      </w:r>
      <w:proofErr w:type="spellStart"/>
      <w:r w:rsidRPr="00302174">
        <w:rPr>
          <w:rFonts w:ascii="Arial" w:hAnsi="Arial" w:cs="Arial"/>
          <w:sz w:val="18"/>
          <w:szCs w:val="18"/>
        </w:rPr>
        <w:t>yavo</w:t>
      </w:r>
      <w:proofErr w:type="spellEnd"/>
      <w:r w:rsidRPr="00302174">
        <w:rPr>
          <w:rFonts w:ascii="Arial" w:hAnsi="Arial" w:cs="Arial"/>
          <w:sz w:val="18"/>
          <w:szCs w:val="18"/>
        </w:rPr>
        <w:t>.”]</w:t>
      </w:r>
      <w:r w:rsidRPr="00302174">
        <w:rPr>
          <w:rFonts w:ascii="Arial" w:hAnsi="Arial" w:cs="Arial"/>
          <w:sz w:val="28"/>
          <w:szCs w:val="28"/>
        </w:rPr>
        <w:t xml:space="preserve"> </w:t>
      </w:r>
    </w:p>
    <w:p w14:paraId="44C6DC4A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 xml:space="preserve">220 </w:t>
      </w:r>
      <w:r w:rsidRPr="00302174">
        <w:rPr>
          <w:rFonts w:ascii="Arial" w:hAnsi="Arial" w:cs="Arial"/>
          <w:sz w:val="28"/>
          <w:szCs w:val="28"/>
        </w:rPr>
        <w:t xml:space="preserve">Ma brothers </w:t>
      </w:r>
      <w:proofErr w:type="spellStart"/>
      <w:r w:rsidRPr="00302174">
        <w:rPr>
          <w:rFonts w:ascii="Arial" w:hAnsi="Arial" w:cs="Arial"/>
          <w:sz w:val="28"/>
          <w:szCs w:val="28"/>
        </w:rPr>
        <w:t>ane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ma parents </w:t>
      </w:r>
      <w:proofErr w:type="spellStart"/>
      <w:r w:rsidRPr="00302174">
        <w:rPr>
          <w:rFonts w:ascii="Arial" w:hAnsi="Arial" w:cs="Arial"/>
          <w:sz w:val="28"/>
          <w:szCs w:val="28"/>
        </w:rPr>
        <w:t>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mu Message, </w:t>
      </w:r>
      <w:proofErr w:type="spellStart"/>
      <w:r w:rsidRPr="00302174">
        <w:rPr>
          <w:rFonts w:ascii="Arial" w:hAnsi="Arial" w:cs="Arial"/>
          <w:sz w:val="28"/>
          <w:szCs w:val="28"/>
        </w:rPr>
        <w:t>batai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chizaruro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apa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Handisi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kunzwa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Pr="00302174">
        <w:rPr>
          <w:rFonts w:ascii="Arial" w:hAnsi="Arial" w:cs="Arial"/>
          <w:sz w:val="28"/>
          <w:szCs w:val="28"/>
        </w:rPr>
        <w:t>varanda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vaMwari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Ndoda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Amen </w:t>
      </w:r>
      <w:proofErr w:type="spellStart"/>
      <w:r w:rsidRPr="00302174">
        <w:rPr>
          <w:rFonts w:ascii="Arial" w:hAnsi="Arial" w:cs="Arial"/>
          <w:sz w:val="28"/>
          <w:szCs w:val="28"/>
        </w:rPr>
        <w:t>akadarika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ipapo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Vana Brother Musasa ava, </w:t>
      </w:r>
      <w:proofErr w:type="spellStart"/>
      <w:r w:rsidRPr="00302174">
        <w:rPr>
          <w:rFonts w:ascii="Arial" w:hAnsi="Arial" w:cs="Arial"/>
          <w:sz w:val="28"/>
          <w:szCs w:val="28"/>
        </w:rPr>
        <w:t>vanofana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kubata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chizaruro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ichocho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</w:p>
    <w:p w14:paraId="1BFDCF03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  <w:vertAlign w:val="superscript"/>
        </w:rPr>
        <w:t>221</w:t>
      </w:r>
      <w:r w:rsidRPr="00302174">
        <w:rPr>
          <w:rFonts w:ascii="Arial" w:hAnsi="Arial" w:cs="Arial"/>
          <w:sz w:val="28"/>
          <w:szCs w:val="28"/>
        </w:rPr>
        <w:t xml:space="preserve">Mudhara </w:t>
      </w:r>
      <w:proofErr w:type="spellStart"/>
      <w:r w:rsidRPr="00302174">
        <w:rPr>
          <w:rFonts w:ascii="Arial" w:hAnsi="Arial" w:cs="Arial"/>
          <w:sz w:val="28"/>
          <w:szCs w:val="28"/>
        </w:rPr>
        <w:t>a’akushaya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uyu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anofanira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72FB6E8B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“Baba </w:t>
      </w:r>
      <w:proofErr w:type="spellStart"/>
      <w:r w:rsidRPr="00302174">
        <w:rPr>
          <w:rFonts w:ascii="Arial" w:hAnsi="Arial" w:cs="Arial"/>
          <w:sz w:val="28"/>
          <w:szCs w:val="28"/>
        </w:rPr>
        <w:t>ndiisei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ropafadzo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</w:p>
    <w:p w14:paraId="32CCBD23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302174">
        <w:rPr>
          <w:rFonts w:ascii="Arial" w:hAnsi="Arial" w:cs="Arial"/>
          <w:sz w:val="28"/>
          <w:szCs w:val="28"/>
        </w:rPr>
        <w:t xml:space="preserve">Ava </w:t>
      </w:r>
      <w:proofErr w:type="spellStart"/>
      <w:r w:rsidRPr="00302174">
        <w:rPr>
          <w:rFonts w:ascii="Arial" w:hAnsi="Arial" w:cs="Arial"/>
          <w:sz w:val="28"/>
          <w:szCs w:val="28"/>
        </w:rPr>
        <w:t>VaMusasa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vakaisa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ruoko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rwavo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pamusoro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va</w:t>
      </w:r>
      <w:proofErr w:type="spellEnd"/>
      <w:r w:rsidRPr="00302174">
        <w:rPr>
          <w:rFonts w:ascii="Arial" w:hAnsi="Arial" w:cs="Arial"/>
          <w:sz w:val="28"/>
          <w:szCs w:val="28"/>
        </w:rPr>
        <w:t>—</w:t>
      </w:r>
      <w:proofErr w:type="spellStart"/>
      <w:r w:rsidRPr="00302174">
        <w:rPr>
          <w:rFonts w:ascii="Arial" w:hAnsi="Arial" w:cs="Arial"/>
          <w:sz w:val="28"/>
          <w:szCs w:val="28"/>
        </w:rPr>
        <w:t>vakati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</w:p>
    <w:p w14:paraId="7380BE41" w14:textId="77777777" w:rsidR="005D3BDE" w:rsidRPr="00302174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302174">
        <w:rPr>
          <w:rFonts w:ascii="Arial" w:hAnsi="Arial" w:cs="Arial"/>
          <w:sz w:val="28"/>
          <w:szCs w:val="28"/>
        </w:rPr>
        <w:t xml:space="preserve">“Manu </w:t>
      </w:r>
      <w:proofErr w:type="spellStart"/>
      <w:r w:rsidRPr="00302174">
        <w:rPr>
          <w:rFonts w:ascii="Arial" w:hAnsi="Arial" w:cs="Arial"/>
          <w:sz w:val="28"/>
          <w:szCs w:val="28"/>
        </w:rPr>
        <w:t>ndakusiira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mhuri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Mwari </w:t>
      </w:r>
      <w:proofErr w:type="spellStart"/>
      <w:r w:rsidRPr="00302174">
        <w:rPr>
          <w:rFonts w:ascii="Arial" w:hAnsi="Arial" w:cs="Arial"/>
          <w:sz w:val="28"/>
          <w:szCs w:val="28"/>
        </w:rPr>
        <w:t>mubatsirei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kuti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mhuri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yandamusiira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agone </w:t>
      </w:r>
      <w:proofErr w:type="spellStart"/>
      <w:r w:rsidRPr="00302174">
        <w:rPr>
          <w:rFonts w:ascii="Arial" w:hAnsi="Arial" w:cs="Arial"/>
          <w:sz w:val="28"/>
          <w:szCs w:val="28"/>
        </w:rPr>
        <w:t>kuidii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…? </w:t>
      </w:r>
      <w:proofErr w:type="spellStart"/>
      <w:r w:rsidRPr="00302174">
        <w:rPr>
          <w:rFonts w:ascii="Arial" w:hAnsi="Arial" w:cs="Arial"/>
          <w:sz w:val="28"/>
          <w:szCs w:val="28"/>
        </w:rPr>
        <w:t>Kuichengeta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nepfuma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Pamusha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wake </w:t>
      </w:r>
      <w:proofErr w:type="spellStart"/>
      <w:r w:rsidRPr="00302174">
        <w:rPr>
          <w:rFonts w:ascii="Arial" w:hAnsi="Arial" w:cs="Arial"/>
          <w:sz w:val="28"/>
          <w:szCs w:val="28"/>
        </w:rPr>
        <w:t>ngapanunire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mombe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mbudzi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nehwayi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r w:rsidRPr="00302174">
        <w:rPr>
          <w:rFonts w:ascii="Arial" w:hAnsi="Arial" w:cs="Arial"/>
          <w:sz w:val="18"/>
          <w:szCs w:val="18"/>
        </w:rPr>
        <w:t>[Congregation says, “Amen.”]</w:t>
      </w:r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Pamusha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pake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ngapadai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302174">
        <w:rPr>
          <w:rFonts w:ascii="Arial" w:hAnsi="Arial" w:cs="Arial"/>
          <w:sz w:val="28"/>
          <w:szCs w:val="28"/>
        </w:rPr>
        <w:t>Zvamaamakarongera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kundiitira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zvadumudzirwa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02174">
        <w:rPr>
          <w:rFonts w:ascii="Arial" w:hAnsi="Arial" w:cs="Arial"/>
          <w:sz w:val="28"/>
          <w:szCs w:val="28"/>
        </w:rPr>
        <w:t>nehupenyu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02174">
        <w:rPr>
          <w:rFonts w:ascii="Arial" w:hAnsi="Arial" w:cs="Arial"/>
          <w:sz w:val="28"/>
          <w:szCs w:val="28"/>
        </w:rPr>
        <w:t>ndinozvikumbira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zviuye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2174">
        <w:rPr>
          <w:rFonts w:ascii="Arial" w:hAnsi="Arial" w:cs="Arial"/>
          <w:sz w:val="28"/>
          <w:szCs w:val="28"/>
        </w:rPr>
        <w:t>paari</w:t>
      </w:r>
      <w:proofErr w:type="spellEnd"/>
      <w:r w:rsidRPr="00302174">
        <w:rPr>
          <w:rFonts w:ascii="Arial" w:hAnsi="Arial" w:cs="Arial"/>
          <w:sz w:val="28"/>
          <w:szCs w:val="28"/>
        </w:rPr>
        <w:t xml:space="preserve">.” </w:t>
      </w:r>
      <w:r w:rsidRPr="00302174">
        <w:rPr>
          <w:rFonts w:ascii="Arial" w:hAnsi="Arial" w:cs="Arial"/>
          <w:sz w:val="18"/>
          <w:szCs w:val="18"/>
        </w:rPr>
        <w:t>[Congregation says, “Amen.”; Apostle Gumbura chuckles—ED; Congregation says, “Amen.”]</w:t>
      </w:r>
    </w:p>
    <w:p w14:paraId="630266BB" w14:textId="77777777" w:rsidR="005D3BDE" w:rsidRDefault="005D3BDE" w:rsidP="005D3BDE">
      <w:pPr>
        <w:jc w:val="both"/>
        <w:rPr>
          <w:rFonts w:ascii="Arial" w:hAnsi="Arial" w:cs="Arial"/>
          <w:sz w:val="18"/>
          <w:szCs w:val="18"/>
        </w:rPr>
      </w:pPr>
      <w:r w:rsidRPr="006140EC">
        <w:rPr>
          <w:rFonts w:ascii="Arial" w:hAnsi="Arial" w:cs="Arial"/>
          <w:sz w:val="28"/>
          <w:szCs w:val="28"/>
          <w:vertAlign w:val="superscript"/>
        </w:rPr>
        <w:t>222</w:t>
      </w:r>
      <w:r>
        <w:rPr>
          <w:rFonts w:ascii="Arial" w:hAnsi="Arial" w:cs="Arial"/>
          <w:sz w:val="28"/>
          <w:szCs w:val="28"/>
        </w:rPr>
        <w:t xml:space="preserve"> “</w:t>
      </w:r>
      <w:proofErr w:type="spellStart"/>
      <w:r>
        <w:rPr>
          <w:rFonts w:ascii="Arial" w:hAnsi="Arial" w:cs="Arial"/>
          <w:sz w:val="28"/>
          <w:szCs w:val="28"/>
        </w:rPr>
        <w:t>Pamusha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pake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ngapadai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Zvamamakarongera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kundiitira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zvadurudzirwa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nehupenyu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ndinozvikumbira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zviuye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paari</w:t>
      </w:r>
      <w:proofErr w:type="spellEnd"/>
      <w:r>
        <w:rPr>
          <w:rFonts w:ascii="Arial" w:hAnsi="Arial" w:cs="Arial"/>
          <w:sz w:val="28"/>
          <w:szCs w:val="28"/>
        </w:rPr>
        <w:t xml:space="preserve">!”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Hah! Hah!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Ndoda</w:t>
      </w:r>
      <w:proofErr w:type="spellEnd"/>
      <w:r>
        <w:rPr>
          <w:rFonts w:ascii="Arial" w:hAnsi="Arial" w:cs="Arial"/>
          <w:sz w:val="28"/>
          <w:szCs w:val="28"/>
        </w:rPr>
        <w:t xml:space="preserve"> Ameni </w:t>
      </w:r>
      <w:proofErr w:type="spellStart"/>
      <w:r>
        <w:rPr>
          <w:rFonts w:ascii="Arial" w:hAnsi="Arial" w:cs="Arial"/>
          <w:sz w:val="28"/>
          <w:szCs w:val="28"/>
        </w:rPr>
        <w:t>akadarika</w:t>
      </w:r>
      <w:proofErr w:type="spellEnd"/>
      <w:r>
        <w:rPr>
          <w:rFonts w:ascii="Arial" w:hAnsi="Arial" w:cs="Arial"/>
          <w:sz w:val="28"/>
          <w:szCs w:val="28"/>
        </w:rPr>
        <w:t xml:space="preserve"> Ameni!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Chipfanha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chinonunira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ichi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</w:t>
      </w:r>
      <w:r w:rsidRPr="00F870B3">
        <w:rPr>
          <w:rFonts w:ascii="Arial" w:hAnsi="Arial" w:cs="Arial"/>
          <w:sz w:val="28"/>
          <w:szCs w:val="28"/>
        </w:rPr>
        <w:t>anomuroya</w:t>
      </w:r>
      <w:proofErr w:type="spellEnd"/>
      <w:r w:rsidRPr="00F870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870B3">
        <w:rPr>
          <w:rFonts w:ascii="Arial" w:hAnsi="Arial" w:cs="Arial"/>
          <w:sz w:val="28"/>
          <w:szCs w:val="28"/>
        </w:rPr>
        <w:t>kumusha</w:t>
      </w:r>
      <w:proofErr w:type="spellEnd"/>
      <w:r w:rsidRPr="00F870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870B3">
        <w:rPr>
          <w:rFonts w:ascii="Arial" w:hAnsi="Arial" w:cs="Arial"/>
          <w:sz w:val="28"/>
          <w:szCs w:val="28"/>
        </w:rPr>
        <w:t>kwese</w:t>
      </w:r>
      <w:proofErr w:type="spellEnd"/>
      <w:r w:rsidRPr="00F870B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870B3">
        <w:rPr>
          <w:rFonts w:ascii="Arial" w:hAnsi="Arial" w:cs="Arial"/>
          <w:sz w:val="28"/>
          <w:szCs w:val="28"/>
        </w:rPr>
        <w:t>havamukwa</w:t>
      </w:r>
      <w:r>
        <w:rPr>
          <w:rFonts w:ascii="Arial" w:hAnsi="Arial" w:cs="Arial"/>
          <w:sz w:val="28"/>
          <w:szCs w:val="28"/>
        </w:rPr>
        <w:t>ni</w:t>
      </w:r>
      <w:proofErr w:type="spellEnd"/>
      <w:r w:rsidRPr="00F870B3">
        <w:rPr>
          <w:rFonts w:ascii="Arial" w:hAnsi="Arial" w:cs="Arial"/>
          <w:sz w:val="28"/>
          <w:szCs w:val="28"/>
        </w:rPr>
        <w:t>…?</w:t>
      </w:r>
      <w:r>
        <w:rPr>
          <w:rFonts w:ascii="Arial" w:hAnsi="Arial" w:cs="Arial"/>
          <w:sz w:val="28"/>
          <w:szCs w:val="28"/>
        </w:rPr>
        <w:t xml:space="preserve">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havamukwanisi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 w:rsidRPr="00CC4379">
        <w:rPr>
          <w:rFonts w:ascii="Arial" w:hAnsi="Arial" w:cs="Arial"/>
          <w:i/>
          <w:iCs/>
          <w:sz w:val="28"/>
          <w:szCs w:val="28"/>
        </w:rPr>
        <w:lastRenderedPageBreak/>
        <w:t xml:space="preserve">The Right of </w:t>
      </w:r>
      <w:r>
        <w:rPr>
          <w:rFonts w:ascii="Arial" w:hAnsi="Arial" w:cs="Arial"/>
          <w:i/>
          <w:iCs/>
          <w:sz w:val="28"/>
          <w:szCs w:val="28"/>
        </w:rPr>
        <w:t>a</w:t>
      </w:r>
      <w:r w:rsidRPr="00CC4379">
        <w:rPr>
          <w:rFonts w:ascii="Arial" w:hAnsi="Arial" w:cs="Arial"/>
          <w:i/>
          <w:iCs/>
          <w:sz w:val="28"/>
          <w:szCs w:val="28"/>
        </w:rPr>
        <w:t xml:space="preserve"> Father</w:t>
      </w:r>
      <w:r>
        <w:rPr>
          <w:rFonts w:ascii="Arial" w:hAnsi="Arial" w:cs="Arial"/>
          <w:sz w:val="28"/>
          <w:szCs w:val="28"/>
        </w:rPr>
        <w:t xml:space="preserve">.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Ma brother </w:t>
      </w:r>
      <w:proofErr w:type="spellStart"/>
      <w:r>
        <w:rPr>
          <w:rFonts w:ascii="Arial" w:hAnsi="Arial" w:cs="Arial"/>
          <w:sz w:val="28"/>
          <w:szCs w:val="28"/>
        </w:rPr>
        <w:t>ngaajekerwe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nenyaya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iyoyo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r w:rsidRPr="0002788C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02788C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musiye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mavaka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dzinza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rakanaka</w:t>
      </w:r>
      <w:proofErr w:type="spellEnd"/>
      <w:r>
        <w:rPr>
          <w:rFonts w:ascii="Arial" w:hAnsi="Arial" w:cs="Arial"/>
          <w:sz w:val="28"/>
          <w:szCs w:val="28"/>
        </w:rPr>
        <w:t xml:space="preserve">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Hallelujah!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</w:p>
    <w:p w14:paraId="6E2C102A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6140EC">
        <w:rPr>
          <w:rFonts w:ascii="Arial" w:hAnsi="Arial" w:cs="Arial"/>
          <w:sz w:val="28"/>
          <w:szCs w:val="28"/>
          <w:vertAlign w:val="superscript"/>
        </w:rPr>
        <w:t>223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Ndosaka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iwewe</w:t>
      </w:r>
      <w:proofErr w:type="spellEnd"/>
      <w:r>
        <w:rPr>
          <w:rFonts w:ascii="Arial" w:hAnsi="Arial" w:cs="Arial"/>
          <w:sz w:val="28"/>
          <w:szCs w:val="28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</w:rPr>
        <w:t>uchikudza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vakoso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vari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vakomanaso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tarisa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stereki</w:t>
      </w:r>
      <w:proofErr w:type="spellEnd"/>
      <w:r>
        <w:rPr>
          <w:rFonts w:ascii="Arial" w:hAnsi="Arial" w:cs="Arial"/>
          <w:sz w:val="28"/>
          <w:szCs w:val="28"/>
        </w:rPr>
        <w:t>. Ende learn to be a fair brother.</w:t>
      </w:r>
      <w:r w:rsidRPr="004D7AEE">
        <w:rPr>
          <w:rFonts w:ascii="Arial" w:hAnsi="Arial" w:cs="Arial"/>
          <w:sz w:val="18"/>
          <w:szCs w:val="18"/>
        </w:rPr>
        <w:t xml:space="preserve">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 Be indeed a fair fa…? </w:t>
      </w:r>
      <w:r w:rsidRPr="000D12B6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 xml:space="preserve">Apostle Gumbura and </w:t>
      </w:r>
      <w:r w:rsidRPr="000D12B6">
        <w:rPr>
          <w:rFonts w:ascii="Arial" w:hAnsi="Arial" w:cs="Arial"/>
          <w:sz w:val="18"/>
          <w:szCs w:val="18"/>
        </w:rPr>
        <w:t>Congregation say, “</w:t>
      </w:r>
      <w:r>
        <w:rPr>
          <w:rFonts w:ascii="Arial" w:hAnsi="Arial" w:cs="Arial"/>
          <w:sz w:val="18"/>
          <w:szCs w:val="18"/>
        </w:rPr>
        <w:t xml:space="preserve">father; </w:t>
      </w:r>
      <w:r w:rsidRPr="0002788C">
        <w:rPr>
          <w:rFonts w:ascii="Arial" w:hAnsi="Arial" w:cs="Arial"/>
          <w:sz w:val="18"/>
          <w:szCs w:val="18"/>
        </w:rPr>
        <w:t>Amen.”]</w:t>
      </w:r>
      <w:r>
        <w:rPr>
          <w:rFonts w:ascii="Arial" w:hAnsi="Arial" w:cs="Arial"/>
          <w:sz w:val="28"/>
          <w:szCs w:val="28"/>
        </w:rPr>
        <w:t xml:space="preserve"> Kura </w:t>
      </w:r>
      <w:proofErr w:type="spellStart"/>
      <w:r>
        <w:rPr>
          <w:rFonts w:ascii="Arial" w:hAnsi="Arial" w:cs="Arial"/>
          <w:sz w:val="28"/>
          <w:szCs w:val="28"/>
        </w:rPr>
        <w:t>uchitarisaso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uchionaso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Uchionaso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Ha’m</w:t>
      </w:r>
      <w:del w:id="160" w:author="Transcriber01 JHB" w:date="2025-08-26T09:15:00Z" w16du:dateUtc="2025-08-26T07:15:00Z">
        <w:r w:rsidDel="0084560F">
          <w:rPr>
            <w:rFonts w:ascii="Arial" w:hAnsi="Arial" w:cs="Arial"/>
            <w:sz w:val="28"/>
            <w:szCs w:val="28"/>
          </w:rPr>
          <w:delText>a</w:delText>
        </w:r>
      </w:del>
      <w:ins w:id="161" w:author="Transcriber01 JHB" w:date="2025-08-26T09:15:00Z" w16du:dateUtc="2025-08-26T07:15:00Z">
        <w:r>
          <w:rPr>
            <w:rFonts w:ascii="Arial" w:hAnsi="Arial" w:cs="Arial"/>
            <w:sz w:val="28"/>
            <w:szCs w:val="28"/>
          </w:rPr>
          <w:t>o</w:t>
        </w:r>
      </w:ins>
      <w:r>
        <w:rPr>
          <w:rFonts w:ascii="Arial" w:hAnsi="Arial" w:cs="Arial"/>
          <w:sz w:val="28"/>
          <w:szCs w:val="28"/>
        </w:rPr>
        <w:t>ona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</w:rPr>
        <w:t>Nokuti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waunonzwa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mumwoyo</w:t>
      </w:r>
      <w:proofErr w:type="spellEnd"/>
      <w:r>
        <w:rPr>
          <w:rFonts w:ascii="Arial" w:hAnsi="Arial" w:cs="Arial"/>
          <w:sz w:val="28"/>
          <w:szCs w:val="28"/>
        </w:rPr>
        <w:t xml:space="preserve"> mako, </w:t>
      </w:r>
      <w:proofErr w:type="spellStart"/>
      <w:r>
        <w:rPr>
          <w:rFonts w:ascii="Arial" w:hAnsi="Arial" w:cs="Arial"/>
          <w:sz w:val="28"/>
          <w:szCs w:val="28"/>
        </w:rPr>
        <w:t>handitika</w:t>
      </w:r>
      <w:proofErr w:type="spellEnd"/>
      <w:r>
        <w:rPr>
          <w:rFonts w:ascii="Arial" w:hAnsi="Arial" w:cs="Arial"/>
          <w:sz w:val="28"/>
          <w:szCs w:val="28"/>
        </w:rPr>
        <w:t xml:space="preserve">, kana </w:t>
      </w:r>
      <w:proofErr w:type="spellStart"/>
      <w:r>
        <w:rPr>
          <w:rFonts w:ascii="Arial" w:hAnsi="Arial" w:cs="Arial"/>
          <w:sz w:val="28"/>
          <w:szCs w:val="28"/>
        </w:rPr>
        <w:t>une</w:t>
      </w:r>
      <w:proofErr w:type="spellEnd"/>
      <w:r>
        <w:rPr>
          <w:rFonts w:ascii="Arial" w:hAnsi="Arial" w:cs="Arial"/>
          <w:sz w:val="28"/>
          <w:szCs w:val="28"/>
        </w:rPr>
        <w:t xml:space="preserve"> Mweya </w:t>
      </w:r>
      <w:proofErr w:type="spellStart"/>
      <w:r>
        <w:rPr>
          <w:rFonts w:ascii="Arial" w:hAnsi="Arial" w:cs="Arial"/>
          <w:sz w:val="28"/>
          <w:szCs w:val="28"/>
        </w:rPr>
        <w:t>waMwari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hakusi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kumuda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kwemataridzikiro</w:t>
      </w:r>
      <w:proofErr w:type="spellEnd"/>
      <w:r>
        <w:rPr>
          <w:rFonts w:ascii="Arial" w:hAnsi="Arial" w:cs="Arial"/>
          <w:sz w:val="28"/>
          <w:szCs w:val="28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</w:rPr>
        <w:t>chimiro</w:t>
      </w:r>
      <w:proofErr w:type="spellEnd"/>
      <w:r>
        <w:rPr>
          <w:rFonts w:ascii="Arial" w:hAnsi="Arial" w:cs="Arial"/>
          <w:sz w:val="28"/>
          <w:szCs w:val="28"/>
        </w:rPr>
        <w:t xml:space="preserve">. Mweya </w:t>
      </w:r>
      <w:proofErr w:type="spellStart"/>
      <w:r>
        <w:rPr>
          <w:rFonts w:ascii="Arial" w:hAnsi="Arial" w:cs="Arial"/>
          <w:sz w:val="28"/>
          <w:szCs w:val="28"/>
        </w:rPr>
        <w:t>yenyu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yadii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yawirirana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0D12B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yawirirana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8C2D3C">
        <w:rPr>
          <w:rFonts w:ascii="Arial" w:hAnsi="Arial" w:cs="Arial"/>
          <w:sz w:val="18"/>
          <w:szCs w:val="18"/>
        </w:rPr>
        <w:t>[Apostle Gumbura laughs—ED</w:t>
      </w:r>
      <w:r>
        <w:rPr>
          <w:rFonts w:ascii="Arial" w:hAnsi="Arial" w:cs="Arial"/>
          <w:sz w:val="18"/>
          <w:szCs w:val="18"/>
        </w:rPr>
        <w:t>; Congregation says, “Amen.”</w:t>
      </w:r>
      <w:r w:rsidRPr="008C2D3C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Amen!!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Haumusarudze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nemazi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02788C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nemaziso</w:t>
      </w:r>
      <w:proofErr w:type="spellEnd"/>
      <w:r w:rsidRPr="0002788C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2B74FB3E" w14:textId="77777777" w:rsidR="005D3BDE" w:rsidRDefault="005D3BDE" w:rsidP="005D3BDE">
      <w:pPr>
        <w:jc w:val="both"/>
        <w:rPr>
          <w:ins w:id="162" w:author="Transcriber01 JHB" w:date="2025-08-28T11:47:00Z" w16du:dateUtc="2025-08-28T09:47:00Z"/>
          <w:rFonts w:ascii="Arial" w:hAnsi="Arial" w:cs="Arial"/>
          <w:sz w:val="28"/>
          <w:szCs w:val="28"/>
        </w:rPr>
      </w:pPr>
      <w:r w:rsidRPr="00661712">
        <w:rPr>
          <w:rFonts w:ascii="Arial" w:hAnsi="Arial" w:cs="Arial"/>
          <w:sz w:val="28"/>
          <w:szCs w:val="28"/>
          <w:vertAlign w:val="superscript"/>
        </w:rPr>
        <w:t>224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Rogona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dofo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kuchikoro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vanotozviona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</w:p>
    <w:p w14:paraId="41D74739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proofErr w:type="spellStart"/>
      <w:r>
        <w:rPr>
          <w:rFonts w:ascii="Arial" w:hAnsi="Arial" w:cs="Arial"/>
          <w:sz w:val="28"/>
          <w:szCs w:val="28"/>
        </w:rPr>
        <w:t>Babaka</w:t>
      </w:r>
      <w:proofErr w:type="spellEnd"/>
      <w:r>
        <w:rPr>
          <w:rFonts w:ascii="Arial" w:hAnsi="Arial" w:cs="Arial"/>
          <w:sz w:val="28"/>
          <w:szCs w:val="28"/>
        </w:rPr>
        <w:t xml:space="preserve">, pane </w:t>
      </w:r>
      <w:proofErr w:type="spellStart"/>
      <w:r>
        <w:rPr>
          <w:rFonts w:ascii="Arial" w:hAnsi="Arial" w:cs="Arial"/>
          <w:sz w:val="28"/>
          <w:szCs w:val="28"/>
        </w:rPr>
        <w:t>mupfanha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uyu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vanomu</w:t>
      </w:r>
      <w:proofErr w:type="spellEnd"/>
      <w:r>
        <w:rPr>
          <w:rFonts w:ascii="Arial" w:hAnsi="Arial" w:cs="Arial"/>
          <w:sz w:val="28"/>
          <w:szCs w:val="28"/>
        </w:rPr>
        <w:t xml:space="preserve"> favour too…?” </w:t>
      </w:r>
      <w:r w:rsidRPr="0002788C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too much</w:t>
      </w:r>
      <w:r w:rsidRPr="0002788C">
        <w:rPr>
          <w:rFonts w:ascii="Arial" w:hAnsi="Arial" w:cs="Arial"/>
          <w:sz w:val="18"/>
          <w:szCs w:val="18"/>
        </w:rPr>
        <w:t>.”]</w:t>
      </w:r>
    </w:p>
    <w:p w14:paraId="7AD43D68" w14:textId="77777777" w:rsidR="005D3BDE" w:rsidRDefault="005D3BDE" w:rsidP="005D3BDE">
      <w:pPr>
        <w:jc w:val="both"/>
        <w:rPr>
          <w:ins w:id="163" w:author="Transcriber01 JHB" w:date="2025-08-28T11:48:00Z" w16du:dateUtc="2025-08-28T09:48:00Z"/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Akaita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misikanzwa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pamwe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26370">
        <w:rPr>
          <w:rFonts w:ascii="Arial" w:hAnsi="Arial" w:cs="Arial"/>
          <w:i/>
          <w:iCs/>
          <w:sz w:val="28"/>
          <w:szCs w:val="28"/>
        </w:rPr>
        <w:t>unongo</w:t>
      </w:r>
      <w:del w:id="164" w:author="Transcriber01 JHB" w:date="2025-08-26T09:17:00Z" w16du:dateUtc="2025-08-26T07:17:00Z">
        <w:r w:rsidRPr="00826370" w:rsidDel="00773355">
          <w:rPr>
            <w:rFonts w:ascii="Arial" w:hAnsi="Arial" w:cs="Arial"/>
            <w:i/>
            <w:iCs/>
            <w:sz w:val="28"/>
            <w:szCs w:val="28"/>
          </w:rPr>
          <w:delText xml:space="preserve"> </w:delText>
        </w:r>
      </w:del>
      <w:r w:rsidRPr="00826370">
        <w:rPr>
          <w:rFonts w:ascii="Arial" w:hAnsi="Arial" w:cs="Arial"/>
          <w:i/>
          <w:iCs/>
          <w:sz w:val="28"/>
          <w:szCs w:val="28"/>
        </w:rPr>
        <w:t>dismisser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r w:rsidRPr="000D12B6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you dismiss it—ED]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</w:p>
    <w:p w14:paraId="3B44A79B" w14:textId="77777777" w:rsidR="005D3BDE" w:rsidRPr="00773355" w:rsidRDefault="005D3BDE" w:rsidP="005D3BDE">
      <w:pPr>
        <w:jc w:val="both"/>
        <w:rPr>
          <w:rFonts w:ascii="Arial" w:hAnsi="Arial" w:cs="Arial"/>
          <w:sz w:val="18"/>
          <w:szCs w:val="18"/>
          <w:rPrChange w:id="165" w:author="Transcriber01 JHB" w:date="2025-08-26T09:18:00Z" w16du:dateUtc="2025-08-26T07:18:00Z">
            <w:rPr>
              <w:rFonts w:ascii="Arial" w:hAnsi="Arial" w:cs="Arial"/>
              <w:sz w:val="28"/>
              <w:szCs w:val="28"/>
            </w:rPr>
          </w:rPrChange>
        </w:rPr>
      </w:pPr>
      <w:r>
        <w:rPr>
          <w:rFonts w:ascii="Arial" w:hAnsi="Arial" w:cs="Arial"/>
          <w:sz w:val="28"/>
          <w:szCs w:val="28"/>
        </w:rPr>
        <w:t>“Hah, no.”</w:t>
      </w:r>
    </w:p>
    <w:p w14:paraId="53DEC3A4" w14:textId="77777777" w:rsidR="005D3BDE" w:rsidDel="00235DA7" w:rsidRDefault="005D3BDE" w:rsidP="005D3BDE">
      <w:pPr>
        <w:jc w:val="both"/>
        <w:rPr>
          <w:del w:id="166" w:author="Transcriber01 JHB" w:date="2025-08-26T09:23:00Z" w16du:dateUtc="2025-08-26T07:23:00Z"/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Baba </w:t>
      </w:r>
      <w:commentRangeStart w:id="167"/>
      <w:proofErr w:type="spellStart"/>
      <w:r>
        <w:rPr>
          <w:rFonts w:ascii="Arial" w:hAnsi="Arial" w:cs="Arial"/>
          <w:sz w:val="28"/>
          <w:szCs w:val="28"/>
        </w:rPr>
        <w:t>vanenge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vachingoti</w:t>
      </w:r>
      <w:proofErr w:type="spellEnd"/>
      <w:r>
        <w:rPr>
          <w:rFonts w:ascii="Arial" w:hAnsi="Arial" w:cs="Arial"/>
          <w:sz w:val="28"/>
          <w:szCs w:val="28"/>
        </w:rPr>
        <w:t>,</w:t>
      </w:r>
      <w:commentRangeEnd w:id="167"/>
      <w:r>
        <w:rPr>
          <w:rStyle w:val="CommentReference"/>
        </w:rPr>
        <w:commentReference w:id="167"/>
      </w:r>
      <w:ins w:id="168" w:author="Transcriber01 JHB" w:date="2025-08-27T11:47:00Z" w16du:dateUtc="2025-08-27T09:47:00Z">
        <w:r>
          <w:rPr>
            <w:rFonts w:ascii="Arial" w:hAnsi="Arial" w:cs="Arial"/>
            <w:sz w:val="28"/>
            <w:szCs w:val="28"/>
          </w:rPr>
          <w:t xml:space="preserve"> </w:t>
        </w:r>
      </w:ins>
    </w:p>
    <w:p w14:paraId="24045EB8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“Heh </w:t>
      </w:r>
      <w:proofErr w:type="spellStart"/>
      <w:r>
        <w:rPr>
          <w:rFonts w:ascii="Arial" w:hAnsi="Arial" w:cs="Arial"/>
          <w:sz w:val="28"/>
          <w:szCs w:val="28"/>
        </w:rPr>
        <w:t>heh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Tibvireyi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apa</w:t>
      </w:r>
      <w:proofErr w:type="spellEnd"/>
      <w:r>
        <w:rPr>
          <w:rFonts w:ascii="Arial" w:hAnsi="Arial" w:cs="Arial"/>
          <w:sz w:val="28"/>
          <w:szCs w:val="28"/>
        </w:rPr>
        <w:t>.”</w:t>
      </w:r>
    </w:p>
    <w:p w14:paraId="56B28126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Zvatopera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</w:p>
    <w:p w14:paraId="19117383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Voga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vagoshaya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, “Chii?” </w:t>
      </w:r>
      <w:proofErr w:type="spellStart"/>
      <w:r>
        <w:rPr>
          <w:rFonts w:ascii="Arial" w:hAnsi="Arial" w:cs="Arial"/>
          <w:sz w:val="28"/>
          <w:szCs w:val="28"/>
        </w:rPr>
        <w:t>Ha’moona</w:t>
      </w:r>
      <w:proofErr w:type="spellEnd"/>
      <w:r>
        <w:rPr>
          <w:rFonts w:ascii="Arial" w:hAnsi="Arial" w:cs="Arial"/>
          <w:sz w:val="28"/>
          <w:szCs w:val="28"/>
        </w:rPr>
        <w:t>?</w:t>
      </w:r>
    </w:p>
    <w:p w14:paraId="4D8920DC" w14:textId="77777777" w:rsidR="005D3BDE" w:rsidRPr="00870601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A86B17">
        <w:rPr>
          <w:rFonts w:ascii="Arial" w:hAnsi="Arial" w:cs="Arial"/>
          <w:sz w:val="28"/>
          <w:szCs w:val="28"/>
          <w:vertAlign w:val="superscript"/>
        </w:rPr>
        <w:t>225</w:t>
      </w:r>
      <w:r>
        <w:rPr>
          <w:rFonts w:ascii="Arial" w:hAnsi="Arial" w:cs="Arial"/>
          <w:sz w:val="28"/>
          <w:szCs w:val="28"/>
        </w:rPr>
        <w:t xml:space="preserve"> Why do you think like that? </w:t>
      </w:r>
      <w:proofErr w:type="spellStart"/>
      <w:r>
        <w:rPr>
          <w:rFonts w:ascii="Arial" w:hAnsi="Arial" w:cs="Arial"/>
          <w:sz w:val="28"/>
          <w:szCs w:val="28"/>
        </w:rPr>
        <w:t>Ndopanouya</w:t>
      </w:r>
      <w:proofErr w:type="spellEnd"/>
      <w:r>
        <w:rPr>
          <w:rFonts w:ascii="Arial" w:hAnsi="Arial" w:cs="Arial"/>
          <w:sz w:val="28"/>
          <w:szCs w:val="28"/>
        </w:rPr>
        <w:t xml:space="preserve"> Josefa. </w:t>
      </w:r>
      <w:r w:rsidRPr="0002788C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Right. Baba </w:t>
      </w:r>
      <w:proofErr w:type="spellStart"/>
      <w:r>
        <w:rPr>
          <w:rFonts w:ascii="Arial" w:hAnsi="Arial" w:cs="Arial"/>
          <w:sz w:val="28"/>
          <w:szCs w:val="28"/>
        </w:rPr>
        <w:t>vake</w:t>
      </w:r>
      <w:proofErr w:type="spellEnd"/>
      <w:r>
        <w:rPr>
          <w:rFonts w:ascii="Arial" w:hAnsi="Arial" w:cs="Arial"/>
          <w:sz w:val="28"/>
          <w:szCs w:val="28"/>
        </w:rPr>
        <w:t xml:space="preserve"> Josefa, </w:t>
      </w:r>
      <w:proofErr w:type="spellStart"/>
      <w:r>
        <w:rPr>
          <w:rFonts w:ascii="Arial" w:hAnsi="Arial" w:cs="Arial"/>
          <w:sz w:val="28"/>
          <w:szCs w:val="28"/>
        </w:rPr>
        <w:t>vaimudii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02788C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vaimuda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02788C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24290">
        <w:rPr>
          <w:rFonts w:ascii="Arial" w:hAnsi="Arial" w:cs="Arial"/>
          <w:sz w:val="28"/>
          <w:szCs w:val="28"/>
        </w:rPr>
        <w:t>vaimuda</w:t>
      </w:r>
      <w:proofErr w:type="spellEnd"/>
      <w:r w:rsidRPr="00C24290">
        <w:rPr>
          <w:rFonts w:ascii="Arial" w:hAnsi="Arial" w:cs="Arial"/>
          <w:sz w:val="28"/>
          <w:szCs w:val="28"/>
        </w:rPr>
        <w:t xml:space="preserve">. Hanga Mweya waive </w:t>
      </w:r>
      <w:proofErr w:type="spellStart"/>
      <w:r w:rsidRPr="00C24290">
        <w:rPr>
          <w:rFonts w:ascii="Arial" w:hAnsi="Arial" w:cs="Arial"/>
          <w:sz w:val="28"/>
          <w:szCs w:val="28"/>
        </w:rPr>
        <w:t>muna</w:t>
      </w:r>
      <w:proofErr w:type="spellEnd"/>
      <w:r w:rsidRPr="00C24290">
        <w:rPr>
          <w:rFonts w:ascii="Arial" w:hAnsi="Arial" w:cs="Arial"/>
          <w:sz w:val="28"/>
          <w:szCs w:val="28"/>
        </w:rPr>
        <w:t xml:space="preserve"> Josefa, </w:t>
      </w:r>
      <w:proofErr w:type="spellStart"/>
      <w:r w:rsidRPr="00C24290">
        <w:rPr>
          <w:rFonts w:ascii="Arial" w:hAnsi="Arial" w:cs="Arial"/>
          <w:sz w:val="28"/>
          <w:szCs w:val="28"/>
        </w:rPr>
        <w:t>wa</w:t>
      </w:r>
      <w:proofErr w:type="spellEnd"/>
      <w:r w:rsidRPr="00C24290">
        <w:rPr>
          <w:rFonts w:ascii="Arial" w:hAnsi="Arial" w:cs="Arial"/>
          <w:sz w:val="28"/>
          <w:szCs w:val="28"/>
        </w:rPr>
        <w:t xml:space="preserve"> El</w:t>
      </w:r>
      <w:r>
        <w:rPr>
          <w:rFonts w:ascii="Arial" w:hAnsi="Arial" w:cs="Arial"/>
          <w:sz w:val="28"/>
          <w:szCs w:val="28"/>
        </w:rPr>
        <w:t>,</w:t>
      </w:r>
      <w:r w:rsidRPr="00C24290">
        <w:rPr>
          <w:rFonts w:ascii="Arial" w:hAnsi="Arial" w:cs="Arial"/>
          <w:sz w:val="28"/>
          <w:szCs w:val="28"/>
        </w:rPr>
        <w:t xml:space="preserve"> El</w:t>
      </w:r>
      <w:r>
        <w:rPr>
          <w:rFonts w:ascii="Arial" w:hAnsi="Arial" w:cs="Arial"/>
          <w:sz w:val="28"/>
          <w:szCs w:val="28"/>
        </w:rPr>
        <w:t>ah,</w:t>
      </w:r>
      <w:r w:rsidRPr="00C24290">
        <w:rPr>
          <w:rFonts w:ascii="Arial" w:hAnsi="Arial" w:cs="Arial"/>
          <w:sz w:val="28"/>
          <w:szCs w:val="28"/>
        </w:rPr>
        <w:t xml:space="preserve"> Elohim, </w:t>
      </w:r>
      <w:r w:rsidRPr="0002788C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02788C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24290">
        <w:rPr>
          <w:rFonts w:ascii="Arial" w:hAnsi="Arial" w:cs="Arial"/>
          <w:sz w:val="28"/>
          <w:szCs w:val="28"/>
        </w:rPr>
        <w:t>ndoMweya</w:t>
      </w:r>
      <w:proofErr w:type="spellEnd"/>
      <w:r w:rsidRPr="00C2429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24290">
        <w:rPr>
          <w:rFonts w:ascii="Arial" w:hAnsi="Arial" w:cs="Arial"/>
          <w:sz w:val="28"/>
          <w:szCs w:val="28"/>
        </w:rPr>
        <w:t>wakanga</w:t>
      </w:r>
      <w:proofErr w:type="spellEnd"/>
      <w:r w:rsidRPr="00C2429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24290">
        <w:rPr>
          <w:rFonts w:ascii="Arial" w:hAnsi="Arial" w:cs="Arial"/>
          <w:sz w:val="28"/>
          <w:szCs w:val="28"/>
        </w:rPr>
        <w:t>uri</w:t>
      </w:r>
      <w:proofErr w:type="spellEnd"/>
      <w:r w:rsidRPr="00C2429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24290">
        <w:rPr>
          <w:rFonts w:ascii="Arial" w:hAnsi="Arial" w:cs="Arial"/>
          <w:sz w:val="28"/>
          <w:szCs w:val="28"/>
        </w:rPr>
        <w:t>munani</w:t>
      </w:r>
      <w:proofErr w:type="spellEnd"/>
      <w:r>
        <w:rPr>
          <w:rFonts w:ascii="Arial" w:hAnsi="Arial" w:cs="Arial"/>
          <w:sz w:val="28"/>
          <w:szCs w:val="28"/>
        </w:rPr>
        <w:t>…</w:t>
      </w:r>
      <w:r w:rsidRPr="00C24290">
        <w:rPr>
          <w:rFonts w:ascii="Arial" w:hAnsi="Arial" w:cs="Arial"/>
          <w:sz w:val="28"/>
          <w:szCs w:val="28"/>
        </w:rPr>
        <w:t xml:space="preserve">? </w:t>
      </w:r>
      <w:r w:rsidRPr="0002788C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muna</w:t>
      </w:r>
      <w:proofErr w:type="spellEnd"/>
      <w:r>
        <w:rPr>
          <w:rFonts w:ascii="Arial" w:hAnsi="Arial" w:cs="Arial"/>
          <w:sz w:val="18"/>
          <w:szCs w:val="18"/>
        </w:rPr>
        <w:t xml:space="preserve"> Jacob,</w:t>
      </w:r>
      <w:r w:rsidRPr="0002788C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</w:t>
      </w:r>
      <w:r w:rsidRPr="00965C43">
        <w:rPr>
          <w:rFonts w:ascii="Arial" w:hAnsi="Arial" w:cs="Arial"/>
          <w:sz w:val="28"/>
          <w:szCs w:val="28"/>
        </w:rPr>
        <w:t>una</w:t>
      </w:r>
      <w:proofErr w:type="spellEnd"/>
      <w:r w:rsidRPr="00965C43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Jacob</w:t>
      </w:r>
      <w:r w:rsidRPr="00965C43">
        <w:rPr>
          <w:rFonts w:ascii="Arial" w:hAnsi="Arial" w:cs="Arial"/>
          <w:sz w:val="28"/>
          <w:szCs w:val="28"/>
        </w:rPr>
        <w:t xml:space="preserve">. Saka Mweya iyi </w:t>
      </w:r>
      <w:proofErr w:type="spellStart"/>
      <w:r w:rsidRPr="00965C43">
        <w:rPr>
          <w:rFonts w:ascii="Arial" w:hAnsi="Arial" w:cs="Arial"/>
          <w:sz w:val="28"/>
          <w:szCs w:val="28"/>
        </w:rPr>
        <w:t>yaidii</w:t>
      </w:r>
      <w:proofErr w:type="spellEnd"/>
      <w:r w:rsidRPr="00965C43">
        <w:rPr>
          <w:rFonts w:ascii="Arial" w:hAnsi="Arial" w:cs="Arial"/>
          <w:sz w:val="28"/>
          <w:szCs w:val="28"/>
        </w:rPr>
        <w:t xml:space="preserve">…? </w:t>
      </w:r>
      <w:r w:rsidRPr="0002788C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yaiwirirana</w:t>
      </w:r>
      <w:proofErr w:type="spellEnd"/>
      <w:r w:rsidRPr="0002788C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65C43">
        <w:rPr>
          <w:rFonts w:ascii="Arial" w:hAnsi="Arial" w:cs="Arial"/>
          <w:sz w:val="28"/>
          <w:szCs w:val="28"/>
        </w:rPr>
        <w:t>Tingaita</w:t>
      </w:r>
      <w:proofErr w:type="spellEnd"/>
      <w:r w:rsidRPr="00965C43">
        <w:rPr>
          <w:rFonts w:ascii="Arial" w:hAnsi="Arial" w:cs="Arial"/>
          <w:sz w:val="28"/>
          <w:szCs w:val="28"/>
        </w:rPr>
        <w:t xml:space="preserve"> Ameni here </w:t>
      </w:r>
      <w:proofErr w:type="spellStart"/>
      <w:r w:rsidRPr="00965C43">
        <w:rPr>
          <w:rFonts w:ascii="Arial" w:hAnsi="Arial" w:cs="Arial"/>
          <w:sz w:val="28"/>
          <w:szCs w:val="28"/>
        </w:rPr>
        <w:t>ipapa</w:t>
      </w:r>
      <w:proofErr w:type="spellEnd"/>
      <w:r w:rsidRPr="00965C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65C43">
        <w:rPr>
          <w:rFonts w:ascii="Arial" w:hAnsi="Arial" w:cs="Arial"/>
          <w:sz w:val="28"/>
          <w:szCs w:val="28"/>
        </w:rPr>
        <w:t>hama</w:t>
      </w:r>
      <w:proofErr w:type="spellEnd"/>
      <w:r w:rsidRPr="00965C43">
        <w:rPr>
          <w:rFonts w:ascii="Arial" w:hAnsi="Arial" w:cs="Arial"/>
          <w:sz w:val="28"/>
          <w:szCs w:val="28"/>
        </w:rPr>
        <w:t xml:space="preserve">? </w:t>
      </w:r>
      <w:r w:rsidRPr="0002788C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A</w:t>
      </w:r>
      <w:r w:rsidRPr="00965C43">
        <w:rPr>
          <w:rFonts w:ascii="Arial" w:hAnsi="Arial" w:cs="Arial"/>
          <w:sz w:val="28"/>
          <w:szCs w:val="28"/>
        </w:rPr>
        <w:t xml:space="preserve">ive </w:t>
      </w:r>
      <w:proofErr w:type="spellStart"/>
      <w:r w:rsidRPr="00965C43">
        <w:rPr>
          <w:rFonts w:ascii="Arial" w:hAnsi="Arial" w:cs="Arial"/>
          <w:sz w:val="28"/>
          <w:szCs w:val="28"/>
        </w:rPr>
        <w:t>neMweya</w:t>
      </w:r>
      <w:proofErr w:type="spellEnd"/>
      <w:r w:rsidRPr="00965C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65C43">
        <w:rPr>
          <w:rFonts w:ascii="Arial" w:hAnsi="Arial" w:cs="Arial"/>
          <w:sz w:val="28"/>
          <w:szCs w:val="28"/>
        </w:rPr>
        <w:t>wa</w:t>
      </w:r>
      <w:r>
        <w:rPr>
          <w:rFonts w:ascii="Arial" w:hAnsi="Arial" w:cs="Arial"/>
          <w:sz w:val="28"/>
          <w:szCs w:val="28"/>
        </w:rPr>
        <w:t>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65C43">
        <w:rPr>
          <w:rFonts w:ascii="Arial" w:hAnsi="Arial" w:cs="Arial"/>
          <w:sz w:val="28"/>
          <w:szCs w:val="28"/>
        </w:rPr>
        <w:t>maari</w:t>
      </w:r>
      <w:proofErr w:type="spellEnd"/>
      <w:r w:rsidRPr="00965C4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65C43">
        <w:rPr>
          <w:rFonts w:ascii="Arial" w:hAnsi="Arial" w:cs="Arial"/>
          <w:sz w:val="28"/>
          <w:szCs w:val="28"/>
        </w:rPr>
        <w:t>saka</w:t>
      </w:r>
      <w:proofErr w:type="spellEnd"/>
      <w:r w:rsidRPr="00965C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65C43">
        <w:rPr>
          <w:rFonts w:ascii="Arial" w:hAnsi="Arial" w:cs="Arial"/>
          <w:sz w:val="28"/>
          <w:szCs w:val="28"/>
        </w:rPr>
        <w:t>aiwirirana</w:t>
      </w:r>
      <w:proofErr w:type="spellEnd"/>
      <w:r w:rsidRPr="00965C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65C43">
        <w:rPr>
          <w:rFonts w:ascii="Arial" w:hAnsi="Arial" w:cs="Arial"/>
          <w:sz w:val="28"/>
          <w:szCs w:val="28"/>
        </w:rPr>
        <w:t>nababa</w:t>
      </w:r>
      <w:proofErr w:type="spellEnd"/>
      <w:r w:rsidRPr="00965C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65C43">
        <w:rPr>
          <w:rFonts w:ascii="Arial" w:hAnsi="Arial" w:cs="Arial"/>
          <w:sz w:val="28"/>
          <w:szCs w:val="28"/>
        </w:rPr>
        <w:t>vaani</w:t>
      </w:r>
      <w:proofErr w:type="spellEnd"/>
      <w:r>
        <w:rPr>
          <w:rFonts w:ascii="Arial" w:hAnsi="Arial" w:cs="Arial"/>
          <w:sz w:val="28"/>
          <w:szCs w:val="28"/>
        </w:rPr>
        <w:t>…</w:t>
      </w:r>
      <w:r w:rsidRPr="00965C43">
        <w:rPr>
          <w:rFonts w:ascii="Arial" w:hAnsi="Arial" w:cs="Arial"/>
          <w:sz w:val="28"/>
          <w:szCs w:val="28"/>
        </w:rPr>
        <w:t xml:space="preserve">? </w:t>
      </w:r>
      <w:r w:rsidRPr="0002788C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vake</w:t>
      </w:r>
      <w:proofErr w:type="spellEnd"/>
      <w:r w:rsidRPr="0002788C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Nokuti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Pr="00870601">
        <w:rPr>
          <w:rFonts w:ascii="Arial" w:hAnsi="Arial" w:cs="Arial"/>
          <w:sz w:val="28"/>
          <w:szCs w:val="28"/>
        </w:rPr>
        <w:t>vake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vanga </w:t>
      </w:r>
      <w:proofErr w:type="spellStart"/>
      <w:r w:rsidRPr="00870601">
        <w:rPr>
          <w:rFonts w:ascii="Arial" w:hAnsi="Arial" w:cs="Arial"/>
          <w:sz w:val="28"/>
          <w:szCs w:val="28"/>
        </w:rPr>
        <w:t>vakazarawo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neMweya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waani</w:t>
      </w:r>
      <w:proofErr w:type="spellEnd"/>
      <w:r>
        <w:rPr>
          <w:rFonts w:ascii="Arial" w:hAnsi="Arial" w:cs="Arial"/>
          <w:sz w:val="28"/>
          <w:szCs w:val="28"/>
        </w:rPr>
        <w:t>…</w:t>
      </w:r>
      <w:r w:rsidRPr="00870601">
        <w:rPr>
          <w:rFonts w:ascii="Arial" w:hAnsi="Arial" w:cs="Arial"/>
          <w:sz w:val="28"/>
          <w:szCs w:val="28"/>
        </w:rPr>
        <w:t xml:space="preserve">? </w:t>
      </w:r>
      <w:r w:rsidRPr="0002788C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waMwari</w:t>
      </w:r>
      <w:proofErr w:type="spellEnd"/>
      <w:r>
        <w:rPr>
          <w:rFonts w:ascii="Arial" w:hAnsi="Arial" w:cs="Arial"/>
          <w:sz w:val="18"/>
          <w:szCs w:val="18"/>
        </w:rPr>
        <w:t>; Amen</w:t>
      </w:r>
      <w:r w:rsidRPr="0002788C">
        <w:rPr>
          <w:rFonts w:ascii="Arial" w:hAnsi="Arial" w:cs="Arial"/>
          <w:sz w:val="18"/>
          <w:szCs w:val="18"/>
        </w:rPr>
        <w:t>.”]</w:t>
      </w:r>
    </w:p>
    <w:p w14:paraId="20BE8193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F66EAE">
        <w:rPr>
          <w:rFonts w:ascii="Arial" w:hAnsi="Arial" w:cs="Arial"/>
          <w:sz w:val="28"/>
          <w:szCs w:val="28"/>
          <w:vertAlign w:val="superscript"/>
        </w:rPr>
        <w:t xml:space="preserve">226 </w:t>
      </w:r>
      <w:r w:rsidRPr="00D61B9F">
        <w:rPr>
          <w:rFonts w:ascii="Arial" w:hAnsi="Arial" w:cs="Arial"/>
          <w:sz w:val="28"/>
          <w:szCs w:val="28"/>
        </w:rPr>
        <w:t>The young man did n</w:t>
      </w:r>
      <w:r>
        <w:rPr>
          <w:rFonts w:ascii="Arial" w:hAnsi="Arial" w:cs="Arial"/>
          <w:sz w:val="28"/>
          <w:szCs w:val="28"/>
        </w:rPr>
        <w:t xml:space="preserve">ot have the opportunity to be raised by his father. The brethren sold him. </w:t>
      </w:r>
      <w:proofErr w:type="spellStart"/>
      <w:r>
        <w:rPr>
          <w:rFonts w:ascii="Arial" w:hAnsi="Arial" w:cs="Arial"/>
          <w:sz w:val="28"/>
          <w:szCs w:val="28"/>
        </w:rPr>
        <w:t>Aenda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kwaakaenda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akaratidza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ndiJakobho</w:t>
      </w:r>
      <w:proofErr w:type="spellEnd"/>
      <w:r>
        <w:rPr>
          <w:rFonts w:ascii="Arial" w:hAnsi="Arial" w:cs="Arial"/>
          <w:sz w:val="28"/>
          <w:szCs w:val="28"/>
        </w:rPr>
        <w:t xml:space="preserve"> pa nature. He was a chip of the old what? </w:t>
      </w:r>
      <w:r w:rsidRPr="0002788C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block</w:t>
      </w:r>
      <w:r w:rsidRPr="0002788C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Akasvika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achiedzwa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nemupunzo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achiramba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Achiedzwa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navakadzi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vema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shefu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achiramba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Akamira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naMwari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weIsirairi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kwaakanga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iko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02788C">
        <w:rPr>
          <w:rFonts w:ascii="Arial" w:hAnsi="Arial" w:cs="Arial"/>
          <w:sz w:val="18"/>
          <w:szCs w:val="18"/>
        </w:rPr>
        <w:t xml:space="preserve">[Congregation </w:t>
      </w:r>
      <w:r w:rsidRPr="0002788C">
        <w:rPr>
          <w:rFonts w:ascii="Arial" w:hAnsi="Arial" w:cs="Arial"/>
          <w:sz w:val="18"/>
          <w:szCs w:val="18"/>
        </w:rPr>
        <w:lastRenderedPageBreak/>
        <w:t>says, “</w:t>
      </w:r>
      <w:proofErr w:type="spellStart"/>
      <w:r>
        <w:rPr>
          <w:rFonts w:ascii="Arial" w:hAnsi="Arial" w:cs="Arial"/>
          <w:sz w:val="18"/>
          <w:szCs w:val="18"/>
        </w:rPr>
        <w:t>ikoko</w:t>
      </w:r>
      <w:proofErr w:type="spellEnd"/>
      <w:r>
        <w:rPr>
          <w:rFonts w:ascii="Arial" w:hAnsi="Arial" w:cs="Arial"/>
          <w:sz w:val="18"/>
          <w:szCs w:val="18"/>
        </w:rPr>
        <w:t>; Amen</w:t>
      </w:r>
      <w:r w:rsidRPr="0002788C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Tingaita</w:t>
      </w:r>
      <w:proofErr w:type="spellEnd"/>
      <w:r>
        <w:rPr>
          <w:rFonts w:ascii="Arial" w:hAnsi="Arial" w:cs="Arial"/>
          <w:sz w:val="28"/>
          <w:szCs w:val="28"/>
        </w:rPr>
        <w:t xml:space="preserve"> Ameni here </w:t>
      </w:r>
      <w:proofErr w:type="spellStart"/>
      <w:r>
        <w:rPr>
          <w:rFonts w:ascii="Arial" w:hAnsi="Arial" w:cs="Arial"/>
          <w:sz w:val="28"/>
          <w:szCs w:val="28"/>
        </w:rPr>
        <w:t>varanda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vaMwari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r w:rsidRPr="0002788C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Ameni </w:t>
      </w:r>
      <w:proofErr w:type="spellStart"/>
      <w:r>
        <w:rPr>
          <w:rFonts w:ascii="Arial" w:hAnsi="Arial" w:cs="Arial"/>
          <w:sz w:val="28"/>
          <w:szCs w:val="28"/>
        </w:rPr>
        <w:t>handisi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kumunzwa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iyeye</w:t>
      </w:r>
      <w:proofErr w:type="spellEnd"/>
      <w:r>
        <w:rPr>
          <w:rFonts w:ascii="Arial" w:hAnsi="Arial" w:cs="Arial"/>
          <w:sz w:val="28"/>
          <w:szCs w:val="28"/>
        </w:rPr>
        <w:t xml:space="preserve">! </w:t>
      </w:r>
      <w:r w:rsidRPr="0002788C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Amen, Hallelujah! </w:t>
      </w:r>
      <w:r w:rsidRPr="0002788C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 Hallelujah!</w:t>
      </w:r>
      <w:r w:rsidRPr="0002788C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477D9C39" w14:textId="77777777" w:rsidR="005D3BDE" w:rsidDel="00092E6B" w:rsidRDefault="005D3BDE" w:rsidP="005D3BDE">
      <w:pPr>
        <w:jc w:val="both"/>
        <w:rPr>
          <w:del w:id="169" w:author="Transcriber01 JHB" w:date="2025-08-26T09:35:00Z" w16du:dateUtc="2025-08-26T07:35:00Z"/>
          <w:rFonts w:ascii="Arial" w:hAnsi="Arial" w:cs="Arial"/>
          <w:sz w:val="28"/>
          <w:szCs w:val="28"/>
        </w:rPr>
      </w:pPr>
      <w:r w:rsidRPr="00F66EAE">
        <w:rPr>
          <w:rFonts w:ascii="Arial" w:hAnsi="Arial" w:cs="Arial"/>
          <w:sz w:val="28"/>
          <w:szCs w:val="28"/>
          <w:vertAlign w:val="superscript"/>
        </w:rPr>
        <w:t>227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Chaenda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kwachakaenda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chikanozviviga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ikokoko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Kuratidza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Mweya waive </w:t>
      </w:r>
      <w:proofErr w:type="spellStart"/>
      <w:r>
        <w:rPr>
          <w:rFonts w:ascii="Arial" w:hAnsi="Arial" w:cs="Arial"/>
          <w:sz w:val="28"/>
          <w:szCs w:val="28"/>
        </w:rPr>
        <w:t>maari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wakanga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waba</w:t>
      </w:r>
      <w:proofErr w:type="spellEnd"/>
      <w:r>
        <w:rPr>
          <w:rFonts w:ascii="Arial" w:hAnsi="Arial" w:cs="Arial"/>
          <w:sz w:val="28"/>
          <w:szCs w:val="28"/>
        </w:rPr>
        <w:t>—</w:t>
      </w:r>
      <w:proofErr w:type="spellStart"/>
      <w:r>
        <w:rPr>
          <w:rFonts w:ascii="Arial" w:hAnsi="Arial" w:cs="Arial"/>
          <w:sz w:val="28"/>
          <w:szCs w:val="28"/>
        </w:rPr>
        <w:t>wababa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wokutungamirira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rudzi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rwose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Zvakaitika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zvoga</w:t>
      </w:r>
      <w:proofErr w:type="spellEnd"/>
      <w:r>
        <w:rPr>
          <w:rFonts w:ascii="Arial" w:hAnsi="Arial" w:cs="Arial"/>
          <w:sz w:val="28"/>
          <w:szCs w:val="28"/>
        </w:rPr>
        <w:t xml:space="preserve"> baba </w:t>
      </w:r>
      <w:proofErr w:type="spellStart"/>
      <w:r>
        <w:rPr>
          <w:rFonts w:ascii="Arial" w:hAnsi="Arial" w:cs="Arial"/>
          <w:sz w:val="28"/>
          <w:szCs w:val="28"/>
        </w:rPr>
        <w:t>vasi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vasipo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Pavakazosvika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ikoko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zvikanzi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</w:p>
    <w:p w14:paraId="38DF1CE9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“I thought I was never going to see you. But now I inherit your chi…?” </w:t>
      </w:r>
      <w:r w:rsidRPr="000D12B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children</w:t>
      </w:r>
      <w:r w:rsidRPr="000D12B6">
        <w:rPr>
          <w:rFonts w:ascii="Arial" w:hAnsi="Arial" w:cs="Arial"/>
          <w:sz w:val="18"/>
          <w:szCs w:val="18"/>
        </w:rPr>
        <w:t>.”]</w:t>
      </w:r>
    </w:p>
    <w:p w14:paraId="6264E731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2E075A">
        <w:rPr>
          <w:rFonts w:ascii="Arial" w:hAnsi="Arial" w:cs="Arial"/>
          <w:sz w:val="28"/>
          <w:szCs w:val="28"/>
          <w:vertAlign w:val="superscript"/>
        </w:rPr>
        <w:t>228</w:t>
      </w:r>
      <w:r>
        <w:rPr>
          <w:rFonts w:ascii="Arial" w:hAnsi="Arial" w:cs="Arial"/>
          <w:sz w:val="28"/>
          <w:szCs w:val="28"/>
        </w:rPr>
        <w:t xml:space="preserve"> Favour </w:t>
      </w:r>
      <w:proofErr w:type="spellStart"/>
      <w:r>
        <w:rPr>
          <w:rFonts w:ascii="Arial" w:hAnsi="Arial" w:cs="Arial"/>
          <w:sz w:val="28"/>
          <w:szCs w:val="28"/>
        </w:rPr>
        <w:t>yababa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ndiyo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yakamuitisa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izvozvo</w:t>
      </w:r>
      <w:proofErr w:type="spellEnd"/>
      <w:r>
        <w:rPr>
          <w:rFonts w:ascii="Arial" w:hAnsi="Arial" w:cs="Arial"/>
          <w:sz w:val="28"/>
          <w:szCs w:val="28"/>
        </w:rPr>
        <w:t xml:space="preserve"> here </w:t>
      </w:r>
      <w:proofErr w:type="spellStart"/>
      <w:r>
        <w:rPr>
          <w:rFonts w:ascii="Arial" w:hAnsi="Arial" w:cs="Arial"/>
          <w:sz w:val="28"/>
          <w:szCs w:val="28"/>
        </w:rPr>
        <w:t>izvo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proofErr w:type="spellStart"/>
      <w:r w:rsidRPr="0048110B">
        <w:rPr>
          <w:rFonts w:ascii="Arial" w:hAnsi="Arial" w:cs="Arial"/>
          <w:sz w:val="28"/>
          <w:szCs w:val="28"/>
          <w:lang w:val="fr-FR"/>
        </w:rPr>
        <w:t>Handi</w:t>
      </w:r>
      <w:r>
        <w:rPr>
          <w:rFonts w:ascii="Arial" w:hAnsi="Arial" w:cs="Arial"/>
          <w:sz w:val="28"/>
          <w:szCs w:val="28"/>
          <w:lang w:val="fr-FR"/>
        </w:rPr>
        <w:t>’</w:t>
      </w:r>
      <w:r w:rsidRPr="0048110B">
        <w:rPr>
          <w:rFonts w:ascii="Arial" w:hAnsi="Arial" w:cs="Arial"/>
          <w:sz w:val="28"/>
          <w:szCs w:val="28"/>
          <w:lang w:val="fr-FR"/>
        </w:rPr>
        <w:t>vakanga</w:t>
      </w:r>
      <w:proofErr w:type="spellEnd"/>
      <w:r w:rsidRPr="0048110B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48110B">
        <w:rPr>
          <w:rFonts w:ascii="Arial" w:hAnsi="Arial" w:cs="Arial"/>
          <w:sz w:val="28"/>
          <w:szCs w:val="28"/>
          <w:lang w:val="fr-FR"/>
        </w:rPr>
        <w:t>vasinga</w:t>
      </w:r>
      <w:proofErr w:type="spellEnd"/>
      <w:r w:rsidRPr="0048110B">
        <w:rPr>
          <w:rFonts w:ascii="Arial" w:hAnsi="Arial" w:cs="Arial"/>
          <w:sz w:val="28"/>
          <w:szCs w:val="28"/>
          <w:lang w:val="fr-FR"/>
        </w:rPr>
        <w:t xml:space="preserve"> </w:t>
      </w:r>
      <w:r w:rsidRPr="008B6807">
        <w:rPr>
          <w:rFonts w:ascii="Arial" w:hAnsi="Arial" w:cs="Arial"/>
          <w:i/>
          <w:iCs/>
          <w:sz w:val="28"/>
          <w:szCs w:val="28"/>
          <w:lang w:val="fr-FR"/>
        </w:rPr>
        <w:t>mu</w:t>
      </w:r>
      <w:ins w:id="170" w:author="Transcriber01 JHB" w:date="2025-08-28T12:34:00Z" w16du:dateUtc="2025-08-28T10:34:00Z">
        <w:r>
          <w:rPr>
            <w:rFonts w:ascii="Arial" w:hAnsi="Arial" w:cs="Arial"/>
            <w:i/>
            <w:iCs/>
            <w:sz w:val="28"/>
            <w:szCs w:val="28"/>
            <w:lang w:val="fr-FR"/>
          </w:rPr>
          <w:t>-</w:t>
        </w:r>
      </w:ins>
      <w:r w:rsidRPr="008D5394">
        <w:rPr>
          <w:rFonts w:ascii="Arial" w:hAnsi="Arial" w:cs="Arial"/>
          <w:i/>
          <w:iCs/>
          <w:sz w:val="28"/>
          <w:szCs w:val="28"/>
          <w:lang w:val="fr-FR"/>
        </w:rPr>
        <w:t>t</w:t>
      </w:r>
      <w:r w:rsidRPr="00592175">
        <w:rPr>
          <w:rFonts w:ascii="Arial" w:hAnsi="Arial" w:cs="Arial"/>
          <w:i/>
          <w:iCs/>
          <w:sz w:val="28"/>
          <w:szCs w:val="28"/>
          <w:lang w:val="fr-FR"/>
        </w:rPr>
        <w:t>rain-e</w:t>
      </w:r>
      <w:r w:rsidRPr="0048110B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Pr="0048110B">
        <w:rPr>
          <w:rFonts w:ascii="Arial" w:hAnsi="Arial" w:cs="Arial"/>
          <w:sz w:val="28"/>
          <w:szCs w:val="28"/>
          <w:lang w:val="fr-FR"/>
        </w:rPr>
        <w:t>vanga</w:t>
      </w:r>
      <w:proofErr w:type="spellEnd"/>
      <w:r w:rsidRPr="0048110B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48110B">
        <w:rPr>
          <w:rFonts w:ascii="Arial" w:hAnsi="Arial" w:cs="Arial"/>
          <w:sz w:val="28"/>
          <w:szCs w:val="28"/>
          <w:lang w:val="fr-FR"/>
        </w:rPr>
        <w:t>vasipo</w:t>
      </w:r>
      <w:proofErr w:type="spellEnd"/>
      <w:r>
        <w:rPr>
          <w:rFonts w:ascii="Arial" w:hAnsi="Arial" w:cs="Arial"/>
          <w:sz w:val="28"/>
          <w:szCs w:val="28"/>
          <w:lang w:val="fr-FR"/>
        </w:rPr>
        <w:t xml:space="preserve"> ? </w:t>
      </w:r>
      <w:r w:rsidRPr="00314B74">
        <w:rPr>
          <w:rFonts w:ascii="Arial" w:hAnsi="Arial" w:cs="Arial"/>
          <w:sz w:val="28"/>
          <w:szCs w:val="28"/>
          <w:lang w:val="fr-FR"/>
        </w:rPr>
        <w:t xml:space="preserve">But </w:t>
      </w:r>
      <w:proofErr w:type="spellStart"/>
      <w:r w:rsidRPr="00314B74">
        <w:rPr>
          <w:rFonts w:ascii="Arial" w:hAnsi="Arial" w:cs="Arial"/>
          <w:sz w:val="28"/>
          <w:szCs w:val="28"/>
          <w:lang w:val="fr-FR"/>
        </w:rPr>
        <w:t>Mweya</w:t>
      </w:r>
      <w:proofErr w:type="spellEnd"/>
      <w:r w:rsidRPr="00314B74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314B74">
        <w:rPr>
          <w:rFonts w:ascii="Arial" w:hAnsi="Arial" w:cs="Arial"/>
          <w:sz w:val="28"/>
          <w:szCs w:val="28"/>
          <w:lang w:val="fr-FR"/>
        </w:rPr>
        <w:t>waiva</w:t>
      </w:r>
      <w:proofErr w:type="spellEnd"/>
      <w:r w:rsidRPr="00314B74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314B74">
        <w:rPr>
          <w:rFonts w:ascii="Arial" w:hAnsi="Arial" w:cs="Arial"/>
          <w:sz w:val="28"/>
          <w:szCs w:val="28"/>
          <w:lang w:val="fr-FR"/>
        </w:rPr>
        <w:t>muna</w:t>
      </w:r>
      <w:proofErr w:type="spellEnd"/>
      <w:r w:rsidRPr="00314B74">
        <w:rPr>
          <w:rFonts w:ascii="Arial" w:hAnsi="Arial" w:cs="Arial"/>
          <w:sz w:val="28"/>
          <w:szCs w:val="28"/>
          <w:lang w:val="fr-FR"/>
        </w:rPr>
        <w:t xml:space="preserve"> Josefa </w:t>
      </w:r>
      <w:proofErr w:type="spellStart"/>
      <w:r w:rsidRPr="00314B74">
        <w:rPr>
          <w:rFonts w:ascii="Arial" w:hAnsi="Arial" w:cs="Arial"/>
          <w:sz w:val="28"/>
          <w:szCs w:val="28"/>
          <w:lang w:val="fr-FR"/>
        </w:rPr>
        <w:t>uy</w:t>
      </w:r>
      <w:r w:rsidRPr="00314B74">
        <w:rPr>
          <w:rFonts w:ascii="Arial" w:hAnsi="Arial" w:cs="Arial"/>
          <w:sz w:val="28"/>
          <w:szCs w:val="28"/>
          <w:lang w:val="fr-FR"/>
          <w:rPrChange w:id="171" w:author="Transcriber01 JHB" w:date="2025-08-27T11:49:00Z" w16du:dateUtc="2025-08-27T09:49:00Z">
            <w:rPr>
              <w:rFonts w:ascii="Arial" w:hAnsi="Arial" w:cs="Arial"/>
              <w:sz w:val="28"/>
              <w:szCs w:val="28"/>
            </w:rPr>
          </w:rPrChange>
        </w:rPr>
        <w:t>o</w:t>
      </w:r>
      <w:proofErr w:type="spellEnd"/>
      <w:r w:rsidRPr="00314B74">
        <w:rPr>
          <w:rFonts w:ascii="Arial" w:hAnsi="Arial" w:cs="Arial"/>
          <w:sz w:val="28"/>
          <w:szCs w:val="28"/>
          <w:lang w:val="fr-FR"/>
        </w:rPr>
        <w:t xml:space="preserve">, </w:t>
      </w:r>
      <w:proofErr w:type="spellStart"/>
      <w:r w:rsidRPr="00314B74">
        <w:rPr>
          <w:rFonts w:ascii="Arial" w:hAnsi="Arial" w:cs="Arial"/>
          <w:sz w:val="28"/>
          <w:szCs w:val="28"/>
          <w:lang w:val="fr-FR"/>
        </w:rPr>
        <w:t>ndoMweya</w:t>
      </w:r>
      <w:proofErr w:type="spellEnd"/>
      <w:r w:rsidRPr="00314B74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314B74">
        <w:rPr>
          <w:rFonts w:ascii="Arial" w:hAnsi="Arial" w:cs="Arial"/>
          <w:sz w:val="28"/>
          <w:szCs w:val="28"/>
          <w:lang w:val="fr-FR"/>
        </w:rPr>
        <w:t>waiva</w:t>
      </w:r>
      <w:proofErr w:type="spellEnd"/>
      <w:r w:rsidRPr="00314B74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314B74">
        <w:rPr>
          <w:rFonts w:ascii="Arial" w:hAnsi="Arial" w:cs="Arial"/>
          <w:sz w:val="28"/>
          <w:szCs w:val="28"/>
          <w:lang w:val="fr-FR"/>
        </w:rPr>
        <w:t>muna</w:t>
      </w:r>
      <w:proofErr w:type="spellEnd"/>
      <w:r w:rsidRPr="00314B74">
        <w:rPr>
          <w:rFonts w:ascii="Arial" w:hAnsi="Arial" w:cs="Arial"/>
          <w:sz w:val="28"/>
          <w:szCs w:val="28"/>
          <w:lang w:val="fr-FR"/>
          <w:rPrChange w:id="172" w:author="Transcriber01 JHB" w:date="2025-08-27T11:49:00Z" w16du:dateUtc="2025-08-27T09:49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314B74">
        <w:rPr>
          <w:rFonts w:ascii="Arial" w:hAnsi="Arial" w:cs="Arial"/>
          <w:sz w:val="28"/>
          <w:szCs w:val="28"/>
          <w:lang w:val="fr-FR"/>
        </w:rPr>
        <w:t>Jako</w:t>
      </w:r>
      <w:proofErr w:type="spellEnd"/>
      <w:r w:rsidRPr="00314B74">
        <w:rPr>
          <w:rFonts w:ascii="Arial" w:hAnsi="Arial" w:cs="Arial"/>
          <w:sz w:val="28"/>
          <w:szCs w:val="28"/>
          <w:lang w:val="fr-FR"/>
        </w:rPr>
        <w:t xml:space="preserve">… ? </w:t>
      </w:r>
      <w:r w:rsidRPr="0002788C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Jakobho</w:t>
      </w:r>
      <w:proofErr w:type="spellEnd"/>
      <w:r w:rsidRPr="0002788C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0F4D">
        <w:rPr>
          <w:rFonts w:ascii="Arial" w:hAnsi="Arial" w:cs="Arial"/>
          <w:sz w:val="28"/>
          <w:szCs w:val="28"/>
        </w:rPr>
        <w:t>Ndosaka</w:t>
      </w:r>
      <w:proofErr w:type="spellEnd"/>
      <w:r w:rsidRPr="00320F4D">
        <w:rPr>
          <w:rFonts w:ascii="Arial" w:hAnsi="Arial" w:cs="Arial"/>
          <w:sz w:val="28"/>
          <w:szCs w:val="28"/>
        </w:rPr>
        <w:t xml:space="preserve"> baba </w:t>
      </w:r>
      <w:proofErr w:type="spellStart"/>
      <w:r w:rsidRPr="00320F4D">
        <w:rPr>
          <w:rFonts w:ascii="Arial" w:hAnsi="Arial" w:cs="Arial"/>
          <w:sz w:val="28"/>
          <w:szCs w:val="28"/>
        </w:rPr>
        <w:t>vaimuda</w:t>
      </w:r>
      <w:proofErr w:type="spellEnd"/>
      <w:r w:rsidRPr="00320F4D">
        <w:rPr>
          <w:rFonts w:ascii="Arial" w:hAnsi="Arial" w:cs="Arial"/>
          <w:sz w:val="28"/>
          <w:szCs w:val="28"/>
        </w:rPr>
        <w:t xml:space="preserve">.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A1F27">
        <w:rPr>
          <w:rFonts w:ascii="Arial" w:hAnsi="Arial" w:cs="Arial"/>
          <w:sz w:val="28"/>
          <w:szCs w:val="28"/>
        </w:rPr>
        <w:t>Ndoda</w:t>
      </w:r>
      <w:proofErr w:type="spellEnd"/>
      <w:r w:rsidRPr="003A1F27">
        <w:rPr>
          <w:rFonts w:ascii="Arial" w:hAnsi="Arial" w:cs="Arial"/>
          <w:sz w:val="28"/>
          <w:szCs w:val="28"/>
        </w:rPr>
        <w:t xml:space="preserve"> Ameni </w:t>
      </w:r>
      <w:proofErr w:type="spellStart"/>
      <w:r w:rsidRPr="003A1F27">
        <w:rPr>
          <w:rFonts w:ascii="Arial" w:hAnsi="Arial" w:cs="Arial"/>
          <w:sz w:val="28"/>
          <w:szCs w:val="28"/>
        </w:rPr>
        <w:t>akadarika</w:t>
      </w:r>
      <w:proofErr w:type="spellEnd"/>
      <w:r w:rsidRPr="003A1F27">
        <w:rPr>
          <w:rFonts w:ascii="Arial" w:hAnsi="Arial" w:cs="Arial"/>
          <w:sz w:val="28"/>
          <w:szCs w:val="28"/>
        </w:rPr>
        <w:t xml:space="preserve"> Ameni </w:t>
      </w:r>
      <w:proofErr w:type="spellStart"/>
      <w:r w:rsidRPr="003A1F27">
        <w:rPr>
          <w:rFonts w:ascii="Arial" w:hAnsi="Arial" w:cs="Arial"/>
          <w:sz w:val="28"/>
          <w:szCs w:val="28"/>
        </w:rPr>
        <w:t>hama</w:t>
      </w:r>
      <w:proofErr w:type="spellEnd"/>
      <w:r w:rsidRPr="003A1F27">
        <w:rPr>
          <w:rFonts w:ascii="Arial" w:hAnsi="Arial" w:cs="Arial"/>
          <w:sz w:val="28"/>
          <w:szCs w:val="28"/>
        </w:rPr>
        <w:t xml:space="preserve">.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A1F27">
        <w:rPr>
          <w:rFonts w:ascii="Arial" w:hAnsi="Arial" w:cs="Arial"/>
          <w:sz w:val="28"/>
          <w:szCs w:val="28"/>
        </w:rPr>
        <w:t>Ngaapfuure</w:t>
      </w:r>
      <w:proofErr w:type="spellEnd"/>
      <w:r w:rsidRPr="003A1F27">
        <w:rPr>
          <w:rFonts w:ascii="Arial" w:hAnsi="Arial" w:cs="Arial"/>
          <w:sz w:val="28"/>
          <w:szCs w:val="28"/>
        </w:rPr>
        <w:t xml:space="preserve"> Ameni </w:t>
      </w:r>
      <w:proofErr w:type="spellStart"/>
      <w:r w:rsidRPr="003A1F27">
        <w:rPr>
          <w:rFonts w:ascii="Arial" w:hAnsi="Arial" w:cs="Arial"/>
          <w:sz w:val="28"/>
          <w:szCs w:val="28"/>
        </w:rPr>
        <w:t>iyeye</w:t>
      </w:r>
      <w:proofErr w:type="spellEnd"/>
      <w:r w:rsidRPr="003A1F27">
        <w:rPr>
          <w:rFonts w:ascii="Arial" w:hAnsi="Arial" w:cs="Arial"/>
          <w:sz w:val="28"/>
          <w:szCs w:val="28"/>
        </w:rPr>
        <w:t>.</w:t>
      </w:r>
      <w:r w:rsidRPr="003A1F27">
        <w:rPr>
          <w:rFonts w:ascii="Arial" w:hAnsi="Arial" w:cs="Arial"/>
          <w:sz w:val="18"/>
          <w:szCs w:val="18"/>
        </w:rPr>
        <w:t xml:space="preserve">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 w:rsidRPr="003A1F27">
        <w:rPr>
          <w:rFonts w:ascii="Arial" w:hAnsi="Arial" w:cs="Arial"/>
          <w:sz w:val="28"/>
          <w:szCs w:val="28"/>
        </w:rPr>
        <w:t xml:space="preserve"> Ameni</w:t>
      </w:r>
      <w:r>
        <w:rPr>
          <w:rFonts w:ascii="Arial" w:hAnsi="Arial" w:cs="Arial"/>
          <w:sz w:val="28"/>
          <w:szCs w:val="28"/>
        </w:rPr>
        <w:t>,</w:t>
      </w:r>
      <w:r w:rsidRPr="003A1F27">
        <w:rPr>
          <w:rFonts w:ascii="Arial" w:hAnsi="Arial" w:cs="Arial"/>
          <w:sz w:val="28"/>
          <w:szCs w:val="28"/>
        </w:rPr>
        <w:t xml:space="preserve"> Hallelujah! </w:t>
      </w:r>
      <w:r w:rsidRPr="000D12B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 Hallelujah!</w:t>
      </w:r>
      <w:r w:rsidRPr="000D12B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r w:rsidRPr="003A1F27">
        <w:rPr>
          <w:rFonts w:ascii="Arial" w:hAnsi="Arial" w:cs="Arial"/>
          <w:sz w:val="28"/>
          <w:szCs w:val="28"/>
        </w:rPr>
        <w:t xml:space="preserve"> </w:t>
      </w:r>
    </w:p>
    <w:p w14:paraId="540626C1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2E075A">
        <w:rPr>
          <w:rFonts w:ascii="Arial" w:hAnsi="Arial" w:cs="Arial"/>
          <w:sz w:val="28"/>
          <w:szCs w:val="28"/>
          <w:vertAlign w:val="superscript"/>
        </w:rPr>
        <w:t>229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Ukaona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anodiwa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nababa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handitika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</w:rPr>
        <w:t>Vakafanana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Chidzokerai</w:t>
      </w:r>
      <w:proofErr w:type="spellEnd"/>
      <w:r>
        <w:rPr>
          <w:rFonts w:ascii="Arial" w:hAnsi="Arial" w:cs="Arial"/>
          <w:sz w:val="28"/>
          <w:szCs w:val="28"/>
        </w:rPr>
        <w:t xml:space="preserve"> kuna Sor</w:t>
      </w:r>
      <w:del w:id="173" w:author="Transcriber01 JHB" w:date="2025-08-26T09:41:00Z" w16du:dateUtc="2025-08-26T07:41:00Z">
        <w:r w:rsidDel="00001536">
          <w:rPr>
            <w:rFonts w:ascii="Arial" w:hAnsi="Arial" w:cs="Arial"/>
            <w:sz w:val="28"/>
            <w:szCs w:val="28"/>
          </w:rPr>
          <w:delText>l</w:delText>
        </w:r>
      </w:del>
      <w:r>
        <w:rPr>
          <w:rFonts w:ascii="Arial" w:hAnsi="Arial" w:cs="Arial"/>
          <w:sz w:val="28"/>
          <w:szCs w:val="28"/>
        </w:rPr>
        <w:t xml:space="preserve">omon, </w:t>
      </w:r>
      <w:proofErr w:type="spellStart"/>
      <w:r>
        <w:rPr>
          <w:rFonts w:ascii="Arial" w:hAnsi="Arial" w:cs="Arial"/>
          <w:sz w:val="28"/>
          <w:szCs w:val="28"/>
        </w:rPr>
        <w:t>handi’muchaona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Dhavhidha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So</w:t>
      </w:r>
      <w:ins w:id="174" w:author="Transcriber01 JHB" w:date="2025-08-26T09:41:00Z" w16du:dateUtc="2025-08-26T07:41:00Z">
        <w:r>
          <w:rPr>
            <w:rFonts w:ascii="Arial" w:hAnsi="Arial" w:cs="Arial"/>
            <w:sz w:val="28"/>
            <w:szCs w:val="28"/>
          </w:rPr>
          <w:t>r</w:t>
        </w:r>
      </w:ins>
      <w:del w:id="175" w:author="Transcriber01 JHB" w:date="2025-08-26T09:41:00Z" w16du:dateUtc="2025-08-26T07:41:00Z">
        <w:r w:rsidDel="0092009E">
          <w:rPr>
            <w:rFonts w:ascii="Arial" w:hAnsi="Arial" w:cs="Arial"/>
            <w:sz w:val="28"/>
            <w:szCs w:val="28"/>
          </w:rPr>
          <w:delText>l</w:delText>
        </w:r>
      </w:del>
      <w:r>
        <w:rPr>
          <w:rFonts w:ascii="Arial" w:hAnsi="Arial" w:cs="Arial"/>
          <w:sz w:val="28"/>
          <w:szCs w:val="28"/>
        </w:rPr>
        <w:t>omoni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ita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</w:rPr>
        <w:t>Dhavhidha</w:t>
      </w:r>
      <w:proofErr w:type="spellEnd"/>
      <w:r>
        <w:rPr>
          <w:rFonts w:ascii="Arial" w:hAnsi="Arial" w:cs="Arial"/>
          <w:sz w:val="28"/>
          <w:szCs w:val="28"/>
        </w:rPr>
        <w:t xml:space="preserve">, mischief </w:t>
      </w:r>
      <w:proofErr w:type="spellStart"/>
      <w:r>
        <w:rPr>
          <w:rFonts w:ascii="Arial" w:hAnsi="Arial" w:cs="Arial"/>
          <w:sz w:val="28"/>
          <w:szCs w:val="28"/>
        </w:rPr>
        <w:t>yake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yakawanda</w:t>
      </w:r>
      <w:proofErr w:type="spellEnd"/>
      <w:r>
        <w:rPr>
          <w:rFonts w:ascii="Arial" w:hAnsi="Arial" w:cs="Arial"/>
          <w:sz w:val="28"/>
          <w:szCs w:val="28"/>
        </w:rPr>
        <w:t xml:space="preserve"> chai…?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chaizvo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0D12B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chaizvo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Kunyanya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chekuita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nemadzima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madzimai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Akatorera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mukadzi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akaponda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murume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wacho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Handi’muri</w:t>
      </w:r>
      <w:del w:id="176" w:author="Transcriber01 JHB" w:date="2025-08-26T09:42:00Z" w16du:dateUtc="2025-08-26T07:42:00Z">
        <w:r w:rsidDel="00241101">
          <w:rPr>
            <w:rFonts w:ascii="Arial" w:hAnsi="Arial" w:cs="Arial"/>
            <w:sz w:val="28"/>
            <w:szCs w:val="28"/>
          </w:rPr>
          <w:delText xml:space="preserve"> </w:delText>
        </w:r>
      </w:del>
      <w:r>
        <w:rPr>
          <w:rFonts w:ascii="Arial" w:hAnsi="Arial" w:cs="Arial"/>
          <w:sz w:val="28"/>
          <w:szCs w:val="28"/>
        </w:rPr>
        <w:t>kuzviona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</w:p>
    <w:p w14:paraId="0B099FCB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2E075A">
        <w:rPr>
          <w:rFonts w:ascii="Arial" w:hAnsi="Arial" w:cs="Arial"/>
          <w:sz w:val="28"/>
          <w:szCs w:val="28"/>
          <w:vertAlign w:val="superscript"/>
        </w:rPr>
        <w:t>230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Hatichiendayi</w:t>
      </w:r>
      <w:proofErr w:type="spellEnd"/>
      <w:r>
        <w:rPr>
          <w:rFonts w:ascii="Arial" w:hAnsi="Arial" w:cs="Arial"/>
          <w:sz w:val="28"/>
          <w:szCs w:val="28"/>
        </w:rPr>
        <w:t xml:space="preserve"> kuna </w:t>
      </w:r>
      <w:proofErr w:type="spellStart"/>
      <w:r>
        <w:rPr>
          <w:rFonts w:ascii="Arial" w:hAnsi="Arial" w:cs="Arial"/>
          <w:sz w:val="28"/>
          <w:szCs w:val="28"/>
        </w:rPr>
        <w:t>So</w:t>
      </w:r>
      <w:ins w:id="177" w:author="Transcriber01 JHB" w:date="2025-08-26T09:43:00Z" w16du:dateUtc="2025-08-26T07:43:00Z">
        <w:r>
          <w:rPr>
            <w:rFonts w:ascii="Arial" w:hAnsi="Arial" w:cs="Arial"/>
            <w:sz w:val="28"/>
            <w:szCs w:val="28"/>
          </w:rPr>
          <w:t>r</w:t>
        </w:r>
      </w:ins>
      <w:del w:id="178" w:author="Transcriber01 JHB" w:date="2025-08-26T09:43:00Z" w16du:dateUtc="2025-08-26T07:43:00Z">
        <w:r w:rsidDel="009806D4">
          <w:rPr>
            <w:rFonts w:ascii="Arial" w:hAnsi="Arial" w:cs="Arial"/>
            <w:sz w:val="28"/>
            <w:szCs w:val="28"/>
          </w:rPr>
          <w:delText>l</w:delText>
        </w:r>
      </w:del>
      <w:r>
        <w:rPr>
          <w:rFonts w:ascii="Arial" w:hAnsi="Arial" w:cs="Arial"/>
          <w:sz w:val="28"/>
          <w:szCs w:val="28"/>
        </w:rPr>
        <w:t>omon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So</w:t>
      </w:r>
      <w:ins w:id="179" w:author="Transcriber01 JHB" w:date="2025-08-26T09:43:00Z" w16du:dateUtc="2025-08-26T07:43:00Z">
        <w:r>
          <w:rPr>
            <w:rFonts w:ascii="Arial" w:hAnsi="Arial" w:cs="Arial"/>
            <w:sz w:val="28"/>
            <w:szCs w:val="28"/>
          </w:rPr>
          <w:t>r</w:t>
        </w:r>
      </w:ins>
      <w:del w:id="180" w:author="Transcriber01 JHB" w:date="2025-08-26T09:43:00Z" w16du:dateUtc="2025-08-26T07:43:00Z">
        <w:r w:rsidDel="009806D4">
          <w:rPr>
            <w:rFonts w:ascii="Arial" w:hAnsi="Arial" w:cs="Arial"/>
            <w:sz w:val="28"/>
            <w:szCs w:val="28"/>
          </w:rPr>
          <w:delText>l</w:delText>
        </w:r>
      </w:del>
      <w:r>
        <w:rPr>
          <w:rFonts w:ascii="Arial" w:hAnsi="Arial" w:cs="Arial"/>
          <w:sz w:val="28"/>
          <w:szCs w:val="28"/>
        </w:rPr>
        <w:t>omoni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wakazobuda</w:t>
      </w:r>
      <w:proofErr w:type="spellEnd"/>
      <w:r>
        <w:rPr>
          <w:rFonts w:ascii="Arial" w:hAnsi="Arial" w:cs="Arial"/>
          <w:sz w:val="28"/>
          <w:szCs w:val="28"/>
        </w:rPr>
        <w:t xml:space="preserve"> ma borders </w:t>
      </w:r>
      <w:ins w:id="181" w:author="Transcriber01 JHB" w:date="2025-08-27T11:50:00Z" w16du:dateUtc="2025-08-27T09:50:00Z">
        <w:r>
          <w:rPr>
            <w:rFonts w:ascii="Arial" w:hAnsi="Arial" w:cs="Arial"/>
            <w:sz w:val="28"/>
            <w:szCs w:val="28"/>
          </w:rPr>
          <w:t>e—</w:t>
        </w:r>
      </w:ins>
      <w:proofErr w:type="spellStart"/>
      <w:r>
        <w:rPr>
          <w:rFonts w:ascii="Arial" w:hAnsi="Arial" w:cs="Arial"/>
          <w:sz w:val="28"/>
          <w:szCs w:val="28"/>
        </w:rPr>
        <w:t>eIsirairi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akanotora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kuyi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02788C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kunze</w:t>
      </w:r>
      <w:proofErr w:type="spellEnd"/>
      <w:r w:rsidRPr="0002788C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While baba </w:t>
      </w:r>
      <w:proofErr w:type="spellStart"/>
      <w:r>
        <w:rPr>
          <w:rFonts w:ascii="Arial" w:hAnsi="Arial" w:cs="Arial"/>
          <w:sz w:val="28"/>
          <w:szCs w:val="28"/>
        </w:rPr>
        <w:t>vakagona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kuzvidzora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nekutya</w:t>
      </w:r>
      <w:proofErr w:type="spellEnd"/>
      <w:r>
        <w:rPr>
          <w:rFonts w:ascii="Arial" w:hAnsi="Arial" w:cs="Arial"/>
          <w:sz w:val="28"/>
          <w:szCs w:val="28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</w:rPr>
        <w:t>vakaperera</w:t>
      </w:r>
      <w:proofErr w:type="spellEnd"/>
      <w:r>
        <w:rPr>
          <w:rFonts w:ascii="Arial" w:hAnsi="Arial" w:cs="Arial"/>
          <w:sz w:val="28"/>
          <w:szCs w:val="28"/>
        </w:rPr>
        <w:t xml:space="preserve"> pa five hundred, </w:t>
      </w:r>
      <w:proofErr w:type="spellStart"/>
      <w:r>
        <w:rPr>
          <w:rFonts w:ascii="Arial" w:hAnsi="Arial" w:cs="Arial"/>
          <w:sz w:val="28"/>
          <w:szCs w:val="28"/>
        </w:rPr>
        <w:t>Solomoni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hachina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kuzozvigona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Chakapfurira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chikasvika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</w:t>
      </w:r>
      <w:proofErr w:type="spellEnd"/>
      <w:r>
        <w:rPr>
          <w:rFonts w:ascii="Arial" w:hAnsi="Arial" w:cs="Arial"/>
          <w:sz w:val="28"/>
          <w:szCs w:val="28"/>
        </w:rPr>
        <w:t xml:space="preserve"> one thou…?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one thousand</w:t>
      </w:r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He was a chip of the old block. </w:t>
      </w:r>
      <w:r w:rsidRPr="0002788C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Mweya </w:t>
      </w:r>
      <w:proofErr w:type="spellStart"/>
      <w:r>
        <w:rPr>
          <w:rFonts w:ascii="Arial" w:hAnsi="Arial" w:cs="Arial"/>
          <w:sz w:val="28"/>
          <w:szCs w:val="28"/>
        </w:rPr>
        <w:t>yaive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mavari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yaiwirira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yaiwirirana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Muri</w:t>
      </w:r>
      <w:del w:id="182" w:author="Transcriber01 JHB" w:date="2025-08-26T09:43:00Z" w16du:dateUtc="2025-08-26T07:43:00Z">
        <w:r w:rsidDel="00844A8E">
          <w:rPr>
            <w:rFonts w:ascii="Arial" w:hAnsi="Arial" w:cs="Arial"/>
            <w:sz w:val="28"/>
            <w:szCs w:val="28"/>
          </w:rPr>
          <w:delText xml:space="preserve"> </w:delText>
        </w:r>
      </w:del>
      <w:r>
        <w:rPr>
          <w:rFonts w:ascii="Arial" w:hAnsi="Arial" w:cs="Arial"/>
          <w:sz w:val="28"/>
          <w:szCs w:val="28"/>
        </w:rPr>
        <w:t>kuzviona</w:t>
      </w:r>
      <w:proofErr w:type="spellEnd"/>
      <w:r>
        <w:rPr>
          <w:rFonts w:ascii="Arial" w:hAnsi="Arial" w:cs="Arial"/>
          <w:sz w:val="28"/>
          <w:szCs w:val="28"/>
        </w:rPr>
        <w:t xml:space="preserve"> here </w:t>
      </w:r>
      <w:proofErr w:type="spellStart"/>
      <w:r>
        <w:rPr>
          <w:rFonts w:ascii="Arial" w:hAnsi="Arial" w:cs="Arial"/>
          <w:sz w:val="28"/>
          <w:szCs w:val="28"/>
        </w:rPr>
        <w:t>zvandiri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kutaura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hama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Aiwa Ameni </w:t>
      </w:r>
      <w:proofErr w:type="spellStart"/>
      <w:r>
        <w:rPr>
          <w:rFonts w:ascii="Arial" w:hAnsi="Arial" w:cs="Arial"/>
          <w:sz w:val="28"/>
          <w:szCs w:val="28"/>
        </w:rPr>
        <w:t>handisi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kumunzwa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iyeye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Ndoda</w:t>
      </w:r>
      <w:proofErr w:type="spellEnd"/>
      <w:r>
        <w:rPr>
          <w:rFonts w:ascii="Arial" w:hAnsi="Arial" w:cs="Arial"/>
          <w:sz w:val="28"/>
          <w:szCs w:val="28"/>
        </w:rPr>
        <w:t xml:space="preserve"> Ameni </w:t>
      </w:r>
      <w:proofErr w:type="spellStart"/>
      <w:r>
        <w:rPr>
          <w:rFonts w:ascii="Arial" w:hAnsi="Arial" w:cs="Arial"/>
          <w:sz w:val="28"/>
          <w:szCs w:val="28"/>
        </w:rPr>
        <w:t>akadarika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ipapo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hama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</w:p>
    <w:p w14:paraId="0B43F4E2" w14:textId="77777777" w:rsidR="005D3BDE" w:rsidRPr="002B19C4" w:rsidDel="00D81F31" w:rsidRDefault="005D3BDE" w:rsidP="005D3BDE">
      <w:pPr>
        <w:jc w:val="both"/>
        <w:rPr>
          <w:del w:id="183" w:author="Transcriber01 JHB" w:date="2025-08-26T09:44:00Z" w16du:dateUtc="2025-08-26T07:44:00Z"/>
          <w:rFonts w:ascii="Arial" w:hAnsi="Arial" w:cs="Arial"/>
          <w:sz w:val="28"/>
          <w:szCs w:val="28"/>
          <w:lang w:val="fr-FR"/>
        </w:rPr>
      </w:pPr>
      <w:r w:rsidRPr="002B19C4">
        <w:rPr>
          <w:rFonts w:ascii="Arial" w:hAnsi="Arial" w:cs="Arial"/>
          <w:sz w:val="28"/>
          <w:szCs w:val="28"/>
          <w:vertAlign w:val="superscript"/>
          <w:lang w:val="fr-FR"/>
        </w:rPr>
        <w:t>231</w:t>
      </w:r>
      <w:r w:rsidRPr="002B19C4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Hakuna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chinonakidza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sokuti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… Ini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ndinogara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ndichitaurira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 kana eh, ma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sister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.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Wonzwa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kuti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>,</w:t>
      </w:r>
      <w:ins w:id="184" w:author="Transcriber01 JHB" w:date="2025-08-26T09:44:00Z" w16du:dateUtc="2025-08-26T07:44:00Z">
        <w:r w:rsidRPr="002B19C4">
          <w:rPr>
            <w:rFonts w:ascii="Arial" w:hAnsi="Arial" w:cs="Arial"/>
            <w:sz w:val="28"/>
            <w:szCs w:val="28"/>
            <w:lang w:val="fr-FR"/>
          </w:rPr>
          <w:t xml:space="preserve"> </w:t>
        </w:r>
      </w:ins>
    </w:p>
    <w:p w14:paraId="4916362D" w14:textId="77777777" w:rsidR="005D3BDE" w:rsidRPr="002B19C4" w:rsidRDefault="005D3BDE" w:rsidP="005D3BDE">
      <w:pPr>
        <w:jc w:val="both"/>
        <w:rPr>
          <w:rFonts w:ascii="Arial" w:hAnsi="Arial" w:cs="Arial"/>
          <w:sz w:val="28"/>
          <w:szCs w:val="28"/>
          <w:lang w:val="fr-FR"/>
        </w:rPr>
      </w:pPr>
      <w:bookmarkStart w:id="185" w:name="_Hlk206496121"/>
      <w:r w:rsidRPr="002B19C4">
        <w:rPr>
          <w:rFonts w:ascii="Arial" w:hAnsi="Arial" w:cs="Arial"/>
          <w:sz w:val="28"/>
          <w:szCs w:val="28"/>
          <w:lang w:val="fr-FR"/>
        </w:rPr>
        <w:t>“</w:t>
      </w:r>
      <w:bookmarkEnd w:id="185"/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Aah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, Bati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akafanana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 nemi. Bati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akafanana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 nemi.” </w:t>
      </w:r>
    </w:p>
    <w:p w14:paraId="74293F66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Ndoti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>, “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Aah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.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Ngaave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akafanana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neni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pazvose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. But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ngaarege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kutakura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zvinhu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zviri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mumusoro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 </w:t>
      </w:r>
      <w:proofErr w:type="spellStart"/>
      <w:r w:rsidRPr="002B19C4">
        <w:rPr>
          <w:rFonts w:ascii="Arial" w:hAnsi="Arial" w:cs="Arial"/>
          <w:sz w:val="28"/>
          <w:szCs w:val="28"/>
          <w:lang w:val="fr-FR"/>
        </w:rPr>
        <w:t>mangu</w:t>
      </w:r>
      <w:proofErr w:type="spellEnd"/>
      <w:r w:rsidRPr="002B19C4">
        <w:rPr>
          <w:rFonts w:ascii="Arial" w:hAnsi="Arial" w:cs="Arial"/>
          <w:sz w:val="28"/>
          <w:szCs w:val="28"/>
          <w:lang w:val="fr-FR"/>
        </w:rPr>
        <w:t xml:space="preserve">. ” </w:t>
      </w:r>
      <w:r w:rsidRPr="00AC11E8">
        <w:rPr>
          <w:rFonts w:ascii="Arial" w:hAnsi="Arial" w:cs="Arial"/>
          <w:sz w:val="18"/>
          <w:szCs w:val="18"/>
        </w:rPr>
        <w:t xml:space="preserve">[Apostle </w:t>
      </w:r>
      <w:r>
        <w:rPr>
          <w:rFonts w:ascii="Arial" w:hAnsi="Arial" w:cs="Arial"/>
          <w:sz w:val="18"/>
          <w:szCs w:val="18"/>
        </w:rPr>
        <w:t xml:space="preserve">Gumbura </w:t>
      </w:r>
      <w:r w:rsidRPr="00AC11E8">
        <w:rPr>
          <w:rFonts w:ascii="Arial" w:hAnsi="Arial" w:cs="Arial"/>
          <w:sz w:val="18"/>
          <w:szCs w:val="18"/>
        </w:rPr>
        <w:t>laugh</w:t>
      </w:r>
      <w:r>
        <w:rPr>
          <w:rFonts w:ascii="Arial" w:hAnsi="Arial" w:cs="Arial"/>
          <w:sz w:val="18"/>
          <w:szCs w:val="18"/>
        </w:rPr>
        <w:t>s</w:t>
      </w:r>
      <w:r w:rsidRPr="00AC11E8">
        <w:rPr>
          <w:rFonts w:ascii="Arial" w:hAnsi="Arial" w:cs="Arial"/>
          <w:sz w:val="18"/>
          <w:szCs w:val="18"/>
        </w:rPr>
        <w:t>—ED]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6D723133" w14:textId="77777777" w:rsidR="005D3BDE" w:rsidDel="000A0AA8" w:rsidRDefault="005D3BDE" w:rsidP="005D3BDE">
      <w:pPr>
        <w:jc w:val="both"/>
        <w:rPr>
          <w:del w:id="186" w:author="Transcriber01 JHB" w:date="2025-08-26T09:45:00Z" w16du:dateUtc="2025-08-26T07:45:00Z"/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Handi’maona</w:t>
      </w:r>
      <w:proofErr w:type="spellEnd"/>
      <w:r>
        <w:rPr>
          <w:rFonts w:ascii="Arial" w:hAnsi="Arial" w:cs="Arial"/>
          <w:sz w:val="28"/>
          <w:szCs w:val="28"/>
        </w:rPr>
        <w:t xml:space="preserve">? Because </w:t>
      </w:r>
      <w:proofErr w:type="spellStart"/>
      <w:r>
        <w:rPr>
          <w:rFonts w:ascii="Arial" w:hAnsi="Arial" w:cs="Arial"/>
          <w:sz w:val="28"/>
          <w:szCs w:val="28"/>
        </w:rPr>
        <w:t>unenge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uchiziva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mashandiro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pfungwa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dzaani</w:t>
      </w:r>
      <w:proofErr w:type="spellEnd"/>
      <w:r>
        <w:rPr>
          <w:rFonts w:ascii="Arial" w:hAnsi="Arial" w:cs="Arial"/>
          <w:sz w:val="28"/>
          <w:szCs w:val="28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dzako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Mashandiro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epfungwa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dzako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unenge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uchifunga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>,</w:t>
      </w:r>
      <w:ins w:id="187" w:author="Transcriber01 JHB" w:date="2025-08-26T09:45:00Z" w16du:dateUtc="2025-08-26T07:45:00Z">
        <w:r>
          <w:rPr>
            <w:rFonts w:ascii="Arial" w:hAnsi="Arial" w:cs="Arial"/>
            <w:sz w:val="28"/>
            <w:szCs w:val="28"/>
          </w:rPr>
          <w:t xml:space="preserve"> </w:t>
        </w:r>
      </w:ins>
    </w:p>
    <w:p w14:paraId="50D66930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bookmarkStart w:id="188" w:name="_Hlk206495981"/>
      <w:r>
        <w:rPr>
          <w:rFonts w:ascii="Arial" w:hAnsi="Arial" w:cs="Arial"/>
          <w:sz w:val="28"/>
          <w:szCs w:val="28"/>
        </w:rPr>
        <w:t>“</w:t>
      </w:r>
      <w:bookmarkEnd w:id="188"/>
      <w:proofErr w:type="spellStart"/>
      <w:r>
        <w:rPr>
          <w:rFonts w:ascii="Arial" w:hAnsi="Arial" w:cs="Arial"/>
          <w:sz w:val="28"/>
          <w:szCs w:val="28"/>
        </w:rPr>
        <w:t>Kukaita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anoita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pfungwa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dzinenge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dzandiinadzo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inini</w:t>
      </w:r>
      <w:proofErr w:type="spellEnd"/>
      <w:r>
        <w:rPr>
          <w:rFonts w:ascii="Arial" w:hAnsi="Arial" w:cs="Arial"/>
          <w:sz w:val="28"/>
          <w:szCs w:val="28"/>
        </w:rPr>
        <w:t>, I will pray for that boy.”</w:t>
      </w:r>
    </w:p>
    <w:p w14:paraId="4C8E336C" w14:textId="77777777" w:rsidR="005D3BDE" w:rsidRPr="00847E54" w:rsidRDefault="005D3BDE" w:rsidP="005D3BD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232 </w:t>
      </w:r>
      <w:r w:rsidRPr="00DF540B">
        <w:rPr>
          <w:rFonts w:ascii="Arial" w:hAnsi="Arial" w:cs="Arial"/>
          <w:sz w:val="18"/>
          <w:szCs w:val="18"/>
        </w:rPr>
        <w:t>[Apostle and Congregation laugh—ED]</w:t>
      </w:r>
      <w:r>
        <w:rPr>
          <w:rFonts w:ascii="Arial" w:hAnsi="Arial" w:cs="Arial"/>
          <w:sz w:val="28"/>
          <w:szCs w:val="28"/>
        </w:rPr>
        <w:t xml:space="preserve"> Masha… Saka I would rather have a boy have exactly, exactly similar things like me, but </w:t>
      </w:r>
      <w:proofErr w:type="spellStart"/>
      <w:r>
        <w:rPr>
          <w:rFonts w:ascii="Arial" w:hAnsi="Arial" w:cs="Arial"/>
          <w:sz w:val="28"/>
          <w:szCs w:val="28"/>
        </w:rPr>
        <w:t>zvekuzotora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mudehe</w:t>
      </w:r>
      <w:proofErr w:type="spellEnd"/>
      <w:r>
        <w:rPr>
          <w:rFonts w:ascii="Arial" w:hAnsi="Arial" w:cs="Arial"/>
          <w:sz w:val="28"/>
          <w:szCs w:val="28"/>
        </w:rPr>
        <w:t>—</w:t>
      </w:r>
      <w:proofErr w:type="spellStart"/>
      <w:r>
        <w:rPr>
          <w:rFonts w:ascii="Arial" w:hAnsi="Arial" w:cs="Arial"/>
          <w:sz w:val="28"/>
          <w:szCs w:val="28"/>
        </w:rPr>
        <w:t>mudehenya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iri</w:t>
      </w:r>
      <w:proofErr w:type="spellEnd"/>
      <w:r>
        <w:rPr>
          <w:rFonts w:ascii="Arial" w:hAnsi="Arial" w:cs="Arial"/>
          <w:sz w:val="28"/>
          <w:szCs w:val="28"/>
        </w:rPr>
        <w:t xml:space="preserve">. Mind </w:t>
      </w:r>
      <w:proofErr w:type="spellStart"/>
      <w:r>
        <w:rPr>
          <w:rFonts w:ascii="Arial" w:hAnsi="Arial" w:cs="Arial"/>
          <w:sz w:val="28"/>
          <w:szCs w:val="28"/>
        </w:rPr>
        <w:t>yangu</w:t>
      </w:r>
      <w:proofErr w:type="spellEnd"/>
      <w:r>
        <w:rPr>
          <w:rFonts w:ascii="Arial" w:hAnsi="Arial" w:cs="Arial"/>
          <w:sz w:val="28"/>
          <w:szCs w:val="28"/>
        </w:rPr>
        <w:t xml:space="preserve"> is just born rebellious. </w:t>
      </w:r>
      <w:proofErr w:type="spellStart"/>
      <w:r>
        <w:rPr>
          <w:rFonts w:ascii="Arial" w:hAnsi="Arial" w:cs="Arial"/>
          <w:sz w:val="28"/>
          <w:szCs w:val="28"/>
        </w:rPr>
        <w:t>Ndakadzorwa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nekunamata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che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chete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Stubborn! Anything that you can think. </w:t>
      </w:r>
      <w:proofErr w:type="spellStart"/>
      <w:r>
        <w:rPr>
          <w:rFonts w:ascii="Arial" w:hAnsi="Arial" w:cs="Arial"/>
          <w:sz w:val="28"/>
          <w:szCs w:val="28"/>
        </w:rPr>
        <w:t>Ingori</w:t>
      </w:r>
      <w:proofErr w:type="spellEnd"/>
      <w:r>
        <w:rPr>
          <w:rFonts w:ascii="Arial" w:hAnsi="Arial" w:cs="Arial"/>
          <w:sz w:val="28"/>
          <w:szCs w:val="28"/>
        </w:rPr>
        <w:t xml:space="preserve"> stubborn. </w:t>
      </w:r>
      <w:proofErr w:type="spellStart"/>
      <w:r>
        <w:rPr>
          <w:rFonts w:ascii="Arial" w:hAnsi="Arial" w:cs="Arial"/>
          <w:sz w:val="28"/>
          <w:szCs w:val="28"/>
        </w:rPr>
        <w:t>Ndikat</w:t>
      </w:r>
      <w:proofErr w:type="spellEnd"/>
      <w:r>
        <w:rPr>
          <w:rFonts w:ascii="Arial" w:hAnsi="Arial" w:cs="Arial"/>
          <w:sz w:val="28"/>
          <w:szCs w:val="28"/>
        </w:rPr>
        <w:t>…</w:t>
      </w:r>
      <w:proofErr w:type="spellStart"/>
      <w:r>
        <w:rPr>
          <w:rFonts w:ascii="Arial" w:hAnsi="Arial" w:cs="Arial"/>
          <w:sz w:val="28"/>
          <w:szCs w:val="28"/>
        </w:rPr>
        <w:t>Ndikatarisa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munhu</w:t>
      </w:r>
      <w:proofErr w:type="spellEnd"/>
      <w:r>
        <w:rPr>
          <w:rFonts w:ascii="Arial" w:hAnsi="Arial" w:cs="Arial"/>
          <w:sz w:val="28"/>
          <w:szCs w:val="28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</w:rPr>
        <w:t>achiita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misikanzwa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Ndikakuudza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zvandiri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kufunga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ndakakutarisa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847E54">
        <w:rPr>
          <w:rFonts w:ascii="Arial" w:hAnsi="Arial" w:cs="Arial"/>
          <w:sz w:val="18"/>
          <w:szCs w:val="18"/>
        </w:rPr>
        <w:t>[Apostle</w:t>
      </w:r>
      <w:r>
        <w:rPr>
          <w:rFonts w:ascii="Arial" w:hAnsi="Arial" w:cs="Arial"/>
          <w:sz w:val="18"/>
          <w:szCs w:val="18"/>
        </w:rPr>
        <w:t xml:space="preserve"> Gumbura</w:t>
      </w:r>
      <w:r w:rsidRPr="00847E54">
        <w:rPr>
          <w:rFonts w:ascii="Arial" w:hAnsi="Arial" w:cs="Arial"/>
          <w:sz w:val="18"/>
          <w:szCs w:val="18"/>
        </w:rPr>
        <w:t xml:space="preserve"> and Congregation laugh—ED] </w:t>
      </w:r>
    </w:p>
    <w:p w14:paraId="0657A009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635AA7">
        <w:rPr>
          <w:rFonts w:ascii="Arial" w:hAnsi="Arial" w:cs="Arial"/>
          <w:sz w:val="28"/>
          <w:szCs w:val="28"/>
          <w:vertAlign w:val="superscript"/>
        </w:rPr>
        <w:t>233</w:t>
      </w:r>
      <w:r>
        <w:rPr>
          <w:rFonts w:ascii="Arial" w:hAnsi="Arial" w:cs="Arial"/>
          <w:sz w:val="28"/>
          <w:szCs w:val="28"/>
        </w:rPr>
        <w:t xml:space="preserve"> Saka </w:t>
      </w:r>
      <w:proofErr w:type="spellStart"/>
      <w:r>
        <w:rPr>
          <w:rFonts w:ascii="Arial" w:hAnsi="Arial" w:cs="Arial"/>
          <w:sz w:val="28"/>
          <w:szCs w:val="28"/>
        </w:rPr>
        <w:t>ndozoti</w:t>
      </w:r>
      <w:proofErr w:type="spellEnd"/>
      <w:r>
        <w:rPr>
          <w:rFonts w:ascii="Arial" w:hAnsi="Arial" w:cs="Arial"/>
          <w:sz w:val="28"/>
          <w:szCs w:val="28"/>
        </w:rPr>
        <w:t xml:space="preserve">, “No. I think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ngaafanane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neni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hazviperere</w:t>
      </w:r>
      <w:proofErr w:type="spellEnd"/>
      <w:r>
        <w:rPr>
          <w:rFonts w:ascii="Arial" w:hAnsi="Arial" w:cs="Arial"/>
          <w:sz w:val="28"/>
          <w:szCs w:val="28"/>
        </w:rPr>
        <w:t xml:space="preserve"> pa physical structure.”</w:t>
      </w:r>
    </w:p>
    <w:p w14:paraId="6AA33F07" w14:textId="77777777" w:rsidR="005D3BDE" w:rsidRDefault="005D3BDE" w:rsidP="005D3BDE">
      <w:pPr>
        <w:jc w:val="both"/>
        <w:rPr>
          <w:ins w:id="189" w:author="Transcriber01 JHB" w:date="2025-08-28T12:51:00Z" w16du:dateUtc="2025-08-28T10:51:00Z"/>
          <w:rFonts w:ascii="Arial" w:hAnsi="Arial" w:cs="Arial"/>
          <w:sz w:val="28"/>
          <w:szCs w:val="28"/>
        </w:rPr>
      </w:pPr>
      <w:r w:rsidRPr="0014442A">
        <w:rPr>
          <w:rFonts w:ascii="Arial" w:hAnsi="Arial" w:cs="Arial"/>
          <w:sz w:val="28"/>
          <w:szCs w:val="28"/>
        </w:rPr>
        <w:t xml:space="preserve">But </w:t>
      </w:r>
      <w:proofErr w:type="spellStart"/>
      <w:r w:rsidRPr="0014442A">
        <w:rPr>
          <w:rFonts w:ascii="Arial" w:hAnsi="Arial" w:cs="Arial"/>
          <w:sz w:val="28"/>
          <w:szCs w:val="28"/>
        </w:rPr>
        <w:t>manje</w:t>
      </w:r>
      <w:proofErr w:type="spellEnd"/>
      <w:r w:rsidRPr="001444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4442A">
        <w:rPr>
          <w:rFonts w:ascii="Arial" w:hAnsi="Arial" w:cs="Arial"/>
          <w:sz w:val="28"/>
          <w:szCs w:val="28"/>
        </w:rPr>
        <w:t>hazvizoiti</w:t>
      </w:r>
      <w:proofErr w:type="spellEnd"/>
      <w:r w:rsidRPr="001444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4442A">
        <w:rPr>
          <w:rFonts w:ascii="Arial" w:hAnsi="Arial" w:cs="Arial"/>
          <w:sz w:val="28"/>
          <w:szCs w:val="28"/>
        </w:rPr>
        <w:t>naipapo</w:t>
      </w:r>
      <w:proofErr w:type="spellEnd"/>
      <w:r w:rsidRPr="0014442A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14442A">
        <w:rPr>
          <w:rFonts w:ascii="Arial" w:hAnsi="Arial" w:cs="Arial"/>
          <w:sz w:val="28"/>
          <w:szCs w:val="28"/>
        </w:rPr>
        <w:t>Panouya</w:t>
      </w:r>
      <w:proofErr w:type="spellEnd"/>
      <w:r w:rsidRPr="001444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4442A">
        <w:rPr>
          <w:rFonts w:ascii="Arial" w:hAnsi="Arial" w:cs="Arial"/>
          <w:sz w:val="28"/>
          <w:szCs w:val="28"/>
        </w:rPr>
        <w:t>chimwe</w:t>
      </w:r>
      <w:proofErr w:type="spellEnd"/>
      <w:r w:rsidRPr="001444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4442A">
        <w:rPr>
          <w:rFonts w:ascii="Arial" w:hAnsi="Arial" w:cs="Arial"/>
          <w:sz w:val="28"/>
          <w:szCs w:val="28"/>
        </w:rPr>
        <w:t>chakangofanana</w:t>
      </w:r>
      <w:proofErr w:type="spellEnd"/>
      <w:r w:rsidRPr="0014442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4442A">
        <w:rPr>
          <w:rFonts w:ascii="Arial" w:hAnsi="Arial" w:cs="Arial"/>
          <w:sz w:val="28"/>
          <w:szCs w:val="28"/>
        </w:rPr>
        <w:t>nani</w:t>
      </w:r>
      <w:proofErr w:type="spellEnd"/>
      <w:r>
        <w:rPr>
          <w:rFonts w:ascii="Arial" w:hAnsi="Arial" w:cs="Arial"/>
          <w:sz w:val="28"/>
          <w:szCs w:val="28"/>
        </w:rPr>
        <w:t>…</w:t>
      </w:r>
      <w:r w:rsidRPr="0014442A">
        <w:rPr>
          <w:rFonts w:ascii="Arial" w:hAnsi="Arial" w:cs="Arial"/>
          <w:sz w:val="28"/>
          <w:szCs w:val="28"/>
        </w:rPr>
        <w:t>?</w:t>
      </w:r>
      <w:r w:rsidRPr="0006000B">
        <w:rPr>
          <w:rFonts w:ascii="Arial" w:hAnsi="Arial" w:cs="Arial"/>
          <w:sz w:val="18"/>
          <w:szCs w:val="18"/>
        </w:rPr>
        <w:t xml:space="preserve">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newe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 Exactly </w:t>
      </w:r>
      <w:proofErr w:type="spellStart"/>
      <w:r>
        <w:rPr>
          <w:rFonts w:ascii="Arial" w:hAnsi="Arial" w:cs="Arial"/>
          <w:sz w:val="28"/>
          <w:szCs w:val="28"/>
        </w:rPr>
        <w:t>iwewe</w:t>
      </w:r>
      <w:proofErr w:type="spellEnd"/>
      <w:r>
        <w:rPr>
          <w:rFonts w:ascii="Arial" w:hAnsi="Arial" w:cs="Arial"/>
          <w:sz w:val="28"/>
          <w:szCs w:val="28"/>
        </w:rPr>
        <w:t xml:space="preserve">; </w:t>
      </w:r>
      <w:proofErr w:type="spellStart"/>
      <w:r>
        <w:rPr>
          <w:rFonts w:ascii="Arial" w:hAnsi="Arial" w:cs="Arial"/>
          <w:sz w:val="28"/>
          <w:szCs w:val="28"/>
        </w:rPr>
        <w:t>mafungiro</w:t>
      </w:r>
      <w:proofErr w:type="spellEnd"/>
      <w:r>
        <w:rPr>
          <w:rFonts w:ascii="Arial" w:hAnsi="Arial" w:cs="Arial"/>
          <w:sz w:val="28"/>
          <w:szCs w:val="28"/>
        </w:rPr>
        <w:t xml:space="preserve">, behaviour, </w:t>
      </w:r>
      <w:proofErr w:type="spellStart"/>
      <w:r w:rsidRPr="00ED5E81">
        <w:rPr>
          <w:rFonts w:ascii="Arial" w:hAnsi="Arial" w:cs="Arial"/>
          <w:sz w:val="28"/>
          <w:szCs w:val="28"/>
        </w:rPr>
        <w:t>mafambiro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Pr="00ED5E81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maitiro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zvose</w:t>
      </w:r>
      <w:proofErr w:type="spellEnd"/>
      <w:r>
        <w:rPr>
          <w:rFonts w:ascii="Arial" w:hAnsi="Arial" w:cs="Arial"/>
          <w:sz w:val="28"/>
          <w:szCs w:val="28"/>
        </w:rPr>
        <w:t xml:space="preserve">! </w:t>
      </w:r>
      <w:proofErr w:type="spellStart"/>
      <w:r>
        <w:rPr>
          <w:rFonts w:ascii="Arial" w:hAnsi="Arial" w:cs="Arial"/>
          <w:sz w:val="28"/>
          <w:szCs w:val="28"/>
        </w:rPr>
        <w:t>Zvokuti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wanguri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wafa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vanhu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vanogara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vachitotaura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</w:p>
    <w:p w14:paraId="13B5CD82" w14:textId="77777777" w:rsidR="005D3BDE" w:rsidRDefault="005D3BDE" w:rsidP="005D3BDE">
      <w:pPr>
        <w:jc w:val="both"/>
        <w:rPr>
          <w:ins w:id="190" w:author="Transcriber01 JHB" w:date="2025-08-28T12:50:00Z" w16du:dateUtc="2025-08-28T10:50:00Z"/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proofErr w:type="spellStart"/>
      <w:r>
        <w:rPr>
          <w:rFonts w:ascii="Arial" w:hAnsi="Arial" w:cs="Arial"/>
          <w:sz w:val="28"/>
          <w:szCs w:val="28"/>
        </w:rPr>
        <w:t>Izvozvo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zvaita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uyu</w:t>
      </w:r>
      <w:proofErr w:type="spellEnd"/>
      <w:r>
        <w:rPr>
          <w:rFonts w:ascii="Arial" w:hAnsi="Arial" w:cs="Arial"/>
          <w:sz w:val="28"/>
          <w:szCs w:val="28"/>
        </w:rPr>
        <w:t xml:space="preserve"> ka </w:t>
      </w:r>
      <w:proofErr w:type="spellStart"/>
      <w:r>
        <w:rPr>
          <w:rFonts w:ascii="Arial" w:hAnsi="Arial" w:cs="Arial"/>
          <w:sz w:val="28"/>
          <w:szCs w:val="28"/>
        </w:rPr>
        <w:t>uyu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muna</w:t>
      </w:r>
      <w:proofErr w:type="spellEnd"/>
      <w:r>
        <w:rPr>
          <w:rFonts w:ascii="Arial" w:hAnsi="Arial" w:cs="Arial"/>
          <w:sz w:val="28"/>
          <w:szCs w:val="28"/>
        </w:rPr>
        <w:t xml:space="preserve"> 1976, baba </w:t>
      </w:r>
      <w:proofErr w:type="spellStart"/>
      <w:r>
        <w:rPr>
          <w:rFonts w:ascii="Arial" w:hAnsi="Arial" w:cs="Arial"/>
          <w:sz w:val="28"/>
          <w:szCs w:val="28"/>
        </w:rPr>
        <w:t>vacho</w:t>
      </w:r>
      <w:proofErr w:type="spellEnd"/>
      <w:r>
        <w:rPr>
          <w:rFonts w:ascii="Arial" w:hAnsi="Arial" w:cs="Arial"/>
          <w:sz w:val="28"/>
          <w:szCs w:val="28"/>
        </w:rPr>
        <w:t xml:space="preserve">… </w:t>
      </w:r>
      <w:r w:rsidRPr="00A675F0">
        <w:rPr>
          <w:rFonts w:ascii="Arial" w:hAnsi="Arial" w:cs="Arial"/>
          <w:sz w:val="18"/>
          <w:szCs w:val="18"/>
        </w:rPr>
        <w:t xml:space="preserve">[Apostle </w:t>
      </w:r>
      <w:r>
        <w:rPr>
          <w:rFonts w:ascii="Arial" w:hAnsi="Arial" w:cs="Arial"/>
          <w:sz w:val="18"/>
          <w:szCs w:val="18"/>
        </w:rPr>
        <w:t xml:space="preserve">Gumbura and Congregation </w:t>
      </w:r>
      <w:r w:rsidRPr="00A675F0">
        <w:rPr>
          <w:rFonts w:ascii="Arial" w:hAnsi="Arial" w:cs="Arial"/>
          <w:sz w:val="18"/>
          <w:szCs w:val="18"/>
        </w:rPr>
        <w:t xml:space="preserve">laugh—ED] </w:t>
      </w:r>
      <w:proofErr w:type="spellStart"/>
      <w:r>
        <w:rPr>
          <w:rFonts w:ascii="Arial" w:hAnsi="Arial" w:cs="Arial"/>
          <w:sz w:val="28"/>
          <w:szCs w:val="28"/>
        </w:rPr>
        <w:t>Ha’maona</w:t>
      </w:r>
      <w:proofErr w:type="spellEnd"/>
      <w:r>
        <w:rPr>
          <w:rFonts w:ascii="Arial" w:hAnsi="Arial" w:cs="Arial"/>
          <w:sz w:val="28"/>
          <w:szCs w:val="28"/>
        </w:rPr>
        <w:t xml:space="preserve">…?... Baba </w:t>
      </w:r>
      <w:proofErr w:type="spellStart"/>
      <w:r>
        <w:rPr>
          <w:rFonts w:ascii="Arial" w:hAnsi="Arial" w:cs="Arial"/>
          <w:sz w:val="28"/>
          <w:szCs w:val="28"/>
        </w:rPr>
        <w:t>vacho</w:t>
      </w:r>
      <w:proofErr w:type="spellEnd"/>
      <w:r>
        <w:rPr>
          <w:rFonts w:ascii="Arial" w:hAnsi="Arial" w:cs="Arial"/>
          <w:sz w:val="28"/>
          <w:szCs w:val="28"/>
        </w:rPr>
        <w:t xml:space="preserve"> muna 1976, </w:t>
      </w:r>
      <w:proofErr w:type="spellStart"/>
      <w:r>
        <w:rPr>
          <w:rFonts w:ascii="Arial" w:hAnsi="Arial" w:cs="Arial"/>
          <w:sz w:val="28"/>
          <w:szCs w:val="28"/>
        </w:rPr>
        <w:t>ndinovaziva</w:t>
      </w:r>
      <w:proofErr w:type="spellEnd"/>
      <w:r>
        <w:rPr>
          <w:rFonts w:ascii="Arial" w:hAnsi="Arial" w:cs="Arial"/>
          <w:sz w:val="28"/>
          <w:szCs w:val="28"/>
        </w:rPr>
        <w:t xml:space="preserve"> baba </w:t>
      </w:r>
      <w:proofErr w:type="spellStart"/>
      <w:r>
        <w:rPr>
          <w:rFonts w:ascii="Arial" w:hAnsi="Arial" w:cs="Arial"/>
          <w:sz w:val="28"/>
          <w:szCs w:val="28"/>
        </w:rPr>
        <w:t>vake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Zvaita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mupfanha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iyeyuyu</w:t>
      </w:r>
      <w:proofErr w:type="spellEnd"/>
      <w:r>
        <w:rPr>
          <w:rFonts w:ascii="Arial" w:hAnsi="Arial" w:cs="Arial"/>
          <w:sz w:val="28"/>
          <w:szCs w:val="28"/>
        </w:rPr>
        <w:t xml:space="preserve">. Muna </w:t>
      </w:r>
      <w:proofErr w:type="spellStart"/>
      <w:r>
        <w:rPr>
          <w:rFonts w:ascii="Arial" w:hAnsi="Arial" w:cs="Arial"/>
          <w:sz w:val="28"/>
          <w:szCs w:val="28"/>
        </w:rPr>
        <w:t>ni</w:t>
      </w:r>
      <w:proofErr w:type="spellEnd"/>
      <w:r>
        <w:rPr>
          <w:rFonts w:ascii="Arial" w:hAnsi="Arial" w:cs="Arial"/>
          <w:sz w:val="28"/>
          <w:szCs w:val="28"/>
        </w:rPr>
        <w:t xml:space="preserve">… Baba </w:t>
      </w:r>
      <w:proofErr w:type="spellStart"/>
      <w:r>
        <w:rPr>
          <w:rFonts w:ascii="Arial" w:hAnsi="Arial" w:cs="Arial"/>
          <w:sz w:val="28"/>
          <w:szCs w:val="28"/>
        </w:rPr>
        <w:t>vake</w:t>
      </w:r>
      <w:proofErr w:type="spellEnd"/>
      <w:r>
        <w:rPr>
          <w:rFonts w:ascii="Arial" w:hAnsi="Arial" w:cs="Arial"/>
          <w:sz w:val="28"/>
          <w:szCs w:val="28"/>
        </w:rPr>
        <w:t xml:space="preserve">…” </w:t>
      </w:r>
    </w:p>
    <w:p w14:paraId="40999F29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9F22D6">
        <w:rPr>
          <w:rFonts w:ascii="Arial" w:hAnsi="Arial" w:cs="Arial"/>
          <w:sz w:val="28"/>
          <w:szCs w:val="28"/>
          <w:vertAlign w:val="superscript"/>
        </w:rPr>
        <w:t>234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uchiona</w:t>
      </w:r>
      <w:proofErr w:type="spellEnd"/>
      <w:r>
        <w:rPr>
          <w:rFonts w:ascii="Arial" w:hAnsi="Arial" w:cs="Arial"/>
          <w:sz w:val="28"/>
          <w:szCs w:val="28"/>
        </w:rPr>
        <w:t xml:space="preserve"> baba </w:t>
      </w:r>
      <w:proofErr w:type="spellStart"/>
      <w:r>
        <w:rPr>
          <w:rFonts w:ascii="Arial" w:hAnsi="Arial" w:cs="Arial"/>
          <w:sz w:val="28"/>
          <w:szCs w:val="28"/>
        </w:rPr>
        <w:t>vake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vachidzoka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vapenyu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r w:rsidRPr="000D12B6">
        <w:rPr>
          <w:rFonts w:ascii="Arial" w:hAnsi="Arial" w:cs="Arial"/>
          <w:sz w:val="18"/>
          <w:szCs w:val="18"/>
        </w:rPr>
        <w:t>[Congregation says, “Amen.”</w:t>
      </w:r>
      <w:r>
        <w:rPr>
          <w:rFonts w:ascii="Arial" w:hAnsi="Arial" w:cs="Arial"/>
          <w:sz w:val="18"/>
          <w:szCs w:val="18"/>
        </w:rPr>
        <w:t xml:space="preserve">]  </w:t>
      </w:r>
      <w:proofErr w:type="spellStart"/>
      <w:r>
        <w:rPr>
          <w:rFonts w:ascii="Arial" w:hAnsi="Arial" w:cs="Arial"/>
          <w:sz w:val="28"/>
          <w:szCs w:val="28"/>
        </w:rPr>
        <w:t>Ndosaka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iyeye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akavapo</w:t>
      </w:r>
      <w:proofErr w:type="spellEnd"/>
      <w:r>
        <w:rPr>
          <w:rFonts w:ascii="Arial" w:hAnsi="Arial" w:cs="Arial"/>
          <w:sz w:val="28"/>
          <w:szCs w:val="28"/>
        </w:rPr>
        <w:t xml:space="preserve">, iye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wacho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haazvinzwisisi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Anenge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achida</w:t>
      </w:r>
      <w:proofErr w:type="spellEnd"/>
      <w:r>
        <w:rPr>
          <w:rFonts w:ascii="Arial" w:hAnsi="Arial" w:cs="Arial"/>
          <w:sz w:val="28"/>
          <w:szCs w:val="28"/>
        </w:rPr>
        <w:t xml:space="preserve"> baba </w:t>
      </w:r>
      <w:proofErr w:type="spellStart"/>
      <w:r>
        <w:rPr>
          <w:rFonts w:ascii="Arial" w:hAnsi="Arial" w:cs="Arial"/>
          <w:sz w:val="28"/>
          <w:szCs w:val="28"/>
        </w:rPr>
        <w:t>vake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ste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stereki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Ivo </w:t>
      </w:r>
      <w:proofErr w:type="spellStart"/>
      <w:r>
        <w:rPr>
          <w:rFonts w:ascii="Arial" w:hAnsi="Arial" w:cs="Arial"/>
          <w:sz w:val="28"/>
          <w:szCs w:val="28"/>
        </w:rPr>
        <w:t>babawo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havazvidii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havazvinzwisisi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Vanenge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vachida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mwana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wavo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futi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ste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stereki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Ngatitangeyi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kunamatira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mhuri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dzedu</w:t>
      </w:r>
      <w:proofErr w:type="spellEnd"/>
      <w:r>
        <w:rPr>
          <w:rFonts w:ascii="Arial" w:hAnsi="Arial" w:cs="Arial"/>
          <w:sz w:val="28"/>
          <w:szCs w:val="28"/>
        </w:rPr>
        <w:t xml:space="preserve">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Amen!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Hatitangeyi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kunamatira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mhuri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dzedu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wi</w:t>
      </w:r>
      <w:proofErr w:type="spellEnd"/>
      <w:r>
        <w:rPr>
          <w:rFonts w:ascii="Arial" w:hAnsi="Arial" w:cs="Arial"/>
          <w:sz w:val="28"/>
          <w:szCs w:val="28"/>
        </w:rPr>
        <w:t>—</w:t>
      </w:r>
      <w:proofErr w:type="spellStart"/>
      <w:r>
        <w:rPr>
          <w:rFonts w:ascii="Arial" w:hAnsi="Arial" w:cs="Arial"/>
          <w:sz w:val="28"/>
          <w:szCs w:val="28"/>
        </w:rPr>
        <w:t>izvozvi</w:t>
      </w:r>
      <w:proofErr w:type="spellEnd"/>
      <w:r>
        <w:rPr>
          <w:rFonts w:ascii="Arial" w:hAnsi="Arial" w:cs="Arial"/>
          <w:sz w:val="28"/>
          <w:szCs w:val="28"/>
        </w:rPr>
        <w:t xml:space="preserve">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 </w:t>
      </w:r>
    </w:p>
    <w:p w14:paraId="607BC4CE" w14:textId="77777777" w:rsidR="005D3BDE" w:rsidRDefault="005D3BDE" w:rsidP="005D3BDE">
      <w:pPr>
        <w:jc w:val="both"/>
        <w:rPr>
          <w:ins w:id="191" w:author="Transcriber01 JHB" w:date="2025-08-28T12:54:00Z" w16du:dateUtc="2025-08-28T10:54:00Z"/>
          <w:rFonts w:ascii="Arial" w:hAnsi="Arial" w:cs="Arial"/>
          <w:sz w:val="28"/>
          <w:szCs w:val="28"/>
        </w:rPr>
      </w:pPr>
      <w:r w:rsidRPr="00811F60">
        <w:rPr>
          <w:rFonts w:ascii="Arial" w:hAnsi="Arial" w:cs="Arial"/>
          <w:sz w:val="28"/>
          <w:szCs w:val="28"/>
          <w:vertAlign w:val="superscript"/>
        </w:rPr>
        <w:t>235</w:t>
      </w:r>
      <w:r>
        <w:rPr>
          <w:rFonts w:ascii="Arial" w:hAnsi="Arial" w:cs="Arial"/>
          <w:sz w:val="28"/>
          <w:szCs w:val="28"/>
        </w:rPr>
        <w:t xml:space="preserve"> </w:t>
      </w:r>
      <w:r w:rsidRPr="00870601">
        <w:rPr>
          <w:rFonts w:ascii="Arial" w:hAnsi="Arial" w:cs="Arial"/>
          <w:sz w:val="28"/>
          <w:szCs w:val="28"/>
        </w:rPr>
        <w:t xml:space="preserve">“Baba </w:t>
      </w:r>
      <w:proofErr w:type="spellStart"/>
      <w:r w:rsidRPr="00870601">
        <w:rPr>
          <w:rFonts w:ascii="Arial" w:hAnsi="Arial" w:cs="Arial"/>
          <w:sz w:val="28"/>
          <w:szCs w:val="28"/>
        </w:rPr>
        <w:t>ndiri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baba. Mwari, </w:t>
      </w:r>
      <w:proofErr w:type="spellStart"/>
      <w:r w:rsidRPr="00870601">
        <w:rPr>
          <w:rFonts w:ascii="Arial" w:hAnsi="Arial" w:cs="Arial"/>
          <w:sz w:val="28"/>
          <w:szCs w:val="28"/>
        </w:rPr>
        <w:t>ndiri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baba. </w:t>
      </w:r>
      <w:proofErr w:type="spellStart"/>
      <w:r w:rsidRPr="00E649F8">
        <w:rPr>
          <w:rFonts w:ascii="Arial" w:hAnsi="Arial" w:cs="Arial"/>
          <w:sz w:val="28"/>
          <w:szCs w:val="28"/>
        </w:rPr>
        <w:t>Nda</w:t>
      </w:r>
      <w:r>
        <w:rPr>
          <w:rFonts w:ascii="Arial" w:hAnsi="Arial" w:cs="Arial"/>
          <w:sz w:val="28"/>
          <w:szCs w:val="28"/>
        </w:rPr>
        <w:t>’a</w:t>
      </w:r>
      <w:r w:rsidRPr="00E649F8">
        <w:rPr>
          <w:rFonts w:ascii="Arial" w:hAnsi="Arial" w:cs="Arial"/>
          <w:sz w:val="28"/>
          <w:szCs w:val="28"/>
        </w:rPr>
        <w:t>ne</w:t>
      </w:r>
      <w:proofErr w:type="spellEnd"/>
      <w:r w:rsidRPr="00E649F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9F8">
        <w:rPr>
          <w:rFonts w:ascii="Arial" w:hAnsi="Arial" w:cs="Arial"/>
          <w:sz w:val="28"/>
          <w:szCs w:val="28"/>
        </w:rPr>
        <w:t>vana</w:t>
      </w:r>
      <w:proofErr w:type="spellEnd"/>
      <w:r w:rsidRPr="00E649F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9F8">
        <w:rPr>
          <w:rFonts w:ascii="Arial" w:hAnsi="Arial" w:cs="Arial"/>
          <w:sz w:val="28"/>
          <w:szCs w:val="28"/>
        </w:rPr>
        <w:t>vasikana</w:t>
      </w:r>
      <w:proofErr w:type="spellEnd"/>
      <w:r w:rsidRPr="00E649F8">
        <w:rPr>
          <w:rFonts w:ascii="Arial" w:hAnsi="Arial" w:cs="Arial"/>
          <w:sz w:val="28"/>
          <w:szCs w:val="28"/>
        </w:rPr>
        <w:t xml:space="preserve"> two. </w:t>
      </w:r>
      <w:proofErr w:type="spellStart"/>
      <w:r>
        <w:rPr>
          <w:rFonts w:ascii="Arial" w:hAnsi="Arial" w:cs="Arial"/>
          <w:sz w:val="28"/>
          <w:szCs w:val="28"/>
        </w:rPr>
        <w:t>Nda’ane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vasikana</w:t>
      </w:r>
      <w:proofErr w:type="spellEnd"/>
      <w:r>
        <w:rPr>
          <w:rFonts w:ascii="Arial" w:hAnsi="Arial" w:cs="Arial"/>
          <w:sz w:val="28"/>
          <w:szCs w:val="28"/>
        </w:rPr>
        <w:t xml:space="preserve"> three. </w:t>
      </w:r>
      <w:proofErr w:type="spellStart"/>
      <w:r w:rsidRPr="00870601">
        <w:rPr>
          <w:rFonts w:ascii="Arial" w:hAnsi="Arial" w:cs="Arial"/>
          <w:sz w:val="28"/>
          <w:szCs w:val="28"/>
        </w:rPr>
        <w:t>Nda</w:t>
      </w:r>
      <w:r>
        <w:rPr>
          <w:rFonts w:ascii="Arial" w:hAnsi="Arial" w:cs="Arial"/>
          <w:sz w:val="28"/>
          <w:szCs w:val="28"/>
        </w:rPr>
        <w:t>’a</w:t>
      </w:r>
      <w:r w:rsidRPr="00870601">
        <w:rPr>
          <w:rFonts w:ascii="Arial" w:hAnsi="Arial" w:cs="Arial"/>
          <w:sz w:val="28"/>
          <w:szCs w:val="28"/>
        </w:rPr>
        <w:t>ne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vana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vasikana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vatatu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70601">
        <w:rPr>
          <w:rFonts w:ascii="Arial" w:hAnsi="Arial" w:cs="Arial"/>
          <w:sz w:val="28"/>
          <w:szCs w:val="28"/>
        </w:rPr>
        <w:t>nemukomana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mumwe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chete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870601">
        <w:rPr>
          <w:rFonts w:ascii="Arial" w:hAnsi="Arial" w:cs="Arial"/>
          <w:sz w:val="28"/>
          <w:szCs w:val="28"/>
        </w:rPr>
        <w:t>Nda</w:t>
      </w:r>
      <w:r>
        <w:rPr>
          <w:rFonts w:ascii="Arial" w:hAnsi="Arial" w:cs="Arial"/>
          <w:sz w:val="28"/>
          <w:szCs w:val="28"/>
        </w:rPr>
        <w:t>’a</w:t>
      </w:r>
      <w:r w:rsidRPr="00870601">
        <w:rPr>
          <w:rFonts w:ascii="Arial" w:hAnsi="Arial" w:cs="Arial"/>
          <w:sz w:val="28"/>
          <w:szCs w:val="28"/>
        </w:rPr>
        <w:t>ne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vakomana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vaviri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vasikana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vaviri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. Saka </w:t>
      </w:r>
      <w:proofErr w:type="spellStart"/>
      <w:r w:rsidRPr="00870601">
        <w:rPr>
          <w:rFonts w:ascii="Arial" w:hAnsi="Arial" w:cs="Arial"/>
          <w:sz w:val="28"/>
          <w:szCs w:val="28"/>
        </w:rPr>
        <w:t>ndiri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kutya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kuri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kuenda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hupenyu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hwangu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. Ndanga </w:t>
      </w:r>
      <w:proofErr w:type="spellStart"/>
      <w:r w:rsidRPr="00870601">
        <w:rPr>
          <w:rFonts w:ascii="Arial" w:hAnsi="Arial" w:cs="Arial"/>
          <w:sz w:val="28"/>
          <w:szCs w:val="28"/>
        </w:rPr>
        <w:t>ndichikumbira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kuti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mundipe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njere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kumira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70601">
        <w:rPr>
          <w:rFonts w:ascii="Arial" w:hAnsi="Arial" w:cs="Arial"/>
          <w:sz w:val="28"/>
          <w:szCs w:val="28"/>
        </w:rPr>
        <w:t>neShoko</w:t>
      </w:r>
      <w:proofErr w:type="spellEnd"/>
      <w:r w:rsidRPr="00870601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70601">
        <w:rPr>
          <w:rFonts w:ascii="Arial" w:hAnsi="Arial" w:cs="Arial"/>
          <w:sz w:val="28"/>
          <w:szCs w:val="28"/>
        </w:rPr>
        <w:t>kunyat</w:t>
      </w:r>
      <w:r>
        <w:rPr>
          <w:rFonts w:ascii="Arial" w:hAnsi="Arial" w:cs="Arial"/>
          <w:sz w:val="28"/>
          <w:szCs w:val="28"/>
        </w:rPr>
        <w:t>s</w:t>
      </w:r>
      <w:r w:rsidRPr="00870601">
        <w:rPr>
          <w:rFonts w:ascii="Arial" w:hAnsi="Arial" w:cs="Arial"/>
          <w:sz w:val="28"/>
          <w:szCs w:val="28"/>
        </w:rPr>
        <w:t>otendeka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630A71">
        <w:rPr>
          <w:rFonts w:ascii="Arial" w:hAnsi="Arial" w:cs="Arial"/>
          <w:sz w:val="28"/>
          <w:szCs w:val="28"/>
        </w:rPr>
        <w:t>Ndisiye</w:t>
      </w:r>
      <w:proofErr w:type="spellEnd"/>
      <w:r w:rsidRPr="00630A7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30A71">
        <w:rPr>
          <w:rFonts w:ascii="Arial" w:hAnsi="Arial" w:cs="Arial"/>
          <w:sz w:val="28"/>
          <w:szCs w:val="28"/>
        </w:rPr>
        <w:t>ndaraira</w:t>
      </w:r>
      <w:proofErr w:type="spellEnd"/>
      <w:r w:rsidRPr="00630A7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30A71">
        <w:rPr>
          <w:rFonts w:ascii="Arial" w:hAnsi="Arial" w:cs="Arial"/>
          <w:sz w:val="28"/>
          <w:szCs w:val="28"/>
        </w:rPr>
        <w:t>mhuri</w:t>
      </w:r>
      <w:proofErr w:type="spellEnd"/>
      <w:r w:rsidRPr="00630A7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30A71">
        <w:rPr>
          <w:rFonts w:ascii="Arial" w:hAnsi="Arial" w:cs="Arial"/>
          <w:sz w:val="28"/>
          <w:szCs w:val="28"/>
        </w:rPr>
        <w:t>nemazvo</w:t>
      </w:r>
      <w:proofErr w:type="spellEnd"/>
      <w:r w:rsidRPr="00630A71">
        <w:rPr>
          <w:rFonts w:ascii="Arial" w:hAnsi="Arial" w:cs="Arial"/>
          <w:sz w:val="28"/>
          <w:szCs w:val="28"/>
        </w:rPr>
        <w:t>!</w:t>
      </w:r>
      <w:r>
        <w:rPr>
          <w:rFonts w:ascii="Arial" w:hAnsi="Arial" w:cs="Arial"/>
          <w:sz w:val="28"/>
          <w:szCs w:val="28"/>
        </w:rPr>
        <w:t>”</w:t>
      </w:r>
      <w:r w:rsidRPr="00630A71">
        <w:rPr>
          <w:rFonts w:ascii="Arial" w:hAnsi="Arial" w:cs="Arial"/>
          <w:sz w:val="28"/>
          <w:szCs w:val="28"/>
        </w:rPr>
        <w:t xml:space="preserve">  </w:t>
      </w:r>
    </w:p>
    <w:p w14:paraId="0739F5AC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0D12B6">
        <w:rPr>
          <w:rFonts w:ascii="Arial" w:hAnsi="Arial" w:cs="Arial"/>
          <w:sz w:val="18"/>
          <w:szCs w:val="18"/>
        </w:rPr>
        <w:lastRenderedPageBreak/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D3BDE">
        <w:rPr>
          <w:rFonts w:ascii="Arial" w:hAnsi="Arial" w:cs="Arial"/>
          <w:sz w:val="28"/>
          <w:szCs w:val="28"/>
          <w:lang w:val="en-ZW"/>
          <w:rPrChange w:id="192" w:author="Transcriber01 JHB" w:date="2025-08-28T12:55:00Z" w16du:dateUtc="2025-08-28T10:55:00Z">
            <w:rPr>
              <w:rFonts w:ascii="Arial" w:hAnsi="Arial" w:cs="Arial"/>
              <w:sz w:val="28"/>
              <w:szCs w:val="28"/>
            </w:rPr>
          </w:rPrChange>
        </w:rPr>
        <w:t>Handisi</w:t>
      </w:r>
      <w:proofErr w:type="spellEnd"/>
      <w:r w:rsidRPr="005D3BDE">
        <w:rPr>
          <w:rFonts w:ascii="Arial" w:hAnsi="Arial" w:cs="Arial"/>
          <w:sz w:val="28"/>
          <w:szCs w:val="28"/>
          <w:lang w:val="en-ZW"/>
          <w:rPrChange w:id="193" w:author="Transcriber01 JHB" w:date="2025-08-28T12:55:00Z" w16du:dateUtc="2025-08-28T10:55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5D3BDE">
        <w:rPr>
          <w:rFonts w:ascii="Arial" w:hAnsi="Arial" w:cs="Arial"/>
          <w:sz w:val="28"/>
          <w:szCs w:val="28"/>
          <w:lang w:val="en-ZW"/>
          <w:rPrChange w:id="194" w:author="Transcriber01 JHB" w:date="2025-08-28T12:55:00Z" w16du:dateUtc="2025-08-28T10:55:00Z">
            <w:rPr>
              <w:rFonts w:ascii="Arial" w:hAnsi="Arial" w:cs="Arial"/>
              <w:sz w:val="28"/>
              <w:szCs w:val="28"/>
            </w:rPr>
          </w:rPrChange>
        </w:rPr>
        <w:t>kunzwa</w:t>
      </w:r>
      <w:proofErr w:type="spellEnd"/>
      <w:r w:rsidRPr="005D3BDE">
        <w:rPr>
          <w:rFonts w:ascii="Arial" w:hAnsi="Arial" w:cs="Arial"/>
          <w:sz w:val="28"/>
          <w:szCs w:val="28"/>
          <w:lang w:val="en-ZW"/>
          <w:rPrChange w:id="195" w:author="Transcriber01 JHB" w:date="2025-08-28T12:55:00Z" w16du:dateUtc="2025-08-28T10:55:00Z">
            <w:rPr>
              <w:rFonts w:ascii="Arial" w:hAnsi="Arial" w:cs="Arial"/>
              <w:sz w:val="28"/>
              <w:szCs w:val="28"/>
            </w:rPr>
          </w:rPrChange>
        </w:rPr>
        <w:t xml:space="preserve"> Ameni </w:t>
      </w:r>
      <w:proofErr w:type="spellStart"/>
      <w:r w:rsidRPr="005D3BDE">
        <w:rPr>
          <w:rFonts w:ascii="Arial" w:hAnsi="Arial" w:cs="Arial"/>
          <w:sz w:val="28"/>
          <w:szCs w:val="28"/>
          <w:lang w:val="en-ZW"/>
          <w:rPrChange w:id="196" w:author="Transcriber01 JHB" w:date="2025-08-28T12:55:00Z" w16du:dateUtc="2025-08-28T10:55:00Z">
            <w:rPr>
              <w:rFonts w:ascii="Arial" w:hAnsi="Arial" w:cs="Arial"/>
              <w:sz w:val="28"/>
              <w:szCs w:val="28"/>
            </w:rPr>
          </w:rPrChange>
        </w:rPr>
        <w:t>varanda</w:t>
      </w:r>
      <w:proofErr w:type="spellEnd"/>
      <w:r w:rsidRPr="005D3BDE">
        <w:rPr>
          <w:rFonts w:ascii="Arial" w:hAnsi="Arial" w:cs="Arial"/>
          <w:sz w:val="28"/>
          <w:szCs w:val="28"/>
          <w:lang w:val="en-ZW"/>
          <w:rPrChange w:id="197" w:author="Transcriber01 JHB" w:date="2025-08-28T12:55:00Z" w16du:dateUtc="2025-08-28T10:55:00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proofErr w:type="spellStart"/>
      <w:r w:rsidRPr="005D3BDE">
        <w:rPr>
          <w:rFonts w:ascii="Arial" w:hAnsi="Arial" w:cs="Arial"/>
          <w:sz w:val="28"/>
          <w:szCs w:val="28"/>
          <w:lang w:val="en-ZW"/>
        </w:rPr>
        <w:t>vaMwari</w:t>
      </w:r>
      <w:proofErr w:type="spellEnd"/>
      <w:r w:rsidRPr="005D3BDE">
        <w:rPr>
          <w:rFonts w:ascii="Arial" w:hAnsi="Arial" w:cs="Arial"/>
          <w:sz w:val="28"/>
          <w:szCs w:val="28"/>
          <w:lang w:val="en-ZW"/>
        </w:rPr>
        <w:t xml:space="preserve"> ?</w:t>
      </w:r>
      <w:r w:rsidRPr="005D3BDE">
        <w:rPr>
          <w:rFonts w:ascii="Arial" w:hAnsi="Arial" w:cs="Arial"/>
          <w:sz w:val="18"/>
          <w:szCs w:val="18"/>
          <w:lang w:val="en-ZW"/>
          <w:rPrChange w:id="198" w:author="Transcriber01 JHB" w:date="2025-08-28T12:55:00Z" w16du:dateUtc="2025-08-28T10:55:00Z">
            <w:rPr>
              <w:rFonts w:ascii="Arial" w:hAnsi="Arial" w:cs="Arial"/>
              <w:sz w:val="18"/>
              <w:szCs w:val="18"/>
            </w:rPr>
          </w:rPrChange>
        </w:rPr>
        <w:t xml:space="preserve">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 w:rsidRPr="00211ED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11ED2">
        <w:rPr>
          <w:rFonts w:ascii="Arial" w:hAnsi="Arial" w:cs="Arial"/>
          <w:sz w:val="28"/>
          <w:szCs w:val="28"/>
        </w:rPr>
        <w:t>Ndoda</w:t>
      </w:r>
      <w:proofErr w:type="spellEnd"/>
      <w:r w:rsidRPr="00211ED2">
        <w:rPr>
          <w:rFonts w:ascii="Arial" w:hAnsi="Arial" w:cs="Arial"/>
          <w:sz w:val="28"/>
          <w:szCs w:val="28"/>
        </w:rPr>
        <w:t xml:space="preserve"> Ameni </w:t>
      </w:r>
      <w:proofErr w:type="spellStart"/>
      <w:r w:rsidRPr="00211ED2">
        <w:rPr>
          <w:rFonts w:ascii="Arial" w:hAnsi="Arial" w:cs="Arial"/>
          <w:sz w:val="28"/>
          <w:szCs w:val="28"/>
        </w:rPr>
        <w:t>akadarika</w:t>
      </w:r>
      <w:proofErr w:type="spellEnd"/>
      <w:r w:rsidRPr="00211ED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11ED2">
        <w:rPr>
          <w:rFonts w:ascii="Arial" w:hAnsi="Arial" w:cs="Arial"/>
          <w:sz w:val="28"/>
          <w:szCs w:val="28"/>
        </w:rPr>
        <w:t>ipapo</w:t>
      </w:r>
      <w:proofErr w:type="spellEnd"/>
      <w:r w:rsidRPr="00211ED2">
        <w:rPr>
          <w:rFonts w:ascii="Arial" w:hAnsi="Arial" w:cs="Arial"/>
          <w:sz w:val="28"/>
          <w:szCs w:val="28"/>
        </w:rPr>
        <w:t xml:space="preserve">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Amen, Hallelujah! </w:t>
      </w:r>
      <w:r w:rsidRPr="000D12B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 Hallelujah</w:t>
      </w:r>
      <w:r w:rsidRPr="000D12B6">
        <w:rPr>
          <w:rFonts w:ascii="Arial" w:hAnsi="Arial" w:cs="Arial"/>
          <w:sz w:val="18"/>
          <w:szCs w:val="18"/>
        </w:rPr>
        <w:t>.”]</w:t>
      </w:r>
    </w:p>
    <w:p w14:paraId="55926B00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4F30D1">
        <w:rPr>
          <w:rFonts w:ascii="Arial" w:hAnsi="Arial" w:cs="Arial"/>
          <w:sz w:val="28"/>
          <w:szCs w:val="28"/>
          <w:vertAlign w:val="superscript"/>
        </w:rPr>
        <w:t>236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278CE">
        <w:rPr>
          <w:rFonts w:ascii="Arial" w:hAnsi="Arial" w:cs="Arial"/>
          <w:sz w:val="28"/>
          <w:szCs w:val="28"/>
        </w:rPr>
        <w:t>Hatipedzeyi</w:t>
      </w:r>
      <w:proofErr w:type="spellEnd"/>
      <w:r w:rsidRPr="00E278C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278CE">
        <w:rPr>
          <w:rFonts w:ascii="Arial" w:hAnsi="Arial" w:cs="Arial"/>
          <w:sz w:val="28"/>
          <w:szCs w:val="28"/>
        </w:rPr>
        <w:t>naJosefa</w:t>
      </w:r>
      <w:proofErr w:type="spellEnd"/>
      <w:r w:rsidRPr="00E278C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278CE">
        <w:rPr>
          <w:rFonts w:ascii="Arial" w:hAnsi="Arial" w:cs="Arial"/>
          <w:sz w:val="28"/>
          <w:szCs w:val="28"/>
        </w:rPr>
        <w:t>muone</w:t>
      </w:r>
      <w:proofErr w:type="spellEnd"/>
      <w:r w:rsidRPr="00E278C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278CE">
        <w:rPr>
          <w:rFonts w:ascii="Arial" w:hAnsi="Arial" w:cs="Arial"/>
          <w:sz w:val="28"/>
          <w:szCs w:val="28"/>
        </w:rPr>
        <w:t>zvandiri</w:t>
      </w:r>
      <w:proofErr w:type="spellEnd"/>
      <w:r w:rsidRPr="00E278C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278CE">
        <w:rPr>
          <w:rFonts w:ascii="Arial" w:hAnsi="Arial" w:cs="Arial"/>
          <w:sz w:val="28"/>
          <w:szCs w:val="28"/>
        </w:rPr>
        <w:t>kutaura</w:t>
      </w:r>
      <w:proofErr w:type="spellEnd"/>
      <w:r w:rsidRPr="00E278CE"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Verse 22. </w:t>
      </w:r>
      <w:proofErr w:type="spellStart"/>
      <w:r>
        <w:rPr>
          <w:rFonts w:ascii="Arial" w:hAnsi="Arial" w:cs="Arial"/>
          <w:sz w:val="28"/>
          <w:szCs w:val="28"/>
        </w:rPr>
        <w:t>Hatipedzeyi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naJosefa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Handeyi</w:t>
      </w:r>
      <w:proofErr w:type="spellEnd"/>
      <w:r>
        <w:rPr>
          <w:rFonts w:ascii="Arial" w:hAnsi="Arial" w:cs="Arial"/>
          <w:sz w:val="28"/>
          <w:szCs w:val="28"/>
        </w:rPr>
        <w:t xml:space="preserve"> pa verse 22. Tese</w:t>
      </w:r>
      <w:ins w:id="199" w:author="Transcriber01 JHB" w:date="2025-08-26T11:02:00Z" w16du:dateUtc="2025-08-26T09:02:00Z">
        <w:r>
          <w:rPr>
            <w:rFonts w:ascii="Arial" w:hAnsi="Arial" w:cs="Arial"/>
            <w:sz w:val="28"/>
            <w:szCs w:val="28"/>
          </w:rPr>
          <w:t>.</w:t>
        </w:r>
      </w:ins>
      <w:del w:id="200" w:author="Transcriber01 JHB" w:date="2025-08-26T11:02:00Z" w16du:dateUtc="2025-08-26T09:02:00Z">
        <w:r w:rsidRPr="00A42878" w:rsidDel="00A42878">
          <w:rPr>
            <w:rFonts w:ascii="Arial" w:hAnsi="Arial" w:cs="Arial"/>
            <w:sz w:val="28"/>
            <w:szCs w:val="28"/>
            <w:highlight w:val="yellow"/>
            <w:rPrChange w:id="201" w:author="Transcriber01 JHB" w:date="2025-08-26T11:02:00Z" w16du:dateUtc="2025-08-26T09:02:00Z">
              <w:rPr>
                <w:rFonts w:ascii="Arial" w:hAnsi="Arial" w:cs="Arial"/>
                <w:sz w:val="28"/>
                <w:szCs w:val="28"/>
              </w:rPr>
            </w:rPrChange>
          </w:rPr>
          <w:delText>:</w:delText>
        </w:r>
        <w:r w:rsidDel="00A42878">
          <w:rPr>
            <w:rFonts w:ascii="Arial" w:hAnsi="Arial" w:cs="Arial"/>
            <w:sz w:val="28"/>
            <w:szCs w:val="28"/>
          </w:rPr>
          <w:delText xml:space="preserve"> </w:delText>
        </w:r>
      </w:del>
    </w:p>
    <w:p w14:paraId="6D1FBC95" w14:textId="77777777" w:rsidR="005D3BDE" w:rsidRPr="00833F6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x-none"/>
        </w:rPr>
      </w:pPr>
      <w:r w:rsidRPr="00833F64">
        <w:rPr>
          <w:rFonts w:ascii="Arial" w:hAnsi="Arial" w:cs="Arial"/>
          <w:i/>
          <w:iCs/>
          <w:sz w:val="28"/>
          <w:szCs w:val="28"/>
          <w:lang w:val="x-none"/>
        </w:rPr>
        <w:t>Joseph is a fruitful bough, even a fruitful bough by a well; whose branches run over the wall: </w:t>
      </w:r>
    </w:p>
    <w:p w14:paraId="75929B4F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proofErr w:type="spellStart"/>
      <w:r>
        <w:rPr>
          <w:rFonts w:ascii="Arial" w:hAnsi="Arial" w:cs="Arial"/>
          <w:sz w:val="28"/>
          <w:szCs w:val="28"/>
          <w:lang w:val="x-none"/>
        </w:rPr>
        <w:t>Hatione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verse 23</w:t>
      </w:r>
      <w:ins w:id="202" w:author="Transcriber01 JHB" w:date="2025-08-26T11:02:00Z" w16du:dateUtc="2025-08-26T09:02:00Z">
        <w:r>
          <w:rPr>
            <w:rFonts w:ascii="Arial" w:hAnsi="Arial" w:cs="Arial"/>
            <w:sz w:val="28"/>
            <w:szCs w:val="28"/>
            <w:lang w:val="x-none"/>
          </w:rPr>
          <w:t>.</w:t>
        </w:r>
      </w:ins>
      <w:del w:id="203" w:author="Transcriber01 JHB" w:date="2025-08-26T11:02:00Z" w16du:dateUtc="2025-08-26T09:02:00Z">
        <w:r w:rsidDel="00A42878">
          <w:rPr>
            <w:rFonts w:ascii="Arial" w:hAnsi="Arial" w:cs="Arial"/>
            <w:sz w:val="28"/>
            <w:szCs w:val="28"/>
            <w:lang w:val="x-none"/>
          </w:rPr>
          <w:delText>:</w:delText>
        </w:r>
      </w:del>
    </w:p>
    <w:p w14:paraId="145D1738" w14:textId="77777777" w:rsidR="005D3BDE" w:rsidRPr="00A036F5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x-none"/>
        </w:rPr>
      </w:pPr>
      <w:r w:rsidRPr="00A036F5">
        <w:rPr>
          <w:rFonts w:ascii="Arial" w:hAnsi="Arial" w:cs="Arial"/>
          <w:i/>
          <w:iCs/>
          <w:sz w:val="28"/>
          <w:szCs w:val="28"/>
          <w:lang w:val="x-none"/>
        </w:rPr>
        <w:t>The archers have sorely grieved him, and shot at him, and hated him:</w:t>
      </w:r>
    </w:p>
    <w:p w14:paraId="52507A03" w14:textId="77777777" w:rsidR="005D3BDE" w:rsidRPr="00A036F5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x-none"/>
        </w:rPr>
      </w:pPr>
      <w:r w:rsidRPr="00A036F5">
        <w:rPr>
          <w:rFonts w:ascii="Arial" w:hAnsi="Arial" w:cs="Arial"/>
          <w:i/>
          <w:iCs/>
          <w:sz w:val="28"/>
          <w:szCs w:val="28"/>
          <w:lang w:val="x-none"/>
        </w:rPr>
        <w:t>But his bow abode in strength, and the arms of his hands were made strong by the hands of the mighty God of Jacob; (from thence is the shepherd, the stone of Israel:) </w:t>
      </w:r>
    </w:p>
    <w:p w14:paraId="7465A78B" w14:textId="77777777" w:rsidR="005D3BDE" w:rsidRDefault="005D3BDE" w:rsidP="005D3BDE">
      <w:pPr>
        <w:jc w:val="both"/>
        <w:rPr>
          <w:ins w:id="204" w:author="Transcriber01 JHB" w:date="2025-08-28T12:59:00Z" w16du:dateUtc="2025-08-28T10:59:00Z"/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18"/>
          <w:szCs w:val="18"/>
        </w:rPr>
        <w:t xml:space="preserve">237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Manzwa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matauriro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aiita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chirume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ichi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>Hanzi, “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Vanomuvenga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vakamuuraya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chaizvo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nomuse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nemuseve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But Mwari </w:t>
      </w:r>
      <w:del w:id="205" w:author="Transcriber01 JHB" w:date="2025-08-26T11:03:00Z" w16du:dateUtc="2025-08-26T09:03:00Z">
        <w:r w:rsidDel="00F34310">
          <w:rPr>
            <w:rFonts w:ascii="Arial" w:hAnsi="Arial" w:cs="Arial"/>
            <w:sz w:val="28"/>
            <w:szCs w:val="28"/>
            <w:lang w:val="x-none"/>
          </w:rPr>
          <w:delText>v</w:delText>
        </w:r>
      </w:del>
      <w:proofErr w:type="spellStart"/>
      <w:r>
        <w:rPr>
          <w:rFonts w:ascii="Arial" w:hAnsi="Arial" w:cs="Arial"/>
          <w:sz w:val="28"/>
          <w:szCs w:val="28"/>
          <w:lang w:val="x-none"/>
        </w:rPr>
        <w:t>akamusimbi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vakamusimbisa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Mwari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waani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…?” </w:t>
      </w:r>
    </w:p>
    <w:p w14:paraId="7AD97342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waIsaka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naJakobho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Aah!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Verengayi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muone</w:t>
      </w:r>
      <w:proofErr w:type="spellEnd"/>
      <w:ins w:id="206" w:author="Transcriber01 JHB" w:date="2025-08-26T11:03:00Z" w16du:dateUtc="2025-08-26T09:03:00Z">
        <w:r>
          <w:rPr>
            <w:rFonts w:ascii="Arial" w:hAnsi="Arial" w:cs="Arial"/>
            <w:sz w:val="28"/>
            <w:szCs w:val="28"/>
            <w:lang w:val="x-none"/>
          </w:rPr>
          <w:t>.</w:t>
        </w:r>
      </w:ins>
      <w:r>
        <w:rPr>
          <w:rFonts w:ascii="Arial" w:hAnsi="Arial" w:cs="Arial"/>
          <w:sz w:val="28"/>
          <w:szCs w:val="28"/>
          <w:lang w:val="x-none"/>
        </w:rPr>
        <w:t xml:space="preserve">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Amen!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Hativerengeyi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tione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ver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Hationeyi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muone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pa verse eh 22 tese. Verse 22 tese</w:t>
      </w:r>
      <w:ins w:id="207" w:author="Transcriber01 JHB" w:date="2025-08-26T11:04:00Z" w16du:dateUtc="2025-08-26T09:04:00Z">
        <w:r>
          <w:rPr>
            <w:rFonts w:ascii="Arial" w:hAnsi="Arial" w:cs="Arial"/>
            <w:sz w:val="28"/>
            <w:szCs w:val="28"/>
            <w:lang w:val="x-none"/>
          </w:rPr>
          <w:t>.</w:t>
        </w:r>
      </w:ins>
      <w:del w:id="208" w:author="Transcriber01 JHB" w:date="2025-08-26T11:04:00Z" w16du:dateUtc="2025-08-26T09:04:00Z">
        <w:r w:rsidDel="008235EF">
          <w:rPr>
            <w:rFonts w:ascii="Arial" w:hAnsi="Arial" w:cs="Arial"/>
            <w:sz w:val="28"/>
            <w:szCs w:val="28"/>
            <w:lang w:val="x-none"/>
          </w:rPr>
          <w:delText>:</w:delText>
        </w:r>
      </w:del>
    </w:p>
    <w:p w14:paraId="03279D3F" w14:textId="77777777" w:rsidR="005D3BDE" w:rsidRPr="00AE4EA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x-none"/>
        </w:rPr>
      </w:pPr>
      <w:r w:rsidRPr="00AE4EA4">
        <w:rPr>
          <w:rFonts w:ascii="Arial" w:hAnsi="Arial" w:cs="Arial"/>
          <w:i/>
          <w:iCs/>
          <w:sz w:val="28"/>
          <w:szCs w:val="28"/>
          <w:lang w:val="x-none"/>
        </w:rPr>
        <w:t>Joseph is a fruitful bough, even a fruitful bough by a well; whose branches run over the wall: </w:t>
      </w:r>
    </w:p>
    <w:p w14:paraId="21C82D84" w14:textId="77777777" w:rsidR="005D3BDE" w:rsidRPr="00AE4EA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x-none"/>
        </w:rPr>
      </w:pPr>
      <w:r w:rsidRPr="00AE4EA4">
        <w:rPr>
          <w:rFonts w:ascii="Arial" w:hAnsi="Arial" w:cs="Arial"/>
          <w:i/>
          <w:iCs/>
          <w:sz w:val="28"/>
          <w:szCs w:val="28"/>
          <w:lang w:val="x-none"/>
        </w:rPr>
        <w:t>The archers have sorely grieved him, and shot at him, and hated him: </w:t>
      </w:r>
    </w:p>
    <w:p w14:paraId="1786DA34" w14:textId="77777777" w:rsidR="005D3BDE" w:rsidRPr="00AE4EA4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x-none"/>
        </w:rPr>
      </w:pPr>
      <w:r>
        <w:rPr>
          <w:rFonts w:ascii="Arial" w:hAnsi="Arial" w:cs="Arial"/>
          <w:i/>
          <w:iCs/>
          <w:sz w:val="28"/>
          <w:szCs w:val="28"/>
          <w:lang w:val="x-none"/>
        </w:rPr>
        <w:t>B</w:t>
      </w:r>
      <w:r w:rsidRPr="00AE4EA4">
        <w:rPr>
          <w:rFonts w:ascii="Arial" w:hAnsi="Arial" w:cs="Arial"/>
          <w:i/>
          <w:iCs/>
          <w:sz w:val="28"/>
          <w:szCs w:val="28"/>
          <w:lang w:val="x-none"/>
        </w:rPr>
        <w:t>ut his bow abode in strength, and the arms of his hands were made strong by the hands of the mighty God of Jacob; (from thence is the shepherd, the stone of Israel:) </w:t>
      </w:r>
    </w:p>
    <w:p w14:paraId="2B6DBEAE" w14:textId="77777777" w:rsidR="005D3BDE" w:rsidDel="000B0121" w:rsidRDefault="005D3BDE" w:rsidP="005D3BDE">
      <w:pPr>
        <w:jc w:val="both"/>
        <w:rPr>
          <w:del w:id="209" w:author="Transcriber01 JHB" w:date="2025-08-26T11:11:00Z" w16du:dateUtc="2025-08-26T09:11:00Z"/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18"/>
          <w:szCs w:val="18"/>
        </w:rPr>
        <w:t xml:space="preserve">238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Mudhara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aida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mupfanha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zvisina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mubvunzo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Hatiti Ameni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varanda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vaMwari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Ndosaka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akakwanisa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kusvika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paakadii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paakasvika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I believe; Jacob, was Joseph. Joseph; was Jacob.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Moona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zvandiri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kutaura</w:t>
      </w:r>
      <w:proofErr w:type="spellEnd"/>
      <w:del w:id="210" w:author="Transcriber01 JHB" w:date="2025-08-27T11:58:00Z" w16du:dateUtc="2025-08-27T09:58:00Z">
        <w:r w:rsidDel="006E3938">
          <w:rPr>
            <w:rFonts w:ascii="Arial" w:hAnsi="Arial" w:cs="Arial"/>
            <w:sz w:val="28"/>
            <w:szCs w:val="28"/>
            <w:lang w:val="x-none"/>
          </w:rPr>
          <w:delText xml:space="preserve"> apa</w:delText>
        </w:r>
      </w:del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handiti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mukaona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lastRenderedPageBreak/>
        <w:t>ataura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Josefa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ndiye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shepherd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weIsirairi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Jo—Jo—Jo—Josefa;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ndiro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dombo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nheyo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foundation. “Upon this rock I will build my …?” </w:t>
      </w:r>
      <w:r w:rsidRPr="000D12B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Church</w:t>
      </w:r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Muri</w:t>
      </w:r>
      <w:del w:id="211" w:author="Transcriber01 JHB" w:date="2025-08-27T12:01:00Z" w16du:dateUtc="2025-08-27T10:01:00Z">
        <w:r w:rsidDel="0004314F">
          <w:rPr>
            <w:rFonts w:ascii="Arial" w:hAnsi="Arial" w:cs="Arial"/>
            <w:sz w:val="28"/>
            <w:szCs w:val="28"/>
            <w:lang w:val="x-none"/>
          </w:rPr>
          <w:delText xml:space="preserve"> </w:delText>
        </w:r>
      </w:del>
      <w:r>
        <w:rPr>
          <w:rFonts w:ascii="Arial" w:hAnsi="Arial" w:cs="Arial"/>
          <w:sz w:val="28"/>
          <w:szCs w:val="28"/>
          <w:lang w:val="x-none"/>
        </w:rPr>
        <w:t>kuona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zvarataura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apa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Rataura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zvese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izvozvo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ipa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ipapo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Kuti, </w:t>
      </w:r>
    </w:p>
    <w:p w14:paraId="2C38DF1F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 xml:space="preserve">“Josefa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zvese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iwewe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.” </w:t>
      </w:r>
    </w:p>
    <w:p w14:paraId="1CD46DCC" w14:textId="77777777" w:rsidR="005D3BDE" w:rsidRPr="00110FD5" w:rsidRDefault="005D3BDE" w:rsidP="005D3BDE">
      <w:pPr>
        <w:jc w:val="both"/>
        <w:rPr>
          <w:rFonts w:ascii="Arial" w:hAnsi="Arial" w:cs="Arial"/>
          <w:sz w:val="18"/>
          <w:szCs w:val="18"/>
          <w:rPrChange w:id="212" w:author="Transcriber01 JHB" w:date="2025-08-27T12:00:00Z" w16du:dateUtc="2025-08-27T10:00:00Z">
            <w:rPr>
              <w:rFonts w:ascii="Arial" w:hAnsi="Arial" w:cs="Arial"/>
              <w:sz w:val="28"/>
              <w:szCs w:val="28"/>
              <w:lang w:val="x-none"/>
            </w:rPr>
          </w:rPrChange>
        </w:rPr>
      </w:pPr>
      <w:r w:rsidRPr="006D205A">
        <w:rPr>
          <w:rFonts w:ascii="Arial" w:hAnsi="Arial" w:cs="Arial"/>
          <w:sz w:val="28"/>
          <w:szCs w:val="28"/>
          <w:vertAlign w:val="superscript"/>
          <w:lang w:val="x-none"/>
        </w:rPr>
        <w:t>239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izvozvozvo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Jakobho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ndozvaakanga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ari</w:t>
      </w:r>
      <w:proofErr w:type="spellEnd"/>
      <w:r>
        <w:rPr>
          <w:rFonts w:ascii="Arial" w:hAnsi="Arial" w:cs="Arial"/>
          <w:sz w:val="18"/>
          <w:szCs w:val="18"/>
        </w:rPr>
        <w:t>; Amen</w:t>
      </w:r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  <w:lang w:val="x-none"/>
        </w:rPr>
        <w:t xml:space="preserve"> Jacob was a pastor. Jacob was a shepherd. And Jacob Vhangeri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yake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haina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kunoita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 w:rsidRPr="00683865">
        <w:rPr>
          <w:rFonts w:ascii="Arial" w:hAnsi="Arial" w:cs="Arial"/>
          <w:i/>
          <w:iCs/>
          <w:sz w:val="28"/>
          <w:szCs w:val="28"/>
          <w:lang w:val="x-none"/>
        </w:rPr>
        <w:t>umbrera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r w:rsidRPr="000D12B6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umbrella—ED]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pama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brethren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chete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Yakanoenda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nekuma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Gentiles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kwese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Avawo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Josefa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Vhangeri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yake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yakati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yabatsira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the eleven,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yakazoenda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mberi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kunobatsira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maIgipita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o…?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ose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Tingaita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Ameni here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ipapo</w:t>
      </w:r>
      <w:proofErr w:type="spellEnd"/>
      <w:r>
        <w:rPr>
          <w:rFonts w:ascii="Arial" w:hAnsi="Arial" w:cs="Arial"/>
          <w:sz w:val="28"/>
          <w:szCs w:val="28"/>
          <w:lang w:val="x-none"/>
        </w:rPr>
        <w:t>?</w:t>
      </w:r>
      <w:r w:rsidRPr="00604D4A">
        <w:rPr>
          <w:rFonts w:ascii="Arial" w:hAnsi="Arial" w:cs="Arial"/>
          <w:sz w:val="18"/>
          <w:szCs w:val="18"/>
        </w:rPr>
        <w:t xml:space="preserve">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 Ameni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handisi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kumunzwa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iyeye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akadarika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ipapo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Amen; Hallelujah! </w:t>
      </w:r>
      <w:r w:rsidRPr="000D12B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; Hallelujah</w:t>
      </w:r>
      <w:r w:rsidRPr="000D12B6">
        <w:rPr>
          <w:rFonts w:ascii="Arial" w:hAnsi="Arial" w:cs="Arial"/>
          <w:sz w:val="18"/>
          <w:szCs w:val="18"/>
        </w:rPr>
        <w:t>.”]</w:t>
      </w:r>
    </w:p>
    <w:p w14:paraId="1C84F42B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6D205A">
        <w:rPr>
          <w:rFonts w:ascii="Arial" w:hAnsi="Arial" w:cs="Arial"/>
          <w:sz w:val="28"/>
          <w:szCs w:val="28"/>
          <w:vertAlign w:val="superscript"/>
          <w:lang w:val="x-none"/>
        </w:rPr>
        <w:t xml:space="preserve">240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Muri</w:t>
      </w:r>
      <w:del w:id="213" w:author="Transcriber01 JHB" w:date="2025-08-26T11:15:00Z" w16du:dateUtc="2025-08-26T09:15:00Z">
        <w:r w:rsidDel="003E1492">
          <w:rPr>
            <w:rFonts w:ascii="Arial" w:hAnsi="Arial" w:cs="Arial"/>
            <w:sz w:val="28"/>
            <w:szCs w:val="28"/>
            <w:lang w:val="x-none"/>
          </w:rPr>
          <w:delText xml:space="preserve"> </w:delText>
        </w:r>
      </w:del>
      <w:r>
        <w:rPr>
          <w:rFonts w:ascii="Arial" w:hAnsi="Arial" w:cs="Arial"/>
          <w:sz w:val="28"/>
          <w:szCs w:val="28"/>
          <w:lang w:val="x-none"/>
        </w:rPr>
        <w:t>kuona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Shoko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raMwari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kunaka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kwarakaita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Saka Jacob and Joseph were identical. Mweya waive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Josefa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ndoMweya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waive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Jako…?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Jacob</w:t>
      </w:r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And there was no way that boy could not prosper,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kunyangwe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kari ka last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bor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last born</w:t>
      </w:r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vataura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>. Hati…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Hatidzokorore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Kusvika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pa verse 24. Tese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hativerengeyi</w:t>
      </w:r>
      <w:proofErr w:type="spellEnd"/>
      <w:r>
        <w:rPr>
          <w:rFonts w:ascii="Arial" w:hAnsi="Arial" w:cs="Arial"/>
          <w:sz w:val="28"/>
          <w:szCs w:val="28"/>
          <w:lang w:val="x-none"/>
        </w:rPr>
        <w:t>:</w:t>
      </w:r>
    </w:p>
    <w:p w14:paraId="3397CCEB" w14:textId="77777777" w:rsidR="005D3BDE" w:rsidRPr="009B6155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 xml:space="preserve"> </w:t>
      </w:r>
      <w:r w:rsidRPr="009B6155">
        <w:rPr>
          <w:rFonts w:ascii="Arial" w:hAnsi="Arial" w:cs="Arial"/>
          <w:i/>
          <w:iCs/>
          <w:sz w:val="28"/>
          <w:szCs w:val="28"/>
          <w:lang w:val="x-none"/>
        </w:rPr>
        <w:t>Joseph is a fruitful bough, even a fruitful bough by a well; whose branches run over the wall: </w:t>
      </w:r>
    </w:p>
    <w:p w14:paraId="619D2F28" w14:textId="77777777" w:rsidR="005D3BDE" w:rsidRPr="009B6155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x-none"/>
        </w:rPr>
      </w:pPr>
      <w:r w:rsidRPr="009B6155">
        <w:rPr>
          <w:rFonts w:ascii="Arial" w:hAnsi="Arial" w:cs="Arial"/>
          <w:i/>
          <w:iCs/>
          <w:sz w:val="28"/>
          <w:szCs w:val="28"/>
          <w:lang w:val="x-none"/>
        </w:rPr>
        <w:t>The archers have sorely grieved him, and shot at him, and hated him: </w:t>
      </w:r>
    </w:p>
    <w:p w14:paraId="6626FEED" w14:textId="77777777" w:rsidR="005D3BDE" w:rsidRPr="009B6155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x-none"/>
        </w:rPr>
      </w:pPr>
      <w:r w:rsidRPr="009B6155">
        <w:rPr>
          <w:rFonts w:ascii="Arial" w:hAnsi="Arial" w:cs="Arial"/>
          <w:i/>
          <w:iCs/>
          <w:sz w:val="28"/>
          <w:szCs w:val="28"/>
          <w:lang w:val="x-none"/>
        </w:rPr>
        <w:t>But his bow abode in strength, and the arms of his hands were made strong by the hands of the mighty God of Jacob; (from thence is the shepherd, the stone of Israel:) </w:t>
      </w:r>
    </w:p>
    <w:p w14:paraId="010EAB6F" w14:textId="77777777" w:rsidR="005D3BDE" w:rsidDel="00D706B4" w:rsidRDefault="005D3BDE" w:rsidP="005D3BDE">
      <w:pPr>
        <w:jc w:val="both"/>
        <w:rPr>
          <w:del w:id="214" w:author="Transcriber01 JHB" w:date="2025-08-26T11:17:00Z" w16du:dateUtc="2025-08-26T09:17:00Z"/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18"/>
          <w:szCs w:val="18"/>
        </w:rPr>
        <w:t xml:space="preserve">241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Ndiye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mufudzi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vese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Padombo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iroro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ndichavaka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Kere…?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Kereke; Amen</w:t>
      </w:r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Mungaita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 here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varanda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vaMwari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Ndiye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Jakobho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Jakobho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ndiye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akavaka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the twelve tribes of I…?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Israel</w:t>
      </w:r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Iye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a’akuchibvisa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kuvaka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kwaakaita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twelve tribes of Israel,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akudziisa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panani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Pana Josefa. Iye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ndiye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aivafudza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achifamba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navo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achiti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</w:p>
    <w:p w14:paraId="2AD372EE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>“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Ngatibveyi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pano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paipa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Ngatibveyi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pano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paipa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Ngatibveyi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pano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paipa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.” </w:t>
      </w:r>
    </w:p>
    <w:p w14:paraId="0CECD162" w14:textId="77777777" w:rsidR="005D3BDE" w:rsidDel="00445C10" w:rsidRDefault="005D3BDE" w:rsidP="005D3BDE">
      <w:pPr>
        <w:jc w:val="both"/>
        <w:rPr>
          <w:del w:id="215" w:author="Transcriber01 JHB" w:date="2025-08-26T11:17:00Z" w16du:dateUtc="2025-08-26T09:17:00Z"/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lastRenderedPageBreak/>
        <w:t xml:space="preserve">Mushure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maizvozvo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a’akuti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</w:p>
    <w:p w14:paraId="74294F10" w14:textId="77777777" w:rsidR="005D3BDE" w:rsidDel="00445C10" w:rsidRDefault="005D3BDE" w:rsidP="005D3BDE">
      <w:pPr>
        <w:jc w:val="both"/>
        <w:rPr>
          <w:del w:id="216" w:author="Transcriber01 JHB" w:date="2025-08-26T11:17:00Z" w16du:dateUtc="2025-08-26T09:17:00Z"/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 xml:space="preserve">“Josefa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rava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basa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raani</w:t>
      </w:r>
      <w:proofErr w:type="spellEnd"/>
      <w:ins w:id="217" w:author="Transcriber01 JHB" w:date="2025-08-26T11:17:00Z" w16du:dateUtc="2025-08-26T09:17:00Z">
        <w:r>
          <w:rPr>
            <w:rFonts w:ascii="Arial" w:hAnsi="Arial" w:cs="Arial"/>
            <w:sz w:val="28"/>
            <w:szCs w:val="28"/>
            <w:lang w:val="x-none"/>
          </w:rPr>
          <w:t>…</w:t>
        </w:r>
      </w:ins>
      <w:r>
        <w:rPr>
          <w:rFonts w:ascii="Arial" w:hAnsi="Arial" w:cs="Arial"/>
          <w:sz w:val="28"/>
          <w:szCs w:val="28"/>
          <w:lang w:val="x-none"/>
        </w:rPr>
        <w:t xml:space="preserve">?” </w:t>
      </w:r>
    </w:p>
    <w:p w14:paraId="6FCB12AE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rako</w:t>
      </w:r>
      <w:proofErr w:type="spellEnd"/>
      <w:r>
        <w:rPr>
          <w:rFonts w:ascii="Arial" w:hAnsi="Arial" w:cs="Arial"/>
          <w:sz w:val="18"/>
          <w:szCs w:val="18"/>
        </w:rPr>
        <w:t>; Amen</w:t>
      </w:r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Tingaita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Ameni here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varanda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vaMwari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Ameni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handisi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kumunzwa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iyeye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>Amen; Hallelujah!</w:t>
      </w:r>
      <w:r w:rsidRPr="006F35FE">
        <w:rPr>
          <w:rFonts w:ascii="Arial" w:hAnsi="Arial" w:cs="Arial"/>
          <w:sz w:val="18"/>
          <w:szCs w:val="18"/>
        </w:rPr>
        <w:t xml:space="preserve"> </w:t>
      </w:r>
      <w:r w:rsidRPr="000D12B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; Hallelujah</w:t>
      </w:r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</w:p>
    <w:p w14:paraId="5C989B2A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91759D">
        <w:rPr>
          <w:rFonts w:ascii="Arial" w:hAnsi="Arial" w:cs="Arial"/>
          <w:sz w:val="28"/>
          <w:szCs w:val="28"/>
          <w:vertAlign w:val="superscript"/>
          <w:lang w:val="x-none"/>
        </w:rPr>
        <w:t>242</w:t>
      </w:r>
      <w:r>
        <w:rPr>
          <w:rFonts w:ascii="Arial" w:hAnsi="Arial" w:cs="Arial"/>
          <w:sz w:val="28"/>
          <w:szCs w:val="28"/>
          <w:lang w:val="x-none"/>
        </w:rPr>
        <w:t xml:space="preserve"> Right. Kuti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mubate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zvandiri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kutaura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Jakobho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handitika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Aivengwa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here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nemukoma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Esau?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Muri</w:t>
      </w:r>
      <w:del w:id="218" w:author="Transcriber01 JHB" w:date="2025-08-26T11:20:00Z" w16du:dateUtc="2025-08-26T09:20:00Z">
        <w:r w:rsidDel="00290A28">
          <w:rPr>
            <w:rFonts w:ascii="Arial" w:hAnsi="Arial" w:cs="Arial"/>
            <w:sz w:val="28"/>
            <w:szCs w:val="28"/>
            <w:lang w:val="x-none"/>
          </w:rPr>
          <w:delText xml:space="preserve"> </w:delText>
        </w:r>
      </w:del>
      <w:r>
        <w:rPr>
          <w:rFonts w:ascii="Arial" w:hAnsi="Arial" w:cs="Arial"/>
          <w:sz w:val="28"/>
          <w:szCs w:val="28"/>
          <w:lang w:val="x-none"/>
        </w:rPr>
        <w:t>kuzviona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The only difference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Josefa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ndeyekuti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ma brothers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acho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awa…?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awanda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 But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ivowo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futi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vaimudiiwo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vaimuvenga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Sekuvengwa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kwaiitwa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 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Jakobho,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nemukoma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akatotsvaga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kuuraya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Ndomavengerwowo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aiitwa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Josefa,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nevakoma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vaani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vake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Ndosaka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Jakobho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aimunzwisisa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Tingaita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Ameni here</w:t>
      </w:r>
      <w:ins w:id="219" w:author="Transcriber01 JHB" w:date="2025-08-28T09:42:00Z" w16du:dateUtc="2025-08-28T07:42:00Z">
        <w:r>
          <w:rPr>
            <w:rFonts w:ascii="Arial" w:hAnsi="Arial" w:cs="Arial"/>
            <w:sz w:val="28"/>
            <w:szCs w:val="28"/>
            <w:lang w:val="x-none"/>
          </w:rPr>
          <w:t xml:space="preserve"> </w:t>
        </w:r>
        <w:proofErr w:type="spellStart"/>
        <w:r>
          <w:rPr>
            <w:rFonts w:ascii="Arial" w:hAnsi="Arial" w:cs="Arial"/>
            <w:sz w:val="28"/>
            <w:szCs w:val="28"/>
            <w:lang w:val="x-none"/>
          </w:rPr>
          <w:t>ipapo</w:t>
        </w:r>
      </w:ins>
      <w:proofErr w:type="spellEnd"/>
      <w:del w:id="220" w:author="Transcriber01 JHB" w:date="2025-08-28T09:42:00Z" w16du:dateUtc="2025-08-28T07:42:00Z">
        <w:r w:rsidDel="00A47EA9">
          <w:rPr>
            <w:rFonts w:ascii="Arial" w:hAnsi="Arial" w:cs="Arial"/>
            <w:sz w:val="28"/>
            <w:szCs w:val="28"/>
            <w:lang w:val="x-none"/>
          </w:rPr>
          <w:delText xml:space="preserve"> </w:delText>
        </w:r>
      </w:del>
      <w:ins w:id="221" w:author="Transcriber01 JHB" w:date="2025-08-26T11:21:00Z" w16du:dateUtc="2025-08-26T09:21:00Z">
        <w:r>
          <w:rPr>
            <w:rFonts w:ascii="Arial" w:hAnsi="Arial" w:cs="Arial"/>
            <w:sz w:val="28"/>
            <w:szCs w:val="28"/>
            <w:lang w:val="x-none"/>
          </w:rPr>
          <w:t xml:space="preserve"> </w:t>
        </w:r>
      </w:ins>
      <w:proofErr w:type="spellStart"/>
      <w:r>
        <w:rPr>
          <w:rFonts w:ascii="Arial" w:hAnsi="Arial" w:cs="Arial"/>
          <w:sz w:val="28"/>
          <w:szCs w:val="28"/>
          <w:lang w:val="x-none"/>
        </w:rPr>
        <w:t>hama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Toda Ameni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akadarika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ipapo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Amen; Hallelujah! </w:t>
      </w:r>
      <w:r w:rsidRPr="000D12B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; Hallelujah</w:t>
      </w:r>
      <w:r w:rsidRPr="000D12B6">
        <w:rPr>
          <w:rFonts w:ascii="Arial" w:hAnsi="Arial" w:cs="Arial"/>
          <w:sz w:val="18"/>
          <w:szCs w:val="18"/>
        </w:rPr>
        <w:t>.”]</w:t>
      </w:r>
    </w:p>
    <w:p w14:paraId="65858122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proofErr w:type="spellStart"/>
      <w:r>
        <w:rPr>
          <w:rFonts w:ascii="Arial" w:hAnsi="Arial" w:cs="Arial"/>
          <w:sz w:val="28"/>
          <w:szCs w:val="28"/>
          <w:lang w:val="x-none"/>
        </w:rPr>
        <w:t>Ndosaka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akaenda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vaani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Ndobva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aenda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vaJosefa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Muri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akati</w:t>
      </w:r>
      <w:proofErr w:type="spellEnd"/>
      <w:r>
        <w:rPr>
          <w:rFonts w:ascii="Arial" w:hAnsi="Arial" w:cs="Arial"/>
          <w:sz w:val="28"/>
          <w:szCs w:val="28"/>
          <w:lang w:val="x-none"/>
        </w:rPr>
        <w:t>, “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Iwewe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inini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.” </w:t>
      </w:r>
    </w:p>
    <w:p w14:paraId="4DB7DE40" w14:textId="77777777" w:rsidR="005D3BDE" w:rsidDel="005254C4" w:rsidRDefault="005D3BDE" w:rsidP="005D3BDE">
      <w:pPr>
        <w:jc w:val="both"/>
        <w:rPr>
          <w:del w:id="222" w:author="Transcriber01 JHB" w:date="2025-08-26T11:27:00Z" w16du:dateUtc="2025-08-26T09:27:00Z"/>
          <w:rFonts w:ascii="Arial" w:hAnsi="Arial" w:cs="Arial"/>
          <w:sz w:val="28"/>
          <w:szCs w:val="28"/>
          <w:lang w:val="x-none"/>
        </w:rPr>
      </w:pPr>
      <w:r w:rsidRPr="000D734A">
        <w:rPr>
          <w:rFonts w:ascii="Arial" w:hAnsi="Arial" w:cs="Arial"/>
          <w:sz w:val="28"/>
          <w:szCs w:val="28"/>
          <w:vertAlign w:val="superscript"/>
          <w:lang w:val="x-none"/>
        </w:rPr>
        <w:t>243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Ndobva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r w:rsidRPr="006500E6">
        <w:rPr>
          <w:rFonts w:ascii="Arial" w:hAnsi="Arial" w:cs="Arial"/>
          <w:i/>
          <w:iCs/>
          <w:sz w:val="28"/>
          <w:szCs w:val="28"/>
          <w:lang w:val="x-none"/>
        </w:rPr>
        <w:t>correct-a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zvaakaita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iye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achiba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Now,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mukaenda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kuna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Jakobho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Jakobho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Birthright.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Akaibira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mukoma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Ha’moziva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ndozvaakaita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Akaenda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akapfeka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zvaakapfeka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Ndokugadzira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chikafu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chinodiwa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nababa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chichirongewa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namai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vakanga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vasisaone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Isaac. Isaac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ndokubata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bata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ndobva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afunga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zvikanzi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“My son Esau.”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Ndobva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vapa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ropafadzo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rose.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Pakazouya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Esau manheru,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zvikanzi</w:t>
      </w:r>
      <w:proofErr w:type="spellEnd"/>
      <w:r>
        <w:rPr>
          <w:rFonts w:ascii="Arial" w:hAnsi="Arial" w:cs="Arial"/>
          <w:sz w:val="28"/>
          <w:szCs w:val="28"/>
          <w:lang w:val="x-none"/>
        </w:rPr>
        <w:t>,</w:t>
      </w:r>
      <w:ins w:id="223" w:author="Transcriber01 JHB" w:date="2025-08-26T11:27:00Z" w16du:dateUtc="2025-08-26T09:27:00Z">
        <w:r>
          <w:rPr>
            <w:rFonts w:ascii="Arial" w:hAnsi="Arial" w:cs="Arial"/>
            <w:sz w:val="28"/>
            <w:szCs w:val="28"/>
            <w:lang w:val="x-none"/>
          </w:rPr>
          <w:t xml:space="preserve"> </w:t>
        </w:r>
      </w:ins>
    </w:p>
    <w:p w14:paraId="21D6227B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del w:id="224" w:author="Transcriber01 JHB" w:date="2025-08-26T11:27:00Z" w16du:dateUtc="2025-08-26T09:27:00Z">
        <w:r w:rsidDel="005254C4">
          <w:rPr>
            <w:rFonts w:ascii="Arial" w:hAnsi="Arial" w:cs="Arial"/>
            <w:sz w:val="28"/>
            <w:szCs w:val="28"/>
            <w:lang w:val="x-none"/>
          </w:rPr>
          <w:delText xml:space="preserve"> </w:delText>
        </w:r>
      </w:del>
      <w:r>
        <w:rPr>
          <w:rFonts w:ascii="Arial" w:hAnsi="Arial" w:cs="Arial"/>
          <w:sz w:val="28"/>
          <w:szCs w:val="28"/>
          <w:lang w:val="x-none"/>
        </w:rPr>
        <w:t xml:space="preserve">“Baba hakuna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chasara</w:t>
      </w:r>
      <w:proofErr w:type="spellEnd"/>
      <w:r>
        <w:rPr>
          <w:rFonts w:ascii="Arial" w:hAnsi="Arial" w:cs="Arial"/>
          <w:sz w:val="28"/>
          <w:szCs w:val="28"/>
          <w:lang w:val="x-none"/>
        </w:rPr>
        <w:t>?”</w:t>
      </w:r>
    </w:p>
    <w:p w14:paraId="2EF58B5F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 xml:space="preserve">Zvikanzi, “Too late.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Ndapa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zvose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kuna Jakobho.”</w:t>
      </w:r>
    </w:p>
    <w:p w14:paraId="1CF08851" w14:textId="77777777" w:rsidR="005D3BDE" w:rsidDel="005B2203" w:rsidRDefault="005D3BDE" w:rsidP="005D3BDE">
      <w:pPr>
        <w:jc w:val="both"/>
        <w:rPr>
          <w:del w:id="225" w:author="Transcriber01 JHB" w:date="2025-08-26T11:27:00Z" w16du:dateUtc="2025-08-26T09:27:00Z"/>
          <w:rFonts w:ascii="Arial" w:hAnsi="Arial" w:cs="Arial"/>
          <w:sz w:val="28"/>
          <w:szCs w:val="28"/>
          <w:lang w:val="x-none"/>
        </w:rPr>
      </w:pPr>
      <w:r w:rsidRPr="007E3834">
        <w:rPr>
          <w:rFonts w:ascii="Arial" w:hAnsi="Arial" w:cs="Arial"/>
          <w:sz w:val="28"/>
          <w:szCs w:val="28"/>
          <w:vertAlign w:val="superscript"/>
          <w:lang w:val="x-none"/>
        </w:rPr>
        <w:t>244</w:t>
      </w:r>
      <w:r>
        <w:rPr>
          <w:rFonts w:ascii="Arial" w:hAnsi="Arial" w:cs="Arial"/>
          <w:sz w:val="28"/>
          <w:szCs w:val="28"/>
          <w:lang w:val="x-none"/>
        </w:rPr>
        <w:t xml:space="preserve"> Iye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wakaitora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nekiribidi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kiribidi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Amuvana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vaJosefa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zvikanzi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</w:p>
    <w:p w14:paraId="52AA45DE" w14:textId="77777777" w:rsidR="005D3BDE" w:rsidRPr="00B82B84" w:rsidRDefault="005D3BDE" w:rsidP="005D3BD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8"/>
          <w:szCs w:val="28"/>
          <w:lang w:val="x-none"/>
        </w:rPr>
        <w:t>“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Handichada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aite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chikiribidi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chandakaita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inini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I will just do it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inini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.” </w:t>
      </w:r>
      <w:r>
        <w:rPr>
          <w:rFonts w:ascii="Arial" w:hAnsi="Arial" w:cs="Arial"/>
          <w:sz w:val="18"/>
          <w:szCs w:val="18"/>
          <w:lang w:val="x-none"/>
        </w:rPr>
        <w:t xml:space="preserve">[Apostle Gumbura crosses one hand over the other as Jacob did—ED; </w:t>
      </w:r>
      <w:r w:rsidRPr="000D12B6">
        <w:rPr>
          <w:rFonts w:ascii="Arial" w:hAnsi="Arial" w:cs="Arial"/>
          <w:sz w:val="18"/>
          <w:szCs w:val="18"/>
        </w:rPr>
        <w:t>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Toda Ameni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akadarika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Amenika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Ngaapfuure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ipapo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iyeye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Amen; Hallelujah! </w:t>
      </w:r>
      <w:r w:rsidRPr="000D12B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; Hallelujah</w:t>
      </w:r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Muri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experience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kuitika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muhupenyu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hwaJosefa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exactly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yakaitika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muhupenyu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hwaJako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hwa</w:t>
      </w:r>
      <w:proofErr w:type="spellEnd"/>
      <w:r>
        <w:rPr>
          <w:rFonts w:ascii="Arial" w:hAnsi="Arial" w:cs="Arial"/>
          <w:sz w:val="18"/>
          <w:szCs w:val="18"/>
        </w:rPr>
        <w:t xml:space="preserve"> Jacob</w:t>
      </w:r>
      <w:r w:rsidRPr="000D12B6">
        <w:rPr>
          <w:rFonts w:ascii="Arial" w:hAnsi="Arial" w:cs="Arial"/>
          <w:sz w:val="18"/>
          <w:szCs w:val="18"/>
        </w:rPr>
        <w:t>.”]</w:t>
      </w:r>
    </w:p>
    <w:p w14:paraId="6947498F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1A6691">
        <w:rPr>
          <w:rFonts w:ascii="Arial" w:hAnsi="Arial" w:cs="Arial"/>
          <w:sz w:val="28"/>
          <w:szCs w:val="28"/>
          <w:vertAlign w:val="superscript"/>
          <w:lang w:val="x-none"/>
        </w:rPr>
        <w:lastRenderedPageBreak/>
        <w:t>245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Ndosaka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kukutaurirai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when you are a father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uchiunza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panyika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you—you have to shape a life for them.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Baba,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ndovano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shaper life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inosara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yotevera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vana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Handisi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kunzwa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ipapo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hama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akadarika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ipapo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Vana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vakashaya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anovarongera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life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yeramangwana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vanoparara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Havavake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chinomira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kunzwawo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Ameni here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ipapa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hama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Hamuna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kunzwa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zvandataura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</w:p>
    <w:p w14:paraId="6EDDF313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243CCC">
        <w:rPr>
          <w:rFonts w:ascii="Arial" w:hAnsi="Arial" w:cs="Arial"/>
          <w:sz w:val="28"/>
          <w:szCs w:val="28"/>
          <w:vertAlign w:val="superscript"/>
          <w:lang w:val="x-none"/>
        </w:rPr>
        <w:t>246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Muri</w:t>
      </w:r>
      <w:del w:id="226" w:author="Transcriber01 JHB" w:date="2025-08-26T11:32:00Z" w16du:dateUtc="2025-08-26T09:32:00Z">
        <w:r w:rsidDel="00C34ADC">
          <w:rPr>
            <w:rFonts w:ascii="Arial" w:hAnsi="Arial" w:cs="Arial"/>
            <w:sz w:val="28"/>
            <w:szCs w:val="28"/>
            <w:lang w:val="x-none"/>
          </w:rPr>
          <w:delText xml:space="preserve"> </w:delText>
        </w:r>
      </w:del>
      <w:r>
        <w:rPr>
          <w:rFonts w:ascii="Arial" w:hAnsi="Arial" w:cs="Arial"/>
          <w:sz w:val="28"/>
          <w:szCs w:val="28"/>
          <w:lang w:val="x-none"/>
        </w:rPr>
        <w:t>kuona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sei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vevahedheni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vachitanga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kuzoita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find themselves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va’amuChe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muChechi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kumba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yababa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kumusha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vanorova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makuva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nokupira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mudzimu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Hakuna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chaunogona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kukopa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kutevedzera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ipa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ipapo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Mukuona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zvine’zvichiitika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Kuti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utevedzere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zvinoita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wakutongotsvaga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divisi.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Wakutongotsvaga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tokoroshi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Wakutonotsvaga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kuromba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Wakutonotsvaga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dumwa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Saka hapana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chaunodzidza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</w:p>
    <w:p w14:paraId="53C310F8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243CCC">
        <w:rPr>
          <w:rFonts w:ascii="Arial" w:hAnsi="Arial" w:cs="Arial"/>
          <w:sz w:val="28"/>
          <w:szCs w:val="28"/>
          <w:vertAlign w:val="superscript"/>
          <w:lang w:val="x-none"/>
        </w:rPr>
        <w:t>247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Ndosaka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vevanhu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vatema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vanenge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vachitarisa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vabereki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munyika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vanenge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vapererwa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Naivowo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vodiiwo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futi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vopererwa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But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mukunamata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kwatiri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makuri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r w:rsidRPr="000D12B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</w:t>
      </w:r>
      <w:r w:rsidRPr="000D12B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28"/>
          <w:szCs w:val="28"/>
          <w:lang w:val="x-none"/>
        </w:rPr>
        <w:t xml:space="preserve">“He who believeth in the Lord shall never be ashamed.”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Hallelujah!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Unenge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panhano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yokusiya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uchinongedzera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vaani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vangu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Muri</w:t>
      </w:r>
      <w:del w:id="227" w:author="Transcriber01 JHB" w:date="2025-08-26T11:35:00Z" w16du:dateUtc="2025-08-26T09:35:00Z">
        <w:r w:rsidDel="00C30FF0">
          <w:rPr>
            <w:rFonts w:ascii="Arial" w:hAnsi="Arial" w:cs="Arial"/>
            <w:sz w:val="28"/>
            <w:szCs w:val="28"/>
            <w:lang w:val="x-none"/>
          </w:rPr>
          <w:delText xml:space="preserve"> </w:delText>
        </w:r>
      </w:del>
      <w:r>
        <w:rPr>
          <w:rFonts w:ascii="Arial" w:hAnsi="Arial" w:cs="Arial"/>
          <w:sz w:val="28"/>
          <w:szCs w:val="28"/>
          <w:lang w:val="x-none"/>
        </w:rPr>
        <w:t>kuona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mutsauko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watinawo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vaMwari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Muri</w:t>
      </w:r>
      <w:del w:id="228" w:author="Transcriber01 JHB" w:date="2025-08-26T11:35:00Z" w16du:dateUtc="2025-08-26T09:35:00Z">
        <w:r w:rsidDel="00C30FF0">
          <w:rPr>
            <w:rFonts w:ascii="Arial" w:hAnsi="Arial" w:cs="Arial"/>
            <w:sz w:val="28"/>
            <w:szCs w:val="28"/>
            <w:lang w:val="x-none"/>
          </w:rPr>
          <w:delText xml:space="preserve"> </w:delText>
        </w:r>
      </w:del>
      <w:r>
        <w:rPr>
          <w:rFonts w:ascii="Arial" w:hAnsi="Arial" w:cs="Arial"/>
          <w:sz w:val="28"/>
          <w:szCs w:val="28"/>
          <w:lang w:val="x-none"/>
        </w:rPr>
        <w:t>kuona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mutsauko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wacho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vaShe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</w:p>
    <w:p w14:paraId="7D6ED7AD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243CCC">
        <w:rPr>
          <w:rFonts w:ascii="Arial" w:hAnsi="Arial" w:cs="Arial"/>
          <w:sz w:val="28"/>
          <w:szCs w:val="28"/>
          <w:vertAlign w:val="superscript"/>
          <w:lang w:val="x-none"/>
        </w:rPr>
        <w:t>248</w:t>
      </w:r>
      <w:r>
        <w:rPr>
          <w:rFonts w:ascii="Arial" w:hAnsi="Arial" w:cs="Arial"/>
          <w:sz w:val="28"/>
          <w:szCs w:val="28"/>
          <w:lang w:val="x-none"/>
        </w:rPr>
        <w:t xml:space="preserve"> Inini kuna 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vangu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ndaidzidzeyi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Ndaienda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kumapako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ekuZ</w:t>
      </w:r>
      <w:ins w:id="229" w:author="Transcriber01 JHB" w:date="2025-08-26T11:36:00Z" w16du:dateUtc="2025-08-26T09:36:00Z">
        <w:r>
          <w:rPr>
            <w:rFonts w:ascii="Arial" w:hAnsi="Arial" w:cs="Arial"/>
            <w:sz w:val="28"/>
            <w:szCs w:val="28"/>
            <w:lang w:val="x-none"/>
          </w:rPr>
          <w:t>v</w:t>
        </w:r>
      </w:ins>
      <w:r>
        <w:rPr>
          <w:rFonts w:ascii="Arial" w:hAnsi="Arial" w:cs="Arial"/>
          <w:sz w:val="28"/>
          <w:szCs w:val="28"/>
          <w:lang w:val="x-none"/>
        </w:rPr>
        <w:t>umba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Tairidza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mbira.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Ndaienda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kunotsvaga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kun’anga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kunoromba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Hapana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chandaidzidza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Saka I found myself in grace.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Ndazviita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find my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gra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 myself in grace; I don’t want Tito, Munesu, Bati, or Gari, Victor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>—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kutsvanzvadzira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vachitsvaga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hupenyu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hunoendwa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na—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nepapi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Ndiani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anoi</w:t>
      </w:r>
      <w:ins w:id="230" w:author="Transcriber01 JHB" w:date="2025-08-28T10:50:00Z" w16du:dateUtc="2025-08-28T08:50:00Z">
        <w:r>
          <w:rPr>
            <w:rFonts w:ascii="Arial" w:hAnsi="Arial" w:cs="Arial"/>
            <w:sz w:val="28"/>
            <w:szCs w:val="28"/>
            <w:lang w:val="x-none"/>
          </w:rPr>
          <w:t>t</w:t>
        </w:r>
      </w:ins>
      <w:del w:id="231" w:author="Transcriber01 JHB" w:date="2025-08-28T10:50:00Z" w16du:dateUtc="2025-08-28T08:50:00Z">
        <w:r w:rsidDel="005463FE">
          <w:rPr>
            <w:rFonts w:ascii="Arial" w:hAnsi="Arial" w:cs="Arial"/>
            <w:sz w:val="28"/>
            <w:szCs w:val="28"/>
            <w:lang w:val="x-none"/>
          </w:rPr>
          <w:delText>s</w:delText>
        </w:r>
      </w:del>
      <w:r>
        <w:rPr>
          <w:rFonts w:ascii="Arial" w:hAnsi="Arial" w:cs="Arial"/>
          <w:sz w:val="28"/>
          <w:szCs w:val="28"/>
          <w:lang w:val="x-none"/>
        </w:rPr>
        <w:t>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pattern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yehupenyu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hwacho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ndimi</w:t>
      </w:r>
      <w:proofErr w:type="spellEnd"/>
      <w:r>
        <w:rPr>
          <w:rFonts w:ascii="Arial" w:hAnsi="Arial" w:cs="Arial"/>
          <w:sz w:val="18"/>
          <w:szCs w:val="18"/>
        </w:rPr>
        <w:t>; Amen</w:t>
      </w:r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</w:p>
    <w:p w14:paraId="20550308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>“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Huya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pano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mupfanha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Huya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pano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huya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pano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huya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pano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Hupenyu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hunonzwayio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Aah,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izvozvo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regera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izvo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Eh,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ndati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regera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 w:rsidRPr="003363FF">
        <w:rPr>
          <w:rFonts w:ascii="Arial" w:hAnsi="Arial" w:cs="Arial"/>
          <w:sz w:val="28"/>
          <w:szCs w:val="28"/>
          <w:lang w:val="x-none"/>
        </w:rPr>
        <w:t>izvo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Itaso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Hatiite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so.”</w:t>
      </w:r>
    </w:p>
    <w:p w14:paraId="7862150E" w14:textId="77777777" w:rsidR="005D3BDE" w:rsidDel="0006213C" w:rsidRDefault="005D3BDE" w:rsidP="005D3BDE">
      <w:pPr>
        <w:jc w:val="both"/>
        <w:rPr>
          <w:del w:id="232" w:author="Transcriber01 JHB" w:date="2025-08-26T11:38:00Z" w16du:dateUtc="2025-08-26T09:38:00Z"/>
          <w:rFonts w:ascii="Arial" w:hAnsi="Arial" w:cs="Arial"/>
          <w:sz w:val="28"/>
          <w:szCs w:val="28"/>
          <w:lang w:val="x-none"/>
        </w:rPr>
      </w:pPr>
      <w:r w:rsidRPr="00FB2141">
        <w:rPr>
          <w:rFonts w:ascii="Arial" w:hAnsi="Arial" w:cs="Arial"/>
          <w:sz w:val="28"/>
          <w:szCs w:val="28"/>
          <w:vertAlign w:val="superscript"/>
          <w:lang w:val="x-none"/>
        </w:rPr>
        <w:t>249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Kureva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iye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asati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amboziva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chinonzi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kunamata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anenge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achimunamatira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ndiani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del w:id="233" w:author="Transcriber01 JHB" w:date="2025-08-26T11:38:00Z" w16du:dateUtc="2025-08-26T09:38:00Z">
        <w:r w:rsidDel="00FB3A0F">
          <w:rPr>
            <w:rFonts w:ascii="Arial" w:hAnsi="Arial" w:cs="Arial"/>
            <w:sz w:val="18"/>
            <w:szCs w:val="18"/>
          </w:rPr>
          <w:delText>ndibaba</w:delText>
        </w:r>
      </w:del>
      <w:ins w:id="234" w:author="Transcriber01 JHB" w:date="2025-08-26T11:38:00Z" w16du:dateUtc="2025-08-26T09:38:00Z">
        <w:r>
          <w:rPr>
            <w:rFonts w:ascii="Arial" w:hAnsi="Arial" w:cs="Arial"/>
            <w:sz w:val="18"/>
            <w:szCs w:val="18"/>
          </w:rPr>
          <w:t>ndiBaba</w:t>
        </w:r>
        <w:proofErr w:type="spellEnd"/>
        <w:r>
          <w:rPr>
            <w:rFonts w:ascii="Arial" w:hAnsi="Arial" w:cs="Arial"/>
            <w:sz w:val="18"/>
            <w:szCs w:val="18"/>
          </w:rPr>
          <w:t>,</w:t>
        </w:r>
      </w:ins>
      <w:del w:id="235" w:author="Transcriber01 JHB" w:date="2025-08-26T11:38:00Z" w16du:dateUtc="2025-08-26T09:38:00Z">
        <w:r w:rsidRPr="000D12B6" w:rsidDel="00FB3A0F">
          <w:rPr>
            <w:rFonts w:ascii="Arial" w:hAnsi="Arial" w:cs="Arial"/>
            <w:sz w:val="18"/>
            <w:szCs w:val="18"/>
          </w:rPr>
          <w:delText>.</w:delText>
        </w:r>
      </w:del>
      <w:r w:rsidRPr="000D12B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ndibaba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Tingaita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Ameni here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varanda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vaMwari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lastRenderedPageBreak/>
        <w:t>So</w:t>
      </w:r>
      <w:ins w:id="236" w:author="Transcriber01 JHB" w:date="2025-08-26T11:38:00Z" w16du:dateUtc="2025-08-26T09:38:00Z">
        <w:r>
          <w:rPr>
            <w:rFonts w:ascii="Arial" w:hAnsi="Arial" w:cs="Arial"/>
            <w:sz w:val="28"/>
            <w:szCs w:val="28"/>
            <w:lang w:val="x-none"/>
          </w:rPr>
          <w:t>r</w:t>
        </w:r>
      </w:ins>
      <w:del w:id="237" w:author="Transcriber01 JHB" w:date="2025-08-26T11:38:00Z" w16du:dateUtc="2025-08-26T09:38:00Z">
        <w:r w:rsidDel="00FB3A0F">
          <w:rPr>
            <w:rFonts w:ascii="Arial" w:hAnsi="Arial" w:cs="Arial"/>
            <w:sz w:val="28"/>
            <w:szCs w:val="28"/>
            <w:lang w:val="x-none"/>
          </w:rPr>
          <w:delText>l</w:delText>
        </w:r>
      </w:del>
      <w:r>
        <w:rPr>
          <w:rFonts w:ascii="Arial" w:hAnsi="Arial" w:cs="Arial"/>
          <w:sz w:val="28"/>
          <w:szCs w:val="28"/>
          <w:lang w:val="x-none"/>
        </w:rPr>
        <w:t>omoni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hushe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akahuwana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nokuda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kwaani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kwababa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Ainamata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zvakafadza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kusvika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ati</w:t>
      </w:r>
      <w:proofErr w:type="spellEnd"/>
      <w:r>
        <w:rPr>
          <w:rFonts w:ascii="Arial" w:hAnsi="Arial" w:cs="Arial"/>
          <w:sz w:val="28"/>
          <w:szCs w:val="28"/>
          <w:lang w:val="x-none"/>
        </w:rPr>
        <w:t>,</w:t>
      </w:r>
      <w:ins w:id="238" w:author="Transcriber01 JHB" w:date="2025-08-26T11:38:00Z" w16du:dateUtc="2025-08-26T09:38:00Z">
        <w:r>
          <w:rPr>
            <w:rFonts w:ascii="Arial" w:hAnsi="Arial" w:cs="Arial"/>
            <w:sz w:val="28"/>
            <w:szCs w:val="28"/>
            <w:lang w:val="x-none"/>
          </w:rPr>
          <w:t xml:space="preserve"> </w:t>
        </w:r>
      </w:ins>
    </w:p>
    <w:p w14:paraId="65CEC168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>“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Ndichatora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ndimuite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mambo.” </w:t>
      </w:r>
    </w:p>
    <w:p w14:paraId="47DE8E6B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  <w:lang w:val="x-none"/>
        </w:rPr>
        <w:t>Ndiani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ndibaba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Vana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vaJakobho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vateverwe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naMwari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kwese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kwavari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kuenda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akafadza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ndiani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apa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Jacob/</w:t>
      </w:r>
      <w:proofErr w:type="spellStart"/>
      <w:r>
        <w:rPr>
          <w:rFonts w:ascii="Arial" w:hAnsi="Arial" w:cs="Arial"/>
          <w:sz w:val="18"/>
          <w:szCs w:val="18"/>
        </w:rPr>
        <w:t>ndibaba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Aah!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Tingaita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Ameni here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varanda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vaMwari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Ameni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handisi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kumunzwa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iyeye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400A7E54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FB2141">
        <w:rPr>
          <w:rFonts w:ascii="Arial" w:hAnsi="Arial" w:cs="Arial"/>
          <w:sz w:val="28"/>
          <w:szCs w:val="28"/>
          <w:vertAlign w:val="superscript"/>
          <w:lang w:val="x-none"/>
        </w:rPr>
        <w:t>250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ukafadza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Mwari,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iwewe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!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Ucharongera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gwara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Ndozvinonzi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manje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waMwari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haafaniri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akadyiswa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Tingaita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Ameni here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varanda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vaMwari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Havafaniri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kutongwa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nevakadzi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Ukatongwa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nevakadzi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vauchaita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uchaudza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zvinobva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kuna Mwari?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Uchaudza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zvinobva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kumukadzi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</w:p>
    <w:p w14:paraId="6D9D4616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</w:rPr>
      </w:pPr>
      <w:r w:rsidRPr="00FB2141">
        <w:rPr>
          <w:rFonts w:ascii="Arial" w:hAnsi="Arial" w:cs="Arial"/>
          <w:sz w:val="28"/>
          <w:szCs w:val="28"/>
          <w:vertAlign w:val="superscript"/>
          <w:lang w:val="x-none"/>
        </w:rPr>
        <w:t>251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Ndosaka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imba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yose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vakadyiswa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vacho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marombe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vabvisa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order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yaMwa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yaMwari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Tingaita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Ameni here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varanda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vaMwari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Toda Ameni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akadarika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ipapo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4596B792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753A28">
        <w:rPr>
          <w:rFonts w:ascii="Arial" w:hAnsi="Arial" w:cs="Arial"/>
          <w:sz w:val="28"/>
          <w:szCs w:val="28"/>
          <w:vertAlign w:val="superscript"/>
          <w:lang w:val="x-none"/>
        </w:rPr>
        <w:t>252</w:t>
      </w:r>
      <w:r>
        <w:rPr>
          <w:rFonts w:ascii="Arial" w:hAnsi="Arial" w:cs="Arial"/>
          <w:sz w:val="28"/>
          <w:szCs w:val="28"/>
          <w:lang w:val="x-none"/>
        </w:rPr>
        <w:t xml:space="preserve"> Imi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madzimai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akadyisa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venyu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muri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mukomana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ashaye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dire…?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direction</w:t>
      </w:r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Nokuti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direction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uchamanikidzwa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kuipa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iwewe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Ende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handizvo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zvakarongwa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naMwa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naMwari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Zvichakudzokera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cheeete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Zvichakudzokera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chembere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Uchazvishora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zvawakazvipinza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mazvi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mazviri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</w:p>
    <w:p w14:paraId="420D465D" w14:textId="77777777" w:rsidR="005D3BDE" w:rsidDel="00265513" w:rsidRDefault="005D3BDE" w:rsidP="005D3BDE">
      <w:pPr>
        <w:jc w:val="both"/>
        <w:rPr>
          <w:del w:id="239" w:author="Transcriber01 JHB" w:date="2025-08-26T11:43:00Z" w16du:dateUtc="2025-08-26T09:43:00Z"/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 xml:space="preserve">Wako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mukomana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anobva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angotangawo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nokudyiswa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nomuroora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vemwana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wawaiwomesera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uchatsvukira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muroora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achikukwatura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nembama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wa’a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mbuya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r w:rsidRPr="006E0F32">
        <w:rPr>
          <w:rFonts w:ascii="Arial" w:hAnsi="Arial" w:cs="Arial"/>
          <w:sz w:val="18"/>
          <w:szCs w:val="18"/>
          <w:lang w:val="x-none"/>
        </w:rPr>
        <w:t>[Congregation laughs—ED]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Unokwaturwa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nembama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aripo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>Kunzi,</w:t>
      </w:r>
      <w:ins w:id="240" w:author="Transcriber01 JHB" w:date="2025-08-28T10:56:00Z" w16du:dateUtc="2025-08-28T08:56:00Z">
        <w:r>
          <w:rPr>
            <w:rFonts w:ascii="Arial" w:hAnsi="Arial" w:cs="Arial"/>
            <w:sz w:val="28"/>
            <w:szCs w:val="28"/>
            <w:lang w:val="x-none"/>
          </w:rPr>
          <w:t xml:space="preserve"> </w:t>
        </w:r>
      </w:ins>
      <w:del w:id="241" w:author="Transcriber01 JHB" w:date="2025-08-28T10:56:00Z" w16du:dateUtc="2025-08-28T08:56:00Z">
        <w:r w:rsidDel="00AA63F4">
          <w:rPr>
            <w:rFonts w:ascii="Arial" w:hAnsi="Arial" w:cs="Arial"/>
            <w:sz w:val="28"/>
            <w:szCs w:val="28"/>
            <w:lang w:val="x-none"/>
          </w:rPr>
          <w:delText xml:space="preserve"> </w:delText>
        </w:r>
      </w:del>
    </w:p>
    <w:p w14:paraId="12512DF6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C805FF">
        <w:rPr>
          <w:rFonts w:ascii="Arial" w:hAnsi="Arial" w:cs="Arial"/>
          <w:sz w:val="28"/>
          <w:szCs w:val="28"/>
          <w:vertAlign w:val="superscript"/>
          <w:lang w:val="x-none"/>
        </w:rPr>
        <w:t>253</w:t>
      </w:r>
      <w:r>
        <w:rPr>
          <w:rFonts w:ascii="Arial" w:hAnsi="Arial" w:cs="Arial"/>
          <w:sz w:val="28"/>
          <w:szCs w:val="28"/>
          <w:lang w:val="x-none"/>
        </w:rPr>
        <w:t xml:space="preserve"> “Imi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amai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nyararai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imimi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Heh.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Maiita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izvozvo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kumwana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wenyu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hamuna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kundizvaraka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Muri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kundiita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boyi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renyu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panapa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ndichikubikirai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mese muri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vaviri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panapa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Ndinyararireyi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ikoko</w:t>
      </w:r>
      <w:proofErr w:type="spellEnd"/>
      <w:r>
        <w:rPr>
          <w:rFonts w:ascii="Arial" w:hAnsi="Arial" w:cs="Arial"/>
          <w:sz w:val="28"/>
          <w:szCs w:val="28"/>
          <w:lang w:val="x-none"/>
        </w:rPr>
        <w:t>!”</w:t>
      </w:r>
    </w:p>
    <w:p w14:paraId="4F5CF77B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>“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Mwanangu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o…” </w:t>
      </w:r>
    </w:p>
    <w:p w14:paraId="3C8EFD9B" w14:textId="77777777" w:rsidR="005D3BDE" w:rsidDel="004A3D0E" w:rsidRDefault="005D3BDE" w:rsidP="005D3BDE">
      <w:pPr>
        <w:jc w:val="both"/>
        <w:rPr>
          <w:del w:id="242" w:author="Transcriber01 JHB" w:date="2025-08-26T11:45:00Z" w16du:dateUtc="2025-08-26T09:45:00Z"/>
          <w:rFonts w:ascii="Arial" w:hAnsi="Arial" w:cs="Arial"/>
          <w:sz w:val="28"/>
          <w:szCs w:val="28"/>
          <w:lang w:val="x-none"/>
        </w:rPr>
      </w:pPr>
      <w:proofErr w:type="spellStart"/>
      <w:r>
        <w:rPr>
          <w:rFonts w:ascii="Arial" w:hAnsi="Arial" w:cs="Arial"/>
          <w:sz w:val="28"/>
          <w:szCs w:val="28"/>
          <w:lang w:val="x-none"/>
        </w:rPr>
        <w:t>Pwaa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-aa!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Murume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woti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</w:p>
    <w:p w14:paraId="54A3E791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lastRenderedPageBreak/>
        <w:t>“Iii…”</w:t>
      </w:r>
    </w:p>
    <w:p w14:paraId="2EF791B9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 xml:space="preserve">“Shut up!”  </w:t>
      </w:r>
    </w:p>
    <w:p w14:paraId="6A9E3D32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C805FF">
        <w:rPr>
          <w:rFonts w:ascii="Arial" w:hAnsi="Arial" w:cs="Arial"/>
          <w:sz w:val="28"/>
          <w:szCs w:val="28"/>
          <w:vertAlign w:val="superscript"/>
          <w:lang w:val="x-none"/>
        </w:rPr>
        <w:t>254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Rokanyaira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haro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richienda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kudaiwo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gadzi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o,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kitchen.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Munoenda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kunokumbira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ruregerero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muwane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chokudya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chamanhe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DF30AF">
        <w:rPr>
          <w:rFonts w:ascii="Arial" w:hAnsi="Arial" w:cs="Arial"/>
          <w:sz w:val="18"/>
          <w:szCs w:val="18"/>
          <w:lang w:val="x-none"/>
        </w:rPr>
        <w:t>[Congregation</w:t>
      </w:r>
      <w:r>
        <w:rPr>
          <w:rFonts w:ascii="Arial" w:hAnsi="Arial" w:cs="Arial"/>
          <w:sz w:val="18"/>
          <w:szCs w:val="18"/>
          <w:lang w:val="x-none"/>
        </w:rPr>
        <w:t xml:space="preserve"> says, “</w:t>
      </w:r>
      <w:proofErr w:type="spellStart"/>
      <w:r>
        <w:rPr>
          <w:rFonts w:ascii="Arial" w:hAnsi="Arial" w:cs="Arial"/>
          <w:sz w:val="18"/>
          <w:szCs w:val="18"/>
          <w:lang w:val="x-none"/>
        </w:rPr>
        <w:t>chamanheru</w:t>
      </w:r>
      <w:proofErr w:type="spellEnd"/>
      <w:r>
        <w:rPr>
          <w:rFonts w:ascii="Arial" w:hAnsi="Arial" w:cs="Arial"/>
          <w:sz w:val="18"/>
          <w:szCs w:val="18"/>
          <w:lang w:val="x-none"/>
        </w:rPr>
        <w:t>.”; Congregation</w:t>
      </w:r>
      <w:r w:rsidRPr="00DF30AF">
        <w:rPr>
          <w:rFonts w:ascii="Arial" w:hAnsi="Arial" w:cs="Arial"/>
          <w:sz w:val="18"/>
          <w:szCs w:val="18"/>
          <w:lang w:val="x-none"/>
        </w:rPr>
        <w:t xml:space="preserve"> laughs—ED]</w:t>
      </w:r>
      <w:r>
        <w:rPr>
          <w:rFonts w:ascii="Arial" w:hAnsi="Arial" w:cs="Arial"/>
          <w:sz w:val="28"/>
          <w:szCs w:val="28"/>
          <w:lang w:val="x-none"/>
        </w:rPr>
        <w:t xml:space="preserve"> Haisi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ngozi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Warumwa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nechekudii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nechekuchera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“Vane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nzeve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dzekunzwa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ngavanzwe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Hallelujah!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Zvinotaura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 xml:space="preserve">[Congregation says, </w:t>
      </w:r>
      <w:r>
        <w:rPr>
          <w:rFonts w:ascii="Arial" w:hAnsi="Arial" w:cs="Arial"/>
          <w:sz w:val="18"/>
          <w:szCs w:val="18"/>
        </w:rPr>
        <w:t>‘Mweya,’</w:t>
      </w:r>
      <w:r w:rsidRPr="000D12B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Mweya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kupiko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?” </w:t>
      </w:r>
      <w:r w:rsidRPr="000D12B6">
        <w:rPr>
          <w:rFonts w:ascii="Arial" w:hAnsi="Arial" w:cs="Arial"/>
          <w:sz w:val="18"/>
          <w:szCs w:val="18"/>
        </w:rPr>
        <w:t xml:space="preserve">[Congregation says, </w:t>
      </w:r>
      <w:r>
        <w:rPr>
          <w:rFonts w:ascii="Arial" w:hAnsi="Arial" w:cs="Arial"/>
          <w:sz w:val="18"/>
          <w:szCs w:val="18"/>
        </w:rPr>
        <w:t>“</w:t>
      </w:r>
      <w:proofErr w:type="spellStart"/>
      <w:r>
        <w:rPr>
          <w:rFonts w:ascii="Arial" w:hAnsi="Arial" w:cs="Arial"/>
          <w:sz w:val="18"/>
          <w:szCs w:val="18"/>
        </w:rPr>
        <w:t>kuKereke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Ndosaka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une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murume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rega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kumudyisa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Ingomukurudzira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ade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kunamata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Mwari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muMweya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nemuyii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nemuZvokwadi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</w:p>
    <w:p w14:paraId="539EA2F2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C805FF">
        <w:rPr>
          <w:rFonts w:ascii="Arial" w:hAnsi="Arial" w:cs="Arial"/>
          <w:sz w:val="28"/>
          <w:szCs w:val="28"/>
          <w:vertAlign w:val="superscript"/>
          <w:lang w:val="x-none"/>
        </w:rPr>
        <w:t>255</w:t>
      </w:r>
      <w:r>
        <w:rPr>
          <w:rFonts w:ascii="Arial" w:hAnsi="Arial" w:cs="Arial"/>
          <w:sz w:val="28"/>
          <w:szCs w:val="28"/>
          <w:lang w:val="x-none"/>
        </w:rPr>
        <w:t xml:space="preserve"> Mirai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muchiona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manje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ma brother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akashaya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ataive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navo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pano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Hamumborege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vakabva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pano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vakanopinda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mune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dzimwe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chechi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idzi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ava they will be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confu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confused</w:t>
      </w:r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Vanenge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vasina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direction.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Mukasangana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VaMlambo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you will not… you will not help but feel sorry.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Ukasangana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VaMukodzi, you will not help but feel sorry. </w:t>
      </w:r>
    </w:p>
    <w:p w14:paraId="07DDFA74" w14:textId="77777777" w:rsidR="005D3BDE" w:rsidRPr="00342A7F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C805FF">
        <w:rPr>
          <w:rFonts w:ascii="Arial" w:hAnsi="Arial" w:cs="Arial"/>
          <w:sz w:val="28"/>
          <w:szCs w:val="28"/>
          <w:vertAlign w:val="superscript"/>
          <w:lang w:val="x-none"/>
        </w:rPr>
        <w:t>256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Zvaitova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nani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dai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vakavasiya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na—na—na Patson,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Kwavari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ikoko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vanenge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vatova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mahure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Vapfanha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kuputa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mbanje. Kana mu South Africa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mavanenge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 w:rsidRPr="00A26F8C">
        <w:rPr>
          <w:rFonts w:ascii="Arial" w:hAnsi="Arial" w:cs="Arial"/>
          <w:i/>
          <w:iCs/>
          <w:sz w:val="28"/>
          <w:szCs w:val="28"/>
          <w:lang w:val="x-none"/>
        </w:rPr>
        <w:t>vachiabhuyuzwa</w:t>
      </w:r>
      <w:proofErr w:type="spellEnd"/>
      <w:r>
        <w:rPr>
          <w:rFonts w:ascii="Arial" w:hAnsi="Arial" w:cs="Arial"/>
          <w:i/>
          <w:iCs/>
          <w:sz w:val="28"/>
          <w:szCs w:val="28"/>
          <w:lang w:val="x-none"/>
        </w:rPr>
        <w:t xml:space="preserve"> </w:t>
      </w:r>
      <w:r w:rsidRPr="000D12B6">
        <w:rPr>
          <w:rFonts w:ascii="Arial" w:hAnsi="Arial" w:cs="Arial"/>
          <w:sz w:val="18"/>
          <w:szCs w:val="18"/>
        </w:rPr>
        <w:t>[</w:t>
      </w:r>
      <w:r>
        <w:rPr>
          <w:rFonts w:ascii="Arial" w:hAnsi="Arial" w:cs="Arial"/>
          <w:sz w:val="18"/>
          <w:szCs w:val="18"/>
        </w:rPr>
        <w:t>being abused by—ED</w:t>
      </w:r>
      <w:r w:rsidRPr="000D12B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nemadzisekuru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Hakusisina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kwekuwira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Ha’maona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zvazvinenge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Vana ava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vatoparara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Ende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hakwana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—hakuna role model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yakanodzidzira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chimwe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chete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Kwatongova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kuguma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 Either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kachaita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…?...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mota. Kana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kutengesa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pfuti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Kana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kugarira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mumigwagwa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kachiponda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>. “…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</w:t>
      </w:r>
      <w:del w:id="243" w:author="Transcriber01 JHB" w:date="2025-08-28T11:01:00Z" w16du:dateUtc="2025-08-28T09:01:00Z">
        <w:r w:rsidDel="00D847AB">
          <w:rPr>
            <w:rFonts w:ascii="Arial" w:hAnsi="Arial" w:cs="Arial"/>
            <w:sz w:val="28"/>
            <w:szCs w:val="28"/>
            <w:lang w:val="x-none"/>
          </w:rPr>
          <w:delText>V</w:delText>
        </w:r>
      </w:del>
      <w:r>
        <w:rPr>
          <w:rFonts w:ascii="Arial" w:hAnsi="Arial" w:cs="Arial"/>
          <w:sz w:val="28"/>
          <w:szCs w:val="28"/>
          <w:lang w:val="x-none"/>
        </w:rPr>
        <w:t>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vemapenzi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!”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Tingaita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Ameni here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ipapa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hama</w:t>
      </w:r>
      <w:proofErr w:type="spellEnd"/>
      <w:r>
        <w:rPr>
          <w:rFonts w:ascii="Arial" w:hAnsi="Arial" w:cs="Arial"/>
          <w:sz w:val="28"/>
          <w:szCs w:val="28"/>
          <w:lang w:val="x-none"/>
        </w:rPr>
        <w:t>?</w:t>
      </w:r>
      <w:r w:rsidRPr="00161204">
        <w:rPr>
          <w:rFonts w:ascii="Arial" w:hAnsi="Arial" w:cs="Arial"/>
          <w:sz w:val="18"/>
          <w:szCs w:val="18"/>
        </w:rPr>
        <w:t xml:space="preserve">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 Ameni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handisi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kumunzwa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iyeye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</w:p>
    <w:p w14:paraId="69DDF421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396363">
        <w:rPr>
          <w:rFonts w:ascii="Arial" w:hAnsi="Arial" w:cs="Arial"/>
          <w:sz w:val="28"/>
          <w:szCs w:val="28"/>
          <w:vertAlign w:val="superscript"/>
          <w:lang w:val="x-none"/>
        </w:rPr>
        <w:t>257</w:t>
      </w:r>
      <w:r>
        <w:rPr>
          <w:rFonts w:ascii="Arial" w:hAnsi="Arial" w:cs="Arial"/>
          <w:sz w:val="28"/>
          <w:szCs w:val="28"/>
          <w:lang w:val="x-none"/>
        </w:rPr>
        <w:t xml:space="preserve"> But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iwewe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uripo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iwewe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Mwana,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anogarwa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naye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pasi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Ndopaya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patinoti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“Mwari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ndiropafadzeyi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ndigone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kuzonongedzera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vangu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kuzvinhu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kwazvo</w:t>
      </w:r>
      <w:proofErr w:type="spellEnd"/>
      <w:r>
        <w:rPr>
          <w:rFonts w:ascii="Arial" w:hAnsi="Arial" w:cs="Arial"/>
          <w:sz w:val="28"/>
          <w:szCs w:val="28"/>
          <w:lang w:val="x-none"/>
        </w:rPr>
        <w:t>.”</w:t>
      </w:r>
    </w:p>
    <w:p w14:paraId="02EB747A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396363">
        <w:rPr>
          <w:rFonts w:ascii="Arial" w:hAnsi="Arial" w:cs="Arial"/>
          <w:sz w:val="28"/>
          <w:szCs w:val="28"/>
          <w:vertAlign w:val="superscript"/>
          <w:lang w:val="x-none"/>
        </w:rPr>
        <w:t>258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Ndosaka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ma sister,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hakuzi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kungwara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kuudzwa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nambuya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dyisa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murume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Hakuzi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kungwara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unotora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mupfuhwira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uchidyisa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murume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usingazive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kudyisa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kwawaita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murume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waparadza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imba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yaani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yako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Vana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direction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havasisi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havasisina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</w:p>
    <w:p w14:paraId="1DE021AC" w14:textId="77777777" w:rsidR="005D3BDE" w:rsidDel="005F52BB" w:rsidRDefault="005D3BDE" w:rsidP="005D3BDE">
      <w:pPr>
        <w:jc w:val="both"/>
        <w:rPr>
          <w:del w:id="244" w:author="Transcriber01 JHB" w:date="2025-08-26T11:56:00Z" w16du:dateUtc="2025-08-26T09:56:00Z"/>
          <w:rFonts w:ascii="Arial" w:hAnsi="Arial" w:cs="Arial"/>
          <w:sz w:val="28"/>
          <w:szCs w:val="28"/>
          <w:lang w:val="x-none"/>
        </w:rPr>
      </w:pPr>
      <w:r w:rsidRPr="00F443D2">
        <w:rPr>
          <w:rFonts w:ascii="Arial" w:hAnsi="Arial" w:cs="Arial"/>
          <w:sz w:val="28"/>
          <w:szCs w:val="28"/>
          <w:vertAlign w:val="superscript"/>
          <w:lang w:val="x-none"/>
        </w:rPr>
        <w:lastRenderedPageBreak/>
        <w:t>259</w:t>
      </w:r>
      <w:r>
        <w:rPr>
          <w:rFonts w:ascii="Arial" w:hAnsi="Arial" w:cs="Arial"/>
          <w:sz w:val="28"/>
          <w:szCs w:val="28"/>
          <w:lang w:val="x-none"/>
        </w:rPr>
        <w:t xml:space="preserve"> But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funga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une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murume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seni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Brother Gumbura.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Vanoziva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Shoko rose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Unofunga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ndicharegera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Tito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achiparara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no</w:t>
      </w:r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commentRangeStart w:id="245"/>
      <w:proofErr w:type="spellStart"/>
      <w:r>
        <w:rPr>
          <w:rFonts w:ascii="Arial" w:hAnsi="Arial" w:cs="Arial"/>
          <w:sz w:val="28"/>
          <w:szCs w:val="28"/>
          <w:lang w:val="x-none"/>
        </w:rPr>
        <w:t>Ndomudza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commentRangeEnd w:id="245"/>
      <w:r>
        <w:rPr>
          <w:rStyle w:val="CommentReference"/>
        </w:rPr>
        <w:commentReference w:id="245"/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>,</w:t>
      </w:r>
      <w:ins w:id="246" w:author="Transcriber01 JHB" w:date="2025-08-28T11:02:00Z" w16du:dateUtc="2025-08-28T09:02:00Z">
        <w:r>
          <w:rPr>
            <w:rFonts w:ascii="Arial" w:hAnsi="Arial" w:cs="Arial"/>
            <w:sz w:val="28"/>
            <w:szCs w:val="28"/>
            <w:lang w:val="x-none"/>
          </w:rPr>
          <w:t xml:space="preserve"> </w:t>
        </w:r>
      </w:ins>
    </w:p>
    <w:p w14:paraId="3A78838D" w14:textId="77777777" w:rsidR="005D3BDE" w:rsidDel="00874BC3" w:rsidRDefault="005D3BDE" w:rsidP="005D3BDE">
      <w:pPr>
        <w:jc w:val="both"/>
        <w:rPr>
          <w:del w:id="247" w:author="Transcriber01 JHB" w:date="2025-08-28T11:03:00Z" w16du:dateUtc="2025-08-28T09:03:00Z"/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>“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gara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apa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mupfanha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Mira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ndikuudze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Wisdom yose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pano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Mwanangu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haudi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n’anga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Haudi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kurova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guva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Haudi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mudzimu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kukutaurira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how can you get rich?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How can you be a dignified young man?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Handikugezese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nemushonga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!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Haurombe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Ndinoku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trainer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mupfanha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Mwari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wandinonamata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akandichengeta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kusvika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pandasvika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nhasi</w:t>
      </w:r>
      <w:proofErr w:type="spellEnd"/>
      <w:r>
        <w:rPr>
          <w:rFonts w:ascii="Arial" w:hAnsi="Arial" w:cs="Arial"/>
          <w:sz w:val="28"/>
          <w:szCs w:val="28"/>
          <w:lang w:val="x-none"/>
        </w:rPr>
        <w:t>!”</w:t>
      </w:r>
      <w:ins w:id="248" w:author="Transcriber01 JHB" w:date="2025-08-28T11:03:00Z" w16du:dateUtc="2025-08-28T09:03:00Z">
        <w:r>
          <w:rPr>
            <w:rFonts w:ascii="Arial" w:hAnsi="Arial" w:cs="Arial"/>
            <w:sz w:val="28"/>
            <w:szCs w:val="28"/>
            <w:lang w:val="x-none"/>
          </w:rPr>
          <w:t xml:space="preserve"> </w:t>
        </w:r>
      </w:ins>
    </w:p>
    <w:p w14:paraId="3C5B8E51" w14:textId="77777777" w:rsidR="005D3BDE" w:rsidRDefault="005D3BDE" w:rsidP="005D3BDE">
      <w:pPr>
        <w:jc w:val="both"/>
        <w:rPr>
          <w:ins w:id="249" w:author="Transcriber01 JHB" w:date="2025-08-28T11:03:00Z" w16du:dateUtc="2025-08-28T09:03:00Z"/>
          <w:rFonts w:ascii="Arial" w:hAnsi="Arial" w:cs="Arial"/>
          <w:sz w:val="28"/>
          <w:szCs w:val="28"/>
        </w:rPr>
      </w:pP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Hallelujah!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</w:p>
    <w:p w14:paraId="1F6F87F4" w14:textId="77777777" w:rsidR="005D3BDE" w:rsidDel="00763332" w:rsidRDefault="005D3BDE" w:rsidP="005D3BDE">
      <w:pPr>
        <w:jc w:val="both"/>
        <w:rPr>
          <w:del w:id="250" w:author="Transcriber01 JHB" w:date="2025-08-26T11:57:00Z" w16du:dateUtc="2025-08-26T09:57:00Z"/>
          <w:rFonts w:ascii="Arial" w:hAnsi="Arial" w:cs="Arial"/>
          <w:sz w:val="28"/>
          <w:szCs w:val="28"/>
          <w:lang w:val="x-none"/>
        </w:rPr>
      </w:pPr>
      <w:r w:rsidRPr="00745440">
        <w:rPr>
          <w:rFonts w:ascii="Arial" w:hAnsi="Arial" w:cs="Arial"/>
          <w:sz w:val="28"/>
          <w:szCs w:val="28"/>
          <w:vertAlign w:val="superscript"/>
          <w:lang w:val="x-none"/>
        </w:rPr>
        <w:t>260</w:t>
      </w:r>
      <w:r>
        <w:rPr>
          <w:rFonts w:ascii="Arial" w:hAnsi="Arial" w:cs="Arial"/>
          <w:sz w:val="28"/>
          <w:szCs w:val="28"/>
          <w:lang w:val="x-none"/>
        </w:rPr>
        <w:t xml:space="preserve"> Brother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wafa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anosara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achiti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</w:p>
    <w:p w14:paraId="14BF5CE8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 xml:space="preserve">“Hah, 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vangu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vai</w:t>
      </w:r>
      <w:proofErr w:type="spellEnd"/>
      <w:r>
        <w:rPr>
          <w:rFonts w:ascii="Arial" w:hAnsi="Arial" w:cs="Arial"/>
          <w:sz w:val="28"/>
          <w:szCs w:val="28"/>
          <w:lang w:val="x-none"/>
        </w:rPr>
        <w:t>…?”</w:t>
      </w:r>
    </w:p>
    <w:p w14:paraId="0C5BEBC7" w14:textId="77777777" w:rsidR="005D3BDE" w:rsidDel="003A6AB9" w:rsidRDefault="005D3BDE" w:rsidP="005D3BDE">
      <w:pPr>
        <w:jc w:val="both"/>
        <w:rPr>
          <w:del w:id="251" w:author="Transcriber01 JHB" w:date="2025-08-26T11:57:00Z" w16du:dateUtc="2025-08-26T09:57:00Z"/>
          <w:rFonts w:ascii="Arial" w:hAnsi="Arial" w:cs="Arial"/>
          <w:sz w:val="28"/>
          <w:szCs w:val="28"/>
          <w:lang w:val="x-none"/>
        </w:rPr>
      </w:pPr>
      <w:proofErr w:type="spellStart"/>
      <w:r>
        <w:rPr>
          <w:rFonts w:ascii="Arial" w:hAnsi="Arial" w:cs="Arial"/>
          <w:sz w:val="28"/>
          <w:szCs w:val="28"/>
          <w:lang w:val="x-none"/>
        </w:rPr>
        <w:t>Hamusati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mamboona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munyika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zvavanotaura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>,</w:t>
      </w:r>
      <w:ins w:id="252" w:author="Transcriber01 JHB" w:date="2025-08-26T12:00:00Z" w16du:dateUtc="2025-08-26T10:00:00Z">
        <w:r>
          <w:rPr>
            <w:rFonts w:ascii="Arial" w:hAnsi="Arial" w:cs="Arial"/>
            <w:sz w:val="28"/>
            <w:szCs w:val="28"/>
            <w:lang w:val="x-none"/>
          </w:rPr>
          <w:t xml:space="preserve"> </w:t>
        </w:r>
      </w:ins>
      <w:del w:id="253" w:author="Transcriber01 JHB" w:date="2025-08-26T11:57:00Z" w16du:dateUtc="2025-08-26T09:57:00Z">
        <w:r w:rsidDel="003A6AB9">
          <w:rPr>
            <w:rFonts w:ascii="Arial" w:hAnsi="Arial" w:cs="Arial"/>
            <w:sz w:val="28"/>
            <w:szCs w:val="28"/>
            <w:lang w:val="x-none"/>
          </w:rPr>
          <w:delText xml:space="preserve"> </w:delText>
        </w:r>
      </w:del>
    </w:p>
    <w:p w14:paraId="3D70ED50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 xml:space="preserve">“Baba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vangu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vandiudza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vangu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…” </w:t>
      </w:r>
    </w:p>
    <w:p w14:paraId="304CDC7F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proofErr w:type="spellStart"/>
      <w:r>
        <w:rPr>
          <w:rFonts w:ascii="Arial" w:hAnsi="Arial" w:cs="Arial"/>
          <w:sz w:val="28"/>
          <w:szCs w:val="28"/>
          <w:lang w:val="x-none"/>
        </w:rPr>
        <w:t>Zvavanenge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vachitaura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ndezvehun’anga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kana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zvemishonga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kana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zvekumamisha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kana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zvekuroya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</w:p>
    <w:p w14:paraId="0FB3C417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 xml:space="preserve">“Baba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vangu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vakandidzidzisa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vangu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vakati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usadye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chokupuhwa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nemunhu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vangu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vakati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truster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shamwari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vangu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vakati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ukaita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ii…” </w:t>
      </w:r>
    </w:p>
    <w:p w14:paraId="7E76528F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D92F87">
        <w:rPr>
          <w:rFonts w:ascii="Arial" w:hAnsi="Arial" w:cs="Arial"/>
          <w:sz w:val="28"/>
          <w:szCs w:val="28"/>
          <w:vertAlign w:val="superscript"/>
          <w:lang w:val="x-none"/>
        </w:rPr>
        <w:t>261</w:t>
      </w:r>
      <w:r>
        <w:rPr>
          <w:rFonts w:ascii="Arial" w:hAnsi="Arial" w:cs="Arial"/>
          <w:sz w:val="28"/>
          <w:szCs w:val="28"/>
          <w:lang w:val="x-none"/>
        </w:rPr>
        <w:t xml:space="preserve"> Tuma wisdom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twe</w:t>
      </w:r>
      <w:proofErr w:type="spellEnd"/>
      <w:r>
        <w:rPr>
          <w:rFonts w:ascii="Arial" w:hAnsi="Arial" w:cs="Arial"/>
          <w:sz w:val="28"/>
          <w:szCs w:val="28"/>
          <w:lang w:val="x-none"/>
        </w:rPr>
        <w:t>—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twekubhawa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Zvavaiudzana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nemashamwari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vachinwa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doro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0D12B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doro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But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wisdom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yako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inobva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muShoko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raani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raMwari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From the Ancient of Days. </w:t>
      </w:r>
      <w:r w:rsidRPr="00964CBD">
        <w:rPr>
          <w:rFonts w:ascii="Arial" w:hAnsi="Arial" w:cs="Arial"/>
          <w:sz w:val="18"/>
          <w:szCs w:val="18"/>
          <w:lang w:val="x-none"/>
        </w:rPr>
        <w:t>[Congregation says, “Amen.”]</w:t>
      </w:r>
      <w:r>
        <w:rPr>
          <w:rFonts w:ascii="Arial" w:hAnsi="Arial" w:cs="Arial"/>
          <w:sz w:val="28"/>
          <w:szCs w:val="28"/>
          <w:lang w:val="x-none"/>
        </w:rPr>
        <w:t xml:space="preserve">  Hallelujah!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Amen! </w:t>
      </w:r>
      <w:r w:rsidRPr="00964CBD">
        <w:rPr>
          <w:rFonts w:ascii="Arial" w:hAnsi="Arial" w:cs="Arial"/>
          <w:sz w:val="18"/>
          <w:szCs w:val="18"/>
          <w:lang w:val="x-none"/>
        </w:rPr>
        <w:t>[Congregation says, “Amen.”]</w:t>
      </w:r>
      <w:r>
        <w:rPr>
          <w:rFonts w:ascii="Arial" w:hAnsi="Arial" w:cs="Arial"/>
          <w:sz w:val="28"/>
          <w:szCs w:val="28"/>
          <w:lang w:val="x-none"/>
        </w:rPr>
        <w:t xml:space="preserve">   </w:t>
      </w:r>
    </w:p>
    <w:p w14:paraId="1C4A3E99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4B479B">
        <w:rPr>
          <w:rFonts w:ascii="Arial" w:hAnsi="Arial" w:cs="Arial"/>
          <w:sz w:val="28"/>
          <w:szCs w:val="28"/>
          <w:vertAlign w:val="superscript"/>
          <w:lang w:val="x-none"/>
        </w:rPr>
        <w:t>262</w:t>
      </w:r>
      <w:r>
        <w:rPr>
          <w:rFonts w:ascii="Arial" w:hAnsi="Arial" w:cs="Arial"/>
          <w:sz w:val="28"/>
          <w:szCs w:val="28"/>
          <w:lang w:val="x-none"/>
        </w:rPr>
        <w:t xml:space="preserve"> Vana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vamuri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kubereka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imimi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without a shadow of doubt,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ivavo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vakaropafadzwa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ka…?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kare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Just by having a father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anomira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neShoko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raani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raMwari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Kunyangwe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vakava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vasikana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vanofa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vasina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kumbopfeka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tight, kana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kuburitsa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guvhu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out.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Zvinofarirwa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naMwa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naMwari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>But, “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vemapenzi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,”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maguvhu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achabu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achabuda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Ma trouser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vachadii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vachapfeka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Miromo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vachadii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vachapenda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Nzara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vachaita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sei?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vachapenda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vakaramba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kutungamirirwa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lastRenderedPageBreak/>
        <w:t>naJeho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naJehovha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Tingaita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Ameni here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ipapo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</w:p>
    <w:p w14:paraId="675036CA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4B479B">
        <w:rPr>
          <w:rFonts w:ascii="Arial" w:hAnsi="Arial" w:cs="Arial"/>
          <w:sz w:val="28"/>
          <w:szCs w:val="28"/>
          <w:vertAlign w:val="superscript"/>
          <w:lang w:val="x-none"/>
        </w:rPr>
        <w:t>263</w:t>
      </w:r>
      <w:r>
        <w:rPr>
          <w:rFonts w:ascii="Arial" w:hAnsi="Arial" w:cs="Arial"/>
          <w:sz w:val="28"/>
          <w:szCs w:val="28"/>
          <w:lang w:val="x-none"/>
        </w:rPr>
        <w:t xml:space="preserve"> Esther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akadzima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Shiphra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akadzimara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akaroorwa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asina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kumboisa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cutex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kumeso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Aenda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kumurume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wake.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Muchaonawo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ins w:id="254" w:author="Transcriber01 JHB" w:date="2025-08-26T12:04:00Z" w16du:dateUtc="2025-08-26T10:04:00Z">
        <w:r>
          <w:rPr>
            <w:rFonts w:ascii="Arial" w:hAnsi="Arial" w:cs="Arial"/>
            <w:sz w:val="28"/>
            <w:szCs w:val="28"/>
            <w:lang w:val="x-none"/>
          </w:rPr>
          <w:t>k</w:t>
        </w:r>
      </w:ins>
      <w:del w:id="255" w:author="Transcriber01 JHB" w:date="2025-08-26T12:04:00Z" w16du:dateUtc="2025-08-26T10:04:00Z">
        <w:r w:rsidDel="007377AA">
          <w:rPr>
            <w:rFonts w:ascii="Arial" w:hAnsi="Arial" w:cs="Arial"/>
            <w:sz w:val="28"/>
            <w:szCs w:val="28"/>
            <w:lang w:val="x-none"/>
          </w:rPr>
          <w:delText>f</w:delText>
        </w:r>
      </w:del>
      <w:r>
        <w:rPr>
          <w:rFonts w:ascii="Arial" w:hAnsi="Arial" w:cs="Arial"/>
          <w:sz w:val="28"/>
          <w:szCs w:val="28"/>
          <w:lang w:val="x-none"/>
        </w:rPr>
        <w:t>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Esther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zvichaita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futi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the… </w:t>
      </w:r>
      <w:r w:rsidRPr="000D12B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the same</w:t>
      </w:r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Haapfeke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trouser.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Haapfeke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tight.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Haapende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zvigunwe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Achangoroorwa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woitawo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imba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yake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Muri</w:t>
      </w:r>
      <w:del w:id="256" w:author="Transcriber01 JHB" w:date="2025-08-26T12:04:00Z" w16du:dateUtc="2025-08-26T10:04:00Z">
        <w:r w:rsidDel="00911A84">
          <w:rPr>
            <w:rFonts w:ascii="Arial" w:hAnsi="Arial" w:cs="Arial"/>
            <w:sz w:val="28"/>
            <w:szCs w:val="28"/>
            <w:lang w:val="x-none"/>
          </w:rPr>
          <w:delText xml:space="preserve"> </w:delText>
        </w:r>
      </w:del>
      <w:r>
        <w:rPr>
          <w:rFonts w:ascii="Arial" w:hAnsi="Arial" w:cs="Arial"/>
          <w:sz w:val="28"/>
          <w:szCs w:val="28"/>
          <w:lang w:val="x-none"/>
        </w:rPr>
        <w:t>kuona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advantage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yekuziva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vabereki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vanonamata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</w:p>
    <w:p w14:paraId="0B52E0F7" w14:textId="77777777" w:rsidR="005D3BDE" w:rsidDel="00E26F89" w:rsidRDefault="005D3BDE" w:rsidP="005D3BDE">
      <w:pPr>
        <w:jc w:val="both"/>
        <w:rPr>
          <w:del w:id="257" w:author="Transcriber01 JHB" w:date="2025-08-27T12:40:00Z" w16du:dateUtc="2025-08-27T10:40:00Z"/>
          <w:rFonts w:ascii="Arial" w:hAnsi="Arial" w:cs="Arial"/>
          <w:sz w:val="28"/>
          <w:szCs w:val="28"/>
          <w:lang w:val="x-none"/>
        </w:rPr>
      </w:pPr>
      <w:r w:rsidRPr="004B479B">
        <w:rPr>
          <w:rFonts w:ascii="Arial" w:hAnsi="Arial" w:cs="Arial"/>
          <w:sz w:val="28"/>
          <w:szCs w:val="28"/>
          <w:vertAlign w:val="superscript"/>
          <w:lang w:val="x-none"/>
        </w:rPr>
        <w:t>264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Ndosaka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ana Esther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vulnerable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pama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brother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anenge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angovati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ngiri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ngiri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because chanzi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yemukomana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womunyika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chaiye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hapa…?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hapana,</w:t>
      </w:r>
      <w:r w:rsidRPr="000D12B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hapana!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Haazive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kunzi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“I love you,” ka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mukana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wemunhu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wese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anongomuti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</w:p>
    <w:p w14:paraId="058D27B2" w14:textId="77777777" w:rsidR="005D3BDE" w:rsidDel="00101370" w:rsidRDefault="005D3BDE" w:rsidP="005D3BDE">
      <w:pPr>
        <w:jc w:val="both"/>
        <w:rPr>
          <w:del w:id="258" w:author="Transcriber01 JHB" w:date="2025-08-26T12:05:00Z" w16du:dateUtc="2025-08-26T10:05:00Z"/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 xml:space="preserve">“I love you,  I love you Esther. When you sing, I will—I—I—I—I go jelly dropping.” </w:t>
      </w:r>
      <w:r w:rsidRPr="004C36C4">
        <w:rPr>
          <w:rFonts w:ascii="Arial" w:hAnsi="Arial" w:cs="Arial"/>
          <w:sz w:val="18"/>
          <w:szCs w:val="18"/>
          <w:lang w:val="x-none"/>
        </w:rPr>
        <w:t>[Congregation laughs—ED]</w:t>
      </w:r>
      <w:r>
        <w:rPr>
          <w:rFonts w:ascii="Arial" w:hAnsi="Arial" w:cs="Arial"/>
          <w:sz w:val="28"/>
          <w:szCs w:val="28"/>
          <w:lang w:val="x-none"/>
        </w:rPr>
        <w:t xml:space="preserve"> Mashoko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iwaya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anoita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like music in her ears. Haana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kuzvijaira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zvinhu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zvakadaro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Anyone.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ndinotozomuudza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</w:p>
    <w:p w14:paraId="1338817A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 xml:space="preserve">“Aiwa. Edgar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mupfupi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kwauri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.” </w:t>
      </w:r>
      <w:r w:rsidRPr="004C36C4">
        <w:rPr>
          <w:rFonts w:ascii="Arial" w:hAnsi="Arial" w:cs="Arial"/>
          <w:sz w:val="18"/>
          <w:szCs w:val="18"/>
          <w:lang w:val="x-none"/>
        </w:rPr>
        <w:t>[Congregation laughs—ED]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</w:p>
    <w:p w14:paraId="79CBE66E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8374DB">
        <w:rPr>
          <w:rFonts w:ascii="Arial" w:hAnsi="Arial" w:cs="Arial"/>
          <w:sz w:val="28"/>
          <w:szCs w:val="28"/>
          <w:vertAlign w:val="superscript"/>
          <w:lang w:val="x-none"/>
        </w:rPr>
        <w:t>265</w:t>
      </w:r>
      <w:r>
        <w:rPr>
          <w:rFonts w:ascii="Arial" w:hAnsi="Arial" w:cs="Arial"/>
          <w:sz w:val="28"/>
          <w:szCs w:val="28"/>
          <w:lang w:val="x-none"/>
        </w:rPr>
        <w:t xml:space="preserve"> Amen! </w:t>
      </w:r>
      <w:r w:rsidRPr="004C36C4">
        <w:rPr>
          <w:rFonts w:ascii="Arial" w:hAnsi="Arial" w:cs="Arial"/>
          <w:sz w:val="18"/>
          <w:szCs w:val="18"/>
          <w:lang w:val="x-none"/>
        </w:rPr>
        <w:t>[</w:t>
      </w:r>
      <w:r>
        <w:rPr>
          <w:rFonts w:ascii="Arial" w:hAnsi="Arial" w:cs="Arial"/>
          <w:sz w:val="18"/>
          <w:szCs w:val="18"/>
          <w:lang w:val="x-none"/>
        </w:rPr>
        <w:t xml:space="preserve">Congregation says, “Amen.”; </w:t>
      </w:r>
      <w:r w:rsidRPr="004C36C4">
        <w:rPr>
          <w:rFonts w:ascii="Arial" w:hAnsi="Arial" w:cs="Arial"/>
          <w:sz w:val="18"/>
          <w:szCs w:val="18"/>
          <w:lang w:val="x-none"/>
        </w:rPr>
        <w:t xml:space="preserve">Apostle </w:t>
      </w:r>
      <w:r>
        <w:rPr>
          <w:rFonts w:ascii="Arial" w:hAnsi="Arial" w:cs="Arial"/>
          <w:sz w:val="18"/>
          <w:szCs w:val="18"/>
          <w:lang w:val="x-none"/>
        </w:rPr>
        <w:t xml:space="preserve">Gumbura </w:t>
      </w:r>
      <w:r w:rsidRPr="004C36C4">
        <w:rPr>
          <w:rFonts w:ascii="Arial" w:hAnsi="Arial" w:cs="Arial"/>
          <w:sz w:val="18"/>
          <w:szCs w:val="18"/>
          <w:lang w:val="x-none"/>
        </w:rPr>
        <w:t>laughs—ED]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Handi’muri</w:t>
      </w:r>
      <w:del w:id="259" w:author="Transcriber01 JHB" w:date="2025-08-26T12:06:00Z" w16du:dateUtc="2025-08-26T10:06:00Z">
        <w:r w:rsidDel="00E90D93">
          <w:rPr>
            <w:rFonts w:ascii="Arial" w:hAnsi="Arial" w:cs="Arial"/>
            <w:sz w:val="28"/>
            <w:szCs w:val="28"/>
            <w:lang w:val="x-none"/>
          </w:rPr>
          <w:delText xml:space="preserve"> </w:delText>
        </w:r>
      </w:del>
      <w:r>
        <w:rPr>
          <w:rFonts w:ascii="Arial" w:hAnsi="Arial" w:cs="Arial"/>
          <w:sz w:val="28"/>
          <w:szCs w:val="28"/>
          <w:lang w:val="x-none"/>
        </w:rPr>
        <w:t>kuona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Shoko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raMwari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zvarinoita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 eh. Vana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vanenge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vakachengetwa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semazai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r w:rsidRPr="00522675">
        <w:rPr>
          <w:rFonts w:ascii="Arial" w:hAnsi="Arial" w:cs="Arial"/>
          <w:sz w:val="18"/>
          <w:szCs w:val="18"/>
          <w:lang w:val="x-none"/>
        </w:rPr>
        <w:t>[Congregation laugh—ED]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Handitika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eh? Mukana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wekubuda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kunze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vachinyengwa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nenyika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havana</w:t>
      </w:r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Ha’maona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Moona.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Ndosaka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mukaona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kana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ukaita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vanonamata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Kana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vapfanha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vedu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Tito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they will never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an opportunity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yekunwa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doro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Hauvatende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hauvatendere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0D12B6">
        <w:rPr>
          <w:rFonts w:ascii="Arial" w:hAnsi="Arial" w:cs="Arial"/>
          <w:sz w:val="18"/>
          <w:szCs w:val="18"/>
        </w:rPr>
        <w:t>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hauvatendere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</w:p>
    <w:p w14:paraId="1E54043F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>“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Mupfanha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uchingomwa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doro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Bhodhoro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redoro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grounded. You won’t go to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scho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school</w:t>
      </w:r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Toda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shamwari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dzako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dziri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kukutengera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doro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dzichakubhadharira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here school fees next term?”</w:t>
      </w:r>
    </w:p>
    <w:p w14:paraId="1833A926" w14:textId="77777777" w:rsidR="005D3BDE" w:rsidDel="003A633B" w:rsidRDefault="005D3BDE" w:rsidP="005D3BDE">
      <w:pPr>
        <w:jc w:val="both"/>
        <w:rPr>
          <w:del w:id="260" w:author="Transcriber01 JHB" w:date="2025-08-26T12:07:00Z" w16du:dateUtc="2025-08-26T10:07:00Z"/>
          <w:rFonts w:ascii="Arial" w:hAnsi="Arial" w:cs="Arial"/>
          <w:sz w:val="28"/>
          <w:szCs w:val="28"/>
          <w:lang w:val="x-none"/>
        </w:rPr>
      </w:pPr>
      <w:r w:rsidRPr="00DD4645">
        <w:rPr>
          <w:rFonts w:ascii="Arial" w:hAnsi="Arial" w:cs="Arial"/>
          <w:sz w:val="28"/>
          <w:szCs w:val="28"/>
          <w:vertAlign w:val="superscript"/>
          <w:lang w:val="x-none"/>
        </w:rPr>
        <w:t>266</w:t>
      </w:r>
      <w:r>
        <w:rPr>
          <w:rFonts w:ascii="Arial" w:hAnsi="Arial" w:cs="Arial"/>
          <w:sz w:val="28"/>
          <w:szCs w:val="28"/>
          <w:lang w:val="x-none"/>
        </w:rPr>
        <w:t xml:space="preserve"> Ende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unonotaura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>—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unotonotaura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na headmaster.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Woti</w:t>
      </w:r>
      <w:proofErr w:type="spellEnd"/>
      <w:r>
        <w:rPr>
          <w:rFonts w:ascii="Arial" w:hAnsi="Arial" w:cs="Arial"/>
          <w:sz w:val="28"/>
          <w:szCs w:val="28"/>
          <w:lang w:val="x-none"/>
        </w:rPr>
        <w:t>,</w:t>
      </w:r>
      <w:ins w:id="261" w:author="Transcriber01 JHB" w:date="2025-08-26T12:07:00Z" w16du:dateUtc="2025-08-26T10:07:00Z">
        <w:r>
          <w:rPr>
            <w:rFonts w:ascii="Arial" w:hAnsi="Arial" w:cs="Arial"/>
            <w:sz w:val="28"/>
            <w:szCs w:val="28"/>
            <w:lang w:val="x-none"/>
          </w:rPr>
          <w:t xml:space="preserve"> </w:t>
        </w:r>
      </w:ins>
      <w:del w:id="262" w:author="Transcriber01 JHB" w:date="2025-08-26T12:07:00Z" w16du:dateUtc="2025-08-26T10:07:00Z">
        <w:r w:rsidDel="003A633B">
          <w:rPr>
            <w:rFonts w:ascii="Arial" w:hAnsi="Arial" w:cs="Arial"/>
            <w:sz w:val="28"/>
            <w:szCs w:val="28"/>
            <w:lang w:val="x-none"/>
          </w:rPr>
          <w:delText xml:space="preserve"> </w:delText>
        </w:r>
      </w:del>
    </w:p>
    <w:p w14:paraId="10ECDC7E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>“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chiregere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term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ino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iyi. Ne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inotevera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yacho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chizodzokorora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futi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;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order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yandiri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kuisa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mumba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mangu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Shamwari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ndinzwisisewo</w:t>
      </w:r>
      <w:proofErr w:type="spellEnd"/>
      <w:r>
        <w:rPr>
          <w:rFonts w:ascii="Arial" w:hAnsi="Arial" w:cs="Arial"/>
          <w:sz w:val="28"/>
          <w:szCs w:val="28"/>
          <w:lang w:val="x-none"/>
        </w:rPr>
        <w:t>.”</w:t>
      </w:r>
    </w:p>
    <w:p w14:paraId="69D37E66" w14:textId="77777777" w:rsidR="005D3BDE" w:rsidDel="003A633B" w:rsidRDefault="005D3BDE" w:rsidP="005D3BDE">
      <w:pPr>
        <w:jc w:val="both"/>
        <w:rPr>
          <w:del w:id="263" w:author="Transcriber01 JHB" w:date="2025-08-26T12:07:00Z" w16du:dateUtc="2025-08-26T10:07:00Z"/>
          <w:rFonts w:ascii="Arial" w:hAnsi="Arial" w:cs="Arial"/>
          <w:sz w:val="28"/>
          <w:szCs w:val="28"/>
          <w:lang w:val="x-none"/>
        </w:rPr>
      </w:pPr>
      <w:proofErr w:type="spellStart"/>
      <w:r>
        <w:rPr>
          <w:rFonts w:ascii="Arial" w:hAnsi="Arial" w:cs="Arial"/>
          <w:sz w:val="28"/>
          <w:szCs w:val="28"/>
          <w:lang w:val="x-none"/>
        </w:rPr>
        <w:t>Chikange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chatambura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kumba</w:t>
      </w:r>
      <w:proofErr w:type="spellEnd"/>
      <w:r>
        <w:rPr>
          <w:rFonts w:ascii="Arial" w:hAnsi="Arial" w:cs="Arial"/>
          <w:sz w:val="28"/>
          <w:szCs w:val="28"/>
          <w:lang w:val="x-none"/>
        </w:rPr>
        <w:t>,</w:t>
      </w:r>
      <w:ins w:id="264" w:author="Transcriber01 JHB" w:date="2025-08-26T12:07:00Z" w16du:dateUtc="2025-08-26T10:07:00Z">
        <w:r>
          <w:rPr>
            <w:rFonts w:ascii="Arial" w:hAnsi="Arial" w:cs="Arial"/>
            <w:sz w:val="28"/>
            <w:szCs w:val="28"/>
            <w:lang w:val="x-none"/>
          </w:rPr>
          <w:t xml:space="preserve"> </w:t>
        </w:r>
      </w:ins>
    </w:p>
    <w:p w14:paraId="71A50AD5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 xml:space="preserve">“Baba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handichanwa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futi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>.”</w:t>
      </w:r>
    </w:p>
    <w:p w14:paraId="639D9047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proofErr w:type="spellStart"/>
      <w:r>
        <w:rPr>
          <w:rFonts w:ascii="Arial" w:hAnsi="Arial" w:cs="Arial"/>
          <w:sz w:val="28"/>
          <w:szCs w:val="28"/>
          <w:lang w:val="x-none"/>
        </w:rPr>
        <w:t>Woti</w:t>
      </w:r>
      <w:proofErr w:type="spellEnd"/>
      <w:r>
        <w:rPr>
          <w:rFonts w:ascii="Arial" w:hAnsi="Arial" w:cs="Arial"/>
          <w:sz w:val="28"/>
          <w:szCs w:val="28"/>
          <w:lang w:val="x-none"/>
        </w:rPr>
        <w:t>, “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Chidzokera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>.”</w:t>
      </w:r>
    </w:p>
    <w:p w14:paraId="2EB4DA39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proofErr w:type="spellStart"/>
      <w:r>
        <w:rPr>
          <w:rFonts w:ascii="Arial" w:hAnsi="Arial" w:cs="Arial"/>
          <w:sz w:val="28"/>
          <w:szCs w:val="28"/>
          <w:lang w:val="x-none"/>
        </w:rPr>
        <w:lastRenderedPageBreak/>
        <w:t>Handi’muri</w:t>
      </w:r>
      <w:del w:id="265" w:author="Transcriber01 JHB" w:date="2025-08-26T12:07:00Z" w16du:dateUtc="2025-08-26T10:07:00Z">
        <w:r w:rsidDel="005F49C6">
          <w:rPr>
            <w:rFonts w:ascii="Arial" w:hAnsi="Arial" w:cs="Arial"/>
            <w:sz w:val="28"/>
            <w:szCs w:val="28"/>
            <w:lang w:val="x-none"/>
          </w:rPr>
          <w:delText xml:space="preserve"> </w:delText>
        </w:r>
      </w:del>
      <w:r>
        <w:rPr>
          <w:rFonts w:ascii="Arial" w:hAnsi="Arial" w:cs="Arial"/>
          <w:sz w:val="28"/>
          <w:szCs w:val="28"/>
          <w:lang w:val="x-none"/>
        </w:rPr>
        <w:t>kuzviona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</w:p>
    <w:p w14:paraId="6B247BCB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 xml:space="preserve">“Eh!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Chidzokera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unoita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zvinhu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kwazvo</w:t>
      </w:r>
      <w:proofErr w:type="spellEnd"/>
      <w:r>
        <w:rPr>
          <w:rFonts w:ascii="Arial" w:hAnsi="Arial" w:cs="Arial"/>
          <w:sz w:val="28"/>
          <w:szCs w:val="28"/>
          <w:lang w:val="x-none"/>
        </w:rPr>
        <w:t>.”</w:t>
      </w:r>
    </w:p>
    <w:p w14:paraId="71AE18B3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9E3549">
        <w:rPr>
          <w:rFonts w:ascii="Arial" w:hAnsi="Arial" w:cs="Arial"/>
          <w:sz w:val="28"/>
          <w:szCs w:val="28"/>
          <w:vertAlign w:val="superscript"/>
          <w:lang w:val="x-none"/>
        </w:rPr>
        <w:t>267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Unomuisira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murawo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yekuti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haafe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akanwa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doro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kana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kuputa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fodya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as long as you are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ali</w:t>
      </w:r>
      <w:proofErr w:type="spellEnd"/>
      <w:r>
        <w:rPr>
          <w:rFonts w:ascii="Arial" w:hAnsi="Arial" w:cs="Arial"/>
          <w:sz w:val="28"/>
          <w:szCs w:val="28"/>
          <w:lang w:val="x-none"/>
        </w:rPr>
        <w:t>…?</w:t>
      </w:r>
      <w:r w:rsidRPr="000D12B6">
        <w:rPr>
          <w:rFonts w:ascii="Arial" w:hAnsi="Arial" w:cs="Arial"/>
          <w:sz w:val="18"/>
          <w:szCs w:val="18"/>
        </w:rPr>
        <w:t>[Congregation says, “</w:t>
      </w:r>
      <w:r>
        <w:rPr>
          <w:rFonts w:ascii="Arial" w:hAnsi="Arial" w:cs="Arial"/>
          <w:sz w:val="18"/>
          <w:szCs w:val="18"/>
        </w:rPr>
        <w:t>alive</w:t>
      </w:r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</w:p>
    <w:p w14:paraId="3EF671E7" w14:textId="77777777" w:rsidR="005D3BDE" w:rsidDel="000203A3" w:rsidRDefault="005D3BDE" w:rsidP="005D3BDE">
      <w:pPr>
        <w:jc w:val="both"/>
        <w:rPr>
          <w:del w:id="266" w:author="Transcriber01 JHB" w:date="2025-08-28T11:11:00Z" w16du:dateUtc="2025-08-28T09:11:00Z"/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 xml:space="preserve">Eh.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Vanotanga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kutaura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>,</w:t>
      </w:r>
      <w:ins w:id="267" w:author="Transcriber01 JHB" w:date="2025-08-28T11:11:00Z" w16du:dateUtc="2025-08-28T09:11:00Z">
        <w:r>
          <w:rPr>
            <w:rFonts w:ascii="Arial" w:hAnsi="Arial" w:cs="Arial"/>
            <w:sz w:val="28"/>
            <w:szCs w:val="28"/>
            <w:lang w:val="x-none"/>
          </w:rPr>
          <w:t xml:space="preserve"> </w:t>
        </w:r>
      </w:ins>
    </w:p>
    <w:p w14:paraId="0F7C93E5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 xml:space="preserve">“Shamwari,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doro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iwewe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mudhara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ashaya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Mudhara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akataura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anoputa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fodya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akatukwa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Shamwarika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Hamheno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zvako</w:t>
      </w:r>
      <w:proofErr w:type="spellEnd"/>
      <w:r>
        <w:rPr>
          <w:rFonts w:ascii="Arial" w:hAnsi="Arial" w:cs="Arial"/>
          <w:sz w:val="28"/>
          <w:szCs w:val="28"/>
          <w:lang w:val="x-none"/>
        </w:rPr>
        <w:t>.”</w:t>
      </w:r>
    </w:p>
    <w:p w14:paraId="39427E06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proofErr w:type="spellStart"/>
      <w:r>
        <w:rPr>
          <w:rFonts w:ascii="Arial" w:hAnsi="Arial" w:cs="Arial"/>
          <w:sz w:val="28"/>
          <w:szCs w:val="28"/>
          <w:lang w:val="x-none"/>
        </w:rPr>
        <w:t>Vanotaurirana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pacha…?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pachavo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Ende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ivavo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unovasiyira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gwara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</w:p>
    <w:p w14:paraId="46E9911C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C63659">
        <w:rPr>
          <w:rFonts w:ascii="Arial" w:hAnsi="Arial" w:cs="Arial"/>
          <w:sz w:val="28"/>
          <w:szCs w:val="28"/>
          <w:vertAlign w:val="superscript"/>
          <w:lang w:val="x-none"/>
        </w:rPr>
        <w:t>268</w:t>
      </w:r>
      <w:r>
        <w:rPr>
          <w:rFonts w:ascii="Arial" w:hAnsi="Arial" w:cs="Arial"/>
          <w:sz w:val="28"/>
          <w:szCs w:val="28"/>
          <w:lang w:val="x-none"/>
        </w:rPr>
        <w:t xml:space="preserve"> “Baba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vedu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vakati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usanyenge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geri</w:t>
      </w:r>
      <w:proofErr w:type="spellEnd"/>
      <w:ins w:id="268" w:author="Transcriber01 JHB" w:date="2025-08-28T15:04:00Z" w16du:dateUtc="2025-08-28T13:04:00Z">
        <w:r>
          <w:rPr>
            <w:rFonts w:ascii="Arial" w:hAnsi="Arial" w:cs="Arial"/>
            <w:sz w:val="28"/>
            <w:szCs w:val="28"/>
            <w:lang w:val="x-none"/>
          </w:rPr>
          <w:t xml:space="preserve"> </w:t>
        </w:r>
      </w:ins>
      <w:r w:rsidRPr="007A24E9">
        <w:rPr>
          <w:rFonts w:ascii="Arial" w:hAnsi="Arial" w:cs="Arial"/>
          <w:sz w:val="18"/>
          <w:szCs w:val="18"/>
          <w:lang w:val="x-none"/>
          <w:rPrChange w:id="269" w:author="Transcriber01 JHB" w:date="2025-08-28T15:05:00Z" w16du:dateUtc="2025-08-28T13:05:00Z">
            <w:rPr>
              <w:rFonts w:ascii="Arial" w:hAnsi="Arial" w:cs="Arial"/>
              <w:sz w:val="28"/>
              <w:szCs w:val="28"/>
              <w:lang w:val="x-none"/>
            </w:rPr>
          </w:rPrChange>
        </w:rPr>
        <w:t>[girl—ED]</w:t>
      </w:r>
      <w:r>
        <w:rPr>
          <w:rFonts w:ascii="Arial" w:hAnsi="Arial" w:cs="Arial"/>
          <w:sz w:val="18"/>
          <w:szCs w:val="18"/>
          <w:lang w:val="x-none"/>
        </w:rPr>
        <w:t xml:space="preserve">  </w:t>
      </w:r>
      <w:r>
        <w:rPr>
          <w:rFonts w:ascii="Arial" w:hAnsi="Arial" w:cs="Arial"/>
          <w:sz w:val="28"/>
          <w:szCs w:val="28"/>
          <w:lang w:val="x-none"/>
        </w:rPr>
        <w:t xml:space="preserve">friend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yemunyi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964CBD">
        <w:rPr>
          <w:rFonts w:ascii="Arial" w:hAnsi="Arial" w:cs="Arial"/>
          <w:sz w:val="18"/>
          <w:szCs w:val="18"/>
          <w:lang w:val="x-none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  <w:lang w:val="x-none"/>
        </w:rPr>
        <w:t>yemunyika</w:t>
      </w:r>
      <w:proofErr w:type="spellEnd"/>
      <w:r w:rsidRPr="00964CBD">
        <w:rPr>
          <w:rFonts w:ascii="Arial" w:hAnsi="Arial" w:cs="Arial"/>
          <w:sz w:val="18"/>
          <w:szCs w:val="18"/>
          <w:lang w:val="x-none"/>
        </w:rPr>
        <w:t>.”]</w:t>
      </w:r>
      <w:r>
        <w:rPr>
          <w:rFonts w:ascii="Arial" w:hAnsi="Arial" w:cs="Arial"/>
          <w:sz w:val="28"/>
          <w:szCs w:val="28"/>
          <w:lang w:val="x-none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Usanyangana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nemusikana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anopenda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muromo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Anokudyisa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Anogona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kunge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dzinza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rehuroyi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Anogona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kunge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achibudirwa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nedhimoni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Unoroora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paKereke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Heh. Ende kana uchida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vaviri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vatatu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hazvina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mhosva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As long as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uchiroora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pachena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But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zvauri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iweweka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zvekuti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kuenda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uchiita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sinjonjo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mu Avenue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umu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! Uchafa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negwembe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iwe</w:t>
      </w:r>
      <w:proofErr w:type="spellEnd"/>
      <w:r>
        <w:rPr>
          <w:rFonts w:ascii="Arial" w:hAnsi="Arial" w:cs="Arial"/>
          <w:sz w:val="28"/>
          <w:szCs w:val="28"/>
          <w:lang w:val="x-none"/>
        </w:rPr>
        <w:t>!”</w:t>
      </w:r>
    </w:p>
    <w:p w14:paraId="0970AC5A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032555">
        <w:rPr>
          <w:rFonts w:ascii="Arial" w:hAnsi="Arial" w:cs="Arial"/>
          <w:sz w:val="28"/>
          <w:szCs w:val="28"/>
          <w:vertAlign w:val="superscript"/>
          <w:lang w:val="x-none"/>
        </w:rPr>
        <w:t>269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Vanenge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vachirairana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pacha…?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pachavo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This is </w:t>
      </w:r>
      <w:r w:rsidRPr="008D0B00">
        <w:rPr>
          <w:rFonts w:ascii="Arial" w:hAnsi="Arial" w:cs="Arial"/>
          <w:i/>
          <w:iCs/>
          <w:sz w:val="28"/>
          <w:szCs w:val="28"/>
          <w:lang w:val="x-none"/>
        </w:rPr>
        <w:t>The Right Of Fathers!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Toda Ameni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akadarika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ipapo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Amen, Hallelujah! </w:t>
      </w:r>
      <w:r w:rsidRPr="000D12B6">
        <w:rPr>
          <w:rFonts w:ascii="Arial" w:hAnsi="Arial" w:cs="Arial"/>
          <w:sz w:val="18"/>
          <w:szCs w:val="18"/>
        </w:rPr>
        <w:t>[Congregation says, “Amen</w:t>
      </w:r>
      <w:r>
        <w:rPr>
          <w:rFonts w:ascii="Arial" w:hAnsi="Arial" w:cs="Arial"/>
          <w:sz w:val="18"/>
          <w:szCs w:val="18"/>
        </w:rPr>
        <w:t>, Hallelujah!</w:t>
      </w:r>
      <w:r w:rsidRPr="000D12B6">
        <w:rPr>
          <w:rFonts w:ascii="Arial" w:hAnsi="Arial" w:cs="Arial"/>
          <w:sz w:val="18"/>
          <w:szCs w:val="18"/>
        </w:rPr>
        <w:t>”]</w:t>
      </w:r>
    </w:p>
    <w:p w14:paraId="4290AF9E" w14:textId="77777777" w:rsidR="005D3BDE" w:rsidDel="003443CB" w:rsidRDefault="005D3BDE" w:rsidP="005D3BDE">
      <w:pPr>
        <w:jc w:val="both"/>
        <w:rPr>
          <w:del w:id="270" w:author="Transcriber01 JHB" w:date="2025-08-28T11:15:00Z" w16du:dateUtc="2025-08-28T09:15:00Z"/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 xml:space="preserve">Imi muri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muno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vaMwari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imimi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uchibata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mumawoko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kudai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muise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iyeye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kunaMwari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waani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wako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Izouya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dedication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basa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iroro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wanguri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wapedza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ka…?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kare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Uchibata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kudai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unofanira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kukasimudza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kudai</w:t>
      </w:r>
      <w:proofErr w:type="spellEnd"/>
      <w:del w:id="271" w:author="Transcriber01 JHB" w:date="2025-08-28T11:15:00Z" w16du:dateUtc="2025-08-28T09:15:00Z">
        <w:r w:rsidDel="003443CB">
          <w:rPr>
            <w:rFonts w:ascii="Arial" w:hAnsi="Arial" w:cs="Arial"/>
            <w:sz w:val="28"/>
            <w:szCs w:val="28"/>
            <w:lang w:val="x-none"/>
          </w:rPr>
          <w:delText>o</w:delText>
        </w:r>
      </w:del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>,</w:t>
      </w:r>
      <w:ins w:id="272" w:author="Transcriber01 JHB" w:date="2025-08-28T11:15:00Z" w16du:dateUtc="2025-08-28T09:15:00Z">
        <w:r>
          <w:rPr>
            <w:rFonts w:ascii="Arial" w:hAnsi="Arial" w:cs="Arial"/>
            <w:sz w:val="28"/>
            <w:szCs w:val="28"/>
            <w:lang w:val="x-none"/>
          </w:rPr>
          <w:t xml:space="preserve"> </w:t>
        </w:r>
      </w:ins>
    </w:p>
    <w:p w14:paraId="43AE1FB5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 xml:space="preserve">“Mwari, thank you for this boy.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Ndazviona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Baba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mune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rudo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neni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Muri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kunditangira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dzi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dzinza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Ngaave</w:t>
      </w:r>
      <w:proofErr w:type="spellEnd"/>
      <w:ins w:id="273" w:author="Transcriber01 JHB" w:date="2025-08-28T11:16:00Z" w16du:dateUtc="2025-08-28T09:16:00Z">
        <w:r>
          <w:rPr>
            <w:rFonts w:ascii="Arial" w:hAnsi="Arial" w:cs="Arial"/>
            <w:sz w:val="28"/>
            <w:szCs w:val="28"/>
            <w:lang w:val="x-none"/>
          </w:rPr>
          <w:t xml:space="preserve"> </w:t>
        </w:r>
      </w:ins>
      <w:r>
        <w:rPr>
          <w:rFonts w:ascii="Arial" w:hAnsi="Arial" w:cs="Arial"/>
          <w:sz w:val="28"/>
          <w:szCs w:val="28"/>
          <w:lang w:val="x-none"/>
        </w:rPr>
        <w:t xml:space="preserve">Wenyu!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Ndakupayi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!” </w:t>
      </w:r>
    </w:p>
    <w:p w14:paraId="0A033E65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452F26">
        <w:rPr>
          <w:rFonts w:ascii="Arial" w:hAnsi="Arial" w:cs="Arial"/>
          <w:sz w:val="28"/>
          <w:szCs w:val="28"/>
          <w:vertAlign w:val="superscript"/>
          <w:lang w:val="x-none"/>
        </w:rPr>
        <w:t>270</w:t>
      </w:r>
      <w:r>
        <w:rPr>
          <w:rFonts w:ascii="Arial" w:hAnsi="Arial" w:cs="Arial"/>
          <w:sz w:val="28"/>
          <w:szCs w:val="28"/>
          <w:lang w:val="x-none"/>
        </w:rPr>
        <w:t xml:space="preserve"> Seven days later,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touya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tomuisa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muMawoko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aShe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Wakuda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simba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rakanyanya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rokusunga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uyu</w:t>
      </w:r>
      <w:proofErr w:type="spellEnd"/>
      <w:r>
        <w:rPr>
          <w:rFonts w:ascii="Arial" w:hAnsi="Arial" w:cs="Arial"/>
          <w:sz w:val="28"/>
          <w:szCs w:val="28"/>
          <w:lang w:val="x-none"/>
        </w:rPr>
        <w:t>. “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Vaviri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venyu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kana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vatatu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venyu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vakabvumirana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pachi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…?” 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pachinhu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Amen!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But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u—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achiuya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wakamupa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kuna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Jehovha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ka…?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kare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Hanzi, “Vane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nzeve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dzokunzwa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ngavadii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 xml:space="preserve">[Congregation says, </w:t>
      </w:r>
      <w:r>
        <w:rPr>
          <w:rFonts w:ascii="Arial" w:hAnsi="Arial" w:cs="Arial"/>
          <w:sz w:val="18"/>
          <w:szCs w:val="18"/>
        </w:rPr>
        <w:t>‘</w:t>
      </w:r>
      <w:proofErr w:type="spellStart"/>
      <w:r>
        <w:rPr>
          <w:rFonts w:ascii="Arial" w:hAnsi="Arial" w:cs="Arial"/>
          <w:sz w:val="18"/>
          <w:szCs w:val="18"/>
        </w:rPr>
        <w:t>ngavanzwe</w:t>
      </w:r>
      <w:proofErr w:type="spellEnd"/>
      <w:r>
        <w:rPr>
          <w:rFonts w:ascii="Arial" w:hAnsi="Arial" w:cs="Arial"/>
          <w:sz w:val="18"/>
          <w:szCs w:val="18"/>
        </w:rPr>
        <w:t>,’</w:t>
      </w:r>
      <w:r w:rsidRPr="000D12B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zvinotaura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 xml:space="preserve">[Congregation says, </w:t>
      </w:r>
      <w:r>
        <w:rPr>
          <w:rFonts w:ascii="Arial" w:hAnsi="Arial" w:cs="Arial"/>
          <w:sz w:val="18"/>
          <w:szCs w:val="18"/>
        </w:rPr>
        <w:t>‘Mweya,’</w:t>
      </w:r>
      <w:r w:rsidRPr="000D12B6">
        <w:rPr>
          <w:rFonts w:ascii="Arial" w:hAnsi="Arial" w:cs="Arial"/>
          <w:sz w:val="18"/>
          <w:szCs w:val="18"/>
        </w:rPr>
        <w:t>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 Mweya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kupiko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?”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kuKereke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</w:p>
    <w:p w14:paraId="397D61CA" w14:textId="77777777" w:rsidR="005D3BDE" w:rsidDel="00B67977" w:rsidRDefault="005D3BDE" w:rsidP="005D3BDE">
      <w:pPr>
        <w:jc w:val="both"/>
        <w:rPr>
          <w:del w:id="274" w:author="Transcriber01 JHB" w:date="2025-08-26T12:12:00Z" w16du:dateUtc="2025-08-26T10:12:00Z"/>
          <w:rFonts w:ascii="Arial" w:hAnsi="Arial" w:cs="Arial"/>
          <w:sz w:val="28"/>
          <w:szCs w:val="28"/>
          <w:lang w:val="x-none"/>
        </w:rPr>
      </w:pPr>
      <w:r w:rsidRPr="001A4BB3">
        <w:rPr>
          <w:rFonts w:ascii="Arial" w:hAnsi="Arial" w:cs="Arial"/>
          <w:sz w:val="28"/>
          <w:szCs w:val="28"/>
          <w:vertAlign w:val="superscript"/>
          <w:lang w:val="x-none"/>
        </w:rPr>
        <w:lastRenderedPageBreak/>
        <w:t>271</w:t>
      </w:r>
      <w:r>
        <w:rPr>
          <w:rFonts w:ascii="Arial" w:hAnsi="Arial" w:cs="Arial"/>
          <w:sz w:val="28"/>
          <w:szCs w:val="28"/>
          <w:lang w:val="x-none"/>
        </w:rPr>
        <w:t xml:space="preserve"> I right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yemunhu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wese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kunyangwe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mukondombera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unogona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Chobaiwa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Varipa…?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Haikona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>,</w:t>
      </w:r>
      <w:ins w:id="275" w:author="Transcriber01 JHB" w:date="2025-08-26T12:12:00Z" w16du:dateUtc="2025-08-26T10:12:00Z">
        <w:r>
          <w:rPr>
            <w:rFonts w:ascii="Arial" w:hAnsi="Arial" w:cs="Arial"/>
            <w:sz w:val="28"/>
            <w:szCs w:val="28"/>
            <w:lang w:val="x-none"/>
          </w:rPr>
          <w:t xml:space="preserve"> </w:t>
        </w:r>
      </w:ins>
    </w:p>
    <w:p w14:paraId="1A1D4599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>“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Nokuti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ndine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mukondombera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ndofa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ndisina</w:t>
      </w:r>
      <w:proofErr w:type="spellEnd"/>
      <w:r>
        <w:rPr>
          <w:rFonts w:ascii="Arial" w:hAnsi="Arial" w:cs="Arial"/>
          <w:sz w:val="28"/>
          <w:szCs w:val="28"/>
          <w:lang w:val="x-none"/>
        </w:rPr>
        <w:t>.”</w:t>
      </w:r>
    </w:p>
    <w:p w14:paraId="7003AF6F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 xml:space="preserve">Mai vane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mukondombera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nababa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vane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mukondombera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Itai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chinhu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chenyu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chamunoisawo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kuna Mwari. Iye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iyeye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AIDS,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anenge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asi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asina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Eh,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mosiya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mamurongera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Kana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uchiziva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iwe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kufa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unobva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waitawo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vamwe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brother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vaunovimba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chaizvo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nokuda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nomwoyo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we…? </w:t>
      </w:r>
      <w:r w:rsidRPr="00964CBD">
        <w:rPr>
          <w:rFonts w:ascii="Arial" w:hAnsi="Arial" w:cs="Arial"/>
          <w:sz w:val="18"/>
          <w:szCs w:val="18"/>
          <w:lang w:val="x-none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  <w:lang w:val="x-none"/>
        </w:rPr>
        <w:t>wese</w:t>
      </w:r>
      <w:proofErr w:type="spellEnd"/>
      <w:r>
        <w:rPr>
          <w:rFonts w:ascii="Arial" w:hAnsi="Arial" w:cs="Arial"/>
          <w:sz w:val="18"/>
          <w:szCs w:val="18"/>
          <w:lang w:val="x-none"/>
        </w:rPr>
        <w:t>,</w:t>
      </w:r>
      <w:r w:rsidRPr="00964CBD">
        <w:rPr>
          <w:rFonts w:ascii="Arial" w:hAnsi="Arial" w:cs="Arial"/>
          <w:sz w:val="18"/>
          <w:szCs w:val="18"/>
          <w:lang w:val="x-none"/>
        </w:rPr>
        <w:t>”]</w:t>
      </w:r>
      <w:r>
        <w:rPr>
          <w:rFonts w:ascii="Arial" w:hAnsi="Arial" w:cs="Arial"/>
          <w:sz w:val="28"/>
          <w:szCs w:val="28"/>
          <w:lang w:val="x-none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wese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Uchitaura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navo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wako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azokura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pakati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pemawoko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aani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avo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!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Achitya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Mwari. </w:t>
      </w:r>
    </w:p>
    <w:p w14:paraId="586E1FA5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1A4BB3">
        <w:rPr>
          <w:rFonts w:ascii="Arial" w:hAnsi="Arial" w:cs="Arial"/>
          <w:sz w:val="28"/>
          <w:szCs w:val="28"/>
          <w:vertAlign w:val="superscript"/>
          <w:lang w:val="x-none"/>
        </w:rPr>
        <w:t>272</w:t>
      </w:r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Haikona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unofa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usina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Munhu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haafe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asina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mwana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Handisi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kunzwa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Ameni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varanda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vaMwari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Siyawo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rudzi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rwaani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rwako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Amen!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Hatichipedzayi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naJosefa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kuti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Josefa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aichengetwa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nani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? Verse 25.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Hativerengeyi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verse 25 tese:</w:t>
      </w:r>
    </w:p>
    <w:p w14:paraId="13C0F38E" w14:textId="77777777" w:rsidR="005D3BDE" w:rsidRPr="00F7264B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x-none"/>
        </w:rPr>
      </w:pPr>
      <w:r w:rsidRPr="00F7264B">
        <w:rPr>
          <w:rFonts w:ascii="Arial" w:hAnsi="Arial" w:cs="Arial"/>
          <w:i/>
          <w:iCs/>
          <w:sz w:val="28"/>
          <w:szCs w:val="28"/>
          <w:lang w:val="x-none"/>
        </w:rPr>
        <w:t>Even by the God of thy father, who shall help thee; and by the Almighty, who shall bless thee with blessings of heaven above, blessings of the deep that lieth under, blessings of the breasts, and of the womb: </w:t>
      </w:r>
    </w:p>
    <w:p w14:paraId="6C4C56AA" w14:textId="77777777" w:rsidR="005D3BDE" w:rsidRPr="00F7264B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x-none"/>
        </w:rPr>
      </w:pPr>
      <w:r w:rsidRPr="00F7264B">
        <w:rPr>
          <w:rFonts w:ascii="Arial" w:hAnsi="Arial" w:cs="Arial"/>
          <w:i/>
          <w:iCs/>
          <w:sz w:val="28"/>
          <w:szCs w:val="28"/>
          <w:lang w:val="x-none"/>
        </w:rPr>
        <w:t>The blessings of thy father have prevailed above the blessings of my progenitors unto the utmost…</w:t>
      </w:r>
    </w:p>
    <w:p w14:paraId="47A5ADEB" w14:textId="77777777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1A4BB3">
        <w:rPr>
          <w:rFonts w:ascii="Arial" w:hAnsi="Arial" w:cs="Arial"/>
          <w:sz w:val="28"/>
          <w:szCs w:val="28"/>
          <w:vertAlign w:val="superscript"/>
          <w:lang w:val="x-none"/>
        </w:rPr>
        <w:t>273</w:t>
      </w:r>
      <w:r>
        <w:rPr>
          <w:rFonts w:ascii="Arial" w:hAnsi="Arial" w:cs="Arial"/>
          <w:sz w:val="28"/>
          <w:szCs w:val="28"/>
          <w:lang w:val="x-none"/>
        </w:rPr>
        <w:t xml:space="preserve"> Aah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aah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Mapaona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zvaataura</w:t>
      </w:r>
      <w:proofErr w:type="spellEnd"/>
      <w:r>
        <w:rPr>
          <w:rFonts w:ascii="Arial" w:hAnsi="Arial" w:cs="Arial"/>
          <w:sz w:val="28"/>
          <w:szCs w:val="28"/>
          <w:lang w:val="x-none"/>
        </w:rPr>
        <w:t>? Hanzi, “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Maropafadzo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ababa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vako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akunda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vavengi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vaani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…?” </w:t>
      </w:r>
      <w:r w:rsidRPr="000D12B6">
        <w:rPr>
          <w:rFonts w:ascii="Arial" w:hAnsi="Arial" w:cs="Arial"/>
          <w:sz w:val="18"/>
          <w:szCs w:val="18"/>
        </w:rPr>
        <w:t>[Congregation says, “</w:t>
      </w:r>
      <w:proofErr w:type="spellStart"/>
      <w:r>
        <w:rPr>
          <w:rFonts w:ascii="Arial" w:hAnsi="Arial" w:cs="Arial"/>
          <w:sz w:val="18"/>
          <w:szCs w:val="18"/>
        </w:rPr>
        <w:t>vako</w:t>
      </w:r>
      <w:proofErr w:type="spellEnd"/>
      <w:r w:rsidRPr="000D12B6">
        <w:rPr>
          <w:rFonts w:ascii="Arial" w:hAnsi="Arial" w:cs="Arial"/>
          <w:sz w:val="18"/>
          <w:szCs w:val="18"/>
        </w:rPr>
        <w:t>.”]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x-none"/>
        </w:rPr>
        <w:t xml:space="preserve">Ndo progenitors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dziri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kunyorwa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apa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Handeyi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mberi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. </w:t>
      </w:r>
    </w:p>
    <w:p w14:paraId="3A0DFB72" w14:textId="77777777" w:rsidR="005D3BDE" w:rsidRPr="009872B9" w:rsidRDefault="005D3BDE" w:rsidP="005D3BDE">
      <w:pPr>
        <w:ind w:left="720"/>
        <w:jc w:val="both"/>
        <w:rPr>
          <w:rFonts w:ascii="Arial" w:hAnsi="Arial" w:cs="Arial"/>
          <w:i/>
          <w:iCs/>
          <w:sz w:val="28"/>
          <w:szCs w:val="28"/>
          <w:lang w:val="x-none"/>
        </w:rPr>
      </w:pPr>
      <w:r w:rsidRPr="009872B9">
        <w:rPr>
          <w:rFonts w:ascii="Arial" w:hAnsi="Arial" w:cs="Arial"/>
          <w:i/>
          <w:iCs/>
          <w:sz w:val="28"/>
          <w:szCs w:val="28"/>
          <w:lang w:val="x-none"/>
        </w:rPr>
        <w:t>…unto the utmost bound of the everlasting hills: they shall be on the head of Joseph, and on the crown of the head of him that was separate from his brethren. </w:t>
      </w:r>
    </w:p>
    <w:p w14:paraId="45740D8B" w14:textId="5B315AF0" w:rsid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 w:rsidRPr="000D12B6">
        <w:rPr>
          <w:rFonts w:ascii="Arial" w:hAnsi="Arial" w:cs="Arial"/>
          <w:sz w:val="18"/>
          <w:szCs w:val="18"/>
        </w:rPr>
        <w:t>[Congregation says, “Amen.”]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Tingaita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Ameni here </w:t>
      </w:r>
      <w:proofErr w:type="spellStart"/>
      <w:r>
        <w:rPr>
          <w:rFonts w:ascii="Arial" w:hAnsi="Arial" w:cs="Arial"/>
          <w:sz w:val="28"/>
          <w:szCs w:val="28"/>
          <w:lang w:val="x-none"/>
        </w:rPr>
        <w:t>akadarika</w:t>
      </w:r>
      <w:proofErr w:type="spellEnd"/>
      <w:r>
        <w:rPr>
          <w:rFonts w:ascii="Arial" w:hAnsi="Arial" w:cs="Arial"/>
          <w:sz w:val="28"/>
          <w:szCs w:val="28"/>
          <w:lang w:val="x-none"/>
        </w:rPr>
        <w:t xml:space="preserve"> Ameni? </w:t>
      </w:r>
      <w:r w:rsidRPr="000D12B6">
        <w:rPr>
          <w:rFonts w:ascii="Arial" w:hAnsi="Arial" w:cs="Arial"/>
          <w:sz w:val="18"/>
          <w:szCs w:val="18"/>
        </w:rPr>
        <w:t>[Congregation says, “Amen.”]</w:t>
      </w:r>
    </w:p>
    <w:p w14:paraId="1CD4F6EF" w14:textId="482B5B83" w:rsidR="005D3BDE" w:rsidRPr="005D3BDE" w:rsidRDefault="005D3BDE" w:rsidP="005D3BDE">
      <w:pPr>
        <w:jc w:val="both"/>
        <w:rPr>
          <w:rFonts w:ascii="Arial" w:hAnsi="Arial" w:cs="Arial"/>
          <w:sz w:val="28"/>
          <w:szCs w:val="28"/>
          <w:lang w:val="x-none"/>
        </w:rPr>
      </w:pPr>
      <w:r>
        <w:rPr>
          <w:rFonts w:ascii="Arial" w:hAnsi="Arial" w:cs="Arial"/>
          <w:sz w:val="28"/>
          <w:szCs w:val="28"/>
          <w:lang w:val="x-none"/>
        </w:rPr>
        <w:t xml:space="preserve"> </w:t>
      </w:r>
      <w:r w:rsidRPr="006254B5">
        <w:rPr>
          <w:rFonts w:ascii="Arial" w:hAnsi="Arial" w:cs="Arial"/>
          <w:sz w:val="28"/>
          <w:szCs w:val="28"/>
          <w:vertAlign w:val="superscript"/>
        </w:rPr>
        <w:t>274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Ndopatinoziva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napo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kuti</w:t>
      </w:r>
      <w:proofErr w:type="spellEnd"/>
      <w:r>
        <w:rPr>
          <w:rFonts w:ascii="Arial" w:hAnsi="Arial" w:cs="Arial"/>
          <w:sz w:val="28"/>
          <w:szCs w:val="28"/>
        </w:rPr>
        <w:t xml:space="preserve"> Joseph </w:t>
      </w:r>
      <w:proofErr w:type="spellStart"/>
      <w:r>
        <w:rPr>
          <w:rFonts w:ascii="Arial" w:hAnsi="Arial" w:cs="Arial"/>
          <w:sz w:val="28"/>
          <w:szCs w:val="28"/>
        </w:rPr>
        <w:t>haana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kungoita</w:t>
      </w:r>
      <w:proofErr w:type="spellEnd"/>
      <w:r>
        <w:rPr>
          <w:rFonts w:ascii="Arial" w:hAnsi="Arial" w:cs="Arial"/>
          <w:sz w:val="28"/>
          <w:szCs w:val="28"/>
        </w:rPr>
        <w:t xml:space="preserve"> Manasseh na Ephraim. Manasseh na Ephraim </w:t>
      </w:r>
      <w:proofErr w:type="spellStart"/>
      <w:r>
        <w:rPr>
          <w:rFonts w:ascii="Arial" w:hAnsi="Arial" w:cs="Arial"/>
          <w:sz w:val="28"/>
          <w:szCs w:val="28"/>
        </w:rPr>
        <w:t>tinovaverengera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chinhu</w:t>
      </w:r>
      <w:proofErr w:type="spellEnd"/>
      <w:r>
        <w:rPr>
          <w:rFonts w:ascii="Arial" w:hAnsi="Arial" w:cs="Arial"/>
          <w:sz w:val="28"/>
          <w:szCs w:val="28"/>
        </w:rPr>
        <w:t xml:space="preserve"> one. </w:t>
      </w:r>
      <w:proofErr w:type="spellStart"/>
      <w:r>
        <w:rPr>
          <w:rFonts w:ascii="Arial" w:hAnsi="Arial" w:cs="Arial"/>
          <w:sz w:val="28"/>
          <w:szCs w:val="28"/>
        </w:rPr>
        <w:t>Vakatorwa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naJakobho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zvikanzi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ndevani</w:t>
      </w:r>
      <w:proofErr w:type="spellEnd"/>
      <w:r>
        <w:rPr>
          <w:rFonts w:ascii="Arial" w:hAnsi="Arial" w:cs="Arial"/>
          <w:sz w:val="28"/>
          <w:szCs w:val="28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ndevangu</w:t>
      </w:r>
      <w:proofErr w:type="spellEnd"/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 xml:space="preserve"> </w:t>
      </w:r>
      <w:r w:rsidRPr="00D903E3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But Josefa </w:t>
      </w:r>
      <w:proofErr w:type="spellStart"/>
      <w:r>
        <w:rPr>
          <w:rFonts w:ascii="Arial" w:hAnsi="Arial" w:cs="Arial"/>
          <w:sz w:val="28"/>
          <w:szCs w:val="28"/>
        </w:rPr>
        <w:t>akazoita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vakawanda</w:t>
      </w:r>
      <w:proofErr w:type="spellEnd"/>
      <w:r>
        <w:rPr>
          <w:rFonts w:ascii="Arial" w:hAnsi="Arial" w:cs="Arial"/>
          <w:sz w:val="28"/>
          <w:szCs w:val="28"/>
        </w:rPr>
        <w:t xml:space="preserve"> chai…?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chaizvo</w:t>
      </w:r>
      <w:proofErr w:type="spellEnd"/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Mu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Ijipiti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imo…?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imomo</w:t>
      </w:r>
      <w:proofErr w:type="spellEnd"/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Vachikura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imomo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But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vakanga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vatorwa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lastRenderedPageBreak/>
        <w:t xml:space="preserve">Manasseh na E…?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na Ephraim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Ndovatinoramba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tichiverenga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kuBhaibhiri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uku,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tichiverenga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Bhaibhiri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uku. </w:t>
      </w:r>
    </w:p>
    <w:p w14:paraId="3111E3BA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6254B5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 xml:space="preserve"> 275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 w:rsidRPr="00261CC7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Hanzi </w:t>
      </w:r>
      <w:proofErr w:type="spellStart"/>
      <w:r w:rsidRPr="00261CC7">
        <w:rPr>
          <w:rFonts w:ascii="Arial" w:eastAsia="Calibri" w:hAnsi="Arial" w:cs="Arial"/>
          <w:kern w:val="0"/>
          <w:sz w:val="28"/>
          <w:szCs w:val="28"/>
          <w14:ligatures w14:val="none"/>
        </w:rPr>
        <w:t>vaunozobereka</w:t>
      </w:r>
      <w:proofErr w:type="spellEnd"/>
      <w:r w:rsidRPr="00261CC7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261CC7">
        <w:rPr>
          <w:rFonts w:ascii="Arial" w:eastAsia="Calibri" w:hAnsi="Arial" w:cs="Arial"/>
          <w:kern w:val="0"/>
          <w:sz w:val="28"/>
          <w:szCs w:val="28"/>
          <w14:ligatures w14:val="none"/>
        </w:rPr>
        <w:t>k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</w:t>
      </w:r>
      <w:r w:rsidRPr="00261CC7">
        <w:rPr>
          <w:rFonts w:ascii="Arial" w:eastAsia="Calibri" w:hAnsi="Arial" w:cs="Arial"/>
          <w:kern w:val="0"/>
          <w:sz w:val="28"/>
          <w:szCs w:val="28"/>
          <w14:ligatures w14:val="none"/>
        </w:rPr>
        <w:t>mashure</w:t>
      </w:r>
      <w:proofErr w:type="spellEnd"/>
      <w:r w:rsidRPr="00261CC7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Manasseh </w:t>
      </w:r>
      <w:r w:rsidRPr="00261CC7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na Ephraim </w:t>
      </w:r>
      <w:proofErr w:type="spellStart"/>
      <w:r w:rsidRPr="00261CC7">
        <w:rPr>
          <w:rFonts w:ascii="Arial" w:eastAsia="Calibri" w:hAnsi="Arial" w:cs="Arial"/>
          <w:kern w:val="0"/>
          <w:sz w:val="28"/>
          <w:szCs w:val="28"/>
          <w14:ligatures w14:val="none"/>
        </w:rPr>
        <w:t>n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devako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Apa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vake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varikuti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“You shall be fruitful,” after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varopafadza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vakomana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vaya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vaya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vaviri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ka...?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kare</w:t>
      </w:r>
      <w:proofErr w:type="spellEnd"/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Tingaite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Amen here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varanda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vaMwari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Amen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handisi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kumunzwa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iyeye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Amen Hallelujah.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, Hallelujah.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Amen and Amen.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 xml:space="preserve"> and Amen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</w:p>
    <w:p w14:paraId="165A1331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3D0AAC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276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Ndosaka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vaMwari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Tine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chinonzi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right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yemadziba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yemadzibaba</w:t>
      </w:r>
      <w:proofErr w:type="spellEnd"/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Ndeyedu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iyoyo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tinorongera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vedu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ramangwana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Tinovarongera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mararamiro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avanofanira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kuita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Tinovarongera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pfuma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madyiro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mapfekero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magariro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hanti’moona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?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Ndosaka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iwewe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neni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panapa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iye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zvino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Tirikunamatira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ropafadzo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tiwane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chekunongedzera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vedu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kwachiri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Amen.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</w:p>
    <w:p w14:paraId="189EF042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3D0AAC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277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927E1">
        <w:rPr>
          <w:rFonts w:ascii="Arial" w:eastAsia="Calibri" w:hAnsi="Arial" w:cs="Arial"/>
          <w:kern w:val="0"/>
          <w:sz w:val="28"/>
          <w:szCs w:val="28"/>
          <w14:ligatures w14:val="none"/>
        </w:rPr>
        <w:t>Tirikunamat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</w:t>
      </w:r>
      <w:r w:rsidRPr="009927E1">
        <w:rPr>
          <w:rFonts w:ascii="Arial" w:eastAsia="Calibri" w:hAnsi="Arial" w:cs="Arial"/>
          <w:kern w:val="0"/>
          <w:sz w:val="28"/>
          <w:szCs w:val="28"/>
          <w14:ligatures w14:val="none"/>
        </w:rPr>
        <w:t>ra</w:t>
      </w:r>
      <w:proofErr w:type="spellEnd"/>
      <w:r w:rsidRPr="009927E1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927E1">
        <w:rPr>
          <w:rFonts w:ascii="Arial" w:eastAsia="Calibri" w:hAnsi="Arial" w:cs="Arial"/>
          <w:kern w:val="0"/>
          <w:sz w:val="28"/>
          <w:szCs w:val="28"/>
          <w14:ligatures w14:val="none"/>
        </w:rPr>
        <w:t>ropafadzo</w:t>
      </w:r>
      <w:proofErr w:type="spellEnd"/>
      <w:r w:rsidRPr="009927E1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927E1">
        <w:rPr>
          <w:rFonts w:ascii="Arial" w:eastAsia="Calibri" w:hAnsi="Arial" w:cs="Arial"/>
          <w:kern w:val="0"/>
          <w:sz w:val="28"/>
          <w:szCs w:val="28"/>
          <w14:ligatures w14:val="none"/>
        </w:rPr>
        <w:t>kuti</w:t>
      </w:r>
      <w:proofErr w:type="spellEnd"/>
      <w:r w:rsidRPr="009927E1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927E1">
        <w:rPr>
          <w:rFonts w:ascii="Arial" w:eastAsia="Calibri" w:hAnsi="Arial" w:cs="Arial"/>
          <w:kern w:val="0"/>
          <w:sz w:val="28"/>
          <w:szCs w:val="28"/>
          <w14:ligatures w14:val="none"/>
        </w:rPr>
        <w:t>tiwane</w:t>
      </w:r>
      <w:proofErr w:type="spellEnd"/>
      <w:r w:rsidRPr="009927E1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927E1">
        <w:rPr>
          <w:rFonts w:ascii="Arial" w:eastAsia="Calibri" w:hAnsi="Arial" w:cs="Arial"/>
          <w:kern w:val="0"/>
          <w:sz w:val="28"/>
          <w:szCs w:val="28"/>
          <w14:ligatures w14:val="none"/>
        </w:rPr>
        <w:t>chekunongedzera</w:t>
      </w:r>
      <w:proofErr w:type="spellEnd"/>
      <w:r w:rsidRPr="009927E1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927E1"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vedu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kwachi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kwachiri</w:t>
      </w:r>
      <w:proofErr w:type="spellEnd"/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Hanti’mukuzviona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Tiwane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chatinosara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tichiti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ngatiunganirei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Tisare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tichironga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hurongwa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Shoko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raMwa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Mwari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zvakati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zvakati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Ndosaka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munhu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wese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kana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achinamatira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status. Nyaya ye status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haiperi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pakungoti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ungova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nechimiro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muMwenga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</w:p>
    <w:p w14:paraId="2473C2F5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3D0AAC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278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Iva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nechimiro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kuvakadzi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vako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Iva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nechimiro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vako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1F612A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Iva </w:t>
      </w:r>
      <w:proofErr w:type="spellStart"/>
      <w:r w:rsidRPr="001F612A">
        <w:rPr>
          <w:rFonts w:ascii="Arial" w:eastAsia="Calibri" w:hAnsi="Arial" w:cs="Arial"/>
          <w:kern w:val="0"/>
          <w:sz w:val="28"/>
          <w:szCs w:val="28"/>
          <w14:ligatures w14:val="none"/>
        </w:rPr>
        <w:t>nechimiro</w:t>
      </w:r>
      <w:proofErr w:type="spellEnd"/>
      <w:r w:rsidRPr="001F612A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1F612A">
        <w:rPr>
          <w:rFonts w:ascii="Arial" w:eastAsia="Calibri" w:hAnsi="Arial" w:cs="Arial"/>
          <w:kern w:val="0"/>
          <w:sz w:val="28"/>
          <w:szCs w:val="28"/>
          <w14:ligatures w14:val="none"/>
        </w:rPr>
        <w:t>kuva</w:t>
      </w:r>
      <w:proofErr w:type="spellEnd"/>
      <w:r w:rsidRPr="001F612A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1F612A">
        <w:rPr>
          <w:rFonts w:ascii="Arial" w:eastAsia="Calibri" w:hAnsi="Arial" w:cs="Arial"/>
          <w:kern w:val="0"/>
          <w:sz w:val="28"/>
          <w:szCs w:val="28"/>
          <w14:ligatures w14:val="none"/>
        </w:rPr>
        <w:t>nun’una</w:t>
      </w:r>
      <w:proofErr w:type="spellEnd"/>
      <w:r w:rsidRPr="001F612A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1F612A">
        <w:rPr>
          <w:rFonts w:ascii="Arial" w:eastAsia="Calibri" w:hAnsi="Arial" w:cs="Arial"/>
          <w:kern w:val="0"/>
          <w:sz w:val="28"/>
          <w:szCs w:val="28"/>
          <w14:ligatures w14:val="none"/>
        </w:rPr>
        <w:t>vako</w:t>
      </w:r>
      <w:proofErr w:type="spellEnd"/>
      <w:r w:rsidRPr="001F612A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</w:t>
      </w:r>
      <w:r w:rsidRPr="001F612A">
        <w:rPr>
          <w:rFonts w:ascii="Arial" w:eastAsia="Calibri" w:hAnsi="Arial" w:cs="Arial"/>
          <w:kern w:val="0"/>
          <w:sz w:val="28"/>
          <w:szCs w:val="28"/>
          <w14:ligatures w14:val="none"/>
        </w:rPr>
        <w:t>va</w:t>
      </w:r>
      <w:proofErr w:type="spellEnd"/>
      <w:r w:rsidRPr="001F612A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ne </w:t>
      </w:r>
      <w:proofErr w:type="spellStart"/>
      <w:r w:rsidRPr="001F612A">
        <w:rPr>
          <w:rFonts w:ascii="Arial" w:eastAsia="Calibri" w:hAnsi="Arial" w:cs="Arial"/>
          <w:kern w:val="0"/>
          <w:sz w:val="28"/>
          <w:szCs w:val="28"/>
          <w14:ligatures w14:val="none"/>
        </w:rPr>
        <w:t>chimiro</w:t>
      </w:r>
      <w:proofErr w:type="spellEnd"/>
      <w:r w:rsidRPr="001F612A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1F612A">
        <w:rPr>
          <w:rFonts w:ascii="Arial" w:eastAsia="Calibri" w:hAnsi="Arial" w:cs="Arial"/>
          <w:kern w:val="0"/>
          <w:sz w:val="28"/>
          <w:szCs w:val="28"/>
          <w14:ligatures w14:val="none"/>
        </w:rPr>
        <w:t>kunana</w:t>
      </w:r>
      <w:proofErr w:type="spellEnd"/>
      <w:r w:rsidRPr="001F612A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</w:t>
      </w:r>
      <w:proofErr w:type="spellStart"/>
      <w:r w:rsidRPr="001F612A">
        <w:rPr>
          <w:rFonts w:ascii="Arial" w:eastAsia="Calibri" w:hAnsi="Arial" w:cs="Arial"/>
          <w:kern w:val="0"/>
          <w:sz w:val="28"/>
          <w:szCs w:val="28"/>
          <w14:ligatures w14:val="none"/>
        </w:rPr>
        <w:t>vako</w:t>
      </w:r>
      <w:proofErr w:type="spellEnd"/>
      <w:r w:rsidRPr="001F612A">
        <w:rPr>
          <w:rFonts w:ascii="Arial" w:eastAsia="Calibri" w:hAnsi="Arial" w:cs="Arial"/>
          <w:kern w:val="0"/>
          <w:sz w:val="28"/>
          <w:szCs w:val="28"/>
          <w14:ligatures w14:val="none"/>
        </w:rPr>
        <w:t>. I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va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nechimiro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kuhama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dzako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Nyaya iyi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haisi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diki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hama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</w:t>
      </w:r>
      <w:r w:rsidRPr="007B0F03">
        <w:rPr>
          <w:rFonts w:ascii="Arial" w:eastAsia="Calibri" w:hAnsi="Arial" w:cs="Arial"/>
          <w:kern w:val="0"/>
          <w:sz w:val="28"/>
          <w:szCs w:val="28"/>
          <w14:ligatures w14:val="none"/>
        </w:rPr>
        <w:t>"A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7B0F03">
        <w:rPr>
          <w:rFonts w:ascii="Arial" w:eastAsia="Calibri" w:hAnsi="Arial" w:cs="Arial"/>
          <w:kern w:val="0"/>
          <w:sz w:val="28"/>
          <w:szCs w:val="28"/>
          <w14:ligatures w14:val="none"/>
        </w:rPr>
        <w:t>luta</w:t>
      </w:r>
      <w:proofErr w:type="spellEnd"/>
      <w:r w:rsidRPr="007B0F03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continua”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 w:rsidRPr="00A71FBD">
        <w:rPr>
          <w:rFonts w:ascii="Arial" w:eastAsia="Calibri" w:hAnsi="Arial" w:cs="Arial"/>
          <w:kern w:val="0"/>
          <w:sz w:val="18"/>
          <w:szCs w:val="18"/>
          <w14:ligatures w14:val="none"/>
        </w:rPr>
        <w:t>[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Amen.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Ende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zuva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rimwe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nerimwe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tiriku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weakener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mweya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yedzinza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Zuva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rimwe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nerimwe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tiriku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417502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draivha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 w:rsidRPr="00417502">
        <w:rPr>
          <w:rFonts w:ascii="Arial" w:eastAsia="Calibri" w:hAnsi="Arial" w:cs="Arial"/>
          <w:kern w:val="0"/>
          <w:sz w:val="18"/>
          <w:szCs w:val="18"/>
          <w14:ligatures w14:val="none"/>
        </w:rPr>
        <w:t>[to drive—ED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away the spirit of po…?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poverty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Zuva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rimwe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nerimwe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tirikuita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grow from glory to…?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glory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 Zuva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rimwe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nerimwe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tirikunyatso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swedera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padyo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naMwa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Mwari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Iti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ndiitirei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nyasha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ndibatsireiwo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manheru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anhasi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ndikundireiwo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ndiraramiseiwo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masimba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anobva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kwamuri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</w:p>
    <w:p w14:paraId="080B0693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6432C3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27</w:t>
      </w:r>
      <w:r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9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Haikona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kuramba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muswe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“You shall always be the hear…?”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heard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Wakadaidzwa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uropafadzwe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Every time God calls you,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adaidza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vanhu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kudzinza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renyu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vachatonga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vese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variko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lastRenderedPageBreak/>
        <w:t>iko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ikoko</w:t>
      </w:r>
      <w:proofErr w:type="spellEnd"/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 xml:space="preserve"> 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>Ndovaya</w:t>
      </w:r>
      <w:proofErr w:type="spellEnd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>vanenge</w:t>
      </w:r>
      <w:proofErr w:type="spellEnd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>vaine</w:t>
      </w:r>
      <w:proofErr w:type="spellEnd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praise </w:t>
      </w:r>
      <w:proofErr w:type="spellStart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>mur</w:t>
      </w:r>
      <w:proofErr w:type="spellEnd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>—</w:t>
      </w:r>
      <w:proofErr w:type="spellStart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>muromo</w:t>
      </w:r>
      <w:proofErr w:type="spellEnd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but </w:t>
      </w:r>
      <w:proofErr w:type="spellStart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>kuruoko</w:t>
      </w:r>
      <w:proofErr w:type="spellEnd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>vaine</w:t>
      </w:r>
      <w:proofErr w:type="spellEnd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>munondo</w:t>
      </w:r>
      <w:proofErr w:type="spellEnd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>waJeo</w:t>
      </w:r>
      <w:proofErr w:type="spellEnd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 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Jehovah,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to execute judgment among heathens and the people. Saka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kumusha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kwenyu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unenge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waku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executer judgment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nemararamiro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aunenge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uchiita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enyasha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dzaMwa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dzaMwari</w:t>
      </w:r>
      <w:proofErr w:type="spellEnd"/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Ivo 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vachishaya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urikuzviita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nepai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?</w:t>
      </w:r>
    </w:p>
    <w:p w14:paraId="2A07F984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6432C3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280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Nguva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yakwana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yekuti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uwane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sanduko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!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Uve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neropafadzo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!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Nguva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iyoyo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ndezvino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!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Ndosaka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hakuna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chinonzi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kuroora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mukadzi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asingazvari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uchifanira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kuita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dzinza</w:t>
      </w:r>
      <w:proofErr w:type="spellEnd"/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Ukazvara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mukadzi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anofanira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kuzvara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...?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chete</w:t>
      </w:r>
      <w:proofErr w:type="spellEnd"/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Ukaroora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mukadzi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anotongo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zvara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chete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Tinoroorera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kuzvara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Kufara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number two. “…multiply and replenish the earth…”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Be a fruitful </w:t>
      </w:r>
      <w:commentRangeStart w:id="276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vow</w:t>
      </w:r>
      <w:commentRangeEnd w:id="276"/>
      <w:r>
        <w:rPr>
          <w:rStyle w:val="CommentReference"/>
        </w:rPr>
        <w:commentReference w:id="276"/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Zvirikuturirwa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 Josefa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izvi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nemumwe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ngaati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kana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ndaita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vangu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ngaive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Kereke. 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ab/>
      </w:r>
    </w:p>
    <w:p w14:paraId="0EFBF4B4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870148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281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Mukadzi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nemumwe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ngaumbe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Church.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Mukadzi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nemumwe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ngaaumbe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Church. “…where two or three are…?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 xml:space="preserve">gathered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there I am in their mi…?”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midst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Ndosaka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takati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minimum number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yemukadzi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wese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wese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yekubereka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yakanaka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five.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Mukadzi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nemumwe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ngaave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ne Church pacha…?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pachake</w:t>
      </w:r>
      <w:proofErr w:type="spellEnd"/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Tingaita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Amen here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varanda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vaMwari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Ngaapfure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ipapa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Amen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iyeye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Amen Hallelujah.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, Hallelujah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</w:p>
    <w:p w14:paraId="72E75642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6B1CF9">
        <w:rPr>
          <w:rFonts w:ascii="Arial" w:eastAsia="Calibri" w:hAnsi="Arial" w:cs="Arial"/>
          <w:kern w:val="0"/>
          <w:sz w:val="18"/>
          <w:szCs w:val="18"/>
          <w14:ligatures w14:val="none"/>
        </w:rPr>
        <w:t>282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F0EB0">
        <w:rPr>
          <w:rFonts w:ascii="Arial" w:eastAsia="Calibri" w:hAnsi="Arial" w:cs="Arial"/>
          <w:kern w:val="0"/>
          <w:sz w:val="28"/>
          <w:szCs w:val="28"/>
          <w14:ligatures w14:val="none"/>
        </w:rPr>
        <w:t>Ndosaka</w:t>
      </w:r>
      <w:proofErr w:type="spellEnd"/>
      <w:r w:rsidRPr="009F0EB0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F0EB0">
        <w:rPr>
          <w:rFonts w:ascii="Arial" w:eastAsia="Calibri" w:hAnsi="Arial" w:cs="Arial"/>
          <w:kern w:val="0"/>
          <w:sz w:val="28"/>
          <w:szCs w:val="28"/>
          <w14:ligatures w14:val="none"/>
        </w:rPr>
        <w:t>vanhu</w:t>
      </w:r>
      <w:proofErr w:type="spellEnd"/>
      <w:r w:rsidRPr="009F0EB0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F0EB0">
        <w:rPr>
          <w:rFonts w:ascii="Arial" w:eastAsia="Calibri" w:hAnsi="Arial" w:cs="Arial"/>
          <w:kern w:val="0"/>
          <w:sz w:val="28"/>
          <w:szCs w:val="28"/>
          <w14:ligatures w14:val="none"/>
        </w:rPr>
        <w:t>vaMwari</w:t>
      </w:r>
      <w:proofErr w:type="spellEnd"/>
      <w:r w:rsidRPr="009F0EB0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F0EB0">
        <w:rPr>
          <w:rFonts w:ascii="Arial" w:eastAsia="Calibri" w:hAnsi="Arial" w:cs="Arial"/>
          <w:kern w:val="0"/>
          <w:sz w:val="28"/>
          <w:szCs w:val="28"/>
          <w14:ligatures w14:val="none"/>
        </w:rPr>
        <w:t>tinofanira</w:t>
      </w:r>
      <w:proofErr w:type="spellEnd"/>
      <w:r w:rsidRPr="009F0EB0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F0EB0">
        <w:rPr>
          <w:rFonts w:ascii="Arial" w:eastAsia="Calibri" w:hAnsi="Arial" w:cs="Arial"/>
          <w:kern w:val="0"/>
          <w:sz w:val="28"/>
          <w:szCs w:val="28"/>
          <w14:ligatures w14:val="none"/>
        </w:rPr>
        <w:t>kuva</w:t>
      </w:r>
      <w:proofErr w:type="spellEnd"/>
      <w:r w:rsidRPr="009F0EB0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F0EB0">
        <w:rPr>
          <w:rFonts w:ascii="Arial" w:eastAsia="Calibri" w:hAnsi="Arial" w:cs="Arial"/>
          <w:kern w:val="0"/>
          <w:sz w:val="28"/>
          <w:szCs w:val="28"/>
          <w14:ligatures w14:val="none"/>
        </w:rPr>
        <w:t>van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Kuropafadzwa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it’s our right.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Madanirwo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anoitwa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vanhu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vawane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pfuma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munyika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nemishonga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ndomadanirwo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atinongoitawo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isu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tiwane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pfuma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neShoko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raMwa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raMwari</w:t>
      </w:r>
      <w:proofErr w:type="spellEnd"/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Zvedu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zvine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rugare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Zvemunyika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zvine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ropa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zvemunyika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hazvina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zororo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Iti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kutambira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zvedenga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Ndagamuchira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zvedenga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!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Manheru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anhasi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pindai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mandiri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Jehovha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!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 xml:space="preserve"> 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Hanzi, “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Vanenzeve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dzekunzwa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ngavadii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 xml:space="preserve">[Congregation says, 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‘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ngavanzwe</w:t>
      </w:r>
      <w:proofErr w:type="spellEnd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,’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zvinotaura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chii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..?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 xml:space="preserve">[Congregation says, 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‘Mweya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’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 xml:space="preserve"> 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Mweya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kupiko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…?”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kuKereke</w:t>
      </w:r>
      <w:proofErr w:type="spellEnd"/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Hatisimukei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hedu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tese.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</w:p>
    <w:p w14:paraId="2FE51D03" w14:textId="77777777" w:rsidR="005D3BDE" w:rsidRDefault="005D3BDE" w:rsidP="005D3BDE">
      <w:pPr>
        <w:jc w:val="both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7F3247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28</w:t>
      </w:r>
      <w:r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3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Toda </w:t>
      </w:r>
      <w:proofErr w:type="spellStart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kuimba</w:t>
      </w:r>
      <w:proofErr w:type="spellEnd"/>
    </w:p>
    <w:p w14:paraId="0396B976" w14:textId="77777777" w:rsidR="005D3BDE" w:rsidRPr="00F4705E" w:rsidRDefault="005D3BDE" w:rsidP="005D3BDE">
      <w:pPr>
        <w:jc w:val="both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             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onamata</w:t>
      </w:r>
      <w:proofErr w:type="spellEnd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Zita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R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enyu  </w:t>
      </w:r>
      <w:proofErr w:type="spellStart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totenda</w:t>
      </w:r>
      <w:proofErr w:type="spellEnd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wenyu</w:t>
      </w:r>
      <w:proofErr w:type="spellEnd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Mwari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. </w:t>
      </w:r>
    </w:p>
    <w:p w14:paraId="48558E47" w14:textId="77777777" w:rsidR="005D3BDE" w:rsidRPr="00F4705E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Tonamata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)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Tonamata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(Z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ita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R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enyu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) Zita Renyu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</w:p>
    <w:p w14:paraId="15400C4B" w14:textId="77777777" w:rsidR="005D3BDE" w:rsidRPr="00F4705E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proofErr w:type="spellStart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lastRenderedPageBreak/>
        <w:t>Totenda</w:t>
      </w:r>
      <w:proofErr w:type="spellEnd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wenyu Mwari</w:t>
      </w:r>
    </w:p>
    <w:p w14:paraId="55244C32" w14:textId="77777777" w:rsidR="005D3BDE" w:rsidRPr="00F4705E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(Baba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tonamata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)</w:t>
      </w:r>
      <w:proofErr w:type="spellStart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Tonamata</w:t>
      </w:r>
      <w:proofErr w:type="spellEnd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Isu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tonamata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) 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Zita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R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enyu </w:t>
      </w:r>
    </w:p>
    <w:p w14:paraId="6C8C07C8" w14:textId="77777777" w:rsidR="005D3BDE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(Oh Zita Renyu)</w:t>
      </w:r>
      <w:proofErr w:type="spellStart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Totenda</w:t>
      </w:r>
      <w:proofErr w:type="spellEnd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kunaka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wenyu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Mwari</w:t>
      </w:r>
    </w:p>
    <w:p w14:paraId="531379E4" w14:textId="77777777" w:rsidR="005D3BDE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                      </w:t>
      </w:r>
    </w:p>
    <w:p w14:paraId="2D3811F2" w14:textId="77777777" w:rsidR="005D3BDE" w:rsidRPr="005E3919" w:rsidRDefault="005D3BDE" w:rsidP="005D3BDE">
      <w:pP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                             </w:t>
      </w:r>
      <w:r w:rsidRPr="005E3919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5E3919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Isusu</w:t>
      </w:r>
      <w:proofErr w:type="spellEnd"/>
      <w:r w:rsidRPr="005E3919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tote)</w:t>
      </w:r>
      <w:proofErr w:type="spellStart"/>
      <w:r w:rsidRPr="005E3919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Totenda</w:t>
      </w:r>
      <w:proofErr w:type="spellEnd"/>
      <w:r w:rsidRPr="005E3919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5E3919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kunanaka</w:t>
      </w:r>
      <w:proofErr w:type="spellEnd"/>
      <w:r w:rsidRPr="005E3919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,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  </w:t>
      </w:r>
    </w:p>
    <w:p w14:paraId="5B153CE4" w14:textId="77777777" w:rsidR="005D3BDE" w:rsidRPr="00C67DA1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Oh</w:t>
      </w: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tote)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</w:t>
      </w: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otenda</w:t>
      </w:r>
      <w:proofErr w:type="spellEnd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</w:p>
    <w:p w14:paraId="58CDD7B6" w14:textId="77777777" w:rsidR="005D3BDE" w:rsidRPr="00C67DA1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Oh</w:t>
      </w: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tote)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Totenda</w:t>
      </w:r>
      <w:proofErr w:type="spellEnd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</w:p>
    <w:p w14:paraId="6BD935A2" w14:textId="77777777" w:rsidR="005D3BDE" w:rsidRPr="005E3919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</w:t>
      </w:r>
      <w:r w:rsidRPr="005E3919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wenyu</w:t>
      </w:r>
      <w:proofErr w:type="spellEnd"/>
      <w:r w:rsidRPr="005E3919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Mwari.</w:t>
      </w:r>
    </w:p>
    <w:p w14:paraId="06EB83DD" w14:textId="77777777" w:rsidR="005D3BDE" w:rsidRPr="00C67DA1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Oh</w:t>
      </w: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tote)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</w:t>
      </w: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otenda</w:t>
      </w:r>
      <w:proofErr w:type="spellEnd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</w:p>
    <w:p w14:paraId="142E5A14" w14:textId="77777777" w:rsidR="005D3BDE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</w:t>
      </w: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ote)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Totenda</w:t>
      </w:r>
      <w:proofErr w:type="spellEnd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</w:p>
    <w:p w14:paraId="51426BDC" w14:textId="77777777" w:rsidR="005D3BDE" w:rsidRPr="00C67DA1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</w:t>
      </w: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ote)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Totenda</w:t>
      </w:r>
      <w:proofErr w:type="spellEnd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</w:p>
    <w:p w14:paraId="7C30B268" w14:textId="77777777" w:rsidR="005D3BDE" w:rsidRPr="005E3919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</w:t>
      </w:r>
      <w:r w:rsidRPr="005E3919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wenyu</w:t>
      </w:r>
      <w:proofErr w:type="spellEnd"/>
      <w:r w:rsidRPr="005E3919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Mwari.</w:t>
      </w:r>
    </w:p>
    <w:p w14:paraId="733937AA" w14:textId="77777777" w:rsidR="005D3BDE" w:rsidRPr="005E3919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</w:p>
    <w:p w14:paraId="75196692" w14:textId="77777777" w:rsidR="005D3BDE" w:rsidRPr="00874387" w:rsidRDefault="005D3BDE" w:rsidP="005D3BDE">
      <w:pPr>
        <w:ind w:left="720" w:hanging="720"/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874387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874387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Torumbidza</w:t>
      </w:r>
      <w:proofErr w:type="spellEnd"/>
      <w:r w:rsidRPr="00874387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) </w:t>
      </w:r>
      <w:proofErr w:type="spellStart"/>
      <w:r w:rsidRPr="00874387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Torumbidza</w:t>
      </w:r>
      <w:proofErr w:type="spellEnd"/>
      <w:r w:rsidRPr="00874387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Oh</w:t>
      </w:r>
      <w:r w:rsidRPr="00874387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874387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torumbidza</w:t>
      </w:r>
      <w:proofErr w:type="spellEnd"/>
      <w:r w:rsidRPr="00874387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) Zita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R</w:t>
      </w:r>
      <w:r w:rsidRPr="00874387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enyu </w:t>
      </w:r>
    </w:p>
    <w:p w14:paraId="6A80EBF1" w14:textId="77777777" w:rsidR="005D3BDE" w:rsidRPr="00B22167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B22167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(Zita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R</w:t>
      </w:r>
      <w:r w:rsidRPr="00B22167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enyu) </w:t>
      </w:r>
      <w:proofErr w:type="spellStart"/>
      <w:r w:rsidRPr="00B22167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Totenda</w:t>
      </w:r>
      <w:proofErr w:type="spellEnd"/>
      <w:r w:rsidRPr="00B22167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B22167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  <w:r w:rsidRPr="00B22167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</w:t>
      </w:r>
      <w:r w:rsidRPr="00B22167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wenyu Mwari</w:t>
      </w:r>
    </w:p>
    <w:p w14:paraId="6EE874F5" w14:textId="77777777" w:rsidR="005D3BDE" w:rsidRPr="00FD77CD" w:rsidRDefault="005D3BDE" w:rsidP="005D3BDE">
      <w:pPr>
        <w:ind w:left="720" w:hanging="720"/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FD77CD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Oh</w:t>
      </w:r>
      <w:r w:rsidRPr="00FD77CD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FD77CD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ndorumbidza</w:t>
      </w:r>
      <w:proofErr w:type="spellEnd"/>
      <w:r w:rsidRPr="00FD77CD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) </w:t>
      </w:r>
      <w:proofErr w:type="spellStart"/>
      <w:r w:rsidRPr="00FD77CD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torumbidza</w:t>
      </w:r>
      <w:proofErr w:type="spellEnd"/>
      <w:r w:rsidRPr="00FD77CD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Oh</w:t>
      </w:r>
      <w:r w:rsidRPr="00FD77CD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FD77CD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torumbidza</w:t>
      </w:r>
      <w:proofErr w:type="spellEnd"/>
      <w:r w:rsidRPr="00FD77CD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) Zita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R</w:t>
      </w:r>
      <w:r w:rsidRPr="00FD77CD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enyu </w:t>
      </w:r>
    </w:p>
    <w:p w14:paraId="66DBD73C" w14:textId="77777777" w:rsidR="005D3BDE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1A42ED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(Ishe Zita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R</w:t>
      </w:r>
      <w:r w:rsidRPr="001A42ED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enyu)  </w:t>
      </w:r>
      <w:proofErr w:type="spellStart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Totenda</w:t>
      </w:r>
      <w:proofErr w:type="spellEnd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wenyu Mwari</w:t>
      </w:r>
    </w:p>
    <w:p w14:paraId="1ADCF8EF" w14:textId="77777777" w:rsidR="005D3BDE" w:rsidRPr="00C67DA1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Oh, t</w:t>
      </w: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ote)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</w:t>
      </w: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otenda</w:t>
      </w:r>
      <w:proofErr w:type="spellEnd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</w:p>
    <w:p w14:paraId="2A469E06" w14:textId="77777777" w:rsidR="005D3BDE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Oh t</w:t>
      </w: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ote)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Totenda</w:t>
      </w:r>
      <w:proofErr w:type="spellEnd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</w:p>
    <w:p w14:paraId="722924AB" w14:textId="77777777" w:rsidR="005D3BDE" w:rsidRPr="00C67DA1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Oh t</w:t>
      </w: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ote)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Totenda</w:t>
      </w:r>
      <w:proofErr w:type="spellEnd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</w:p>
    <w:p w14:paraId="2F70A1D1" w14:textId="77777777" w:rsidR="005D3BDE" w:rsidRPr="007B77D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</w:t>
      </w:r>
      <w:r w:rsidRPr="007B77D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wenyu</w:t>
      </w:r>
      <w:proofErr w:type="spellEnd"/>
      <w:r w:rsidRPr="007B77D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Mwari.</w:t>
      </w:r>
    </w:p>
    <w:p w14:paraId="0EFCA5C5" w14:textId="77777777" w:rsidR="005D3BDE" w:rsidRPr="00C67DA1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Ishe t</w:t>
      </w: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ote)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</w:t>
      </w: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otenda</w:t>
      </w:r>
      <w:proofErr w:type="spellEnd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</w:p>
    <w:p w14:paraId="0D703E0D" w14:textId="77777777" w:rsidR="005D3BDE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Oh t</w:t>
      </w: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ote)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Totenda</w:t>
      </w:r>
      <w:proofErr w:type="spellEnd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</w:p>
    <w:p w14:paraId="26093724" w14:textId="77777777" w:rsidR="005D3BDE" w:rsidRPr="00C67DA1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Oh t</w:t>
      </w: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ote)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Totenda</w:t>
      </w:r>
      <w:proofErr w:type="spellEnd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</w:p>
    <w:p w14:paraId="4A951F51" w14:textId="77777777" w:rsidR="005D3BDE" w:rsidRPr="007B77D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</w:t>
      </w:r>
      <w:r w:rsidRPr="007B77D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wenyu</w:t>
      </w:r>
      <w:proofErr w:type="spellEnd"/>
      <w:r w:rsidRPr="007B77D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Mwari.</w:t>
      </w:r>
    </w:p>
    <w:p w14:paraId="55DF4BF4" w14:textId="77777777" w:rsidR="005D3BDE" w:rsidRDefault="005D3BDE" w:rsidP="005D3BDE">
      <w:pPr>
        <w:jc w:val="both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         (Baba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tonamata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)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onamata</w:t>
      </w:r>
      <w:proofErr w:type="spellEnd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ins w:id="277" w:author="Transcriber01 JHB" w:date="2025-08-28T08:59:00Z" w16du:dateUtc="2025-08-28T06:59:00Z">
        <w:r>
          <w:rPr>
            <w:rFonts w:ascii="Arial" w:eastAsia="Calibri" w:hAnsi="Arial" w:cs="Arial"/>
            <w:i/>
            <w:iCs/>
            <w:kern w:val="0"/>
            <w:sz w:val="28"/>
            <w:szCs w:val="28"/>
            <w14:ligatures w14:val="none"/>
          </w:rPr>
          <w:t>(Oh</w:t>
        </w:r>
      </w:ins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-Hona </w:t>
      </w:r>
      <w:ins w:id="278" w:author="Transcriber01 JHB" w:date="2025-08-28T08:59:00Z" w16du:dateUtc="2025-08-28T06:59:00Z">
        <w:r>
          <w:rPr>
            <w:rFonts w:ascii="Arial" w:eastAsia="Calibri" w:hAnsi="Arial" w:cs="Arial"/>
            <w:i/>
            <w:iCs/>
            <w:kern w:val="0"/>
            <w:sz w:val="28"/>
            <w:szCs w:val="28"/>
            <w14:ligatures w14:val="none"/>
          </w:rPr>
          <w:t xml:space="preserve"> </w:t>
        </w:r>
      </w:ins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tonamata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) 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Zita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R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enyu </w:t>
      </w:r>
    </w:p>
    <w:p w14:paraId="7271AE33" w14:textId="77777777" w:rsidR="005D3BDE" w:rsidRPr="00F4705E" w:rsidRDefault="005D3BDE" w:rsidP="005D3BDE">
      <w:pPr>
        <w:jc w:val="both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lastRenderedPageBreak/>
        <w:t xml:space="preserve">                 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(Z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ita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R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enyu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) </w:t>
      </w:r>
      <w:proofErr w:type="spellStart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totenda</w:t>
      </w:r>
      <w:proofErr w:type="spellEnd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wenyu</w:t>
      </w:r>
      <w:proofErr w:type="spellEnd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Mwari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. </w:t>
      </w:r>
    </w:p>
    <w:p w14:paraId="0E34BD36" w14:textId="77777777" w:rsidR="005D3BDE" w:rsidRPr="00F4705E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(Ishe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onamata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)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Tonamata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(Oh 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onamata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)Zita Renyu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</w:p>
    <w:p w14:paraId="184B7CA3" w14:textId="77777777" w:rsidR="005D3BDE" w:rsidRPr="00F4705E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(Oh, Z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ita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R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enyu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) </w:t>
      </w:r>
      <w:proofErr w:type="spellStart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Totenda</w:t>
      </w:r>
      <w:proofErr w:type="spellEnd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</w:t>
      </w:r>
      <w:r w:rsidRPr="00F4705E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wenyu Mwari</w:t>
      </w:r>
    </w:p>
    <w:p w14:paraId="22F93FA6" w14:textId="77777777" w:rsidR="005D3BDE" w:rsidRPr="00C67DA1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Oh, Ishe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wangu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tote</w:t>
      </w: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)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</w:t>
      </w: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otenda</w:t>
      </w:r>
      <w:proofErr w:type="spellEnd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</w:p>
    <w:p w14:paraId="4F0B9341" w14:textId="77777777" w:rsidR="005D3BDE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Oho t</w:t>
      </w: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ote)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Totenda</w:t>
      </w:r>
      <w:proofErr w:type="spellEnd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</w:p>
    <w:p w14:paraId="0A1CF730" w14:textId="77777777" w:rsidR="005D3BDE" w:rsidRPr="00C67DA1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ins w:id="279" w:author="Transcriber01 JHB" w:date="2025-08-28T08:35:00Z" w16du:dateUtc="2025-08-28T06:35:00Z">
        <w:r>
          <w:rPr>
            <w:rFonts w:ascii="Arial" w:eastAsia="Calibri" w:hAnsi="Arial" w:cs="Arial"/>
            <w:i/>
            <w:iCs/>
            <w:kern w:val="0"/>
            <w:sz w:val="28"/>
            <w:szCs w:val="28"/>
            <w14:ligatures w14:val="none"/>
          </w:rPr>
          <w:t>Oh</w:t>
        </w:r>
      </w:ins>
      <w:del w:id="280" w:author="Transcriber01 JHB" w:date="2025-08-28T08:35:00Z" w16du:dateUtc="2025-08-28T06:35:00Z">
        <w:r>
          <w:rPr>
            <w:rFonts w:ascii="Arial" w:eastAsia="Calibri" w:hAnsi="Arial" w:cs="Arial"/>
            <w:i/>
            <w:iCs/>
            <w:kern w:val="0"/>
            <w:sz w:val="28"/>
            <w:szCs w:val="28"/>
            <w14:ligatures w14:val="none"/>
          </w:rPr>
          <w:delText>Ho</w:delText>
        </w:r>
      </w:del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Ishe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wangu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t</w:t>
      </w:r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ote)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Totenda</w:t>
      </w:r>
      <w:proofErr w:type="spellEnd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C67DA1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</w:p>
    <w:p w14:paraId="1443A65C" w14:textId="77777777" w:rsidR="005D3BDE" w:rsidRPr="007B77DC" w:rsidRDefault="005D3BDE" w:rsidP="005D3BDE">
      <w:pPr>
        <w:jc w:val="center"/>
        <w:rPr>
          <w:ins w:id="281" w:author="Transcriber01 JHB" w:date="2025-08-28T09:00:00Z" w16du:dateUtc="2025-08-28T07:00:00Z"/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</w:t>
      </w:r>
      <w:r w:rsidRPr="007B77D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wenyu</w:t>
      </w:r>
      <w:proofErr w:type="spellEnd"/>
      <w:r w:rsidRPr="007B77D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Mwari.</w:t>
      </w:r>
    </w:p>
    <w:p w14:paraId="0251DA90" w14:textId="77777777" w:rsidR="005D3BDE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(Oh, Ishe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wangu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tote)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Totenda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</w:p>
    <w:p w14:paraId="193A7033" w14:textId="77777777" w:rsidR="005D3BDE" w:rsidRPr="000B3172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6254B5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(T</w:t>
      </w:r>
      <w:r w:rsidRPr="007F3247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ote) </w:t>
      </w:r>
      <w:proofErr w:type="spellStart"/>
      <w:r w:rsidRPr="008F6B58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</w:t>
      </w:r>
      <w:r w:rsidRPr="000B3172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otenda</w:t>
      </w:r>
      <w:proofErr w:type="spellEnd"/>
      <w:r w:rsidRPr="000B3172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B3172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</w:p>
    <w:p w14:paraId="71EF1C9C" w14:textId="77777777" w:rsidR="005D3BDE" w:rsidRPr="006254B5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0B3172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(Tote) </w:t>
      </w:r>
      <w:proofErr w:type="spellStart"/>
      <w:r w:rsidRPr="000B3172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</w:t>
      </w:r>
      <w:r w:rsidRPr="006254B5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otenda</w:t>
      </w:r>
      <w:proofErr w:type="spellEnd"/>
      <w:r w:rsidRPr="006254B5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6254B5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</w:p>
    <w:p w14:paraId="7D297378" w14:textId="77777777" w:rsidR="005D3BDE" w:rsidRPr="006254B5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proofErr w:type="spellStart"/>
      <w:r w:rsidRPr="006254B5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Kwenyu</w:t>
      </w:r>
      <w:proofErr w:type="spellEnd"/>
      <w:r w:rsidRPr="006254B5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Mwari</w:t>
      </w:r>
    </w:p>
    <w:p w14:paraId="3A3FCAE4" w14:textId="77777777" w:rsidR="005D3BDE" w:rsidRPr="006254B5" w:rsidRDefault="005D3BDE" w:rsidP="005D3BDE">
      <w:pPr>
        <w:ind w:left="720" w:hanging="720"/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</w:p>
    <w:p w14:paraId="3C574FE4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7F3247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284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CB74A1">
        <w:rPr>
          <w:rFonts w:ascii="Arial" w:eastAsia="Calibri" w:hAnsi="Arial" w:cs="Arial"/>
          <w:kern w:val="0"/>
          <w:sz w:val="28"/>
          <w:szCs w:val="28"/>
          <w14:ligatures w14:val="none"/>
        </w:rPr>
        <w:t>Takakotamisa</w:t>
      </w:r>
      <w:proofErr w:type="spellEnd"/>
      <w:r w:rsidRPr="00CB74A1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CB74A1">
        <w:rPr>
          <w:rFonts w:ascii="Arial" w:eastAsia="Calibri" w:hAnsi="Arial" w:cs="Arial"/>
          <w:kern w:val="0"/>
          <w:sz w:val="28"/>
          <w:szCs w:val="28"/>
          <w14:ligatures w14:val="none"/>
        </w:rPr>
        <w:t>musoro</w:t>
      </w:r>
      <w:proofErr w:type="spellEnd"/>
      <w:r w:rsidRPr="00CB74A1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CB74A1">
        <w:rPr>
          <w:rFonts w:ascii="Arial" w:eastAsia="Calibri" w:hAnsi="Arial" w:cs="Arial"/>
          <w:kern w:val="0"/>
          <w:sz w:val="28"/>
          <w:szCs w:val="28"/>
          <w14:ligatures w14:val="none"/>
        </w:rPr>
        <w:t>yedu</w:t>
      </w:r>
      <w:proofErr w:type="spellEnd"/>
      <w:r w:rsidRPr="00CB74A1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CB74A1">
        <w:rPr>
          <w:rFonts w:ascii="Arial" w:eastAsia="Calibri" w:hAnsi="Arial" w:cs="Arial"/>
          <w:kern w:val="0"/>
          <w:sz w:val="28"/>
          <w:szCs w:val="28"/>
          <w14:ligatures w14:val="none"/>
        </w:rPr>
        <w:t>tose</w:t>
      </w:r>
      <w:proofErr w:type="spellEnd"/>
      <w:r w:rsidRPr="00CB74A1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>Unotenda</w:t>
      </w:r>
      <w:proofErr w:type="spellEnd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here </w:t>
      </w:r>
      <w:proofErr w:type="spellStart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>kunaka</w:t>
      </w:r>
      <w:proofErr w:type="spellEnd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</w:t>
      </w:r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>wavo</w:t>
      </w:r>
      <w:proofErr w:type="spellEnd"/>
      <w:r w:rsidRPr="005E3919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Mwari?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Unonamata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here Zita Ravo?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Kana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usinganamati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Zita Ravo,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izuva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rekunamata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Zita Ravo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nhasi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Simudza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ruoko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kuna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kunamata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Zita Renyu.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Ndiripanzvimbo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yamakaisa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Zita Renyu.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Amen.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</w:p>
    <w:p w14:paraId="7CA0A71B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3E5F52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285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kunamata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Zita Renyu.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Ndiripa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nzvimbo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tsvene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Zita Renyu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hupenyu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kutenda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kunaka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Kwenyu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Mwari.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Bisai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mbanje,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bisai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doro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,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bisai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hupfeve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,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bisai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kuromba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,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bisai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mweya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yetsvina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Ndipei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kutendeuka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Ndibatsirei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7D314F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kriyete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 w:rsidRPr="007D314F">
        <w:rPr>
          <w:rFonts w:ascii="Arial" w:eastAsia="Calibri" w:hAnsi="Arial" w:cs="Arial"/>
          <w:kern w:val="0"/>
          <w:sz w:val="18"/>
          <w:szCs w:val="18"/>
          <w14:ligatures w14:val="none"/>
        </w:rPr>
        <w:t>[to create—ED]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dzinza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.</w:t>
      </w:r>
      <w:r w:rsidRPr="0083792C">
        <w:rPr>
          <w:rFonts w:ascii="Arial" w:eastAsia="Calibri" w:hAnsi="Arial" w:cs="Arial"/>
          <w:kern w:val="0"/>
          <w:sz w:val="18"/>
          <w:szCs w:val="18"/>
          <w14:ligatures w14:val="none"/>
        </w:rPr>
        <w:t xml:space="preserve">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Dzinza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rangu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</w:p>
    <w:p w14:paraId="3A37A960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3E5F52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286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>Mwari …?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... </w:t>
      </w:r>
      <w:ins w:id="282" w:author="Transcriber01 JHB" w:date="2025-08-28T09:10:00Z" w16du:dateUtc="2025-08-28T07:10:00Z">
        <w:r>
          <w:rPr>
            <w:rFonts w:ascii="Arial" w:eastAsia="Calibri" w:hAnsi="Arial" w:cs="Arial"/>
            <w:kern w:val="0"/>
            <w:sz w:val="28"/>
            <w:szCs w:val="28"/>
            <w14:ligatures w14:val="none"/>
          </w:rPr>
          <w:t xml:space="preserve"> </w:t>
        </w:r>
      </w:ins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zvinhu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kwazvo</w:t>
      </w:r>
      <w:proofErr w:type="spellEnd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>.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 w:rsidRPr="00B67298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Mwari </w:t>
      </w:r>
      <w:proofErr w:type="spellStart"/>
      <w:r w:rsidRPr="00B67298">
        <w:rPr>
          <w:rFonts w:ascii="Arial" w:eastAsia="Calibri" w:hAnsi="Arial" w:cs="Arial"/>
          <w:kern w:val="0"/>
          <w:sz w:val="28"/>
          <w:szCs w:val="28"/>
          <w14:ligatures w14:val="none"/>
        </w:rPr>
        <w:t>mune</w:t>
      </w:r>
      <w:proofErr w:type="spellEnd"/>
      <w:r w:rsidRPr="00B67298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B67298">
        <w:rPr>
          <w:rFonts w:ascii="Arial" w:eastAsia="Calibri" w:hAnsi="Arial" w:cs="Arial"/>
          <w:kern w:val="0"/>
          <w:sz w:val="28"/>
          <w:szCs w:val="28"/>
          <w14:ligatures w14:val="none"/>
        </w:rPr>
        <w:t>pamunotiisa</w:t>
      </w:r>
      <w:proofErr w:type="spellEnd"/>
      <w:r w:rsidRPr="00B67298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B67298">
        <w:rPr>
          <w:rFonts w:ascii="Arial" w:eastAsia="Calibri" w:hAnsi="Arial" w:cs="Arial"/>
          <w:kern w:val="0"/>
          <w:sz w:val="28"/>
          <w:szCs w:val="28"/>
          <w14:ligatures w14:val="none"/>
        </w:rPr>
        <w:t>patinodzidza</w:t>
      </w:r>
      <w:proofErr w:type="spellEnd"/>
      <w:r w:rsidRPr="00B67298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from th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e ancient of days.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Toda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vedu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vawane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footprints on the saints of time.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Vana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vatende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vakaropafadzwa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Nekuda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kwababa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vainamata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vaifarirwa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naMwari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Akasiya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avaratidza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chaedza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Akavagadzirira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gwara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 xml:space="preserve">[Congregation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lastRenderedPageBreak/>
        <w:t>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Akavasiira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pfuma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Ndodakuva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munhu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iyeye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</w:p>
    <w:p w14:paraId="04699761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3E5F52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287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D51F78">
        <w:rPr>
          <w:rFonts w:ascii="Arial" w:eastAsia="Calibri" w:hAnsi="Arial" w:cs="Arial"/>
          <w:kern w:val="0"/>
          <w:sz w:val="28"/>
          <w:szCs w:val="28"/>
          <w14:ligatures w14:val="none"/>
        </w:rPr>
        <w:t>Ndakakura</w:t>
      </w:r>
      <w:proofErr w:type="spellEnd"/>
      <w:r w:rsidRPr="00D51F78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D51F78">
        <w:rPr>
          <w:rFonts w:ascii="Arial" w:eastAsia="Calibri" w:hAnsi="Arial" w:cs="Arial"/>
          <w:kern w:val="0"/>
          <w:sz w:val="28"/>
          <w:szCs w:val="28"/>
          <w14:ligatures w14:val="none"/>
        </w:rPr>
        <w:t>mumhuri</w:t>
      </w:r>
      <w:proofErr w:type="spellEnd"/>
      <w:r w:rsidRPr="00D51F78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D51F78">
        <w:rPr>
          <w:rFonts w:ascii="Arial" w:eastAsia="Calibri" w:hAnsi="Arial" w:cs="Arial"/>
          <w:kern w:val="0"/>
          <w:sz w:val="28"/>
          <w:szCs w:val="28"/>
          <w14:ligatures w14:val="none"/>
        </w:rPr>
        <w:t>yakanga</w:t>
      </w:r>
      <w:proofErr w:type="spellEnd"/>
      <w:r w:rsidRPr="00D51F78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D51F78">
        <w:rPr>
          <w:rFonts w:ascii="Arial" w:eastAsia="Calibri" w:hAnsi="Arial" w:cs="Arial"/>
          <w:kern w:val="0"/>
          <w:sz w:val="28"/>
          <w:szCs w:val="28"/>
          <w14:ligatures w14:val="none"/>
        </w:rPr>
        <w:t>isina</w:t>
      </w:r>
      <w:proofErr w:type="spellEnd"/>
      <w:r w:rsidRPr="00D51F78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direction.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Vana baba </w:t>
      </w:r>
      <w:proofErr w:type="spellStart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>vaitenda</w:t>
      </w:r>
      <w:proofErr w:type="spellEnd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>mudzimu</w:t>
      </w:r>
      <w:proofErr w:type="spellEnd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>nen’anga</w:t>
      </w:r>
      <w:proofErr w:type="spellEnd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686CEF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Pfuma ne </w:t>
      </w:r>
      <w:proofErr w:type="spellStart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>hurombo</w:t>
      </w:r>
      <w:proofErr w:type="spellEnd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>makanga</w:t>
      </w:r>
      <w:proofErr w:type="spellEnd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mu—mu… </w:t>
      </w:r>
      <w:r w:rsidRPr="00DC1361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Maive </w:t>
      </w:r>
      <w:proofErr w:type="spellStart"/>
      <w:r w:rsidRPr="00DC1361">
        <w:rPr>
          <w:rFonts w:ascii="Arial" w:eastAsia="Calibri" w:hAnsi="Arial" w:cs="Arial"/>
          <w:kern w:val="0"/>
          <w:sz w:val="28"/>
          <w:szCs w:val="28"/>
          <w14:ligatures w14:val="none"/>
        </w:rPr>
        <w:t>nehurombo</w:t>
      </w:r>
      <w:proofErr w:type="spellEnd"/>
      <w:r w:rsidRPr="00DC1361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DC1361">
        <w:rPr>
          <w:rFonts w:ascii="Arial" w:eastAsia="Calibri" w:hAnsi="Arial" w:cs="Arial"/>
          <w:kern w:val="0"/>
          <w:sz w:val="28"/>
          <w:szCs w:val="28"/>
          <w14:ligatures w14:val="none"/>
        </w:rPr>
        <w:t>makanga</w:t>
      </w:r>
      <w:proofErr w:type="spellEnd"/>
      <w:r w:rsidRPr="00DC1361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DC1361">
        <w:rPr>
          <w:rFonts w:ascii="Arial" w:eastAsia="Calibri" w:hAnsi="Arial" w:cs="Arial"/>
          <w:kern w:val="0"/>
          <w:sz w:val="28"/>
          <w:szCs w:val="28"/>
          <w14:ligatures w14:val="none"/>
        </w:rPr>
        <w:t>musina</w:t>
      </w:r>
      <w:proofErr w:type="spellEnd"/>
      <w:r w:rsidRPr="00DC1361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DC1361">
        <w:rPr>
          <w:rFonts w:ascii="Arial" w:eastAsia="Calibri" w:hAnsi="Arial" w:cs="Arial"/>
          <w:kern w:val="0"/>
          <w:sz w:val="28"/>
          <w:szCs w:val="28"/>
          <w14:ligatures w14:val="none"/>
        </w:rPr>
        <w:t>pfuma</w:t>
      </w:r>
      <w:proofErr w:type="spellEnd"/>
      <w:r w:rsidRPr="00DC1361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Ndakakura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ndichizvidzidzisa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ndega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Ndichiita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ma peace job. Asi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kuitira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vangu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zvinhu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kwazvo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Amen.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>SaDhavhidha</w:t>
      </w:r>
      <w:proofErr w:type="spellEnd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>wamakachengetera</w:t>
      </w:r>
      <w:proofErr w:type="spellEnd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Solomon </w:t>
      </w:r>
      <w:proofErr w:type="spellStart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>afa</w:t>
      </w:r>
      <w:proofErr w:type="spellEnd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>Akasara</w:t>
      </w:r>
      <w:proofErr w:type="spellEnd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>achinyora</w:t>
      </w:r>
      <w:proofErr w:type="spellEnd"/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Proverbs. </w:t>
      </w:r>
      <w:proofErr w:type="spellStart"/>
      <w:r w:rsidRPr="00B6434A">
        <w:rPr>
          <w:rFonts w:ascii="Arial" w:eastAsia="Calibri" w:hAnsi="Arial" w:cs="Arial"/>
          <w:kern w:val="0"/>
          <w:sz w:val="28"/>
          <w:szCs w:val="28"/>
          <w14:ligatures w14:val="none"/>
        </w:rPr>
        <w:t>Ndoda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wo</w:t>
      </w:r>
      <w:proofErr w:type="spellEnd"/>
      <w:r w:rsidRPr="00B6434A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B6434A">
        <w:rPr>
          <w:rFonts w:ascii="Arial" w:eastAsia="Calibri" w:hAnsi="Arial" w:cs="Arial"/>
          <w:kern w:val="0"/>
          <w:sz w:val="28"/>
          <w:szCs w:val="28"/>
          <w14:ligatures w14:val="none"/>
        </w:rPr>
        <w:t>kuti</w:t>
      </w:r>
      <w:proofErr w:type="spellEnd"/>
      <w:r w:rsidRPr="00B6434A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B6434A">
        <w:rPr>
          <w:rFonts w:ascii="Arial" w:eastAsia="Calibri" w:hAnsi="Arial" w:cs="Arial"/>
          <w:kern w:val="0"/>
          <w:sz w:val="28"/>
          <w:szCs w:val="28"/>
          <w14:ligatures w14:val="none"/>
        </w:rPr>
        <w:t>parudzi</w:t>
      </w:r>
      <w:proofErr w:type="spellEnd"/>
      <w:r w:rsidRPr="00B6434A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B6434A">
        <w:rPr>
          <w:rFonts w:ascii="Arial" w:eastAsia="Calibri" w:hAnsi="Arial" w:cs="Arial"/>
          <w:kern w:val="0"/>
          <w:sz w:val="28"/>
          <w:szCs w:val="28"/>
          <w14:ligatures w14:val="none"/>
        </w:rPr>
        <w:t>rwangu</w:t>
      </w:r>
      <w:proofErr w:type="spellEnd"/>
      <w:r w:rsidRPr="00B6434A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</w:t>
      </w:r>
      <w:proofErr w:type="spellStart"/>
      <w:r w:rsidRPr="00B6434A"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 w:rsidRPr="00B6434A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B6434A">
        <w:rPr>
          <w:rFonts w:ascii="Arial" w:eastAsia="Calibri" w:hAnsi="Arial" w:cs="Arial"/>
          <w:kern w:val="0"/>
          <w:sz w:val="28"/>
          <w:szCs w:val="28"/>
          <w14:ligatures w14:val="none"/>
        </w:rPr>
        <w:t>vangu</w:t>
      </w:r>
      <w:proofErr w:type="spellEnd"/>
      <w:r w:rsidRPr="00B6434A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B6434A">
        <w:rPr>
          <w:rFonts w:ascii="Arial" w:eastAsia="Calibri" w:hAnsi="Arial" w:cs="Arial"/>
          <w:kern w:val="0"/>
          <w:sz w:val="28"/>
          <w:szCs w:val="28"/>
          <w14:ligatures w14:val="none"/>
        </w:rPr>
        <w:t>vasar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e</w:t>
      </w:r>
      <w:proofErr w:type="spellEnd"/>
      <w:r w:rsidRPr="00B6434A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B6434A">
        <w:rPr>
          <w:rFonts w:ascii="Arial" w:eastAsia="Calibri" w:hAnsi="Arial" w:cs="Arial"/>
          <w:kern w:val="0"/>
          <w:sz w:val="28"/>
          <w:szCs w:val="28"/>
          <w14:ligatures w14:val="none"/>
        </w:rPr>
        <w:t>vachiita</w:t>
      </w:r>
      <w:proofErr w:type="spellEnd"/>
      <w:r w:rsidRPr="00B6434A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B6434A">
        <w:rPr>
          <w:rFonts w:ascii="Arial" w:eastAsia="Calibri" w:hAnsi="Arial" w:cs="Arial"/>
          <w:kern w:val="0"/>
          <w:sz w:val="28"/>
          <w:szCs w:val="28"/>
          <w14:ligatures w14:val="none"/>
        </w:rPr>
        <w:t>zvinhu</w:t>
      </w:r>
      <w:proofErr w:type="spellEnd"/>
      <w:r w:rsidRPr="00B6434A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,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Zvinosimudza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Zita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raMwari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vanozvigona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vanozvihwa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masimba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iyawo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anobva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Kwamuri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.</w:t>
      </w:r>
    </w:p>
    <w:p w14:paraId="61E10CFF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D70382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288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Simudza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ruoko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kuna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ndochikumbiro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changu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Ndichibva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change of status.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Ndichibva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double portion.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Ndichibva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mbereko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Ndichibva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 peaceful home.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Ndichibva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victory.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Ndichibva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kukunda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ndiitirei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nyasha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manheru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anhasi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</w:p>
    <w:p w14:paraId="11BC8BA6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D70382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289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Ndipei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masimba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wakanaka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Ndipei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kukunda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wakanaka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Ndipei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kukuraramirai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Jehovha. </w:t>
      </w:r>
    </w:p>
    <w:p w14:paraId="09462032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Tonamata</w:t>
      </w:r>
      <w:proofErr w:type="spellEnd"/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)</w:t>
      </w:r>
      <w:proofErr w:type="spellStart"/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Tonamata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(Zita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R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enyu) Zita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R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enyu </w:t>
      </w:r>
    </w:p>
    <w:p w14:paraId="624DDD2D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proofErr w:type="spellStart"/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Totenda</w:t>
      </w:r>
      <w:proofErr w:type="spellEnd"/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kunaka</w:t>
      </w:r>
      <w:proofErr w:type="spellEnd"/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K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wenyu Mwari </w:t>
      </w:r>
    </w:p>
    <w:p w14:paraId="602AFE55" w14:textId="792B4D69" w:rsidR="005D3BDE" w:rsidRPr="002B19C4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</w:pPr>
      <w:r w:rsidRPr="002B19C4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>(</w:t>
      </w:r>
      <w:proofErr w:type="spellStart"/>
      <w:r w:rsidRPr="002B19C4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>Tonamata</w:t>
      </w:r>
      <w:proofErr w:type="spellEnd"/>
      <w:r w:rsidRPr="002B19C4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 xml:space="preserve">) </w:t>
      </w:r>
      <w:proofErr w:type="spellStart"/>
      <w:r w:rsidRPr="002B19C4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>Tonamata</w:t>
      </w:r>
      <w:proofErr w:type="spellEnd"/>
      <w:r w:rsidRPr="002B19C4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 xml:space="preserve"> (</w:t>
      </w:r>
      <w:proofErr w:type="spellStart"/>
      <w:r w:rsidRPr="002B19C4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>T</w:t>
      </w:r>
      <w:r w:rsidRPr="002B19C4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>onamata</w:t>
      </w:r>
      <w:proofErr w:type="spellEnd"/>
      <w:r w:rsidRPr="002B19C4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 xml:space="preserve">)Zita </w:t>
      </w:r>
      <w:proofErr w:type="spellStart"/>
      <w:r w:rsidRPr="002B19C4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>Renyu</w:t>
      </w:r>
      <w:proofErr w:type="spellEnd"/>
    </w:p>
    <w:p w14:paraId="6C6BEDCD" w14:textId="77777777" w:rsidR="005D3BDE" w:rsidRPr="002B19C4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</w:pPr>
      <w:r w:rsidRPr="002B19C4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 xml:space="preserve">(Zita </w:t>
      </w:r>
      <w:proofErr w:type="spellStart"/>
      <w:r w:rsidRPr="002B19C4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>Renyu</w:t>
      </w:r>
      <w:proofErr w:type="spellEnd"/>
      <w:r w:rsidRPr="002B19C4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 xml:space="preserve">) </w:t>
      </w:r>
      <w:proofErr w:type="spellStart"/>
      <w:r w:rsidRPr="002B19C4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>Totenda</w:t>
      </w:r>
      <w:proofErr w:type="spellEnd"/>
      <w:r w:rsidRPr="002B19C4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 xml:space="preserve"> </w:t>
      </w:r>
      <w:proofErr w:type="spellStart"/>
      <w:r w:rsidRPr="002B19C4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>kunaka</w:t>
      </w:r>
      <w:proofErr w:type="spellEnd"/>
      <w:r w:rsidRPr="002B19C4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 xml:space="preserve"> </w:t>
      </w:r>
      <w:proofErr w:type="spellStart"/>
      <w:r w:rsidRPr="002B19C4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>Kwenyu</w:t>
      </w:r>
      <w:proofErr w:type="spellEnd"/>
      <w:r w:rsidRPr="002B19C4">
        <w:rPr>
          <w:rFonts w:ascii="Arial" w:eastAsia="Calibri" w:hAnsi="Arial" w:cs="Arial"/>
          <w:i/>
          <w:iCs/>
          <w:kern w:val="0"/>
          <w:sz w:val="28"/>
          <w:szCs w:val="28"/>
          <w:lang w:val="fr-FR"/>
          <w14:ligatures w14:val="none"/>
        </w:rPr>
        <w:t xml:space="preserve"> Mwari. </w:t>
      </w:r>
    </w:p>
    <w:p w14:paraId="038EB309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2B19C4">
        <w:rPr>
          <w:rFonts w:ascii="Arial" w:eastAsia="Calibri" w:hAnsi="Arial" w:cs="Arial"/>
          <w:kern w:val="0"/>
          <w:sz w:val="28"/>
          <w:szCs w:val="28"/>
          <w:vertAlign w:val="superscript"/>
          <w:lang w:val="fr-FR"/>
          <w14:ligatures w14:val="none"/>
        </w:rPr>
        <w:t>290</w:t>
      </w:r>
      <w:r w:rsidRPr="002B19C4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 xml:space="preserve"> </w:t>
      </w:r>
      <w:proofErr w:type="spellStart"/>
      <w:r w:rsidRPr="002B19C4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>Iti</w:t>
      </w:r>
      <w:proofErr w:type="spellEnd"/>
      <w:ins w:id="283" w:author="Transcriber01 JHB" w:date="2025-08-28T09:14:00Z" w16du:dateUtc="2025-08-28T07:14:00Z">
        <w:r w:rsidRPr="002B19C4">
          <w:rPr>
            <w:rFonts w:ascii="Arial" w:eastAsia="Calibri" w:hAnsi="Arial" w:cs="Arial"/>
            <w:kern w:val="0"/>
            <w:sz w:val="28"/>
            <w:szCs w:val="28"/>
            <w:lang w:val="fr-FR"/>
            <w14:ligatures w14:val="none"/>
          </w:rPr>
          <w:t>,</w:t>
        </w:r>
      </w:ins>
      <w:r w:rsidRPr="002B19C4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 xml:space="preserve"> Baba </w:t>
      </w:r>
      <w:proofErr w:type="spellStart"/>
      <w:r w:rsidRPr="002B19C4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>ndoda</w:t>
      </w:r>
      <w:proofErr w:type="spellEnd"/>
      <w:r w:rsidRPr="002B19C4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 xml:space="preserve"> </w:t>
      </w:r>
      <w:proofErr w:type="spellStart"/>
      <w:r w:rsidRPr="002B19C4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>kuuya</w:t>
      </w:r>
      <w:proofErr w:type="spellEnd"/>
      <w:r w:rsidRPr="002B19C4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 xml:space="preserve"> </w:t>
      </w:r>
      <w:proofErr w:type="spellStart"/>
      <w:r w:rsidRPr="002B19C4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>pamberi</w:t>
      </w:r>
      <w:proofErr w:type="spellEnd"/>
      <w:r w:rsidRPr="002B19C4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 xml:space="preserve"> </w:t>
      </w:r>
      <w:proofErr w:type="spellStart"/>
      <w:r w:rsidRPr="002B19C4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>penyu</w:t>
      </w:r>
      <w:proofErr w:type="spellEnd"/>
      <w:r w:rsidRPr="002B19C4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 xml:space="preserve"> manheru </w:t>
      </w:r>
      <w:proofErr w:type="spellStart"/>
      <w:r w:rsidRPr="002B19C4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>ano</w:t>
      </w:r>
      <w:proofErr w:type="spellEnd"/>
      <w:r w:rsidRPr="002B19C4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>.</w:t>
      </w:r>
      <w:r w:rsidRPr="002B19C4">
        <w:rPr>
          <w:rFonts w:ascii="Arial" w:eastAsia="Calibri" w:hAnsi="Arial" w:cs="Arial"/>
          <w:kern w:val="0"/>
          <w:sz w:val="18"/>
          <w:szCs w:val="18"/>
          <w:lang w:val="fr-FR"/>
          <w14:ligatures w14:val="none"/>
        </w:rPr>
        <w:t xml:space="preserve">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Hatipindei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pakunyengetera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tose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 xml:space="preserve">Apostle and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 xml:space="preserve">Congregation 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 xml:space="preserve">enters Pentecostal prayer. 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</w:p>
    <w:p w14:paraId="14770091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…. Hallelujah </w:t>
      </w:r>
    </w:p>
    <w:p w14:paraId="345D792B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The time He restoreth my soul. </w:t>
      </w:r>
    </w:p>
    <w:p w14:paraId="00FE2CD5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(My Lord) I was sick and dying on the Jerich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Road </w:t>
      </w:r>
    </w:p>
    <w:p w14:paraId="320AA26C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When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H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e poured in the oil and the wine </w:t>
      </w:r>
    </w:p>
    <w:p w14:paraId="5D05E82B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</w:p>
    <w:p w14:paraId="46A8A448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bookmarkStart w:id="284" w:name="_Hlk207265379"/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lastRenderedPageBreak/>
        <w:t>(Hallelujah) He poured in the oil and the wine.</w:t>
      </w:r>
    </w:p>
    <w:p w14:paraId="4EB33A78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(Hallelujah) The time He restoreth my soul. </w:t>
      </w:r>
    </w:p>
    <w:p w14:paraId="4CD6DF0A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(My Lord) I was sick and dying on the Jerich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Road </w:t>
      </w:r>
    </w:p>
    <w:p w14:paraId="6A376D7A" w14:textId="77777777" w:rsidR="005D3BDE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When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H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e poured in the oil and the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wine.</w:t>
      </w:r>
    </w:p>
    <w:bookmarkEnd w:id="284"/>
    <w:p w14:paraId="6B6FE245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</w:p>
    <w:p w14:paraId="3E48620F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Oh, 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Hallelujah) He poured in the oil and the wine.</w:t>
      </w:r>
    </w:p>
    <w:p w14:paraId="79E6AFFD" w14:textId="77777777" w:rsidR="005D3BDE" w:rsidRDefault="005D3BDE" w:rsidP="005D3BDE">
      <w:pPr>
        <w:jc w:val="center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(Hallelujah) The time He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restoreth my soul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</w:p>
    <w:p w14:paraId="21FA753F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(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My Lord) I was sick and dying on the Jerich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Road </w:t>
      </w:r>
    </w:p>
    <w:p w14:paraId="2070C0F0" w14:textId="77777777" w:rsidR="005D3BDE" w:rsidRPr="00F16DBC" w:rsidRDefault="005D3BDE" w:rsidP="005D3BDE">
      <w:pPr>
        <w:jc w:val="center"/>
        <w:rPr>
          <w:ins w:id="285" w:author="Transcriber01 JHB" w:date="2025-08-28T09:22:00Z" w16du:dateUtc="2025-08-28T07:22:00Z"/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When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H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e poured in the oil and the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wine.</w:t>
      </w:r>
    </w:p>
    <w:p w14:paraId="20A682DE" w14:textId="77777777" w:rsidR="005D3BDE" w:rsidRPr="009572FE" w:rsidRDefault="005D3BDE" w:rsidP="005D3BDE">
      <w:pPr>
        <w:jc w:val="center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9572FE">
        <w:rPr>
          <w:rFonts w:ascii="Arial" w:eastAsia="Calibri" w:hAnsi="Arial" w:cs="Arial"/>
          <w:kern w:val="0"/>
          <w:sz w:val="28"/>
          <w:szCs w:val="28"/>
          <w14:ligatures w14:val="none"/>
        </w:rPr>
        <w:t>(Tese…)</w:t>
      </w:r>
    </w:p>
    <w:p w14:paraId="2EF743A9" w14:textId="77777777" w:rsidR="005D3BDE" w:rsidRPr="00EE376D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EE376D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(Hallelujah) He poured in the oil and the wine.</w:t>
      </w:r>
    </w:p>
    <w:p w14:paraId="5EEB6908" w14:textId="77777777" w:rsidR="005D3BDE" w:rsidRPr="00EE376D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EE376D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(Hallelujah) The time He restoreth my soul.</w:t>
      </w:r>
    </w:p>
    <w:p w14:paraId="0829526B" w14:textId="77777777" w:rsidR="005D3BDE" w:rsidRPr="00EE376D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EE376D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(My Lord) I was sick and dying on the Jericho Road</w:t>
      </w:r>
    </w:p>
    <w:p w14:paraId="344B85AC" w14:textId="77777777" w:rsidR="005D3BDE" w:rsidRPr="00F8220A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EE376D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When He poured in the oil and the wine.</w:t>
      </w:r>
    </w:p>
    <w:p w14:paraId="5053F72B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ED0B72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291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 w:rsidRPr="006254B5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Mwari </w:t>
      </w:r>
      <w:proofErr w:type="spellStart"/>
      <w:r w:rsidRPr="006254B5">
        <w:rPr>
          <w:rFonts w:ascii="Arial" w:eastAsia="Calibri" w:hAnsi="Arial" w:cs="Arial"/>
          <w:kern w:val="0"/>
          <w:sz w:val="28"/>
          <w:szCs w:val="28"/>
          <w14:ligatures w14:val="none"/>
        </w:rPr>
        <w:t>vaAbrahama</w:t>
      </w:r>
      <w:proofErr w:type="spellEnd"/>
      <w:r w:rsidRPr="006254B5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Mwari </w:t>
      </w:r>
      <w:proofErr w:type="spellStart"/>
      <w:r w:rsidRPr="006254B5">
        <w:rPr>
          <w:rFonts w:ascii="Arial" w:eastAsia="Calibri" w:hAnsi="Arial" w:cs="Arial"/>
          <w:kern w:val="0"/>
          <w:sz w:val="28"/>
          <w:szCs w:val="28"/>
          <w14:ligatures w14:val="none"/>
        </w:rPr>
        <w:t>vaJakobho</w:t>
      </w:r>
      <w:proofErr w:type="spellEnd"/>
      <w:r w:rsidRPr="006254B5">
        <w:rPr>
          <w:rFonts w:ascii="Arial" w:eastAsia="Calibri" w:hAnsi="Arial" w:cs="Arial"/>
          <w:kern w:val="0"/>
          <w:sz w:val="28"/>
          <w:szCs w:val="28"/>
          <w14:ligatures w14:val="none"/>
        </w:rPr>
        <w:t>.</w:t>
      </w:r>
      <w:r w:rsidRPr="006254B5">
        <w:rPr>
          <w:rFonts w:ascii="Arial" w:eastAsia="Calibri" w:hAnsi="Arial" w:cs="Arial"/>
          <w:kern w:val="0"/>
          <w:sz w:val="18"/>
          <w:szCs w:val="18"/>
          <w14:ligatures w14:val="none"/>
        </w:rPr>
        <w:t xml:space="preserve">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tinokutendai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manheru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vebarika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Kunze Kwenyu hakuna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zvakare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tinotenda nenyasha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dzekuuya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Iye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zvino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takukumbira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dzekudzokera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Tinotenda nenyasha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dzeVhangeri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yatakanzwa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nezuro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Vhangeri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yatanzwa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nhasi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iVhangeri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ine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huremu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</w:p>
    <w:p w14:paraId="403E04BD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ED0B72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292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Tiropafadzeiwo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B77A87">
        <w:rPr>
          <w:rFonts w:ascii="Arial" w:eastAsia="Calibri" w:hAnsi="Arial" w:cs="Arial"/>
          <w:kern w:val="0"/>
          <w:sz w:val="28"/>
          <w:szCs w:val="28"/>
          <w14:ligatures w14:val="none"/>
        </w:rPr>
        <w:t>Tikwanise</w:t>
      </w:r>
      <w:proofErr w:type="spellEnd"/>
      <w:r w:rsidRPr="00B77A87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B77A87">
        <w:rPr>
          <w:rFonts w:ascii="Arial" w:eastAsia="Calibri" w:hAnsi="Arial" w:cs="Arial"/>
          <w:kern w:val="0"/>
          <w:sz w:val="28"/>
          <w:szCs w:val="28"/>
          <w14:ligatures w14:val="none"/>
        </w:rPr>
        <w:t>kuunza</w:t>
      </w:r>
      <w:proofErr w:type="spellEnd"/>
      <w:r w:rsidRPr="00B77A87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B77A87">
        <w:rPr>
          <w:rFonts w:ascii="Arial" w:eastAsia="Calibri" w:hAnsi="Arial" w:cs="Arial"/>
          <w:kern w:val="0"/>
          <w:sz w:val="28"/>
          <w:szCs w:val="28"/>
          <w14:ligatures w14:val="none"/>
        </w:rPr>
        <w:t>kutongwa</w:t>
      </w:r>
      <w:proofErr w:type="spellEnd"/>
      <w:r w:rsidRPr="00B77A87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B77A87">
        <w:rPr>
          <w:rFonts w:ascii="Arial" w:eastAsia="Calibri" w:hAnsi="Arial" w:cs="Arial"/>
          <w:kern w:val="0"/>
          <w:sz w:val="28"/>
          <w:szCs w:val="28"/>
          <w14:ligatures w14:val="none"/>
        </w:rPr>
        <w:t>muMwenga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Tikwanise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kuunza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kutongwa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kuma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heathens.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Tipei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mufaro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unobva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kuna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Jeso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Hutano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vedu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Mbereko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kumadzimai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edu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</w:p>
    <w:p w14:paraId="26489184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1F44B8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293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Dzingai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hurombo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!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Dzingai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mweya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yemadzinza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MuZita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raJeso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!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Chitibatsirai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wakarurama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manheru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Shoko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Renyu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taridya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nezuro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na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nhasi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makanaka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taikumbira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Mweya Wenyu Mutsvene.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lastRenderedPageBreak/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Tidenhei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tinamate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Shoko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riite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nyama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Dhavhidhi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wakasiya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Solomon.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Solomon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wakasiya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Rehoboam.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</w:p>
    <w:p w14:paraId="49033A09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1F44B8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294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Toda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kukumbirawo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nesuwowo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tisiye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madzinza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Evanhu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vanonamata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Hatidi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vachifa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kunamata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kuchipera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Mwari makanaka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tiitirei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nyasha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mukati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memba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Toda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vedu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vatevere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footprints on the saints of time.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Satan come out!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</w:p>
    <w:p w14:paraId="1BD6573E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 w:rsidRPr="00BE5D60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295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Itai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vatsvene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vasadzokere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kumasure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Vapei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kubata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chizaruro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chezuva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ranhasi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8C0FE3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>Ngachivadenhe</w:t>
      </w:r>
      <w:proofErr w:type="spellEnd"/>
      <w:r w:rsidRPr="008C0FE3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 xml:space="preserve"> vade </w:t>
      </w:r>
      <w:proofErr w:type="spellStart"/>
      <w:r w:rsidRPr="008C0FE3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>kukuraramirai</w:t>
      </w:r>
      <w:proofErr w:type="spellEnd"/>
      <w:r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 xml:space="preserve"> </w:t>
      </w:r>
      <w:r w:rsidRPr="008C0FE3">
        <w:rPr>
          <w:rFonts w:ascii="Arial" w:eastAsia="Calibri" w:hAnsi="Arial" w:cs="Arial"/>
          <w:kern w:val="0"/>
          <w:sz w:val="18"/>
          <w:szCs w:val="18"/>
          <w:lang w:val="fr-FR"/>
          <w14:ligatures w14:val="none"/>
        </w:rPr>
        <w:t xml:space="preserve">[Congregation </w:t>
      </w:r>
      <w:proofErr w:type="spellStart"/>
      <w:r w:rsidRPr="008C0FE3">
        <w:rPr>
          <w:rFonts w:ascii="Arial" w:eastAsia="Calibri" w:hAnsi="Arial" w:cs="Arial"/>
          <w:kern w:val="0"/>
          <w:sz w:val="18"/>
          <w:szCs w:val="18"/>
          <w:lang w:val="fr-FR"/>
          <w14:ligatures w14:val="none"/>
        </w:rPr>
        <w:t>says</w:t>
      </w:r>
      <w:proofErr w:type="spellEnd"/>
      <w:r w:rsidRPr="008C0FE3">
        <w:rPr>
          <w:rFonts w:ascii="Arial" w:eastAsia="Calibri" w:hAnsi="Arial" w:cs="Arial"/>
          <w:kern w:val="0"/>
          <w:sz w:val="18"/>
          <w:szCs w:val="18"/>
          <w:lang w:val="fr-FR"/>
          <w14:ligatures w14:val="none"/>
        </w:rPr>
        <w:t>, “Amen.”</w:t>
      </w:r>
      <w:r w:rsidRPr="00EB131A">
        <w:rPr>
          <w:rFonts w:ascii="Arial" w:eastAsia="Calibri" w:hAnsi="Arial" w:cs="Arial"/>
          <w:kern w:val="0"/>
          <w:sz w:val="18"/>
          <w:szCs w:val="16"/>
          <w:lang w:val="fr-FR"/>
          <w14:ligatures w14:val="none"/>
        </w:rPr>
        <w:t>]</w:t>
      </w:r>
      <w:r w:rsidRPr="008C0FE3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 xml:space="preserve"> </w:t>
      </w:r>
      <w:proofErr w:type="spellStart"/>
      <w:r w:rsidRPr="00686CEF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>Vaunze</w:t>
      </w:r>
      <w:proofErr w:type="spellEnd"/>
      <w:r w:rsidRPr="00686CEF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 xml:space="preserve"> </w:t>
      </w:r>
      <w:proofErr w:type="spellStart"/>
      <w:r w:rsidRPr="00686CEF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>pfuma</w:t>
      </w:r>
      <w:proofErr w:type="spellEnd"/>
      <w:r w:rsidRPr="00686CEF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 xml:space="preserve"> </w:t>
      </w:r>
      <w:proofErr w:type="spellStart"/>
      <w:r w:rsidRPr="00686CEF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>mud</w:t>
      </w:r>
      <w:r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>zi</w:t>
      </w:r>
      <w:r w:rsidRPr="00686CEF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>mhuri</w:t>
      </w:r>
      <w:proofErr w:type="spellEnd"/>
      <w:r w:rsidRPr="00686CEF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 xml:space="preserve"> </w:t>
      </w:r>
      <w:proofErr w:type="spellStart"/>
      <w:r w:rsidRPr="00686CEF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>dzavo</w:t>
      </w:r>
      <w:proofErr w:type="spellEnd"/>
      <w:r w:rsidRPr="00686CEF">
        <w:rPr>
          <w:rFonts w:ascii="Arial" w:eastAsia="Calibri" w:hAnsi="Arial" w:cs="Arial"/>
          <w:kern w:val="0"/>
          <w:sz w:val="28"/>
          <w:szCs w:val="28"/>
          <w:lang w:val="fr-FR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Vawane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chekunongedzera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vavo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Vasiye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vavaitira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gwara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Tipei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gomborero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!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Tariona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Jakobho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Takariwona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Dhavhidha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Asi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musure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maSouro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nokuti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wakanga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asingakufadzei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Hakuna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chakabuda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kumashure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kwake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Tinoverenga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zvirema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zvainzi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Mephibosheth.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Mwari makanaka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tinokumbira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Mweya Wenyu Mutsvene.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</w:p>
    <w:p w14:paraId="08DDB58D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73182D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296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Tinoverenga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Shimei.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Ve The House Of Soul.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Vakanga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crippled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paMweya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Asi kuna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Dhavhidhi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tinoona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Solomon.</w:t>
      </w:r>
      <w:r w:rsidRPr="000E1A12">
        <w:rPr>
          <w:rFonts w:ascii="Arial" w:eastAsia="Calibri" w:hAnsi="Arial" w:cs="Arial"/>
          <w:kern w:val="0"/>
          <w:sz w:val="18"/>
          <w:szCs w:val="18"/>
          <w14:ligatures w14:val="none"/>
        </w:rPr>
        <w:t xml:space="preserve">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Tinokutendai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tipeiwo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,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vanosara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vachiti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dadisa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Vana vane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gomborero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Isu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vacho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rega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tikuzivei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Jakobho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aitaura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vake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Pamusoro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paMwari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wakasangana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naye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,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plus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akamupa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zita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rekuti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Israeri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toda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kukuonai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mumba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Honhai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maoko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asimudzwa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aya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Jekesai Baba. 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nemumwe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akuzivei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Tenzi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wangu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Agowana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chekupa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nekutaura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senhoroondo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,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pamusoro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pehukuru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hwaMwari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</w:p>
    <w:p w14:paraId="3C8A9566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73182D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297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Chitipai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nyasha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pakupararana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kwedu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3DA1">
        <w:rPr>
          <w:rFonts w:ascii="Arial" w:eastAsia="Calibri" w:hAnsi="Arial" w:cs="Arial"/>
          <w:kern w:val="0"/>
          <w:sz w:val="28"/>
          <w:szCs w:val="28"/>
          <w14:ligatures w14:val="none"/>
        </w:rPr>
        <w:t>Tipei</w:t>
      </w:r>
      <w:proofErr w:type="spellEnd"/>
      <w:r w:rsidRPr="00923DA1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3DA1">
        <w:rPr>
          <w:rFonts w:ascii="Arial" w:eastAsia="Calibri" w:hAnsi="Arial" w:cs="Arial"/>
          <w:kern w:val="0"/>
          <w:sz w:val="28"/>
          <w:szCs w:val="28"/>
          <w14:ligatures w14:val="none"/>
        </w:rPr>
        <w:t>nyash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</w:t>
      </w:r>
      <w:proofErr w:type="spellEnd"/>
      <w:r w:rsidRPr="00923DA1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3DA1">
        <w:rPr>
          <w:rFonts w:ascii="Arial" w:eastAsia="Calibri" w:hAnsi="Arial" w:cs="Arial"/>
          <w:kern w:val="0"/>
          <w:sz w:val="28"/>
          <w:szCs w:val="28"/>
          <w14:ligatures w14:val="none"/>
        </w:rPr>
        <w:t>pakugadzirira</w:t>
      </w:r>
      <w:proofErr w:type="spellEnd"/>
      <w:r w:rsidRPr="00923DA1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3DA1">
        <w:rPr>
          <w:rFonts w:ascii="Arial" w:eastAsia="Calibri" w:hAnsi="Arial" w:cs="Arial"/>
          <w:kern w:val="0"/>
          <w:sz w:val="28"/>
          <w:szCs w:val="28"/>
          <w14:ligatures w14:val="none"/>
        </w:rPr>
        <w:t>kwe</w:t>
      </w:r>
      <w:proofErr w:type="spellEnd"/>
      <w:r w:rsidRPr="00923DA1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Augu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st.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Tipei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nyasha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wakanaka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pakugadzirira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kwevarikuuya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kubva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kunzvimbo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dzakasiyana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siyana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Ipai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nyasha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variku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7B60B4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draivha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7B60B4">
        <w:rPr>
          <w:rFonts w:ascii="Arial" w:eastAsia="Calibri" w:hAnsi="Arial" w:cs="Arial"/>
          <w:kern w:val="0"/>
          <w:sz w:val="18"/>
          <w:szCs w:val="18"/>
          <w14:ligatures w14:val="none"/>
        </w:rPr>
        <w:t>[to drive—ED]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ma 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lastRenderedPageBreak/>
        <w:t xml:space="preserve">distances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akareba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Ipai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nyasha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vabva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kure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tinokutendai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manheru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Baba.</w:t>
      </w:r>
      <w:r w:rsidRPr="00105CF3">
        <w:rPr>
          <w:rFonts w:ascii="Arial" w:eastAsia="Calibri" w:hAnsi="Arial" w:cs="Arial"/>
          <w:kern w:val="0"/>
          <w:sz w:val="18"/>
          <w:szCs w:val="18"/>
          <w14:ligatures w14:val="none"/>
        </w:rPr>
        <w:t xml:space="preserve">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</w:p>
    <w:p w14:paraId="2B924638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73182D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298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Chitipaiwo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nyasha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pakudzokera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kudzimba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Tinotenda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nguva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yatawana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mumba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Kudzwai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namatwai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nekusingaperi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Taikumbira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izvi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nokutenda,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MuZita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raTenzi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Jeso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Kristu, Amen and Amen.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Tigarei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tese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pasi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Kana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paine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kurwara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ndiyo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nguva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yavo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tichitora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zvipo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panguva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iyo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ino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zvakare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</w:p>
    <w:p w14:paraId="259C95DB" w14:textId="77777777" w:rsidR="005D3BDE" w:rsidRPr="00600C50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I'm pressing on the upward way,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  <w:t>New heights I'm gaining every day;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  <w:t xml:space="preserve">Still praying as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I’m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onward bound,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(My Lord)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Lord, plant my feet on higher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Tose)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ground.</w:t>
      </w:r>
    </w:p>
    <w:p w14:paraId="032DBF4A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(Oh)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Lord, lift me up and let me stand,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(Oh Lord)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By faith, on He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a(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H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ea)</w:t>
      </w:r>
      <w:proofErr w:type="spellStart"/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ven's</w:t>
      </w:r>
      <w:proofErr w:type="spellEnd"/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table land;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(Oh)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A higher plane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 My Lord)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than I have found;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proofErr w:type="spellStart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Haaa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Lord, plant my feet on higher ground.</w:t>
      </w:r>
    </w:p>
    <w:p w14:paraId="0D102D5D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(Oh yeah)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My heart has no 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h)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desire to stay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(Oh yeah)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Where doubts arise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A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rise)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and fears dismay;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(Oh Lord)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Tho' some may dwell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(dwell)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where these abound,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(My Lord)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My 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prayer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, my aim is higher ground.</w:t>
      </w:r>
    </w:p>
    <w:p w14:paraId="40A8F419" w14:textId="77777777" w:rsidR="005D3BDE" w:rsidRPr="00600C50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(Oh)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Lord, lift me up 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O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h)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and let me stand,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(Oh Lord)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By faith, on He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a(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H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ea)</w:t>
      </w:r>
      <w:proofErr w:type="spellStart"/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ven's</w:t>
      </w:r>
      <w:proofErr w:type="spellEnd"/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table land;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(Oh)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A higher plane than I have found;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(My Lord)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Lord, plant my feet on higher ground.</w:t>
      </w:r>
    </w:p>
    <w:p w14:paraId="2CA92D1A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(I want)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I want to scale 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(to scale)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the utmost height,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(And catch)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And catch a gleam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A 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gleam)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of glory bright;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(…still)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But still I'll pray 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(till)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till Heav'n I've found,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(My Lord)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Lord, lead me on to higher ground.</w:t>
      </w:r>
    </w:p>
    <w:p w14:paraId="71341AAE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(Oh)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Lord, lift me up and let me stand,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(Oh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yeah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By faith, on He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a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ven's table land;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(A higher)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A higher plane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(My Lord)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than I have found;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(Hallelujah)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Lord, plant my feet on higher ground.</w:t>
      </w:r>
    </w:p>
    <w:p w14:paraId="76F0760D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Oh yeah 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I want to scale 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the utmost height,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(And catch)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And catch a gleam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(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A 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gleam)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of glory bright;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lastRenderedPageBreak/>
        <w:t xml:space="preserve">(Oh Lord)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But still I'll pray 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(I’II pray)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till Heav'n I've found,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( Lord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lead me 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Lord, lead me on to higher ground.</w:t>
      </w:r>
    </w:p>
    <w:p w14:paraId="01EDBFD8" w14:textId="77777777" w:rsidR="005D3BDE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(Oh)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Lord, lift me up and let me stand,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(Oh 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yeah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By faith, on He</w:t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a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ven's table land;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(A higher)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A higher plane</w:t>
      </w:r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(My Lord)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than I have found;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br/>
      </w:r>
      <w:r w:rsidRPr="00F16DBC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(Hallelujah) </w:t>
      </w:r>
      <w:r w:rsidRPr="00600C50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Lord, plant my feet on higher ground.</w:t>
      </w:r>
    </w:p>
    <w:p w14:paraId="18E58355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</w:p>
    <w:p w14:paraId="37EC20C2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DF5207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299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Hatiisei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zvipo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mumaoko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aShe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 Baba tinotenda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nezvipo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zvabva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mumaoko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enyu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makati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munodzoreredza</w:t>
      </w:r>
      <w:proofErr w:type="spellEnd"/>
      <w:ins w:id="286" w:author="Transcriber01 JHB" w:date="2025-08-28T11:12:00Z" w16du:dateUtc="2025-08-28T09:12:00Z">
        <w:r>
          <w:rPr>
            <w:rFonts w:ascii="Arial" w:eastAsia="Calibri" w:hAnsi="Arial" w:cs="Arial"/>
            <w:kern w:val="0"/>
            <w:sz w:val="28"/>
            <w:szCs w:val="28"/>
            <w14:ligatures w14:val="none"/>
          </w:rPr>
          <w:t>,</w:t>
        </w:r>
      </w:ins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“Good measure, pressed down shaken over.”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dzoreredzai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hama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dzakamura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ngazvisevenzeswe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makubwinya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kweZita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Renyu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Tinotenda ne service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yanhasi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Chitipaiwo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nyasha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dzekufamba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MuZita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Tenzi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Jeso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Kristu,Amen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 </w:t>
      </w:r>
    </w:p>
    <w:p w14:paraId="78B18AE4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DF5207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300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 w:rsidRPr="00686CEF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Aiwa tinotenda Mwari. </w:t>
      </w:r>
      <w:proofErr w:type="spellStart"/>
      <w:r w:rsidRPr="00935D8E">
        <w:rPr>
          <w:rFonts w:ascii="Arial" w:eastAsia="Calibri" w:hAnsi="Arial" w:cs="Arial"/>
          <w:kern w:val="0"/>
          <w:sz w:val="28"/>
          <w:szCs w:val="28"/>
          <w14:ligatures w14:val="none"/>
        </w:rPr>
        <w:t>Totenda</w:t>
      </w:r>
      <w:proofErr w:type="spellEnd"/>
      <w:r w:rsidRPr="00935D8E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Mwari </w:t>
      </w:r>
      <w:proofErr w:type="spellStart"/>
      <w:r w:rsidRPr="00935D8E">
        <w:rPr>
          <w:rFonts w:ascii="Arial" w:eastAsia="Calibri" w:hAnsi="Arial" w:cs="Arial"/>
          <w:kern w:val="0"/>
          <w:sz w:val="28"/>
          <w:szCs w:val="28"/>
          <w14:ligatures w14:val="none"/>
        </w:rPr>
        <w:t>chaizvo</w:t>
      </w:r>
      <w:proofErr w:type="spellEnd"/>
      <w:r w:rsidRPr="00935D8E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Kunamata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ngakurege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kuguma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nemusi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 w:rsidRPr="00935D8E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unofa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baba. Amen.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Ende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vavatendi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nanamai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vanodzokera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kumasure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you are very unlucky.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Hazvifanire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zviite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naipapo</w:t>
      </w:r>
      <w:proofErr w:type="spellEnd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,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naipapo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Munhu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akatouya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arioga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arimusikana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kana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mukomana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akava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nani,ha’maona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? It’s very </w:t>
      </w:r>
      <w:commentRangeStart w:id="287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…?... </w:t>
      </w:r>
      <w:commentRangeEnd w:id="287"/>
      <w:r>
        <w:rPr>
          <w:rStyle w:val="CommentReference"/>
        </w:rPr>
        <w:commentReference w:id="287"/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experience. </w:t>
      </w:r>
    </w:p>
    <w:p w14:paraId="4E2A338E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DF5207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301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But nevertheless, you can pray through.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Ukave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nekutenda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munaMwa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Mwari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Ehe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vakutungamirire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uve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negomborero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rakana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rakanaka</w:t>
      </w:r>
      <w:proofErr w:type="spellEnd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,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18"/>
          <w:szCs w:val="16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rakanaka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Most people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vanozvi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ruiner. Uno </w:t>
      </w:r>
      <w:proofErr w:type="spellStart"/>
      <w:r w:rsidRPr="00FB7067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ruiniwa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 w:rsidRPr="00FB7067">
        <w:rPr>
          <w:rFonts w:ascii="Arial" w:eastAsia="Calibri" w:hAnsi="Arial" w:cs="Arial"/>
          <w:kern w:val="0"/>
          <w:sz w:val="18"/>
          <w:szCs w:val="18"/>
          <w14:ligatures w14:val="none"/>
        </w:rPr>
        <w:t>[get ruined—ED]</w:t>
      </w:r>
      <w:r w:rsidRPr="00FB7067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either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nema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problems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emumba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or uno </w:t>
      </w:r>
      <w:proofErr w:type="spellStart"/>
      <w:r w:rsidRPr="00B1136A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ruiniwa</w:t>
      </w:r>
      <w:proofErr w:type="spellEnd"/>
      <w:r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 xml:space="preserve"> </w:t>
      </w:r>
      <w:r w:rsidRPr="00FB7067">
        <w:rPr>
          <w:rFonts w:ascii="Arial" w:eastAsia="Calibri" w:hAnsi="Arial" w:cs="Arial"/>
          <w:kern w:val="0"/>
          <w:sz w:val="18"/>
          <w:szCs w:val="18"/>
          <w14:ligatures w14:val="none"/>
        </w:rPr>
        <w:t>[get ruined—ED]</w:t>
      </w:r>
      <w:r w:rsidRPr="00FB7067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kana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kuti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namai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vadzokera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kumasure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pamwe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wanga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wakuda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kunamata,namata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Rega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kurasikirwa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nechitende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chitendero</w:t>
      </w:r>
      <w:proofErr w:type="spellEnd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,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nechitendero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Ropafadzo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ririmo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mukunamata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nhaika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?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vakuitirei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nyasha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chaizvo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</w:p>
    <w:p w14:paraId="4408A9A0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DF5207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302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Isu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ngatichikurai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kuva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baba,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vanosiira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vavo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dzinza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rakanaka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Soul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imba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yake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yaive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nana Mephibosheth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zvirema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nana Shimei of the house of Soul.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Vaituka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vanhu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zvinotyisa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Chinenge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chibenga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But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So…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Dhavhidha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hakuna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izvo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izvozvo</w:t>
      </w:r>
      <w:proofErr w:type="spellEnd"/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Toda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ropafadzo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usiye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Solomon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panyika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Vana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lastRenderedPageBreak/>
        <w:t>mai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toda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Charles Wesley.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Vana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Jonh We…?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Wesley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Hatikumbirei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atiisire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ropafadzo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mudzimba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dzedu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God bless you all. </w:t>
      </w:r>
    </w:p>
    <w:p w14:paraId="1B602D34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AA123E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303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Totenda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taita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weekend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yakanaka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chai…?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chaizvo</w:t>
      </w:r>
      <w:proofErr w:type="spellEnd"/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Wonderful praise, wonderful worship and wonderful Word.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 May God change our hearts.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 Amen.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Tofamba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nerugare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kwatinenge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tichienda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tese,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nhaika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?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Tokwazisa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Brother Munatei, vanga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vasipo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nezuro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MuZita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raTenzi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Jesu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Kristu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nemhuri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yavo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Vaita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zvakanaka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vauya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Ukauya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kunayangwe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ukaona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one service it’s very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impor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important.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 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Ehe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akuitirei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nyasha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chaizvo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Aiwa tinotenda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zvikuru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</w:p>
    <w:p w14:paraId="53B2E1B5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AA123E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304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Saka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tofamba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nerugare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Next weekend 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Gwe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Harare.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Nhaika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vanhu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vaMwari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handitika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Saka next weekend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tinosangana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tese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Harare.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achitiitira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nyasha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hama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dzeko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dzinenge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dzakutsvagirai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kwekupinda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God bless you all. I don’t know whether we have any announcement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yandakanganwa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nothing?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Aihwa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tinotenda Mwari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hatisimukei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hedu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 tese. </w:t>
      </w:r>
    </w:p>
    <w:p w14:paraId="1089B0FA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18"/>
          <w:szCs w:val="16"/>
          <w14:ligatures w14:val="none"/>
        </w:rPr>
      </w:pPr>
      <w:r w:rsidRPr="00AA123E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305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Toda,i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hymn eighty-eight, </w:t>
      </w:r>
      <w:proofErr w:type="spellStart"/>
      <w:r w:rsidRPr="000D74AC">
        <w:rPr>
          <w:rFonts w:ascii="Arial" w:eastAsia="Calibri" w:hAnsi="Arial" w:cs="Arial"/>
          <w:kern w:val="0"/>
          <w:sz w:val="28"/>
          <w:szCs w:val="28"/>
          <w14:ligatures w14:val="none"/>
        </w:rPr>
        <w:t>Ndi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ri</w:t>
      </w:r>
      <w:r w:rsidRPr="000D74AC">
        <w:rPr>
          <w:rFonts w:ascii="Arial" w:eastAsia="Calibri" w:hAnsi="Arial" w:cs="Arial"/>
          <w:kern w:val="0"/>
          <w:sz w:val="28"/>
          <w:szCs w:val="28"/>
          <w14:ligatures w14:val="none"/>
        </w:rPr>
        <w:t>kushaya</w:t>
      </w:r>
      <w:proofErr w:type="spellEnd"/>
      <w:r w:rsidRPr="000D74AC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0D74AC">
        <w:rPr>
          <w:rFonts w:ascii="Arial" w:eastAsia="Calibri" w:hAnsi="Arial" w:cs="Arial"/>
          <w:kern w:val="0"/>
          <w:sz w:val="28"/>
          <w:szCs w:val="28"/>
          <w14:ligatures w14:val="none"/>
        </w:rPr>
        <w:t>kuti</w:t>
      </w:r>
      <w:proofErr w:type="spellEnd"/>
      <w:r w:rsidRPr="000D74AC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0D74AC">
        <w:rPr>
          <w:rFonts w:ascii="Arial" w:eastAsia="Calibri" w:hAnsi="Arial" w:cs="Arial"/>
          <w:kern w:val="0"/>
          <w:sz w:val="28"/>
          <w:szCs w:val="28"/>
          <w14:ligatures w14:val="none"/>
        </w:rPr>
        <w:t>inonzi</w:t>
      </w:r>
      <w:proofErr w:type="spellEnd"/>
      <w:r w:rsidRPr="000D74AC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0D74AC">
        <w:rPr>
          <w:rFonts w:ascii="Arial" w:eastAsia="Calibri" w:hAnsi="Arial" w:cs="Arial"/>
          <w:kern w:val="0"/>
          <w:sz w:val="28"/>
          <w:szCs w:val="28"/>
          <w14:ligatures w14:val="none"/>
        </w:rPr>
        <w:t>chii</w:t>
      </w:r>
      <w:proofErr w:type="spellEnd"/>
      <w:r w:rsidRPr="000D74AC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0D74AC">
        <w:rPr>
          <w:rFonts w:ascii="Arial" w:eastAsia="Calibri" w:hAnsi="Arial" w:cs="Arial"/>
          <w:kern w:val="0"/>
          <w:sz w:val="28"/>
          <w:szCs w:val="28"/>
          <w14:ligatures w14:val="none"/>
        </w:rPr>
        <w:t>nemumusor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But I know the hymn. I think I’m right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titange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tatarisa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Pasuwopo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Handitika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?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Ehe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Pasuo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rakashamapo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eighty six,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eighty six.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Ehe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eighty six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ehe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, yes.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Pasuo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rakashamapo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Amen.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Ndoyatoda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2019C5"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  <w:t>dismisa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 w:rsidRPr="00DF5543">
        <w:rPr>
          <w:rFonts w:ascii="Arial" w:eastAsia="Calibri" w:hAnsi="Arial" w:cs="Arial"/>
          <w:kern w:val="0"/>
          <w:sz w:val="18"/>
          <w:szCs w:val="18"/>
          <w14:ligatures w14:val="none"/>
          <w:rPrChange w:id="288" w:author="Transcriber01 JHB" w:date="2025-08-28T14:56:00Z" w16du:dateUtc="2025-08-28T12:56:00Z">
            <w:rPr>
              <w:rFonts w:ascii="Arial" w:eastAsia="Calibri" w:hAnsi="Arial" w:cs="Arial"/>
              <w:kern w:val="0"/>
              <w:sz w:val="28"/>
              <w:szCs w:val="28"/>
              <w14:ligatures w14:val="none"/>
            </w:rPr>
          </w:rPrChange>
        </w:rPr>
        <w:t>[to dismiss]</w:t>
      </w:r>
      <w:r w:rsidRPr="002019C5"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nayo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Toda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kupinda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apo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tese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Toda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kupinda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apo tese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pasuwo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ipapo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 Amen.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Tiwane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ropafadzo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te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tese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18"/>
          <w:szCs w:val="16"/>
          <w14:ligatures w14:val="none"/>
        </w:rPr>
        <w:t xml:space="preserve"> </w:t>
      </w:r>
    </w:p>
    <w:p w14:paraId="0D572098" w14:textId="77777777" w:rsidR="005D3BDE" w:rsidRDefault="005D3BDE" w:rsidP="005D3BDE">
      <w:pPr>
        <w:jc w:val="both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r w:rsidRPr="00790273">
        <w:rPr>
          <w:rFonts w:ascii="Arial" w:eastAsia="Calibri" w:hAnsi="Arial" w:cs="Arial"/>
          <w:kern w:val="0"/>
          <w:sz w:val="28"/>
          <w:szCs w:val="28"/>
          <w:vertAlign w:val="superscript"/>
          <w14:ligatures w14:val="none"/>
        </w:rPr>
        <w:t>306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Vaenzi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vese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mauya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maita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zvakanaka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dzokai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zvaka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zvakare</w:t>
      </w:r>
      <w:proofErr w:type="spellEnd"/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Have faith in…?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God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Vanorwara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vese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vanamatirwa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mapora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Anga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aine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nhamho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hausisina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Dzokera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kumba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uchitarisira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>chisha</w:t>
      </w:r>
      <w:proofErr w:type="spellEnd"/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…?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</w:t>
      </w:r>
      <w:proofErr w:type="spellStart"/>
      <w:r>
        <w:rPr>
          <w:rFonts w:ascii="Arial" w:eastAsia="Calibri" w:hAnsi="Arial" w:cs="Arial"/>
          <w:kern w:val="0"/>
          <w:sz w:val="18"/>
          <w:szCs w:val="18"/>
          <w14:ligatures w14:val="none"/>
        </w:rPr>
        <w:t>chishamiso</w:t>
      </w:r>
      <w:proofErr w:type="spellEnd"/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Amen. </w:t>
      </w:r>
      <w:r w:rsidRPr="00D903E3">
        <w:rPr>
          <w:rFonts w:ascii="Arial" w:eastAsia="Calibri" w:hAnsi="Arial" w:cs="Arial"/>
          <w:kern w:val="0"/>
          <w:sz w:val="18"/>
          <w:szCs w:val="18"/>
          <w14:ligatures w14:val="none"/>
        </w:rPr>
        <w:t>[Congregation says, “Amen.”</w:t>
      </w:r>
      <w:r w:rsidRPr="00EB131A">
        <w:rPr>
          <w:rFonts w:ascii="Arial" w:eastAsia="Calibri" w:hAnsi="Arial" w:cs="Arial"/>
          <w:kern w:val="0"/>
          <w:sz w:val="18"/>
          <w:szCs w:val="16"/>
          <w14:ligatures w14:val="none"/>
        </w:rPr>
        <w:t>]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</w:t>
      </w:r>
    </w:p>
    <w:p w14:paraId="628A1C6B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Pasuwo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rakashamapo</w:t>
      </w:r>
      <w:proofErr w:type="spellEnd"/>
    </w:p>
    <w:p w14:paraId="67710D5C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(Oh)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Ndoonawo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chiedza</w:t>
      </w:r>
      <w:proofErr w:type="spellEnd"/>
    </w:p>
    <w:p w14:paraId="771A701D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Edza</w:t>
      </w:r>
      <w:proofErr w:type="spellEnd"/>
      <w:r>
        <w:rPr>
          <w:rFonts w:ascii="Arial" w:hAnsi="Arial" w:cs="Arial"/>
          <w:i/>
          <w:iCs/>
          <w:sz w:val="28"/>
          <w:szCs w:val="28"/>
        </w:rPr>
        <w:t>)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Chinobva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Gorgota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uko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</w:t>
      </w:r>
    </w:p>
    <w:p w14:paraId="4C4C05BD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(Oh)</w:t>
      </w:r>
      <w:r w:rsidRPr="00F16DBC">
        <w:rPr>
          <w:rFonts w:ascii="Arial" w:hAnsi="Arial" w:cs="Arial"/>
          <w:i/>
          <w:iCs/>
          <w:sz w:val="28"/>
          <w:szCs w:val="28"/>
        </w:rPr>
        <w:t xml:space="preserve">She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wakachitungidza</w:t>
      </w:r>
      <w:proofErr w:type="spellEnd"/>
    </w:p>
    <w:p w14:paraId="1B851195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</w:p>
    <w:p w14:paraId="5B004683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</w:p>
    <w:p w14:paraId="349DF113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lastRenderedPageBreak/>
        <w:t>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Inyasha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)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Inyasha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huru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idzodzo</w:t>
      </w:r>
      <w:proofErr w:type="spellEnd"/>
    </w:p>
    <w:p w14:paraId="2A362571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 w:rsidRPr="00F16DBC">
        <w:rPr>
          <w:rFonts w:ascii="Arial" w:hAnsi="Arial" w:cs="Arial"/>
          <w:i/>
          <w:iCs/>
          <w:sz w:val="28"/>
          <w:szCs w:val="28"/>
        </w:rPr>
        <w:t>Ndinga</w:t>
      </w:r>
      <w:r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ndinga</w:t>
      </w:r>
      <w:proofErr w:type="spellEnd"/>
      <w:r>
        <w:rPr>
          <w:rFonts w:ascii="Arial" w:hAnsi="Arial" w:cs="Arial"/>
          <w:i/>
          <w:iCs/>
          <w:sz w:val="28"/>
          <w:szCs w:val="28"/>
        </w:rPr>
        <w:t>)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nopinda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Ipapo</w:t>
      </w:r>
      <w:proofErr w:type="spellEnd"/>
    </w:p>
    <w:p w14:paraId="7A473B16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 w:rsidRPr="00F16DBC">
        <w:rPr>
          <w:rFonts w:ascii="Arial" w:hAnsi="Arial" w:cs="Arial"/>
          <w:i/>
          <w:iCs/>
          <w:sz w:val="28"/>
          <w:szCs w:val="28"/>
        </w:rPr>
        <w:t>Neni!</w:t>
      </w:r>
      <w:r>
        <w:rPr>
          <w:rFonts w:ascii="Arial" w:hAnsi="Arial" w:cs="Arial"/>
          <w:i/>
          <w:iCs/>
          <w:sz w:val="28"/>
          <w:szCs w:val="28"/>
        </w:rPr>
        <w:t xml:space="preserve"> </w:t>
      </w:r>
      <w:r w:rsidRPr="00F16DBC">
        <w:rPr>
          <w:rFonts w:ascii="Arial" w:hAnsi="Arial" w:cs="Arial"/>
          <w:i/>
          <w:iCs/>
          <w:sz w:val="28"/>
          <w:szCs w:val="28"/>
        </w:rPr>
        <w:t>Neni!</w:t>
      </w:r>
      <w:r>
        <w:rPr>
          <w:rFonts w:ascii="Arial" w:hAnsi="Arial" w:cs="Arial"/>
          <w:i/>
          <w:iCs/>
          <w:sz w:val="28"/>
          <w:szCs w:val="28"/>
        </w:rPr>
        <w:t xml:space="preserve"> (Oh) Neni!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Neniwo</w:t>
      </w:r>
      <w:proofErr w:type="spellEnd"/>
      <w:r>
        <w:rPr>
          <w:rFonts w:ascii="Arial" w:hAnsi="Arial" w:cs="Arial"/>
          <w:i/>
          <w:iCs/>
          <w:sz w:val="28"/>
          <w:szCs w:val="28"/>
        </w:rPr>
        <w:t>!</w:t>
      </w:r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Ndinganopindawo</w:t>
      </w:r>
      <w:proofErr w:type="spellEnd"/>
    </w:p>
    <w:p w14:paraId="19B2AF6F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</w:p>
    <w:p w14:paraId="7700F349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Honha</w:t>
      </w:r>
      <w:proofErr w:type="spellEnd"/>
      <w:r>
        <w:rPr>
          <w:rFonts w:ascii="Arial" w:hAnsi="Arial" w:cs="Arial"/>
          <w:i/>
          <w:iCs/>
          <w:sz w:val="28"/>
          <w:szCs w:val="28"/>
        </w:rPr>
        <w:t>)</w:t>
      </w:r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Rakashami</w:t>
      </w:r>
      <w:proofErr w:type="spellEnd"/>
      <w:r>
        <w:rPr>
          <w:rFonts w:ascii="Arial" w:hAnsi="Arial" w:cs="Arial"/>
          <w:i/>
          <w:iCs/>
          <w:sz w:val="28"/>
          <w:szCs w:val="28"/>
        </w:rPr>
        <w:t>(Shami)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ra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Ipapo</w:t>
      </w:r>
      <w:proofErr w:type="spellEnd"/>
    </w:p>
    <w:p w14:paraId="7A824009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Vod</w:t>
      </w:r>
      <w:r>
        <w:rPr>
          <w:rFonts w:ascii="Arial" w:hAnsi="Arial" w:cs="Arial"/>
          <w:i/>
          <w:iCs/>
          <w:sz w:val="28"/>
          <w:szCs w:val="28"/>
        </w:rPr>
        <w:t>o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kuuya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vose</w:t>
      </w:r>
      <w:proofErr w:type="spellEnd"/>
    </w:p>
    <w:p w14:paraId="71DF97AC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Vachena</w:t>
      </w:r>
      <w:proofErr w:type="spellEnd"/>
      <w:r>
        <w:rPr>
          <w:rFonts w:ascii="Arial" w:hAnsi="Arial" w:cs="Arial"/>
          <w:i/>
          <w:iCs/>
          <w:sz w:val="28"/>
          <w:szCs w:val="28"/>
        </w:rPr>
        <w:t>)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Vachena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na</w:t>
      </w:r>
      <w:r>
        <w:rPr>
          <w:rFonts w:ascii="Arial" w:hAnsi="Arial" w:cs="Arial"/>
          <w:i/>
          <w:iCs/>
          <w:sz w:val="28"/>
          <w:szCs w:val="28"/>
        </w:rPr>
        <w:t>(na)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vafumiwo</w:t>
      </w:r>
      <w:proofErr w:type="spellEnd"/>
    </w:p>
    <w:p w14:paraId="29CA8BCF" w14:textId="77777777" w:rsidR="005D3BDE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 xml:space="preserve">(Ha)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Marudzi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ose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ose</w:t>
      </w:r>
      <w:proofErr w:type="spellEnd"/>
    </w:p>
    <w:p w14:paraId="5A625472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</w:p>
    <w:p w14:paraId="094E87DD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Inyasha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)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Inyasha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huru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idzodzo</w:t>
      </w:r>
      <w:proofErr w:type="spellEnd"/>
    </w:p>
    <w:p w14:paraId="24BED2B9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Ndinganopinda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Ipapo</w:t>
      </w:r>
      <w:proofErr w:type="spellEnd"/>
    </w:p>
    <w:p w14:paraId="47A6C7D7" w14:textId="77777777" w:rsidR="005D3BDE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Neniwo</w:t>
      </w:r>
      <w:proofErr w:type="spellEnd"/>
      <w:r>
        <w:rPr>
          <w:rFonts w:ascii="Arial" w:hAnsi="Arial" w:cs="Arial"/>
          <w:i/>
          <w:iCs/>
          <w:sz w:val="28"/>
          <w:szCs w:val="28"/>
        </w:rPr>
        <w:t>)</w:t>
      </w:r>
      <w:r w:rsidRPr="00F16DBC">
        <w:rPr>
          <w:rFonts w:ascii="Arial" w:hAnsi="Arial" w:cs="Arial"/>
          <w:i/>
          <w:iCs/>
          <w:sz w:val="28"/>
          <w:szCs w:val="28"/>
        </w:rPr>
        <w:t xml:space="preserve">Neni! </w:t>
      </w:r>
      <w:r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neni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) </w:t>
      </w:r>
      <w:r w:rsidRPr="00F16DBC">
        <w:rPr>
          <w:rFonts w:ascii="Arial" w:hAnsi="Arial" w:cs="Arial"/>
          <w:i/>
          <w:iCs/>
          <w:sz w:val="28"/>
          <w:szCs w:val="28"/>
        </w:rPr>
        <w:t>Neni!</w:t>
      </w:r>
      <w:r>
        <w:rPr>
          <w:rFonts w:ascii="Arial" w:hAnsi="Arial" w:cs="Arial"/>
          <w:i/>
          <w:iCs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neniwo</w:t>
      </w:r>
      <w:proofErr w:type="spellEnd"/>
      <w:r>
        <w:rPr>
          <w:rFonts w:ascii="Arial" w:hAnsi="Arial" w:cs="Arial"/>
          <w:i/>
          <w:iCs/>
          <w:sz w:val="28"/>
          <w:szCs w:val="28"/>
        </w:rPr>
        <w:t>)</w:t>
      </w:r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Ndinganopindawo</w:t>
      </w:r>
      <w:proofErr w:type="spellEnd"/>
    </w:p>
    <w:p w14:paraId="644D6BA1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</w:p>
    <w:p w14:paraId="0926E83E" w14:textId="77777777" w:rsidR="005D3BDE" w:rsidRPr="002B19C4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r w:rsidRPr="002B19C4"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 w:rsidRPr="002B19C4">
        <w:rPr>
          <w:rFonts w:ascii="Arial" w:hAnsi="Arial" w:cs="Arial"/>
          <w:i/>
          <w:iCs/>
          <w:sz w:val="28"/>
          <w:szCs w:val="28"/>
        </w:rPr>
        <w:t>Musatye</w:t>
      </w:r>
      <w:proofErr w:type="spellEnd"/>
      <w:r w:rsidRPr="002B19C4">
        <w:rPr>
          <w:rFonts w:ascii="Arial" w:hAnsi="Arial" w:cs="Arial"/>
          <w:i/>
          <w:iCs/>
          <w:sz w:val="28"/>
          <w:szCs w:val="28"/>
        </w:rPr>
        <w:t>)</w:t>
      </w:r>
      <w:proofErr w:type="spellStart"/>
      <w:r w:rsidRPr="002B19C4">
        <w:rPr>
          <w:rFonts w:ascii="Arial" w:hAnsi="Arial" w:cs="Arial"/>
          <w:i/>
          <w:iCs/>
          <w:sz w:val="28"/>
          <w:szCs w:val="28"/>
        </w:rPr>
        <w:t>Musatye</w:t>
      </w:r>
      <w:proofErr w:type="spellEnd"/>
      <w:r w:rsidRPr="002B19C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2B19C4">
        <w:rPr>
          <w:rFonts w:ascii="Arial" w:hAnsi="Arial" w:cs="Arial"/>
          <w:i/>
          <w:iCs/>
          <w:sz w:val="28"/>
          <w:szCs w:val="28"/>
        </w:rPr>
        <w:t>henyu</w:t>
      </w:r>
      <w:proofErr w:type="spellEnd"/>
      <w:r w:rsidRPr="002B19C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2B19C4">
        <w:rPr>
          <w:rFonts w:ascii="Arial" w:hAnsi="Arial" w:cs="Arial"/>
          <w:i/>
          <w:iCs/>
          <w:sz w:val="28"/>
          <w:szCs w:val="28"/>
        </w:rPr>
        <w:t>chiuyai</w:t>
      </w:r>
      <w:proofErr w:type="spellEnd"/>
    </w:p>
    <w:p w14:paraId="34A84374" w14:textId="77777777" w:rsidR="005D3BDE" w:rsidRPr="002B19C4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 w:rsidRPr="002B19C4">
        <w:rPr>
          <w:rFonts w:ascii="Arial" w:hAnsi="Arial" w:cs="Arial"/>
          <w:i/>
          <w:iCs/>
          <w:sz w:val="28"/>
          <w:szCs w:val="28"/>
        </w:rPr>
        <w:t>Mugozopinda</w:t>
      </w:r>
      <w:proofErr w:type="spellEnd"/>
      <w:r w:rsidRPr="002B19C4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2B19C4">
        <w:rPr>
          <w:rFonts w:ascii="Arial" w:hAnsi="Arial" w:cs="Arial"/>
          <w:i/>
          <w:iCs/>
          <w:sz w:val="28"/>
          <w:szCs w:val="28"/>
        </w:rPr>
        <w:t>naro</w:t>
      </w:r>
      <w:proofErr w:type="spellEnd"/>
      <w:r w:rsidRPr="002B19C4">
        <w:rPr>
          <w:rFonts w:ascii="Arial" w:hAnsi="Arial" w:cs="Arial"/>
          <w:i/>
          <w:iCs/>
          <w:sz w:val="28"/>
          <w:szCs w:val="28"/>
        </w:rPr>
        <w:t>!</w:t>
      </w:r>
    </w:p>
    <w:p w14:paraId="36308412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Kudenga</w:t>
      </w:r>
      <w:proofErr w:type="spellEnd"/>
      <w:r>
        <w:rPr>
          <w:rFonts w:ascii="Arial" w:hAnsi="Arial" w:cs="Arial"/>
          <w:i/>
          <w:iCs/>
          <w:sz w:val="28"/>
          <w:szCs w:val="28"/>
        </w:rPr>
        <w:t>)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Kudenga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She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uchakupai</w:t>
      </w:r>
      <w:proofErr w:type="spellEnd"/>
    </w:p>
    <w:p w14:paraId="7E477296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 w:rsidRPr="00F16DBC">
        <w:rPr>
          <w:rFonts w:ascii="Arial" w:hAnsi="Arial" w:cs="Arial"/>
          <w:i/>
          <w:iCs/>
          <w:sz w:val="28"/>
          <w:szCs w:val="28"/>
        </w:rPr>
        <w:t xml:space="preserve">Korona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y</w:t>
      </w:r>
      <w:r>
        <w:rPr>
          <w:rFonts w:ascii="Arial" w:hAnsi="Arial" w:cs="Arial"/>
          <w:i/>
          <w:iCs/>
          <w:sz w:val="28"/>
          <w:szCs w:val="28"/>
        </w:rPr>
        <w:t>o</w:t>
      </w:r>
      <w:r w:rsidRPr="00F16DBC">
        <w:rPr>
          <w:rFonts w:ascii="Arial" w:hAnsi="Arial" w:cs="Arial"/>
          <w:i/>
          <w:iCs/>
          <w:sz w:val="28"/>
          <w:szCs w:val="28"/>
        </w:rPr>
        <w:t>mufaro</w:t>
      </w:r>
      <w:proofErr w:type="spellEnd"/>
    </w:p>
    <w:p w14:paraId="1603F2B5" w14:textId="77777777" w:rsidR="005D3BDE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</w:p>
    <w:p w14:paraId="3082DA4E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Inyasha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)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Inyasha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huru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idzodzo</w:t>
      </w:r>
      <w:proofErr w:type="spellEnd"/>
    </w:p>
    <w:p w14:paraId="26FD9FEE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Ndinganopinda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Ipapo</w:t>
      </w:r>
      <w:proofErr w:type="spellEnd"/>
    </w:p>
    <w:p w14:paraId="6AED2CC6" w14:textId="77777777" w:rsidR="005D3BDE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 w:rsidRPr="00F16DBC">
        <w:rPr>
          <w:rFonts w:ascii="Arial" w:hAnsi="Arial" w:cs="Arial"/>
          <w:i/>
          <w:iCs/>
          <w:sz w:val="28"/>
          <w:szCs w:val="28"/>
        </w:rPr>
        <w:t xml:space="preserve">Neni! </w:t>
      </w:r>
      <w:r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neniwo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) </w:t>
      </w:r>
      <w:r w:rsidRPr="00F16DBC">
        <w:rPr>
          <w:rFonts w:ascii="Arial" w:hAnsi="Arial" w:cs="Arial"/>
          <w:i/>
          <w:iCs/>
          <w:sz w:val="28"/>
          <w:szCs w:val="28"/>
        </w:rPr>
        <w:t>Neni!</w:t>
      </w:r>
      <w:r>
        <w:rPr>
          <w:rFonts w:ascii="Arial" w:hAnsi="Arial" w:cs="Arial"/>
          <w:i/>
          <w:iCs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neniwo</w:t>
      </w:r>
      <w:proofErr w:type="spellEnd"/>
      <w:r>
        <w:rPr>
          <w:rFonts w:ascii="Arial" w:hAnsi="Arial" w:cs="Arial"/>
          <w:i/>
          <w:iCs/>
          <w:sz w:val="28"/>
          <w:szCs w:val="28"/>
        </w:rPr>
        <w:t>)</w:t>
      </w:r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Ndinganopindawo</w:t>
      </w:r>
      <w:proofErr w:type="spellEnd"/>
    </w:p>
    <w:p w14:paraId="27DB946D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</w:p>
    <w:p w14:paraId="2DD9F40A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</w:p>
    <w:p w14:paraId="1D73E054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 xml:space="preserve">(Ho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bva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seri</w:t>
      </w:r>
      <w:proofErr w:type="spellEnd"/>
      <w:r>
        <w:rPr>
          <w:rFonts w:ascii="Arial" w:hAnsi="Arial" w:cs="Arial"/>
          <w:i/>
          <w:iCs/>
          <w:sz w:val="28"/>
          <w:szCs w:val="28"/>
        </w:rPr>
        <w:t>)</w:t>
      </w:r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Bva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seri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kwaro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ikweyo</w:t>
      </w:r>
      <w:proofErr w:type="spellEnd"/>
    </w:p>
    <w:p w14:paraId="0171AEF1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 xml:space="preserve">(Oh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uko</w:t>
      </w:r>
      <w:proofErr w:type="spellEnd"/>
      <w:r>
        <w:rPr>
          <w:rFonts w:ascii="Arial" w:hAnsi="Arial" w:cs="Arial"/>
          <w:i/>
          <w:iCs/>
          <w:sz w:val="28"/>
          <w:szCs w:val="28"/>
        </w:rPr>
        <w:t>)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Kuchema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kunosiiwa</w:t>
      </w:r>
      <w:proofErr w:type="spellEnd"/>
    </w:p>
    <w:p w14:paraId="0150FE6A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Tichano</w:t>
      </w:r>
      <w:proofErr w:type="spellEnd"/>
      <w:r>
        <w:rPr>
          <w:rFonts w:ascii="Arial" w:hAnsi="Arial" w:cs="Arial"/>
          <w:i/>
          <w:iCs/>
          <w:sz w:val="28"/>
          <w:szCs w:val="28"/>
        </w:rPr>
        <w:t>)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Tichandoo</w:t>
      </w:r>
      <w:proofErr w:type="spellEnd"/>
      <w:r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oo</w:t>
      </w:r>
      <w:proofErr w:type="spellEnd"/>
      <w:r>
        <w:rPr>
          <w:rFonts w:ascii="Arial" w:hAnsi="Arial" w:cs="Arial"/>
          <w:i/>
          <w:iCs/>
          <w:sz w:val="28"/>
          <w:szCs w:val="28"/>
        </w:rPr>
        <w:t>)</w:t>
      </w:r>
      <w:r w:rsidRPr="00F16DBC">
        <w:rPr>
          <w:rFonts w:ascii="Arial" w:hAnsi="Arial" w:cs="Arial"/>
          <w:i/>
          <w:iCs/>
          <w:sz w:val="28"/>
          <w:szCs w:val="28"/>
        </w:rPr>
        <w:t xml:space="preserve">na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Jesu’ko</w:t>
      </w:r>
      <w:proofErr w:type="spellEnd"/>
    </w:p>
    <w:p w14:paraId="1B3CD817" w14:textId="77777777" w:rsidR="005D3BDE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(Uko)</w:t>
      </w:r>
      <w:r w:rsidRPr="00F16DBC">
        <w:rPr>
          <w:rFonts w:ascii="Arial" w:hAnsi="Arial" w:cs="Arial"/>
          <w:i/>
          <w:iCs/>
          <w:sz w:val="28"/>
          <w:szCs w:val="28"/>
        </w:rPr>
        <w:t xml:space="preserve">Uko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kunofariwa</w:t>
      </w:r>
      <w:proofErr w:type="spellEnd"/>
    </w:p>
    <w:p w14:paraId="083AB672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</w:p>
    <w:p w14:paraId="4F75F490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</w:p>
    <w:p w14:paraId="7B3422E5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Inyasha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)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Inyasha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huru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idzodzo</w:t>
      </w:r>
      <w:proofErr w:type="spellEnd"/>
    </w:p>
    <w:p w14:paraId="1A2BA6FA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 w:rsidRPr="00F16DBC">
        <w:rPr>
          <w:rFonts w:ascii="Arial" w:hAnsi="Arial" w:cs="Arial"/>
          <w:i/>
          <w:iCs/>
          <w:sz w:val="28"/>
          <w:szCs w:val="28"/>
        </w:rPr>
        <w:t>Ndinga</w:t>
      </w:r>
      <w:r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ndinga</w:t>
      </w:r>
      <w:proofErr w:type="spellEnd"/>
      <w:r>
        <w:rPr>
          <w:rFonts w:ascii="Arial" w:hAnsi="Arial" w:cs="Arial"/>
          <w:i/>
          <w:iCs/>
          <w:sz w:val="28"/>
          <w:szCs w:val="28"/>
        </w:rPr>
        <w:t>)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nopinda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Ipapo</w:t>
      </w:r>
      <w:proofErr w:type="spellEnd"/>
    </w:p>
    <w:p w14:paraId="17B17AFF" w14:textId="77777777" w:rsidR="005D3BDE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 w:rsidRPr="00F16DBC">
        <w:rPr>
          <w:rFonts w:ascii="Arial" w:hAnsi="Arial" w:cs="Arial"/>
          <w:i/>
          <w:iCs/>
          <w:sz w:val="28"/>
          <w:szCs w:val="28"/>
        </w:rPr>
        <w:t xml:space="preserve">Neni! </w:t>
      </w:r>
      <w:r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neniwo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) </w:t>
      </w:r>
      <w:r w:rsidRPr="00F16DBC">
        <w:rPr>
          <w:rFonts w:ascii="Arial" w:hAnsi="Arial" w:cs="Arial"/>
          <w:i/>
          <w:iCs/>
          <w:sz w:val="28"/>
          <w:szCs w:val="28"/>
        </w:rPr>
        <w:t>Neni!</w:t>
      </w:r>
      <w:r>
        <w:rPr>
          <w:rFonts w:ascii="Arial" w:hAnsi="Arial" w:cs="Arial"/>
          <w:i/>
          <w:iCs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neniwo</w:t>
      </w:r>
      <w:proofErr w:type="spellEnd"/>
      <w:r>
        <w:rPr>
          <w:rFonts w:ascii="Arial" w:hAnsi="Arial" w:cs="Arial"/>
          <w:i/>
          <w:iCs/>
          <w:sz w:val="28"/>
          <w:szCs w:val="28"/>
        </w:rPr>
        <w:t>)</w:t>
      </w:r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Ndinganopindawo</w:t>
      </w:r>
      <w:proofErr w:type="spellEnd"/>
    </w:p>
    <w:p w14:paraId="0EC848A1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</w:p>
    <w:p w14:paraId="3497009C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Bva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seri</w:t>
      </w:r>
      <w:proofErr w:type="spellEnd"/>
      <w:r>
        <w:rPr>
          <w:rFonts w:ascii="Arial" w:hAnsi="Arial" w:cs="Arial"/>
          <w:i/>
          <w:iCs/>
          <w:sz w:val="28"/>
          <w:szCs w:val="28"/>
        </w:rPr>
        <w:t>)</w:t>
      </w:r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Bva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seri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kwaro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ikweyo</w:t>
      </w:r>
      <w:proofErr w:type="spellEnd"/>
    </w:p>
    <w:p w14:paraId="1FFF3C63" w14:textId="77777777" w:rsidR="005D3BDE" w:rsidRPr="00F16DBC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 xml:space="preserve">(Oh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uko</w:t>
      </w:r>
      <w:proofErr w:type="spellEnd"/>
      <w:r>
        <w:rPr>
          <w:rFonts w:ascii="Arial" w:hAnsi="Arial" w:cs="Arial"/>
          <w:i/>
          <w:iCs/>
          <w:sz w:val="28"/>
          <w:szCs w:val="28"/>
        </w:rPr>
        <w:t>)</w:t>
      </w:r>
      <w:proofErr w:type="spellStart"/>
      <w:r w:rsidRPr="00F16DBC">
        <w:rPr>
          <w:rFonts w:ascii="Arial" w:hAnsi="Arial" w:cs="Arial"/>
          <w:i/>
          <w:iCs/>
          <w:sz w:val="28"/>
          <w:szCs w:val="28"/>
        </w:rPr>
        <w:t>Kuchema</w:t>
      </w:r>
      <w:proofErr w:type="spellEnd"/>
      <w:r w:rsidRPr="00F16DBC">
        <w:rPr>
          <w:rFonts w:ascii="Arial" w:hAnsi="Arial" w:cs="Arial"/>
          <w:i/>
          <w:iCs/>
          <w:sz w:val="28"/>
          <w:szCs w:val="28"/>
        </w:rPr>
        <w:t xml:space="preserve"> kunosiiwa</w:t>
      </w:r>
    </w:p>
    <w:p w14:paraId="1DBC6208" w14:textId="77777777" w:rsidR="005D3BDE" w:rsidRPr="008758AF" w:rsidRDefault="005D3BDE" w:rsidP="005D3BDE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(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Tichano</w:t>
      </w:r>
      <w:proofErr w:type="spellEnd"/>
      <w:r>
        <w:rPr>
          <w:rFonts w:ascii="Arial" w:hAnsi="Arial" w:cs="Arial"/>
          <w:i/>
          <w:iCs/>
          <w:sz w:val="28"/>
          <w:szCs w:val="28"/>
        </w:rPr>
        <w:t>……</w:t>
      </w:r>
    </w:p>
    <w:p w14:paraId="5F098BFF" w14:textId="77777777" w:rsidR="005D3BDE" w:rsidRPr="00F16DBC" w:rsidRDefault="005D3BDE" w:rsidP="005D3BDE">
      <w:pPr>
        <w:jc w:val="center"/>
        <w:rPr>
          <w:rFonts w:ascii="Arial" w:eastAsia="Calibri" w:hAnsi="Arial" w:cs="Arial"/>
          <w:i/>
          <w:iCs/>
          <w:kern w:val="0"/>
          <w:sz w:val="28"/>
          <w:szCs w:val="28"/>
          <w14:ligatures w14:val="none"/>
        </w:rPr>
      </w:pPr>
    </w:p>
    <w:p w14:paraId="376CC73A" w14:textId="5C2C52B9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289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kern w:val="0"/>
          <w:sz w:val="28"/>
          <w:szCs w:val="28"/>
          <w14:ligatures w14:val="none"/>
        </w:rPr>
        <w:lastRenderedPageBreak/>
        <w:t>A Father’s Right</w:t>
      </w:r>
      <w:r>
        <w:rPr>
          <w:rFonts w:ascii="Arial" w:eastAsia="Calibri" w:hAnsi="Arial" w:cs="Arial"/>
          <w:kern w:val="0"/>
          <w:sz w:val="28"/>
          <w:szCs w:val="28"/>
          <w14:ligatures w14:val="none"/>
        </w:rPr>
        <w:t xml:space="preserve"> (Part 2 )</w:t>
      </w:r>
    </w:p>
    <w:p w14:paraId="6323D037" w14:textId="27F527CC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290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291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10-062</w:t>
      </w:r>
      <w:r w:rsidR="00493841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7</w:t>
      </w: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292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 xml:space="preserve">E </w:t>
      </w:r>
    </w:p>
    <w:p w14:paraId="6FF7A724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293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</w:p>
    <w:p w14:paraId="0AD41621" w14:textId="155F168D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294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295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This Message by Apostle Robert Martin Gumbura was delivered on S</w:t>
      </w:r>
      <w:r w:rsidR="00696CAD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un</w:t>
      </w: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296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day evening,</w:t>
      </w:r>
    </w:p>
    <w:p w14:paraId="0561A1D2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297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298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 xml:space="preserve">June 26, 2010, at </w:t>
      </w:r>
      <w:proofErr w:type="spellStart"/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299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Mkoba</w:t>
      </w:r>
      <w:proofErr w:type="spellEnd"/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00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 xml:space="preserve"> 17 Church, Gweru, Zimbabwe. This sermon,</w:t>
      </w:r>
    </w:p>
    <w:p w14:paraId="0D89A0C0" w14:textId="74260245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01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02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number 10-062</w:t>
      </w:r>
      <w:r w:rsidR="00696CAD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7</w:t>
      </w: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03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E, is T</w:t>
      </w:r>
      <w:r w:rsidR="00900393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wo</w:t>
      </w: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04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 xml:space="preserve"> hours, </w:t>
      </w:r>
      <w:r w:rsidR="00900393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For</w:t>
      </w: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05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ty-</w:t>
      </w:r>
      <w:r w:rsidR="00900393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four</w:t>
      </w: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06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 xml:space="preserve"> minutes and </w:t>
      </w:r>
      <w:r w:rsidR="00900393"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  <w:t>t</w:t>
      </w: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07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en seconds. Every effort has been made to accurately</w:t>
      </w:r>
    </w:p>
    <w:p w14:paraId="73E8A6B6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08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09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transfer the verbal Message from the DVD recording to the printed page, and is printed</w:t>
      </w:r>
    </w:p>
    <w:p w14:paraId="3F508077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10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11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herein unabridged and distributed by RMG Ministries.</w:t>
      </w:r>
    </w:p>
    <w:p w14:paraId="0E5D21E3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12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13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©2025 JHB, ALL RIGHTS RESERVED</w:t>
      </w:r>
    </w:p>
    <w:p w14:paraId="25E9ADF9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14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15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RMG Ministries</w:t>
      </w:r>
    </w:p>
    <w:p w14:paraId="10C3FF41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16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17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6 Helena Close, Harare, Zimbabwe.</w:t>
      </w:r>
    </w:p>
    <w:p w14:paraId="4A241344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18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</w:p>
    <w:p w14:paraId="6503E973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19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20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(</w:t>
      </w:r>
      <w:r w:rsidRPr="00114DD5">
        <w:rPr>
          <w:rFonts w:ascii="Arial" w:eastAsia="Calibri" w:hAnsi="Arial" w:cs="Arial"/>
          <w:i/>
          <w:iCs/>
          <w:kern w:val="0"/>
          <w:shd w:val="clear" w:color="auto" w:fill="FFFFFF"/>
          <w14:ligatures w14:val="none"/>
          <w:rPrChange w:id="321" w:author="Transcriber01 JHB" w:date="2025-08-22T12:28:00Z" w16du:dateUtc="2025-08-22T10:28:00Z">
            <w:rPr>
              <w:rFonts w:ascii="Arial" w:eastAsia="Calibri" w:hAnsi="Arial" w:cs="Arial"/>
              <w:i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Phone</w:t>
      </w: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22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). (</w:t>
      </w:r>
      <w:r w:rsidRPr="00114DD5">
        <w:rPr>
          <w:rFonts w:ascii="Arial" w:eastAsia="Calibri" w:hAnsi="Arial" w:cs="Arial"/>
          <w:i/>
          <w:iCs/>
          <w:kern w:val="0"/>
          <w:shd w:val="clear" w:color="auto" w:fill="FFFFFF"/>
          <w14:ligatures w14:val="none"/>
          <w:rPrChange w:id="323" w:author="Transcriber01 JHB" w:date="2025-08-22T12:28:00Z" w16du:dateUtc="2025-08-22T10:28:00Z">
            <w:rPr>
              <w:rFonts w:ascii="Arial" w:eastAsia="Calibri" w:hAnsi="Arial" w:cs="Arial"/>
              <w:i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Website</w:t>
      </w: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24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-</w:t>
      </w:r>
      <w:r w:rsidRPr="00114DD5">
        <w:rPr>
          <w:rFonts w:ascii="Arial" w:eastAsia="Calibri" w:hAnsi="Arial" w:cs="Arial"/>
          <w:i/>
          <w:kern w:val="0"/>
          <w:shd w:val="clear" w:color="auto" w:fill="FFFFFF"/>
          <w14:ligatures w14:val="none"/>
          <w:rPrChange w:id="325" w:author="Transcriber01 JHB" w:date="2025-08-22T12:28:00Z" w16du:dateUtc="2025-08-22T10:28:00Z">
            <w:rPr>
              <w:rFonts w:ascii="Arial" w:eastAsia="Calibri" w:hAnsi="Arial" w:cs="Arial"/>
              <w:i/>
              <w:kern w:val="0"/>
              <w:shd w:val="clear" w:color="auto" w:fill="FFFFFF"/>
              <w:lang w:val="en-US"/>
              <w14:ligatures w14:val="none"/>
            </w:rPr>
          </w:rPrChange>
        </w:rPr>
        <w:t>TBA</w:t>
      </w: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26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)</w:t>
      </w:r>
    </w:p>
    <w:p w14:paraId="621FC122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27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</w:p>
    <w:p w14:paraId="774125D1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28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</w:p>
    <w:p w14:paraId="1954B56B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29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</w:p>
    <w:p w14:paraId="61C09253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30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31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Copyright notice</w:t>
      </w:r>
    </w:p>
    <w:p w14:paraId="33BA6CCB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32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</w:p>
    <w:p w14:paraId="11EC7E24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33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34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All rights reserved. This book may be printed on a home</w:t>
      </w:r>
    </w:p>
    <w:p w14:paraId="38AFEF1D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35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36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printer for personal use or to be given out, free of charge, as a</w:t>
      </w:r>
    </w:p>
    <w:p w14:paraId="507502AD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37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38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tool to spread the Gospel of Jesus Christ. This book cannot be</w:t>
      </w:r>
    </w:p>
    <w:p w14:paraId="33F48A34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39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40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sold, reproduced on a large scale, posted on a website, stored</w:t>
      </w:r>
    </w:p>
    <w:p w14:paraId="4766C12F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41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42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in a retrieval system, translated into other languages, or used</w:t>
      </w:r>
    </w:p>
    <w:p w14:paraId="4C0E0F2D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43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44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for soliciting funds without the express written permission of</w:t>
      </w:r>
    </w:p>
    <w:p w14:paraId="526908CA" w14:textId="77777777" w:rsidR="0050393E" w:rsidRPr="00114DD5" w:rsidRDefault="0050393E" w:rsidP="0050393E">
      <w:pPr>
        <w:spacing w:after="0" w:line="240" w:lineRule="auto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45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46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 xml:space="preserve">                                                        RMG Ministries</w:t>
      </w:r>
    </w:p>
    <w:p w14:paraId="22830640" w14:textId="77777777" w:rsidR="0050393E" w:rsidRPr="00114DD5" w:rsidRDefault="0050393E" w:rsidP="0050393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47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48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For more information or for other available material, please</w:t>
      </w:r>
    </w:p>
    <w:p w14:paraId="3BCE0A4C" w14:textId="3877EEA2" w:rsidR="005D3BDE" w:rsidRPr="00C93AEE" w:rsidRDefault="0050393E" w:rsidP="00C93AEE">
      <w:pPr>
        <w:spacing w:after="0" w:line="240" w:lineRule="auto"/>
        <w:jc w:val="center"/>
        <w:rPr>
          <w:rFonts w:ascii="Arial" w:eastAsia="Calibri" w:hAnsi="Arial" w:cs="Arial"/>
          <w:iCs/>
          <w:kern w:val="0"/>
          <w:shd w:val="clear" w:color="auto" w:fill="FFFFFF"/>
          <w14:ligatures w14:val="none"/>
        </w:rPr>
      </w:pPr>
      <w:r w:rsidRPr="00114DD5">
        <w:rPr>
          <w:rFonts w:ascii="Arial" w:eastAsia="Calibri" w:hAnsi="Arial" w:cs="Arial"/>
          <w:iCs/>
          <w:kern w:val="0"/>
          <w:shd w:val="clear" w:color="auto" w:fill="FFFFFF"/>
          <w14:ligatures w14:val="none"/>
          <w:rPrChange w:id="349" w:author="Transcriber01 JHB" w:date="2025-08-22T12:28:00Z" w16du:dateUtc="2025-08-22T10:28:00Z">
            <w:rPr>
              <w:rFonts w:ascii="Arial" w:eastAsia="Calibri" w:hAnsi="Arial" w:cs="Arial"/>
              <w:iCs/>
              <w:kern w:val="0"/>
              <w:shd w:val="clear" w:color="auto" w:fill="FFFFFF"/>
              <w:lang w:val="en-US"/>
              <w14:ligatures w14:val="none"/>
            </w:rPr>
          </w:rPrChange>
        </w:rPr>
        <w:t>contact: JHB/RMG Ministries</w:t>
      </w:r>
    </w:p>
    <w:p w14:paraId="6A6DC91E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</w:p>
    <w:p w14:paraId="10C976FE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</w:p>
    <w:p w14:paraId="1BE6A1C0" w14:textId="77777777" w:rsidR="005D3BDE" w:rsidRPr="00302174" w:rsidRDefault="005D3BDE" w:rsidP="005D3BDE">
      <w:pPr>
        <w:jc w:val="both"/>
        <w:rPr>
          <w:rFonts w:ascii="Arial" w:hAnsi="Arial" w:cs="Arial"/>
          <w:sz w:val="28"/>
          <w:szCs w:val="28"/>
        </w:rPr>
      </w:pPr>
    </w:p>
    <w:p w14:paraId="6656D11F" w14:textId="0A0E6A23" w:rsidR="005D3BDE" w:rsidRPr="00C93AEE" w:rsidRDefault="005D3BDE" w:rsidP="00C93AEE">
      <w:pPr>
        <w:jc w:val="both"/>
        <w:rPr>
          <w:rFonts w:ascii="Arial" w:hAnsi="Arial" w:cs="Arial"/>
          <w:sz w:val="28"/>
          <w:szCs w:val="28"/>
          <w:lang w:val="en-ZW"/>
        </w:rPr>
      </w:pPr>
    </w:p>
    <w:sectPr w:rsidR="005D3BDE" w:rsidRPr="00C93AEE" w:rsidSect="00B23F3A">
      <w:headerReference w:type="default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Transcriber01 JHB" w:date="2025-08-28T14:26:00Z" w:initials="TJ">
    <w:p w14:paraId="0B3EE11E" w14:textId="77777777" w:rsidR="005D3BDE" w:rsidRDefault="005D3BDE" w:rsidP="005D3BDE">
      <w:pPr>
        <w:pStyle w:val="CommentText"/>
      </w:pPr>
      <w:r>
        <w:rPr>
          <w:rStyle w:val="CommentReference"/>
        </w:rPr>
        <w:annotationRef/>
      </w:r>
      <w:r>
        <w:rPr>
          <w:lang w:val="en-ZW"/>
        </w:rPr>
        <w:t>I maintain how I punctuated.</w:t>
      </w:r>
    </w:p>
    <w:p w14:paraId="064EEF27" w14:textId="77777777" w:rsidR="005D3BDE" w:rsidRDefault="005D3BDE" w:rsidP="005D3BDE">
      <w:pPr>
        <w:pStyle w:val="CommentText"/>
      </w:pPr>
      <w:r>
        <w:rPr>
          <w:lang w:val="en-ZW"/>
        </w:rPr>
        <w:t>KG</w:t>
      </w:r>
    </w:p>
  </w:comment>
  <w:comment w:id="13" w:author="Transcriber01 JHB" w:date="2025-08-28T09:22:00Z" w:initials="TJ">
    <w:p w14:paraId="1D3967F0" w14:textId="77777777" w:rsidR="005D3BDE" w:rsidRDefault="005D3BDE" w:rsidP="005D3BDE">
      <w:pPr>
        <w:pStyle w:val="CommentText"/>
      </w:pPr>
      <w:r>
        <w:rPr>
          <w:rStyle w:val="CommentReference"/>
        </w:rPr>
        <w:annotationRef/>
      </w:r>
      <w:r>
        <w:rPr>
          <w:lang w:val="en-ZW"/>
        </w:rPr>
        <w:t>I am not sure about this word. I hear,  “This is…” -ZG</w:t>
      </w:r>
    </w:p>
  </w:comment>
  <w:comment w:id="16" w:author="Transcriber01 JHB" w:date="2025-08-22T09:13:00Z" w:initials="TJ">
    <w:p w14:paraId="2A79030A" w14:textId="77777777" w:rsidR="005D3BDE" w:rsidRDefault="005D3BDE" w:rsidP="005D3BDE">
      <w:pPr>
        <w:pStyle w:val="CommentText"/>
      </w:pPr>
      <w:r>
        <w:rPr>
          <w:rStyle w:val="CommentReference"/>
        </w:rPr>
        <w:annotationRef/>
      </w:r>
      <w:r>
        <w:rPr>
          <w:lang w:val="en-ZW"/>
        </w:rPr>
        <w:t>Inaudible 0:36:31.7</w:t>
      </w:r>
    </w:p>
  </w:comment>
  <w:comment w:id="17" w:author="Transcriber01 JHB" w:date="2025-08-28T12:01:00Z" w:initials="TJ">
    <w:p w14:paraId="7F7667A0" w14:textId="77777777" w:rsidR="005D3BDE" w:rsidRDefault="005D3BDE" w:rsidP="005D3BDE">
      <w:pPr>
        <w:pStyle w:val="CommentText"/>
      </w:pPr>
      <w:r>
        <w:rPr>
          <w:rStyle w:val="CommentReference"/>
        </w:rPr>
        <w:annotationRef/>
      </w:r>
      <w:r>
        <w:rPr>
          <w:lang w:val="en-ZW"/>
        </w:rPr>
        <w:t>Not clear [36:36] HB</w:t>
      </w:r>
    </w:p>
  </w:comment>
  <w:comment w:id="18" w:author="Transcriber01 JHB" w:date="2025-08-19T11:36:00Z" w:initials="TJ">
    <w:p w14:paraId="7C7272E3" w14:textId="77777777" w:rsidR="005D3BDE" w:rsidRPr="00B73145" w:rsidRDefault="005D3BDE" w:rsidP="005D3BDE">
      <w:pPr>
        <w:pStyle w:val="CommentText"/>
      </w:pPr>
      <w:r w:rsidRPr="00B73145">
        <w:rPr>
          <w:rStyle w:val="CommentReference"/>
        </w:rPr>
        <w:annotationRef/>
      </w:r>
      <w:r w:rsidRPr="00B73145">
        <w:t>0:37:32.5</w:t>
      </w:r>
    </w:p>
  </w:comment>
  <w:comment w:id="22" w:author="Transcriber01 JHB" w:date="2025-08-19T12:11:00Z" w:initials="TJ">
    <w:p w14:paraId="4DAE61C7" w14:textId="77777777" w:rsidR="005D3BDE" w:rsidRDefault="005D3BDE" w:rsidP="005D3BDE">
      <w:pPr>
        <w:pStyle w:val="CommentText"/>
      </w:pPr>
      <w:r w:rsidRPr="00B73145">
        <w:rPr>
          <w:rStyle w:val="CommentReference"/>
        </w:rPr>
        <w:annotationRef/>
      </w:r>
      <w:r w:rsidRPr="00B73145">
        <w:t>Inaudible 0: 40: 56.7</w:t>
      </w:r>
    </w:p>
  </w:comment>
  <w:comment w:id="143" w:author="Transcriber01 JHB" w:date="2025-08-28T09:48:00Z" w:initials="TJ">
    <w:p w14:paraId="68B3A5DA" w14:textId="77777777" w:rsidR="005D3BDE" w:rsidRDefault="005D3BDE" w:rsidP="005D3BDE">
      <w:pPr>
        <w:pStyle w:val="CommentText"/>
      </w:pPr>
      <w:r>
        <w:rPr>
          <w:rStyle w:val="CommentReference"/>
        </w:rPr>
        <w:annotationRef/>
      </w:r>
      <w:r>
        <w:t>Raakutovaka vari ipapo</w:t>
      </w:r>
    </w:p>
  </w:comment>
  <w:comment w:id="149" w:author="Transcriber01 JHB" w:date="2025-08-28T13:04:00Z" w:initials="TJ">
    <w:p w14:paraId="4EEE92F5" w14:textId="77777777" w:rsidR="005D3BDE" w:rsidRDefault="005D3BDE" w:rsidP="005D3BDE">
      <w:pPr>
        <w:pStyle w:val="CommentText"/>
      </w:pPr>
      <w:r>
        <w:rPr>
          <w:rStyle w:val="CommentReference"/>
        </w:rPr>
        <w:annotationRef/>
      </w:r>
      <w:r>
        <w:t>Not sure about this part-ZG</w:t>
      </w:r>
    </w:p>
  </w:comment>
  <w:comment w:id="157" w:author="Transcriber01 JHB" w:date="2025-08-27T12:23:00Z" w:initials="TJ">
    <w:p w14:paraId="28DCE8EA" w14:textId="77777777" w:rsidR="005D3BDE" w:rsidRDefault="005D3BDE" w:rsidP="005D3BDE">
      <w:pPr>
        <w:pStyle w:val="CommentText"/>
      </w:pPr>
      <w:r w:rsidRPr="00302174">
        <w:rPr>
          <w:rStyle w:val="CommentReference"/>
        </w:rPr>
        <w:annotationRef/>
      </w:r>
      <w:r w:rsidRPr="00302174">
        <w:t>Congregation response not clear. ZM</w:t>
      </w:r>
    </w:p>
  </w:comment>
  <w:comment w:id="167" w:author="Transcriber01 JHB" w:date="2025-08-28T09:11:00Z" w:initials="ec">
    <w:p w14:paraId="052DBDA8" w14:textId="77777777" w:rsidR="005D3BDE" w:rsidRDefault="005D3BDE" w:rsidP="005D3BDE">
      <w:pPr>
        <w:pStyle w:val="CommentText"/>
      </w:pPr>
      <w:r>
        <w:rPr>
          <w:rStyle w:val="CommentReference"/>
        </w:rPr>
        <w:annotationRef/>
      </w:r>
      <w:r>
        <w:t>This part is unclear. TC</w:t>
      </w:r>
    </w:p>
  </w:comment>
  <w:comment w:id="245" w:author="Transcriber01 JHB" w:date="2025-08-26T11:55:00Z" w:initials="ec">
    <w:p w14:paraId="46D18D7A" w14:textId="77777777" w:rsidR="005D3BDE" w:rsidRDefault="005D3BDE" w:rsidP="005D3BDE">
      <w:pPr>
        <w:pStyle w:val="CommentText"/>
      </w:pPr>
      <w:r>
        <w:rPr>
          <w:rStyle w:val="CommentReference"/>
        </w:rPr>
        <w:annotationRef/>
      </w:r>
      <w:r>
        <w:t>Inaudible- 2:07:30.1</w:t>
      </w:r>
    </w:p>
  </w:comment>
  <w:comment w:id="276" w:author="Transcriber01 JHB" w:date="2025-08-22T13:00:00Z" w:initials="TJ">
    <w:p w14:paraId="7A5FF2F9" w14:textId="77777777" w:rsidR="005D3BDE" w:rsidRDefault="005D3BDE" w:rsidP="005D3BDE">
      <w:pPr>
        <w:pStyle w:val="CommentText"/>
      </w:pPr>
      <w:r>
        <w:rPr>
          <w:rStyle w:val="CommentReference"/>
        </w:rPr>
        <w:annotationRef/>
      </w:r>
      <w:r>
        <w:t>Not clear [2:18:30] HB</w:t>
      </w:r>
    </w:p>
  </w:comment>
  <w:comment w:id="287" w:author="Transcriber01 JHB" w:date="2025-08-25T13:12:00Z" w:initials="TJ">
    <w:p w14:paraId="4DF92A1A" w14:textId="77777777" w:rsidR="005D3BDE" w:rsidRDefault="005D3BDE" w:rsidP="005D3BDE">
      <w:pPr>
        <w:pStyle w:val="CommentText"/>
      </w:pPr>
      <w:r>
        <w:rPr>
          <w:rStyle w:val="CommentReference"/>
        </w:rPr>
        <w:annotationRef/>
      </w:r>
      <w:r>
        <w:t>Not clear [2:37:12] HB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4EEF27" w15:done="0"/>
  <w15:commentEx w15:paraId="1D3967F0" w15:done="0"/>
  <w15:commentEx w15:paraId="2A79030A" w15:done="0"/>
  <w15:commentEx w15:paraId="7F7667A0" w15:done="0"/>
  <w15:commentEx w15:paraId="7C7272E3" w15:done="0"/>
  <w15:commentEx w15:paraId="4DAE61C7" w15:done="0"/>
  <w15:commentEx w15:paraId="68B3A5DA" w15:done="0"/>
  <w15:commentEx w15:paraId="4EEE92F5" w15:done="0"/>
  <w15:commentEx w15:paraId="28DCE8EA" w15:done="0"/>
  <w15:commentEx w15:paraId="052DBDA8" w15:done="0"/>
  <w15:commentEx w15:paraId="46D18D7A" w15:done="0"/>
  <w15:commentEx w15:paraId="7A5FF2F9" w15:done="0"/>
  <w15:commentEx w15:paraId="4DF92A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7DA0A8" w16cex:dateUtc="2025-08-28T12:26:00Z"/>
  <w16cex:commentExtensible w16cex:durableId="7B6C596B" w16cex:dateUtc="2025-08-28T07:22:00Z"/>
  <w16cex:commentExtensible w16cex:durableId="770AEA15" w16cex:dateUtc="2025-08-22T07:13:00Z"/>
  <w16cex:commentExtensible w16cex:durableId="2C3E846F" w16cex:dateUtc="2025-08-28T10:01:00Z"/>
  <w16cex:commentExtensible w16cex:durableId="513567F0" w16cex:dateUtc="2025-08-19T09:36:00Z"/>
  <w16cex:commentExtensible w16cex:durableId="1E9C0402" w16cex:dateUtc="2025-08-19T10:11:00Z"/>
  <w16cex:commentExtensible w16cex:durableId="2A3A9CCB" w16cex:dateUtc="2025-08-28T07:48:00Z"/>
  <w16cex:commentExtensible w16cex:durableId="4CF4C3E9" w16cex:dateUtc="2025-08-28T11:04:00Z"/>
  <w16cex:commentExtensible w16cex:durableId="5C8F11EA" w16cex:dateUtc="2025-08-27T10:23:00Z"/>
  <w16cex:commentExtensible w16cex:durableId="69E2821E" w16cex:dateUtc="2025-08-28T07:11:00Z"/>
  <w16cex:commentExtensible w16cex:durableId="4F94BB1E" w16cex:dateUtc="2025-08-26T09:55:00Z"/>
  <w16cex:commentExtensible w16cex:durableId="4F51C8BE" w16cex:dateUtc="2025-08-22T11:00:00Z"/>
  <w16cex:commentExtensible w16cex:durableId="1DBE1F8E" w16cex:dateUtc="2025-08-25T11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4EEF27" w16cid:durableId="427DA0A8"/>
  <w16cid:commentId w16cid:paraId="1D3967F0" w16cid:durableId="7B6C596B"/>
  <w16cid:commentId w16cid:paraId="2A79030A" w16cid:durableId="770AEA15"/>
  <w16cid:commentId w16cid:paraId="7F7667A0" w16cid:durableId="2C3E846F"/>
  <w16cid:commentId w16cid:paraId="7C7272E3" w16cid:durableId="513567F0"/>
  <w16cid:commentId w16cid:paraId="4DAE61C7" w16cid:durableId="1E9C0402"/>
  <w16cid:commentId w16cid:paraId="68B3A5DA" w16cid:durableId="2A3A9CCB"/>
  <w16cid:commentId w16cid:paraId="4EEE92F5" w16cid:durableId="4CF4C3E9"/>
  <w16cid:commentId w16cid:paraId="28DCE8EA" w16cid:durableId="5C8F11EA"/>
  <w16cid:commentId w16cid:paraId="052DBDA8" w16cid:durableId="69E2821E"/>
  <w16cid:commentId w16cid:paraId="46D18D7A" w16cid:durableId="4F94BB1E"/>
  <w16cid:commentId w16cid:paraId="7A5FF2F9" w16cid:durableId="4F51C8BE"/>
  <w16cid:commentId w16cid:paraId="4DF92A1A" w16cid:durableId="1DBE1F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16B55" w14:textId="77777777" w:rsidR="007F47E8" w:rsidRDefault="007F47E8" w:rsidP="00B23F3A">
      <w:pPr>
        <w:spacing w:after="0" w:line="240" w:lineRule="auto"/>
      </w:pPr>
      <w:r>
        <w:separator/>
      </w:r>
    </w:p>
  </w:endnote>
  <w:endnote w:type="continuationSeparator" w:id="0">
    <w:p w14:paraId="620D4E1F" w14:textId="77777777" w:rsidR="007F47E8" w:rsidRDefault="007F47E8" w:rsidP="00B23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6932875"/>
      <w:docPartObj>
        <w:docPartGallery w:val="Page Numbers (Bottom of Page)"/>
        <w:docPartUnique/>
      </w:docPartObj>
    </w:sdtPr>
    <w:sdtContent>
      <w:p w14:paraId="46DB65F8" w14:textId="615312F7" w:rsidR="005668A7" w:rsidRDefault="005668A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1B7113" w14:textId="77777777" w:rsidR="005668A7" w:rsidRDefault="005668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74D55" w14:textId="418F9491" w:rsidR="00B23F3A" w:rsidRDefault="00B23F3A">
    <w:pPr>
      <w:pStyle w:val="Footer"/>
      <w:jc w:val="right"/>
    </w:pPr>
  </w:p>
  <w:p w14:paraId="64BDC5BA" w14:textId="77777777" w:rsidR="00B23F3A" w:rsidRDefault="00B23F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5E564" w14:textId="77777777" w:rsidR="007F47E8" w:rsidRDefault="007F47E8" w:rsidP="00B23F3A">
      <w:pPr>
        <w:spacing w:after="0" w:line="240" w:lineRule="auto"/>
      </w:pPr>
      <w:r>
        <w:separator/>
      </w:r>
    </w:p>
  </w:footnote>
  <w:footnote w:type="continuationSeparator" w:id="0">
    <w:p w14:paraId="50B29767" w14:textId="77777777" w:rsidR="007F47E8" w:rsidRDefault="007F47E8" w:rsidP="00B23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/>
        <w:bCs/>
        <w:color w:val="7F7F7F" w:themeColor="text1" w:themeTint="80"/>
        <w:sz w:val="28"/>
        <w:szCs w:val="28"/>
      </w:rPr>
      <w:alias w:val="Title"/>
      <w:tag w:val=""/>
      <w:id w:val="1116400235"/>
      <w:placeholder>
        <w:docPart w:val="2877320CC60F4A19BEDB5B7B2E16B5D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3173739" w14:textId="10390D09" w:rsidR="00B23F3A" w:rsidRPr="00B23F3A" w:rsidRDefault="00B23F3A">
        <w:pPr>
          <w:pStyle w:val="Header"/>
          <w:jc w:val="right"/>
          <w:rPr>
            <w:rFonts w:ascii="Arial" w:hAnsi="Arial" w:cs="Arial"/>
            <w:b/>
            <w:bCs/>
            <w:color w:val="7F7F7F" w:themeColor="text1" w:themeTint="80"/>
            <w:sz w:val="28"/>
            <w:szCs w:val="28"/>
          </w:rPr>
        </w:pPr>
        <w:r w:rsidRPr="00B23F3A">
          <w:rPr>
            <w:rFonts w:ascii="Arial" w:hAnsi="Arial" w:cs="Arial"/>
            <w:b/>
            <w:bCs/>
            <w:color w:val="7F7F7F" w:themeColor="text1" w:themeTint="80"/>
            <w:sz w:val="28"/>
            <w:szCs w:val="28"/>
          </w:rPr>
          <w:t>A Father’s Right</w:t>
        </w:r>
      </w:p>
    </w:sdtContent>
  </w:sdt>
  <w:p w14:paraId="758B303F" w14:textId="77777777" w:rsidR="00B23F3A" w:rsidRPr="00B23F3A" w:rsidRDefault="00B23F3A">
    <w:pPr>
      <w:pStyle w:val="Header"/>
      <w:rPr>
        <w:rFonts w:ascii="Arial" w:hAnsi="Arial" w:cs="Arial"/>
        <w:b/>
        <w:bCs/>
        <w:sz w:val="28"/>
        <w:szCs w:val="28"/>
      </w:rPr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anscriber01 JHB">
    <w15:presenceInfo w15:providerId="Windows Live" w15:userId="b86eefe662a61e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DE"/>
    <w:rsid w:val="002B19C4"/>
    <w:rsid w:val="00493841"/>
    <w:rsid w:val="004940E5"/>
    <w:rsid w:val="0050393E"/>
    <w:rsid w:val="005668A7"/>
    <w:rsid w:val="005D3BDE"/>
    <w:rsid w:val="00696CAD"/>
    <w:rsid w:val="007F47E8"/>
    <w:rsid w:val="00900393"/>
    <w:rsid w:val="00B23F3A"/>
    <w:rsid w:val="00C93AEE"/>
    <w:rsid w:val="00EB74C8"/>
    <w:rsid w:val="00EC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12597"/>
  <w15:chartTrackingRefBased/>
  <w15:docId w15:val="{4878A72E-9DC5-4D22-A890-C3998B511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BDE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ZW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ZW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ZW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ZW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ZW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ZW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ZW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ZW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W"/>
    </w:rPr>
  </w:style>
  <w:style w:type="character" w:customStyle="1" w:styleId="TitleChar">
    <w:name w:val="Title Char"/>
    <w:basedOn w:val="DefaultParagraphFont"/>
    <w:link w:val="Title"/>
    <w:uiPriority w:val="10"/>
    <w:rsid w:val="005D3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ZW"/>
    </w:rPr>
  </w:style>
  <w:style w:type="character" w:customStyle="1" w:styleId="SubtitleChar">
    <w:name w:val="Subtitle Char"/>
    <w:basedOn w:val="DefaultParagraphFont"/>
    <w:link w:val="Subtitle"/>
    <w:uiPriority w:val="11"/>
    <w:rsid w:val="005D3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BDE"/>
    <w:pPr>
      <w:spacing w:before="160"/>
      <w:jc w:val="center"/>
    </w:pPr>
    <w:rPr>
      <w:i/>
      <w:iCs/>
      <w:color w:val="404040" w:themeColor="text1" w:themeTint="BF"/>
      <w:lang w:val="en-ZW"/>
    </w:rPr>
  </w:style>
  <w:style w:type="character" w:customStyle="1" w:styleId="QuoteChar">
    <w:name w:val="Quote Char"/>
    <w:basedOn w:val="DefaultParagraphFont"/>
    <w:link w:val="Quote"/>
    <w:uiPriority w:val="29"/>
    <w:rsid w:val="005D3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BDE"/>
    <w:pPr>
      <w:ind w:left="720"/>
      <w:contextualSpacing/>
    </w:pPr>
    <w:rPr>
      <w:lang w:val="en-ZW"/>
    </w:rPr>
  </w:style>
  <w:style w:type="character" w:styleId="IntenseEmphasis">
    <w:name w:val="Intense Emphasis"/>
    <w:basedOn w:val="DefaultParagraphFont"/>
    <w:uiPriority w:val="21"/>
    <w:qFormat/>
    <w:rsid w:val="005D3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ZW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BD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D3BDE"/>
    <w:pPr>
      <w:spacing w:after="0" w:line="240" w:lineRule="auto"/>
    </w:pPr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5D3B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3B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D3BDE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3B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3BDE"/>
    <w:rPr>
      <w:b/>
      <w:bCs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B23F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F3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B23F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F3A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877320CC60F4A19BEDB5B7B2E16B5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E18E64-E748-48E7-9820-402EBE8291F9}"/>
      </w:docPartPr>
      <w:docPartBody>
        <w:p w:rsidR="00377666" w:rsidRDefault="00377666" w:rsidP="00377666">
          <w:pPr>
            <w:pStyle w:val="2877320CC60F4A19BEDB5B7B2E16B5D5"/>
          </w:pPr>
          <w:r>
            <w:rPr>
              <w:color w:val="7F7F7F" w:themeColor="text1" w:themeTint="80"/>
              <w:lang w:val="en-GB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666"/>
    <w:rsid w:val="00303ACE"/>
    <w:rsid w:val="00377666"/>
    <w:rsid w:val="004940E5"/>
    <w:rsid w:val="00EC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W" w:eastAsia="en-Z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877320CC60F4A19BEDB5B7B2E16B5D5">
    <w:name w:val="2877320CC60F4A19BEDB5B7B2E16B5D5"/>
    <w:rsid w:val="003776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74</Pages>
  <Words>22994</Words>
  <Characters>131070</Characters>
  <Application>Microsoft Office Word</Application>
  <DocSecurity>0</DocSecurity>
  <Lines>1092</Lines>
  <Paragraphs>307</Paragraphs>
  <ScaleCrop>false</ScaleCrop>
  <Company/>
  <LinksUpToDate>false</LinksUpToDate>
  <CharactersWithSpaces>153757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Father’s Right</dc:title>
  <dc:subject/>
  <dc:creator>Transcriber01 JHB</dc:creator>
  <cp:keywords/>
  <dc:description/>
  <cp:lastModifiedBy>Transcriber01 JHB</cp:lastModifiedBy>
  <cp:revision>10</cp:revision>
  <dcterms:created xsi:type="dcterms:W3CDTF">2025-09-02T06:28:00Z</dcterms:created>
  <dcterms:modified xsi:type="dcterms:W3CDTF">2025-09-02T07:01:00Z</dcterms:modified>
</cp:coreProperties>
</file>